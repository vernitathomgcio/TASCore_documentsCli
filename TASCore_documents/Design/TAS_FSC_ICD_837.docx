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4FEDE9" w14:textId="77777777" w:rsidR="00111074" w:rsidRPr="005559F3" w:rsidRDefault="00111074" w:rsidP="00F64F84">
      <w:pPr>
        <w:pStyle w:val="Title"/>
        <w:jc w:val="left"/>
        <w:rPr>
          <w:rFonts w:ascii="Verdana" w:hAnsi="Verdana"/>
        </w:rPr>
      </w:pPr>
      <w:bookmarkStart w:id="0" w:name="_Toc13907870"/>
      <w:bookmarkStart w:id="1" w:name="_Toc205632711"/>
      <w:bookmarkStart w:id="2" w:name="_GoBack"/>
      <w:bookmarkEnd w:id="2"/>
    </w:p>
    <w:p w14:paraId="054FEDEB" w14:textId="77777777" w:rsidR="00111074" w:rsidRPr="005559F3" w:rsidRDefault="00111074" w:rsidP="009F7C75">
      <w:pPr>
        <w:rPr>
          <w:rFonts w:ascii="Verdana" w:hAnsi="Verdana"/>
        </w:rPr>
      </w:pPr>
    </w:p>
    <w:p w14:paraId="121DBCD4" w14:textId="77777777" w:rsidR="00121E2B" w:rsidRPr="009928DE" w:rsidRDefault="00D13B07" w:rsidP="009928DE">
      <w:pPr>
        <w:pStyle w:val="Title2"/>
        <w:keepNext/>
      </w:pPr>
      <w:r w:rsidRPr="009928DE">
        <w:t>Medical Care Collection</w:t>
      </w:r>
      <w:r w:rsidR="00121E2B" w:rsidRPr="009928DE">
        <w:t>s</w:t>
      </w:r>
      <w:r w:rsidRPr="009928DE">
        <w:t xml:space="preserve"> Fund (MCCF) </w:t>
      </w:r>
      <w:proofErr w:type="spellStart"/>
      <w:r w:rsidRPr="009928DE">
        <w:t>eBilling</w:t>
      </w:r>
      <w:proofErr w:type="spellEnd"/>
    </w:p>
    <w:p w14:paraId="0EE51734" w14:textId="77777777" w:rsidR="00121E2B" w:rsidRPr="009928DE" w:rsidRDefault="00121E2B" w:rsidP="009928DE">
      <w:pPr>
        <w:pStyle w:val="Title2"/>
        <w:keepNext/>
      </w:pPr>
      <w:r w:rsidRPr="009928DE">
        <w:t>Electronic Data Interchange (EDI)</w:t>
      </w:r>
    </w:p>
    <w:p w14:paraId="2291600B" w14:textId="584D611F" w:rsidR="00D13B07" w:rsidRPr="009928DE" w:rsidRDefault="00121E2B" w:rsidP="009928DE">
      <w:pPr>
        <w:pStyle w:val="Title2"/>
        <w:keepNext/>
      </w:pPr>
      <w:r w:rsidRPr="009928DE">
        <w:t>Transaction</w:t>
      </w:r>
      <w:r w:rsidR="009928DE" w:rsidRPr="009928DE">
        <w:t>s</w:t>
      </w:r>
      <w:r w:rsidRPr="009928DE">
        <w:t xml:space="preserve"> Application</w:t>
      </w:r>
      <w:r w:rsidR="009928DE" w:rsidRPr="009928DE">
        <w:t>s</w:t>
      </w:r>
      <w:r w:rsidRPr="009928DE">
        <w:t xml:space="preserve"> Suite (TAS)</w:t>
      </w:r>
      <w:r w:rsidR="00D13B07" w:rsidRPr="009928DE">
        <w:t xml:space="preserve"> </w:t>
      </w:r>
    </w:p>
    <w:p w14:paraId="3E1E47B5" w14:textId="77777777" w:rsidR="00D13B07" w:rsidRPr="009928DE" w:rsidRDefault="00D13B07" w:rsidP="009928DE">
      <w:pPr>
        <w:pStyle w:val="Title2"/>
        <w:keepNext/>
      </w:pPr>
      <w:r w:rsidRPr="009928DE">
        <w:t xml:space="preserve">Interface Control Document </w:t>
      </w:r>
    </w:p>
    <w:p w14:paraId="2AB1D00F" w14:textId="77777777" w:rsidR="00D13B07" w:rsidRPr="009928DE" w:rsidRDefault="00D13B07" w:rsidP="009928DE">
      <w:pPr>
        <w:pStyle w:val="Title2"/>
        <w:keepNext/>
      </w:pPr>
    </w:p>
    <w:p w14:paraId="0287991C" w14:textId="18E11302" w:rsidR="00D13B07" w:rsidRPr="009928DE" w:rsidRDefault="009928DE" w:rsidP="009928DE">
      <w:pPr>
        <w:pStyle w:val="Title2"/>
        <w:keepNext/>
      </w:pPr>
      <w:r w:rsidRPr="009928DE">
        <w:t xml:space="preserve">ASC X12N/005010 837 </w:t>
      </w:r>
      <w:r w:rsidR="00F23292">
        <w:t>Health Care Claims</w:t>
      </w:r>
    </w:p>
    <w:p w14:paraId="721534C2" w14:textId="77777777" w:rsidR="002F3C0F" w:rsidRPr="005559F3" w:rsidRDefault="002F3C0F" w:rsidP="00111074">
      <w:pPr>
        <w:pStyle w:val="Title2"/>
        <w:rPr>
          <w:rFonts w:ascii="Verdana" w:hAnsi="Verdana"/>
        </w:rPr>
      </w:pPr>
    </w:p>
    <w:p w14:paraId="054FEDF4" w14:textId="77777777" w:rsidR="00EE7995" w:rsidRPr="005559F3" w:rsidRDefault="00EE7995" w:rsidP="00111074">
      <w:pPr>
        <w:pStyle w:val="Title2"/>
        <w:rPr>
          <w:rFonts w:ascii="Verdana" w:hAnsi="Verdana"/>
        </w:rPr>
      </w:pPr>
    </w:p>
    <w:p w14:paraId="054FEDF5" w14:textId="77777777" w:rsidR="00111074" w:rsidRPr="005559F3" w:rsidRDefault="00267512" w:rsidP="00EE7995">
      <w:pPr>
        <w:jc w:val="center"/>
        <w:rPr>
          <w:rFonts w:ascii="Verdana" w:hAnsi="Verdana"/>
        </w:rPr>
      </w:pPr>
      <w:r w:rsidRPr="005559F3">
        <w:rPr>
          <w:rFonts w:ascii="Verdana" w:hAnsi="Verdana"/>
          <w:noProof/>
        </w:rPr>
        <w:drawing>
          <wp:inline distT="0" distB="0" distL="0" distR="0" wp14:anchorId="05501EF0" wp14:editId="4B7FC69D">
            <wp:extent cx="5815584" cy="1060704"/>
            <wp:effectExtent l="0" t="0" r="0" b="6350"/>
            <wp:docPr id="2" name="Picture 3" descr="Logo for the Department of Veterans Affairs, Office of Information and Technology, Product Development, including the official seal of the Department of Veterans Affair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or the Department of Veterans Affairs, Office of Information and Technology, Product Development, including the official seal of the Department of Veterans Affairs&#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5584" cy="1060704"/>
                    </a:xfrm>
                    <a:prstGeom prst="rect">
                      <a:avLst/>
                    </a:prstGeom>
                    <a:noFill/>
                    <a:ln>
                      <a:noFill/>
                    </a:ln>
                  </pic:spPr>
                </pic:pic>
              </a:graphicData>
            </a:graphic>
          </wp:inline>
        </w:drawing>
      </w:r>
    </w:p>
    <w:p w14:paraId="054FEDF6" w14:textId="77777777" w:rsidR="00111074" w:rsidRPr="005559F3" w:rsidRDefault="00111074" w:rsidP="00111074">
      <w:pPr>
        <w:rPr>
          <w:rFonts w:ascii="Verdana" w:hAnsi="Verdana"/>
        </w:rPr>
      </w:pPr>
    </w:p>
    <w:p w14:paraId="054FEDF7" w14:textId="77777777" w:rsidR="00111074" w:rsidRPr="005559F3" w:rsidRDefault="00111074" w:rsidP="00111074">
      <w:pPr>
        <w:rPr>
          <w:rFonts w:ascii="Verdana" w:hAnsi="Verdana"/>
        </w:rPr>
      </w:pPr>
    </w:p>
    <w:p w14:paraId="054FEDF8" w14:textId="77777777" w:rsidR="00CE41B2" w:rsidRPr="005559F3" w:rsidRDefault="00CE41B2" w:rsidP="00111074">
      <w:pPr>
        <w:rPr>
          <w:rFonts w:ascii="Verdana" w:hAnsi="Verdana"/>
        </w:rPr>
      </w:pPr>
    </w:p>
    <w:p w14:paraId="054FEDF9" w14:textId="77777777" w:rsidR="00EE7995" w:rsidRPr="005559F3" w:rsidRDefault="00EE7995" w:rsidP="00111074">
      <w:pPr>
        <w:rPr>
          <w:rFonts w:ascii="Verdana" w:hAnsi="Verdana"/>
        </w:rPr>
      </w:pPr>
    </w:p>
    <w:p w14:paraId="054FEDFA" w14:textId="77777777" w:rsidR="00EE7995" w:rsidRPr="005559F3" w:rsidRDefault="00EE7995" w:rsidP="00111074">
      <w:pPr>
        <w:rPr>
          <w:rFonts w:ascii="Verdana" w:hAnsi="Verdana"/>
        </w:rPr>
      </w:pPr>
    </w:p>
    <w:p w14:paraId="054FEDFB" w14:textId="77777777" w:rsidR="00CE41B2" w:rsidRPr="005559F3" w:rsidRDefault="00CE41B2" w:rsidP="001E6E2D">
      <w:pPr>
        <w:rPr>
          <w:rFonts w:ascii="Verdana" w:hAnsi="Verdana"/>
        </w:rPr>
      </w:pPr>
    </w:p>
    <w:p w14:paraId="054FEDFC" w14:textId="77777777" w:rsidR="00CE41B2" w:rsidRPr="005559F3" w:rsidRDefault="00CE41B2" w:rsidP="00111074">
      <w:pPr>
        <w:rPr>
          <w:rFonts w:ascii="Verdana" w:hAnsi="Verdana"/>
        </w:rPr>
      </w:pPr>
    </w:p>
    <w:p w14:paraId="3295FA47" w14:textId="77777777" w:rsidR="002F3C0F" w:rsidRPr="005559F3" w:rsidRDefault="002F3C0F" w:rsidP="00111074">
      <w:pPr>
        <w:pStyle w:val="Title2"/>
        <w:rPr>
          <w:rFonts w:ascii="Verdana" w:hAnsi="Verdana"/>
        </w:rPr>
      </w:pPr>
      <w:r w:rsidRPr="005559F3">
        <w:rPr>
          <w:rFonts w:ascii="Verdana" w:hAnsi="Verdana"/>
        </w:rPr>
        <w:t>Department of Veterans Affairs</w:t>
      </w:r>
    </w:p>
    <w:p w14:paraId="054FEDFD" w14:textId="35D987E2" w:rsidR="00111074" w:rsidRPr="005559F3" w:rsidRDefault="00B70B67" w:rsidP="00111074">
      <w:pPr>
        <w:pStyle w:val="Title2"/>
        <w:rPr>
          <w:rFonts w:ascii="Verdana" w:hAnsi="Verdana"/>
        </w:rPr>
      </w:pPr>
      <w:r w:rsidRPr="005559F3">
        <w:rPr>
          <w:rFonts w:ascii="Verdana" w:hAnsi="Verdana"/>
        </w:rPr>
        <w:t>February</w:t>
      </w:r>
      <w:r w:rsidR="00751E5A" w:rsidRPr="005559F3">
        <w:rPr>
          <w:rFonts w:ascii="Verdana" w:hAnsi="Verdana"/>
        </w:rPr>
        <w:t xml:space="preserve"> 20</w:t>
      </w:r>
      <w:r w:rsidRPr="005559F3">
        <w:rPr>
          <w:rFonts w:ascii="Verdana" w:hAnsi="Verdana"/>
        </w:rPr>
        <w:t>18</w:t>
      </w:r>
    </w:p>
    <w:p w14:paraId="054FEDFE" w14:textId="7CF9D86E" w:rsidR="004337F4" w:rsidRPr="005559F3" w:rsidRDefault="004337F4" w:rsidP="00111074">
      <w:pPr>
        <w:pStyle w:val="Title2"/>
        <w:rPr>
          <w:rFonts w:ascii="Verdana" w:hAnsi="Verdana"/>
        </w:rPr>
      </w:pPr>
      <w:r w:rsidRPr="005559F3">
        <w:rPr>
          <w:rFonts w:ascii="Verdana" w:hAnsi="Verdana"/>
        </w:rPr>
        <w:t xml:space="preserve">Version </w:t>
      </w:r>
      <w:r w:rsidR="00F64F5C">
        <w:rPr>
          <w:rFonts w:ascii="Verdana" w:hAnsi="Verdana"/>
        </w:rPr>
        <w:t>1.0</w:t>
      </w:r>
    </w:p>
    <w:p w14:paraId="054FEDFF" w14:textId="77777777" w:rsidR="009F7C75" w:rsidRPr="005559F3" w:rsidRDefault="009F7C75" w:rsidP="00111074">
      <w:pPr>
        <w:pStyle w:val="Title2"/>
        <w:rPr>
          <w:rFonts w:ascii="Verdana" w:hAnsi="Verdana"/>
        </w:rPr>
        <w:sectPr w:rsidR="009F7C75" w:rsidRPr="005559F3" w:rsidSect="009F7C75">
          <w:footerReference w:type="even" r:id="rId15"/>
          <w:footerReference w:type="default" r:id="rId16"/>
          <w:pgSz w:w="12240" w:h="15840" w:code="1"/>
          <w:pgMar w:top="1440" w:right="1440" w:bottom="1440" w:left="1440" w:header="720" w:footer="720" w:gutter="0"/>
          <w:pgNumType w:fmt="lowerRoman"/>
          <w:cols w:space="720"/>
          <w:titlePg/>
          <w:docGrid w:linePitch="360"/>
        </w:sectPr>
      </w:pPr>
    </w:p>
    <w:p w14:paraId="054FEE00" w14:textId="77777777" w:rsidR="00111074" w:rsidRPr="005559F3" w:rsidRDefault="0048501A" w:rsidP="0048501A">
      <w:pPr>
        <w:pStyle w:val="Title2"/>
        <w:rPr>
          <w:rFonts w:ascii="Verdana" w:hAnsi="Verdana"/>
        </w:rPr>
      </w:pPr>
      <w:r w:rsidRPr="005559F3">
        <w:rPr>
          <w:rFonts w:ascii="Verdana" w:hAnsi="Verdana"/>
        </w:rPr>
        <w:lastRenderedPageBreak/>
        <w:t>Revision History</w:t>
      </w:r>
    </w:p>
    <w:tbl>
      <w:tblPr>
        <w:tblW w:w="0" w:type="auto"/>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080"/>
        <w:gridCol w:w="4392"/>
        <w:gridCol w:w="2329"/>
      </w:tblGrid>
      <w:tr w:rsidR="00B03986" w:rsidRPr="005559F3" w14:paraId="054FEE05" w14:textId="77777777" w:rsidTr="00E91E51">
        <w:tc>
          <w:tcPr>
            <w:tcW w:w="1728" w:type="dxa"/>
            <w:shd w:val="clear" w:color="auto" w:fill="F2F2F2"/>
          </w:tcPr>
          <w:p w14:paraId="054FEE01" w14:textId="77777777" w:rsidR="00B03986" w:rsidRPr="005559F3" w:rsidRDefault="00B03986" w:rsidP="000A7B20">
            <w:pPr>
              <w:pStyle w:val="TableHeading"/>
              <w:rPr>
                <w:rFonts w:ascii="Verdana" w:hAnsi="Verdana"/>
              </w:rPr>
            </w:pPr>
            <w:r w:rsidRPr="005559F3">
              <w:rPr>
                <w:rFonts w:ascii="Verdana" w:hAnsi="Verdana"/>
              </w:rPr>
              <w:t>Date</w:t>
            </w:r>
          </w:p>
        </w:tc>
        <w:tc>
          <w:tcPr>
            <w:tcW w:w="1080" w:type="dxa"/>
            <w:shd w:val="clear" w:color="auto" w:fill="F2F2F2"/>
          </w:tcPr>
          <w:p w14:paraId="054FEE02" w14:textId="77777777" w:rsidR="00B03986" w:rsidRPr="005559F3" w:rsidRDefault="00B03986" w:rsidP="000A7B20">
            <w:pPr>
              <w:pStyle w:val="TableHeading"/>
              <w:rPr>
                <w:rFonts w:ascii="Verdana" w:hAnsi="Verdana"/>
              </w:rPr>
            </w:pPr>
            <w:r w:rsidRPr="005559F3">
              <w:rPr>
                <w:rFonts w:ascii="Verdana" w:hAnsi="Verdana"/>
              </w:rPr>
              <w:t>Version</w:t>
            </w:r>
          </w:p>
        </w:tc>
        <w:tc>
          <w:tcPr>
            <w:tcW w:w="4392" w:type="dxa"/>
            <w:shd w:val="clear" w:color="auto" w:fill="F2F2F2"/>
          </w:tcPr>
          <w:p w14:paraId="054FEE03" w14:textId="77777777" w:rsidR="00B03986" w:rsidRPr="005559F3" w:rsidRDefault="00B03986" w:rsidP="000A7B20">
            <w:pPr>
              <w:pStyle w:val="TableHeading"/>
              <w:rPr>
                <w:rFonts w:ascii="Verdana" w:hAnsi="Verdana"/>
              </w:rPr>
            </w:pPr>
            <w:r w:rsidRPr="005559F3">
              <w:rPr>
                <w:rFonts w:ascii="Verdana" w:hAnsi="Verdana"/>
              </w:rPr>
              <w:t>Description</w:t>
            </w:r>
          </w:p>
        </w:tc>
        <w:tc>
          <w:tcPr>
            <w:tcW w:w="2329" w:type="dxa"/>
            <w:shd w:val="clear" w:color="auto" w:fill="F2F2F2"/>
          </w:tcPr>
          <w:p w14:paraId="054FEE04" w14:textId="77777777" w:rsidR="00B03986" w:rsidRPr="005559F3" w:rsidRDefault="00B03986" w:rsidP="000A7B20">
            <w:pPr>
              <w:pStyle w:val="TableHeading"/>
              <w:rPr>
                <w:rFonts w:ascii="Verdana" w:hAnsi="Verdana"/>
              </w:rPr>
            </w:pPr>
            <w:r w:rsidRPr="005559F3">
              <w:rPr>
                <w:rFonts w:ascii="Verdana" w:hAnsi="Verdana"/>
              </w:rPr>
              <w:t>Author</w:t>
            </w:r>
          </w:p>
        </w:tc>
      </w:tr>
      <w:tr w:rsidR="00F5512D" w:rsidRPr="005559F3" w14:paraId="054FEE0B" w14:textId="77777777" w:rsidTr="00E91E51">
        <w:tc>
          <w:tcPr>
            <w:tcW w:w="1728" w:type="dxa"/>
          </w:tcPr>
          <w:p w14:paraId="054FEE06" w14:textId="463E3E44" w:rsidR="00F5512D" w:rsidRPr="00F64F5C" w:rsidRDefault="006F0EC9" w:rsidP="00233B50">
            <w:pPr>
              <w:pStyle w:val="TableText"/>
              <w:rPr>
                <w:rFonts w:ascii="Verdana" w:hAnsi="Verdana"/>
                <w:sz w:val="24"/>
                <w:szCs w:val="24"/>
              </w:rPr>
            </w:pPr>
            <w:r w:rsidRPr="00F64F5C">
              <w:rPr>
                <w:rFonts w:ascii="Verdana" w:hAnsi="Verdana"/>
                <w:sz w:val="24"/>
                <w:szCs w:val="24"/>
              </w:rPr>
              <w:t>2/</w:t>
            </w:r>
            <w:r w:rsidR="00233B50" w:rsidRPr="00F64F5C">
              <w:rPr>
                <w:rFonts w:ascii="Verdana" w:hAnsi="Verdana"/>
                <w:sz w:val="24"/>
                <w:szCs w:val="24"/>
              </w:rPr>
              <w:t>23</w:t>
            </w:r>
            <w:r w:rsidRPr="00F64F5C">
              <w:rPr>
                <w:rFonts w:ascii="Verdana" w:hAnsi="Verdana"/>
                <w:sz w:val="24"/>
                <w:szCs w:val="24"/>
              </w:rPr>
              <w:t>/18</w:t>
            </w:r>
          </w:p>
        </w:tc>
        <w:tc>
          <w:tcPr>
            <w:tcW w:w="1080" w:type="dxa"/>
          </w:tcPr>
          <w:p w14:paraId="054FEE07" w14:textId="0BFE9FCD" w:rsidR="00F5512D" w:rsidRPr="00F64F5C" w:rsidRDefault="006F0EC9" w:rsidP="00230CC8">
            <w:pPr>
              <w:pStyle w:val="TableText"/>
              <w:rPr>
                <w:rFonts w:ascii="Verdana" w:hAnsi="Verdana"/>
                <w:sz w:val="24"/>
                <w:szCs w:val="24"/>
              </w:rPr>
            </w:pPr>
            <w:r w:rsidRPr="00F64F5C">
              <w:rPr>
                <w:rFonts w:ascii="Verdana" w:hAnsi="Verdana"/>
                <w:sz w:val="24"/>
                <w:szCs w:val="24"/>
              </w:rPr>
              <w:t>0.0.1</w:t>
            </w:r>
          </w:p>
        </w:tc>
        <w:tc>
          <w:tcPr>
            <w:tcW w:w="4392" w:type="dxa"/>
          </w:tcPr>
          <w:p w14:paraId="054FEE08" w14:textId="42452A01" w:rsidR="00F5512D" w:rsidRPr="00F64F5C" w:rsidRDefault="006F0EC9" w:rsidP="00230CC8">
            <w:pPr>
              <w:pStyle w:val="TableText"/>
              <w:rPr>
                <w:rFonts w:ascii="Verdana" w:hAnsi="Verdana"/>
                <w:sz w:val="24"/>
                <w:szCs w:val="24"/>
              </w:rPr>
            </w:pPr>
            <w:r w:rsidRPr="00F64F5C">
              <w:rPr>
                <w:rFonts w:ascii="Verdana" w:hAnsi="Verdana"/>
                <w:sz w:val="24"/>
                <w:szCs w:val="24"/>
              </w:rPr>
              <w:t>Initial creation of document</w:t>
            </w:r>
          </w:p>
        </w:tc>
        <w:tc>
          <w:tcPr>
            <w:tcW w:w="2329" w:type="dxa"/>
          </w:tcPr>
          <w:p w14:paraId="054FEE0A" w14:textId="72693A7B" w:rsidR="00F5512D" w:rsidRPr="00F64F5C" w:rsidRDefault="006F0EC9" w:rsidP="00230CC8">
            <w:pPr>
              <w:pStyle w:val="TableText"/>
              <w:rPr>
                <w:rFonts w:ascii="Verdana" w:hAnsi="Verdana"/>
                <w:sz w:val="24"/>
                <w:szCs w:val="24"/>
              </w:rPr>
            </w:pPr>
            <w:r w:rsidRPr="00F64F5C">
              <w:rPr>
                <w:rFonts w:ascii="Verdana" w:hAnsi="Verdana"/>
                <w:sz w:val="24"/>
                <w:szCs w:val="24"/>
              </w:rPr>
              <w:t>Steffen Maerdian - Halfaker</w:t>
            </w:r>
          </w:p>
        </w:tc>
      </w:tr>
      <w:tr w:rsidR="00F5512D" w:rsidRPr="005559F3" w14:paraId="054FEE10" w14:textId="77777777" w:rsidTr="00E91E51">
        <w:tc>
          <w:tcPr>
            <w:tcW w:w="1728" w:type="dxa"/>
          </w:tcPr>
          <w:p w14:paraId="054FEE0C" w14:textId="1EAA21FB" w:rsidR="00F5512D" w:rsidRPr="00F64F5C" w:rsidRDefault="00121E2B" w:rsidP="00230CC8">
            <w:pPr>
              <w:pStyle w:val="TableText"/>
              <w:rPr>
                <w:rFonts w:ascii="Verdana" w:hAnsi="Verdana"/>
                <w:sz w:val="24"/>
                <w:szCs w:val="24"/>
              </w:rPr>
            </w:pPr>
            <w:r w:rsidRPr="00F64F5C">
              <w:rPr>
                <w:rFonts w:ascii="Verdana" w:hAnsi="Verdana"/>
                <w:sz w:val="24"/>
                <w:szCs w:val="24"/>
              </w:rPr>
              <w:t>2/2</w:t>
            </w:r>
            <w:r w:rsidR="00596C9F" w:rsidRPr="00F64F5C">
              <w:rPr>
                <w:rFonts w:ascii="Verdana" w:hAnsi="Verdana"/>
                <w:sz w:val="24"/>
                <w:szCs w:val="24"/>
              </w:rPr>
              <w:t>8</w:t>
            </w:r>
            <w:r w:rsidRPr="00F64F5C">
              <w:rPr>
                <w:rFonts w:ascii="Verdana" w:hAnsi="Verdana"/>
                <w:sz w:val="24"/>
                <w:szCs w:val="24"/>
              </w:rPr>
              <w:t>/2018</w:t>
            </w:r>
          </w:p>
        </w:tc>
        <w:tc>
          <w:tcPr>
            <w:tcW w:w="1080" w:type="dxa"/>
          </w:tcPr>
          <w:p w14:paraId="054FEE0D" w14:textId="4FCE4DCB" w:rsidR="00F5512D" w:rsidRPr="00F64F5C" w:rsidRDefault="00121E2B" w:rsidP="00230CC8">
            <w:pPr>
              <w:pStyle w:val="TableText"/>
              <w:rPr>
                <w:rFonts w:ascii="Verdana" w:hAnsi="Verdana"/>
                <w:sz w:val="24"/>
                <w:szCs w:val="24"/>
              </w:rPr>
            </w:pPr>
            <w:r w:rsidRPr="00F64F5C">
              <w:rPr>
                <w:rFonts w:ascii="Verdana" w:hAnsi="Verdana"/>
                <w:sz w:val="24"/>
                <w:szCs w:val="24"/>
              </w:rPr>
              <w:t>0.0.2</w:t>
            </w:r>
          </w:p>
        </w:tc>
        <w:tc>
          <w:tcPr>
            <w:tcW w:w="4392" w:type="dxa"/>
          </w:tcPr>
          <w:p w14:paraId="054FEE0E" w14:textId="2C7EAD9D" w:rsidR="00F5512D" w:rsidRPr="00F64F5C" w:rsidRDefault="00121E2B" w:rsidP="00230CC8">
            <w:pPr>
              <w:pStyle w:val="TableText"/>
              <w:rPr>
                <w:rFonts w:ascii="Verdana" w:hAnsi="Verdana"/>
                <w:sz w:val="24"/>
                <w:szCs w:val="24"/>
              </w:rPr>
            </w:pPr>
            <w:r w:rsidRPr="00F64F5C">
              <w:rPr>
                <w:rFonts w:ascii="Verdana" w:hAnsi="Verdana"/>
                <w:sz w:val="24"/>
                <w:szCs w:val="24"/>
              </w:rPr>
              <w:t>Formatting and content updates for initial draft</w:t>
            </w:r>
          </w:p>
        </w:tc>
        <w:tc>
          <w:tcPr>
            <w:tcW w:w="2329" w:type="dxa"/>
          </w:tcPr>
          <w:p w14:paraId="054FEE0F" w14:textId="51632D2D" w:rsidR="00F5512D" w:rsidRPr="00F64F5C" w:rsidRDefault="00121E2B" w:rsidP="00230CC8">
            <w:pPr>
              <w:pStyle w:val="TableText"/>
              <w:rPr>
                <w:rFonts w:ascii="Verdana" w:hAnsi="Verdana"/>
                <w:sz w:val="24"/>
                <w:szCs w:val="24"/>
              </w:rPr>
            </w:pPr>
            <w:r w:rsidRPr="00F64F5C">
              <w:rPr>
                <w:rFonts w:ascii="Verdana" w:hAnsi="Verdana"/>
                <w:sz w:val="24"/>
                <w:szCs w:val="24"/>
              </w:rPr>
              <w:t>Keith Oulson – Halfaker &amp; Associates</w:t>
            </w:r>
          </w:p>
        </w:tc>
      </w:tr>
      <w:tr w:rsidR="00F64F5C" w14:paraId="09C69434" w14:textId="77777777" w:rsidTr="00B12456">
        <w:tc>
          <w:tcPr>
            <w:tcW w:w="1728" w:type="dxa"/>
          </w:tcPr>
          <w:p w14:paraId="02D9E22F" w14:textId="759F54CE" w:rsidR="00F64F5C" w:rsidRPr="00B12456" w:rsidRDefault="00F64F5C" w:rsidP="00F64F5C">
            <w:pPr>
              <w:pStyle w:val="TableText"/>
              <w:rPr>
                <w:rFonts w:ascii="Verdana" w:hAnsi="Verdana"/>
                <w:sz w:val="24"/>
                <w:szCs w:val="24"/>
              </w:rPr>
            </w:pPr>
            <w:r>
              <w:rPr>
                <w:rFonts w:ascii="Verdana" w:hAnsi="Verdana"/>
                <w:sz w:val="24"/>
                <w:szCs w:val="24"/>
              </w:rPr>
              <w:t>3</w:t>
            </w:r>
            <w:r w:rsidRPr="00B12456">
              <w:rPr>
                <w:rFonts w:ascii="Verdana" w:hAnsi="Verdana"/>
                <w:sz w:val="24"/>
                <w:szCs w:val="24"/>
              </w:rPr>
              <w:t>/</w:t>
            </w:r>
            <w:r>
              <w:rPr>
                <w:rFonts w:ascii="Verdana" w:hAnsi="Verdana"/>
                <w:sz w:val="24"/>
                <w:szCs w:val="24"/>
              </w:rPr>
              <w:t>1</w:t>
            </w:r>
            <w:r w:rsidRPr="00B12456">
              <w:rPr>
                <w:rFonts w:ascii="Verdana" w:hAnsi="Verdana"/>
                <w:sz w:val="24"/>
                <w:szCs w:val="24"/>
              </w:rPr>
              <w:t>/18</w:t>
            </w:r>
          </w:p>
        </w:tc>
        <w:tc>
          <w:tcPr>
            <w:tcW w:w="1080" w:type="dxa"/>
          </w:tcPr>
          <w:p w14:paraId="7BC6D1BA" w14:textId="77777777" w:rsidR="00F64F5C" w:rsidRPr="00B12456" w:rsidRDefault="00F64F5C" w:rsidP="00B12456">
            <w:pPr>
              <w:pStyle w:val="TableText"/>
              <w:rPr>
                <w:rFonts w:ascii="Verdana" w:hAnsi="Verdana"/>
                <w:sz w:val="24"/>
                <w:szCs w:val="24"/>
              </w:rPr>
            </w:pPr>
            <w:r>
              <w:rPr>
                <w:rFonts w:ascii="Verdana" w:hAnsi="Verdana"/>
                <w:sz w:val="24"/>
                <w:szCs w:val="24"/>
              </w:rPr>
              <w:t>1.0</w:t>
            </w:r>
          </w:p>
        </w:tc>
        <w:tc>
          <w:tcPr>
            <w:tcW w:w="4392" w:type="dxa"/>
          </w:tcPr>
          <w:p w14:paraId="1568D6AB" w14:textId="77777777" w:rsidR="00F64F5C" w:rsidRPr="00B12456" w:rsidRDefault="00F64F5C" w:rsidP="00B12456">
            <w:pPr>
              <w:pStyle w:val="TableText"/>
              <w:rPr>
                <w:rFonts w:ascii="Verdana" w:hAnsi="Verdana"/>
                <w:sz w:val="24"/>
                <w:szCs w:val="24"/>
              </w:rPr>
            </w:pPr>
            <w:r>
              <w:rPr>
                <w:rFonts w:ascii="Verdana" w:hAnsi="Verdana"/>
                <w:sz w:val="24"/>
                <w:szCs w:val="24"/>
              </w:rPr>
              <w:t>Finalization of draft</w:t>
            </w:r>
          </w:p>
        </w:tc>
        <w:tc>
          <w:tcPr>
            <w:tcW w:w="2329" w:type="dxa"/>
          </w:tcPr>
          <w:p w14:paraId="72001F88" w14:textId="77777777" w:rsidR="00F64F5C" w:rsidRDefault="00F64F5C" w:rsidP="00B12456">
            <w:pPr>
              <w:pStyle w:val="TableText"/>
            </w:pPr>
            <w:r w:rsidRPr="00FE7734">
              <w:rPr>
                <w:rFonts w:ascii="Verdana" w:hAnsi="Verdana"/>
                <w:sz w:val="24"/>
                <w:szCs w:val="24"/>
              </w:rPr>
              <w:t>Steffen Maerdian - Halfaker</w:t>
            </w:r>
          </w:p>
        </w:tc>
      </w:tr>
      <w:tr w:rsidR="00F5512D" w:rsidRPr="005559F3" w14:paraId="054FEE15" w14:textId="77777777" w:rsidTr="00E91E51">
        <w:tc>
          <w:tcPr>
            <w:tcW w:w="1728" w:type="dxa"/>
          </w:tcPr>
          <w:p w14:paraId="054FEE11" w14:textId="3D940A92" w:rsidR="00F5512D" w:rsidRPr="005559F3" w:rsidRDefault="00F5512D" w:rsidP="00230CC8">
            <w:pPr>
              <w:pStyle w:val="TableText"/>
              <w:rPr>
                <w:rFonts w:ascii="Verdana" w:hAnsi="Verdana"/>
              </w:rPr>
            </w:pPr>
          </w:p>
        </w:tc>
        <w:tc>
          <w:tcPr>
            <w:tcW w:w="1080" w:type="dxa"/>
          </w:tcPr>
          <w:p w14:paraId="054FEE12" w14:textId="17F8C46B" w:rsidR="00F5512D" w:rsidRPr="005559F3" w:rsidRDefault="00F5512D" w:rsidP="00230CC8">
            <w:pPr>
              <w:pStyle w:val="TableText"/>
              <w:rPr>
                <w:rFonts w:ascii="Verdana" w:hAnsi="Verdana"/>
              </w:rPr>
            </w:pPr>
          </w:p>
        </w:tc>
        <w:tc>
          <w:tcPr>
            <w:tcW w:w="4392" w:type="dxa"/>
          </w:tcPr>
          <w:p w14:paraId="054FEE13" w14:textId="7484713A" w:rsidR="00F5512D" w:rsidRPr="005559F3" w:rsidRDefault="00F5512D" w:rsidP="00230CC8">
            <w:pPr>
              <w:pStyle w:val="TableText"/>
              <w:rPr>
                <w:rFonts w:ascii="Verdana" w:hAnsi="Verdana"/>
              </w:rPr>
            </w:pPr>
          </w:p>
        </w:tc>
        <w:tc>
          <w:tcPr>
            <w:tcW w:w="2329" w:type="dxa"/>
          </w:tcPr>
          <w:p w14:paraId="054FEE14" w14:textId="712A0811" w:rsidR="00F5512D" w:rsidRPr="005559F3" w:rsidRDefault="00F5512D" w:rsidP="00230CC8">
            <w:pPr>
              <w:pStyle w:val="TableText"/>
              <w:rPr>
                <w:rFonts w:ascii="Verdana" w:hAnsi="Verdana"/>
              </w:rPr>
            </w:pPr>
          </w:p>
        </w:tc>
      </w:tr>
      <w:tr w:rsidR="00F5512D" w:rsidRPr="005559F3" w14:paraId="054FEE1A" w14:textId="77777777" w:rsidTr="00E91E51">
        <w:tc>
          <w:tcPr>
            <w:tcW w:w="1728" w:type="dxa"/>
          </w:tcPr>
          <w:p w14:paraId="054FEE16" w14:textId="0B58A961" w:rsidR="00F5512D" w:rsidRPr="005559F3" w:rsidRDefault="00F5512D" w:rsidP="00230CC8">
            <w:pPr>
              <w:pStyle w:val="TableText"/>
              <w:rPr>
                <w:rFonts w:ascii="Verdana" w:hAnsi="Verdana"/>
              </w:rPr>
            </w:pPr>
          </w:p>
        </w:tc>
        <w:tc>
          <w:tcPr>
            <w:tcW w:w="1080" w:type="dxa"/>
          </w:tcPr>
          <w:p w14:paraId="054FEE17" w14:textId="65871C61" w:rsidR="00F5512D" w:rsidRPr="005559F3" w:rsidRDefault="00F5512D" w:rsidP="00230CC8">
            <w:pPr>
              <w:pStyle w:val="TableText"/>
              <w:rPr>
                <w:rFonts w:ascii="Verdana" w:hAnsi="Verdana"/>
              </w:rPr>
            </w:pPr>
          </w:p>
        </w:tc>
        <w:tc>
          <w:tcPr>
            <w:tcW w:w="4392" w:type="dxa"/>
          </w:tcPr>
          <w:p w14:paraId="054FEE18" w14:textId="3B19BD7C" w:rsidR="00F5512D" w:rsidRPr="005559F3" w:rsidRDefault="00F5512D" w:rsidP="00230CC8">
            <w:pPr>
              <w:pStyle w:val="TableText"/>
              <w:rPr>
                <w:rFonts w:ascii="Verdana" w:hAnsi="Verdana"/>
              </w:rPr>
            </w:pPr>
          </w:p>
        </w:tc>
        <w:tc>
          <w:tcPr>
            <w:tcW w:w="2329" w:type="dxa"/>
          </w:tcPr>
          <w:p w14:paraId="054FEE19" w14:textId="73666ABD" w:rsidR="00F5512D" w:rsidRPr="005559F3" w:rsidRDefault="00F5512D" w:rsidP="00230CC8">
            <w:pPr>
              <w:pStyle w:val="TableText"/>
              <w:rPr>
                <w:rFonts w:ascii="Verdana" w:hAnsi="Verdana"/>
              </w:rPr>
            </w:pPr>
          </w:p>
        </w:tc>
      </w:tr>
      <w:tr w:rsidR="00F5512D" w:rsidRPr="005559F3" w14:paraId="054FEE20" w14:textId="77777777" w:rsidTr="00E91E51">
        <w:tc>
          <w:tcPr>
            <w:tcW w:w="1728" w:type="dxa"/>
          </w:tcPr>
          <w:p w14:paraId="054FEE1B" w14:textId="6839749E" w:rsidR="00F5512D" w:rsidRPr="005559F3" w:rsidRDefault="00F5512D" w:rsidP="00230CC8">
            <w:pPr>
              <w:pStyle w:val="TableText"/>
              <w:rPr>
                <w:rFonts w:ascii="Verdana" w:hAnsi="Verdana"/>
              </w:rPr>
            </w:pPr>
          </w:p>
        </w:tc>
        <w:tc>
          <w:tcPr>
            <w:tcW w:w="1080" w:type="dxa"/>
          </w:tcPr>
          <w:p w14:paraId="054FEE1C" w14:textId="21CD9E2A" w:rsidR="00F5512D" w:rsidRPr="005559F3" w:rsidRDefault="00F5512D" w:rsidP="00230CC8">
            <w:pPr>
              <w:pStyle w:val="TableText"/>
              <w:rPr>
                <w:rFonts w:ascii="Verdana" w:hAnsi="Verdana"/>
              </w:rPr>
            </w:pPr>
          </w:p>
        </w:tc>
        <w:tc>
          <w:tcPr>
            <w:tcW w:w="4392" w:type="dxa"/>
          </w:tcPr>
          <w:p w14:paraId="054FEE1E" w14:textId="7675D732" w:rsidR="00F5512D" w:rsidRPr="005559F3" w:rsidRDefault="00F5512D" w:rsidP="00230CC8">
            <w:pPr>
              <w:pStyle w:val="TableText"/>
              <w:rPr>
                <w:rFonts w:ascii="Verdana" w:hAnsi="Verdana"/>
              </w:rPr>
            </w:pPr>
          </w:p>
        </w:tc>
        <w:tc>
          <w:tcPr>
            <w:tcW w:w="2329" w:type="dxa"/>
          </w:tcPr>
          <w:p w14:paraId="054FEE1F" w14:textId="6366B68B" w:rsidR="00F5512D" w:rsidRPr="005559F3" w:rsidRDefault="00F5512D" w:rsidP="00230CC8">
            <w:pPr>
              <w:pStyle w:val="TableText"/>
              <w:rPr>
                <w:rFonts w:ascii="Verdana" w:hAnsi="Verdana"/>
              </w:rPr>
            </w:pPr>
          </w:p>
        </w:tc>
      </w:tr>
      <w:tr w:rsidR="00F5512D" w:rsidRPr="005559F3" w14:paraId="054FEE25" w14:textId="77777777" w:rsidTr="00E91E51">
        <w:tc>
          <w:tcPr>
            <w:tcW w:w="1728" w:type="dxa"/>
          </w:tcPr>
          <w:p w14:paraId="054FEE21" w14:textId="616C6A47" w:rsidR="00F5512D" w:rsidRPr="005559F3" w:rsidRDefault="00F5512D" w:rsidP="00230CC8">
            <w:pPr>
              <w:pStyle w:val="TableText"/>
              <w:rPr>
                <w:rFonts w:ascii="Verdana" w:hAnsi="Verdana"/>
              </w:rPr>
            </w:pPr>
          </w:p>
        </w:tc>
        <w:tc>
          <w:tcPr>
            <w:tcW w:w="1080" w:type="dxa"/>
          </w:tcPr>
          <w:p w14:paraId="054FEE22" w14:textId="48257E55" w:rsidR="00F5512D" w:rsidRPr="005559F3" w:rsidRDefault="00F5512D" w:rsidP="00230CC8">
            <w:pPr>
              <w:pStyle w:val="TableText"/>
              <w:rPr>
                <w:rFonts w:ascii="Verdana" w:hAnsi="Verdana"/>
              </w:rPr>
            </w:pPr>
          </w:p>
        </w:tc>
        <w:tc>
          <w:tcPr>
            <w:tcW w:w="4392" w:type="dxa"/>
          </w:tcPr>
          <w:p w14:paraId="054FEE23" w14:textId="30D7214E" w:rsidR="00F5512D" w:rsidRPr="005559F3" w:rsidRDefault="00F5512D" w:rsidP="00230CC8">
            <w:pPr>
              <w:pStyle w:val="TableText"/>
              <w:rPr>
                <w:rFonts w:ascii="Verdana" w:hAnsi="Verdana"/>
              </w:rPr>
            </w:pPr>
          </w:p>
        </w:tc>
        <w:tc>
          <w:tcPr>
            <w:tcW w:w="2329" w:type="dxa"/>
          </w:tcPr>
          <w:p w14:paraId="054FEE24" w14:textId="7F3BB68C" w:rsidR="00F5512D" w:rsidRPr="005559F3" w:rsidRDefault="00F5512D" w:rsidP="00230CC8">
            <w:pPr>
              <w:pStyle w:val="TableText"/>
              <w:rPr>
                <w:rFonts w:ascii="Verdana" w:hAnsi="Verdana"/>
              </w:rPr>
            </w:pPr>
          </w:p>
        </w:tc>
      </w:tr>
      <w:tr w:rsidR="00F5512D" w:rsidRPr="005559F3" w14:paraId="054FEE2A" w14:textId="77777777" w:rsidTr="00E91E51">
        <w:tc>
          <w:tcPr>
            <w:tcW w:w="1728" w:type="dxa"/>
          </w:tcPr>
          <w:p w14:paraId="054FEE26" w14:textId="25D24EB5" w:rsidR="00F5512D" w:rsidRPr="005559F3" w:rsidRDefault="00F5512D" w:rsidP="00230CC8">
            <w:pPr>
              <w:pStyle w:val="TableText"/>
              <w:rPr>
                <w:rFonts w:ascii="Verdana" w:hAnsi="Verdana"/>
              </w:rPr>
            </w:pPr>
          </w:p>
        </w:tc>
        <w:tc>
          <w:tcPr>
            <w:tcW w:w="1080" w:type="dxa"/>
          </w:tcPr>
          <w:p w14:paraId="054FEE27" w14:textId="46577FE5" w:rsidR="00F5512D" w:rsidRPr="005559F3" w:rsidRDefault="00F5512D" w:rsidP="00230CC8">
            <w:pPr>
              <w:pStyle w:val="TableText"/>
              <w:rPr>
                <w:rFonts w:ascii="Verdana" w:hAnsi="Verdana"/>
              </w:rPr>
            </w:pPr>
          </w:p>
        </w:tc>
        <w:tc>
          <w:tcPr>
            <w:tcW w:w="4392" w:type="dxa"/>
          </w:tcPr>
          <w:p w14:paraId="054FEE28" w14:textId="116E0F8E" w:rsidR="00F5512D" w:rsidRPr="005559F3" w:rsidRDefault="00F5512D" w:rsidP="00230CC8">
            <w:pPr>
              <w:pStyle w:val="TableText"/>
              <w:rPr>
                <w:rFonts w:ascii="Verdana" w:hAnsi="Verdana"/>
              </w:rPr>
            </w:pPr>
          </w:p>
        </w:tc>
        <w:tc>
          <w:tcPr>
            <w:tcW w:w="2329" w:type="dxa"/>
          </w:tcPr>
          <w:p w14:paraId="054FEE29" w14:textId="1736191C" w:rsidR="00F5512D" w:rsidRPr="005559F3" w:rsidRDefault="00F5512D" w:rsidP="00230CC8">
            <w:pPr>
              <w:pStyle w:val="TableText"/>
              <w:rPr>
                <w:rFonts w:ascii="Verdana" w:hAnsi="Verdana"/>
              </w:rPr>
            </w:pPr>
          </w:p>
        </w:tc>
      </w:tr>
      <w:tr w:rsidR="00F5512D" w:rsidRPr="005559F3" w14:paraId="054FEE30" w14:textId="77777777" w:rsidTr="00E91E51">
        <w:tc>
          <w:tcPr>
            <w:tcW w:w="1728" w:type="dxa"/>
          </w:tcPr>
          <w:p w14:paraId="054FEE2B" w14:textId="5F12CD8C" w:rsidR="00F5512D" w:rsidRPr="005559F3" w:rsidRDefault="00F5512D" w:rsidP="00230CC8">
            <w:pPr>
              <w:pStyle w:val="TableText"/>
              <w:rPr>
                <w:rFonts w:ascii="Verdana" w:hAnsi="Verdana"/>
              </w:rPr>
            </w:pPr>
          </w:p>
        </w:tc>
        <w:tc>
          <w:tcPr>
            <w:tcW w:w="1080" w:type="dxa"/>
          </w:tcPr>
          <w:p w14:paraId="054FEE2C" w14:textId="2E85D395" w:rsidR="00F5512D" w:rsidRPr="005559F3" w:rsidRDefault="00F5512D" w:rsidP="00230CC8">
            <w:pPr>
              <w:pStyle w:val="TableText"/>
              <w:rPr>
                <w:rFonts w:ascii="Verdana" w:hAnsi="Verdana"/>
              </w:rPr>
            </w:pPr>
          </w:p>
        </w:tc>
        <w:tc>
          <w:tcPr>
            <w:tcW w:w="4392" w:type="dxa"/>
          </w:tcPr>
          <w:p w14:paraId="054FEE2E" w14:textId="0C01722D" w:rsidR="00F5512D" w:rsidRPr="005559F3" w:rsidRDefault="00F5512D" w:rsidP="00230CC8">
            <w:pPr>
              <w:pStyle w:val="TableText"/>
              <w:rPr>
                <w:rFonts w:ascii="Verdana" w:hAnsi="Verdana"/>
              </w:rPr>
            </w:pPr>
          </w:p>
        </w:tc>
        <w:tc>
          <w:tcPr>
            <w:tcW w:w="2329" w:type="dxa"/>
          </w:tcPr>
          <w:p w14:paraId="054FEE2F" w14:textId="1022396B" w:rsidR="00F5512D" w:rsidRPr="005559F3" w:rsidRDefault="00F5512D" w:rsidP="00230CC8">
            <w:pPr>
              <w:pStyle w:val="TableText"/>
              <w:rPr>
                <w:rFonts w:ascii="Verdana" w:hAnsi="Verdana"/>
              </w:rPr>
            </w:pPr>
          </w:p>
        </w:tc>
      </w:tr>
      <w:tr w:rsidR="00F5512D" w:rsidRPr="005559F3" w14:paraId="054FEE36" w14:textId="77777777" w:rsidTr="00E91E51">
        <w:tc>
          <w:tcPr>
            <w:tcW w:w="1728" w:type="dxa"/>
          </w:tcPr>
          <w:p w14:paraId="054FEE31" w14:textId="1D366B74" w:rsidR="00F5512D" w:rsidRPr="005559F3" w:rsidRDefault="00F5512D" w:rsidP="00230CC8">
            <w:pPr>
              <w:pStyle w:val="TableText"/>
              <w:rPr>
                <w:rFonts w:ascii="Verdana" w:hAnsi="Verdana"/>
              </w:rPr>
            </w:pPr>
          </w:p>
        </w:tc>
        <w:tc>
          <w:tcPr>
            <w:tcW w:w="1080" w:type="dxa"/>
          </w:tcPr>
          <w:p w14:paraId="054FEE32" w14:textId="49D22085" w:rsidR="00F5512D" w:rsidRPr="005559F3" w:rsidRDefault="00F5512D" w:rsidP="00230CC8">
            <w:pPr>
              <w:pStyle w:val="TableText"/>
              <w:rPr>
                <w:rFonts w:ascii="Verdana" w:hAnsi="Verdana"/>
              </w:rPr>
            </w:pPr>
          </w:p>
        </w:tc>
        <w:tc>
          <w:tcPr>
            <w:tcW w:w="4392" w:type="dxa"/>
          </w:tcPr>
          <w:p w14:paraId="054FEE34" w14:textId="7AA5E86A" w:rsidR="00F5512D" w:rsidRPr="005559F3" w:rsidRDefault="00F5512D" w:rsidP="00230CC8">
            <w:pPr>
              <w:pStyle w:val="TableText"/>
              <w:rPr>
                <w:rFonts w:ascii="Verdana" w:hAnsi="Verdana"/>
              </w:rPr>
            </w:pPr>
          </w:p>
        </w:tc>
        <w:tc>
          <w:tcPr>
            <w:tcW w:w="2329" w:type="dxa"/>
          </w:tcPr>
          <w:p w14:paraId="054FEE35" w14:textId="6F646C91" w:rsidR="00F5512D" w:rsidRPr="005559F3" w:rsidRDefault="00F5512D" w:rsidP="00230CC8">
            <w:pPr>
              <w:pStyle w:val="TableText"/>
              <w:rPr>
                <w:rFonts w:ascii="Verdana" w:hAnsi="Verdana"/>
              </w:rPr>
            </w:pPr>
          </w:p>
        </w:tc>
      </w:tr>
      <w:tr w:rsidR="00F5512D" w:rsidRPr="005559F3" w14:paraId="054FEE3D" w14:textId="77777777" w:rsidTr="00E91E51">
        <w:tc>
          <w:tcPr>
            <w:tcW w:w="1728" w:type="dxa"/>
          </w:tcPr>
          <w:p w14:paraId="054FEE37" w14:textId="5A4C7397" w:rsidR="00F5512D" w:rsidRPr="005559F3" w:rsidRDefault="00F5512D" w:rsidP="00230CC8">
            <w:pPr>
              <w:pStyle w:val="TableText"/>
              <w:rPr>
                <w:rFonts w:ascii="Verdana" w:hAnsi="Verdana"/>
              </w:rPr>
            </w:pPr>
          </w:p>
        </w:tc>
        <w:tc>
          <w:tcPr>
            <w:tcW w:w="1080" w:type="dxa"/>
          </w:tcPr>
          <w:p w14:paraId="054FEE38" w14:textId="33B24D4E" w:rsidR="00F5512D" w:rsidRPr="005559F3" w:rsidRDefault="00F5512D" w:rsidP="00230CC8">
            <w:pPr>
              <w:pStyle w:val="TableText"/>
              <w:rPr>
                <w:rFonts w:ascii="Verdana" w:hAnsi="Verdana"/>
              </w:rPr>
            </w:pPr>
          </w:p>
        </w:tc>
        <w:tc>
          <w:tcPr>
            <w:tcW w:w="4392" w:type="dxa"/>
          </w:tcPr>
          <w:p w14:paraId="054FEE39" w14:textId="62640F78" w:rsidR="00F5512D" w:rsidRPr="005559F3" w:rsidRDefault="00F5512D" w:rsidP="00230CC8">
            <w:pPr>
              <w:pStyle w:val="TableText"/>
              <w:rPr>
                <w:rFonts w:ascii="Verdana" w:hAnsi="Verdana"/>
              </w:rPr>
            </w:pPr>
          </w:p>
        </w:tc>
        <w:tc>
          <w:tcPr>
            <w:tcW w:w="2329" w:type="dxa"/>
          </w:tcPr>
          <w:p w14:paraId="054FEE3C" w14:textId="4BC51283" w:rsidR="00F5512D" w:rsidRPr="005559F3" w:rsidRDefault="00F5512D" w:rsidP="00230CC8">
            <w:pPr>
              <w:pStyle w:val="TableText"/>
              <w:rPr>
                <w:rFonts w:ascii="Verdana" w:hAnsi="Verdana"/>
              </w:rPr>
            </w:pPr>
          </w:p>
        </w:tc>
      </w:tr>
      <w:tr w:rsidR="00F5512D" w:rsidRPr="005559F3" w14:paraId="054FEE44" w14:textId="77777777" w:rsidTr="00E91E51">
        <w:tc>
          <w:tcPr>
            <w:tcW w:w="1728" w:type="dxa"/>
          </w:tcPr>
          <w:p w14:paraId="054FEE3E" w14:textId="730384AF" w:rsidR="00F5512D" w:rsidRPr="005559F3" w:rsidRDefault="00F5512D" w:rsidP="00230CC8">
            <w:pPr>
              <w:pStyle w:val="TableText"/>
              <w:rPr>
                <w:rFonts w:ascii="Verdana" w:hAnsi="Verdana"/>
              </w:rPr>
            </w:pPr>
          </w:p>
        </w:tc>
        <w:tc>
          <w:tcPr>
            <w:tcW w:w="1080" w:type="dxa"/>
          </w:tcPr>
          <w:p w14:paraId="054FEE3F" w14:textId="6C3CC94D" w:rsidR="00F5512D" w:rsidRPr="005559F3" w:rsidRDefault="00F5512D" w:rsidP="00230CC8">
            <w:pPr>
              <w:pStyle w:val="TableText"/>
              <w:rPr>
                <w:rFonts w:ascii="Verdana" w:hAnsi="Verdana"/>
              </w:rPr>
            </w:pPr>
          </w:p>
        </w:tc>
        <w:tc>
          <w:tcPr>
            <w:tcW w:w="4392" w:type="dxa"/>
          </w:tcPr>
          <w:p w14:paraId="054FEE40" w14:textId="5F1CBAF2" w:rsidR="00F5512D" w:rsidRPr="005559F3" w:rsidRDefault="00F5512D" w:rsidP="00230CC8">
            <w:pPr>
              <w:pStyle w:val="TableText"/>
              <w:rPr>
                <w:rFonts w:ascii="Verdana" w:hAnsi="Verdana"/>
              </w:rPr>
            </w:pPr>
          </w:p>
        </w:tc>
        <w:tc>
          <w:tcPr>
            <w:tcW w:w="2329" w:type="dxa"/>
          </w:tcPr>
          <w:p w14:paraId="054FEE43" w14:textId="41FB41EB" w:rsidR="00960CF5" w:rsidRPr="005559F3" w:rsidRDefault="00960CF5" w:rsidP="00230CC8">
            <w:pPr>
              <w:pStyle w:val="TableText"/>
              <w:rPr>
                <w:rFonts w:ascii="Verdana" w:hAnsi="Verdana"/>
              </w:rPr>
            </w:pPr>
          </w:p>
        </w:tc>
      </w:tr>
      <w:tr w:rsidR="00191289" w:rsidRPr="005559F3" w14:paraId="054FEE4A" w14:textId="77777777" w:rsidTr="00E91E51">
        <w:tc>
          <w:tcPr>
            <w:tcW w:w="1728" w:type="dxa"/>
          </w:tcPr>
          <w:p w14:paraId="054FEE45" w14:textId="7A943FDE" w:rsidR="00191289" w:rsidRPr="005559F3" w:rsidRDefault="00191289" w:rsidP="00230CC8">
            <w:pPr>
              <w:pStyle w:val="TableText"/>
              <w:rPr>
                <w:rFonts w:ascii="Verdana" w:hAnsi="Verdana"/>
              </w:rPr>
            </w:pPr>
          </w:p>
        </w:tc>
        <w:tc>
          <w:tcPr>
            <w:tcW w:w="1080" w:type="dxa"/>
          </w:tcPr>
          <w:p w14:paraId="054FEE46" w14:textId="1BBE9CDB" w:rsidR="00191289" w:rsidRPr="005559F3" w:rsidRDefault="00191289" w:rsidP="00230CC8">
            <w:pPr>
              <w:pStyle w:val="TableText"/>
              <w:rPr>
                <w:rFonts w:ascii="Verdana" w:hAnsi="Verdana"/>
              </w:rPr>
            </w:pPr>
          </w:p>
        </w:tc>
        <w:tc>
          <w:tcPr>
            <w:tcW w:w="4392" w:type="dxa"/>
          </w:tcPr>
          <w:p w14:paraId="054FEE47" w14:textId="29682776" w:rsidR="00191289" w:rsidRPr="005559F3" w:rsidRDefault="00191289" w:rsidP="00230CC8">
            <w:pPr>
              <w:pStyle w:val="TableText"/>
              <w:rPr>
                <w:rFonts w:ascii="Verdana" w:hAnsi="Verdana"/>
              </w:rPr>
            </w:pPr>
          </w:p>
        </w:tc>
        <w:tc>
          <w:tcPr>
            <w:tcW w:w="2329" w:type="dxa"/>
          </w:tcPr>
          <w:p w14:paraId="054FEE49" w14:textId="69061533" w:rsidR="00191289" w:rsidRPr="005559F3" w:rsidRDefault="00191289" w:rsidP="00230CC8">
            <w:pPr>
              <w:pStyle w:val="TableText"/>
              <w:rPr>
                <w:rFonts w:ascii="Verdana" w:hAnsi="Verdana"/>
              </w:rPr>
            </w:pPr>
          </w:p>
        </w:tc>
      </w:tr>
      <w:tr w:rsidR="00960CF5" w:rsidRPr="005559F3" w14:paraId="054FEE52" w14:textId="77777777" w:rsidTr="00E91E51">
        <w:tc>
          <w:tcPr>
            <w:tcW w:w="1728" w:type="dxa"/>
          </w:tcPr>
          <w:p w14:paraId="054FEE4B" w14:textId="7111891B" w:rsidR="00960CF5" w:rsidRPr="005559F3" w:rsidRDefault="00960CF5" w:rsidP="00230CC8">
            <w:pPr>
              <w:pStyle w:val="TableText"/>
              <w:rPr>
                <w:rFonts w:ascii="Verdana" w:hAnsi="Verdana"/>
              </w:rPr>
            </w:pPr>
          </w:p>
        </w:tc>
        <w:tc>
          <w:tcPr>
            <w:tcW w:w="1080" w:type="dxa"/>
          </w:tcPr>
          <w:p w14:paraId="054FEE4C" w14:textId="64D240EC" w:rsidR="00960CF5" w:rsidRPr="005559F3" w:rsidRDefault="00960CF5" w:rsidP="00230CC8">
            <w:pPr>
              <w:pStyle w:val="TableText"/>
              <w:rPr>
                <w:rFonts w:ascii="Verdana" w:hAnsi="Verdana"/>
              </w:rPr>
            </w:pPr>
          </w:p>
        </w:tc>
        <w:tc>
          <w:tcPr>
            <w:tcW w:w="4392" w:type="dxa"/>
          </w:tcPr>
          <w:p w14:paraId="054FEE4E" w14:textId="098F984C" w:rsidR="00977A7D" w:rsidRPr="005559F3" w:rsidRDefault="00977A7D" w:rsidP="00230CC8">
            <w:pPr>
              <w:pStyle w:val="TableText"/>
              <w:rPr>
                <w:rFonts w:ascii="Verdana" w:hAnsi="Verdana"/>
              </w:rPr>
            </w:pPr>
          </w:p>
        </w:tc>
        <w:tc>
          <w:tcPr>
            <w:tcW w:w="2329" w:type="dxa"/>
          </w:tcPr>
          <w:p w14:paraId="054FEE51" w14:textId="24631E56" w:rsidR="00960CF5" w:rsidRPr="005559F3" w:rsidRDefault="00960CF5" w:rsidP="00230CC8">
            <w:pPr>
              <w:pStyle w:val="TableText"/>
              <w:rPr>
                <w:rFonts w:ascii="Verdana" w:hAnsi="Verdana"/>
              </w:rPr>
            </w:pPr>
          </w:p>
        </w:tc>
      </w:tr>
      <w:tr w:rsidR="00CC5008" w:rsidRPr="005559F3" w14:paraId="054FEE57" w14:textId="77777777" w:rsidTr="00E91E51">
        <w:tc>
          <w:tcPr>
            <w:tcW w:w="1728" w:type="dxa"/>
          </w:tcPr>
          <w:p w14:paraId="054FEE53" w14:textId="0997EF0F" w:rsidR="00CC5008" w:rsidRPr="005559F3" w:rsidRDefault="00CC5008" w:rsidP="00230CC8">
            <w:pPr>
              <w:pStyle w:val="TableText"/>
              <w:rPr>
                <w:rFonts w:ascii="Verdana" w:hAnsi="Verdana"/>
              </w:rPr>
            </w:pPr>
          </w:p>
        </w:tc>
        <w:tc>
          <w:tcPr>
            <w:tcW w:w="1080" w:type="dxa"/>
          </w:tcPr>
          <w:p w14:paraId="054FEE54" w14:textId="26D9B8EC" w:rsidR="00CC5008" w:rsidRPr="005559F3" w:rsidRDefault="00CC5008" w:rsidP="00230CC8">
            <w:pPr>
              <w:pStyle w:val="TableText"/>
              <w:rPr>
                <w:rFonts w:ascii="Verdana" w:hAnsi="Verdana"/>
              </w:rPr>
            </w:pPr>
          </w:p>
        </w:tc>
        <w:tc>
          <w:tcPr>
            <w:tcW w:w="4392" w:type="dxa"/>
          </w:tcPr>
          <w:p w14:paraId="054FEE55" w14:textId="63DCC0B5" w:rsidR="00CC5008" w:rsidRPr="005559F3" w:rsidRDefault="00CC5008" w:rsidP="00230CC8">
            <w:pPr>
              <w:pStyle w:val="TableText"/>
              <w:rPr>
                <w:rFonts w:ascii="Verdana" w:hAnsi="Verdana"/>
              </w:rPr>
            </w:pPr>
          </w:p>
        </w:tc>
        <w:tc>
          <w:tcPr>
            <w:tcW w:w="2329" w:type="dxa"/>
          </w:tcPr>
          <w:p w14:paraId="054FEE56" w14:textId="48C5B5D0" w:rsidR="00CC5008" w:rsidRPr="005559F3" w:rsidRDefault="00CC5008" w:rsidP="00230CC8">
            <w:pPr>
              <w:pStyle w:val="TableText"/>
              <w:rPr>
                <w:rFonts w:ascii="Verdana" w:hAnsi="Verdana"/>
              </w:rPr>
            </w:pPr>
          </w:p>
        </w:tc>
      </w:tr>
      <w:tr w:rsidR="00147C5F" w:rsidRPr="005559F3" w14:paraId="75624D74" w14:textId="77777777" w:rsidTr="00E91E51">
        <w:tc>
          <w:tcPr>
            <w:tcW w:w="1728" w:type="dxa"/>
          </w:tcPr>
          <w:p w14:paraId="78CE8D2E" w14:textId="6AF00C90" w:rsidR="00147C5F" w:rsidRPr="005559F3" w:rsidRDefault="00147C5F" w:rsidP="00230CC8">
            <w:pPr>
              <w:pStyle w:val="TableText"/>
              <w:rPr>
                <w:rFonts w:ascii="Verdana" w:hAnsi="Verdana"/>
              </w:rPr>
            </w:pPr>
          </w:p>
        </w:tc>
        <w:tc>
          <w:tcPr>
            <w:tcW w:w="1080" w:type="dxa"/>
          </w:tcPr>
          <w:p w14:paraId="270B12FA" w14:textId="75196978" w:rsidR="00147C5F" w:rsidRPr="005559F3" w:rsidRDefault="00147C5F" w:rsidP="00230CC8">
            <w:pPr>
              <w:pStyle w:val="TableText"/>
              <w:rPr>
                <w:rFonts w:ascii="Verdana" w:hAnsi="Verdana"/>
              </w:rPr>
            </w:pPr>
          </w:p>
        </w:tc>
        <w:tc>
          <w:tcPr>
            <w:tcW w:w="4392" w:type="dxa"/>
          </w:tcPr>
          <w:p w14:paraId="6EE3BEA2" w14:textId="2C05C9BF" w:rsidR="00147C5F" w:rsidRPr="005559F3" w:rsidRDefault="00147C5F" w:rsidP="00230CC8">
            <w:pPr>
              <w:pStyle w:val="TableText"/>
              <w:rPr>
                <w:rFonts w:ascii="Verdana" w:hAnsi="Verdana"/>
              </w:rPr>
            </w:pPr>
          </w:p>
        </w:tc>
        <w:tc>
          <w:tcPr>
            <w:tcW w:w="2329" w:type="dxa"/>
          </w:tcPr>
          <w:p w14:paraId="3215476F" w14:textId="24BAC434" w:rsidR="00147C5F" w:rsidRPr="005559F3" w:rsidRDefault="00147C5F" w:rsidP="00230CC8">
            <w:pPr>
              <w:pStyle w:val="TableText"/>
              <w:rPr>
                <w:rFonts w:ascii="Verdana" w:hAnsi="Verdana"/>
              </w:rPr>
            </w:pPr>
          </w:p>
        </w:tc>
      </w:tr>
      <w:tr w:rsidR="00C063D6" w:rsidRPr="005559F3" w14:paraId="4DCF4723" w14:textId="77777777" w:rsidTr="00E91E51">
        <w:tc>
          <w:tcPr>
            <w:tcW w:w="1728" w:type="dxa"/>
          </w:tcPr>
          <w:p w14:paraId="5CCC1AB6" w14:textId="1F00BDB6" w:rsidR="00C063D6" w:rsidRPr="005559F3" w:rsidRDefault="00C063D6" w:rsidP="00230CC8">
            <w:pPr>
              <w:pStyle w:val="TableText"/>
              <w:rPr>
                <w:rFonts w:ascii="Verdana" w:hAnsi="Verdana"/>
              </w:rPr>
            </w:pPr>
          </w:p>
        </w:tc>
        <w:tc>
          <w:tcPr>
            <w:tcW w:w="1080" w:type="dxa"/>
          </w:tcPr>
          <w:p w14:paraId="1D299B79" w14:textId="126DF29A" w:rsidR="00C063D6" w:rsidRPr="005559F3" w:rsidRDefault="00C063D6" w:rsidP="00230CC8">
            <w:pPr>
              <w:pStyle w:val="TableText"/>
              <w:rPr>
                <w:rFonts w:ascii="Verdana" w:hAnsi="Verdana"/>
              </w:rPr>
            </w:pPr>
          </w:p>
        </w:tc>
        <w:tc>
          <w:tcPr>
            <w:tcW w:w="4392" w:type="dxa"/>
          </w:tcPr>
          <w:p w14:paraId="603E4540" w14:textId="3A881A83" w:rsidR="00C063D6" w:rsidRPr="005559F3" w:rsidRDefault="00C063D6" w:rsidP="00230CC8">
            <w:pPr>
              <w:pStyle w:val="TableText"/>
              <w:rPr>
                <w:rFonts w:ascii="Verdana" w:hAnsi="Verdana"/>
              </w:rPr>
            </w:pPr>
          </w:p>
        </w:tc>
        <w:tc>
          <w:tcPr>
            <w:tcW w:w="2329" w:type="dxa"/>
          </w:tcPr>
          <w:p w14:paraId="4FF38F5A" w14:textId="161EE6C7" w:rsidR="00C063D6" w:rsidRPr="005559F3" w:rsidRDefault="00C063D6" w:rsidP="00230CC8">
            <w:pPr>
              <w:pStyle w:val="TableText"/>
              <w:rPr>
                <w:rFonts w:ascii="Verdana" w:hAnsi="Verdana"/>
              </w:rPr>
            </w:pPr>
          </w:p>
        </w:tc>
      </w:tr>
      <w:tr w:rsidR="003828F1" w:rsidRPr="005559F3" w14:paraId="11ECACFA" w14:textId="77777777" w:rsidTr="00E91E51">
        <w:tc>
          <w:tcPr>
            <w:tcW w:w="1728" w:type="dxa"/>
          </w:tcPr>
          <w:p w14:paraId="73B87C2C" w14:textId="79D47441" w:rsidR="003828F1" w:rsidRPr="005559F3" w:rsidRDefault="003828F1" w:rsidP="00230CC8">
            <w:pPr>
              <w:pStyle w:val="TableText"/>
              <w:rPr>
                <w:rFonts w:ascii="Verdana" w:hAnsi="Verdana"/>
              </w:rPr>
            </w:pPr>
          </w:p>
        </w:tc>
        <w:tc>
          <w:tcPr>
            <w:tcW w:w="1080" w:type="dxa"/>
          </w:tcPr>
          <w:p w14:paraId="07808791" w14:textId="64B47409" w:rsidR="003828F1" w:rsidRPr="005559F3" w:rsidRDefault="003828F1" w:rsidP="00230CC8">
            <w:pPr>
              <w:pStyle w:val="TableText"/>
              <w:rPr>
                <w:rFonts w:ascii="Verdana" w:hAnsi="Verdana"/>
              </w:rPr>
            </w:pPr>
          </w:p>
        </w:tc>
        <w:tc>
          <w:tcPr>
            <w:tcW w:w="4392" w:type="dxa"/>
          </w:tcPr>
          <w:p w14:paraId="68DD8896" w14:textId="510C6CBD" w:rsidR="003828F1" w:rsidRPr="005559F3" w:rsidRDefault="003828F1" w:rsidP="00230CC8">
            <w:pPr>
              <w:pStyle w:val="TableText"/>
              <w:rPr>
                <w:rFonts w:ascii="Verdana" w:hAnsi="Verdana"/>
              </w:rPr>
            </w:pPr>
          </w:p>
        </w:tc>
        <w:tc>
          <w:tcPr>
            <w:tcW w:w="2329" w:type="dxa"/>
          </w:tcPr>
          <w:p w14:paraId="15CDC434" w14:textId="7A7AB8B2" w:rsidR="00F8099E" w:rsidRPr="005559F3" w:rsidRDefault="00F8099E" w:rsidP="00230CC8">
            <w:pPr>
              <w:pStyle w:val="TableText"/>
              <w:rPr>
                <w:rFonts w:ascii="Verdana" w:hAnsi="Verdana"/>
              </w:rPr>
            </w:pPr>
          </w:p>
        </w:tc>
      </w:tr>
      <w:tr w:rsidR="00F8099E" w:rsidRPr="005559F3" w14:paraId="25DC1C72" w14:textId="77777777" w:rsidTr="00E91E51">
        <w:tc>
          <w:tcPr>
            <w:tcW w:w="1728" w:type="dxa"/>
          </w:tcPr>
          <w:p w14:paraId="7BE86D9E" w14:textId="17E95CFD" w:rsidR="00F8099E" w:rsidRPr="005559F3" w:rsidRDefault="00F8099E" w:rsidP="00230CC8">
            <w:pPr>
              <w:pStyle w:val="TableText"/>
              <w:rPr>
                <w:rFonts w:ascii="Verdana" w:hAnsi="Verdana"/>
              </w:rPr>
            </w:pPr>
          </w:p>
        </w:tc>
        <w:tc>
          <w:tcPr>
            <w:tcW w:w="1080" w:type="dxa"/>
          </w:tcPr>
          <w:p w14:paraId="1EC2525E" w14:textId="3A6D8DE5" w:rsidR="00F8099E" w:rsidRPr="005559F3" w:rsidRDefault="00F8099E" w:rsidP="00230CC8">
            <w:pPr>
              <w:pStyle w:val="TableText"/>
              <w:rPr>
                <w:rFonts w:ascii="Verdana" w:hAnsi="Verdana"/>
              </w:rPr>
            </w:pPr>
          </w:p>
        </w:tc>
        <w:tc>
          <w:tcPr>
            <w:tcW w:w="4392" w:type="dxa"/>
          </w:tcPr>
          <w:p w14:paraId="1FDE9F51" w14:textId="5CBF8566" w:rsidR="00F8099E" w:rsidRPr="005559F3" w:rsidRDefault="00F8099E" w:rsidP="00230CC8">
            <w:pPr>
              <w:pStyle w:val="TableText"/>
              <w:rPr>
                <w:rFonts w:ascii="Verdana" w:hAnsi="Verdana"/>
              </w:rPr>
            </w:pPr>
          </w:p>
        </w:tc>
        <w:tc>
          <w:tcPr>
            <w:tcW w:w="2329" w:type="dxa"/>
          </w:tcPr>
          <w:p w14:paraId="3A929E9F" w14:textId="667CCC89" w:rsidR="00F8099E" w:rsidRPr="005559F3" w:rsidRDefault="00F8099E" w:rsidP="00230CC8">
            <w:pPr>
              <w:pStyle w:val="TableText"/>
              <w:rPr>
                <w:rFonts w:ascii="Verdana" w:hAnsi="Verdana"/>
              </w:rPr>
            </w:pPr>
          </w:p>
        </w:tc>
      </w:tr>
      <w:tr w:rsidR="008D4E31" w:rsidRPr="005559F3" w14:paraId="6789DE7E" w14:textId="77777777" w:rsidTr="00E91E51">
        <w:tc>
          <w:tcPr>
            <w:tcW w:w="1728" w:type="dxa"/>
          </w:tcPr>
          <w:p w14:paraId="59F74ED0" w14:textId="6311FC6A" w:rsidR="008D4E31" w:rsidRPr="005559F3" w:rsidRDefault="008D4E31" w:rsidP="00230CC8">
            <w:pPr>
              <w:pStyle w:val="TableText"/>
              <w:rPr>
                <w:rFonts w:ascii="Verdana" w:hAnsi="Verdana"/>
              </w:rPr>
            </w:pPr>
          </w:p>
        </w:tc>
        <w:tc>
          <w:tcPr>
            <w:tcW w:w="1080" w:type="dxa"/>
          </w:tcPr>
          <w:p w14:paraId="7F9767FC" w14:textId="4074FCC6" w:rsidR="008D4E31" w:rsidRPr="005559F3" w:rsidRDefault="008D4E31" w:rsidP="00230CC8">
            <w:pPr>
              <w:pStyle w:val="TableText"/>
              <w:rPr>
                <w:rFonts w:ascii="Verdana" w:hAnsi="Verdana"/>
              </w:rPr>
            </w:pPr>
          </w:p>
        </w:tc>
        <w:tc>
          <w:tcPr>
            <w:tcW w:w="4392" w:type="dxa"/>
          </w:tcPr>
          <w:p w14:paraId="6E7D3A5C" w14:textId="370B1D6F" w:rsidR="008D4E31" w:rsidRPr="005559F3" w:rsidRDefault="008D4E31" w:rsidP="00230CC8">
            <w:pPr>
              <w:pStyle w:val="TableText"/>
              <w:rPr>
                <w:rFonts w:ascii="Verdana" w:hAnsi="Verdana"/>
              </w:rPr>
            </w:pPr>
          </w:p>
        </w:tc>
        <w:tc>
          <w:tcPr>
            <w:tcW w:w="2329" w:type="dxa"/>
          </w:tcPr>
          <w:p w14:paraId="5534D986" w14:textId="6EA124BB" w:rsidR="008D4E31" w:rsidRPr="005559F3" w:rsidRDefault="008D4E31" w:rsidP="00230CC8">
            <w:pPr>
              <w:pStyle w:val="TableText"/>
              <w:rPr>
                <w:rFonts w:ascii="Verdana" w:hAnsi="Verdana"/>
              </w:rPr>
            </w:pPr>
          </w:p>
        </w:tc>
      </w:tr>
      <w:tr w:rsidR="0069054A" w:rsidRPr="005559F3" w14:paraId="105C4F83" w14:textId="77777777" w:rsidTr="00E91E51">
        <w:tc>
          <w:tcPr>
            <w:tcW w:w="1728" w:type="dxa"/>
          </w:tcPr>
          <w:p w14:paraId="4CD4887A" w14:textId="794B4F5D" w:rsidR="0069054A" w:rsidRPr="005559F3" w:rsidRDefault="0069054A" w:rsidP="00230CC8">
            <w:pPr>
              <w:pStyle w:val="TableText"/>
              <w:rPr>
                <w:rFonts w:ascii="Verdana" w:hAnsi="Verdana"/>
              </w:rPr>
            </w:pPr>
          </w:p>
        </w:tc>
        <w:tc>
          <w:tcPr>
            <w:tcW w:w="1080" w:type="dxa"/>
          </w:tcPr>
          <w:p w14:paraId="1084879D" w14:textId="18D332A9" w:rsidR="0069054A" w:rsidRPr="005559F3" w:rsidRDefault="0069054A" w:rsidP="00230CC8">
            <w:pPr>
              <w:pStyle w:val="TableText"/>
              <w:rPr>
                <w:rFonts w:ascii="Verdana" w:hAnsi="Verdana"/>
              </w:rPr>
            </w:pPr>
          </w:p>
        </w:tc>
        <w:tc>
          <w:tcPr>
            <w:tcW w:w="4392" w:type="dxa"/>
          </w:tcPr>
          <w:p w14:paraId="47535CF7" w14:textId="4CBA0EB6" w:rsidR="0069054A" w:rsidRPr="005559F3" w:rsidRDefault="0069054A" w:rsidP="00230CC8">
            <w:pPr>
              <w:pStyle w:val="TableText"/>
              <w:rPr>
                <w:rFonts w:ascii="Verdana" w:hAnsi="Verdana"/>
              </w:rPr>
            </w:pPr>
          </w:p>
        </w:tc>
        <w:tc>
          <w:tcPr>
            <w:tcW w:w="2329" w:type="dxa"/>
          </w:tcPr>
          <w:p w14:paraId="64223BC8" w14:textId="440D4919" w:rsidR="0069054A" w:rsidRPr="005559F3" w:rsidRDefault="0069054A" w:rsidP="00230CC8">
            <w:pPr>
              <w:pStyle w:val="TableText"/>
              <w:rPr>
                <w:rFonts w:ascii="Verdana" w:hAnsi="Verdana"/>
              </w:rPr>
            </w:pPr>
          </w:p>
        </w:tc>
      </w:tr>
    </w:tbl>
    <w:p w14:paraId="665D142B" w14:textId="77777777" w:rsidR="00754387" w:rsidRPr="005559F3" w:rsidRDefault="00754387" w:rsidP="00942690">
      <w:pPr>
        <w:pStyle w:val="Title2"/>
        <w:rPr>
          <w:rFonts w:ascii="Verdana" w:hAnsi="Verdana"/>
        </w:rPr>
      </w:pPr>
    </w:p>
    <w:p w14:paraId="51987DF3" w14:textId="77777777" w:rsidR="00754387" w:rsidRPr="005559F3" w:rsidRDefault="00754387">
      <w:pPr>
        <w:rPr>
          <w:rFonts w:ascii="Verdana" w:hAnsi="Verdana" w:cs="Arial"/>
          <w:b/>
          <w:bCs/>
          <w:sz w:val="28"/>
          <w:szCs w:val="32"/>
        </w:rPr>
      </w:pPr>
      <w:r w:rsidRPr="005559F3">
        <w:rPr>
          <w:rFonts w:ascii="Verdana" w:hAnsi="Verdana"/>
        </w:rPr>
        <w:br w:type="page"/>
      </w:r>
    </w:p>
    <w:p w14:paraId="054FEE5E" w14:textId="1BDB92B9" w:rsidR="00942690" w:rsidRPr="005559F3" w:rsidRDefault="00942690" w:rsidP="00942690">
      <w:pPr>
        <w:pStyle w:val="Title2"/>
        <w:rPr>
          <w:rFonts w:ascii="Verdana" w:hAnsi="Verdana"/>
        </w:rPr>
      </w:pPr>
      <w:r w:rsidRPr="005559F3">
        <w:rPr>
          <w:rFonts w:ascii="Verdana" w:hAnsi="Verdana"/>
        </w:rPr>
        <w:lastRenderedPageBreak/>
        <w:t>Table of Contents</w:t>
      </w:r>
    </w:p>
    <w:p w14:paraId="5F3820B3" w14:textId="1C98116F" w:rsidR="00194C7A" w:rsidRDefault="00CE41B2">
      <w:pPr>
        <w:pStyle w:val="TOC1"/>
        <w:tabs>
          <w:tab w:val="left" w:pos="440"/>
          <w:tab w:val="right" w:leader="dot" w:pos="9350"/>
        </w:tabs>
        <w:rPr>
          <w:rFonts w:asciiTheme="minorHAnsi" w:eastAsiaTheme="minorEastAsia" w:hAnsiTheme="minorHAnsi" w:cstheme="minorBidi"/>
          <w:b w:val="0"/>
          <w:bCs w:val="0"/>
          <w:noProof/>
          <w:szCs w:val="22"/>
        </w:rPr>
      </w:pPr>
      <w:r w:rsidRPr="005559F3">
        <w:rPr>
          <w:rFonts w:ascii="Verdana" w:hAnsi="Verdana"/>
          <w:caps/>
        </w:rPr>
        <w:fldChar w:fldCharType="begin"/>
      </w:r>
      <w:r w:rsidRPr="005559F3">
        <w:rPr>
          <w:rFonts w:ascii="Verdana" w:hAnsi="Verdana"/>
          <w:caps/>
        </w:rPr>
        <w:instrText xml:space="preserve"> TOC \o "1-3" \h \z \u </w:instrText>
      </w:r>
      <w:r w:rsidRPr="005559F3">
        <w:rPr>
          <w:rFonts w:ascii="Verdana" w:hAnsi="Verdana"/>
          <w:caps/>
        </w:rPr>
        <w:fldChar w:fldCharType="separate"/>
      </w:r>
      <w:hyperlink w:anchor="_Toc507605096" w:history="1">
        <w:r w:rsidR="00194C7A" w:rsidRPr="00295F11">
          <w:rPr>
            <w:rStyle w:val="Hyperlink"/>
            <w:rFonts w:ascii="Verdana" w:hAnsi="Verdana"/>
            <w:noProof/>
          </w:rPr>
          <w:t>1</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Introduction</w:t>
        </w:r>
        <w:r w:rsidR="00194C7A">
          <w:rPr>
            <w:noProof/>
            <w:webHidden/>
          </w:rPr>
          <w:tab/>
        </w:r>
        <w:r w:rsidR="00194C7A">
          <w:rPr>
            <w:noProof/>
            <w:webHidden/>
          </w:rPr>
          <w:fldChar w:fldCharType="begin"/>
        </w:r>
        <w:r w:rsidR="00194C7A">
          <w:rPr>
            <w:noProof/>
            <w:webHidden/>
          </w:rPr>
          <w:instrText xml:space="preserve"> PAGEREF _Toc507605096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074B5137" w14:textId="084E0CF5"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097" w:history="1">
        <w:r w:rsidR="00194C7A" w:rsidRPr="00295F11">
          <w:rPr>
            <w:rStyle w:val="Hyperlink"/>
            <w:rFonts w:ascii="Verdana" w:hAnsi="Verdana"/>
            <w:noProof/>
          </w:rPr>
          <w:t>1.1</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Purpose</w:t>
        </w:r>
        <w:r w:rsidR="00194C7A">
          <w:rPr>
            <w:noProof/>
            <w:webHidden/>
          </w:rPr>
          <w:tab/>
        </w:r>
        <w:r w:rsidR="00194C7A">
          <w:rPr>
            <w:noProof/>
            <w:webHidden/>
          </w:rPr>
          <w:fldChar w:fldCharType="begin"/>
        </w:r>
        <w:r w:rsidR="00194C7A">
          <w:rPr>
            <w:noProof/>
            <w:webHidden/>
          </w:rPr>
          <w:instrText xml:space="preserve"> PAGEREF _Toc507605097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6F776AD1" w14:textId="43E36538"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099" w:history="1">
        <w:r w:rsidR="00194C7A" w:rsidRPr="00295F11">
          <w:rPr>
            <w:rStyle w:val="Hyperlink"/>
            <w:rFonts w:ascii="Verdana" w:hAnsi="Verdana"/>
            <w:noProof/>
          </w:rPr>
          <w:t>1.2</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Scope</w:t>
        </w:r>
        <w:r w:rsidR="00194C7A">
          <w:rPr>
            <w:noProof/>
            <w:webHidden/>
          </w:rPr>
          <w:tab/>
        </w:r>
        <w:r w:rsidR="00194C7A">
          <w:rPr>
            <w:noProof/>
            <w:webHidden/>
          </w:rPr>
          <w:fldChar w:fldCharType="begin"/>
        </w:r>
        <w:r w:rsidR="00194C7A">
          <w:rPr>
            <w:noProof/>
            <w:webHidden/>
          </w:rPr>
          <w:instrText xml:space="preserve"> PAGEREF _Toc507605099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5349CAD6" w14:textId="256343BE"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00" w:history="1">
        <w:r w:rsidR="00194C7A" w:rsidRPr="00295F11">
          <w:rPr>
            <w:rStyle w:val="Hyperlink"/>
            <w:rFonts w:ascii="Verdana" w:hAnsi="Verdana"/>
            <w:noProof/>
          </w:rPr>
          <w:t>1.3</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System Identification</w:t>
        </w:r>
        <w:r w:rsidR="00194C7A">
          <w:rPr>
            <w:noProof/>
            <w:webHidden/>
          </w:rPr>
          <w:tab/>
        </w:r>
        <w:r w:rsidR="00194C7A">
          <w:rPr>
            <w:noProof/>
            <w:webHidden/>
          </w:rPr>
          <w:fldChar w:fldCharType="begin"/>
        </w:r>
        <w:r w:rsidR="00194C7A">
          <w:rPr>
            <w:noProof/>
            <w:webHidden/>
          </w:rPr>
          <w:instrText xml:space="preserve"> PAGEREF _Toc507605100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50F757C5" w14:textId="31EEFB45"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01" w:history="1">
        <w:r w:rsidR="00194C7A" w:rsidRPr="00295F11">
          <w:rPr>
            <w:rStyle w:val="Hyperlink"/>
            <w:rFonts w:ascii="Verdana" w:hAnsi="Verdana"/>
            <w:noProof/>
          </w:rPr>
          <w:t>1.3.1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MCCF EDI TAS</w:t>
        </w:r>
        <w:r w:rsidR="00194C7A">
          <w:rPr>
            <w:noProof/>
            <w:webHidden/>
          </w:rPr>
          <w:tab/>
        </w:r>
        <w:r w:rsidR="00194C7A">
          <w:rPr>
            <w:noProof/>
            <w:webHidden/>
          </w:rPr>
          <w:fldChar w:fldCharType="begin"/>
        </w:r>
        <w:r w:rsidR="00194C7A">
          <w:rPr>
            <w:noProof/>
            <w:webHidden/>
          </w:rPr>
          <w:instrText xml:space="preserve"> PAGEREF _Toc507605101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3BEF0D37" w14:textId="50F64C97"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02" w:history="1">
        <w:r w:rsidR="00194C7A" w:rsidRPr="00295F11">
          <w:rPr>
            <w:rStyle w:val="Hyperlink"/>
            <w:rFonts w:ascii="Verdana" w:hAnsi="Verdana"/>
            <w:noProof/>
          </w:rPr>
          <w:t>1.3.2</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FSC</w:t>
        </w:r>
        <w:r w:rsidR="00194C7A">
          <w:rPr>
            <w:noProof/>
            <w:webHidden/>
          </w:rPr>
          <w:tab/>
        </w:r>
        <w:r w:rsidR="00194C7A">
          <w:rPr>
            <w:noProof/>
            <w:webHidden/>
          </w:rPr>
          <w:fldChar w:fldCharType="begin"/>
        </w:r>
        <w:r w:rsidR="00194C7A">
          <w:rPr>
            <w:noProof/>
            <w:webHidden/>
          </w:rPr>
          <w:instrText xml:space="preserve"> PAGEREF _Toc507605102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5CDAB8FE" w14:textId="317847E5"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03" w:history="1">
        <w:r w:rsidR="00194C7A" w:rsidRPr="00295F11">
          <w:rPr>
            <w:rStyle w:val="Hyperlink"/>
            <w:rFonts w:ascii="Verdana" w:hAnsi="Verdana"/>
            <w:noProof/>
          </w:rPr>
          <w:t>1.4</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Operational Agreement</w:t>
        </w:r>
        <w:r w:rsidR="00194C7A">
          <w:rPr>
            <w:noProof/>
            <w:webHidden/>
          </w:rPr>
          <w:tab/>
        </w:r>
        <w:r w:rsidR="00194C7A">
          <w:rPr>
            <w:noProof/>
            <w:webHidden/>
          </w:rPr>
          <w:fldChar w:fldCharType="begin"/>
        </w:r>
        <w:r w:rsidR="00194C7A">
          <w:rPr>
            <w:noProof/>
            <w:webHidden/>
          </w:rPr>
          <w:instrText xml:space="preserve"> PAGEREF _Toc507605103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4DF7C316" w14:textId="6D3B20E3"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04" w:history="1">
        <w:r w:rsidR="00194C7A" w:rsidRPr="00295F11">
          <w:rPr>
            <w:rStyle w:val="Hyperlink"/>
            <w:rFonts w:ascii="Verdana" w:hAnsi="Verdana"/>
            <w:noProof/>
          </w:rPr>
          <w:t>2</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Interface Definition</w:t>
        </w:r>
        <w:r w:rsidR="00194C7A">
          <w:rPr>
            <w:noProof/>
            <w:webHidden/>
          </w:rPr>
          <w:tab/>
        </w:r>
        <w:r w:rsidR="00194C7A">
          <w:rPr>
            <w:noProof/>
            <w:webHidden/>
          </w:rPr>
          <w:fldChar w:fldCharType="begin"/>
        </w:r>
        <w:r w:rsidR="00194C7A">
          <w:rPr>
            <w:noProof/>
            <w:webHidden/>
          </w:rPr>
          <w:instrText xml:space="preserve"> PAGEREF _Toc507605104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35040287" w14:textId="624131D1"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05" w:history="1">
        <w:r w:rsidR="00194C7A" w:rsidRPr="00295F11">
          <w:rPr>
            <w:rStyle w:val="Hyperlink"/>
            <w:rFonts w:ascii="Verdana" w:hAnsi="Verdana"/>
            <w:noProof/>
          </w:rPr>
          <w:t>2.1</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System Overview</w:t>
        </w:r>
        <w:r w:rsidR="00194C7A">
          <w:rPr>
            <w:noProof/>
            <w:webHidden/>
          </w:rPr>
          <w:tab/>
        </w:r>
        <w:r w:rsidR="00194C7A">
          <w:rPr>
            <w:noProof/>
            <w:webHidden/>
          </w:rPr>
          <w:fldChar w:fldCharType="begin"/>
        </w:r>
        <w:r w:rsidR="00194C7A">
          <w:rPr>
            <w:noProof/>
            <w:webHidden/>
          </w:rPr>
          <w:instrText xml:space="preserve"> PAGEREF _Toc507605105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75E1BF38" w14:textId="70F70442"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06" w:history="1">
        <w:r w:rsidR="00194C7A" w:rsidRPr="00295F11">
          <w:rPr>
            <w:rStyle w:val="Hyperlink"/>
            <w:rFonts w:ascii="Verdana" w:hAnsi="Verdana"/>
            <w:noProof/>
          </w:rPr>
          <w:t>2.1.1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Overview Diagram</w:t>
        </w:r>
        <w:r w:rsidR="00194C7A">
          <w:rPr>
            <w:noProof/>
            <w:webHidden/>
          </w:rPr>
          <w:tab/>
        </w:r>
        <w:r w:rsidR="00194C7A">
          <w:rPr>
            <w:noProof/>
            <w:webHidden/>
          </w:rPr>
          <w:fldChar w:fldCharType="begin"/>
        </w:r>
        <w:r w:rsidR="00194C7A">
          <w:rPr>
            <w:noProof/>
            <w:webHidden/>
          </w:rPr>
          <w:instrText xml:space="preserve"> PAGEREF _Toc507605106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7071C0CD" w14:textId="1E81E233"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07" w:history="1">
        <w:r w:rsidR="00194C7A" w:rsidRPr="00295F11">
          <w:rPr>
            <w:rStyle w:val="Hyperlink"/>
            <w:rFonts w:ascii="Verdana" w:hAnsi="Verdana"/>
            <w:noProof/>
          </w:rPr>
          <w:t>2.2</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Interface Overview</w:t>
        </w:r>
        <w:r w:rsidR="00194C7A">
          <w:rPr>
            <w:noProof/>
            <w:webHidden/>
          </w:rPr>
          <w:tab/>
        </w:r>
        <w:r w:rsidR="00194C7A">
          <w:rPr>
            <w:noProof/>
            <w:webHidden/>
          </w:rPr>
          <w:fldChar w:fldCharType="begin"/>
        </w:r>
        <w:r w:rsidR="00194C7A">
          <w:rPr>
            <w:noProof/>
            <w:webHidden/>
          </w:rPr>
          <w:instrText xml:space="preserve"> PAGEREF _Toc507605107 \h </w:instrText>
        </w:r>
        <w:r w:rsidR="00194C7A">
          <w:rPr>
            <w:noProof/>
            <w:webHidden/>
          </w:rPr>
        </w:r>
        <w:r w:rsidR="00194C7A">
          <w:rPr>
            <w:noProof/>
            <w:webHidden/>
          </w:rPr>
          <w:fldChar w:fldCharType="separate"/>
        </w:r>
        <w:r w:rsidR="00194C7A">
          <w:rPr>
            <w:noProof/>
            <w:webHidden/>
          </w:rPr>
          <w:t>4</w:t>
        </w:r>
        <w:r w:rsidR="00194C7A">
          <w:rPr>
            <w:noProof/>
            <w:webHidden/>
          </w:rPr>
          <w:fldChar w:fldCharType="end"/>
        </w:r>
      </w:hyperlink>
    </w:p>
    <w:p w14:paraId="56FE633F" w14:textId="6A5C859F"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08" w:history="1">
        <w:r w:rsidR="00194C7A" w:rsidRPr="00295F11">
          <w:rPr>
            <w:rStyle w:val="Hyperlink"/>
            <w:rFonts w:ascii="Verdana" w:hAnsi="Verdana"/>
            <w:noProof/>
          </w:rPr>
          <w:t>2.2.1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Connectivity between the systems</w:t>
        </w:r>
        <w:r w:rsidR="00194C7A">
          <w:rPr>
            <w:noProof/>
            <w:webHidden/>
          </w:rPr>
          <w:tab/>
        </w:r>
        <w:r w:rsidR="00194C7A">
          <w:rPr>
            <w:noProof/>
            <w:webHidden/>
          </w:rPr>
          <w:fldChar w:fldCharType="begin"/>
        </w:r>
        <w:r w:rsidR="00194C7A">
          <w:rPr>
            <w:noProof/>
            <w:webHidden/>
          </w:rPr>
          <w:instrText xml:space="preserve"> PAGEREF _Toc507605108 \h </w:instrText>
        </w:r>
        <w:r w:rsidR="00194C7A">
          <w:rPr>
            <w:noProof/>
            <w:webHidden/>
          </w:rPr>
        </w:r>
        <w:r w:rsidR="00194C7A">
          <w:rPr>
            <w:noProof/>
            <w:webHidden/>
          </w:rPr>
          <w:fldChar w:fldCharType="separate"/>
        </w:r>
        <w:r w:rsidR="00194C7A">
          <w:rPr>
            <w:noProof/>
            <w:webHidden/>
          </w:rPr>
          <w:t>4</w:t>
        </w:r>
        <w:r w:rsidR="00194C7A">
          <w:rPr>
            <w:noProof/>
            <w:webHidden/>
          </w:rPr>
          <w:fldChar w:fldCharType="end"/>
        </w:r>
      </w:hyperlink>
    </w:p>
    <w:p w14:paraId="78323B94" w14:textId="2B0722AD"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09" w:history="1">
        <w:r w:rsidR="00194C7A" w:rsidRPr="00295F11">
          <w:rPr>
            <w:rStyle w:val="Hyperlink"/>
            <w:rFonts w:ascii="Verdana" w:hAnsi="Verdana"/>
            <w:noProof/>
          </w:rPr>
          <w:t>2.3</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Operations</w:t>
        </w:r>
        <w:r w:rsidR="00194C7A">
          <w:rPr>
            <w:noProof/>
            <w:webHidden/>
          </w:rPr>
          <w:tab/>
        </w:r>
        <w:r w:rsidR="00194C7A">
          <w:rPr>
            <w:noProof/>
            <w:webHidden/>
          </w:rPr>
          <w:fldChar w:fldCharType="begin"/>
        </w:r>
        <w:r w:rsidR="00194C7A">
          <w:rPr>
            <w:noProof/>
            <w:webHidden/>
          </w:rPr>
          <w:instrText xml:space="preserve"> PAGEREF _Toc507605109 \h </w:instrText>
        </w:r>
        <w:r w:rsidR="00194C7A">
          <w:rPr>
            <w:noProof/>
            <w:webHidden/>
          </w:rPr>
        </w:r>
        <w:r w:rsidR="00194C7A">
          <w:rPr>
            <w:noProof/>
            <w:webHidden/>
          </w:rPr>
          <w:fldChar w:fldCharType="separate"/>
        </w:r>
        <w:r w:rsidR="00194C7A">
          <w:rPr>
            <w:noProof/>
            <w:webHidden/>
          </w:rPr>
          <w:t>5</w:t>
        </w:r>
        <w:r w:rsidR="00194C7A">
          <w:rPr>
            <w:noProof/>
            <w:webHidden/>
          </w:rPr>
          <w:fldChar w:fldCharType="end"/>
        </w:r>
      </w:hyperlink>
    </w:p>
    <w:p w14:paraId="3A2498D9" w14:textId="02E6A147"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0" w:history="1">
        <w:r w:rsidR="00194C7A" w:rsidRPr="00295F11">
          <w:rPr>
            <w:rStyle w:val="Hyperlink"/>
            <w:rFonts w:ascii="Verdana" w:hAnsi="Verdana"/>
            <w:noProof/>
          </w:rPr>
          <w:t>2.3.1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Data Extraction</w:t>
        </w:r>
        <w:r w:rsidR="00194C7A">
          <w:rPr>
            <w:noProof/>
            <w:webHidden/>
          </w:rPr>
          <w:tab/>
        </w:r>
        <w:r w:rsidR="00194C7A">
          <w:rPr>
            <w:noProof/>
            <w:webHidden/>
          </w:rPr>
          <w:fldChar w:fldCharType="begin"/>
        </w:r>
        <w:r w:rsidR="00194C7A">
          <w:rPr>
            <w:noProof/>
            <w:webHidden/>
          </w:rPr>
          <w:instrText xml:space="preserve"> PAGEREF _Toc507605110 \h </w:instrText>
        </w:r>
        <w:r w:rsidR="00194C7A">
          <w:rPr>
            <w:noProof/>
            <w:webHidden/>
          </w:rPr>
        </w:r>
        <w:r w:rsidR="00194C7A">
          <w:rPr>
            <w:noProof/>
            <w:webHidden/>
          </w:rPr>
          <w:fldChar w:fldCharType="separate"/>
        </w:r>
        <w:r w:rsidR="00194C7A">
          <w:rPr>
            <w:noProof/>
            <w:webHidden/>
          </w:rPr>
          <w:t>5</w:t>
        </w:r>
        <w:r w:rsidR="00194C7A">
          <w:rPr>
            <w:noProof/>
            <w:webHidden/>
          </w:rPr>
          <w:fldChar w:fldCharType="end"/>
        </w:r>
      </w:hyperlink>
    </w:p>
    <w:p w14:paraId="29088EE1" w14:textId="34371CA8"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1" w:history="1">
        <w:r w:rsidR="00194C7A" w:rsidRPr="00295F11">
          <w:rPr>
            <w:rStyle w:val="Hyperlink"/>
            <w:rFonts w:ascii="Verdana" w:hAnsi="Verdana"/>
            <w:noProof/>
          </w:rPr>
          <w:t>2.3.2</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Data Transformation</w:t>
        </w:r>
        <w:r w:rsidR="00194C7A">
          <w:rPr>
            <w:noProof/>
            <w:webHidden/>
          </w:rPr>
          <w:tab/>
        </w:r>
        <w:r w:rsidR="00194C7A">
          <w:rPr>
            <w:noProof/>
            <w:webHidden/>
          </w:rPr>
          <w:fldChar w:fldCharType="begin"/>
        </w:r>
        <w:r w:rsidR="00194C7A">
          <w:rPr>
            <w:noProof/>
            <w:webHidden/>
          </w:rPr>
          <w:instrText xml:space="preserve"> PAGEREF _Toc507605111 \h </w:instrText>
        </w:r>
        <w:r w:rsidR="00194C7A">
          <w:rPr>
            <w:noProof/>
            <w:webHidden/>
          </w:rPr>
        </w:r>
        <w:r w:rsidR="00194C7A">
          <w:rPr>
            <w:noProof/>
            <w:webHidden/>
          </w:rPr>
          <w:fldChar w:fldCharType="separate"/>
        </w:r>
        <w:r w:rsidR="00194C7A">
          <w:rPr>
            <w:noProof/>
            <w:webHidden/>
          </w:rPr>
          <w:t>5</w:t>
        </w:r>
        <w:r w:rsidR="00194C7A">
          <w:rPr>
            <w:noProof/>
            <w:webHidden/>
          </w:rPr>
          <w:fldChar w:fldCharType="end"/>
        </w:r>
      </w:hyperlink>
    </w:p>
    <w:p w14:paraId="485E239B" w14:textId="5F3B65B8"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2" w:history="1">
        <w:r w:rsidR="00194C7A" w:rsidRPr="00295F11">
          <w:rPr>
            <w:rStyle w:val="Hyperlink"/>
            <w:rFonts w:ascii="Verdana" w:hAnsi="Verdana"/>
            <w:noProof/>
          </w:rPr>
          <w:t>2.3.3</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Sending/Receiving</w:t>
        </w:r>
        <w:r w:rsidR="00194C7A">
          <w:rPr>
            <w:noProof/>
            <w:webHidden/>
          </w:rPr>
          <w:tab/>
        </w:r>
        <w:r w:rsidR="00194C7A">
          <w:rPr>
            <w:noProof/>
            <w:webHidden/>
          </w:rPr>
          <w:fldChar w:fldCharType="begin"/>
        </w:r>
        <w:r w:rsidR="00194C7A">
          <w:rPr>
            <w:noProof/>
            <w:webHidden/>
          </w:rPr>
          <w:instrText xml:space="preserve"> PAGEREF _Toc507605112 \h </w:instrText>
        </w:r>
        <w:r w:rsidR="00194C7A">
          <w:rPr>
            <w:noProof/>
            <w:webHidden/>
          </w:rPr>
        </w:r>
        <w:r w:rsidR="00194C7A">
          <w:rPr>
            <w:noProof/>
            <w:webHidden/>
          </w:rPr>
          <w:fldChar w:fldCharType="separate"/>
        </w:r>
        <w:r w:rsidR="00194C7A">
          <w:rPr>
            <w:noProof/>
            <w:webHidden/>
          </w:rPr>
          <w:t>6</w:t>
        </w:r>
        <w:r w:rsidR="00194C7A">
          <w:rPr>
            <w:noProof/>
            <w:webHidden/>
          </w:rPr>
          <w:fldChar w:fldCharType="end"/>
        </w:r>
      </w:hyperlink>
    </w:p>
    <w:p w14:paraId="5E88D14A" w14:textId="717DB73D"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13" w:history="1">
        <w:r w:rsidR="00194C7A" w:rsidRPr="00295F11">
          <w:rPr>
            <w:rStyle w:val="Hyperlink"/>
            <w:rFonts w:ascii="Verdana" w:hAnsi="Verdana"/>
            <w:noProof/>
          </w:rPr>
          <w:t>2.4</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Data Transfer</w:t>
        </w:r>
        <w:r w:rsidR="00194C7A">
          <w:rPr>
            <w:noProof/>
            <w:webHidden/>
          </w:rPr>
          <w:tab/>
        </w:r>
        <w:r w:rsidR="00194C7A">
          <w:rPr>
            <w:noProof/>
            <w:webHidden/>
          </w:rPr>
          <w:fldChar w:fldCharType="begin"/>
        </w:r>
        <w:r w:rsidR="00194C7A">
          <w:rPr>
            <w:noProof/>
            <w:webHidden/>
          </w:rPr>
          <w:instrText xml:space="preserve"> PAGEREF _Toc507605113 \h </w:instrText>
        </w:r>
        <w:r w:rsidR="00194C7A">
          <w:rPr>
            <w:noProof/>
            <w:webHidden/>
          </w:rPr>
        </w:r>
        <w:r w:rsidR="00194C7A">
          <w:rPr>
            <w:noProof/>
            <w:webHidden/>
          </w:rPr>
          <w:fldChar w:fldCharType="separate"/>
        </w:r>
        <w:r w:rsidR="00194C7A">
          <w:rPr>
            <w:noProof/>
            <w:webHidden/>
          </w:rPr>
          <w:t>6</w:t>
        </w:r>
        <w:r w:rsidR="00194C7A">
          <w:rPr>
            <w:noProof/>
            <w:webHidden/>
          </w:rPr>
          <w:fldChar w:fldCharType="end"/>
        </w:r>
      </w:hyperlink>
    </w:p>
    <w:p w14:paraId="41D1F7DF" w14:textId="5A98524B" w:rsidR="00194C7A" w:rsidRDefault="00126F4D">
      <w:pPr>
        <w:pStyle w:val="TOC2"/>
        <w:tabs>
          <w:tab w:val="right" w:leader="dot" w:pos="9350"/>
        </w:tabs>
        <w:rPr>
          <w:rFonts w:asciiTheme="minorHAnsi" w:eastAsiaTheme="minorEastAsia" w:hAnsiTheme="minorHAnsi" w:cstheme="minorBidi"/>
          <w:b w:val="0"/>
          <w:noProof/>
          <w:sz w:val="22"/>
          <w:szCs w:val="22"/>
        </w:rPr>
      </w:pPr>
      <w:hyperlink w:anchor="_Toc507605114" w:history="1">
        <w:r w:rsidR="00194C7A" w:rsidRPr="00295F11">
          <w:rPr>
            <w:rStyle w:val="Hyperlink"/>
            <w:rFonts w:ascii="Verdana" w:hAnsi="Verdana"/>
            <w:noProof/>
          </w:rPr>
          <w:t>Data is transferred between the TASCore Application Stack and the FSC.</w:t>
        </w:r>
        <w:r w:rsidR="00194C7A">
          <w:rPr>
            <w:noProof/>
            <w:webHidden/>
          </w:rPr>
          <w:tab/>
        </w:r>
        <w:r w:rsidR="00194C7A">
          <w:rPr>
            <w:noProof/>
            <w:webHidden/>
          </w:rPr>
          <w:fldChar w:fldCharType="begin"/>
        </w:r>
        <w:r w:rsidR="00194C7A">
          <w:rPr>
            <w:noProof/>
            <w:webHidden/>
          </w:rPr>
          <w:instrText xml:space="preserve"> PAGEREF _Toc507605114 \h </w:instrText>
        </w:r>
        <w:r w:rsidR="00194C7A">
          <w:rPr>
            <w:noProof/>
            <w:webHidden/>
          </w:rPr>
        </w:r>
        <w:r w:rsidR="00194C7A">
          <w:rPr>
            <w:noProof/>
            <w:webHidden/>
          </w:rPr>
          <w:fldChar w:fldCharType="separate"/>
        </w:r>
        <w:r w:rsidR="00194C7A">
          <w:rPr>
            <w:noProof/>
            <w:webHidden/>
          </w:rPr>
          <w:t>6</w:t>
        </w:r>
        <w:r w:rsidR="00194C7A">
          <w:rPr>
            <w:noProof/>
            <w:webHidden/>
          </w:rPr>
          <w:fldChar w:fldCharType="end"/>
        </w:r>
      </w:hyperlink>
    </w:p>
    <w:p w14:paraId="2F1F06BF" w14:textId="261211C8"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15" w:history="1">
        <w:r w:rsidR="00194C7A" w:rsidRPr="00295F11">
          <w:rPr>
            <w:rStyle w:val="Hyperlink"/>
            <w:rFonts w:ascii="Verdana" w:hAnsi="Verdana"/>
            <w:noProof/>
          </w:rPr>
          <w:t>2.5</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Transaction Types</w:t>
        </w:r>
        <w:r w:rsidR="00194C7A">
          <w:rPr>
            <w:noProof/>
            <w:webHidden/>
          </w:rPr>
          <w:tab/>
        </w:r>
        <w:r w:rsidR="00194C7A">
          <w:rPr>
            <w:noProof/>
            <w:webHidden/>
          </w:rPr>
          <w:fldChar w:fldCharType="begin"/>
        </w:r>
        <w:r w:rsidR="00194C7A">
          <w:rPr>
            <w:noProof/>
            <w:webHidden/>
          </w:rPr>
          <w:instrText xml:space="preserve"> PAGEREF _Toc507605115 \h </w:instrText>
        </w:r>
        <w:r w:rsidR="00194C7A">
          <w:rPr>
            <w:noProof/>
            <w:webHidden/>
          </w:rPr>
        </w:r>
        <w:r w:rsidR="00194C7A">
          <w:rPr>
            <w:noProof/>
            <w:webHidden/>
          </w:rPr>
          <w:fldChar w:fldCharType="separate"/>
        </w:r>
        <w:r w:rsidR="00194C7A">
          <w:rPr>
            <w:noProof/>
            <w:webHidden/>
          </w:rPr>
          <w:t>6</w:t>
        </w:r>
        <w:r w:rsidR="00194C7A">
          <w:rPr>
            <w:noProof/>
            <w:webHidden/>
          </w:rPr>
          <w:fldChar w:fldCharType="end"/>
        </w:r>
      </w:hyperlink>
    </w:p>
    <w:p w14:paraId="545293F8" w14:textId="515898AE"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16" w:history="1">
        <w:r w:rsidR="00194C7A" w:rsidRPr="00295F11">
          <w:rPr>
            <w:rStyle w:val="Hyperlink"/>
            <w:rFonts w:ascii="Verdana" w:hAnsi="Verdana"/>
            <w:noProof/>
          </w:rPr>
          <w:t>2.6</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Data Exchanges</w:t>
        </w:r>
        <w:r w:rsidR="00194C7A">
          <w:rPr>
            <w:noProof/>
            <w:webHidden/>
          </w:rPr>
          <w:tab/>
        </w:r>
        <w:r w:rsidR="00194C7A">
          <w:rPr>
            <w:noProof/>
            <w:webHidden/>
          </w:rPr>
          <w:fldChar w:fldCharType="begin"/>
        </w:r>
        <w:r w:rsidR="00194C7A">
          <w:rPr>
            <w:noProof/>
            <w:webHidden/>
          </w:rPr>
          <w:instrText xml:space="preserve"> PAGEREF _Toc507605116 \h </w:instrText>
        </w:r>
        <w:r w:rsidR="00194C7A">
          <w:rPr>
            <w:noProof/>
            <w:webHidden/>
          </w:rPr>
        </w:r>
        <w:r w:rsidR="00194C7A">
          <w:rPr>
            <w:noProof/>
            <w:webHidden/>
          </w:rPr>
          <w:fldChar w:fldCharType="separate"/>
        </w:r>
        <w:r w:rsidR="00194C7A">
          <w:rPr>
            <w:noProof/>
            <w:webHidden/>
          </w:rPr>
          <w:t>6</w:t>
        </w:r>
        <w:r w:rsidR="00194C7A">
          <w:rPr>
            <w:noProof/>
            <w:webHidden/>
          </w:rPr>
          <w:fldChar w:fldCharType="end"/>
        </w:r>
      </w:hyperlink>
    </w:p>
    <w:p w14:paraId="7F036EFA" w14:textId="5C6033D8"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7" w:history="1">
        <w:r w:rsidR="00194C7A" w:rsidRPr="00295F11">
          <w:rPr>
            <w:rStyle w:val="Hyperlink"/>
            <w:rFonts w:ascii="Verdana" w:hAnsi="Verdana"/>
            <w:noProof/>
          </w:rPr>
          <w:t>2.6.1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FHIR Based Resources</w:t>
        </w:r>
        <w:r w:rsidR="00194C7A">
          <w:rPr>
            <w:noProof/>
            <w:webHidden/>
          </w:rPr>
          <w:tab/>
        </w:r>
        <w:r w:rsidR="00194C7A">
          <w:rPr>
            <w:noProof/>
            <w:webHidden/>
          </w:rPr>
          <w:fldChar w:fldCharType="begin"/>
        </w:r>
        <w:r w:rsidR="00194C7A">
          <w:rPr>
            <w:noProof/>
            <w:webHidden/>
          </w:rPr>
          <w:instrText xml:space="preserve"> PAGEREF _Toc507605117 \h </w:instrText>
        </w:r>
        <w:r w:rsidR="00194C7A">
          <w:rPr>
            <w:noProof/>
            <w:webHidden/>
          </w:rPr>
        </w:r>
        <w:r w:rsidR="00194C7A">
          <w:rPr>
            <w:noProof/>
            <w:webHidden/>
          </w:rPr>
          <w:fldChar w:fldCharType="separate"/>
        </w:r>
        <w:r w:rsidR="00194C7A">
          <w:rPr>
            <w:noProof/>
            <w:webHidden/>
          </w:rPr>
          <w:t>7</w:t>
        </w:r>
        <w:r w:rsidR="00194C7A">
          <w:rPr>
            <w:noProof/>
            <w:webHidden/>
          </w:rPr>
          <w:fldChar w:fldCharType="end"/>
        </w:r>
      </w:hyperlink>
    </w:p>
    <w:p w14:paraId="41C55D83" w14:textId="3B006D45"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8" w:history="1">
        <w:r w:rsidR="00194C7A" w:rsidRPr="00295F11">
          <w:rPr>
            <w:rStyle w:val="Hyperlink"/>
            <w:rFonts w:ascii="Verdana" w:hAnsi="Verdana"/>
            <w:noProof/>
          </w:rPr>
          <w:t>2.6.2</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JSON Format</w:t>
        </w:r>
        <w:r w:rsidR="00194C7A">
          <w:rPr>
            <w:noProof/>
            <w:webHidden/>
          </w:rPr>
          <w:tab/>
        </w:r>
        <w:r w:rsidR="00194C7A">
          <w:rPr>
            <w:noProof/>
            <w:webHidden/>
          </w:rPr>
          <w:fldChar w:fldCharType="begin"/>
        </w:r>
        <w:r w:rsidR="00194C7A">
          <w:rPr>
            <w:noProof/>
            <w:webHidden/>
          </w:rPr>
          <w:instrText xml:space="preserve"> PAGEREF _Toc507605118 \h </w:instrText>
        </w:r>
        <w:r w:rsidR="00194C7A">
          <w:rPr>
            <w:noProof/>
            <w:webHidden/>
          </w:rPr>
        </w:r>
        <w:r w:rsidR="00194C7A">
          <w:rPr>
            <w:noProof/>
            <w:webHidden/>
          </w:rPr>
          <w:fldChar w:fldCharType="separate"/>
        </w:r>
        <w:r w:rsidR="00194C7A">
          <w:rPr>
            <w:noProof/>
            <w:webHidden/>
          </w:rPr>
          <w:t>9</w:t>
        </w:r>
        <w:r w:rsidR="00194C7A">
          <w:rPr>
            <w:noProof/>
            <w:webHidden/>
          </w:rPr>
          <w:fldChar w:fldCharType="end"/>
        </w:r>
      </w:hyperlink>
    </w:p>
    <w:p w14:paraId="4BA14B9F" w14:textId="1628281A"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19" w:history="1">
        <w:r w:rsidR="00194C7A" w:rsidRPr="00295F11">
          <w:rPr>
            <w:rStyle w:val="Hyperlink"/>
            <w:rFonts w:ascii="Verdana" w:hAnsi="Verdana"/>
            <w:noProof/>
          </w:rPr>
          <w:t>2.6.3</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Bundle Definition</w:t>
        </w:r>
        <w:r w:rsidR="00194C7A">
          <w:rPr>
            <w:noProof/>
            <w:webHidden/>
          </w:rPr>
          <w:tab/>
        </w:r>
        <w:r w:rsidR="00194C7A">
          <w:rPr>
            <w:noProof/>
            <w:webHidden/>
          </w:rPr>
          <w:fldChar w:fldCharType="begin"/>
        </w:r>
        <w:r w:rsidR="00194C7A">
          <w:rPr>
            <w:noProof/>
            <w:webHidden/>
          </w:rPr>
          <w:instrText xml:space="preserve"> PAGEREF _Toc507605119 \h </w:instrText>
        </w:r>
        <w:r w:rsidR="00194C7A">
          <w:rPr>
            <w:noProof/>
            <w:webHidden/>
          </w:rPr>
        </w:r>
        <w:r w:rsidR="00194C7A">
          <w:rPr>
            <w:noProof/>
            <w:webHidden/>
          </w:rPr>
          <w:fldChar w:fldCharType="separate"/>
        </w:r>
        <w:r w:rsidR="00194C7A">
          <w:rPr>
            <w:noProof/>
            <w:webHidden/>
          </w:rPr>
          <w:t>9</w:t>
        </w:r>
        <w:r w:rsidR="00194C7A">
          <w:rPr>
            <w:noProof/>
            <w:webHidden/>
          </w:rPr>
          <w:fldChar w:fldCharType="end"/>
        </w:r>
      </w:hyperlink>
    </w:p>
    <w:p w14:paraId="05DEF539" w14:textId="3435C2E5"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20" w:history="1">
        <w:r w:rsidR="00194C7A" w:rsidRPr="00295F11">
          <w:rPr>
            <w:rStyle w:val="Hyperlink"/>
            <w:rFonts w:ascii="Verdana" w:hAnsi="Verdana"/>
            <w:noProof/>
          </w:rPr>
          <w:t>2.7</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Communications Methods</w:t>
        </w:r>
        <w:r w:rsidR="00194C7A">
          <w:rPr>
            <w:noProof/>
            <w:webHidden/>
          </w:rPr>
          <w:tab/>
        </w:r>
        <w:r w:rsidR="00194C7A">
          <w:rPr>
            <w:noProof/>
            <w:webHidden/>
          </w:rPr>
          <w:fldChar w:fldCharType="begin"/>
        </w:r>
        <w:r w:rsidR="00194C7A">
          <w:rPr>
            <w:noProof/>
            <w:webHidden/>
          </w:rPr>
          <w:instrText xml:space="preserve"> PAGEREF _Toc507605120 \h </w:instrText>
        </w:r>
        <w:r w:rsidR="00194C7A">
          <w:rPr>
            <w:noProof/>
            <w:webHidden/>
          </w:rPr>
        </w:r>
        <w:r w:rsidR="00194C7A">
          <w:rPr>
            <w:noProof/>
            <w:webHidden/>
          </w:rPr>
          <w:fldChar w:fldCharType="separate"/>
        </w:r>
        <w:r w:rsidR="00194C7A">
          <w:rPr>
            <w:noProof/>
            <w:webHidden/>
          </w:rPr>
          <w:t>11</w:t>
        </w:r>
        <w:r w:rsidR="00194C7A">
          <w:rPr>
            <w:noProof/>
            <w:webHidden/>
          </w:rPr>
          <w:fldChar w:fldCharType="end"/>
        </w:r>
      </w:hyperlink>
    </w:p>
    <w:p w14:paraId="557232BE" w14:textId="69D7CAFE"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1" w:history="1">
        <w:r w:rsidR="00194C7A" w:rsidRPr="00295F11">
          <w:rPr>
            <w:rStyle w:val="Hyperlink"/>
            <w:rFonts w:ascii="Verdana" w:hAnsi="Verdana"/>
            <w:noProof/>
          </w:rPr>
          <w:t>2.7.1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Ports and Protocols</w:t>
        </w:r>
        <w:r w:rsidR="00194C7A">
          <w:rPr>
            <w:noProof/>
            <w:webHidden/>
          </w:rPr>
          <w:tab/>
        </w:r>
        <w:r w:rsidR="00194C7A">
          <w:rPr>
            <w:noProof/>
            <w:webHidden/>
          </w:rPr>
          <w:fldChar w:fldCharType="begin"/>
        </w:r>
        <w:r w:rsidR="00194C7A">
          <w:rPr>
            <w:noProof/>
            <w:webHidden/>
          </w:rPr>
          <w:instrText xml:space="preserve"> PAGEREF _Toc507605121 \h </w:instrText>
        </w:r>
        <w:r w:rsidR="00194C7A">
          <w:rPr>
            <w:noProof/>
            <w:webHidden/>
          </w:rPr>
        </w:r>
        <w:r w:rsidR="00194C7A">
          <w:rPr>
            <w:noProof/>
            <w:webHidden/>
          </w:rPr>
          <w:fldChar w:fldCharType="separate"/>
        </w:r>
        <w:r w:rsidR="00194C7A">
          <w:rPr>
            <w:noProof/>
            <w:webHidden/>
          </w:rPr>
          <w:t>11</w:t>
        </w:r>
        <w:r w:rsidR="00194C7A">
          <w:rPr>
            <w:noProof/>
            <w:webHidden/>
          </w:rPr>
          <w:fldChar w:fldCharType="end"/>
        </w:r>
      </w:hyperlink>
    </w:p>
    <w:p w14:paraId="19119538" w14:textId="65625374"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2" w:history="1">
        <w:r w:rsidR="00194C7A" w:rsidRPr="00295F11">
          <w:rPr>
            <w:rStyle w:val="Hyperlink"/>
            <w:rFonts w:ascii="Verdana" w:hAnsi="Verdana"/>
            <w:noProof/>
          </w:rPr>
          <w:t>2.7.2</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ESB Configuration(s)</w:t>
        </w:r>
        <w:r w:rsidR="00194C7A">
          <w:rPr>
            <w:noProof/>
            <w:webHidden/>
          </w:rPr>
          <w:tab/>
        </w:r>
        <w:r w:rsidR="00194C7A">
          <w:rPr>
            <w:noProof/>
            <w:webHidden/>
          </w:rPr>
          <w:fldChar w:fldCharType="begin"/>
        </w:r>
        <w:r w:rsidR="00194C7A">
          <w:rPr>
            <w:noProof/>
            <w:webHidden/>
          </w:rPr>
          <w:instrText xml:space="preserve"> PAGEREF _Toc507605122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529631ED" w14:textId="03C54A03"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3" w:history="1">
        <w:r w:rsidR="00194C7A" w:rsidRPr="00295F11">
          <w:rPr>
            <w:rStyle w:val="Hyperlink"/>
            <w:rFonts w:ascii="Verdana" w:hAnsi="Verdana"/>
            <w:noProof/>
          </w:rPr>
          <w:t>2.7.3</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System Configuration</w:t>
        </w:r>
        <w:r w:rsidR="00194C7A">
          <w:rPr>
            <w:noProof/>
            <w:webHidden/>
          </w:rPr>
          <w:tab/>
        </w:r>
        <w:r w:rsidR="00194C7A">
          <w:rPr>
            <w:noProof/>
            <w:webHidden/>
          </w:rPr>
          <w:fldChar w:fldCharType="begin"/>
        </w:r>
        <w:r w:rsidR="00194C7A">
          <w:rPr>
            <w:noProof/>
            <w:webHidden/>
          </w:rPr>
          <w:instrText xml:space="preserve"> PAGEREF _Toc507605123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67062DDB" w14:textId="45DDB3C9"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24" w:history="1">
        <w:r w:rsidR="00194C7A" w:rsidRPr="00295F11">
          <w:rPr>
            <w:rStyle w:val="Hyperlink"/>
            <w:rFonts w:ascii="Verdana" w:hAnsi="Verdana"/>
            <w:noProof/>
          </w:rPr>
          <w:t>2.8</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Performance Requirements</w:t>
        </w:r>
        <w:r w:rsidR="00194C7A">
          <w:rPr>
            <w:noProof/>
            <w:webHidden/>
          </w:rPr>
          <w:tab/>
        </w:r>
        <w:r w:rsidR="00194C7A">
          <w:rPr>
            <w:noProof/>
            <w:webHidden/>
          </w:rPr>
          <w:fldChar w:fldCharType="begin"/>
        </w:r>
        <w:r w:rsidR="00194C7A">
          <w:rPr>
            <w:noProof/>
            <w:webHidden/>
          </w:rPr>
          <w:instrText xml:space="preserve"> PAGEREF _Toc507605124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731A25D0" w14:textId="593F7557"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25" w:history="1">
        <w:r w:rsidR="00194C7A" w:rsidRPr="00295F11">
          <w:rPr>
            <w:rStyle w:val="Hyperlink"/>
            <w:rFonts w:ascii="Verdana" w:hAnsi="Verdana"/>
            <w:noProof/>
          </w:rPr>
          <w:t>2.9</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Security</w:t>
        </w:r>
        <w:r w:rsidR="00194C7A">
          <w:rPr>
            <w:noProof/>
            <w:webHidden/>
          </w:rPr>
          <w:tab/>
        </w:r>
        <w:r w:rsidR="00194C7A">
          <w:rPr>
            <w:noProof/>
            <w:webHidden/>
          </w:rPr>
          <w:fldChar w:fldCharType="begin"/>
        </w:r>
        <w:r w:rsidR="00194C7A">
          <w:rPr>
            <w:noProof/>
            <w:webHidden/>
          </w:rPr>
          <w:instrText xml:space="preserve"> PAGEREF _Toc507605125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4D29950C" w14:textId="3DC53CCB"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6" w:history="1">
        <w:r w:rsidR="00194C7A" w:rsidRPr="00295F11">
          <w:rPr>
            <w:rStyle w:val="Hyperlink"/>
            <w:rFonts w:ascii="Verdana" w:hAnsi="Verdana"/>
            <w:noProof/>
          </w:rPr>
          <w:t>2.9.1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Is within the VA firewall</w:t>
        </w:r>
        <w:r w:rsidR="00194C7A">
          <w:rPr>
            <w:noProof/>
            <w:webHidden/>
          </w:rPr>
          <w:tab/>
        </w:r>
        <w:r w:rsidR="00194C7A">
          <w:rPr>
            <w:noProof/>
            <w:webHidden/>
          </w:rPr>
          <w:fldChar w:fldCharType="begin"/>
        </w:r>
        <w:r w:rsidR="00194C7A">
          <w:rPr>
            <w:noProof/>
            <w:webHidden/>
          </w:rPr>
          <w:instrText xml:space="preserve"> PAGEREF _Toc507605126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4F47CA32" w14:textId="7A8CA6AE" w:rsidR="00194C7A" w:rsidRDefault="00126F4D">
      <w:pPr>
        <w:pStyle w:val="TOC2"/>
        <w:tabs>
          <w:tab w:val="left" w:pos="1100"/>
          <w:tab w:val="right" w:leader="dot" w:pos="9350"/>
        </w:tabs>
        <w:rPr>
          <w:rFonts w:asciiTheme="minorHAnsi" w:eastAsiaTheme="minorEastAsia" w:hAnsiTheme="minorHAnsi" w:cstheme="minorBidi"/>
          <w:b w:val="0"/>
          <w:noProof/>
          <w:sz w:val="22"/>
          <w:szCs w:val="22"/>
        </w:rPr>
      </w:pPr>
      <w:hyperlink w:anchor="_Toc507605127" w:history="1">
        <w:r w:rsidR="00194C7A" w:rsidRPr="00295F11">
          <w:rPr>
            <w:rStyle w:val="Hyperlink"/>
            <w:rFonts w:ascii="Verdana" w:hAnsi="Verdana"/>
            <w:noProof/>
          </w:rPr>
          <w:t>2.10</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Testing Requirements</w:t>
        </w:r>
        <w:r w:rsidR="00194C7A">
          <w:rPr>
            <w:noProof/>
            <w:webHidden/>
          </w:rPr>
          <w:tab/>
        </w:r>
        <w:r w:rsidR="00194C7A">
          <w:rPr>
            <w:noProof/>
            <w:webHidden/>
          </w:rPr>
          <w:fldChar w:fldCharType="begin"/>
        </w:r>
        <w:r w:rsidR="00194C7A">
          <w:rPr>
            <w:noProof/>
            <w:webHidden/>
          </w:rPr>
          <w:instrText xml:space="preserve"> PAGEREF _Toc507605127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1024BC08" w14:textId="5E3EA592"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8" w:history="1">
        <w:r w:rsidR="00194C7A" w:rsidRPr="00295F11">
          <w:rPr>
            <w:rStyle w:val="Hyperlink"/>
            <w:rFonts w:ascii="Verdana" w:hAnsi="Verdana"/>
            <w:noProof/>
          </w:rPr>
          <w:t>2.10.1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Comparison of Data</w:t>
        </w:r>
        <w:r w:rsidR="00194C7A">
          <w:rPr>
            <w:noProof/>
            <w:webHidden/>
          </w:rPr>
          <w:tab/>
        </w:r>
        <w:r w:rsidR="00194C7A">
          <w:rPr>
            <w:noProof/>
            <w:webHidden/>
          </w:rPr>
          <w:fldChar w:fldCharType="begin"/>
        </w:r>
        <w:r w:rsidR="00194C7A">
          <w:rPr>
            <w:noProof/>
            <w:webHidden/>
          </w:rPr>
          <w:instrText xml:space="preserve"> PAGEREF _Toc507605128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6C4E268A" w14:textId="2DD41CFA"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29" w:history="1">
        <w:r w:rsidR="00194C7A" w:rsidRPr="00295F11">
          <w:rPr>
            <w:rStyle w:val="Hyperlink"/>
            <w:rFonts w:ascii="Verdana" w:hAnsi="Verdana"/>
            <w:noProof/>
          </w:rPr>
          <w:t>2.10.2</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Completeness</w:t>
        </w:r>
        <w:r w:rsidR="00194C7A">
          <w:rPr>
            <w:noProof/>
            <w:webHidden/>
          </w:rPr>
          <w:tab/>
        </w:r>
        <w:r w:rsidR="00194C7A">
          <w:rPr>
            <w:noProof/>
            <w:webHidden/>
          </w:rPr>
          <w:fldChar w:fldCharType="begin"/>
        </w:r>
        <w:r w:rsidR="00194C7A">
          <w:rPr>
            <w:noProof/>
            <w:webHidden/>
          </w:rPr>
          <w:instrText xml:space="preserve"> PAGEREF _Toc507605129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0D297FB6" w14:textId="163C3819" w:rsidR="00194C7A" w:rsidRDefault="00126F4D">
      <w:pPr>
        <w:pStyle w:val="TOC2"/>
        <w:tabs>
          <w:tab w:val="left" w:pos="1100"/>
          <w:tab w:val="right" w:leader="dot" w:pos="9350"/>
        </w:tabs>
        <w:rPr>
          <w:rFonts w:asciiTheme="minorHAnsi" w:eastAsiaTheme="minorEastAsia" w:hAnsiTheme="minorHAnsi" w:cstheme="minorBidi"/>
          <w:b w:val="0"/>
          <w:noProof/>
          <w:sz w:val="22"/>
          <w:szCs w:val="22"/>
        </w:rPr>
      </w:pPr>
      <w:hyperlink w:anchor="_Toc507605130" w:history="1">
        <w:r w:rsidR="00194C7A" w:rsidRPr="00295F11">
          <w:rPr>
            <w:rStyle w:val="Hyperlink"/>
            <w:rFonts w:ascii="Verdana" w:hAnsi="Verdana"/>
            <w:noProof/>
          </w:rPr>
          <w:t>2.11</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Policies and Constraints</w:t>
        </w:r>
        <w:r w:rsidR="00194C7A">
          <w:rPr>
            <w:noProof/>
            <w:webHidden/>
          </w:rPr>
          <w:tab/>
        </w:r>
        <w:r w:rsidR="00194C7A">
          <w:rPr>
            <w:noProof/>
            <w:webHidden/>
          </w:rPr>
          <w:fldChar w:fldCharType="begin"/>
        </w:r>
        <w:r w:rsidR="00194C7A">
          <w:rPr>
            <w:noProof/>
            <w:webHidden/>
          </w:rPr>
          <w:instrText xml:space="preserve"> PAGEREF _Toc507605130 \h </w:instrText>
        </w:r>
        <w:r w:rsidR="00194C7A">
          <w:rPr>
            <w:noProof/>
            <w:webHidden/>
          </w:rPr>
        </w:r>
        <w:r w:rsidR="00194C7A">
          <w:rPr>
            <w:noProof/>
            <w:webHidden/>
          </w:rPr>
          <w:fldChar w:fldCharType="separate"/>
        </w:r>
        <w:r w:rsidR="00194C7A">
          <w:rPr>
            <w:noProof/>
            <w:webHidden/>
          </w:rPr>
          <w:t>12</w:t>
        </w:r>
        <w:r w:rsidR="00194C7A">
          <w:rPr>
            <w:noProof/>
            <w:webHidden/>
          </w:rPr>
          <w:fldChar w:fldCharType="end"/>
        </w:r>
      </w:hyperlink>
    </w:p>
    <w:p w14:paraId="0C151B19" w14:textId="653243A5"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31" w:history="1">
        <w:r w:rsidR="00194C7A" w:rsidRPr="00295F11">
          <w:rPr>
            <w:rStyle w:val="Hyperlink"/>
            <w:rFonts w:ascii="Verdana" w:hAnsi="Verdana"/>
            <w:noProof/>
          </w:rPr>
          <w:t>2.11.1</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HIPAA Compliance</w:t>
        </w:r>
        <w:r w:rsidR="00194C7A">
          <w:rPr>
            <w:noProof/>
            <w:webHidden/>
          </w:rPr>
          <w:tab/>
        </w:r>
        <w:r w:rsidR="00194C7A">
          <w:rPr>
            <w:noProof/>
            <w:webHidden/>
          </w:rPr>
          <w:fldChar w:fldCharType="begin"/>
        </w:r>
        <w:r w:rsidR="00194C7A">
          <w:rPr>
            <w:noProof/>
            <w:webHidden/>
          </w:rPr>
          <w:instrText xml:space="preserve"> PAGEREF _Toc507605131 \h </w:instrText>
        </w:r>
        <w:r w:rsidR="00194C7A">
          <w:rPr>
            <w:noProof/>
            <w:webHidden/>
          </w:rPr>
        </w:r>
        <w:r w:rsidR="00194C7A">
          <w:rPr>
            <w:noProof/>
            <w:webHidden/>
          </w:rPr>
          <w:fldChar w:fldCharType="separate"/>
        </w:r>
        <w:r w:rsidR="00194C7A">
          <w:rPr>
            <w:noProof/>
            <w:webHidden/>
          </w:rPr>
          <w:t>13</w:t>
        </w:r>
        <w:r w:rsidR="00194C7A">
          <w:rPr>
            <w:noProof/>
            <w:webHidden/>
          </w:rPr>
          <w:fldChar w:fldCharType="end"/>
        </w:r>
      </w:hyperlink>
    </w:p>
    <w:p w14:paraId="20BD477B" w14:textId="02EF3729"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32" w:history="1">
        <w:r w:rsidR="00194C7A" w:rsidRPr="00295F11">
          <w:rPr>
            <w:rStyle w:val="Hyperlink"/>
            <w:rFonts w:ascii="Verdana" w:hAnsi="Verdana"/>
            <w:noProof/>
          </w:rPr>
          <w:t>3</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Appendix A</w:t>
        </w:r>
        <w:r w:rsidR="00194C7A">
          <w:rPr>
            <w:noProof/>
            <w:webHidden/>
          </w:rPr>
          <w:tab/>
        </w:r>
        <w:r w:rsidR="00194C7A">
          <w:rPr>
            <w:noProof/>
            <w:webHidden/>
          </w:rPr>
          <w:fldChar w:fldCharType="begin"/>
        </w:r>
        <w:r w:rsidR="00194C7A">
          <w:rPr>
            <w:noProof/>
            <w:webHidden/>
          </w:rPr>
          <w:instrText xml:space="preserve"> PAGEREF _Toc507605132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186BF268" w14:textId="53CB1074"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33" w:history="1">
        <w:r w:rsidR="00194C7A" w:rsidRPr="00295F11">
          <w:rPr>
            <w:rStyle w:val="Hyperlink"/>
            <w:rFonts w:ascii="Verdana" w:hAnsi="Verdana"/>
            <w:noProof/>
          </w:rPr>
          <w:t>3.1</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Data Elements</w:t>
        </w:r>
        <w:r w:rsidR="00194C7A">
          <w:rPr>
            <w:noProof/>
            <w:webHidden/>
          </w:rPr>
          <w:tab/>
        </w:r>
        <w:r w:rsidR="00194C7A">
          <w:rPr>
            <w:noProof/>
            <w:webHidden/>
          </w:rPr>
          <w:fldChar w:fldCharType="begin"/>
        </w:r>
        <w:r w:rsidR="00194C7A">
          <w:rPr>
            <w:noProof/>
            <w:webHidden/>
          </w:rPr>
          <w:instrText xml:space="preserve"> PAGEREF _Toc507605133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003F4685" w14:textId="18772C8A"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34" w:history="1">
        <w:r w:rsidR="00194C7A" w:rsidRPr="00295F11">
          <w:rPr>
            <w:rStyle w:val="Hyperlink"/>
            <w:rFonts w:ascii="Verdana" w:hAnsi="Verdana"/>
            <w:noProof/>
          </w:rPr>
          <w:t>3.2</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Bundle (837)</w:t>
        </w:r>
        <w:r w:rsidR="00194C7A">
          <w:rPr>
            <w:noProof/>
            <w:webHidden/>
          </w:rPr>
          <w:tab/>
        </w:r>
        <w:r w:rsidR="00194C7A">
          <w:rPr>
            <w:noProof/>
            <w:webHidden/>
          </w:rPr>
          <w:fldChar w:fldCharType="begin"/>
        </w:r>
        <w:r w:rsidR="00194C7A">
          <w:rPr>
            <w:noProof/>
            <w:webHidden/>
          </w:rPr>
          <w:instrText xml:space="preserve"> PAGEREF _Toc507605134 \h </w:instrText>
        </w:r>
        <w:r w:rsidR="00194C7A">
          <w:rPr>
            <w:noProof/>
            <w:webHidden/>
          </w:rPr>
        </w:r>
        <w:r w:rsidR="00194C7A">
          <w:rPr>
            <w:noProof/>
            <w:webHidden/>
          </w:rPr>
          <w:fldChar w:fldCharType="separate"/>
        </w:r>
        <w:r w:rsidR="00194C7A">
          <w:rPr>
            <w:noProof/>
            <w:webHidden/>
          </w:rPr>
          <w:t>1</w:t>
        </w:r>
        <w:r w:rsidR="00194C7A">
          <w:rPr>
            <w:noProof/>
            <w:webHidden/>
          </w:rPr>
          <w:fldChar w:fldCharType="end"/>
        </w:r>
      </w:hyperlink>
    </w:p>
    <w:p w14:paraId="1680FB6A" w14:textId="45832F95" w:rsidR="00194C7A" w:rsidRDefault="00126F4D">
      <w:pPr>
        <w:pStyle w:val="TOC2"/>
        <w:tabs>
          <w:tab w:val="left" w:pos="880"/>
          <w:tab w:val="right" w:leader="dot" w:pos="9350"/>
        </w:tabs>
        <w:rPr>
          <w:rFonts w:asciiTheme="minorHAnsi" w:eastAsiaTheme="minorEastAsia" w:hAnsiTheme="minorHAnsi" w:cstheme="minorBidi"/>
          <w:b w:val="0"/>
          <w:noProof/>
          <w:sz w:val="22"/>
          <w:szCs w:val="22"/>
        </w:rPr>
      </w:pPr>
      <w:hyperlink w:anchor="_Toc507605135" w:history="1">
        <w:r w:rsidR="00194C7A" w:rsidRPr="00295F11">
          <w:rPr>
            <w:rStyle w:val="Hyperlink"/>
            <w:rFonts w:ascii="Verdana" w:hAnsi="Verdana"/>
            <w:noProof/>
          </w:rPr>
          <w:t>3.3</w:t>
        </w:r>
        <w:r w:rsidR="00194C7A">
          <w:rPr>
            <w:rFonts w:asciiTheme="minorHAnsi" w:eastAsiaTheme="minorEastAsia" w:hAnsiTheme="minorHAnsi" w:cstheme="minorBidi"/>
            <w:b w:val="0"/>
            <w:noProof/>
            <w:sz w:val="22"/>
            <w:szCs w:val="22"/>
          </w:rPr>
          <w:tab/>
        </w:r>
        <w:r w:rsidR="00194C7A" w:rsidRPr="00295F11">
          <w:rPr>
            <w:rStyle w:val="Hyperlink"/>
            <w:rFonts w:ascii="Verdana" w:hAnsi="Verdana"/>
            <w:noProof/>
          </w:rPr>
          <w:t>Resource Sections 1..N</w:t>
        </w:r>
        <w:r w:rsidR="00194C7A">
          <w:rPr>
            <w:noProof/>
            <w:webHidden/>
          </w:rPr>
          <w:tab/>
        </w:r>
        <w:r w:rsidR="00194C7A">
          <w:rPr>
            <w:noProof/>
            <w:webHidden/>
          </w:rPr>
          <w:fldChar w:fldCharType="begin"/>
        </w:r>
        <w:r w:rsidR="00194C7A">
          <w:rPr>
            <w:noProof/>
            <w:webHidden/>
          </w:rPr>
          <w:instrText xml:space="preserve"> PAGEREF _Toc507605135 \h </w:instrText>
        </w:r>
        <w:r w:rsidR="00194C7A">
          <w:rPr>
            <w:noProof/>
            <w:webHidden/>
          </w:rPr>
        </w:r>
        <w:r w:rsidR="00194C7A">
          <w:rPr>
            <w:noProof/>
            <w:webHidden/>
          </w:rPr>
          <w:fldChar w:fldCharType="separate"/>
        </w:r>
        <w:r w:rsidR="00194C7A">
          <w:rPr>
            <w:noProof/>
            <w:webHidden/>
          </w:rPr>
          <w:t>2</w:t>
        </w:r>
        <w:r w:rsidR="00194C7A">
          <w:rPr>
            <w:noProof/>
            <w:webHidden/>
          </w:rPr>
          <w:fldChar w:fldCharType="end"/>
        </w:r>
      </w:hyperlink>
    </w:p>
    <w:p w14:paraId="6D39D398" w14:textId="3E68D424"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36" w:history="1">
        <w:r w:rsidR="00194C7A" w:rsidRPr="00295F11">
          <w:rPr>
            <w:rStyle w:val="Hyperlink"/>
            <w:noProof/>
          </w:rPr>
          <w:t>3.3.1</w:t>
        </w:r>
        <w:r w:rsidR="00194C7A">
          <w:rPr>
            <w:rFonts w:asciiTheme="minorHAnsi" w:eastAsiaTheme="minorEastAsia" w:hAnsiTheme="minorHAnsi" w:cstheme="minorBidi"/>
            <w:iCs w:val="0"/>
            <w:noProof/>
            <w:sz w:val="22"/>
            <w:szCs w:val="22"/>
          </w:rPr>
          <w:tab/>
        </w:r>
        <w:r w:rsidR="00194C7A" w:rsidRPr="00295F11">
          <w:rPr>
            <w:rStyle w:val="Hyperlink"/>
            <w:noProof/>
          </w:rPr>
          <w:t>837I Transaction Resources</w:t>
        </w:r>
        <w:r w:rsidR="00194C7A">
          <w:rPr>
            <w:noProof/>
            <w:webHidden/>
          </w:rPr>
          <w:tab/>
        </w:r>
        <w:r w:rsidR="00194C7A">
          <w:rPr>
            <w:noProof/>
            <w:webHidden/>
          </w:rPr>
          <w:fldChar w:fldCharType="begin"/>
        </w:r>
        <w:r w:rsidR="00194C7A">
          <w:rPr>
            <w:noProof/>
            <w:webHidden/>
          </w:rPr>
          <w:instrText xml:space="preserve"> PAGEREF _Toc507605136 \h </w:instrText>
        </w:r>
        <w:r w:rsidR="00194C7A">
          <w:rPr>
            <w:noProof/>
            <w:webHidden/>
          </w:rPr>
        </w:r>
        <w:r w:rsidR="00194C7A">
          <w:rPr>
            <w:noProof/>
            <w:webHidden/>
          </w:rPr>
          <w:fldChar w:fldCharType="separate"/>
        </w:r>
        <w:r w:rsidR="00194C7A">
          <w:rPr>
            <w:noProof/>
            <w:webHidden/>
          </w:rPr>
          <w:t>3</w:t>
        </w:r>
        <w:r w:rsidR="00194C7A">
          <w:rPr>
            <w:noProof/>
            <w:webHidden/>
          </w:rPr>
          <w:fldChar w:fldCharType="end"/>
        </w:r>
      </w:hyperlink>
    </w:p>
    <w:p w14:paraId="5E775E5E" w14:textId="5F290BA3"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37" w:history="1">
        <w:r w:rsidR="00194C7A" w:rsidRPr="00295F11">
          <w:rPr>
            <w:rStyle w:val="Hyperlink"/>
            <w:noProof/>
          </w:rPr>
          <w:t>3.3.2</w:t>
        </w:r>
        <w:r w:rsidR="00194C7A">
          <w:rPr>
            <w:rFonts w:asciiTheme="minorHAnsi" w:eastAsiaTheme="minorEastAsia" w:hAnsiTheme="minorHAnsi" w:cstheme="minorBidi"/>
            <w:iCs w:val="0"/>
            <w:noProof/>
            <w:sz w:val="22"/>
            <w:szCs w:val="22"/>
          </w:rPr>
          <w:tab/>
        </w:r>
        <w:r w:rsidR="00194C7A" w:rsidRPr="00295F11">
          <w:rPr>
            <w:rStyle w:val="Hyperlink"/>
            <w:noProof/>
          </w:rPr>
          <w:t>837P Transaction Resources</w:t>
        </w:r>
        <w:r w:rsidR="00194C7A">
          <w:rPr>
            <w:noProof/>
            <w:webHidden/>
          </w:rPr>
          <w:tab/>
        </w:r>
        <w:r w:rsidR="00194C7A">
          <w:rPr>
            <w:noProof/>
            <w:webHidden/>
          </w:rPr>
          <w:fldChar w:fldCharType="begin"/>
        </w:r>
        <w:r w:rsidR="00194C7A">
          <w:rPr>
            <w:noProof/>
            <w:webHidden/>
          </w:rPr>
          <w:instrText xml:space="preserve"> PAGEREF _Toc507605137 \h </w:instrText>
        </w:r>
        <w:r w:rsidR="00194C7A">
          <w:rPr>
            <w:noProof/>
            <w:webHidden/>
          </w:rPr>
        </w:r>
        <w:r w:rsidR="00194C7A">
          <w:rPr>
            <w:noProof/>
            <w:webHidden/>
          </w:rPr>
          <w:fldChar w:fldCharType="separate"/>
        </w:r>
        <w:r w:rsidR="00194C7A">
          <w:rPr>
            <w:noProof/>
            <w:webHidden/>
          </w:rPr>
          <w:t>29</w:t>
        </w:r>
        <w:r w:rsidR="00194C7A">
          <w:rPr>
            <w:noProof/>
            <w:webHidden/>
          </w:rPr>
          <w:fldChar w:fldCharType="end"/>
        </w:r>
      </w:hyperlink>
    </w:p>
    <w:p w14:paraId="246C1AA3" w14:textId="05E994C9"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38" w:history="1">
        <w:r w:rsidR="00194C7A" w:rsidRPr="00295F11">
          <w:rPr>
            <w:rStyle w:val="Hyperlink"/>
            <w:noProof/>
          </w:rPr>
          <w:t>3.3.3</w:t>
        </w:r>
        <w:r w:rsidR="00194C7A">
          <w:rPr>
            <w:rFonts w:asciiTheme="minorHAnsi" w:eastAsiaTheme="minorEastAsia" w:hAnsiTheme="minorHAnsi" w:cstheme="minorBidi"/>
            <w:iCs w:val="0"/>
            <w:noProof/>
            <w:sz w:val="22"/>
            <w:szCs w:val="22"/>
          </w:rPr>
          <w:tab/>
        </w:r>
        <w:r w:rsidR="00194C7A" w:rsidRPr="00295F11">
          <w:rPr>
            <w:rStyle w:val="Hyperlink"/>
            <w:noProof/>
          </w:rPr>
          <w:t>837D Transaction Resources</w:t>
        </w:r>
        <w:r w:rsidR="00194C7A">
          <w:rPr>
            <w:noProof/>
            <w:webHidden/>
          </w:rPr>
          <w:tab/>
        </w:r>
        <w:r w:rsidR="00194C7A">
          <w:rPr>
            <w:noProof/>
            <w:webHidden/>
          </w:rPr>
          <w:fldChar w:fldCharType="begin"/>
        </w:r>
        <w:r w:rsidR="00194C7A">
          <w:rPr>
            <w:noProof/>
            <w:webHidden/>
          </w:rPr>
          <w:instrText xml:space="preserve"> PAGEREF _Toc507605138 \h </w:instrText>
        </w:r>
        <w:r w:rsidR="00194C7A">
          <w:rPr>
            <w:noProof/>
            <w:webHidden/>
          </w:rPr>
        </w:r>
        <w:r w:rsidR="00194C7A">
          <w:rPr>
            <w:noProof/>
            <w:webHidden/>
          </w:rPr>
          <w:fldChar w:fldCharType="separate"/>
        </w:r>
        <w:r w:rsidR="00194C7A">
          <w:rPr>
            <w:noProof/>
            <w:webHidden/>
          </w:rPr>
          <w:t>37</w:t>
        </w:r>
        <w:r w:rsidR="00194C7A">
          <w:rPr>
            <w:noProof/>
            <w:webHidden/>
          </w:rPr>
          <w:fldChar w:fldCharType="end"/>
        </w:r>
      </w:hyperlink>
    </w:p>
    <w:p w14:paraId="62469490" w14:textId="5B7C2DE5" w:rsidR="00194C7A" w:rsidRDefault="00126F4D">
      <w:pPr>
        <w:pStyle w:val="TOC3"/>
        <w:tabs>
          <w:tab w:val="left" w:pos="1320"/>
          <w:tab w:val="right" w:leader="dot" w:pos="9350"/>
        </w:tabs>
        <w:rPr>
          <w:rFonts w:asciiTheme="minorHAnsi" w:eastAsiaTheme="minorEastAsia" w:hAnsiTheme="minorHAnsi" w:cstheme="minorBidi"/>
          <w:iCs w:val="0"/>
          <w:noProof/>
          <w:sz w:val="22"/>
          <w:szCs w:val="22"/>
        </w:rPr>
      </w:pPr>
      <w:hyperlink w:anchor="_Toc507605139" w:history="1">
        <w:r w:rsidR="00194C7A" w:rsidRPr="00295F11">
          <w:rPr>
            <w:rStyle w:val="Hyperlink"/>
            <w:rFonts w:ascii="Verdana" w:hAnsi="Verdana"/>
            <w:noProof/>
          </w:rPr>
          <w:t>3.3.4</w:t>
        </w:r>
        <w:r w:rsidR="00194C7A">
          <w:rPr>
            <w:rFonts w:asciiTheme="minorHAnsi" w:eastAsiaTheme="minorEastAsia" w:hAnsiTheme="minorHAnsi" w:cstheme="minorBidi"/>
            <w:iCs w:val="0"/>
            <w:noProof/>
            <w:sz w:val="22"/>
            <w:szCs w:val="22"/>
          </w:rPr>
          <w:tab/>
        </w:r>
        <w:r w:rsidR="00194C7A" w:rsidRPr="00295F11">
          <w:rPr>
            <w:rStyle w:val="Hyperlink"/>
            <w:rFonts w:ascii="Verdana" w:hAnsi="Verdana"/>
            <w:noProof/>
          </w:rPr>
          <w:t>Embedded following comlumns:</w:t>
        </w:r>
        <w:r w:rsidR="00194C7A">
          <w:rPr>
            <w:noProof/>
            <w:webHidden/>
          </w:rPr>
          <w:tab/>
        </w:r>
        <w:r w:rsidR="00194C7A">
          <w:rPr>
            <w:noProof/>
            <w:webHidden/>
          </w:rPr>
          <w:fldChar w:fldCharType="begin"/>
        </w:r>
        <w:r w:rsidR="00194C7A">
          <w:rPr>
            <w:noProof/>
            <w:webHidden/>
          </w:rPr>
          <w:instrText xml:space="preserve"> PAGEREF _Toc507605139 \h </w:instrText>
        </w:r>
        <w:r w:rsidR="00194C7A">
          <w:rPr>
            <w:noProof/>
            <w:webHidden/>
          </w:rPr>
        </w:r>
        <w:r w:rsidR="00194C7A">
          <w:rPr>
            <w:noProof/>
            <w:webHidden/>
          </w:rPr>
          <w:fldChar w:fldCharType="separate"/>
        </w:r>
        <w:r w:rsidR="00194C7A">
          <w:rPr>
            <w:noProof/>
            <w:webHidden/>
          </w:rPr>
          <w:t>48</w:t>
        </w:r>
        <w:r w:rsidR="00194C7A">
          <w:rPr>
            <w:noProof/>
            <w:webHidden/>
          </w:rPr>
          <w:fldChar w:fldCharType="end"/>
        </w:r>
      </w:hyperlink>
    </w:p>
    <w:p w14:paraId="48BE3EBD" w14:textId="44734901"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40" w:history="1">
        <w:r w:rsidR="00194C7A" w:rsidRPr="00295F11">
          <w:rPr>
            <w:rStyle w:val="Hyperlink"/>
            <w:rFonts w:ascii="Verdana" w:hAnsi="Verdana"/>
            <w:noProof/>
          </w:rPr>
          <w:t>4</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Appendix B - TASCore Mapping Rules</w:t>
        </w:r>
        <w:r w:rsidR="00194C7A">
          <w:rPr>
            <w:noProof/>
            <w:webHidden/>
          </w:rPr>
          <w:tab/>
        </w:r>
        <w:r w:rsidR="00194C7A">
          <w:rPr>
            <w:noProof/>
            <w:webHidden/>
          </w:rPr>
          <w:fldChar w:fldCharType="begin"/>
        </w:r>
        <w:r w:rsidR="00194C7A">
          <w:rPr>
            <w:noProof/>
            <w:webHidden/>
          </w:rPr>
          <w:instrText xml:space="preserve"> PAGEREF _Toc507605140 \h </w:instrText>
        </w:r>
        <w:r w:rsidR="00194C7A">
          <w:rPr>
            <w:noProof/>
            <w:webHidden/>
          </w:rPr>
        </w:r>
        <w:r w:rsidR="00194C7A">
          <w:rPr>
            <w:noProof/>
            <w:webHidden/>
          </w:rPr>
          <w:fldChar w:fldCharType="separate"/>
        </w:r>
        <w:r w:rsidR="00194C7A">
          <w:rPr>
            <w:noProof/>
            <w:webHidden/>
          </w:rPr>
          <w:t>49</w:t>
        </w:r>
        <w:r w:rsidR="00194C7A">
          <w:rPr>
            <w:noProof/>
            <w:webHidden/>
          </w:rPr>
          <w:fldChar w:fldCharType="end"/>
        </w:r>
      </w:hyperlink>
    </w:p>
    <w:p w14:paraId="4579BE1D" w14:textId="793994B2"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41" w:history="1">
        <w:r w:rsidR="00194C7A" w:rsidRPr="00295F11">
          <w:rPr>
            <w:rStyle w:val="Hyperlink"/>
            <w:rFonts w:ascii="Verdana" w:hAnsi="Verdana"/>
            <w:noProof/>
          </w:rPr>
          <w:t>5</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Appendix C – TASCore Default Values</w:t>
        </w:r>
        <w:r w:rsidR="00194C7A">
          <w:rPr>
            <w:noProof/>
            <w:webHidden/>
          </w:rPr>
          <w:tab/>
        </w:r>
        <w:r w:rsidR="00194C7A">
          <w:rPr>
            <w:noProof/>
            <w:webHidden/>
          </w:rPr>
          <w:fldChar w:fldCharType="begin"/>
        </w:r>
        <w:r w:rsidR="00194C7A">
          <w:rPr>
            <w:noProof/>
            <w:webHidden/>
          </w:rPr>
          <w:instrText xml:space="preserve"> PAGEREF _Toc507605141 \h </w:instrText>
        </w:r>
        <w:r w:rsidR="00194C7A">
          <w:rPr>
            <w:noProof/>
            <w:webHidden/>
          </w:rPr>
        </w:r>
        <w:r w:rsidR="00194C7A">
          <w:rPr>
            <w:noProof/>
            <w:webHidden/>
          </w:rPr>
          <w:fldChar w:fldCharType="separate"/>
        </w:r>
        <w:r w:rsidR="00194C7A">
          <w:rPr>
            <w:noProof/>
            <w:webHidden/>
          </w:rPr>
          <w:t>49</w:t>
        </w:r>
        <w:r w:rsidR="00194C7A">
          <w:rPr>
            <w:noProof/>
            <w:webHidden/>
          </w:rPr>
          <w:fldChar w:fldCharType="end"/>
        </w:r>
      </w:hyperlink>
    </w:p>
    <w:p w14:paraId="6A7F3620" w14:textId="7F848ECC"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42" w:history="1">
        <w:r w:rsidR="00194C7A" w:rsidRPr="00295F11">
          <w:rPr>
            <w:rStyle w:val="Hyperlink"/>
            <w:rFonts w:ascii="Verdana" w:hAnsi="Verdana"/>
            <w:noProof/>
          </w:rPr>
          <w:t>6</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Appendix D – FSC Mapping Rules</w:t>
        </w:r>
        <w:r w:rsidR="00194C7A">
          <w:rPr>
            <w:noProof/>
            <w:webHidden/>
          </w:rPr>
          <w:tab/>
        </w:r>
        <w:r w:rsidR="00194C7A">
          <w:rPr>
            <w:noProof/>
            <w:webHidden/>
          </w:rPr>
          <w:fldChar w:fldCharType="begin"/>
        </w:r>
        <w:r w:rsidR="00194C7A">
          <w:rPr>
            <w:noProof/>
            <w:webHidden/>
          </w:rPr>
          <w:instrText xml:space="preserve"> PAGEREF _Toc507605142 \h </w:instrText>
        </w:r>
        <w:r w:rsidR="00194C7A">
          <w:rPr>
            <w:noProof/>
            <w:webHidden/>
          </w:rPr>
        </w:r>
        <w:r w:rsidR="00194C7A">
          <w:rPr>
            <w:noProof/>
            <w:webHidden/>
          </w:rPr>
          <w:fldChar w:fldCharType="separate"/>
        </w:r>
        <w:r w:rsidR="00194C7A">
          <w:rPr>
            <w:noProof/>
            <w:webHidden/>
          </w:rPr>
          <w:t>49</w:t>
        </w:r>
        <w:r w:rsidR="00194C7A">
          <w:rPr>
            <w:noProof/>
            <w:webHidden/>
          </w:rPr>
          <w:fldChar w:fldCharType="end"/>
        </w:r>
      </w:hyperlink>
    </w:p>
    <w:p w14:paraId="2D4C506E" w14:textId="51E677E5" w:rsidR="00194C7A" w:rsidRDefault="00126F4D">
      <w:pPr>
        <w:pStyle w:val="TOC1"/>
        <w:tabs>
          <w:tab w:val="left" w:pos="440"/>
          <w:tab w:val="right" w:leader="dot" w:pos="9350"/>
        </w:tabs>
        <w:rPr>
          <w:rFonts w:asciiTheme="minorHAnsi" w:eastAsiaTheme="minorEastAsia" w:hAnsiTheme="minorHAnsi" w:cstheme="minorBidi"/>
          <w:b w:val="0"/>
          <w:bCs w:val="0"/>
          <w:noProof/>
          <w:szCs w:val="22"/>
        </w:rPr>
      </w:pPr>
      <w:hyperlink w:anchor="_Toc507605143" w:history="1">
        <w:r w:rsidR="00194C7A" w:rsidRPr="00295F11">
          <w:rPr>
            <w:rStyle w:val="Hyperlink"/>
            <w:rFonts w:ascii="Verdana" w:hAnsi="Verdana"/>
            <w:noProof/>
          </w:rPr>
          <w:t>7</w:t>
        </w:r>
        <w:r w:rsidR="00194C7A">
          <w:rPr>
            <w:rFonts w:asciiTheme="minorHAnsi" w:eastAsiaTheme="minorEastAsia" w:hAnsiTheme="minorHAnsi" w:cstheme="minorBidi"/>
            <w:b w:val="0"/>
            <w:bCs w:val="0"/>
            <w:noProof/>
            <w:szCs w:val="22"/>
          </w:rPr>
          <w:tab/>
        </w:r>
        <w:r w:rsidR="00194C7A" w:rsidRPr="00295F11">
          <w:rPr>
            <w:rStyle w:val="Hyperlink"/>
            <w:rFonts w:ascii="Verdana" w:hAnsi="Verdana"/>
            <w:noProof/>
          </w:rPr>
          <w:t>Appendix E – FSC Default Values</w:t>
        </w:r>
        <w:r w:rsidR="00194C7A">
          <w:rPr>
            <w:noProof/>
            <w:webHidden/>
          </w:rPr>
          <w:tab/>
        </w:r>
        <w:r w:rsidR="00194C7A">
          <w:rPr>
            <w:noProof/>
            <w:webHidden/>
          </w:rPr>
          <w:fldChar w:fldCharType="begin"/>
        </w:r>
        <w:r w:rsidR="00194C7A">
          <w:rPr>
            <w:noProof/>
            <w:webHidden/>
          </w:rPr>
          <w:instrText xml:space="preserve"> PAGEREF _Toc507605143 \h </w:instrText>
        </w:r>
        <w:r w:rsidR="00194C7A">
          <w:rPr>
            <w:noProof/>
            <w:webHidden/>
          </w:rPr>
        </w:r>
        <w:r w:rsidR="00194C7A">
          <w:rPr>
            <w:noProof/>
            <w:webHidden/>
          </w:rPr>
          <w:fldChar w:fldCharType="separate"/>
        </w:r>
        <w:r w:rsidR="00194C7A">
          <w:rPr>
            <w:noProof/>
            <w:webHidden/>
          </w:rPr>
          <w:t>49</w:t>
        </w:r>
        <w:r w:rsidR="00194C7A">
          <w:rPr>
            <w:noProof/>
            <w:webHidden/>
          </w:rPr>
          <w:fldChar w:fldCharType="end"/>
        </w:r>
      </w:hyperlink>
    </w:p>
    <w:p w14:paraId="054FEECF" w14:textId="254EE872" w:rsidR="00C93DEB" w:rsidRPr="005559F3" w:rsidRDefault="00CE41B2" w:rsidP="00302507">
      <w:pPr>
        <w:pStyle w:val="BodyText"/>
        <w:rPr>
          <w:rFonts w:ascii="Verdana" w:hAnsi="Verdana"/>
          <w:smallCaps/>
          <w:noProof/>
          <w:sz w:val="24"/>
        </w:rPr>
      </w:pPr>
      <w:r w:rsidRPr="005559F3">
        <w:rPr>
          <w:rFonts w:ascii="Verdana" w:hAnsi="Verdana"/>
          <w:caps/>
        </w:rPr>
        <w:fldChar w:fldCharType="end"/>
      </w:r>
      <w:r w:rsidR="00C93DEB" w:rsidRPr="005559F3">
        <w:rPr>
          <w:rFonts w:ascii="Verdana" w:hAnsi="Verdana"/>
        </w:rPr>
        <w:fldChar w:fldCharType="begin"/>
      </w:r>
      <w:r w:rsidR="00C93DEB" w:rsidRPr="005559F3">
        <w:rPr>
          <w:rFonts w:ascii="Verdana" w:hAnsi="Verdana"/>
        </w:rPr>
        <w:instrText xml:space="preserve"> TOC \o "1-3" \h \z \u </w:instrText>
      </w:r>
      <w:r w:rsidR="00C93DEB" w:rsidRPr="005559F3">
        <w:rPr>
          <w:rFonts w:ascii="Verdana" w:hAnsi="Verdana"/>
        </w:rPr>
        <w:fldChar w:fldCharType="separate"/>
      </w:r>
    </w:p>
    <w:p w14:paraId="054FEED0" w14:textId="77777777" w:rsidR="00111074" w:rsidRPr="005559F3" w:rsidRDefault="00C93DEB" w:rsidP="00302507">
      <w:pPr>
        <w:pStyle w:val="BodyText"/>
        <w:rPr>
          <w:rFonts w:ascii="Verdana" w:hAnsi="Verdana"/>
        </w:rPr>
        <w:sectPr w:rsidR="00111074" w:rsidRPr="005559F3" w:rsidSect="00977A7D">
          <w:footerReference w:type="even" r:id="rId17"/>
          <w:pgSz w:w="12240" w:h="15840" w:code="1"/>
          <w:pgMar w:top="1440" w:right="1440" w:bottom="1440" w:left="1440" w:header="720" w:footer="720" w:gutter="0"/>
          <w:pgNumType w:fmt="lowerRoman"/>
          <w:cols w:space="720"/>
          <w:docGrid w:linePitch="360"/>
        </w:sectPr>
      </w:pPr>
      <w:r w:rsidRPr="005559F3">
        <w:rPr>
          <w:rFonts w:ascii="Verdana" w:hAnsi="Verdana"/>
        </w:rPr>
        <w:fldChar w:fldCharType="end"/>
      </w:r>
    </w:p>
    <w:p w14:paraId="054FEED1" w14:textId="77777777" w:rsidR="00D952B0" w:rsidRPr="005559F3" w:rsidRDefault="00D952B0" w:rsidP="003D5238">
      <w:pPr>
        <w:pStyle w:val="Heading1"/>
        <w:numPr>
          <w:ilvl w:val="0"/>
          <w:numId w:val="8"/>
        </w:numPr>
        <w:rPr>
          <w:rFonts w:ascii="Verdana" w:hAnsi="Verdana"/>
        </w:rPr>
      </w:pPr>
      <w:bookmarkStart w:id="3" w:name="_Toc146698395"/>
      <w:bookmarkStart w:id="4" w:name="_Toc216071604"/>
      <w:bookmarkStart w:id="5" w:name="_Toc263270951"/>
      <w:bookmarkStart w:id="6" w:name="_Toc263271230"/>
      <w:bookmarkStart w:id="7" w:name="_Toc377477590"/>
      <w:bookmarkStart w:id="8" w:name="_Toc507605096"/>
      <w:bookmarkEnd w:id="0"/>
      <w:bookmarkEnd w:id="3"/>
      <w:r w:rsidRPr="005559F3">
        <w:rPr>
          <w:rFonts w:ascii="Verdana" w:hAnsi="Verdana"/>
        </w:rPr>
        <w:lastRenderedPageBreak/>
        <w:t>Introduction</w:t>
      </w:r>
      <w:bookmarkEnd w:id="4"/>
      <w:bookmarkEnd w:id="5"/>
      <w:bookmarkEnd w:id="6"/>
      <w:bookmarkEnd w:id="7"/>
      <w:bookmarkEnd w:id="8"/>
    </w:p>
    <w:p w14:paraId="054FEED2" w14:textId="1CC8CC7C" w:rsidR="00FD58AE" w:rsidRPr="005559F3" w:rsidRDefault="00117745" w:rsidP="00FD58AE">
      <w:pPr>
        <w:pStyle w:val="BodyText"/>
        <w:rPr>
          <w:rFonts w:ascii="Verdana" w:hAnsi="Verdana"/>
          <w:sz w:val="24"/>
          <w:szCs w:val="24"/>
        </w:rPr>
      </w:pPr>
      <w:r w:rsidRPr="005559F3">
        <w:rPr>
          <w:rFonts w:ascii="Verdana" w:hAnsi="Verdana"/>
          <w:sz w:val="24"/>
          <w:szCs w:val="24"/>
        </w:rPr>
        <w:t xml:space="preserve">This document describes the interface between </w:t>
      </w:r>
      <w:r w:rsidR="008B0FDE" w:rsidRPr="005559F3">
        <w:rPr>
          <w:rFonts w:ascii="Verdana" w:hAnsi="Verdana"/>
          <w:sz w:val="24"/>
          <w:szCs w:val="24"/>
        </w:rPr>
        <w:t xml:space="preserve">a </w:t>
      </w:r>
      <w:r w:rsidR="006011F9" w:rsidRPr="005559F3">
        <w:rPr>
          <w:rFonts w:ascii="Verdana" w:hAnsi="Verdana"/>
          <w:sz w:val="24"/>
        </w:rPr>
        <w:t>MCCF EDI TAS</w:t>
      </w:r>
      <w:r w:rsidR="00CE0452" w:rsidRPr="005559F3">
        <w:rPr>
          <w:rFonts w:ascii="Verdana" w:hAnsi="Verdana"/>
          <w:sz w:val="24"/>
          <w:szCs w:val="24"/>
        </w:rPr>
        <w:t xml:space="preserve"> </w:t>
      </w:r>
      <w:r w:rsidR="006011F9">
        <w:rPr>
          <w:rFonts w:ascii="Verdana" w:hAnsi="Verdana"/>
          <w:sz w:val="24"/>
          <w:szCs w:val="24"/>
        </w:rPr>
        <w:t xml:space="preserve">application </w:t>
      </w:r>
      <w:r w:rsidRPr="005559F3">
        <w:rPr>
          <w:rFonts w:ascii="Verdana" w:hAnsi="Verdana"/>
          <w:sz w:val="24"/>
          <w:szCs w:val="24"/>
        </w:rPr>
        <w:t xml:space="preserve">and </w:t>
      </w:r>
      <w:r w:rsidR="008B0FDE" w:rsidRPr="005559F3">
        <w:rPr>
          <w:rFonts w:ascii="Verdana" w:hAnsi="Verdana"/>
          <w:sz w:val="24"/>
          <w:szCs w:val="24"/>
        </w:rPr>
        <w:t>the</w:t>
      </w:r>
      <w:r w:rsidRPr="005559F3">
        <w:rPr>
          <w:rFonts w:ascii="Verdana" w:hAnsi="Verdana"/>
          <w:sz w:val="24"/>
          <w:szCs w:val="24"/>
        </w:rPr>
        <w:t xml:space="preserve"> VA Financial Services Center in Austin, TX</w:t>
      </w:r>
      <w:bookmarkStart w:id="9" w:name="_Toc216071605"/>
      <w:r w:rsidR="00EB3D36" w:rsidRPr="005559F3">
        <w:rPr>
          <w:rFonts w:ascii="Verdana" w:hAnsi="Verdana"/>
          <w:sz w:val="24"/>
          <w:szCs w:val="24"/>
        </w:rPr>
        <w:t xml:space="preserve"> </w:t>
      </w:r>
      <w:r w:rsidR="004E2A9D" w:rsidRPr="005559F3">
        <w:rPr>
          <w:rFonts w:ascii="Verdana" w:hAnsi="Verdana"/>
          <w:sz w:val="24"/>
          <w:szCs w:val="24"/>
        </w:rPr>
        <w:t xml:space="preserve">(FSC) </w:t>
      </w:r>
      <w:r w:rsidR="00707269">
        <w:rPr>
          <w:rFonts w:ascii="Verdana" w:hAnsi="Verdana"/>
          <w:sz w:val="24"/>
          <w:szCs w:val="24"/>
        </w:rPr>
        <w:t>related to the electro</w:t>
      </w:r>
      <w:r w:rsidR="008B0FDE" w:rsidRPr="005559F3">
        <w:rPr>
          <w:rFonts w:ascii="Verdana" w:hAnsi="Verdana"/>
          <w:sz w:val="24"/>
          <w:szCs w:val="24"/>
        </w:rPr>
        <w:t>nic processing of</w:t>
      </w:r>
      <w:r w:rsidR="00C3417E" w:rsidRPr="005559F3">
        <w:rPr>
          <w:rFonts w:ascii="Verdana" w:hAnsi="Verdana"/>
          <w:sz w:val="24"/>
          <w:szCs w:val="24"/>
        </w:rPr>
        <w:t xml:space="preserve"> </w:t>
      </w:r>
      <w:r w:rsidR="00707269" w:rsidRPr="00707269">
        <w:rPr>
          <w:rFonts w:ascii="Verdana" w:hAnsi="Verdana"/>
          <w:sz w:val="24"/>
          <w:szCs w:val="24"/>
        </w:rPr>
        <w:t>ASC X12N/005010 837 Health Care Claims</w:t>
      </w:r>
      <w:r w:rsidR="00233B50" w:rsidRPr="005559F3">
        <w:rPr>
          <w:rFonts w:ascii="Verdana" w:hAnsi="Verdana"/>
          <w:sz w:val="24"/>
          <w:szCs w:val="24"/>
        </w:rPr>
        <w:t xml:space="preserve"> (</w:t>
      </w:r>
      <w:r w:rsidR="00D13B07" w:rsidRPr="005559F3">
        <w:rPr>
          <w:rFonts w:ascii="Verdana" w:hAnsi="Verdana"/>
          <w:sz w:val="24"/>
          <w:szCs w:val="24"/>
        </w:rPr>
        <w:t>837</w:t>
      </w:r>
      <w:r w:rsidR="00233B50" w:rsidRPr="005559F3">
        <w:rPr>
          <w:rFonts w:ascii="Verdana" w:hAnsi="Verdana"/>
          <w:sz w:val="24"/>
          <w:szCs w:val="24"/>
        </w:rPr>
        <w:t>)</w:t>
      </w:r>
      <w:ins w:id="10" w:author="Department of Veterans Affairs" w:date="2018-02-22T16:06:00Z">
        <w:r w:rsidR="008119FB" w:rsidRPr="005559F3">
          <w:rPr>
            <w:rFonts w:ascii="Verdana" w:hAnsi="Verdana"/>
            <w:sz w:val="24"/>
            <w:szCs w:val="24"/>
          </w:rPr>
          <w:t xml:space="preserve"> </w:t>
        </w:r>
      </w:ins>
      <w:r w:rsidR="001D6CD4" w:rsidRPr="005559F3">
        <w:rPr>
          <w:rFonts w:ascii="Verdana" w:hAnsi="Verdana"/>
          <w:sz w:val="24"/>
          <w:szCs w:val="24"/>
        </w:rPr>
        <w:t>messages</w:t>
      </w:r>
      <w:del w:id="11" w:author="Department of Veterans Affairs" w:date="2018-02-22T16:06:00Z">
        <w:r w:rsidR="00EB3D36" w:rsidRPr="005559F3" w:rsidDel="008119FB">
          <w:rPr>
            <w:rFonts w:ascii="Verdana" w:hAnsi="Verdana"/>
            <w:sz w:val="24"/>
            <w:szCs w:val="24"/>
          </w:rPr>
          <w:delText>Health Care Eligibility Benefits Inquiry (270) and Health Care Eligibility Benefits respone (271) transactions</w:delText>
        </w:r>
      </w:del>
      <w:r w:rsidR="00EB3D36" w:rsidRPr="005559F3">
        <w:rPr>
          <w:rFonts w:ascii="Verdana" w:hAnsi="Verdana"/>
          <w:sz w:val="24"/>
          <w:szCs w:val="24"/>
        </w:rPr>
        <w:t>.</w:t>
      </w:r>
    </w:p>
    <w:p w14:paraId="310ED585" w14:textId="77777777" w:rsidR="008B0FDE" w:rsidRPr="005559F3" w:rsidRDefault="008B0FDE" w:rsidP="00FD58AE">
      <w:pPr>
        <w:pStyle w:val="BodyText"/>
        <w:rPr>
          <w:rFonts w:ascii="Verdana" w:hAnsi="Verdana"/>
        </w:rPr>
      </w:pPr>
    </w:p>
    <w:p w14:paraId="054FEED3" w14:textId="77777777" w:rsidR="00D952B0" w:rsidRPr="005559F3" w:rsidRDefault="00D952B0" w:rsidP="00CE35E6">
      <w:pPr>
        <w:pStyle w:val="Heading2"/>
        <w:keepNext/>
        <w:rPr>
          <w:rFonts w:ascii="Verdana" w:hAnsi="Verdana"/>
        </w:rPr>
      </w:pPr>
      <w:bookmarkStart w:id="12" w:name="_Toc263270952"/>
      <w:bookmarkStart w:id="13" w:name="_Toc263271231"/>
      <w:bookmarkStart w:id="14" w:name="_Toc377477591"/>
      <w:bookmarkStart w:id="15" w:name="_Toc507605097"/>
      <w:r w:rsidRPr="005559F3">
        <w:rPr>
          <w:rFonts w:ascii="Verdana" w:hAnsi="Verdana"/>
        </w:rPr>
        <w:t>Purpose</w:t>
      </w:r>
      <w:bookmarkEnd w:id="9"/>
      <w:bookmarkEnd w:id="12"/>
      <w:bookmarkEnd w:id="13"/>
      <w:bookmarkEnd w:id="14"/>
      <w:bookmarkEnd w:id="15"/>
    </w:p>
    <w:p w14:paraId="39E0EC28" w14:textId="1B789198" w:rsidR="00790697" w:rsidRPr="005559F3" w:rsidRDefault="00C17200" w:rsidP="00C17200">
      <w:pPr>
        <w:pStyle w:val="BodyText"/>
        <w:rPr>
          <w:rFonts w:ascii="Verdana" w:hAnsi="Verdana"/>
          <w:sz w:val="24"/>
          <w:szCs w:val="24"/>
        </w:rPr>
      </w:pPr>
      <w:bookmarkStart w:id="16" w:name="_Toc216071606"/>
      <w:bookmarkStart w:id="17" w:name="_Toc263270953"/>
      <w:bookmarkStart w:id="18" w:name="_Toc263271232"/>
      <w:bookmarkStart w:id="19" w:name="_Toc377477592"/>
      <w:r w:rsidRPr="005559F3">
        <w:rPr>
          <w:rFonts w:ascii="Verdana" w:hAnsi="Verdana"/>
          <w:sz w:val="24"/>
          <w:szCs w:val="24"/>
        </w:rPr>
        <w:t xml:space="preserve">The purpose of this Interface Control Document (ICD) is to define the message structure and protocols which govern the interchange of data between </w:t>
      </w:r>
      <w:proofErr w:type="spellStart"/>
      <w:r w:rsidR="00707269">
        <w:rPr>
          <w:rFonts w:ascii="Verdana" w:hAnsi="Verdana"/>
          <w:sz w:val="24"/>
          <w:szCs w:val="24"/>
        </w:rPr>
        <w:t>eBilling</w:t>
      </w:r>
      <w:proofErr w:type="spellEnd"/>
      <w:r w:rsidR="006011F9">
        <w:rPr>
          <w:rFonts w:ascii="Verdana" w:hAnsi="Verdana"/>
          <w:sz w:val="24"/>
          <w:szCs w:val="24"/>
        </w:rPr>
        <w:t xml:space="preserve"> within </w:t>
      </w:r>
      <w:r w:rsidR="006011F9" w:rsidRPr="005559F3">
        <w:rPr>
          <w:rFonts w:ascii="Verdana" w:hAnsi="Verdana"/>
          <w:sz w:val="24"/>
        </w:rPr>
        <w:t>MCCF EDI TAS</w:t>
      </w:r>
      <w:r w:rsidR="006011F9">
        <w:rPr>
          <w:rFonts w:ascii="Verdana" w:hAnsi="Verdana"/>
          <w:sz w:val="24"/>
        </w:rPr>
        <w:t xml:space="preserve"> </w:t>
      </w:r>
      <w:r w:rsidRPr="005559F3">
        <w:rPr>
          <w:rFonts w:ascii="Verdana" w:hAnsi="Verdana"/>
          <w:sz w:val="24"/>
          <w:szCs w:val="24"/>
        </w:rPr>
        <w:t xml:space="preserve">and the </w:t>
      </w:r>
      <w:r w:rsidR="004E2A9D" w:rsidRPr="005559F3">
        <w:rPr>
          <w:rFonts w:ascii="Verdana" w:hAnsi="Verdana"/>
          <w:sz w:val="24"/>
          <w:szCs w:val="24"/>
        </w:rPr>
        <w:t>FSC</w:t>
      </w:r>
      <w:r w:rsidRPr="005559F3">
        <w:rPr>
          <w:rFonts w:ascii="Verdana" w:hAnsi="Verdana"/>
          <w:sz w:val="24"/>
          <w:szCs w:val="24"/>
        </w:rPr>
        <w:t xml:space="preserve"> related to the electronic processing of </w:t>
      </w:r>
      <w:r w:rsidR="00707269">
        <w:rPr>
          <w:rFonts w:ascii="Verdana" w:hAnsi="Verdana"/>
          <w:sz w:val="24"/>
          <w:szCs w:val="24"/>
        </w:rPr>
        <w:t xml:space="preserve">837 </w:t>
      </w:r>
      <w:r w:rsidR="00BE00AA" w:rsidRPr="005559F3">
        <w:rPr>
          <w:rFonts w:ascii="Verdana" w:hAnsi="Verdana"/>
          <w:sz w:val="24"/>
          <w:szCs w:val="24"/>
        </w:rPr>
        <w:t>messages</w:t>
      </w:r>
      <w:ins w:id="20" w:author="Department of Veterans Affairs" w:date="2018-02-22T16:10:00Z">
        <w:r w:rsidR="008119FB" w:rsidRPr="005559F3">
          <w:rPr>
            <w:rFonts w:ascii="Verdana" w:hAnsi="Verdana"/>
            <w:sz w:val="24"/>
            <w:szCs w:val="24"/>
          </w:rPr>
          <w:t>.</w:t>
        </w:r>
      </w:ins>
    </w:p>
    <w:p w14:paraId="24A7287C" w14:textId="72A2A143" w:rsidR="00EB3D36" w:rsidRPr="005559F3" w:rsidDel="008119FB" w:rsidRDefault="00EB3D36" w:rsidP="00790697">
      <w:pPr>
        <w:pStyle w:val="BodyText"/>
        <w:numPr>
          <w:ilvl w:val="0"/>
          <w:numId w:val="22"/>
        </w:numPr>
        <w:rPr>
          <w:del w:id="21" w:author="Department of Veterans Affairs" w:date="2018-02-22T16:10:00Z"/>
          <w:rFonts w:ascii="Verdana" w:hAnsi="Verdana"/>
        </w:rPr>
      </w:pPr>
      <w:del w:id="22" w:author="Department of Veterans Affairs" w:date="2018-02-22T16:10:00Z">
        <w:r w:rsidRPr="005559F3" w:rsidDel="008119FB">
          <w:rPr>
            <w:rFonts w:ascii="Verdana" w:hAnsi="Verdana"/>
          </w:rPr>
          <w:delText>X12N 5010 Health Care Eligibility Benefits Inquiry (270</w:delText>
        </w:r>
        <w:r w:rsidR="00AA0BF5" w:rsidRPr="005559F3" w:rsidDel="008119FB">
          <w:rPr>
            <w:rFonts w:ascii="Verdana" w:hAnsi="Verdana"/>
          </w:rPr>
          <w:delText>)</w:delText>
        </w:r>
      </w:del>
    </w:p>
    <w:p w14:paraId="2764A1E0" w14:textId="6CFC37FE" w:rsidR="00790697" w:rsidRPr="005559F3" w:rsidRDefault="00C17200">
      <w:pPr>
        <w:pStyle w:val="BodyText"/>
        <w:rPr>
          <w:rFonts w:ascii="Verdana" w:hAnsi="Verdana"/>
        </w:rPr>
        <w:pPrChange w:id="23" w:author="Department of Veterans Affairs" w:date="2018-02-22T16:10:00Z">
          <w:pPr>
            <w:pStyle w:val="BodyText"/>
            <w:numPr>
              <w:numId w:val="22"/>
            </w:numPr>
            <w:ind w:left="720" w:hanging="360"/>
          </w:pPr>
        </w:pPrChange>
      </w:pPr>
      <w:del w:id="24" w:author="Department of Veterans Affairs" w:date="2018-02-22T16:10:00Z">
        <w:r w:rsidRPr="005559F3" w:rsidDel="008119FB">
          <w:rPr>
            <w:rFonts w:ascii="Verdana" w:hAnsi="Verdana"/>
          </w:rPr>
          <w:delText>and</w:delText>
        </w:r>
      </w:del>
      <w:r w:rsidRPr="005559F3">
        <w:rPr>
          <w:rFonts w:ascii="Verdana" w:hAnsi="Verdana"/>
        </w:rPr>
        <w:t xml:space="preserve"> </w:t>
      </w:r>
    </w:p>
    <w:p w14:paraId="4E39492D" w14:textId="0B2E0758" w:rsidR="00C17200" w:rsidRPr="005559F3" w:rsidDel="008119FB" w:rsidRDefault="00EB3D36" w:rsidP="00790697">
      <w:pPr>
        <w:pStyle w:val="BodyText"/>
        <w:numPr>
          <w:ilvl w:val="0"/>
          <w:numId w:val="22"/>
        </w:numPr>
        <w:rPr>
          <w:del w:id="25" w:author="Department of Veterans Affairs" w:date="2018-02-22T16:10:00Z"/>
          <w:rFonts w:ascii="Verdana" w:hAnsi="Verdana"/>
        </w:rPr>
      </w:pPr>
      <w:del w:id="26" w:author="Department of Veterans Affairs" w:date="2018-02-22T16:10:00Z">
        <w:r w:rsidRPr="005559F3" w:rsidDel="008119FB">
          <w:rPr>
            <w:rFonts w:ascii="Verdana" w:hAnsi="Verdana"/>
          </w:rPr>
          <w:delText xml:space="preserve">X12N 5010 Health Care Eligibility Benefits </w:delText>
        </w:r>
        <w:r w:rsidR="00AA0BF5" w:rsidRPr="005559F3" w:rsidDel="008119FB">
          <w:rPr>
            <w:rFonts w:ascii="Verdana" w:hAnsi="Verdana"/>
          </w:rPr>
          <w:delText>R</w:delText>
        </w:r>
        <w:r w:rsidRPr="005559F3" w:rsidDel="008119FB">
          <w:rPr>
            <w:rFonts w:ascii="Verdana" w:hAnsi="Verdana"/>
          </w:rPr>
          <w:delText>espone (271)</w:delText>
        </w:r>
        <w:r w:rsidR="00C17200" w:rsidRPr="005559F3" w:rsidDel="008119FB">
          <w:rPr>
            <w:rFonts w:ascii="Verdana" w:hAnsi="Verdana"/>
          </w:rPr>
          <w:delText>.</w:delText>
        </w:r>
        <w:bookmarkStart w:id="27" w:name="_Toc507081177"/>
        <w:bookmarkStart w:id="28" w:name="_Toc507146173"/>
        <w:bookmarkStart w:id="29" w:name="_Toc507501920"/>
        <w:bookmarkStart w:id="30" w:name="_Toc507580289"/>
        <w:bookmarkStart w:id="31" w:name="_Toc507589865"/>
        <w:bookmarkStart w:id="32" w:name="_Toc507605098"/>
        <w:bookmarkEnd w:id="27"/>
        <w:bookmarkEnd w:id="28"/>
        <w:bookmarkEnd w:id="29"/>
        <w:bookmarkEnd w:id="30"/>
        <w:bookmarkEnd w:id="31"/>
        <w:bookmarkEnd w:id="32"/>
      </w:del>
    </w:p>
    <w:p w14:paraId="054FEED5" w14:textId="2029CBC8" w:rsidR="00D952B0" w:rsidRPr="005559F3" w:rsidRDefault="00D952B0" w:rsidP="00CE35E6">
      <w:pPr>
        <w:pStyle w:val="Heading2"/>
        <w:keepNext/>
        <w:rPr>
          <w:rFonts w:ascii="Verdana" w:hAnsi="Verdana"/>
        </w:rPr>
      </w:pPr>
      <w:bookmarkStart w:id="33" w:name="_Toc507605099"/>
      <w:r w:rsidRPr="005559F3">
        <w:rPr>
          <w:rFonts w:ascii="Verdana" w:hAnsi="Verdana"/>
        </w:rPr>
        <w:t>Scope</w:t>
      </w:r>
      <w:bookmarkEnd w:id="16"/>
      <w:bookmarkEnd w:id="17"/>
      <w:bookmarkEnd w:id="18"/>
      <w:bookmarkEnd w:id="19"/>
      <w:bookmarkEnd w:id="33"/>
    </w:p>
    <w:p w14:paraId="4936D540" w14:textId="14B3A722" w:rsidR="00C17200" w:rsidRPr="005559F3" w:rsidRDefault="00C17200" w:rsidP="00C17200">
      <w:pPr>
        <w:pStyle w:val="BodyText"/>
        <w:rPr>
          <w:rFonts w:ascii="Verdana" w:hAnsi="Verdana"/>
          <w:sz w:val="24"/>
          <w:szCs w:val="24"/>
        </w:rPr>
      </w:pPr>
      <w:r w:rsidRPr="005559F3">
        <w:rPr>
          <w:rFonts w:ascii="Verdana" w:hAnsi="Verdana"/>
          <w:sz w:val="24"/>
          <w:szCs w:val="24"/>
        </w:rPr>
        <w:t xml:space="preserve">This </w:t>
      </w:r>
      <w:r w:rsidR="00790697" w:rsidRPr="005559F3">
        <w:rPr>
          <w:rFonts w:ascii="Verdana" w:hAnsi="Verdana"/>
          <w:sz w:val="24"/>
          <w:szCs w:val="24"/>
        </w:rPr>
        <w:t>ICD</w:t>
      </w:r>
      <w:r w:rsidRPr="005559F3">
        <w:rPr>
          <w:rFonts w:ascii="Verdana" w:hAnsi="Verdana"/>
          <w:sz w:val="24"/>
          <w:szCs w:val="24"/>
        </w:rPr>
        <w:t xml:space="preserve"> specifies the interface between </w:t>
      </w:r>
      <w:r w:rsidR="00645BA2">
        <w:rPr>
          <w:rFonts w:ascii="Verdana" w:hAnsi="Verdana"/>
          <w:sz w:val="24"/>
          <w:szCs w:val="24"/>
        </w:rPr>
        <w:t>MCCF EDI TAS</w:t>
      </w:r>
      <w:ins w:id="34" w:author="Department of Veterans Affairs" w:date="2018-02-22T16:11:00Z">
        <w:r w:rsidR="008119FB" w:rsidRPr="005559F3">
          <w:rPr>
            <w:rFonts w:ascii="Verdana" w:hAnsi="Verdana"/>
            <w:sz w:val="24"/>
            <w:szCs w:val="24"/>
          </w:rPr>
          <w:t xml:space="preserve"> </w:t>
        </w:r>
      </w:ins>
      <w:r w:rsidR="0035084D" w:rsidRPr="005559F3">
        <w:rPr>
          <w:rStyle w:val="CommentReference"/>
          <w:rFonts w:ascii="Verdana" w:eastAsia="Times New Roman" w:hAnsi="Verdana"/>
          <w:sz w:val="24"/>
          <w:szCs w:val="24"/>
          <w:lang w:eastAsia="en-US"/>
        </w:rPr>
        <w:commentReference w:id="35"/>
      </w:r>
      <w:r w:rsidRPr="005559F3">
        <w:rPr>
          <w:rFonts w:ascii="Verdana" w:hAnsi="Verdana"/>
          <w:sz w:val="24"/>
          <w:szCs w:val="24"/>
        </w:rPr>
        <w:t xml:space="preserve">and FSC. This document provides details on the functional, performance, operational and design requirements for the interface. This document defines the layouts for the data that the </w:t>
      </w:r>
      <w:r w:rsidR="00645BA2">
        <w:rPr>
          <w:rFonts w:ascii="Verdana" w:hAnsi="Verdana"/>
          <w:sz w:val="24"/>
          <w:szCs w:val="24"/>
        </w:rPr>
        <w:t>MCCF EDI TAS</w:t>
      </w:r>
      <w:r w:rsidRPr="005559F3">
        <w:rPr>
          <w:rFonts w:ascii="Verdana" w:hAnsi="Verdana"/>
          <w:sz w:val="24"/>
          <w:szCs w:val="24"/>
        </w:rPr>
        <w:t xml:space="preserve"> </w:t>
      </w:r>
      <w:del w:id="36" w:author="Department of Veterans Affairs" w:date="2018-02-22T16:11:00Z">
        <w:r w:rsidRPr="005559F3" w:rsidDel="008119FB">
          <w:rPr>
            <w:rFonts w:ascii="Verdana" w:hAnsi="Verdana"/>
            <w:sz w:val="24"/>
            <w:szCs w:val="24"/>
          </w:rPr>
          <w:delText>receives from</w:delText>
        </w:r>
      </w:del>
      <w:ins w:id="37" w:author="Department of Veterans Affairs" w:date="2018-02-22T16:11:00Z">
        <w:r w:rsidR="008119FB" w:rsidRPr="005559F3">
          <w:rPr>
            <w:rFonts w:ascii="Verdana" w:hAnsi="Verdana"/>
            <w:sz w:val="24"/>
            <w:szCs w:val="24"/>
          </w:rPr>
          <w:t>sends to</w:t>
        </w:r>
      </w:ins>
      <w:r w:rsidR="008B0FDE" w:rsidRPr="005559F3">
        <w:rPr>
          <w:rFonts w:ascii="Verdana" w:hAnsi="Verdana"/>
          <w:sz w:val="24"/>
          <w:szCs w:val="24"/>
        </w:rPr>
        <w:t xml:space="preserve"> FSC</w:t>
      </w:r>
      <w:del w:id="38" w:author="Department of Veterans Affairs" w:date="2018-02-22T16:11:00Z">
        <w:r w:rsidR="00446705" w:rsidRPr="005559F3" w:rsidDel="008119FB">
          <w:rPr>
            <w:rFonts w:ascii="Verdana" w:hAnsi="Verdana"/>
            <w:sz w:val="24"/>
            <w:szCs w:val="24"/>
          </w:rPr>
          <w:delText xml:space="preserve">(Requests and Inquiries) and the layout for the data that MCCF EDI TAS </w:delText>
        </w:r>
        <w:r w:rsidR="0035084D" w:rsidRPr="005559F3" w:rsidDel="008119FB">
          <w:rPr>
            <w:rFonts w:ascii="Verdana" w:hAnsi="Verdana"/>
            <w:sz w:val="24"/>
            <w:szCs w:val="24"/>
          </w:rPr>
          <w:delText>eIV</w:delText>
        </w:r>
        <w:r w:rsidR="00446705" w:rsidRPr="005559F3" w:rsidDel="008119FB">
          <w:rPr>
            <w:rFonts w:ascii="Verdana" w:hAnsi="Verdana"/>
            <w:sz w:val="24"/>
            <w:szCs w:val="24"/>
          </w:rPr>
          <w:delText xml:space="preserve"> receives from the FSC (Reponses)</w:delText>
        </w:r>
      </w:del>
      <w:r w:rsidRPr="005559F3">
        <w:rPr>
          <w:rFonts w:ascii="Verdana" w:hAnsi="Verdana"/>
          <w:sz w:val="24"/>
          <w:szCs w:val="24"/>
        </w:rPr>
        <w:t>. This document is intended for all parties requiring such information, including business stakeholders, end-users, software developers, system designers, testers and anyone else responsible for implementing this interface.</w:t>
      </w:r>
    </w:p>
    <w:p w14:paraId="53B70E31" w14:textId="77777777" w:rsidR="00C17200" w:rsidRPr="005559F3" w:rsidRDefault="00C17200" w:rsidP="00C17200">
      <w:pPr>
        <w:pStyle w:val="BodyText"/>
        <w:rPr>
          <w:rFonts w:ascii="Verdana" w:hAnsi="Verdana"/>
          <w:lang w:eastAsia="en-US"/>
        </w:rPr>
      </w:pPr>
    </w:p>
    <w:p w14:paraId="054FEEDA" w14:textId="6300404B" w:rsidR="002E76AB" w:rsidRPr="005559F3" w:rsidRDefault="00D952B0" w:rsidP="00CE35E6">
      <w:pPr>
        <w:pStyle w:val="Heading2"/>
        <w:keepNext/>
        <w:rPr>
          <w:rFonts w:ascii="Verdana" w:hAnsi="Verdana"/>
        </w:rPr>
      </w:pPr>
      <w:bookmarkStart w:id="39" w:name="_Toc216071607"/>
      <w:bookmarkStart w:id="40" w:name="_Toc263270954"/>
      <w:bookmarkStart w:id="41" w:name="_Toc263271233"/>
      <w:bookmarkStart w:id="42" w:name="_Toc377477593"/>
      <w:bookmarkStart w:id="43" w:name="_Toc507605100"/>
      <w:r w:rsidRPr="005559F3">
        <w:rPr>
          <w:rFonts w:ascii="Verdana" w:hAnsi="Verdana"/>
        </w:rPr>
        <w:t>System Identification</w:t>
      </w:r>
      <w:bookmarkEnd w:id="39"/>
      <w:bookmarkEnd w:id="40"/>
      <w:bookmarkEnd w:id="41"/>
      <w:bookmarkEnd w:id="42"/>
      <w:bookmarkEnd w:id="43"/>
      <w:r w:rsidRPr="005559F3">
        <w:rPr>
          <w:rFonts w:ascii="Verdana" w:hAnsi="Verdana"/>
        </w:rPr>
        <w:t xml:space="preserve">  </w:t>
      </w:r>
    </w:p>
    <w:p w14:paraId="4230377E" w14:textId="104A7876" w:rsidR="00C17200" w:rsidRPr="005559F3" w:rsidRDefault="00F436E9" w:rsidP="00C17200">
      <w:pPr>
        <w:pStyle w:val="BodyText"/>
        <w:rPr>
          <w:rFonts w:ascii="Verdana" w:hAnsi="Verdana"/>
          <w:sz w:val="24"/>
          <w:szCs w:val="24"/>
          <w:lang w:eastAsia="en-US"/>
        </w:rPr>
      </w:pPr>
      <w:r w:rsidRPr="008B0966">
        <w:rPr>
          <w:rFonts w:ascii="Verdana" w:hAnsi="Verdana"/>
          <w:sz w:val="24"/>
          <w:szCs w:val="24"/>
        </w:rPr>
        <w:t>MCCF EDI TAS</w:t>
      </w:r>
      <w:r w:rsidR="008B0FDE" w:rsidRPr="005559F3">
        <w:rPr>
          <w:rFonts w:ascii="Verdana" w:hAnsi="Verdana"/>
          <w:sz w:val="24"/>
          <w:szCs w:val="24"/>
        </w:rPr>
        <w:t xml:space="preserve"> </w:t>
      </w:r>
      <w:proofErr w:type="spellStart"/>
      <w:r w:rsidR="00707269">
        <w:rPr>
          <w:rFonts w:ascii="Verdana" w:hAnsi="Verdana"/>
          <w:sz w:val="24"/>
          <w:szCs w:val="24"/>
        </w:rPr>
        <w:t>eBilling</w:t>
      </w:r>
      <w:proofErr w:type="spellEnd"/>
      <w:r w:rsidR="008B0FDE" w:rsidRPr="005559F3">
        <w:rPr>
          <w:rFonts w:ascii="Verdana" w:hAnsi="Verdana"/>
          <w:sz w:val="24"/>
          <w:szCs w:val="24"/>
        </w:rPr>
        <w:t xml:space="preserve"> </w:t>
      </w:r>
      <w:r w:rsidR="00790697" w:rsidRPr="005559F3">
        <w:rPr>
          <w:rFonts w:ascii="Verdana" w:hAnsi="Verdana"/>
          <w:sz w:val="24"/>
          <w:szCs w:val="24"/>
        </w:rPr>
        <w:t>is</w:t>
      </w:r>
      <w:r w:rsidR="008119FB" w:rsidRPr="005559F3">
        <w:rPr>
          <w:rFonts w:ascii="Verdana" w:hAnsi="Verdana"/>
          <w:sz w:val="24"/>
          <w:szCs w:val="24"/>
        </w:rPr>
        <w:t xml:space="preserve"> </w:t>
      </w:r>
      <w:r w:rsidR="00790697" w:rsidRPr="005559F3">
        <w:rPr>
          <w:rFonts w:ascii="Verdana" w:hAnsi="Verdana"/>
          <w:sz w:val="24"/>
          <w:szCs w:val="24"/>
        </w:rPr>
        <w:t xml:space="preserve">software </w:t>
      </w:r>
      <w:r w:rsidR="00482F8C" w:rsidRPr="005559F3">
        <w:rPr>
          <w:rFonts w:ascii="Verdana" w:hAnsi="Verdana"/>
          <w:sz w:val="24"/>
          <w:szCs w:val="24"/>
        </w:rPr>
        <w:t>designed to support the request</w:t>
      </w:r>
      <w:r w:rsidR="00150D71" w:rsidRPr="005559F3">
        <w:rPr>
          <w:rFonts w:ascii="Verdana" w:hAnsi="Verdana"/>
          <w:sz w:val="24"/>
          <w:szCs w:val="24"/>
        </w:rPr>
        <w:t>s</w:t>
      </w:r>
      <w:r w:rsidR="00482F8C" w:rsidRPr="005559F3">
        <w:rPr>
          <w:rFonts w:ascii="Verdana" w:hAnsi="Verdana"/>
          <w:sz w:val="24"/>
          <w:szCs w:val="24"/>
        </w:rPr>
        <w:t xml:space="preserve"> </w:t>
      </w:r>
      <w:r>
        <w:rPr>
          <w:rFonts w:ascii="Verdana" w:hAnsi="Verdana"/>
          <w:sz w:val="24"/>
          <w:szCs w:val="24"/>
        </w:rPr>
        <w:t xml:space="preserve">inquiries </w:t>
      </w:r>
      <w:r w:rsidR="00482F8C" w:rsidRPr="005559F3">
        <w:rPr>
          <w:rFonts w:ascii="Verdana" w:hAnsi="Verdana"/>
          <w:sz w:val="24"/>
          <w:szCs w:val="24"/>
        </w:rPr>
        <w:t>and responses</w:t>
      </w:r>
      <w:r w:rsidR="00790697" w:rsidRPr="005559F3">
        <w:rPr>
          <w:rFonts w:ascii="Verdana" w:hAnsi="Verdana"/>
          <w:sz w:val="24"/>
          <w:szCs w:val="24"/>
        </w:rPr>
        <w:t xml:space="preserve"> related </w:t>
      </w:r>
      <w:r w:rsidR="00AA0BF5" w:rsidRPr="005559F3">
        <w:rPr>
          <w:rFonts w:ascii="Verdana" w:hAnsi="Verdana"/>
          <w:sz w:val="24"/>
          <w:szCs w:val="24"/>
        </w:rPr>
        <w:t xml:space="preserve">to </w:t>
      </w:r>
      <w:r w:rsidR="00D13B07" w:rsidRPr="005559F3">
        <w:rPr>
          <w:rFonts w:ascii="Verdana" w:hAnsi="Verdana"/>
          <w:sz w:val="24"/>
          <w:szCs w:val="24"/>
        </w:rPr>
        <w:t>Health Care Claims</w:t>
      </w:r>
      <w:r w:rsidR="00482F8C" w:rsidRPr="005559F3">
        <w:rPr>
          <w:rFonts w:ascii="Verdana" w:hAnsi="Verdana"/>
          <w:sz w:val="24"/>
          <w:szCs w:val="24"/>
        </w:rPr>
        <w:t xml:space="preserve"> sent to and received from the FSC</w:t>
      </w:r>
      <w:r w:rsidR="00790697" w:rsidRPr="005559F3">
        <w:rPr>
          <w:rFonts w:ascii="Verdana" w:hAnsi="Verdana"/>
          <w:sz w:val="24"/>
          <w:szCs w:val="24"/>
        </w:rPr>
        <w:t xml:space="preserve">.  This interface supports the electronic </w:t>
      </w:r>
      <w:r w:rsidR="009A77D0" w:rsidRPr="005559F3">
        <w:rPr>
          <w:rFonts w:ascii="Verdana" w:hAnsi="Verdana"/>
          <w:sz w:val="24"/>
          <w:szCs w:val="24"/>
        </w:rPr>
        <w:t xml:space="preserve">transmission </w:t>
      </w:r>
      <w:r w:rsidR="00D13B07" w:rsidRPr="005559F3">
        <w:rPr>
          <w:rFonts w:ascii="Verdana" w:hAnsi="Verdana"/>
          <w:sz w:val="24"/>
          <w:szCs w:val="24"/>
        </w:rPr>
        <w:t>837</w:t>
      </w:r>
      <w:r w:rsidR="00707269">
        <w:rPr>
          <w:rFonts w:ascii="Verdana" w:hAnsi="Verdana"/>
          <w:sz w:val="24"/>
          <w:szCs w:val="24"/>
        </w:rPr>
        <w:t xml:space="preserve"> messages</w:t>
      </w:r>
      <w:r w:rsidR="00AA0BF5" w:rsidRPr="005559F3">
        <w:rPr>
          <w:rFonts w:ascii="Verdana" w:hAnsi="Verdana"/>
          <w:sz w:val="24"/>
          <w:szCs w:val="24"/>
        </w:rPr>
        <w:t xml:space="preserve"> between </w:t>
      </w:r>
      <w:r w:rsidR="009A77D0" w:rsidRPr="005559F3">
        <w:rPr>
          <w:rFonts w:ascii="Verdana" w:hAnsi="Verdana"/>
          <w:sz w:val="24"/>
          <w:szCs w:val="24"/>
        </w:rPr>
        <w:t>FSC</w:t>
      </w:r>
      <w:r w:rsidR="008119FB" w:rsidRPr="005559F3">
        <w:rPr>
          <w:rFonts w:ascii="Verdana" w:hAnsi="Verdana"/>
          <w:sz w:val="24"/>
          <w:szCs w:val="24"/>
        </w:rPr>
        <w:t xml:space="preserve"> and </w:t>
      </w:r>
      <w:r w:rsidR="00645BA2">
        <w:rPr>
          <w:rFonts w:ascii="Verdana" w:hAnsi="Verdana"/>
          <w:sz w:val="24"/>
          <w:szCs w:val="24"/>
        </w:rPr>
        <w:t>MCCF EDI TAS</w:t>
      </w:r>
      <w:r w:rsidR="009A77D0" w:rsidRPr="005559F3">
        <w:rPr>
          <w:rFonts w:ascii="Verdana" w:hAnsi="Verdana"/>
          <w:sz w:val="24"/>
          <w:szCs w:val="24"/>
        </w:rPr>
        <w:t xml:space="preserve">. </w:t>
      </w:r>
    </w:p>
    <w:p w14:paraId="1BAF597D" w14:textId="77777777" w:rsidR="00E67E51" w:rsidRPr="005559F3" w:rsidRDefault="00E67E51" w:rsidP="00E67E51">
      <w:pPr>
        <w:pStyle w:val="BodyText"/>
        <w:rPr>
          <w:rFonts w:ascii="Verdana" w:hAnsi="Verdana"/>
          <w:lang w:eastAsia="en-US"/>
        </w:rPr>
      </w:pPr>
    </w:p>
    <w:p w14:paraId="054FEEDD" w14:textId="3FB56189" w:rsidR="00473584" w:rsidRDefault="00645BA2" w:rsidP="00CE35E6">
      <w:pPr>
        <w:pStyle w:val="Heading3"/>
        <w:keepNext/>
        <w:rPr>
          <w:rFonts w:ascii="Verdana" w:hAnsi="Verdana"/>
        </w:rPr>
      </w:pPr>
      <w:bookmarkStart w:id="44" w:name="_Toc507605101"/>
      <w:r>
        <w:rPr>
          <w:rFonts w:ascii="Verdana" w:hAnsi="Verdana"/>
        </w:rPr>
        <w:t>MCCF EDI TAS</w:t>
      </w:r>
      <w:bookmarkEnd w:id="44"/>
    </w:p>
    <w:tbl>
      <w:tblPr>
        <w:tblW w:w="4436" w:type="pct"/>
        <w:tblInd w:w="108" w:type="dxa"/>
        <w:tblLook w:val="01E0" w:firstRow="1" w:lastRow="1" w:firstColumn="1" w:lastColumn="1" w:noHBand="0" w:noVBand="0"/>
      </w:tblPr>
      <w:tblGrid>
        <w:gridCol w:w="2340"/>
        <w:gridCol w:w="6156"/>
      </w:tblGrid>
      <w:tr w:rsidR="007C1A9A" w:rsidRPr="003B377B" w14:paraId="7B92371E"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3BD2FEC4" w14:textId="77777777" w:rsidR="007C1A9A" w:rsidRPr="003B377B" w:rsidRDefault="007C1A9A"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28846E8F" w14:textId="77777777" w:rsidR="007C1A9A" w:rsidRPr="003B377B" w:rsidRDefault="007C1A9A" w:rsidP="009928DE">
            <w:pPr>
              <w:pStyle w:val="TableHeading"/>
              <w:tabs>
                <w:tab w:val="center" w:pos="4680"/>
                <w:tab w:val="right" w:pos="9360"/>
              </w:tabs>
            </w:pPr>
            <w:r>
              <w:t>Details</w:t>
            </w:r>
          </w:p>
        </w:tc>
      </w:tr>
      <w:tr w:rsidR="007C1A9A" w:rsidRPr="003B377B" w14:paraId="40473E5F" w14:textId="77777777" w:rsidTr="009928DE">
        <w:tc>
          <w:tcPr>
            <w:tcW w:w="2340" w:type="dxa"/>
            <w:tcBorders>
              <w:top w:val="dotted" w:sz="4" w:space="0" w:color="auto"/>
              <w:left w:val="dotted" w:sz="4" w:space="0" w:color="auto"/>
              <w:bottom w:val="dotted" w:sz="4" w:space="0" w:color="auto"/>
              <w:right w:val="dotted" w:sz="4" w:space="0" w:color="auto"/>
            </w:tcBorders>
          </w:tcPr>
          <w:p w14:paraId="33596B91" w14:textId="77777777" w:rsidR="007C1A9A" w:rsidRPr="00827B22" w:rsidRDefault="007C1A9A"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08806249" w14:textId="77777777" w:rsidR="007C1A9A" w:rsidRPr="00827B22" w:rsidRDefault="007C1A9A" w:rsidP="009928DE">
            <w:pPr>
              <w:pStyle w:val="TableText"/>
              <w:tabs>
                <w:tab w:val="center" w:pos="4680"/>
                <w:tab w:val="right" w:pos="9360"/>
              </w:tabs>
              <w:rPr>
                <w:szCs w:val="16"/>
              </w:rPr>
            </w:pPr>
          </w:p>
        </w:tc>
      </w:tr>
      <w:tr w:rsidR="007C1A9A" w:rsidRPr="003B377B" w14:paraId="5DAB3A98" w14:textId="77777777" w:rsidTr="009928DE">
        <w:tc>
          <w:tcPr>
            <w:tcW w:w="2340" w:type="dxa"/>
            <w:tcBorders>
              <w:top w:val="dotted" w:sz="4" w:space="0" w:color="auto"/>
              <w:left w:val="dotted" w:sz="4" w:space="0" w:color="auto"/>
              <w:bottom w:val="dotted" w:sz="4" w:space="0" w:color="auto"/>
              <w:right w:val="dotted" w:sz="4" w:space="0" w:color="auto"/>
            </w:tcBorders>
          </w:tcPr>
          <w:p w14:paraId="083090AA" w14:textId="77777777" w:rsidR="007C1A9A" w:rsidRPr="00827B22" w:rsidRDefault="007C1A9A"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4A2A8E8B" w14:textId="77777777" w:rsidR="007C1A9A" w:rsidRPr="00827B22" w:rsidRDefault="007C1A9A" w:rsidP="009928DE">
            <w:pPr>
              <w:pStyle w:val="TableText"/>
              <w:tabs>
                <w:tab w:val="center" w:pos="4680"/>
                <w:tab w:val="right" w:pos="9360"/>
              </w:tabs>
              <w:rPr>
                <w:szCs w:val="16"/>
              </w:rPr>
            </w:pPr>
          </w:p>
        </w:tc>
      </w:tr>
      <w:tr w:rsidR="007C1A9A" w:rsidRPr="003B377B" w14:paraId="260A06EC" w14:textId="77777777" w:rsidTr="009928DE">
        <w:tc>
          <w:tcPr>
            <w:tcW w:w="2340" w:type="dxa"/>
            <w:tcBorders>
              <w:top w:val="dotted" w:sz="4" w:space="0" w:color="auto"/>
              <w:left w:val="dotted" w:sz="4" w:space="0" w:color="auto"/>
              <w:bottom w:val="dotted" w:sz="4" w:space="0" w:color="auto"/>
              <w:right w:val="dotted" w:sz="4" w:space="0" w:color="auto"/>
            </w:tcBorders>
          </w:tcPr>
          <w:p w14:paraId="0CF3B9BB" w14:textId="77777777" w:rsidR="007C1A9A" w:rsidRPr="00827B22" w:rsidRDefault="007C1A9A"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7D28EC9C" w14:textId="77777777" w:rsidR="007C1A9A" w:rsidRPr="00827B22" w:rsidRDefault="007C1A9A" w:rsidP="009928DE">
            <w:pPr>
              <w:pStyle w:val="TableText"/>
              <w:tabs>
                <w:tab w:val="center" w:pos="4680"/>
                <w:tab w:val="right" w:pos="9360"/>
              </w:tabs>
              <w:rPr>
                <w:szCs w:val="16"/>
              </w:rPr>
            </w:pPr>
          </w:p>
        </w:tc>
      </w:tr>
      <w:tr w:rsidR="007C1A9A" w:rsidRPr="003B377B" w14:paraId="5DC3D458" w14:textId="77777777" w:rsidTr="009928DE">
        <w:tc>
          <w:tcPr>
            <w:tcW w:w="2340" w:type="dxa"/>
            <w:tcBorders>
              <w:top w:val="dotted" w:sz="4" w:space="0" w:color="auto"/>
              <w:left w:val="dotted" w:sz="4" w:space="0" w:color="auto"/>
              <w:bottom w:val="dotted" w:sz="4" w:space="0" w:color="auto"/>
              <w:right w:val="dotted" w:sz="4" w:space="0" w:color="auto"/>
            </w:tcBorders>
          </w:tcPr>
          <w:p w14:paraId="69B85516" w14:textId="77777777" w:rsidR="007C1A9A" w:rsidRPr="00827B22" w:rsidRDefault="007C1A9A"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5FA52686" w14:textId="77777777" w:rsidR="007C1A9A" w:rsidRPr="009F6D13" w:rsidRDefault="007C1A9A" w:rsidP="009928DE">
            <w:pPr>
              <w:pStyle w:val="TableText"/>
              <w:rPr>
                <w:i/>
              </w:rPr>
            </w:pPr>
          </w:p>
        </w:tc>
      </w:tr>
      <w:tr w:rsidR="007C1A9A" w:rsidRPr="003B377B" w14:paraId="4CB272AD" w14:textId="77777777" w:rsidTr="009928DE">
        <w:tc>
          <w:tcPr>
            <w:tcW w:w="2340" w:type="dxa"/>
            <w:tcBorders>
              <w:top w:val="dotted" w:sz="4" w:space="0" w:color="auto"/>
              <w:left w:val="dotted" w:sz="4" w:space="0" w:color="auto"/>
              <w:bottom w:val="dotted" w:sz="4" w:space="0" w:color="auto"/>
              <w:right w:val="dotted" w:sz="4" w:space="0" w:color="auto"/>
            </w:tcBorders>
          </w:tcPr>
          <w:p w14:paraId="3CB622DD" w14:textId="77777777" w:rsidR="007C1A9A" w:rsidRPr="00827B22" w:rsidRDefault="007C1A9A" w:rsidP="009928DE">
            <w:pPr>
              <w:pStyle w:val="TableText"/>
              <w:tabs>
                <w:tab w:val="center" w:pos="4680"/>
                <w:tab w:val="right" w:pos="9360"/>
              </w:tabs>
              <w:rPr>
                <w:szCs w:val="16"/>
              </w:rPr>
            </w:pPr>
            <w:r w:rsidRPr="00827B22">
              <w:rPr>
                <w:szCs w:val="16"/>
              </w:rPr>
              <w:lastRenderedPageBreak/>
              <w:t>Point of Contact</w:t>
            </w:r>
          </w:p>
        </w:tc>
        <w:tc>
          <w:tcPr>
            <w:tcW w:w="6156" w:type="dxa"/>
            <w:tcBorders>
              <w:top w:val="dotted" w:sz="4" w:space="0" w:color="auto"/>
              <w:left w:val="dotted" w:sz="4" w:space="0" w:color="auto"/>
              <w:bottom w:val="dotted" w:sz="4" w:space="0" w:color="auto"/>
              <w:right w:val="dotted" w:sz="4" w:space="0" w:color="auto"/>
            </w:tcBorders>
          </w:tcPr>
          <w:p w14:paraId="32644B88" w14:textId="77777777" w:rsidR="007C1A9A" w:rsidRPr="00C063D6" w:rsidRDefault="007C1A9A" w:rsidP="009928DE">
            <w:pPr>
              <w:pStyle w:val="TableText"/>
              <w:rPr>
                <w:i/>
              </w:rPr>
            </w:pPr>
          </w:p>
        </w:tc>
      </w:tr>
      <w:tr w:rsidR="007C1A9A" w:rsidRPr="003B377B" w14:paraId="2DFC325A" w14:textId="77777777" w:rsidTr="009928DE">
        <w:tc>
          <w:tcPr>
            <w:tcW w:w="2340" w:type="dxa"/>
            <w:tcBorders>
              <w:top w:val="dotted" w:sz="4" w:space="0" w:color="auto"/>
              <w:left w:val="dotted" w:sz="4" w:space="0" w:color="auto"/>
              <w:bottom w:val="dotted" w:sz="4" w:space="0" w:color="auto"/>
              <w:right w:val="dotted" w:sz="4" w:space="0" w:color="auto"/>
            </w:tcBorders>
          </w:tcPr>
          <w:p w14:paraId="74E6419E" w14:textId="77777777" w:rsidR="007C1A9A" w:rsidRPr="00827B22" w:rsidRDefault="007C1A9A"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40704462" w14:textId="77777777" w:rsidR="007C1A9A" w:rsidRPr="00827B22" w:rsidRDefault="007C1A9A" w:rsidP="009928DE">
            <w:pPr>
              <w:pStyle w:val="TableText"/>
              <w:tabs>
                <w:tab w:val="center" w:pos="4680"/>
                <w:tab w:val="right" w:pos="9360"/>
              </w:tabs>
              <w:rPr>
                <w:szCs w:val="16"/>
              </w:rPr>
            </w:pPr>
          </w:p>
        </w:tc>
      </w:tr>
    </w:tbl>
    <w:p w14:paraId="2C6B8BE1" w14:textId="77777777" w:rsidR="007C1A9A" w:rsidRPr="007C1A9A" w:rsidRDefault="007C1A9A" w:rsidP="007C1A9A">
      <w:pPr>
        <w:pStyle w:val="BodyText"/>
        <w:rPr>
          <w:lang w:eastAsia="en-US"/>
        </w:rPr>
      </w:pPr>
    </w:p>
    <w:p w14:paraId="432B9604" w14:textId="77777777" w:rsidR="004A2D4C" w:rsidRPr="004A2D4C" w:rsidRDefault="004A2D4C" w:rsidP="004A2D4C">
      <w:pPr>
        <w:pStyle w:val="BodyText"/>
        <w:rPr>
          <w:rFonts w:ascii="Verdana" w:hAnsi="Verdana"/>
          <w:sz w:val="24"/>
          <w:szCs w:val="24"/>
          <w:lang w:eastAsia="en-US"/>
        </w:rPr>
      </w:pPr>
      <w:r w:rsidRPr="004A2D4C">
        <w:rPr>
          <w:rFonts w:ascii="Verdana" w:hAnsi="Verdana"/>
          <w:sz w:val="24"/>
          <w:szCs w:val="24"/>
          <w:lang w:eastAsia="en-US"/>
        </w:rPr>
        <w:t>The TAS Platform will modernize and automate the business processes used currently as part of the VA revenue cycle. This includes insurance verification, billing, and claims processing, payment, and remittance. These processes are tied to other processes that are out of scope, including documenting the care provided, coding treatment and encounters, and sending claims and receiving remittance to and from the clearinghouse.</w:t>
      </w:r>
    </w:p>
    <w:p w14:paraId="7CE43725" w14:textId="46552168" w:rsidR="004A2D4C" w:rsidRPr="004A2D4C" w:rsidRDefault="004A2D4C" w:rsidP="004A2D4C">
      <w:pPr>
        <w:pStyle w:val="BodyText"/>
        <w:rPr>
          <w:rFonts w:ascii="Verdana" w:hAnsi="Verdana"/>
          <w:sz w:val="24"/>
          <w:szCs w:val="24"/>
          <w:lang w:eastAsia="en-US"/>
        </w:rPr>
      </w:pPr>
      <w:r w:rsidRPr="004A2D4C">
        <w:rPr>
          <w:rFonts w:ascii="Verdana" w:hAnsi="Verdana"/>
          <w:sz w:val="24"/>
          <w:szCs w:val="24"/>
          <w:lang w:eastAsia="en-US"/>
        </w:rPr>
        <w:t xml:space="preserve">This interface supports the electronic third party billing process which involves the electronic transmission of 837 </w:t>
      </w:r>
      <w:r w:rsidR="00707269">
        <w:rPr>
          <w:rFonts w:ascii="Verdana" w:hAnsi="Verdana"/>
          <w:sz w:val="24"/>
          <w:szCs w:val="24"/>
          <w:lang w:eastAsia="en-US"/>
        </w:rPr>
        <w:t>messages to</w:t>
      </w:r>
      <w:r w:rsidRPr="004A2D4C">
        <w:rPr>
          <w:rFonts w:ascii="Verdana" w:hAnsi="Verdana"/>
          <w:sz w:val="24"/>
          <w:szCs w:val="24"/>
          <w:lang w:eastAsia="en-US"/>
        </w:rPr>
        <w:t xml:space="preserve"> </w:t>
      </w:r>
      <w:proofErr w:type="spellStart"/>
      <w:r w:rsidRPr="004A2D4C">
        <w:rPr>
          <w:rFonts w:ascii="Verdana" w:hAnsi="Verdana"/>
          <w:sz w:val="24"/>
          <w:szCs w:val="24"/>
          <w:lang w:eastAsia="en-US"/>
        </w:rPr>
        <w:t>Emdeon</w:t>
      </w:r>
      <w:proofErr w:type="spellEnd"/>
      <w:r w:rsidRPr="004A2D4C">
        <w:rPr>
          <w:rFonts w:ascii="Verdana" w:hAnsi="Verdana"/>
          <w:sz w:val="24"/>
          <w:szCs w:val="24"/>
          <w:lang w:eastAsia="en-US"/>
        </w:rPr>
        <w:t>, the VA’s clearinghouse, where claims are either transmitted to the insurance company or sent to a printing facility.</w:t>
      </w:r>
    </w:p>
    <w:p w14:paraId="054FEEF3" w14:textId="1C05AD9D" w:rsidR="00D952B0" w:rsidRDefault="00CC7269" w:rsidP="00CE35E6">
      <w:pPr>
        <w:pStyle w:val="Heading3"/>
        <w:keepNext/>
        <w:rPr>
          <w:rFonts w:ascii="Verdana" w:hAnsi="Verdana"/>
        </w:rPr>
      </w:pPr>
      <w:bookmarkStart w:id="45" w:name="_Toc263270956"/>
      <w:bookmarkStart w:id="46" w:name="_Toc263271235"/>
      <w:bookmarkStart w:id="47" w:name="_Toc377477596"/>
      <w:bookmarkStart w:id="48" w:name="_Toc507605102"/>
      <w:commentRangeStart w:id="49"/>
      <w:r w:rsidRPr="005559F3">
        <w:rPr>
          <w:rFonts w:ascii="Verdana" w:hAnsi="Verdana"/>
        </w:rPr>
        <w:t>FSC</w:t>
      </w:r>
      <w:bookmarkEnd w:id="45"/>
      <w:bookmarkEnd w:id="46"/>
      <w:bookmarkEnd w:id="47"/>
      <w:commentRangeEnd w:id="49"/>
      <w:r w:rsidR="00EF5B1C" w:rsidRPr="005559F3">
        <w:rPr>
          <w:rStyle w:val="CommentReference"/>
          <w:rFonts w:ascii="Verdana" w:hAnsi="Verdana" w:cs="Times New Roman"/>
          <w:b w:val="0"/>
          <w:bCs w:val="0"/>
          <w:iCs w:val="0"/>
          <w:kern w:val="0"/>
        </w:rPr>
        <w:commentReference w:id="49"/>
      </w:r>
      <w:bookmarkEnd w:id="48"/>
    </w:p>
    <w:tbl>
      <w:tblPr>
        <w:tblW w:w="4436" w:type="pct"/>
        <w:tblInd w:w="108" w:type="dxa"/>
        <w:tblLook w:val="01E0" w:firstRow="1" w:lastRow="1" w:firstColumn="1" w:lastColumn="1" w:noHBand="0" w:noVBand="0"/>
      </w:tblPr>
      <w:tblGrid>
        <w:gridCol w:w="2340"/>
        <w:gridCol w:w="6156"/>
      </w:tblGrid>
      <w:tr w:rsidR="00B92A25" w:rsidRPr="003B377B" w14:paraId="1ACCAB4F" w14:textId="77777777" w:rsidTr="009928DE">
        <w:tc>
          <w:tcPr>
            <w:tcW w:w="2340" w:type="dxa"/>
            <w:tcBorders>
              <w:top w:val="single" w:sz="6" w:space="0" w:color="auto"/>
              <w:left w:val="single" w:sz="6" w:space="0" w:color="auto"/>
              <w:bottom w:val="single" w:sz="6" w:space="0" w:color="auto"/>
              <w:right w:val="single" w:sz="6" w:space="0" w:color="auto"/>
            </w:tcBorders>
            <w:shd w:val="clear" w:color="auto" w:fill="D9D9D9"/>
          </w:tcPr>
          <w:p w14:paraId="19B87853" w14:textId="77777777" w:rsidR="00B92A25" w:rsidRPr="003B377B" w:rsidRDefault="00B92A25" w:rsidP="009928DE">
            <w:pPr>
              <w:pStyle w:val="TableHeading"/>
              <w:tabs>
                <w:tab w:val="center" w:pos="4680"/>
                <w:tab w:val="right" w:pos="9360"/>
              </w:tabs>
            </w:pPr>
            <w:r>
              <w:t xml:space="preserve">System </w:t>
            </w:r>
          </w:p>
        </w:tc>
        <w:tc>
          <w:tcPr>
            <w:tcW w:w="6156" w:type="dxa"/>
            <w:tcBorders>
              <w:top w:val="single" w:sz="6" w:space="0" w:color="auto"/>
              <w:left w:val="single" w:sz="6" w:space="0" w:color="auto"/>
              <w:bottom w:val="single" w:sz="6" w:space="0" w:color="auto"/>
              <w:right w:val="single" w:sz="6" w:space="0" w:color="auto"/>
            </w:tcBorders>
            <w:shd w:val="clear" w:color="auto" w:fill="D9D9D9"/>
          </w:tcPr>
          <w:p w14:paraId="54ECC84A" w14:textId="77777777" w:rsidR="00B92A25" w:rsidRPr="003B377B" w:rsidRDefault="00B92A25" w:rsidP="009928DE">
            <w:pPr>
              <w:pStyle w:val="TableHeading"/>
              <w:tabs>
                <w:tab w:val="center" w:pos="4680"/>
                <w:tab w:val="right" w:pos="9360"/>
              </w:tabs>
            </w:pPr>
            <w:r>
              <w:t>Details</w:t>
            </w:r>
          </w:p>
        </w:tc>
      </w:tr>
      <w:tr w:rsidR="00B92A25" w:rsidRPr="003B377B" w14:paraId="71E5717F" w14:textId="77777777" w:rsidTr="009928DE">
        <w:tc>
          <w:tcPr>
            <w:tcW w:w="2340" w:type="dxa"/>
            <w:tcBorders>
              <w:top w:val="dotted" w:sz="4" w:space="0" w:color="auto"/>
              <w:left w:val="dotted" w:sz="4" w:space="0" w:color="auto"/>
              <w:bottom w:val="dotted" w:sz="4" w:space="0" w:color="auto"/>
              <w:right w:val="dotted" w:sz="4" w:space="0" w:color="auto"/>
            </w:tcBorders>
          </w:tcPr>
          <w:p w14:paraId="38D4A2CF" w14:textId="77777777" w:rsidR="00B92A25" w:rsidRPr="00827B22" w:rsidRDefault="00B92A25" w:rsidP="009928DE">
            <w:pPr>
              <w:pStyle w:val="TableText"/>
              <w:tabs>
                <w:tab w:val="center" w:pos="4680"/>
                <w:tab w:val="right" w:pos="9360"/>
              </w:tabs>
              <w:rPr>
                <w:szCs w:val="16"/>
              </w:rPr>
            </w:pPr>
            <w:r w:rsidRPr="00827B22">
              <w:rPr>
                <w:szCs w:val="16"/>
              </w:rPr>
              <w:t>Title</w:t>
            </w:r>
          </w:p>
        </w:tc>
        <w:tc>
          <w:tcPr>
            <w:tcW w:w="6156" w:type="dxa"/>
            <w:tcBorders>
              <w:top w:val="dotted" w:sz="4" w:space="0" w:color="auto"/>
              <w:left w:val="dotted" w:sz="4" w:space="0" w:color="auto"/>
              <w:bottom w:val="dotted" w:sz="4" w:space="0" w:color="auto"/>
              <w:right w:val="dotted" w:sz="4" w:space="0" w:color="auto"/>
            </w:tcBorders>
          </w:tcPr>
          <w:p w14:paraId="5076A003" w14:textId="77777777" w:rsidR="00B92A25" w:rsidRPr="00827B22" w:rsidRDefault="00B92A25" w:rsidP="009928DE">
            <w:pPr>
              <w:pStyle w:val="TableText"/>
              <w:tabs>
                <w:tab w:val="center" w:pos="4680"/>
                <w:tab w:val="right" w:pos="9360"/>
              </w:tabs>
              <w:rPr>
                <w:szCs w:val="16"/>
              </w:rPr>
            </w:pPr>
          </w:p>
        </w:tc>
      </w:tr>
      <w:tr w:rsidR="00B92A25" w:rsidRPr="003B377B" w14:paraId="061E487E" w14:textId="77777777" w:rsidTr="009928DE">
        <w:tc>
          <w:tcPr>
            <w:tcW w:w="2340" w:type="dxa"/>
            <w:tcBorders>
              <w:top w:val="dotted" w:sz="4" w:space="0" w:color="auto"/>
              <w:left w:val="dotted" w:sz="4" w:space="0" w:color="auto"/>
              <w:bottom w:val="dotted" w:sz="4" w:space="0" w:color="auto"/>
              <w:right w:val="dotted" w:sz="4" w:space="0" w:color="auto"/>
            </w:tcBorders>
          </w:tcPr>
          <w:p w14:paraId="0A40103F" w14:textId="77777777" w:rsidR="00B92A25" w:rsidRPr="00827B22" w:rsidRDefault="00B92A25" w:rsidP="009928DE">
            <w:pPr>
              <w:pStyle w:val="TableText"/>
              <w:tabs>
                <w:tab w:val="center" w:pos="4680"/>
                <w:tab w:val="right" w:pos="9360"/>
              </w:tabs>
              <w:rPr>
                <w:szCs w:val="16"/>
              </w:rPr>
            </w:pPr>
            <w:r w:rsidRPr="00827B22">
              <w:rPr>
                <w:szCs w:val="16"/>
              </w:rPr>
              <w:t>Abbreviation</w:t>
            </w:r>
          </w:p>
        </w:tc>
        <w:tc>
          <w:tcPr>
            <w:tcW w:w="6156" w:type="dxa"/>
            <w:tcBorders>
              <w:top w:val="dotted" w:sz="4" w:space="0" w:color="auto"/>
              <w:left w:val="dotted" w:sz="4" w:space="0" w:color="auto"/>
              <w:bottom w:val="dotted" w:sz="4" w:space="0" w:color="auto"/>
              <w:right w:val="dotted" w:sz="4" w:space="0" w:color="auto"/>
            </w:tcBorders>
          </w:tcPr>
          <w:p w14:paraId="56BC0525" w14:textId="77777777" w:rsidR="00B92A25" w:rsidRPr="00827B22" w:rsidRDefault="00B92A25" w:rsidP="009928DE">
            <w:pPr>
              <w:pStyle w:val="TableText"/>
              <w:tabs>
                <w:tab w:val="center" w:pos="4680"/>
                <w:tab w:val="right" w:pos="9360"/>
              </w:tabs>
              <w:rPr>
                <w:szCs w:val="16"/>
              </w:rPr>
            </w:pPr>
          </w:p>
        </w:tc>
      </w:tr>
      <w:tr w:rsidR="00B92A25" w:rsidRPr="003B377B" w14:paraId="4DF4AC47" w14:textId="77777777" w:rsidTr="009928DE">
        <w:tc>
          <w:tcPr>
            <w:tcW w:w="2340" w:type="dxa"/>
            <w:tcBorders>
              <w:top w:val="dotted" w:sz="4" w:space="0" w:color="auto"/>
              <w:left w:val="dotted" w:sz="4" w:space="0" w:color="auto"/>
              <w:bottom w:val="dotted" w:sz="4" w:space="0" w:color="auto"/>
              <w:right w:val="dotted" w:sz="4" w:space="0" w:color="auto"/>
            </w:tcBorders>
          </w:tcPr>
          <w:p w14:paraId="52CFBA67" w14:textId="77777777" w:rsidR="00B92A25" w:rsidRPr="00827B22" w:rsidRDefault="00B92A25" w:rsidP="009928DE">
            <w:pPr>
              <w:pStyle w:val="TableText"/>
              <w:tabs>
                <w:tab w:val="center" w:pos="4680"/>
                <w:tab w:val="right" w:pos="9360"/>
              </w:tabs>
              <w:rPr>
                <w:szCs w:val="16"/>
              </w:rPr>
            </w:pPr>
            <w:r w:rsidRPr="00827B22">
              <w:rPr>
                <w:szCs w:val="16"/>
              </w:rPr>
              <w:t>Version number</w:t>
            </w:r>
          </w:p>
        </w:tc>
        <w:tc>
          <w:tcPr>
            <w:tcW w:w="6156" w:type="dxa"/>
            <w:tcBorders>
              <w:top w:val="dotted" w:sz="4" w:space="0" w:color="auto"/>
              <w:left w:val="dotted" w:sz="4" w:space="0" w:color="auto"/>
              <w:bottom w:val="dotted" w:sz="4" w:space="0" w:color="auto"/>
              <w:right w:val="dotted" w:sz="4" w:space="0" w:color="auto"/>
            </w:tcBorders>
          </w:tcPr>
          <w:p w14:paraId="062ED6D7" w14:textId="77777777" w:rsidR="00B92A25" w:rsidRPr="00827B22" w:rsidRDefault="00B92A25" w:rsidP="009928DE">
            <w:pPr>
              <w:pStyle w:val="TableText"/>
              <w:tabs>
                <w:tab w:val="center" w:pos="4680"/>
                <w:tab w:val="right" w:pos="9360"/>
              </w:tabs>
              <w:rPr>
                <w:szCs w:val="16"/>
              </w:rPr>
            </w:pPr>
          </w:p>
        </w:tc>
      </w:tr>
      <w:tr w:rsidR="00B92A25" w:rsidRPr="003B377B" w14:paraId="38FB3AD0" w14:textId="77777777" w:rsidTr="009928DE">
        <w:tc>
          <w:tcPr>
            <w:tcW w:w="2340" w:type="dxa"/>
            <w:tcBorders>
              <w:top w:val="dotted" w:sz="4" w:space="0" w:color="auto"/>
              <w:left w:val="dotted" w:sz="4" w:space="0" w:color="auto"/>
              <w:bottom w:val="dotted" w:sz="4" w:space="0" w:color="auto"/>
              <w:right w:val="dotted" w:sz="4" w:space="0" w:color="auto"/>
            </w:tcBorders>
          </w:tcPr>
          <w:p w14:paraId="3E820625" w14:textId="77777777" w:rsidR="00B92A25" w:rsidRPr="00827B22" w:rsidRDefault="00B92A25" w:rsidP="009928DE">
            <w:pPr>
              <w:pStyle w:val="TableText"/>
              <w:tabs>
                <w:tab w:val="center" w:pos="4680"/>
                <w:tab w:val="right" w:pos="9360"/>
              </w:tabs>
              <w:rPr>
                <w:szCs w:val="16"/>
              </w:rPr>
            </w:pPr>
            <w:r w:rsidRPr="00827B22">
              <w:rPr>
                <w:szCs w:val="16"/>
              </w:rPr>
              <w:t>Release number</w:t>
            </w:r>
          </w:p>
        </w:tc>
        <w:tc>
          <w:tcPr>
            <w:tcW w:w="6156" w:type="dxa"/>
            <w:tcBorders>
              <w:top w:val="dotted" w:sz="4" w:space="0" w:color="auto"/>
              <w:left w:val="dotted" w:sz="4" w:space="0" w:color="auto"/>
              <w:bottom w:val="dotted" w:sz="4" w:space="0" w:color="auto"/>
              <w:right w:val="dotted" w:sz="4" w:space="0" w:color="auto"/>
            </w:tcBorders>
          </w:tcPr>
          <w:p w14:paraId="1D3297EE" w14:textId="77777777" w:rsidR="00B92A25" w:rsidRPr="009F6D13" w:rsidRDefault="00B92A25" w:rsidP="009928DE">
            <w:pPr>
              <w:pStyle w:val="TableText"/>
              <w:rPr>
                <w:i/>
              </w:rPr>
            </w:pPr>
          </w:p>
        </w:tc>
      </w:tr>
      <w:tr w:rsidR="00B92A25" w:rsidRPr="003B377B" w14:paraId="37D4AD5C" w14:textId="77777777" w:rsidTr="009928DE">
        <w:tc>
          <w:tcPr>
            <w:tcW w:w="2340" w:type="dxa"/>
            <w:tcBorders>
              <w:top w:val="dotted" w:sz="4" w:space="0" w:color="auto"/>
              <w:left w:val="dotted" w:sz="4" w:space="0" w:color="auto"/>
              <w:bottom w:val="dotted" w:sz="4" w:space="0" w:color="auto"/>
              <w:right w:val="dotted" w:sz="4" w:space="0" w:color="auto"/>
            </w:tcBorders>
          </w:tcPr>
          <w:p w14:paraId="190BFDA1" w14:textId="77777777" w:rsidR="00B92A25" w:rsidRPr="00827B22" w:rsidRDefault="00B92A25" w:rsidP="009928DE">
            <w:pPr>
              <w:pStyle w:val="TableText"/>
              <w:tabs>
                <w:tab w:val="center" w:pos="4680"/>
                <w:tab w:val="right" w:pos="9360"/>
              </w:tabs>
              <w:rPr>
                <w:szCs w:val="16"/>
              </w:rPr>
            </w:pPr>
            <w:r w:rsidRPr="00827B22">
              <w:rPr>
                <w:szCs w:val="16"/>
              </w:rPr>
              <w:t>Point of Contact</w:t>
            </w:r>
          </w:p>
        </w:tc>
        <w:tc>
          <w:tcPr>
            <w:tcW w:w="6156" w:type="dxa"/>
            <w:tcBorders>
              <w:top w:val="dotted" w:sz="4" w:space="0" w:color="auto"/>
              <w:left w:val="dotted" w:sz="4" w:space="0" w:color="auto"/>
              <w:bottom w:val="dotted" w:sz="4" w:space="0" w:color="auto"/>
              <w:right w:val="dotted" w:sz="4" w:space="0" w:color="auto"/>
            </w:tcBorders>
          </w:tcPr>
          <w:p w14:paraId="7C0DC893" w14:textId="77777777" w:rsidR="00B92A25" w:rsidRPr="00C063D6" w:rsidRDefault="00B92A25" w:rsidP="009928DE">
            <w:pPr>
              <w:pStyle w:val="TableText"/>
              <w:rPr>
                <w:i/>
              </w:rPr>
            </w:pPr>
          </w:p>
        </w:tc>
      </w:tr>
      <w:tr w:rsidR="00B92A25" w:rsidRPr="003B377B" w14:paraId="229BC570" w14:textId="77777777" w:rsidTr="009928DE">
        <w:tc>
          <w:tcPr>
            <w:tcW w:w="2340" w:type="dxa"/>
            <w:tcBorders>
              <w:top w:val="dotted" w:sz="4" w:space="0" w:color="auto"/>
              <w:left w:val="dotted" w:sz="4" w:space="0" w:color="auto"/>
              <w:bottom w:val="dotted" w:sz="4" w:space="0" w:color="auto"/>
              <w:right w:val="dotted" w:sz="4" w:space="0" w:color="auto"/>
            </w:tcBorders>
          </w:tcPr>
          <w:p w14:paraId="750B62EF" w14:textId="77777777" w:rsidR="00B92A25" w:rsidRPr="00827B22" w:rsidRDefault="00B92A25" w:rsidP="009928DE">
            <w:pPr>
              <w:pStyle w:val="TableText"/>
              <w:tabs>
                <w:tab w:val="center" w:pos="4680"/>
                <w:tab w:val="right" w:pos="9360"/>
              </w:tabs>
              <w:rPr>
                <w:szCs w:val="16"/>
              </w:rPr>
            </w:pPr>
            <w:r w:rsidRPr="00827B22">
              <w:rPr>
                <w:szCs w:val="16"/>
              </w:rPr>
              <w:t>Vendor [optional]</w:t>
            </w:r>
          </w:p>
        </w:tc>
        <w:tc>
          <w:tcPr>
            <w:tcW w:w="6156" w:type="dxa"/>
            <w:tcBorders>
              <w:top w:val="dotted" w:sz="4" w:space="0" w:color="auto"/>
              <w:left w:val="dotted" w:sz="4" w:space="0" w:color="auto"/>
              <w:bottom w:val="dotted" w:sz="4" w:space="0" w:color="auto"/>
              <w:right w:val="dotted" w:sz="4" w:space="0" w:color="auto"/>
            </w:tcBorders>
          </w:tcPr>
          <w:p w14:paraId="50DF53B9" w14:textId="77777777" w:rsidR="00B92A25" w:rsidRPr="00827B22" w:rsidRDefault="00B92A25" w:rsidP="009928DE">
            <w:pPr>
              <w:pStyle w:val="TableText"/>
              <w:tabs>
                <w:tab w:val="center" w:pos="4680"/>
                <w:tab w:val="right" w:pos="9360"/>
              </w:tabs>
              <w:rPr>
                <w:szCs w:val="16"/>
              </w:rPr>
            </w:pPr>
          </w:p>
        </w:tc>
      </w:tr>
    </w:tbl>
    <w:p w14:paraId="20E22618" w14:textId="77777777" w:rsidR="00B92A25" w:rsidRPr="00B92A25" w:rsidRDefault="00B92A25" w:rsidP="00B92A25">
      <w:pPr>
        <w:pStyle w:val="BodyText"/>
        <w:rPr>
          <w:lang w:eastAsia="en-US"/>
        </w:rPr>
      </w:pPr>
    </w:p>
    <w:p w14:paraId="46181D2C" w14:textId="5D3E0BE8" w:rsidR="001461C2" w:rsidRPr="001461C2" w:rsidRDefault="001461C2" w:rsidP="001461C2">
      <w:pPr>
        <w:pStyle w:val="BodyText"/>
        <w:rPr>
          <w:rFonts w:ascii="Verdana" w:hAnsi="Verdana"/>
          <w:sz w:val="24"/>
          <w:szCs w:val="24"/>
        </w:rPr>
      </w:pPr>
      <w:r w:rsidRPr="001461C2">
        <w:rPr>
          <w:rFonts w:ascii="Verdana" w:hAnsi="Verdana"/>
          <w:sz w:val="24"/>
          <w:szCs w:val="24"/>
        </w:rPr>
        <w:t>The system(s) at FSC, receives the data from the TAS Platform, translates the data into a standard ASC X12N/005010</w:t>
      </w:r>
      <w:r w:rsidR="00707269">
        <w:rPr>
          <w:rFonts w:ascii="Verdana" w:hAnsi="Verdana"/>
          <w:sz w:val="24"/>
          <w:szCs w:val="24"/>
        </w:rPr>
        <w:t xml:space="preserve"> 837</w:t>
      </w:r>
      <w:r w:rsidRPr="001461C2">
        <w:rPr>
          <w:rFonts w:ascii="Verdana" w:hAnsi="Verdana"/>
          <w:sz w:val="24"/>
          <w:szCs w:val="24"/>
        </w:rPr>
        <w:t xml:space="preserve"> </w:t>
      </w:r>
      <w:r w:rsidR="009928DE">
        <w:rPr>
          <w:rFonts w:ascii="Verdana" w:hAnsi="Verdana"/>
          <w:sz w:val="24"/>
          <w:szCs w:val="24"/>
        </w:rPr>
        <w:t xml:space="preserve">Health Care Claims </w:t>
      </w:r>
      <w:r w:rsidRPr="001461C2">
        <w:rPr>
          <w:rFonts w:ascii="Verdana" w:hAnsi="Verdana"/>
          <w:sz w:val="24"/>
          <w:szCs w:val="24"/>
        </w:rPr>
        <w:t>transmission, validates the data complies with HIPAA standards and then forwards the claim data to Emdeon.</w:t>
      </w:r>
    </w:p>
    <w:p w14:paraId="2DBD38D9" w14:textId="77777777" w:rsidR="001461C2" w:rsidRPr="001461C2" w:rsidRDefault="001461C2" w:rsidP="001461C2">
      <w:pPr>
        <w:pStyle w:val="BodyText"/>
        <w:rPr>
          <w:lang w:eastAsia="en-US"/>
        </w:rPr>
      </w:pPr>
    </w:p>
    <w:p w14:paraId="054FEF19" w14:textId="77777777" w:rsidR="00D952B0" w:rsidRPr="005559F3" w:rsidRDefault="00D952B0" w:rsidP="00CE35E6">
      <w:pPr>
        <w:pStyle w:val="Heading2"/>
        <w:keepNext/>
        <w:rPr>
          <w:rFonts w:ascii="Verdana" w:hAnsi="Verdana"/>
        </w:rPr>
      </w:pPr>
      <w:bookmarkStart w:id="50" w:name="_Toc216071608"/>
      <w:bookmarkStart w:id="51" w:name="_Toc263270958"/>
      <w:bookmarkStart w:id="52" w:name="_Toc263271237"/>
      <w:bookmarkStart w:id="53" w:name="_Toc377477598"/>
      <w:bookmarkStart w:id="54" w:name="_Toc507605103"/>
      <w:r w:rsidRPr="005559F3">
        <w:rPr>
          <w:rFonts w:ascii="Verdana" w:hAnsi="Verdana"/>
        </w:rPr>
        <w:t>Operational Agreement</w:t>
      </w:r>
      <w:bookmarkEnd w:id="50"/>
      <w:bookmarkEnd w:id="51"/>
      <w:bookmarkEnd w:id="52"/>
      <w:bookmarkEnd w:id="53"/>
      <w:bookmarkEnd w:id="54"/>
    </w:p>
    <w:p w14:paraId="227DD5A8" w14:textId="21292C89" w:rsidR="00EF5B1C" w:rsidRPr="005559F3" w:rsidRDefault="00EF5B1C" w:rsidP="00EF5B1C">
      <w:pPr>
        <w:pStyle w:val="BodyText"/>
        <w:rPr>
          <w:rFonts w:ascii="Verdana" w:hAnsi="Verdana"/>
          <w:sz w:val="24"/>
          <w:szCs w:val="24"/>
        </w:rPr>
      </w:pPr>
      <w:r w:rsidRPr="005559F3">
        <w:rPr>
          <w:rFonts w:ascii="Verdana" w:hAnsi="Verdana"/>
          <w:sz w:val="24"/>
          <w:szCs w:val="24"/>
        </w:rPr>
        <w:t xml:space="preserve">This ICD provides the specification for an interface between </w:t>
      </w:r>
      <w:r w:rsidR="00645BA2">
        <w:rPr>
          <w:rFonts w:ascii="Verdana" w:hAnsi="Verdana"/>
          <w:sz w:val="24"/>
          <w:szCs w:val="24"/>
        </w:rPr>
        <w:t>MCCF EDI TAS</w:t>
      </w:r>
      <w:r w:rsidRPr="005559F3">
        <w:rPr>
          <w:rFonts w:ascii="Verdana" w:hAnsi="Verdana"/>
          <w:sz w:val="24"/>
          <w:szCs w:val="24"/>
        </w:rPr>
        <w:t xml:space="preserve"> </w:t>
      </w:r>
      <w:del w:id="55" w:author="Department of Veterans Affairs" w:date="2018-02-22T16:21:00Z">
        <w:r w:rsidRPr="005559F3" w:rsidDel="00C150F4">
          <w:rPr>
            <w:rFonts w:ascii="Verdana" w:hAnsi="Verdana"/>
            <w:sz w:val="24"/>
            <w:szCs w:val="24"/>
          </w:rPr>
          <w:delText>IB</w:delText>
        </w:r>
      </w:del>
      <w:ins w:id="56" w:author="Department of Veterans Affairs" w:date="2018-02-22T16:21:00Z">
        <w:r w:rsidR="00C150F4" w:rsidRPr="005559F3">
          <w:rPr>
            <w:rFonts w:ascii="Verdana" w:hAnsi="Verdana"/>
            <w:sz w:val="24"/>
            <w:szCs w:val="24"/>
          </w:rPr>
          <w:t xml:space="preserve"> </w:t>
        </w:r>
      </w:ins>
      <w:r w:rsidRPr="005559F3">
        <w:rPr>
          <w:rFonts w:ascii="Verdana" w:hAnsi="Verdana"/>
          <w:sz w:val="24"/>
          <w:szCs w:val="24"/>
        </w:rPr>
        <w:t xml:space="preserve">and FSC regarding </w:t>
      </w:r>
      <w:r w:rsidR="00D13B07" w:rsidRPr="005559F3">
        <w:rPr>
          <w:rFonts w:ascii="Verdana" w:hAnsi="Verdana"/>
          <w:sz w:val="24"/>
          <w:szCs w:val="24"/>
        </w:rPr>
        <w:t>Health Care Claims</w:t>
      </w:r>
      <w:r w:rsidR="004D1021" w:rsidRPr="005559F3" w:rsidDel="00C150F4">
        <w:rPr>
          <w:rFonts w:ascii="Verdana" w:hAnsi="Verdana"/>
          <w:sz w:val="24"/>
          <w:szCs w:val="24"/>
        </w:rPr>
        <w:t xml:space="preserve"> </w:t>
      </w:r>
      <w:del w:id="57" w:author="Department of Veterans Affairs" w:date="2018-02-22T16:21:00Z">
        <w:r w:rsidRPr="005559F3" w:rsidDel="00C150F4">
          <w:rPr>
            <w:rFonts w:ascii="Verdana" w:hAnsi="Verdana"/>
            <w:sz w:val="24"/>
            <w:szCs w:val="24"/>
          </w:rPr>
          <w:delText xml:space="preserve">Health Care Services Review </w:delText>
        </w:r>
      </w:del>
      <w:r w:rsidRPr="005559F3">
        <w:rPr>
          <w:rFonts w:ascii="Verdana" w:hAnsi="Verdana"/>
          <w:sz w:val="24"/>
          <w:szCs w:val="24"/>
        </w:rPr>
        <w:t xml:space="preserve">data. The Chief Business Office (CBO) is responsible for notifying FSC personnel of any potential or planned changes to data feeds once these changes are known in order to minimize adverse impacts. </w:t>
      </w:r>
    </w:p>
    <w:p w14:paraId="10FB1C7E" w14:textId="77777777" w:rsidR="00E67E51" w:rsidRPr="005559F3" w:rsidRDefault="00E67E51" w:rsidP="00CE35E6">
      <w:pPr>
        <w:pStyle w:val="BodyText"/>
        <w:keepNext/>
        <w:rPr>
          <w:rFonts w:ascii="Verdana" w:hAnsi="Verdana"/>
          <w:lang w:eastAsia="en-US"/>
        </w:rPr>
      </w:pPr>
    </w:p>
    <w:p w14:paraId="054FEF1B" w14:textId="77777777" w:rsidR="00D952B0" w:rsidRPr="005559F3" w:rsidRDefault="00D952B0" w:rsidP="00FD58AE">
      <w:pPr>
        <w:pStyle w:val="Heading1"/>
        <w:rPr>
          <w:rFonts w:ascii="Verdana" w:hAnsi="Verdana"/>
        </w:rPr>
      </w:pPr>
      <w:bookmarkStart w:id="58" w:name="_Toc216071609"/>
      <w:bookmarkStart w:id="59" w:name="_Toc263270959"/>
      <w:bookmarkStart w:id="60" w:name="_Toc263271238"/>
      <w:bookmarkStart w:id="61" w:name="_Toc377477599"/>
      <w:bookmarkStart w:id="62" w:name="_Toc507605104"/>
      <w:r w:rsidRPr="005559F3">
        <w:rPr>
          <w:rFonts w:ascii="Verdana" w:hAnsi="Verdana"/>
        </w:rPr>
        <w:t>Interface Definition</w:t>
      </w:r>
      <w:bookmarkEnd w:id="58"/>
      <w:bookmarkEnd w:id="59"/>
      <w:bookmarkEnd w:id="60"/>
      <w:bookmarkEnd w:id="61"/>
      <w:bookmarkEnd w:id="62"/>
    </w:p>
    <w:p w14:paraId="54B7B745" w14:textId="4027213E" w:rsidR="00EF5B1C" w:rsidRPr="005559F3" w:rsidRDefault="00D13B07" w:rsidP="00EF5B1C">
      <w:pPr>
        <w:pStyle w:val="BodyText"/>
        <w:rPr>
          <w:rFonts w:ascii="Verdana" w:hAnsi="Verdana"/>
          <w:sz w:val="24"/>
          <w:szCs w:val="24"/>
        </w:rPr>
      </w:pPr>
      <w:r w:rsidRPr="005559F3">
        <w:rPr>
          <w:rFonts w:ascii="Verdana" w:hAnsi="Verdana"/>
          <w:sz w:val="24"/>
          <w:szCs w:val="24"/>
        </w:rPr>
        <w:t>Health Care Claims</w:t>
      </w:r>
      <w:r w:rsidR="004D1021" w:rsidRPr="005559F3">
        <w:rPr>
          <w:rFonts w:ascii="Verdana" w:hAnsi="Verdana"/>
          <w:sz w:val="24"/>
          <w:szCs w:val="24"/>
        </w:rPr>
        <w:t xml:space="preserve"> </w:t>
      </w:r>
      <w:ins w:id="63" w:author="Department of Veterans Affairs" w:date="2018-02-22T16:21:00Z">
        <w:r w:rsidR="00C150F4" w:rsidRPr="005559F3">
          <w:rPr>
            <w:rFonts w:ascii="Verdana" w:hAnsi="Verdana"/>
            <w:sz w:val="24"/>
            <w:szCs w:val="24"/>
          </w:rPr>
          <w:t>data</w:t>
        </w:r>
      </w:ins>
      <w:del w:id="64" w:author="Department of Veterans Affairs" w:date="2018-02-22T16:21:00Z">
        <w:r w:rsidR="0077527A" w:rsidRPr="005559F3" w:rsidDel="00C150F4">
          <w:rPr>
            <w:rFonts w:ascii="Verdana" w:hAnsi="Verdana"/>
            <w:sz w:val="24"/>
            <w:szCs w:val="24"/>
          </w:rPr>
          <w:delText>Health Care Eligibility Benefits</w:delText>
        </w:r>
      </w:del>
      <w:r w:rsidR="00343639" w:rsidRPr="005559F3">
        <w:rPr>
          <w:rFonts w:ascii="Verdana" w:hAnsi="Verdana"/>
          <w:sz w:val="24"/>
          <w:szCs w:val="24"/>
        </w:rPr>
        <w:t xml:space="preserve"> </w:t>
      </w:r>
      <w:r w:rsidR="00EF5B1C" w:rsidRPr="005559F3">
        <w:rPr>
          <w:rFonts w:ascii="Verdana" w:hAnsi="Verdana"/>
          <w:sz w:val="24"/>
          <w:szCs w:val="24"/>
        </w:rPr>
        <w:t xml:space="preserve">is transmitted between </w:t>
      </w:r>
      <w:del w:id="65" w:author="Department of Veterans Affairs" w:date="2018-02-22T16:22:00Z">
        <w:r w:rsidR="00EF5B1C" w:rsidRPr="005559F3" w:rsidDel="00C150F4">
          <w:rPr>
            <w:rFonts w:ascii="Verdana" w:hAnsi="Verdana"/>
            <w:sz w:val="24"/>
            <w:szCs w:val="24"/>
          </w:rPr>
          <w:delText xml:space="preserve">MCCF EDI TAS </w:delText>
        </w:r>
      </w:del>
      <w:del w:id="66" w:author="Department of Veterans Affairs" w:date="2018-02-22T16:15:00Z">
        <w:r w:rsidR="0077527A" w:rsidRPr="005559F3" w:rsidDel="00C150F4">
          <w:rPr>
            <w:rFonts w:ascii="Verdana" w:hAnsi="Verdana"/>
            <w:sz w:val="24"/>
            <w:szCs w:val="24"/>
          </w:rPr>
          <w:delText>eIV</w:delText>
        </w:r>
        <w:r w:rsidR="00EF5B1C" w:rsidRPr="005559F3" w:rsidDel="00C150F4">
          <w:rPr>
            <w:rFonts w:ascii="Verdana" w:hAnsi="Verdana"/>
            <w:sz w:val="24"/>
            <w:szCs w:val="24"/>
          </w:rPr>
          <w:delText xml:space="preserve"> </w:delText>
        </w:r>
      </w:del>
      <w:del w:id="67" w:author="Department of Veterans Affairs" w:date="2018-02-22T16:22:00Z">
        <w:r w:rsidR="00EF5B1C" w:rsidRPr="005559F3" w:rsidDel="00C150F4">
          <w:rPr>
            <w:rFonts w:ascii="Verdana" w:hAnsi="Verdana"/>
            <w:sz w:val="24"/>
            <w:szCs w:val="24"/>
          </w:rPr>
          <w:delText xml:space="preserve">and </w:delText>
        </w:r>
      </w:del>
      <w:r w:rsidR="00EF5B1C" w:rsidRPr="005559F3">
        <w:rPr>
          <w:rFonts w:ascii="Verdana" w:hAnsi="Verdana"/>
          <w:sz w:val="24"/>
          <w:szCs w:val="24"/>
        </w:rPr>
        <w:t>the FSC</w:t>
      </w:r>
      <w:ins w:id="68" w:author="Department of Veterans Affairs" w:date="2018-02-22T16:22:00Z">
        <w:r w:rsidR="00C150F4" w:rsidRPr="005559F3">
          <w:rPr>
            <w:rFonts w:ascii="Verdana" w:hAnsi="Verdana"/>
            <w:sz w:val="24"/>
            <w:szCs w:val="24"/>
          </w:rPr>
          <w:t xml:space="preserve"> and </w:t>
        </w:r>
      </w:ins>
      <w:r w:rsidR="00645BA2">
        <w:rPr>
          <w:rFonts w:ascii="Verdana" w:hAnsi="Verdana"/>
          <w:sz w:val="24"/>
          <w:szCs w:val="24"/>
        </w:rPr>
        <w:t>MCCF EDI TAS</w:t>
      </w:r>
      <w:r w:rsidR="00EF5B1C" w:rsidRPr="005559F3">
        <w:rPr>
          <w:rFonts w:ascii="Verdana" w:hAnsi="Verdana"/>
          <w:sz w:val="24"/>
          <w:szCs w:val="24"/>
        </w:rPr>
        <w:t xml:space="preserve"> in FHIR bundles</w:t>
      </w:r>
      <w:r w:rsidR="00637B24" w:rsidRPr="005559F3">
        <w:rPr>
          <w:rFonts w:ascii="Verdana" w:hAnsi="Verdana"/>
          <w:sz w:val="24"/>
          <w:szCs w:val="24"/>
        </w:rPr>
        <w:t>.</w:t>
      </w:r>
    </w:p>
    <w:p w14:paraId="292D94F1" w14:textId="77777777" w:rsidR="00EF5B1C" w:rsidRPr="005559F3" w:rsidRDefault="00EF5B1C" w:rsidP="00EF5B1C">
      <w:pPr>
        <w:pStyle w:val="BodyText"/>
        <w:rPr>
          <w:rFonts w:ascii="Verdana" w:hAnsi="Verdana"/>
          <w:lang w:eastAsia="en-US"/>
        </w:rPr>
      </w:pPr>
    </w:p>
    <w:p w14:paraId="097AB28F" w14:textId="77777777" w:rsidR="00F26C34" w:rsidRPr="005559F3" w:rsidRDefault="00F26C34" w:rsidP="00CE35E6">
      <w:pPr>
        <w:pStyle w:val="Heading2"/>
        <w:keepNext/>
        <w:rPr>
          <w:rFonts w:ascii="Verdana" w:hAnsi="Verdana"/>
        </w:rPr>
      </w:pPr>
      <w:bookmarkStart w:id="69" w:name="_Toc507605105"/>
      <w:r w:rsidRPr="005559F3">
        <w:rPr>
          <w:rFonts w:ascii="Verdana" w:hAnsi="Verdana"/>
        </w:rPr>
        <w:t>System Overview</w:t>
      </w:r>
      <w:bookmarkEnd w:id="69"/>
    </w:p>
    <w:p w14:paraId="196AE405" w14:textId="499E3248" w:rsidR="002851B2" w:rsidRPr="005559F3" w:rsidRDefault="00645BA2" w:rsidP="002851B2">
      <w:pPr>
        <w:pStyle w:val="BodyText"/>
        <w:rPr>
          <w:rFonts w:ascii="Verdana" w:hAnsi="Verdana"/>
          <w:sz w:val="24"/>
          <w:szCs w:val="24"/>
        </w:rPr>
      </w:pPr>
      <w:r>
        <w:rPr>
          <w:rFonts w:ascii="Verdana" w:hAnsi="Verdana"/>
          <w:sz w:val="24"/>
          <w:szCs w:val="24"/>
        </w:rPr>
        <w:t>MCCF EDI TAS</w:t>
      </w:r>
      <w:r w:rsidR="002851B2" w:rsidRPr="005559F3">
        <w:rPr>
          <w:rFonts w:ascii="Verdana" w:hAnsi="Verdana"/>
          <w:sz w:val="24"/>
          <w:szCs w:val="24"/>
        </w:rPr>
        <w:t xml:space="preserve"> </w:t>
      </w:r>
      <w:proofErr w:type="spellStart"/>
      <w:r w:rsidR="009928DE">
        <w:rPr>
          <w:rFonts w:ascii="Verdana" w:hAnsi="Verdana"/>
          <w:sz w:val="24"/>
          <w:szCs w:val="24"/>
        </w:rPr>
        <w:t>eBilling</w:t>
      </w:r>
      <w:proofErr w:type="spellEnd"/>
      <w:r w:rsidR="00DD48EB">
        <w:rPr>
          <w:rFonts w:ascii="Verdana" w:hAnsi="Verdana"/>
          <w:sz w:val="24"/>
          <w:szCs w:val="24"/>
        </w:rPr>
        <w:t xml:space="preserve"> </w:t>
      </w:r>
      <w:r w:rsidR="002851B2" w:rsidRPr="005559F3">
        <w:rPr>
          <w:rFonts w:ascii="Verdana" w:hAnsi="Verdana"/>
          <w:sz w:val="24"/>
          <w:szCs w:val="24"/>
        </w:rPr>
        <w:t xml:space="preserve">is designed to create claims for reimbursement from third party payers for health care services rendered to the patient by the Department of Veteran’s Affairs when the patient has private insurance or is eligible for Medicare.  The </w:t>
      </w:r>
      <w:r w:rsidR="00DD48EB">
        <w:rPr>
          <w:rFonts w:ascii="Verdana" w:hAnsi="Verdana"/>
          <w:sz w:val="24"/>
          <w:szCs w:val="24"/>
        </w:rPr>
        <w:t>MCCF EDI TAS</w:t>
      </w:r>
      <w:r w:rsidR="00DD48EB" w:rsidRPr="005559F3">
        <w:rPr>
          <w:rFonts w:ascii="Verdana" w:hAnsi="Verdana"/>
          <w:sz w:val="24"/>
          <w:szCs w:val="24"/>
        </w:rPr>
        <w:t xml:space="preserve"> </w:t>
      </w:r>
      <w:proofErr w:type="spellStart"/>
      <w:r w:rsidR="00707269">
        <w:rPr>
          <w:rFonts w:ascii="Verdana" w:hAnsi="Verdana"/>
          <w:sz w:val="24"/>
          <w:szCs w:val="24"/>
        </w:rPr>
        <w:t>eBilling</w:t>
      </w:r>
      <w:proofErr w:type="spellEnd"/>
      <w:r w:rsidR="002851B2" w:rsidRPr="005559F3">
        <w:rPr>
          <w:rFonts w:ascii="Verdana" w:hAnsi="Verdana"/>
          <w:sz w:val="24"/>
          <w:szCs w:val="24"/>
        </w:rPr>
        <w:t xml:space="preserve"> software is able to create claims based on data received from the patient’s inpatient and/or outpatient patient record. </w:t>
      </w:r>
    </w:p>
    <w:p w14:paraId="17814627" w14:textId="77777777" w:rsidR="00554526" w:rsidRPr="005559F3" w:rsidRDefault="00554526" w:rsidP="00343639">
      <w:pPr>
        <w:pStyle w:val="BodyText"/>
        <w:rPr>
          <w:rFonts w:ascii="Verdana" w:hAnsi="Verdana"/>
          <w:lang w:eastAsia="en-US"/>
        </w:rPr>
      </w:pPr>
    </w:p>
    <w:p w14:paraId="054FEF1E" w14:textId="47CD4D27" w:rsidR="00D952B0" w:rsidRPr="005559F3" w:rsidRDefault="00F26C34" w:rsidP="009928DE">
      <w:pPr>
        <w:pStyle w:val="Heading3"/>
        <w:keepNext/>
        <w:rPr>
          <w:rFonts w:ascii="Verdana" w:hAnsi="Verdana"/>
        </w:rPr>
      </w:pPr>
      <w:bookmarkStart w:id="70" w:name="_Toc507605106"/>
      <w:r w:rsidRPr="005559F3">
        <w:rPr>
          <w:rFonts w:ascii="Verdana" w:hAnsi="Verdana"/>
        </w:rPr>
        <w:t>Overview Diagram</w:t>
      </w:r>
      <w:bookmarkEnd w:id="70"/>
      <w:r w:rsidRPr="005559F3">
        <w:rPr>
          <w:rFonts w:ascii="Verdana" w:hAnsi="Verdana"/>
        </w:rPr>
        <w:t xml:space="preserve"> </w:t>
      </w:r>
    </w:p>
    <w:p w14:paraId="2A15ABFC" w14:textId="5105E9D8" w:rsidR="00426867" w:rsidRPr="005559F3" w:rsidRDefault="00426867" w:rsidP="00426867">
      <w:pPr>
        <w:pStyle w:val="BodyText"/>
        <w:rPr>
          <w:rFonts w:ascii="Verdana" w:hAnsi="Verdana"/>
          <w:sz w:val="24"/>
          <w:szCs w:val="24"/>
          <w:lang w:eastAsia="en-US"/>
        </w:rPr>
      </w:pPr>
      <w:proofErr w:type="spellStart"/>
      <w:r w:rsidRPr="005559F3">
        <w:rPr>
          <w:rFonts w:ascii="Verdana" w:hAnsi="Verdana"/>
          <w:sz w:val="24"/>
          <w:szCs w:val="24"/>
          <w:lang w:eastAsia="en-US"/>
        </w:rPr>
        <w:t>Inter</w:t>
      </w:r>
      <w:r w:rsidR="002851B2" w:rsidRPr="005559F3">
        <w:rPr>
          <w:rFonts w:ascii="Verdana" w:hAnsi="Verdana"/>
          <w:sz w:val="24"/>
          <w:szCs w:val="24"/>
          <w:lang w:eastAsia="en-US"/>
        </w:rPr>
        <w:t>em</w:t>
      </w:r>
      <w:proofErr w:type="spellEnd"/>
      <w:r w:rsidRPr="005559F3">
        <w:rPr>
          <w:rFonts w:ascii="Verdana" w:hAnsi="Verdana"/>
          <w:sz w:val="24"/>
          <w:szCs w:val="24"/>
          <w:lang w:eastAsia="en-US"/>
        </w:rPr>
        <w:t xml:space="preserve"> solution</w:t>
      </w:r>
    </w:p>
    <w:p w14:paraId="5619B905" w14:textId="710CB908" w:rsidR="00426867" w:rsidRDefault="00426867" w:rsidP="009768C6">
      <w:pPr>
        <w:pStyle w:val="BodyText"/>
        <w:rPr>
          <w:rFonts w:ascii="Verdana" w:hAnsi="Verdana"/>
          <w:lang w:eastAsia="en-US"/>
        </w:rPr>
      </w:pPr>
      <w:r w:rsidRPr="005559F3">
        <w:rPr>
          <w:rFonts w:ascii="Verdana" w:hAnsi="Verdana"/>
          <w:noProof/>
          <w:lang w:eastAsia="en-US"/>
        </w:rPr>
        <w:drawing>
          <wp:inline distT="0" distB="0" distL="0" distR="0" wp14:anchorId="2503B403" wp14:editId="494A5404">
            <wp:extent cx="5943600" cy="5702824"/>
            <wp:effectExtent l="0" t="0" r="0" b="0"/>
            <wp:docPr id="6" name="Picture 6" descr="C:\Users\AV Admin\AppData\Local\Microsoft\Windows\INetCache\Content.Word\MCCF TAS Interim VDA Architecture - Inte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 Admin\AppData\Local\Microsoft\Windows\INetCache\Content.Word\MCCF TAS Interim VDA Architecture - Interi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10235142" w14:textId="77777777" w:rsidR="009928DE" w:rsidRPr="005559F3" w:rsidRDefault="009928DE" w:rsidP="009768C6">
      <w:pPr>
        <w:pStyle w:val="BodyText"/>
        <w:rPr>
          <w:rFonts w:ascii="Verdana" w:hAnsi="Verdana"/>
          <w:lang w:eastAsia="en-US"/>
        </w:rPr>
      </w:pPr>
    </w:p>
    <w:p w14:paraId="6297DE28" w14:textId="77777777" w:rsidR="001C0CC0" w:rsidRDefault="001C0CC0" w:rsidP="009768C6">
      <w:pPr>
        <w:pStyle w:val="BodyText"/>
        <w:rPr>
          <w:rFonts w:ascii="Verdana" w:hAnsi="Verdana"/>
          <w:lang w:eastAsia="en-US"/>
        </w:rPr>
      </w:pPr>
    </w:p>
    <w:p w14:paraId="7732961F" w14:textId="77777777" w:rsidR="001C0CC0" w:rsidRDefault="001C0CC0" w:rsidP="009768C6">
      <w:pPr>
        <w:pStyle w:val="BodyText"/>
        <w:rPr>
          <w:rFonts w:ascii="Verdana" w:hAnsi="Verdana"/>
          <w:lang w:eastAsia="en-US"/>
        </w:rPr>
      </w:pPr>
    </w:p>
    <w:p w14:paraId="6AB60B2F" w14:textId="77777777" w:rsidR="001C0CC0" w:rsidRDefault="001C0CC0" w:rsidP="009768C6">
      <w:pPr>
        <w:pStyle w:val="BodyText"/>
        <w:rPr>
          <w:rFonts w:ascii="Verdana" w:hAnsi="Verdana"/>
          <w:lang w:eastAsia="en-US"/>
        </w:rPr>
      </w:pPr>
    </w:p>
    <w:p w14:paraId="12ABCB9D" w14:textId="41BA5044" w:rsidR="00426867" w:rsidRPr="005559F3" w:rsidRDefault="00426867" w:rsidP="009768C6">
      <w:pPr>
        <w:pStyle w:val="BodyText"/>
        <w:rPr>
          <w:rFonts w:ascii="Verdana" w:hAnsi="Verdana"/>
          <w:lang w:eastAsia="en-US"/>
        </w:rPr>
      </w:pPr>
      <w:r w:rsidRPr="005559F3">
        <w:rPr>
          <w:rFonts w:ascii="Verdana" w:hAnsi="Verdana"/>
          <w:lang w:eastAsia="en-US"/>
        </w:rPr>
        <w:t>To be solution</w:t>
      </w:r>
    </w:p>
    <w:p w14:paraId="7F05546E" w14:textId="1338A035" w:rsidR="00426867" w:rsidRPr="005559F3" w:rsidRDefault="00426867" w:rsidP="009768C6">
      <w:pPr>
        <w:pStyle w:val="BodyText"/>
        <w:rPr>
          <w:rFonts w:ascii="Verdana" w:hAnsi="Verdana"/>
          <w:lang w:eastAsia="en-US"/>
        </w:rPr>
      </w:pPr>
      <w:r w:rsidRPr="005559F3">
        <w:rPr>
          <w:rFonts w:ascii="Verdana" w:hAnsi="Verdana"/>
          <w:noProof/>
          <w:lang w:eastAsia="en-US"/>
        </w:rPr>
        <w:drawing>
          <wp:inline distT="0" distB="0" distL="0" distR="0" wp14:anchorId="3F929F4B" wp14:editId="4D42E7C0">
            <wp:extent cx="5943600" cy="5702824"/>
            <wp:effectExtent l="0" t="0" r="0" b="0"/>
            <wp:docPr id="7" name="Picture 7" descr="C:\Users\AV Admin\AppData\Local\Microsoft\Windows\INetCache\Content.Word\MCCF TAS Interim VDA Architecture - T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 Admin\AppData\Local\Microsoft\Windows\INetCache\Content.Word\MCCF TAS Interim VDA Architecture - ToB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702824"/>
                    </a:xfrm>
                    <a:prstGeom prst="rect">
                      <a:avLst/>
                    </a:prstGeom>
                    <a:noFill/>
                    <a:ln>
                      <a:noFill/>
                    </a:ln>
                  </pic:spPr>
                </pic:pic>
              </a:graphicData>
            </a:graphic>
          </wp:inline>
        </w:drawing>
      </w:r>
    </w:p>
    <w:p w14:paraId="6FA6A519" w14:textId="62C4A221" w:rsidR="00E67E51" w:rsidRDefault="00E67E51" w:rsidP="00E67E51">
      <w:pPr>
        <w:pStyle w:val="BodyText"/>
        <w:rPr>
          <w:rFonts w:ascii="Verdana" w:hAnsi="Verdana"/>
          <w:lang w:eastAsia="en-US"/>
        </w:rPr>
      </w:pPr>
    </w:p>
    <w:p w14:paraId="35F11370" w14:textId="77777777" w:rsidR="009928DE" w:rsidRDefault="009928DE" w:rsidP="00E67E51">
      <w:pPr>
        <w:pStyle w:val="BodyText"/>
        <w:rPr>
          <w:rFonts w:ascii="Verdana" w:hAnsi="Verdana"/>
          <w:lang w:eastAsia="en-US"/>
        </w:rPr>
      </w:pPr>
    </w:p>
    <w:p w14:paraId="7C838DF2" w14:textId="77777777" w:rsidR="009928DE" w:rsidRDefault="009928DE" w:rsidP="00E67E51">
      <w:pPr>
        <w:pStyle w:val="BodyText"/>
        <w:rPr>
          <w:rFonts w:ascii="Verdana" w:hAnsi="Verdana"/>
          <w:lang w:eastAsia="en-US"/>
        </w:rPr>
      </w:pPr>
    </w:p>
    <w:p w14:paraId="5DE96A15" w14:textId="77777777" w:rsidR="009928DE" w:rsidRDefault="009928DE" w:rsidP="00E67E51">
      <w:pPr>
        <w:pStyle w:val="BodyText"/>
        <w:rPr>
          <w:rFonts w:ascii="Verdana" w:hAnsi="Verdana"/>
          <w:lang w:eastAsia="en-US"/>
        </w:rPr>
      </w:pPr>
    </w:p>
    <w:p w14:paraId="5E979A7E" w14:textId="77777777" w:rsidR="009928DE" w:rsidRDefault="009928DE" w:rsidP="00E67E51">
      <w:pPr>
        <w:pStyle w:val="BodyText"/>
        <w:rPr>
          <w:rFonts w:ascii="Verdana" w:hAnsi="Verdana"/>
          <w:lang w:eastAsia="en-US"/>
        </w:rPr>
      </w:pPr>
    </w:p>
    <w:p w14:paraId="790EBF11" w14:textId="77777777" w:rsidR="009928DE" w:rsidRDefault="009928DE" w:rsidP="00E67E51">
      <w:pPr>
        <w:pStyle w:val="BodyText"/>
        <w:rPr>
          <w:rFonts w:ascii="Verdana" w:hAnsi="Verdana"/>
          <w:lang w:eastAsia="en-US"/>
        </w:rPr>
      </w:pPr>
    </w:p>
    <w:p w14:paraId="45C4F393" w14:textId="77777777" w:rsidR="009928DE" w:rsidRPr="005559F3" w:rsidRDefault="009928DE" w:rsidP="00E67E51">
      <w:pPr>
        <w:pStyle w:val="BodyText"/>
        <w:rPr>
          <w:rFonts w:ascii="Verdana" w:hAnsi="Verdana"/>
          <w:lang w:eastAsia="en-US"/>
        </w:rPr>
      </w:pPr>
    </w:p>
    <w:p w14:paraId="0BC1A9D7" w14:textId="5344A228" w:rsidR="00F26C34" w:rsidRPr="005559F3" w:rsidRDefault="00D952B0" w:rsidP="00CE35E6">
      <w:pPr>
        <w:pStyle w:val="Heading2"/>
        <w:keepNext/>
        <w:rPr>
          <w:rFonts w:ascii="Verdana" w:hAnsi="Verdana"/>
        </w:rPr>
      </w:pPr>
      <w:bookmarkStart w:id="71" w:name="_Toc216071611"/>
      <w:bookmarkStart w:id="72" w:name="_Toc263270961"/>
      <w:bookmarkStart w:id="73" w:name="_Toc263271240"/>
      <w:bookmarkStart w:id="74" w:name="_Toc377477601"/>
      <w:bookmarkStart w:id="75" w:name="_Toc507605107"/>
      <w:r w:rsidRPr="005559F3">
        <w:rPr>
          <w:rFonts w:ascii="Verdana" w:hAnsi="Verdana"/>
        </w:rPr>
        <w:t>Interface Overview</w:t>
      </w:r>
      <w:bookmarkEnd w:id="71"/>
      <w:bookmarkEnd w:id="72"/>
      <w:bookmarkEnd w:id="73"/>
      <w:bookmarkEnd w:id="74"/>
      <w:bookmarkEnd w:id="75"/>
    </w:p>
    <w:p w14:paraId="56D76373" w14:textId="7A05D263" w:rsidR="00134C52" w:rsidRPr="005559F3" w:rsidRDefault="00134C52" w:rsidP="00134C52">
      <w:pPr>
        <w:pStyle w:val="BodyText"/>
        <w:rPr>
          <w:rFonts w:ascii="Verdana" w:hAnsi="Verdana"/>
          <w:sz w:val="24"/>
          <w:szCs w:val="24"/>
        </w:rPr>
      </w:pPr>
      <w:r w:rsidRPr="005559F3">
        <w:rPr>
          <w:rFonts w:ascii="Verdana" w:hAnsi="Verdana"/>
          <w:sz w:val="24"/>
          <w:szCs w:val="24"/>
        </w:rPr>
        <w:t>The messages exchanged between</w:t>
      </w:r>
      <w:r w:rsidR="002851B2" w:rsidRPr="005559F3">
        <w:rPr>
          <w:rFonts w:ascii="Verdana" w:hAnsi="Verdana"/>
          <w:sz w:val="24"/>
          <w:szCs w:val="24"/>
        </w:rPr>
        <w:t xml:space="preserve"> </w:t>
      </w:r>
      <w:r w:rsidR="00645BA2">
        <w:rPr>
          <w:rFonts w:ascii="Verdana" w:hAnsi="Verdana"/>
          <w:sz w:val="24"/>
          <w:szCs w:val="24"/>
        </w:rPr>
        <w:t>MCCF EDI TAS</w:t>
      </w:r>
      <w:r w:rsidRPr="005559F3">
        <w:rPr>
          <w:rFonts w:ascii="Verdana" w:hAnsi="Verdana"/>
          <w:sz w:val="24"/>
          <w:szCs w:val="24"/>
        </w:rPr>
        <w:t xml:space="preserve"> </w:t>
      </w:r>
      <w:proofErr w:type="spellStart"/>
      <w:r w:rsidR="00F436E9">
        <w:rPr>
          <w:rFonts w:ascii="Verdana" w:hAnsi="Verdana"/>
          <w:sz w:val="24"/>
          <w:szCs w:val="24"/>
        </w:rPr>
        <w:t>eBilling</w:t>
      </w:r>
      <w:proofErr w:type="spellEnd"/>
      <w:r w:rsidR="00F436E9">
        <w:rPr>
          <w:rFonts w:ascii="Verdana" w:hAnsi="Verdana"/>
          <w:sz w:val="24"/>
          <w:szCs w:val="24"/>
        </w:rPr>
        <w:t xml:space="preserve"> </w:t>
      </w:r>
      <w:del w:id="76" w:author="Department of Veterans Affairs" w:date="2018-02-22T16:25:00Z">
        <w:r w:rsidRPr="005559F3" w:rsidDel="004803C1">
          <w:rPr>
            <w:rFonts w:ascii="Verdana" w:hAnsi="Verdana"/>
            <w:sz w:val="24"/>
            <w:szCs w:val="24"/>
          </w:rPr>
          <w:delText xml:space="preserve">MCCF EDI TAS IB and </w:delText>
        </w:r>
      </w:del>
      <w:ins w:id="77" w:author="Department of Veterans Affairs" w:date="2018-02-22T16:26:00Z">
        <w:r w:rsidR="004803C1" w:rsidRPr="005559F3">
          <w:rPr>
            <w:rFonts w:ascii="Verdana" w:hAnsi="Verdana"/>
            <w:sz w:val="24"/>
            <w:szCs w:val="24"/>
          </w:rPr>
          <w:t xml:space="preserve">and </w:t>
        </w:r>
      </w:ins>
      <w:r w:rsidR="002851B2" w:rsidRPr="005559F3">
        <w:rPr>
          <w:rFonts w:ascii="Verdana" w:hAnsi="Verdana"/>
          <w:sz w:val="24"/>
          <w:szCs w:val="24"/>
        </w:rPr>
        <w:t>FSC</w:t>
      </w:r>
      <w:r w:rsidRPr="005559F3">
        <w:rPr>
          <w:rFonts w:ascii="Verdana" w:hAnsi="Verdana"/>
          <w:sz w:val="24"/>
          <w:szCs w:val="24"/>
        </w:rPr>
        <w:t xml:space="preserve"> </w:t>
      </w:r>
      <w:r w:rsidR="00F436E9">
        <w:rPr>
          <w:rFonts w:ascii="Verdana" w:hAnsi="Verdana"/>
          <w:sz w:val="24"/>
          <w:szCs w:val="24"/>
        </w:rPr>
        <w:t>can be done in real time or as queued messaging</w:t>
      </w:r>
      <w:r w:rsidR="00245216" w:rsidRPr="005559F3">
        <w:rPr>
          <w:rFonts w:ascii="Verdana" w:hAnsi="Verdana"/>
          <w:sz w:val="24"/>
          <w:szCs w:val="24"/>
        </w:rPr>
        <w:t>.</w:t>
      </w:r>
    </w:p>
    <w:p w14:paraId="403BF29E" w14:textId="77777777" w:rsidR="00134C52" w:rsidRPr="005559F3" w:rsidRDefault="00134C52" w:rsidP="00134C52">
      <w:pPr>
        <w:pStyle w:val="BodyText"/>
        <w:rPr>
          <w:rFonts w:ascii="Verdana" w:hAnsi="Verdana"/>
          <w:lang w:eastAsia="en-US"/>
        </w:rPr>
      </w:pPr>
    </w:p>
    <w:p w14:paraId="6B1039CB" w14:textId="63B05490" w:rsidR="00E67E51" w:rsidRPr="005559F3" w:rsidRDefault="00F26C34" w:rsidP="00CE35E6">
      <w:pPr>
        <w:pStyle w:val="Heading3"/>
        <w:keepNext/>
        <w:rPr>
          <w:rFonts w:ascii="Verdana" w:hAnsi="Verdana"/>
        </w:rPr>
      </w:pPr>
      <w:bookmarkStart w:id="78" w:name="_Toc507605108"/>
      <w:r w:rsidRPr="005559F3">
        <w:rPr>
          <w:rFonts w:ascii="Verdana" w:hAnsi="Verdana"/>
        </w:rPr>
        <w:t>Connectivity between the systems</w:t>
      </w:r>
      <w:bookmarkEnd w:id="78"/>
    </w:p>
    <w:p w14:paraId="7EA910B8" w14:textId="2FC126BE" w:rsidR="00426867" w:rsidRPr="005559F3" w:rsidRDefault="00426867">
      <w:pPr>
        <w:rPr>
          <w:rFonts w:ascii="Verdana" w:eastAsia="MS Mincho" w:hAnsi="Verdana"/>
          <w:sz w:val="20"/>
          <w:szCs w:val="22"/>
        </w:rPr>
      </w:pPr>
    </w:p>
    <w:p w14:paraId="4E63F101" w14:textId="77777777" w:rsidR="00426867" w:rsidRPr="005559F3" w:rsidRDefault="00426867" w:rsidP="00426867">
      <w:pPr>
        <w:pStyle w:val="BodyText"/>
        <w:rPr>
          <w:rFonts w:ascii="Verdana" w:hAnsi="Verdana"/>
          <w:lang w:eastAsia="en-US"/>
        </w:rPr>
      </w:pPr>
    </w:p>
    <w:p w14:paraId="0A35D2F7" w14:textId="787FE199" w:rsidR="00426867" w:rsidRPr="005559F3" w:rsidRDefault="00426867" w:rsidP="00426867">
      <w:pPr>
        <w:pStyle w:val="BodyText"/>
        <w:rPr>
          <w:rFonts w:ascii="Verdana" w:hAnsi="Verdana"/>
          <w:lang w:eastAsia="en-US"/>
        </w:rPr>
      </w:pPr>
      <w:r w:rsidRPr="005559F3">
        <w:rPr>
          <w:rFonts w:ascii="Verdana" w:hAnsi="Verdana"/>
          <w:noProof/>
          <w:lang w:eastAsia="en-US"/>
        </w:rPr>
        <w:drawing>
          <wp:inline distT="0" distB="0" distL="0" distR="0" wp14:anchorId="5CFEA2C4" wp14:editId="535A9750">
            <wp:extent cx="5943600" cy="4638040"/>
            <wp:effectExtent l="0" t="0" r="0" b="0"/>
            <wp:docPr id="1" name="Picture 1" descr="C:\Users\AV Admin\AppData\Local\Microsoft\Windows\INetCache\Content.Word\FSC Prototype Interface Design - Straw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 Admin\AppData\Local\Microsoft\Windows\INetCache\Content.Word\FSC Prototype Interface Design - Strawma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638040"/>
                    </a:xfrm>
                    <a:prstGeom prst="rect">
                      <a:avLst/>
                    </a:prstGeom>
                    <a:noFill/>
                    <a:ln>
                      <a:noFill/>
                    </a:ln>
                  </pic:spPr>
                </pic:pic>
              </a:graphicData>
            </a:graphic>
          </wp:inline>
        </w:drawing>
      </w:r>
    </w:p>
    <w:p w14:paraId="313EDE21" w14:textId="72948DFB" w:rsidR="00426867" w:rsidRPr="005559F3" w:rsidRDefault="00426867" w:rsidP="00426867">
      <w:pPr>
        <w:pStyle w:val="BodyText"/>
        <w:rPr>
          <w:rFonts w:ascii="Verdana" w:hAnsi="Verdana"/>
          <w:lang w:eastAsia="en-US"/>
        </w:rPr>
      </w:pPr>
    </w:p>
    <w:p w14:paraId="4817C0E2" w14:textId="2D5A6DE0" w:rsidR="00426867" w:rsidRPr="005559F3" w:rsidRDefault="00426867" w:rsidP="00426867">
      <w:pPr>
        <w:pStyle w:val="BodyText"/>
        <w:rPr>
          <w:rFonts w:ascii="Verdana" w:hAnsi="Verdana"/>
          <w:lang w:eastAsia="en-US"/>
        </w:rPr>
      </w:pPr>
    </w:p>
    <w:p w14:paraId="0135EDE4" w14:textId="5B99A1F5" w:rsidR="00426867" w:rsidRDefault="00426867" w:rsidP="00426867">
      <w:pPr>
        <w:pStyle w:val="BodyText"/>
        <w:rPr>
          <w:rFonts w:ascii="Verdana" w:hAnsi="Verdana"/>
          <w:lang w:eastAsia="en-US"/>
        </w:rPr>
      </w:pPr>
    </w:p>
    <w:p w14:paraId="64D807E0" w14:textId="77777777" w:rsidR="001C0CC0" w:rsidRPr="005559F3" w:rsidRDefault="001C0CC0" w:rsidP="00426867">
      <w:pPr>
        <w:pStyle w:val="BodyText"/>
        <w:rPr>
          <w:rFonts w:ascii="Verdana" w:hAnsi="Verdana"/>
          <w:lang w:eastAsia="en-US"/>
        </w:rPr>
      </w:pPr>
    </w:p>
    <w:p w14:paraId="2FE70D05" w14:textId="77777777" w:rsidR="00426867" w:rsidRDefault="00426867" w:rsidP="00426867">
      <w:pPr>
        <w:pStyle w:val="BodyText"/>
        <w:rPr>
          <w:rFonts w:ascii="Verdana" w:hAnsi="Verdana"/>
          <w:lang w:eastAsia="en-US"/>
        </w:rPr>
      </w:pPr>
    </w:p>
    <w:p w14:paraId="4EB31B9A" w14:textId="77777777" w:rsidR="001C0CC0" w:rsidRDefault="001C0CC0" w:rsidP="00426867">
      <w:pPr>
        <w:pStyle w:val="BodyText"/>
        <w:rPr>
          <w:rFonts w:ascii="Verdana" w:hAnsi="Verdana"/>
          <w:lang w:eastAsia="en-US"/>
        </w:rPr>
      </w:pPr>
    </w:p>
    <w:p w14:paraId="4836CD1E" w14:textId="77777777" w:rsidR="001C0CC0" w:rsidRPr="005559F3" w:rsidRDefault="001C0CC0" w:rsidP="00426867">
      <w:pPr>
        <w:pStyle w:val="BodyText"/>
        <w:rPr>
          <w:rFonts w:ascii="Verdana" w:hAnsi="Verdana"/>
          <w:lang w:eastAsia="en-US"/>
        </w:rPr>
      </w:pPr>
    </w:p>
    <w:p w14:paraId="054FEF23" w14:textId="77777777" w:rsidR="00D952B0" w:rsidRPr="005559F3" w:rsidRDefault="00D952B0" w:rsidP="00CE35E6">
      <w:pPr>
        <w:pStyle w:val="Heading2"/>
        <w:keepNext/>
        <w:rPr>
          <w:rFonts w:ascii="Verdana" w:hAnsi="Verdana"/>
        </w:rPr>
      </w:pPr>
      <w:bookmarkStart w:id="79" w:name="_Toc216071612"/>
      <w:bookmarkStart w:id="80" w:name="_Toc263270962"/>
      <w:bookmarkStart w:id="81" w:name="_Toc263271241"/>
      <w:bookmarkStart w:id="82" w:name="_Toc377477602"/>
      <w:bookmarkStart w:id="83" w:name="_Toc507605109"/>
      <w:r w:rsidRPr="005559F3">
        <w:rPr>
          <w:rFonts w:ascii="Verdana" w:hAnsi="Verdana"/>
        </w:rPr>
        <w:t>Operations</w:t>
      </w:r>
      <w:bookmarkEnd w:id="79"/>
      <w:bookmarkEnd w:id="80"/>
      <w:bookmarkEnd w:id="81"/>
      <w:bookmarkEnd w:id="82"/>
      <w:bookmarkEnd w:id="83"/>
    </w:p>
    <w:p w14:paraId="330F5977" w14:textId="7D8730C1" w:rsidR="00134C52" w:rsidRPr="005559F3" w:rsidRDefault="009928DE" w:rsidP="00134C52">
      <w:pPr>
        <w:pStyle w:val="BodyText"/>
        <w:rPr>
          <w:rFonts w:ascii="Verdana" w:hAnsi="Verdana"/>
          <w:sz w:val="24"/>
          <w:szCs w:val="24"/>
          <w:lang w:eastAsia="en-US"/>
        </w:rPr>
      </w:pPr>
      <w:proofErr w:type="spellStart"/>
      <w:proofErr w:type="gramStart"/>
      <w:r>
        <w:rPr>
          <w:rFonts w:ascii="Verdana" w:hAnsi="Verdana"/>
          <w:sz w:val="24"/>
          <w:szCs w:val="24"/>
          <w:lang w:eastAsia="en-US"/>
        </w:rPr>
        <w:t>Tbd</w:t>
      </w:r>
      <w:proofErr w:type="spellEnd"/>
      <w:proofErr w:type="gramEnd"/>
    </w:p>
    <w:p w14:paraId="3D8E9162" w14:textId="2748EE23" w:rsidR="00E67E51" w:rsidRPr="005559F3" w:rsidRDefault="00E67E51" w:rsidP="00CE35E6">
      <w:pPr>
        <w:pStyle w:val="Heading3"/>
        <w:keepNext/>
        <w:rPr>
          <w:rFonts w:ascii="Verdana" w:hAnsi="Verdana"/>
        </w:rPr>
      </w:pPr>
      <w:bookmarkStart w:id="84" w:name="_Toc507605110"/>
      <w:r w:rsidRPr="005559F3">
        <w:rPr>
          <w:rFonts w:ascii="Verdana" w:hAnsi="Verdana"/>
        </w:rPr>
        <w:t>Data Extraction</w:t>
      </w:r>
      <w:bookmarkEnd w:id="84"/>
    </w:p>
    <w:p w14:paraId="7C6DF197" w14:textId="77777777" w:rsidR="00C3417E" w:rsidRPr="005559F3" w:rsidRDefault="00C3417E" w:rsidP="00C3417E">
      <w:pPr>
        <w:pStyle w:val="BodyText"/>
        <w:rPr>
          <w:rFonts w:ascii="Verdana" w:hAnsi="Verdana"/>
          <w:sz w:val="24"/>
          <w:szCs w:val="24"/>
          <w:lang w:eastAsia="en-US"/>
        </w:rPr>
      </w:pPr>
      <w:r w:rsidRPr="005559F3">
        <w:rPr>
          <w:rFonts w:ascii="Verdana" w:hAnsi="Verdana"/>
          <w:sz w:val="24"/>
          <w:szCs w:val="24"/>
          <w:lang w:eastAsia="en-US"/>
        </w:rPr>
        <w:t xml:space="preserve">Data being sent to FSC will be extracted from the </w:t>
      </w:r>
      <w:proofErr w:type="spellStart"/>
      <w:r w:rsidRPr="005559F3">
        <w:rPr>
          <w:rFonts w:ascii="Verdana" w:hAnsi="Verdana"/>
          <w:sz w:val="24"/>
          <w:szCs w:val="24"/>
          <w:lang w:eastAsia="en-US"/>
        </w:rPr>
        <w:t>VistA</w:t>
      </w:r>
      <w:proofErr w:type="spellEnd"/>
      <w:r w:rsidRPr="005559F3">
        <w:rPr>
          <w:rFonts w:ascii="Verdana" w:hAnsi="Verdana"/>
          <w:sz w:val="24"/>
          <w:szCs w:val="24"/>
          <w:lang w:eastAsia="en-US"/>
        </w:rPr>
        <w:t xml:space="preserve"> databases using a FHIR server.</w:t>
      </w:r>
    </w:p>
    <w:p w14:paraId="32F4BDBE" w14:textId="1C37FF0A" w:rsidR="00E67E51" w:rsidRPr="005559F3" w:rsidRDefault="00E67E51" w:rsidP="00CE35E6">
      <w:pPr>
        <w:pStyle w:val="Heading3"/>
        <w:keepNext/>
        <w:rPr>
          <w:rFonts w:ascii="Verdana" w:hAnsi="Verdana"/>
        </w:rPr>
      </w:pPr>
      <w:bookmarkStart w:id="85" w:name="_Toc507605111"/>
      <w:commentRangeStart w:id="86"/>
      <w:r w:rsidRPr="005559F3">
        <w:rPr>
          <w:rFonts w:ascii="Verdana" w:hAnsi="Verdana"/>
        </w:rPr>
        <w:t xml:space="preserve">Data </w:t>
      </w:r>
      <w:commentRangeEnd w:id="86"/>
      <w:r w:rsidR="004803C1" w:rsidRPr="005559F3">
        <w:rPr>
          <w:rStyle w:val="CommentReference"/>
          <w:rFonts w:ascii="Verdana" w:hAnsi="Verdana" w:cs="Times New Roman"/>
          <w:b w:val="0"/>
          <w:bCs w:val="0"/>
          <w:iCs w:val="0"/>
          <w:kern w:val="0"/>
        </w:rPr>
        <w:commentReference w:id="86"/>
      </w:r>
      <w:r w:rsidRPr="005559F3">
        <w:rPr>
          <w:rFonts w:ascii="Verdana" w:hAnsi="Verdana"/>
        </w:rPr>
        <w:t>Transformation</w:t>
      </w:r>
      <w:bookmarkEnd w:id="85"/>
    </w:p>
    <w:p w14:paraId="0085C0BE" w14:textId="211C57DB" w:rsidR="00E5309F" w:rsidRPr="005559F3" w:rsidRDefault="001C0CC0" w:rsidP="00E5309F">
      <w:pPr>
        <w:pStyle w:val="BodyText"/>
        <w:rPr>
          <w:rFonts w:ascii="Verdana" w:hAnsi="Verdana"/>
          <w:sz w:val="24"/>
          <w:szCs w:val="24"/>
          <w:lang w:eastAsia="en-US"/>
        </w:rPr>
      </w:pPr>
      <w:proofErr w:type="spellStart"/>
      <w:proofErr w:type="gramStart"/>
      <w:r>
        <w:rPr>
          <w:rFonts w:ascii="Verdana" w:hAnsi="Verdana"/>
          <w:sz w:val="24"/>
          <w:szCs w:val="24"/>
          <w:lang w:eastAsia="en-US"/>
        </w:rPr>
        <w:t>Tbd</w:t>
      </w:r>
      <w:proofErr w:type="spellEnd"/>
      <w:proofErr w:type="gramEnd"/>
    </w:p>
    <w:p w14:paraId="5DA58578" w14:textId="77777777" w:rsidR="00E5309F" w:rsidRPr="005559F3" w:rsidRDefault="00E5309F" w:rsidP="00E5309F">
      <w:pPr>
        <w:pStyle w:val="BodyText"/>
        <w:rPr>
          <w:rFonts w:ascii="Verdana" w:hAnsi="Verdana"/>
          <w:lang w:eastAsia="en-US"/>
        </w:rPr>
      </w:pPr>
    </w:p>
    <w:p w14:paraId="574DD5E9" w14:textId="4D41C81B" w:rsidR="00E67E51" w:rsidRPr="005559F3" w:rsidRDefault="00E67E51" w:rsidP="009928DE">
      <w:pPr>
        <w:pStyle w:val="Heading3"/>
        <w:keepNext/>
        <w:rPr>
          <w:rFonts w:ascii="Verdana" w:hAnsi="Verdana"/>
        </w:rPr>
      </w:pPr>
      <w:bookmarkStart w:id="87" w:name="_Toc507605112"/>
      <w:r w:rsidRPr="005559F3">
        <w:rPr>
          <w:rFonts w:ascii="Verdana" w:hAnsi="Verdana"/>
        </w:rPr>
        <w:t>Sending/Receiving</w:t>
      </w:r>
      <w:bookmarkEnd w:id="87"/>
    </w:p>
    <w:p w14:paraId="44105F06" w14:textId="059EE250" w:rsidR="00C17200" w:rsidRPr="005559F3" w:rsidRDefault="00E5309F" w:rsidP="00C17200">
      <w:pPr>
        <w:pStyle w:val="BodyText"/>
        <w:rPr>
          <w:rFonts w:ascii="Verdana" w:hAnsi="Verdana"/>
          <w:sz w:val="24"/>
          <w:szCs w:val="24"/>
          <w:lang w:eastAsia="en-US"/>
        </w:rPr>
      </w:pPr>
      <w:r w:rsidRPr="005559F3">
        <w:rPr>
          <w:rFonts w:ascii="Verdana" w:hAnsi="Verdana"/>
          <w:sz w:val="24"/>
          <w:szCs w:val="24"/>
          <w:lang w:eastAsia="en-US"/>
        </w:rPr>
        <w:t xml:space="preserve">MCCF EDI TAS </w:t>
      </w:r>
      <w:proofErr w:type="spellStart"/>
      <w:r w:rsidR="00782E10" w:rsidRPr="005559F3">
        <w:rPr>
          <w:rFonts w:ascii="Verdana" w:hAnsi="Verdana"/>
          <w:sz w:val="24"/>
          <w:szCs w:val="24"/>
          <w:lang w:eastAsia="en-US"/>
        </w:rPr>
        <w:t>e</w:t>
      </w:r>
      <w:r w:rsidR="00C141C0">
        <w:rPr>
          <w:rFonts w:ascii="Verdana" w:hAnsi="Verdana"/>
          <w:sz w:val="24"/>
          <w:szCs w:val="24"/>
          <w:lang w:eastAsia="en-US"/>
        </w:rPr>
        <w:t>Billing</w:t>
      </w:r>
      <w:proofErr w:type="spellEnd"/>
      <w:r w:rsidR="00782E10" w:rsidRPr="005559F3">
        <w:rPr>
          <w:rFonts w:ascii="Verdana" w:hAnsi="Verdana"/>
          <w:sz w:val="24"/>
          <w:szCs w:val="24"/>
          <w:lang w:eastAsia="en-US"/>
        </w:rPr>
        <w:t xml:space="preserve"> sends </w:t>
      </w:r>
      <w:del w:id="88" w:author="Department of Veterans Affairs" w:date="2018-02-22T16:27:00Z">
        <w:r w:rsidRPr="005559F3" w:rsidDel="004803C1">
          <w:rPr>
            <w:rFonts w:ascii="Verdana" w:hAnsi="Verdana"/>
            <w:sz w:val="24"/>
            <w:szCs w:val="24"/>
            <w:lang w:eastAsia="en-US"/>
          </w:rPr>
          <w:delText xml:space="preserve">sends </w:delText>
        </w:r>
        <w:r w:rsidR="0077527A" w:rsidRPr="005559F3" w:rsidDel="004803C1">
          <w:rPr>
            <w:rFonts w:ascii="Verdana" w:hAnsi="Verdana"/>
            <w:sz w:val="24"/>
            <w:szCs w:val="24"/>
            <w:lang w:eastAsia="en-US"/>
          </w:rPr>
          <w:delText>270</w:delText>
        </w:r>
        <w:r w:rsidRPr="005559F3" w:rsidDel="004803C1">
          <w:rPr>
            <w:rFonts w:ascii="Verdana" w:hAnsi="Verdana"/>
            <w:sz w:val="24"/>
            <w:szCs w:val="24"/>
            <w:lang w:eastAsia="en-US"/>
          </w:rPr>
          <w:delText xml:space="preserve"> requests to FSC and </w:delText>
        </w:r>
        <w:r w:rsidR="0077527A" w:rsidRPr="005559F3" w:rsidDel="004803C1">
          <w:rPr>
            <w:rFonts w:ascii="Verdana" w:hAnsi="Verdana"/>
            <w:sz w:val="24"/>
            <w:szCs w:val="24"/>
            <w:lang w:eastAsia="en-US"/>
          </w:rPr>
          <w:delText>271</w:delText>
        </w:r>
        <w:r w:rsidRPr="005559F3" w:rsidDel="004803C1">
          <w:rPr>
            <w:rFonts w:ascii="Verdana" w:hAnsi="Verdana"/>
            <w:sz w:val="24"/>
            <w:szCs w:val="24"/>
            <w:lang w:eastAsia="en-US"/>
          </w:rPr>
          <w:delText xml:space="preserve"> </w:delText>
        </w:r>
      </w:del>
      <w:r w:rsidR="00D13B07" w:rsidRPr="005559F3">
        <w:rPr>
          <w:rFonts w:ascii="Verdana" w:hAnsi="Verdana"/>
          <w:sz w:val="24"/>
          <w:szCs w:val="24"/>
          <w:lang w:eastAsia="en-US"/>
        </w:rPr>
        <w:t>837</w:t>
      </w:r>
      <w:r w:rsidR="00782E10" w:rsidRPr="005559F3">
        <w:rPr>
          <w:rFonts w:ascii="Verdana" w:hAnsi="Verdana"/>
          <w:sz w:val="24"/>
          <w:szCs w:val="24"/>
          <w:lang w:eastAsia="en-US"/>
        </w:rPr>
        <w:t xml:space="preserve"> </w:t>
      </w:r>
      <w:del w:id="89" w:author="Department of Veterans Affairs" w:date="2018-02-22T16:27:00Z">
        <w:r w:rsidRPr="005559F3" w:rsidDel="004803C1">
          <w:rPr>
            <w:rFonts w:ascii="Verdana" w:hAnsi="Verdana"/>
            <w:sz w:val="24"/>
            <w:szCs w:val="24"/>
            <w:lang w:eastAsia="en-US"/>
          </w:rPr>
          <w:delText xml:space="preserve">responses </w:delText>
        </w:r>
      </w:del>
      <w:ins w:id="90" w:author="Department of Veterans Affairs" w:date="2018-02-22T16:27:00Z">
        <w:r w:rsidR="004803C1" w:rsidRPr="005559F3">
          <w:rPr>
            <w:rFonts w:ascii="Verdana" w:hAnsi="Verdana"/>
            <w:sz w:val="24"/>
            <w:szCs w:val="24"/>
            <w:lang w:eastAsia="en-US"/>
          </w:rPr>
          <w:t xml:space="preserve">messages </w:t>
        </w:r>
      </w:ins>
      <w:r w:rsidR="00EF3899">
        <w:rPr>
          <w:rFonts w:ascii="Verdana" w:hAnsi="Verdana"/>
          <w:sz w:val="24"/>
          <w:szCs w:val="24"/>
          <w:lang w:eastAsia="en-US"/>
        </w:rPr>
        <w:t>to</w:t>
      </w:r>
      <w:r w:rsidRPr="005559F3">
        <w:rPr>
          <w:rFonts w:ascii="Verdana" w:hAnsi="Verdana"/>
          <w:sz w:val="24"/>
          <w:szCs w:val="24"/>
          <w:lang w:eastAsia="en-US"/>
        </w:rPr>
        <w:t xml:space="preserve"> FSC.</w:t>
      </w:r>
    </w:p>
    <w:p w14:paraId="0C80D0D6" w14:textId="77777777" w:rsidR="00E67E51" w:rsidRPr="005559F3" w:rsidRDefault="00E67E51" w:rsidP="00E67E51">
      <w:pPr>
        <w:pStyle w:val="BodyText"/>
        <w:rPr>
          <w:rFonts w:ascii="Verdana" w:hAnsi="Verdana"/>
          <w:lang w:eastAsia="en-US"/>
        </w:rPr>
      </w:pPr>
    </w:p>
    <w:p w14:paraId="07155CED" w14:textId="77777777" w:rsidR="007E71D7" w:rsidRPr="005559F3" w:rsidRDefault="00D952B0" w:rsidP="005559F3">
      <w:pPr>
        <w:pStyle w:val="Heading2"/>
        <w:keepNext/>
        <w:rPr>
          <w:rFonts w:ascii="Verdana" w:hAnsi="Verdana"/>
        </w:rPr>
      </w:pPr>
      <w:bookmarkStart w:id="91" w:name="_Toc216071613"/>
      <w:bookmarkStart w:id="92" w:name="_Toc263270963"/>
      <w:bookmarkStart w:id="93" w:name="_Toc263271242"/>
      <w:bookmarkStart w:id="94" w:name="_Toc377477603"/>
      <w:bookmarkStart w:id="95" w:name="_Toc507605113"/>
      <w:r w:rsidRPr="005559F3">
        <w:rPr>
          <w:rFonts w:ascii="Verdana" w:hAnsi="Verdana"/>
        </w:rPr>
        <w:t>Data Transfer</w:t>
      </w:r>
      <w:bookmarkEnd w:id="91"/>
      <w:bookmarkEnd w:id="92"/>
      <w:bookmarkEnd w:id="93"/>
      <w:bookmarkEnd w:id="94"/>
      <w:bookmarkEnd w:id="95"/>
    </w:p>
    <w:p w14:paraId="333A9F2E" w14:textId="354493BB" w:rsidR="00E67E51" w:rsidRPr="009928DE" w:rsidRDefault="00E67E51" w:rsidP="009928DE">
      <w:pPr>
        <w:rPr>
          <w:rFonts w:ascii="Verdana" w:hAnsi="Verdana"/>
          <w:b/>
          <w:sz w:val="24"/>
        </w:rPr>
      </w:pPr>
      <w:bookmarkStart w:id="96" w:name="_Toc507605114"/>
      <w:commentRangeStart w:id="97"/>
      <w:r w:rsidRPr="009928DE">
        <w:rPr>
          <w:rFonts w:ascii="Verdana" w:hAnsi="Verdana"/>
          <w:sz w:val="24"/>
        </w:rPr>
        <w:t xml:space="preserve">Data is transferred between the </w:t>
      </w:r>
      <w:proofErr w:type="spellStart"/>
      <w:r w:rsidRPr="009928DE">
        <w:rPr>
          <w:rFonts w:ascii="Verdana" w:hAnsi="Verdana"/>
          <w:sz w:val="24"/>
        </w:rPr>
        <w:t>TASCore</w:t>
      </w:r>
      <w:proofErr w:type="spellEnd"/>
      <w:r w:rsidRPr="009928DE">
        <w:rPr>
          <w:rFonts w:ascii="Verdana" w:hAnsi="Verdana"/>
          <w:sz w:val="24"/>
        </w:rPr>
        <w:t xml:space="preserve"> Application Stack</w:t>
      </w:r>
      <w:commentRangeEnd w:id="97"/>
      <w:r w:rsidR="00E5309F" w:rsidRPr="009928DE">
        <w:rPr>
          <w:rStyle w:val="CommentReference"/>
          <w:rFonts w:ascii="Verdana" w:hAnsi="Verdana"/>
          <w:bCs/>
          <w:sz w:val="24"/>
          <w:szCs w:val="24"/>
        </w:rPr>
        <w:commentReference w:id="97"/>
      </w:r>
      <w:r w:rsidR="00EF3899" w:rsidRPr="009928DE">
        <w:rPr>
          <w:rFonts w:ascii="Verdana" w:hAnsi="Verdana"/>
          <w:sz w:val="24"/>
        </w:rPr>
        <w:t xml:space="preserve"> and the FSC.</w:t>
      </w:r>
      <w:bookmarkEnd w:id="96"/>
    </w:p>
    <w:p w14:paraId="371ECA10" w14:textId="77777777" w:rsidR="00E67E51" w:rsidRPr="005559F3" w:rsidRDefault="00E67E51" w:rsidP="00E67E51">
      <w:pPr>
        <w:pStyle w:val="BodyText"/>
        <w:rPr>
          <w:rFonts w:ascii="Verdana" w:hAnsi="Verdana"/>
          <w:lang w:eastAsia="en-US"/>
        </w:rPr>
      </w:pPr>
    </w:p>
    <w:p w14:paraId="38B98809" w14:textId="77777777" w:rsidR="00377177" w:rsidRPr="005559F3" w:rsidRDefault="00D952B0" w:rsidP="005559F3">
      <w:pPr>
        <w:pStyle w:val="Heading2"/>
        <w:keepNext/>
        <w:rPr>
          <w:rFonts w:ascii="Verdana" w:hAnsi="Verdana"/>
        </w:rPr>
      </w:pPr>
      <w:bookmarkStart w:id="98" w:name="_Toc216071614"/>
      <w:bookmarkStart w:id="99" w:name="_Toc263270964"/>
      <w:bookmarkStart w:id="100" w:name="_Toc263271243"/>
      <w:bookmarkStart w:id="101" w:name="_Toc377477604"/>
      <w:bookmarkStart w:id="102" w:name="_Toc507605115"/>
      <w:r w:rsidRPr="005559F3">
        <w:rPr>
          <w:rFonts w:ascii="Verdana" w:hAnsi="Verdana"/>
        </w:rPr>
        <w:t>Transaction Types</w:t>
      </w:r>
      <w:bookmarkEnd w:id="98"/>
      <w:bookmarkEnd w:id="99"/>
      <w:bookmarkEnd w:id="100"/>
      <w:bookmarkEnd w:id="101"/>
      <w:bookmarkEnd w:id="102"/>
    </w:p>
    <w:p w14:paraId="022F285A" w14:textId="75693E2C" w:rsidR="00B63EA5" w:rsidRDefault="00782E10" w:rsidP="00782E10">
      <w:pPr>
        <w:rPr>
          <w:rFonts w:ascii="Verdana" w:hAnsi="Verdana"/>
          <w:sz w:val="24"/>
        </w:rPr>
      </w:pPr>
      <w:r w:rsidRPr="005559F3">
        <w:rPr>
          <w:rFonts w:ascii="Verdana" w:hAnsi="Verdana"/>
          <w:sz w:val="24"/>
        </w:rPr>
        <w:t xml:space="preserve">MCCF EDI TAS </w:t>
      </w:r>
      <w:proofErr w:type="spellStart"/>
      <w:r w:rsidRPr="005559F3">
        <w:rPr>
          <w:rFonts w:ascii="Verdana" w:hAnsi="Verdana"/>
          <w:sz w:val="24"/>
        </w:rPr>
        <w:t>e</w:t>
      </w:r>
      <w:r w:rsidR="00EF3899">
        <w:rPr>
          <w:rFonts w:ascii="Verdana" w:hAnsi="Verdana"/>
          <w:sz w:val="24"/>
        </w:rPr>
        <w:t>Billing</w:t>
      </w:r>
      <w:proofErr w:type="spellEnd"/>
      <w:r w:rsidRPr="005559F3">
        <w:rPr>
          <w:rFonts w:ascii="Verdana" w:hAnsi="Verdana"/>
          <w:sz w:val="24"/>
        </w:rPr>
        <w:t xml:space="preserve"> sends messages </w:t>
      </w:r>
      <w:r w:rsidR="00EF3899">
        <w:rPr>
          <w:rFonts w:ascii="Verdana" w:hAnsi="Verdana"/>
          <w:sz w:val="24"/>
        </w:rPr>
        <w:t xml:space="preserve">a </w:t>
      </w:r>
      <w:r w:rsidRPr="005559F3">
        <w:rPr>
          <w:rFonts w:ascii="Verdana" w:hAnsi="Verdana"/>
          <w:sz w:val="24"/>
        </w:rPr>
        <w:t xml:space="preserve">FHIR bundle </w:t>
      </w:r>
      <w:r w:rsidR="00EF3899">
        <w:rPr>
          <w:rFonts w:ascii="Verdana" w:hAnsi="Verdana"/>
          <w:sz w:val="24"/>
        </w:rPr>
        <w:t>containing</w:t>
      </w:r>
      <w:r w:rsidRPr="005559F3">
        <w:rPr>
          <w:rFonts w:ascii="Verdana" w:hAnsi="Verdana"/>
          <w:sz w:val="24"/>
        </w:rPr>
        <w:t xml:space="preserve"> FHIR resources to the FSC that are needed by the FSC to send a</w:t>
      </w:r>
      <w:r w:rsidR="00EF3899">
        <w:rPr>
          <w:rFonts w:ascii="Verdana" w:hAnsi="Verdana"/>
          <w:sz w:val="24"/>
        </w:rPr>
        <w:t>n</w:t>
      </w:r>
      <w:r w:rsidR="001C0CC0" w:rsidRPr="001C0CC0">
        <w:t xml:space="preserve"> </w:t>
      </w:r>
      <w:r w:rsidR="001C0CC0" w:rsidRPr="001C0CC0">
        <w:rPr>
          <w:rFonts w:ascii="Verdana" w:hAnsi="Verdana"/>
          <w:sz w:val="24"/>
        </w:rPr>
        <w:t>ASC X12N/005010 837 Health Care Claims</w:t>
      </w:r>
      <w:r w:rsidR="00EF3899">
        <w:rPr>
          <w:rFonts w:ascii="Verdana" w:hAnsi="Verdana"/>
          <w:sz w:val="24"/>
        </w:rPr>
        <w:t xml:space="preserve"> transaction </w:t>
      </w:r>
      <w:r w:rsidRPr="005559F3">
        <w:rPr>
          <w:rFonts w:ascii="Verdana" w:hAnsi="Verdana"/>
          <w:sz w:val="24"/>
        </w:rPr>
        <w:t>to payers.</w:t>
      </w:r>
    </w:p>
    <w:p w14:paraId="270EF548" w14:textId="77777777" w:rsidR="00B63EA5" w:rsidRDefault="00B63EA5" w:rsidP="00782E10">
      <w:pPr>
        <w:rPr>
          <w:rFonts w:ascii="Verdana" w:hAnsi="Verdana"/>
          <w:sz w:val="24"/>
        </w:rPr>
      </w:pPr>
    </w:p>
    <w:p w14:paraId="63D2A7A9" w14:textId="5FB9D0D4" w:rsidR="00782E10" w:rsidRPr="005559F3" w:rsidRDefault="00B63EA5" w:rsidP="00782E10">
      <w:pPr>
        <w:rPr>
          <w:rFonts w:ascii="Verdana" w:eastAsia="MS Mincho" w:hAnsi="Verdana"/>
          <w:sz w:val="24"/>
        </w:rPr>
      </w:pPr>
      <w:r>
        <w:rPr>
          <w:rFonts w:ascii="Verdana" w:hAnsi="Verdana"/>
          <w:sz w:val="24"/>
        </w:rPr>
        <w:t xml:space="preserve">The 837 transaction </w:t>
      </w:r>
      <w:r w:rsidR="00567E35">
        <w:rPr>
          <w:rFonts w:ascii="Verdana" w:hAnsi="Verdana"/>
          <w:sz w:val="24"/>
        </w:rPr>
        <w:t>can be further classified as an Institutional claim 837I, a Professional claim 837P or a Dental claim 837D.</w:t>
      </w:r>
      <w:r w:rsidR="00782E10" w:rsidRPr="005559F3">
        <w:rPr>
          <w:rFonts w:ascii="Verdana" w:hAnsi="Verdana"/>
          <w:sz w:val="24"/>
        </w:rPr>
        <w:t xml:space="preserve"> </w:t>
      </w:r>
    </w:p>
    <w:p w14:paraId="2376E4D3" w14:textId="5A424E01" w:rsidR="00782E10" w:rsidRPr="005559F3" w:rsidRDefault="00EF3899" w:rsidP="00782E10">
      <w:pPr>
        <w:pStyle w:val="BodyText"/>
        <w:rPr>
          <w:rFonts w:ascii="Verdana" w:hAnsi="Verdana"/>
          <w:sz w:val="24"/>
          <w:szCs w:val="24"/>
        </w:rPr>
      </w:pPr>
      <w:r>
        <w:rPr>
          <w:rFonts w:ascii="Verdana" w:hAnsi="Verdana"/>
          <w:sz w:val="24"/>
          <w:szCs w:val="24"/>
        </w:rPr>
        <w:t xml:space="preserve">When the claim is paid, </w:t>
      </w:r>
      <w:r w:rsidR="00782E10" w:rsidRPr="005559F3">
        <w:rPr>
          <w:rFonts w:ascii="Verdana" w:hAnsi="Verdana"/>
          <w:sz w:val="24"/>
          <w:szCs w:val="24"/>
        </w:rPr>
        <w:t xml:space="preserve">FSC receives </w:t>
      </w:r>
      <w:r w:rsidR="0096055E" w:rsidRPr="001C0CC0">
        <w:rPr>
          <w:rFonts w:ascii="Verdana" w:hAnsi="Verdana"/>
          <w:sz w:val="24"/>
        </w:rPr>
        <w:t xml:space="preserve">X12N/005010 </w:t>
      </w:r>
      <w:r w:rsidR="0096055E">
        <w:rPr>
          <w:rFonts w:ascii="Verdana" w:hAnsi="Verdana"/>
          <w:sz w:val="24"/>
        </w:rPr>
        <w:t xml:space="preserve">835 </w:t>
      </w:r>
      <w:r w:rsidR="0096055E" w:rsidRPr="001C0CC0">
        <w:rPr>
          <w:rFonts w:ascii="Verdana" w:hAnsi="Verdana"/>
          <w:sz w:val="24"/>
          <w:szCs w:val="24"/>
        </w:rPr>
        <w:t>Health Care Claim Pay</w:t>
      </w:r>
      <w:r w:rsidR="0096055E">
        <w:rPr>
          <w:rFonts w:ascii="Verdana" w:hAnsi="Verdana"/>
          <w:sz w:val="24"/>
          <w:szCs w:val="24"/>
        </w:rPr>
        <w:t>ment and Remittance Advice messages</w:t>
      </w:r>
      <w:r w:rsidR="00782E10" w:rsidRPr="005559F3">
        <w:rPr>
          <w:rFonts w:ascii="Verdana" w:hAnsi="Verdana"/>
          <w:sz w:val="24"/>
          <w:szCs w:val="24"/>
        </w:rPr>
        <w:t xml:space="preserve"> from payers and transmits that data in FHIR resources inside FHIR bundles to MCCF EDI TAS</w:t>
      </w:r>
      <w:r>
        <w:rPr>
          <w:rFonts w:ascii="Verdana" w:hAnsi="Verdana"/>
          <w:sz w:val="24"/>
          <w:szCs w:val="24"/>
        </w:rPr>
        <w:t xml:space="preserve"> </w:t>
      </w:r>
      <w:proofErr w:type="spellStart"/>
      <w:r>
        <w:rPr>
          <w:rFonts w:ascii="Verdana" w:hAnsi="Verdana"/>
          <w:sz w:val="24"/>
          <w:szCs w:val="24"/>
        </w:rPr>
        <w:t>e</w:t>
      </w:r>
      <w:r w:rsidR="0096055E">
        <w:rPr>
          <w:rFonts w:ascii="Verdana" w:hAnsi="Verdana"/>
          <w:sz w:val="24"/>
          <w:szCs w:val="24"/>
        </w:rPr>
        <w:t>Payments</w:t>
      </w:r>
      <w:proofErr w:type="spellEnd"/>
      <w:r w:rsidR="00782E10" w:rsidRPr="005559F3">
        <w:rPr>
          <w:rFonts w:ascii="Verdana" w:hAnsi="Verdana"/>
          <w:sz w:val="24"/>
          <w:szCs w:val="24"/>
        </w:rPr>
        <w:t>.</w:t>
      </w:r>
      <w:r>
        <w:rPr>
          <w:rFonts w:ascii="Verdana" w:hAnsi="Verdana"/>
          <w:sz w:val="24"/>
          <w:szCs w:val="24"/>
        </w:rPr>
        <w:t xml:space="preserve"> (</w:t>
      </w:r>
      <w:proofErr w:type="gramStart"/>
      <w:r>
        <w:rPr>
          <w:rFonts w:ascii="Verdana" w:hAnsi="Verdana"/>
          <w:sz w:val="24"/>
          <w:szCs w:val="24"/>
        </w:rPr>
        <w:t>see</w:t>
      </w:r>
      <w:proofErr w:type="gramEnd"/>
      <w:r>
        <w:rPr>
          <w:rFonts w:ascii="Verdana" w:hAnsi="Verdana"/>
          <w:sz w:val="24"/>
          <w:szCs w:val="24"/>
        </w:rPr>
        <w:t xml:space="preserve"> </w:t>
      </w:r>
      <w:r w:rsidR="001C0CC0" w:rsidRPr="001C0CC0">
        <w:rPr>
          <w:rFonts w:ascii="Verdana" w:hAnsi="Verdana"/>
          <w:sz w:val="24"/>
        </w:rPr>
        <w:t xml:space="preserve">X12N/005010 </w:t>
      </w:r>
      <w:r w:rsidR="001C0CC0">
        <w:rPr>
          <w:rFonts w:ascii="Verdana" w:hAnsi="Verdana"/>
          <w:sz w:val="24"/>
        </w:rPr>
        <w:t xml:space="preserve">835 </w:t>
      </w:r>
      <w:r w:rsidR="001C0CC0" w:rsidRPr="001C0CC0">
        <w:rPr>
          <w:rFonts w:ascii="Verdana" w:hAnsi="Verdana"/>
          <w:sz w:val="24"/>
          <w:szCs w:val="24"/>
        </w:rPr>
        <w:t>Health Care Claim Pay</w:t>
      </w:r>
      <w:r w:rsidR="001C0CC0">
        <w:rPr>
          <w:rFonts w:ascii="Verdana" w:hAnsi="Verdana"/>
          <w:sz w:val="24"/>
          <w:szCs w:val="24"/>
        </w:rPr>
        <w:t>ment and Remittance Advice ICD</w:t>
      </w:r>
      <w:r>
        <w:rPr>
          <w:rFonts w:ascii="Verdana" w:hAnsi="Verdana"/>
          <w:sz w:val="24"/>
          <w:szCs w:val="24"/>
        </w:rPr>
        <w:t>)</w:t>
      </w:r>
      <w:r w:rsidR="001C0CC0">
        <w:rPr>
          <w:rFonts w:ascii="Verdana" w:hAnsi="Verdana"/>
          <w:sz w:val="24"/>
          <w:szCs w:val="24"/>
        </w:rPr>
        <w:t>.</w:t>
      </w:r>
    </w:p>
    <w:p w14:paraId="310B00B2" w14:textId="77777777" w:rsidR="00E5309F" w:rsidRPr="005559F3" w:rsidRDefault="00E5309F" w:rsidP="00E5309F">
      <w:pPr>
        <w:pStyle w:val="BodyText"/>
        <w:rPr>
          <w:rFonts w:ascii="Verdana" w:hAnsi="Verdana"/>
          <w:lang w:eastAsia="en-US"/>
        </w:rPr>
      </w:pPr>
    </w:p>
    <w:p w14:paraId="054FEF34" w14:textId="4036A50F" w:rsidR="00864D55" w:rsidRPr="005559F3" w:rsidRDefault="00D952B0" w:rsidP="005559F3">
      <w:pPr>
        <w:pStyle w:val="Heading2"/>
        <w:keepNext/>
        <w:rPr>
          <w:rFonts w:ascii="Verdana" w:hAnsi="Verdana"/>
        </w:rPr>
      </w:pPr>
      <w:bookmarkStart w:id="103" w:name="_Toc216071615"/>
      <w:bookmarkStart w:id="104" w:name="_Toc263270965"/>
      <w:bookmarkStart w:id="105" w:name="_Toc263271244"/>
      <w:bookmarkStart w:id="106" w:name="_Toc377477605"/>
      <w:bookmarkStart w:id="107" w:name="_Toc507605116"/>
      <w:r w:rsidRPr="005559F3">
        <w:rPr>
          <w:rFonts w:ascii="Verdana" w:hAnsi="Verdana"/>
        </w:rPr>
        <w:t>Data Exchanges</w:t>
      </w:r>
      <w:bookmarkEnd w:id="103"/>
      <w:bookmarkEnd w:id="104"/>
      <w:bookmarkEnd w:id="105"/>
      <w:bookmarkEnd w:id="106"/>
      <w:bookmarkEnd w:id="107"/>
    </w:p>
    <w:p w14:paraId="73F732D1" w14:textId="7A4E4A38" w:rsidR="007855F4" w:rsidRDefault="00782E10" w:rsidP="00782E10">
      <w:pPr>
        <w:pStyle w:val="BodyText"/>
        <w:rPr>
          <w:rFonts w:ascii="Verdana" w:hAnsi="Verdana"/>
          <w:sz w:val="24"/>
          <w:szCs w:val="24"/>
        </w:rPr>
      </w:pPr>
      <w:r w:rsidRPr="005559F3">
        <w:rPr>
          <w:rFonts w:ascii="Verdana" w:hAnsi="Verdana"/>
          <w:sz w:val="24"/>
          <w:szCs w:val="24"/>
        </w:rPr>
        <w:t xml:space="preserve">MCCF EDI TAS </w:t>
      </w:r>
      <w:proofErr w:type="spellStart"/>
      <w:r w:rsidRPr="005559F3">
        <w:rPr>
          <w:rFonts w:ascii="Verdana" w:hAnsi="Verdana"/>
          <w:sz w:val="24"/>
          <w:szCs w:val="24"/>
        </w:rPr>
        <w:t>e</w:t>
      </w:r>
      <w:r w:rsidR="00EF3899">
        <w:rPr>
          <w:rFonts w:ascii="Verdana" w:hAnsi="Verdana"/>
          <w:sz w:val="24"/>
          <w:szCs w:val="24"/>
        </w:rPr>
        <w:t>Billing</w:t>
      </w:r>
      <w:proofErr w:type="spellEnd"/>
      <w:r w:rsidRPr="005559F3">
        <w:rPr>
          <w:rFonts w:ascii="Verdana" w:hAnsi="Verdana"/>
          <w:sz w:val="24"/>
          <w:szCs w:val="24"/>
        </w:rPr>
        <w:t xml:space="preserve"> sends </w:t>
      </w:r>
      <w:r w:rsidR="0096055E">
        <w:rPr>
          <w:rFonts w:ascii="Verdana" w:hAnsi="Verdana"/>
          <w:sz w:val="24"/>
          <w:szCs w:val="24"/>
        </w:rPr>
        <w:t>837</w:t>
      </w:r>
      <w:r w:rsidRPr="005559F3">
        <w:rPr>
          <w:rFonts w:ascii="Verdana" w:hAnsi="Verdana"/>
          <w:sz w:val="24"/>
          <w:szCs w:val="24"/>
        </w:rPr>
        <w:t xml:space="preserve"> </w:t>
      </w:r>
      <w:r w:rsidR="00EF3899">
        <w:rPr>
          <w:rFonts w:ascii="Verdana" w:hAnsi="Verdana"/>
          <w:sz w:val="24"/>
          <w:szCs w:val="24"/>
        </w:rPr>
        <w:t>transaction</w:t>
      </w:r>
      <w:r w:rsidRPr="005559F3">
        <w:rPr>
          <w:rFonts w:ascii="Verdana" w:hAnsi="Verdana"/>
          <w:sz w:val="24"/>
          <w:szCs w:val="24"/>
        </w:rPr>
        <w:t xml:space="preserve"> FHIR bundle</w:t>
      </w:r>
      <w:r w:rsidR="0096055E">
        <w:rPr>
          <w:rFonts w:ascii="Verdana" w:hAnsi="Verdana"/>
          <w:sz w:val="24"/>
          <w:szCs w:val="24"/>
        </w:rPr>
        <w:t>s</w:t>
      </w:r>
      <w:r w:rsidRPr="005559F3">
        <w:rPr>
          <w:rFonts w:ascii="Verdana" w:hAnsi="Verdana"/>
          <w:sz w:val="24"/>
          <w:szCs w:val="24"/>
        </w:rPr>
        <w:t xml:space="preserve"> </w:t>
      </w:r>
      <w:r w:rsidR="0096055E">
        <w:rPr>
          <w:rFonts w:ascii="Verdana" w:hAnsi="Verdana"/>
          <w:sz w:val="24"/>
          <w:szCs w:val="24"/>
        </w:rPr>
        <w:t xml:space="preserve">to FSC </w:t>
      </w:r>
      <w:r w:rsidR="00EF3899">
        <w:rPr>
          <w:rFonts w:ascii="Verdana" w:hAnsi="Verdana"/>
          <w:sz w:val="24"/>
          <w:szCs w:val="24"/>
        </w:rPr>
        <w:t xml:space="preserve">containing the </w:t>
      </w:r>
      <w:r w:rsidRPr="005559F3">
        <w:rPr>
          <w:rFonts w:ascii="Verdana" w:hAnsi="Verdana"/>
          <w:sz w:val="24"/>
          <w:szCs w:val="24"/>
        </w:rPr>
        <w:t>FHIR resource</w:t>
      </w:r>
      <w:r w:rsidR="00EF3899">
        <w:rPr>
          <w:rFonts w:ascii="Verdana" w:hAnsi="Verdana"/>
          <w:sz w:val="24"/>
          <w:szCs w:val="24"/>
        </w:rPr>
        <w:t>s necessary so FSC can construct the</w:t>
      </w:r>
      <w:r w:rsidRPr="005559F3">
        <w:rPr>
          <w:rFonts w:ascii="Verdana" w:hAnsi="Verdana"/>
          <w:sz w:val="24"/>
          <w:szCs w:val="24"/>
        </w:rPr>
        <w:t xml:space="preserve"> </w:t>
      </w:r>
      <w:r w:rsidR="0096055E" w:rsidRPr="001C0CC0">
        <w:rPr>
          <w:rFonts w:ascii="Verdana" w:hAnsi="Verdana"/>
          <w:sz w:val="24"/>
        </w:rPr>
        <w:t>ASC X12N/005010 837 Health Care Claims</w:t>
      </w:r>
      <w:r w:rsidR="0096055E">
        <w:rPr>
          <w:rFonts w:ascii="Verdana" w:hAnsi="Verdana"/>
          <w:sz w:val="24"/>
          <w:szCs w:val="24"/>
        </w:rPr>
        <w:t xml:space="preserve"> </w:t>
      </w:r>
      <w:r w:rsidR="00EF3899">
        <w:rPr>
          <w:rFonts w:ascii="Verdana" w:hAnsi="Verdana"/>
          <w:sz w:val="24"/>
          <w:szCs w:val="24"/>
        </w:rPr>
        <w:t xml:space="preserve">transaction </w:t>
      </w:r>
      <w:r w:rsidR="0096055E">
        <w:rPr>
          <w:rFonts w:ascii="Verdana" w:hAnsi="Verdana"/>
          <w:sz w:val="24"/>
          <w:szCs w:val="24"/>
        </w:rPr>
        <w:t xml:space="preserve">and then forward it </w:t>
      </w:r>
      <w:r w:rsidR="00EF3899">
        <w:rPr>
          <w:rFonts w:ascii="Verdana" w:hAnsi="Verdana"/>
          <w:sz w:val="24"/>
          <w:szCs w:val="24"/>
        </w:rPr>
        <w:t>to the pay</w:t>
      </w:r>
      <w:r w:rsidR="007855F4">
        <w:rPr>
          <w:rFonts w:ascii="Verdana" w:hAnsi="Verdana"/>
          <w:sz w:val="24"/>
          <w:szCs w:val="24"/>
        </w:rPr>
        <w:t>er via the Clearinghouse.</w:t>
      </w:r>
    </w:p>
    <w:p w14:paraId="64590F58" w14:textId="6B09BBFA" w:rsidR="007855F4" w:rsidRDefault="007855F4" w:rsidP="00782E10">
      <w:pPr>
        <w:pStyle w:val="BodyText"/>
        <w:rPr>
          <w:rFonts w:ascii="Verdana" w:hAnsi="Verdana"/>
          <w:sz w:val="24"/>
          <w:szCs w:val="24"/>
        </w:rPr>
      </w:pPr>
      <w:commentRangeStart w:id="108"/>
      <w:commentRangeStart w:id="109"/>
      <w:r>
        <w:rPr>
          <w:rFonts w:ascii="Verdana" w:hAnsi="Verdana"/>
          <w:sz w:val="24"/>
          <w:szCs w:val="24"/>
        </w:rPr>
        <w:t xml:space="preserve">The 837 outbound message from FSC sent to the Payer can be accepted or rejected by either the Clearinghouse or the Payer and FSC will receive a </w:t>
      </w:r>
      <w:r>
        <w:rPr>
          <w:rFonts w:ascii="Verdana" w:hAnsi="Verdana"/>
          <w:sz w:val="24"/>
          <w:szCs w:val="24"/>
        </w:rPr>
        <w:lastRenderedPageBreak/>
        <w:t>Functional Acknowledgement (997) transaction indicating acceptance or rejection.</w:t>
      </w:r>
      <w:commentRangeEnd w:id="108"/>
      <w:r w:rsidR="00AC3E5C">
        <w:rPr>
          <w:rStyle w:val="CommentReference"/>
          <w:rFonts w:eastAsia="Times New Roman"/>
          <w:lang w:eastAsia="en-US"/>
        </w:rPr>
        <w:commentReference w:id="108"/>
      </w:r>
    </w:p>
    <w:p w14:paraId="3D1AA98F" w14:textId="279AF607" w:rsidR="00B6153F" w:rsidRPr="005559F3" w:rsidRDefault="00B6153F" w:rsidP="00B6153F">
      <w:pPr>
        <w:pStyle w:val="BodyText"/>
        <w:rPr>
          <w:rFonts w:ascii="Verdana" w:hAnsi="Verdana"/>
          <w:sz w:val="24"/>
          <w:szCs w:val="24"/>
        </w:rPr>
      </w:pPr>
      <w:r w:rsidRPr="005559F3">
        <w:rPr>
          <w:rFonts w:ascii="Verdana" w:hAnsi="Verdana"/>
          <w:sz w:val="24"/>
          <w:szCs w:val="24"/>
        </w:rPr>
        <w:t xml:space="preserve">There are </w:t>
      </w:r>
      <w:r w:rsidR="00AC3E5C">
        <w:rPr>
          <w:rFonts w:ascii="Verdana" w:hAnsi="Verdana"/>
          <w:sz w:val="24"/>
          <w:szCs w:val="24"/>
        </w:rPr>
        <w:t>two</w:t>
      </w:r>
      <w:r w:rsidRPr="005559F3">
        <w:rPr>
          <w:rFonts w:ascii="Verdana" w:hAnsi="Verdana"/>
          <w:sz w:val="24"/>
          <w:szCs w:val="24"/>
        </w:rPr>
        <w:t xml:space="preserve"> different types </w:t>
      </w:r>
      <w:r w:rsidR="00A30EA1">
        <w:rPr>
          <w:rFonts w:ascii="Verdana" w:hAnsi="Verdana"/>
          <w:sz w:val="24"/>
          <w:szCs w:val="24"/>
        </w:rPr>
        <w:t>of functional acknowledgments</w:t>
      </w:r>
      <w:r w:rsidRPr="005559F3">
        <w:rPr>
          <w:rFonts w:ascii="Verdana" w:hAnsi="Verdana"/>
          <w:sz w:val="24"/>
          <w:szCs w:val="24"/>
        </w:rPr>
        <w:t xml:space="preserve"> the FSC can </w:t>
      </w:r>
      <w:r w:rsidR="00AC3E5C">
        <w:rPr>
          <w:rFonts w:ascii="Verdana" w:hAnsi="Verdana"/>
          <w:sz w:val="24"/>
          <w:szCs w:val="24"/>
        </w:rPr>
        <w:t xml:space="preserve">receive.  FSC </w:t>
      </w:r>
      <w:commentRangeStart w:id="110"/>
      <w:r w:rsidR="00A30EA1">
        <w:rPr>
          <w:rFonts w:ascii="Verdana" w:hAnsi="Verdana"/>
          <w:sz w:val="24"/>
          <w:szCs w:val="24"/>
        </w:rPr>
        <w:t>may</w:t>
      </w:r>
      <w:commentRangeEnd w:id="110"/>
      <w:r w:rsidR="00A30EA1">
        <w:rPr>
          <w:rStyle w:val="CommentReference"/>
          <w:rFonts w:eastAsia="Times New Roman"/>
          <w:lang w:eastAsia="en-US"/>
        </w:rPr>
        <w:commentReference w:id="110"/>
      </w:r>
      <w:r w:rsidR="00AC3E5C">
        <w:rPr>
          <w:rFonts w:ascii="Verdana" w:hAnsi="Verdana"/>
          <w:sz w:val="24"/>
          <w:szCs w:val="24"/>
        </w:rPr>
        <w:t xml:space="preserve"> transform the acceptance or rejection messages into a FHIR bundle containing the FHIR resources needed by M</w:t>
      </w:r>
      <w:r w:rsidRPr="005559F3">
        <w:rPr>
          <w:rFonts w:ascii="Verdana" w:hAnsi="Verdana"/>
          <w:sz w:val="24"/>
          <w:szCs w:val="24"/>
        </w:rPr>
        <w:t xml:space="preserve">CCF EDI TAS </w:t>
      </w:r>
      <w:proofErr w:type="spellStart"/>
      <w:r w:rsidRPr="005559F3">
        <w:rPr>
          <w:rFonts w:ascii="Verdana" w:hAnsi="Verdana"/>
          <w:sz w:val="24"/>
          <w:szCs w:val="24"/>
        </w:rPr>
        <w:t>e</w:t>
      </w:r>
      <w:r w:rsidR="00AC3E5C">
        <w:rPr>
          <w:rFonts w:ascii="Verdana" w:hAnsi="Verdana"/>
          <w:sz w:val="24"/>
          <w:szCs w:val="24"/>
        </w:rPr>
        <w:t>Billing</w:t>
      </w:r>
      <w:proofErr w:type="spellEnd"/>
      <w:r w:rsidR="00AC3E5C">
        <w:rPr>
          <w:rFonts w:ascii="Verdana" w:hAnsi="Verdana"/>
          <w:sz w:val="24"/>
          <w:szCs w:val="24"/>
        </w:rPr>
        <w:t xml:space="preserve"> to properly file the claim </w:t>
      </w:r>
      <w:commentRangeStart w:id="111"/>
      <w:r w:rsidR="00AC3E5C">
        <w:rPr>
          <w:rFonts w:ascii="Verdana" w:hAnsi="Verdana"/>
          <w:sz w:val="24"/>
          <w:szCs w:val="24"/>
        </w:rPr>
        <w:t>details</w:t>
      </w:r>
      <w:commentRangeEnd w:id="111"/>
      <w:r w:rsidR="00AC3E5C">
        <w:rPr>
          <w:rStyle w:val="CommentReference"/>
          <w:rFonts w:eastAsia="Times New Roman"/>
          <w:lang w:eastAsia="en-US"/>
        </w:rPr>
        <w:commentReference w:id="111"/>
      </w:r>
      <w:r w:rsidR="00AC3E5C">
        <w:rPr>
          <w:rFonts w:ascii="Verdana" w:hAnsi="Verdana"/>
          <w:sz w:val="24"/>
          <w:szCs w:val="24"/>
        </w:rPr>
        <w:t>.</w:t>
      </w:r>
    </w:p>
    <w:p w14:paraId="52FABD55" w14:textId="7E17A5C5" w:rsidR="00B6153F" w:rsidRPr="005559F3" w:rsidRDefault="00B6153F" w:rsidP="00B6153F">
      <w:pPr>
        <w:pStyle w:val="BodyText"/>
        <w:numPr>
          <w:ilvl w:val="0"/>
          <w:numId w:val="26"/>
        </w:numPr>
        <w:rPr>
          <w:rFonts w:ascii="Verdana" w:hAnsi="Verdana"/>
          <w:sz w:val="24"/>
          <w:szCs w:val="24"/>
        </w:rPr>
      </w:pPr>
      <w:r w:rsidRPr="005559F3">
        <w:rPr>
          <w:rFonts w:ascii="Verdana" w:hAnsi="Verdana"/>
          <w:sz w:val="24"/>
          <w:szCs w:val="24"/>
        </w:rPr>
        <w:t>TRANSMISSION ACCEPTED</w:t>
      </w:r>
    </w:p>
    <w:p w14:paraId="38E70A11" w14:textId="39E1AA2F" w:rsidR="00B6153F" w:rsidRPr="005559F3" w:rsidRDefault="00B6153F" w:rsidP="00B6153F">
      <w:pPr>
        <w:pStyle w:val="BodyText"/>
        <w:numPr>
          <w:ilvl w:val="0"/>
          <w:numId w:val="26"/>
        </w:numPr>
        <w:rPr>
          <w:rFonts w:ascii="Verdana" w:hAnsi="Verdana"/>
          <w:sz w:val="24"/>
          <w:szCs w:val="24"/>
        </w:rPr>
      </w:pPr>
      <w:r w:rsidRPr="005559F3">
        <w:rPr>
          <w:rFonts w:ascii="Verdana" w:hAnsi="Verdana"/>
          <w:sz w:val="24"/>
          <w:szCs w:val="24"/>
        </w:rPr>
        <w:t>TRANSMISSION REJECTED</w:t>
      </w:r>
      <w:commentRangeEnd w:id="109"/>
      <w:r w:rsidR="00171DB7">
        <w:rPr>
          <w:rStyle w:val="CommentReference"/>
          <w:rFonts w:eastAsia="Times New Roman"/>
          <w:lang w:eastAsia="en-US"/>
        </w:rPr>
        <w:commentReference w:id="109"/>
      </w:r>
    </w:p>
    <w:p w14:paraId="3DD7A7C6" w14:textId="77777777" w:rsidR="00B6153F" w:rsidRDefault="00B6153F" w:rsidP="00171DB7">
      <w:pPr>
        <w:pStyle w:val="BodyText"/>
        <w:rPr>
          <w:rFonts w:ascii="Verdana" w:hAnsi="Verdana"/>
        </w:rPr>
      </w:pPr>
    </w:p>
    <w:p w14:paraId="09361466" w14:textId="77777777" w:rsidR="00171DB7" w:rsidRPr="005559F3" w:rsidRDefault="00171DB7" w:rsidP="00171DB7">
      <w:pPr>
        <w:pStyle w:val="BodyText"/>
        <w:rPr>
          <w:rFonts w:ascii="Verdana" w:hAnsi="Verdana"/>
          <w:sz w:val="24"/>
          <w:szCs w:val="24"/>
        </w:rPr>
      </w:pPr>
      <w:r w:rsidRPr="005559F3">
        <w:rPr>
          <w:rFonts w:ascii="Verdana" w:hAnsi="Verdana"/>
          <w:sz w:val="24"/>
          <w:szCs w:val="24"/>
        </w:rPr>
        <w:t xml:space="preserve">Refer to Section </w:t>
      </w:r>
      <w:commentRangeStart w:id="112"/>
      <w:r w:rsidRPr="005559F3">
        <w:rPr>
          <w:rFonts w:ascii="Verdana" w:hAnsi="Verdana"/>
          <w:sz w:val="24"/>
          <w:szCs w:val="24"/>
        </w:rPr>
        <w:t>Appendix A.</w:t>
      </w:r>
      <w:commentRangeEnd w:id="112"/>
      <w:r>
        <w:rPr>
          <w:rStyle w:val="CommentReference"/>
          <w:rFonts w:eastAsia="Times New Roman"/>
          <w:lang w:eastAsia="en-US"/>
        </w:rPr>
        <w:commentReference w:id="112"/>
      </w:r>
    </w:p>
    <w:p w14:paraId="12600896" w14:textId="77777777" w:rsidR="00171DB7" w:rsidRPr="005559F3" w:rsidRDefault="00171DB7" w:rsidP="00171DB7">
      <w:pPr>
        <w:pStyle w:val="BodyText"/>
        <w:rPr>
          <w:rFonts w:ascii="Verdana" w:hAnsi="Verdana"/>
        </w:rPr>
      </w:pPr>
    </w:p>
    <w:p w14:paraId="06036CF9" w14:textId="1C157537" w:rsidR="00377177" w:rsidRPr="005559F3" w:rsidRDefault="00377177" w:rsidP="005559F3">
      <w:pPr>
        <w:pStyle w:val="Heading3"/>
        <w:keepNext/>
        <w:rPr>
          <w:rFonts w:ascii="Verdana" w:hAnsi="Verdana"/>
        </w:rPr>
      </w:pPr>
      <w:bookmarkStart w:id="113" w:name="_Toc507605117"/>
      <w:r w:rsidRPr="005559F3">
        <w:rPr>
          <w:rFonts w:ascii="Verdana" w:hAnsi="Verdana"/>
        </w:rPr>
        <w:t>FHIR Based Resources</w:t>
      </w:r>
      <w:bookmarkEnd w:id="113"/>
    </w:p>
    <w:p w14:paraId="7F430F80" w14:textId="49F4AF97" w:rsidR="00BE6AED" w:rsidRPr="005559F3" w:rsidRDefault="00BE6AED" w:rsidP="00BE6AED">
      <w:pPr>
        <w:pStyle w:val="BodyText"/>
        <w:rPr>
          <w:rFonts w:ascii="Verdana" w:hAnsi="Verdana" w:cs="Arial"/>
          <w:sz w:val="24"/>
          <w:szCs w:val="24"/>
          <w:lang w:eastAsia="en-US"/>
        </w:rPr>
      </w:pPr>
      <w:r w:rsidRPr="005559F3">
        <w:rPr>
          <w:rFonts w:ascii="Verdana" w:hAnsi="Verdana" w:cs="Arial"/>
          <w:sz w:val="24"/>
          <w:szCs w:val="24"/>
          <w:lang w:eastAsia="en-US"/>
        </w:rPr>
        <w:t xml:space="preserve">The following FHIR resources are needed to assemble a </w:t>
      </w:r>
      <w:r w:rsidR="00AC3E5C">
        <w:rPr>
          <w:rFonts w:ascii="Verdana" w:hAnsi="Verdana" w:cs="Arial"/>
          <w:sz w:val="24"/>
          <w:szCs w:val="24"/>
        </w:rPr>
        <w:t>Health Care Claim</w:t>
      </w:r>
      <w:r w:rsidRPr="005559F3">
        <w:rPr>
          <w:rFonts w:ascii="Verdana" w:hAnsi="Verdana" w:cs="Arial"/>
          <w:sz w:val="24"/>
          <w:szCs w:val="24"/>
        </w:rPr>
        <w:t xml:space="preserve"> (</w:t>
      </w:r>
      <w:r w:rsidR="00D13B07" w:rsidRPr="005559F3">
        <w:rPr>
          <w:rFonts w:ascii="Verdana" w:hAnsi="Verdana" w:cs="Arial"/>
          <w:sz w:val="24"/>
          <w:szCs w:val="24"/>
        </w:rPr>
        <w:t>837</w:t>
      </w:r>
      <w:r w:rsidR="00567E35">
        <w:rPr>
          <w:rFonts w:ascii="Verdana" w:hAnsi="Verdana" w:cs="Arial"/>
          <w:sz w:val="24"/>
          <w:szCs w:val="24"/>
        </w:rPr>
        <w:t>I</w:t>
      </w:r>
      <w:r w:rsidRPr="005559F3">
        <w:rPr>
          <w:rFonts w:ascii="Verdana" w:hAnsi="Verdana" w:cs="Arial"/>
          <w:sz w:val="24"/>
          <w:szCs w:val="24"/>
        </w:rPr>
        <w:t xml:space="preserve">) </w:t>
      </w:r>
      <w:r w:rsidR="00AC3E5C">
        <w:rPr>
          <w:rFonts w:ascii="Verdana" w:hAnsi="Verdana" w:cs="Arial"/>
          <w:sz w:val="24"/>
          <w:szCs w:val="24"/>
        </w:rPr>
        <w:t>transaction</w:t>
      </w:r>
      <w:r w:rsidRPr="005559F3">
        <w:rPr>
          <w:rFonts w:ascii="Verdana" w:hAnsi="Verdana" w:cs="Arial"/>
          <w:sz w:val="24"/>
          <w:szCs w:val="24"/>
        </w:rPr>
        <w:t xml:space="preserve"> </w:t>
      </w:r>
      <w:r w:rsidRPr="005559F3">
        <w:rPr>
          <w:rFonts w:ascii="Verdana" w:hAnsi="Verdana" w:cs="Arial"/>
          <w:sz w:val="24"/>
          <w:szCs w:val="24"/>
          <w:lang w:eastAsia="en-US"/>
        </w:rPr>
        <w:t>bundle</w:t>
      </w:r>
    </w:p>
    <w:p w14:paraId="78171692" w14:textId="1D8642F7" w:rsidR="00567E35" w:rsidRDefault="00567E35" w:rsidP="00B6153F">
      <w:pPr>
        <w:pStyle w:val="BodyText"/>
        <w:numPr>
          <w:ilvl w:val="0"/>
          <w:numId w:val="22"/>
        </w:numPr>
        <w:rPr>
          <w:rFonts w:ascii="Verdana" w:hAnsi="Verdana" w:cs="Arial"/>
          <w:sz w:val="24"/>
          <w:szCs w:val="24"/>
          <w:lang w:eastAsia="en-US"/>
        </w:rPr>
      </w:pPr>
      <w:r>
        <w:rPr>
          <w:rFonts w:ascii="Verdana" w:hAnsi="Verdana" w:cs="Arial"/>
          <w:sz w:val="24"/>
          <w:szCs w:val="24"/>
          <w:lang w:eastAsia="en-US"/>
        </w:rPr>
        <w:t>Claim</w:t>
      </w:r>
    </w:p>
    <w:p w14:paraId="3B3ABDCA" w14:textId="77777777" w:rsidR="00B6153F" w:rsidRPr="005559F3" w:rsidRDefault="00B6153F" w:rsidP="00B6153F">
      <w:pPr>
        <w:pStyle w:val="BodyText"/>
        <w:numPr>
          <w:ilvl w:val="0"/>
          <w:numId w:val="22"/>
        </w:numPr>
        <w:rPr>
          <w:rFonts w:ascii="Verdana" w:hAnsi="Verdana" w:cs="Arial"/>
          <w:sz w:val="24"/>
          <w:szCs w:val="24"/>
          <w:lang w:eastAsia="en-US"/>
        </w:rPr>
      </w:pPr>
      <w:r w:rsidRPr="005559F3">
        <w:rPr>
          <w:rFonts w:ascii="Verdana" w:hAnsi="Verdana" w:cs="Arial"/>
          <w:sz w:val="24"/>
          <w:szCs w:val="24"/>
          <w:lang w:eastAsia="en-US"/>
        </w:rPr>
        <w:t>Condition</w:t>
      </w:r>
    </w:p>
    <w:p w14:paraId="0EA01BE5" w14:textId="35FD993D" w:rsidR="00B6153F" w:rsidRDefault="00B6153F" w:rsidP="00B6153F">
      <w:pPr>
        <w:pStyle w:val="BodyText"/>
        <w:numPr>
          <w:ilvl w:val="0"/>
          <w:numId w:val="22"/>
        </w:numPr>
        <w:rPr>
          <w:rFonts w:ascii="Verdana" w:hAnsi="Verdana" w:cs="Arial"/>
          <w:sz w:val="24"/>
          <w:szCs w:val="24"/>
          <w:lang w:eastAsia="en-US"/>
        </w:rPr>
      </w:pPr>
      <w:r w:rsidRPr="005559F3">
        <w:rPr>
          <w:rFonts w:ascii="Verdana" w:hAnsi="Verdana" w:cs="Arial"/>
          <w:sz w:val="24"/>
          <w:szCs w:val="24"/>
          <w:lang w:eastAsia="en-US"/>
        </w:rPr>
        <w:t>Coverage</w:t>
      </w:r>
    </w:p>
    <w:p w14:paraId="5CEC8AE8" w14:textId="78D87AD0" w:rsidR="00567E35" w:rsidRDefault="00567E35" w:rsidP="00B6153F">
      <w:pPr>
        <w:pStyle w:val="BodyText"/>
        <w:numPr>
          <w:ilvl w:val="0"/>
          <w:numId w:val="22"/>
        </w:numPr>
        <w:rPr>
          <w:rFonts w:ascii="Verdana" w:hAnsi="Verdana" w:cs="Arial"/>
          <w:sz w:val="24"/>
          <w:szCs w:val="24"/>
          <w:lang w:eastAsia="en-US"/>
        </w:rPr>
      </w:pPr>
      <w:r>
        <w:rPr>
          <w:rFonts w:ascii="Verdana" w:hAnsi="Verdana" w:cs="Arial"/>
          <w:sz w:val="24"/>
          <w:szCs w:val="24"/>
          <w:lang w:eastAsia="en-US"/>
        </w:rPr>
        <w:t>Encounter</w:t>
      </w:r>
    </w:p>
    <w:p w14:paraId="23EC7A2C" w14:textId="2C38EB7F" w:rsidR="00567E35"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EpisodeOfCare</w:t>
      </w:r>
      <w:proofErr w:type="spellEnd"/>
    </w:p>
    <w:p w14:paraId="1EAF2B40" w14:textId="10A630FC" w:rsidR="00567E35"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ExplanationOfBenefit</w:t>
      </w:r>
      <w:proofErr w:type="spellEnd"/>
    </w:p>
    <w:p w14:paraId="52B1EA3E" w14:textId="28096F58" w:rsidR="00567E35" w:rsidRDefault="00567E35" w:rsidP="00B6153F">
      <w:pPr>
        <w:pStyle w:val="BodyText"/>
        <w:numPr>
          <w:ilvl w:val="0"/>
          <w:numId w:val="22"/>
        </w:numPr>
        <w:rPr>
          <w:rFonts w:ascii="Verdana" w:hAnsi="Verdana" w:cs="Arial"/>
          <w:sz w:val="24"/>
          <w:szCs w:val="24"/>
          <w:lang w:eastAsia="en-US"/>
        </w:rPr>
      </w:pPr>
      <w:r>
        <w:rPr>
          <w:rFonts w:ascii="Verdana" w:hAnsi="Verdana" w:cs="Arial"/>
          <w:sz w:val="24"/>
          <w:szCs w:val="24"/>
          <w:lang w:eastAsia="en-US"/>
        </w:rPr>
        <w:t>Flag</w:t>
      </w:r>
    </w:p>
    <w:p w14:paraId="0D015039" w14:textId="4BC05533" w:rsidR="00567E35"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HealthcareService</w:t>
      </w:r>
      <w:proofErr w:type="spellEnd"/>
    </w:p>
    <w:p w14:paraId="2C9171CD" w14:textId="50C60B4D" w:rsidR="00567E35" w:rsidRDefault="00567E35" w:rsidP="00B6153F">
      <w:pPr>
        <w:pStyle w:val="BodyText"/>
        <w:numPr>
          <w:ilvl w:val="0"/>
          <w:numId w:val="22"/>
        </w:numPr>
        <w:rPr>
          <w:rFonts w:ascii="Verdana" w:hAnsi="Verdana" w:cs="Arial"/>
          <w:sz w:val="24"/>
          <w:szCs w:val="24"/>
          <w:lang w:eastAsia="en-US"/>
        </w:rPr>
      </w:pPr>
      <w:r>
        <w:rPr>
          <w:rFonts w:ascii="Verdana" w:hAnsi="Verdana" w:cs="Arial"/>
          <w:sz w:val="24"/>
          <w:szCs w:val="24"/>
          <w:lang w:eastAsia="en-US"/>
        </w:rPr>
        <w:t>Location</w:t>
      </w:r>
    </w:p>
    <w:p w14:paraId="58AC6881" w14:textId="4D68E28E" w:rsidR="00567E35" w:rsidRPr="005559F3"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MedicationOrder</w:t>
      </w:r>
      <w:proofErr w:type="spellEnd"/>
    </w:p>
    <w:p w14:paraId="7EEAFE77" w14:textId="77777777" w:rsidR="00B6153F" w:rsidRPr="005559F3" w:rsidRDefault="00B6153F" w:rsidP="00B6153F">
      <w:pPr>
        <w:pStyle w:val="BodyText"/>
        <w:numPr>
          <w:ilvl w:val="0"/>
          <w:numId w:val="22"/>
        </w:numPr>
        <w:rPr>
          <w:rFonts w:ascii="Verdana" w:hAnsi="Verdana" w:cs="Arial"/>
          <w:sz w:val="24"/>
          <w:szCs w:val="24"/>
          <w:lang w:eastAsia="en-US"/>
        </w:rPr>
      </w:pPr>
      <w:r w:rsidRPr="005559F3">
        <w:rPr>
          <w:rFonts w:ascii="Verdana" w:hAnsi="Verdana" w:cs="Arial"/>
          <w:sz w:val="24"/>
          <w:szCs w:val="24"/>
          <w:lang w:eastAsia="en-US"/>
        </w:rPr>
        <w:t>Organization</w:t>
      </w:r>
    </w:p>
    <w:p w14:paraId="1D3DB687" w14:textId="0B7D3DFE" w:rsidR="00B6153F" w:rsidRDefault="00B6153F" w:rsidP="00B6153F">
      <w:pPr>
        <w:pStyle w:val="BodyText"/>
        <w:numPr>
          <w:ilvl w:val="0"/>
          <w:numId w:val="22"/>
        </w:numPr>
        <w:rPr>
          <w:rFonts w:ascii="Verdana" w:hAnsi="Verdana" w:cs="Arial"/>
          <w:sz w:val="24"/>
          <w:szCs w:val="24"/>
          <w:lang w:eastAsia="en-US"/>
        </w:rPr>
      </w:pPr>
      <w:r w:rsidRPr="005559F3">
        <w:rPr>
          <w:rFonts w:ascii="Verdana" w:hAnsi="Verdana" w:cs="Arial"/>
          <w:sz w:val="24"/>
          <w:szCs w:val="24"/>
          <w:lang w:eastAsia="en-US"/>
        </w:rPr>
        <w:t>Patient</w:t>
      </w:r>
    </w:p>
    <w:p w14:paraId="5EBFFDFB" w14:textId="395598F2" w:rsidR="00567E35" w:rsidRPr="005559F3"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PaymentReconciliation</w:t>
      </w:r>
      <w:proofErr w:type="spellEnd"/>
    </w:p>
    <w:p w14:paraId="649D9B8E" w14:textId="446B9F6B" w:rsidR="00B6153F" w:rsidRDefault="00B6153F" w:rsidP="00B6153F">
      <w:pPr>
        <w:pStyle w:val="BodyText"/>
        <w:numPr>
          <w:ilvl w:val="0"/>
          <w:numId w:val="22"/>
        </w:numPr>
        <w:rPr>
          <w:rFonts w:ascii="Verdana" w:hAnsi="Verdana" w:cs="Arial"/>
          <w:sz w:val="24"/>
          <w:szCs w:val="24"/>
          <w:lang w:eastAsia="en-US"/>
        </w:rPr>
      </w:pPr>
      <w:r w:rsidRPr="005559F3">
        <w:rPr>
          <w:rFonts w:ascii="Verdana" w:hAnsi="Verdana" w:cs="Arial"/>
          <w:sz w:val="24"/>
          <w:szCs w:val="24"/>
          <w:lang w:eastAsia="en-US"/>
        </w:rPr>
        <w:t>Practitioner</w:t>
      </w:r>
    </w:p>
    <w:p w14:paraId="6FCF9466" w14:textId="50AEF99A" w:rsidR="00567E35" w:rsidRDefault="00567E35" w:rsidP="00B6153F">
      <w:pPr>
        <w:pStyle w:val="BodyText"/>
        <w:numPr>
          <w:ilvl w:val="0"/>
          <w:numId w:val="22"/>
        </w:numPr>
        <w:rPr>
          <w:rFonts w:ascii="Verdana" w:hAnsi="Verdana" w:cs="Arial"/>
          <w:sz w:val="24"/>
          <w:szCs w:val="24"/>
          <w:lang w:eastAsia="en-US"/>
        </w:rPr>
      </w:pPr>
      <w:r>
        <w:rPr>
          <w:rFonts w:ascii="Verdana" w:hAnsi="Verdana" w:cs="Arial"/>
          <w:sz w:val="24"/>
          <w:szCs w:val="24"/>
          <w:lang w:eastAsia="en-US"/>
        </w:rPr>
        <w:t>Procedure</w:t>
      </w:r>
    </w:p>
    <w:p w14:paraId="63AA7AC2" w14:textId="17A1FC39" w:rsidR="00567E35" w:rsidRPr="005559F3" w:rsidRDefault="00567E35" w:rsidP="00B6153F">
      <w:pPr>
        <w:pStyle w:val="BodyText"/>
        <w:numPr>
          <w:ilvl w:val="0"/>
          <w:numId w:val="22"/>
        </w:numPr>
        <w:rPr>
          <w:rFonts w:ascii="Verdana" w:hAnsi="Verdana" w:cs="Arial"/>
          <w:sz w:val="24"/>
          <w:szCs w:val="24"/>
          <w:lang w:eastAsia="en-US"/>
        </w:rPr>
      </w:pPr>
      <w:proofErr w:type="spellStart"/>
      <w:r>
        <w:rPr>
          <w:rFonts w:ascii="Verdana" w:hAnsi="Verdana" w:cs="Arial"/>
          <w:sz w:val="24"/>
          <w:szCs w:val="24"/>
          <w:lang w:eastAsia="en-US"/>
        </w:rPr>
        <w:t>ReferralRequest</w:t>
      </w:r>
      <w:proofErr w:type="spellEnd"/>
    </w:p>
    <w:p w14:paraId="161476C5" w14:textId="77777777" w:rsidR="00B6153F" w:rsidRDefault="00B6153F" w:rsidP="00B6153F">
      <w:pPr>
        <w:pStyle w:val="BodyText"/>
        <w:numPr>
          <w:ilvl w:val="0"/>
          <w:numId w:val="22"/>
        </w:numPr>
        <w:rPr>
          <w:rFonts w:ascii="Verdana" w:hAnsi="Verdana" w:cs="Arial"/>
          <w:sz w:val="24"/>
          <w:szCs w:val="24"/>
          <w:lang w:eastAsia="en-US"/>
        </w:rPr>
      </w:pPr>
      <w:proofErr w:type="spellStart"/>
      <w:r w:rsidRPr="005559F3">
        <w:rPr>
          <w:rFonts w:ascii="Verdana" w:hAnsi="Verdana" w:cs="Arial"/>
          <w:sz w:val="24"/>
          <w:szCs w:val="24"/>
          <w:lang w:eastAsia="en-US"/>
        </w:rPr>
        <w:t>RelatedPerson</w:t>
      </w:r>
      <w:proofErr w:type="spellEnd"/>
    </w:p>
    <w:p w14:paraId="4E099CF1" w14:textId="77777777" w:rsidR="00382275" w:rsidRDefault="00382275" w:rsidP="00382275">
      <w:pPr>
        <w:pStyle w:val="BodyText"/>
        <w:rPr>
          <w:rFonts w:ascii="Verdana" w:hAnsi="Verdana" w:cs="Arial"/>
          <w:sz w:val="24"/>
          <w:szCs w:val="24"/>
          <w:lang w:eastAsia="en-US"/>
        </w:rPr>
      </w:pPr>
    </w:p>
    <w:p w14:paraId="4046EC2B" w14:textId="77777777" w:rsidR="00382275" w:rsidRDefault="00382275" w:rsidP="00382275">
      <w:pPr>
        <w:pStyle w:val="BodyText"/>
        <w:rPr>
          <w:rFonts w:ascii="Verdana" w:hAnsi="Verdana" w:cs="Arial"/>
          <w:sz w:val="24"/>
          <w:szCs w:val="24"/>
          <w:lang w:eastAsia="en-US"/>
        </w:rPr>
      </w:pPr>
    </w:p>
    <w:p w14:paraId="336517B1" w14:textId="77777777" w:rsidR="00382275" w:rsidRPr="005559F3" w:rsidRDefault="00382275" w:rsidP="00382275">
      <w:pPr>
        <w:pStyle w:val="BodyText"/>
        <w:rPr>
          <w:rFonts w:ascii="Verdana" w:hAnsi="Verdana" w:cs="Arial"/>
          <w:sz w:val="24"/>
          <w:szCs w:val="24"/>
          <w:lang w:eastAsia="en-US"/>
        </w:rPr>
      </w:pPr>
    </w:p>
    <w:p w14:paraId="2949DE00" w14:textId="0BDC9235" w:rsidR="00B6153F" w:rsidRPr="005559F3" w:rsidRDefault="00B6153F" w:rsidP="00B6153F">
      <w:pPr>
        <w:pStyle w:val="BodyText"/>
        <w:rPr>
          <w:rFonts w:ascii="Verdana" w:hAnsi="Verdana" w:cs="Arial"/>
          <w:sz w:val="24"/>
          <w:szCs w:val="24"/>
          <w:lang w:eastAsia="en-US"/>
        </w:rPr>
      </w:pPr>
      <w:r w:rsidRPr="005559F3">
        <w:rPr>
          <w:rFonts w:ascii="Verdana" w:hAnsi="Verdana" w:cs="Arial"/>
          <w:sz w:val="24"/>
          <w:szCs w:val="24"/>
          <w:lang w:eastAsia="en-US"/>
        </w:rPr>
        <w:t xml:space="preserve">The following FHIR resources are needed to </w:t>
      </w:r>
      <w:r w:rsidR="00567E35" w:rsidRPr="005559F3">
        <w:rPr>
          <w:rFonts w:ascii="Verdana" w:hAnsi="Verdana" w:cs="Arial"/>
          <w:sz w:val="24"/>
          <w:szCs w:val="24"/>
          <w:lang w:eastAsia="en-US"/>
        </w:rPr>
        <w:t xml:space="preserve">assemble a </w:t>
      </w:r>
      <w:r w:rsidR="00567E35">
        <w:rPr>
          <w:rFonts w:ascii="Verdana" w:hAnsi="Verdana" w:cs="Arial"/>
          <w:sz w:val="24"/>
          <w:szCs w:val="24"/>
        </w:rPr>
        <w:t>Health Care Claim</w:t>
      </w:r>
      <w:r w:rsidR="00567E35" w:rsidRPr="005559F3">
        <w:rPr>
          <w:rFonts w:ascii="Verdana" w:hAnsi="Verdana" w:cs="Arial"/>
          <w:sz w:val="24"/>
          <w:szCs w:val="24"/>
        </w:rPr>
        <w:t xml:space="preserve"> (837</w:t>
      </w:r>
      <w:r w:rsidR="00567E35">
        <w:rPr>
          <w:rFonts w:ascii="Verdana" w:hAnsi="Verdana" w:cs="Arial"/>
          <w:sz w:val="24"/>
          <w:szCs w:val="24"/>
        </w:rPr>
        <w:t>P</w:t>
      </w:r>
      <w:r w:rsidR="00567E35" w:rsidRPr="005559F3">
        <w:rPr>
          <w:rFonts w:ascii="Verdana" w:hAnsi="Verdana" w:cs="Arial"/>
          <w:sz w:val="24"/>
          <w:szCs w:val="24"/>
        </w:rPr>
        <w:t xml:space="preserve">) </w:t>
      </w:r>
      <w:r w:rsidR="00567E35">
        <w:rPr>
          <w:rFonts w:ascii="Verdana" w:hAnsi="Verdana" w:cs="Arial"/>
          <w:sz w:val="24"/>
          <w:szCs w:val="24"/>
        </w:rPr>
        <w:t>transaction</w:t>
      </w:r>
      <w:r w:rsidR="00567E35" w:rsidRPr="005559F3">
        <w:rPr>
          <w:rFonts w:ascii="Verdana" w:hAnsi="Verdana" w:cs="Arial"/>
          <w:sz w:val="24"/>
          <w:szCs w:val="24"/>
        </w:rPr>
        <w:t xml:space="preserve"> </w:t>
      </w:r>
      <w:r w:rsidR="00567E35" w:rsidRPr="005559F3">
        <w:rPr>
          <w:rFonts w:ascii="Verdana" w:hAnsi="Verdana" w:cs="Arial"/>
          <w:sz w:val="24"/>
          <w:szCs w:val="24"/>
          <w:lang w:eastAsia="en-US"/>
        </w:rPr>
        <w:t>bundle</w:t>
      </w:r>
    </w:p>
    <w:p w14:paraId="121AD2A9" w14:textId="08358D69" w:rsidR="00BE6AED"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Basic</w:t>
      </w:r>
    </w:p>
    <w:p w14:paraId="097EB3B7" w14:textId="5E2D92A7"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Claim</w:t>
      </w:r>
    </w:p>
    <w:p w14:paraId="156006E8" w14:textId="01120E26"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ClinicalImpression</w:t>
      </w:r>
      <w:proofErr w:type="spellEnd"/>
    </w:p>
    <w:p w14:paraId="2CB57D9B" w14:textId="1996A03D"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CommunicationRequest</w:t>
      </w:r>
      <w:proofErr w:type="spellEnd"/>
    </w:p>
    <w:p w14:paraId="428DFCBB" w14:textId="5250916E"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Condition</w:t>
      </w:r>
    </w:p>
    <w:p w14:paraId="77E7F995" w14:textId="471DB30F"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Coverage</w:t>
      </w:r>
    </w:p>
    <w:p w14:paraId="596B1473" w14:textId="07CF7644"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Encounter</w:t>
      </w:r>
    </w:p>
    <w:p w14:paraId="3CF8B48B" w14:textId="52530C81"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EpisodeOfCare</w:t>
      </w:r>
      <w:proofErr w:type="spellEnd"/>
    </w:p>
    <w:p w14:paraId="571395F1" w14:textId="574C9BA0"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ImagingStudy</w:t>
      </w:r>
      <w:proofErr w:type="spellEnd"/>
    </w:p>
    <w:p w14:paraId="30FB24FD" w14:textId="0EF3D38A"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Medication</w:t>
      </w:r>
    </w:p>
    <w:p w14:paraId="3B0704F0" w14:textId="792ABFC9"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MedicationDispense</w:t>
      </w:r>
      <w:proofErr w:type="spellEnd"/>
    </w:p>
    <w:p w14:paraId="780C6D64" w14:textId="763D4F42"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Observation</w:t>
      </w:r>
    </w:p>
    <w:p w14:paraId="29169A54" w14:textId="05BF4808"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Organization</w:t>
      </w:r>
    </w:p>
    <w:p w14:paraId="163B1368" w14:textId="7A8A6886"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Patient</w:t>
      </w:r>
    </w:p>
    <w:p w14:paraId="2AD8CC53" w14:textId="46762A38"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Practitioner</w:t>
      </w:r>
    </w:p>
    <w:p w14:paraId="3E3E7B63" w14:textId="0943030D" w:rsidR="00567E35" w:rsidRDefault="00567E35" w:rsidP="00567E35">
      <w:pPr>
        <w:pStyle w:val="BodyText"/>
        <w:numPr>
          <w:ilvl w:val="0"/>
          <w:numId w:val="27"/>
        </w:numPr>
        <w:rPr>
          <w:rFonts w:ascii="Verdana" w:hAnsi="Verdana" w:cs="Arial"/>
          <w:sz w:val="24"/>
          <w:szCs w:val="24"/>
          <w:lang w:eastAsia="en-US"/>
        </w:rPr>
      </w:pPr>
      <w:r>
        <w:rPr>
          <w:rFonts w:ascii="Verdana" w:hAnsi="Verdana" w:cs="Arial"/>
          <w:sz w:val="24"/>
          <w:szCs w:val="24"/>
          <w:lang w:eastAsia="en-US"/>
        </w:rPr>
        <w:t>Procedure</w:t>
      </w:r>
    </w:p>
    <w:p w14:paraId="6AD8C2E4" w14:textId="0CE8C2CE" w:rsidR="00567E35" w:rsidRDefault="00567E35" w:rsidP="00567E35">
      <w:pPr>
        <w:pStyle w:val="BodyText"/>
        <w:numPr>
          <w:ilvl w:val="0"/>
          <w:numId w:val="27"/>
        </w:numPr>
        <w:rPr>
          <w:rFonts w:ascii="Verdana" w:hAnsi="Verdana" w:cs="Arial"/>
          <w:sz w:val="24"/>
          <w:szCs w:val="24"/>
          <w:lang w:eastAsia="en-US"/>
        </w:rPr>
      </w:pPr>
      <w:proofErr w:type="spellStart"/>
      <w:r>
        <w:rPr>
          <w:rFonts w:ascii="Verdana" w:hAnsi="Verdana" w:cs="Arial"/>
          <w:sz w:val="24"/>
          <w:szCs w:val="24"/>
          <w:lang w:eastAsia="en-US"/>
        </w:rPr>
        <w:t>ReferralRequest</w:t>
      </w:r>
      <w:proofErr w:type="spellEnd"/>
    </w:p>
    <w:p w14:paraId="08E299E0" w14:textId="77777777" w:rsidR="00382275" w:rsidRDefault="00382275" w:rsidP="00382275">
      <w:pPr>
        <w:pStyle w:val="BodyText"/>
        <w:rPr>
          <w:rFonts w:ascii="Verdana" w:hAnsi="Verdana" w:cs="Arial"/>
          <w:sz w:val="24"/>
          <w:szCs w:val="24"/>
          <w:lang w:eastAsia="en-US"/>
        </w:rPr>
      </w:pPr>
    </w:p>
    <w:p w14:paraId="5E0FE927" w14:textId="77777777" w:rsidR="00382275" w:rsidRDefault="00382275" w:rsidP="00382275">
      <w:pPr>
        <w:pStyle w:val="BodyText"/>
        <w:rPr>
          <w:rFonts w:ascii="Verdana" w:hAnsi="Verdana" w:cs="Arial"/>
          <w:sz w:val="24"/>
          <w:szCs w:val="24"/>
          <w:lang w:eastAsia="en-US"/>
        </w:rPr>
      </w:pPr>
    </w:p>
    <w:p w14:paraId="7FC6F9F1" w14:textId="77777777" w:rsidR="00382275" w:rsidRDefault="00382275" w:rsidP="00382275">
      <w:pPr>
        <w:pStyle w:val="BodyText"/>
        <w:rPr>
          <w:rFonts w:ascii="Verdana" w:hAnsi="Verdana" w:cs="Arial"/>
          <w:sz w:val="24"/>
          <w:szCs w:val="24"/>
          <w:lang w:eastAsia="en-US"/>
        </w:rPr>
      </w:pPr>
    </w:p>
    <w:p w14:paraId="5613EB76" w14:textId="77777777" w:rsidR="00382275" w:rsidRDefault="00382275" w:rsidP="00382275">
      <w:pPr>
        <w:pStyle w:val="BodyText"/>
        <w:rPr>
          <w:rFonts w:ascii="Verdana" w:hAnsi="Verdana" w:cs="Arial"/>
          <w:sz w:val="24"/>
          <w:szCs w:val="24"/>
          <w:lang w:eastAsia="en-US"/>
        </w:rPr>
      </w:pPr>
    </w:p>
    <w:p w14:paraId="6BE58DC6" w14:textId="77777777" w:rsidR="00382275" w:rsidRDefault="00382275" w:rsidP="00382275">
      <w:pPr>
        <w:pStyle w:val="BodyText"/>
        <w:rPr>
          <w:rFonts w:ascii="Verdana" w:hAnsi="Verdana" w:cs="Arial"/>
          <w:sz w:val="24"/>
          <w:szCs w:val="24"/>
          <w:lang w:eastAsia="en-US"/>
        </w:rPr>
      </w:pPr>
    </w:p>
    <w:p w14:paraId="53ADA1CB" w14:textId="77777777" w:rsidR="00382275" w:rsidRDefault="00382275" w:rsidP="00382275">
      <w:pPr>
        <w:pStyle w:val="BodyText"/>
        <w:rPr>
          <w:rFonts w:ascii="Verdana" w:hAnsi="Verdana" w:cs="Arial"/>
          <w:sz w:val="24"/>
          <w:szCs w:val="24"/>
          <w:lang w:eastAsia="en-US"/>
        </w:rPr>
      </w:pPr>
    </w:p>
    <w:p w14:paraId="2CA3E360" w14:textId="77777777" w:rsidR="00382275" w:rsidRDefault="00382275" w:rsidP="00382275">
      <w:pPr>
        <w:pStyle w:val="BodyText"/>
        <w:rPr>
          <w:rFonts w:ascii="Verdana" w:hAnsi="Verdana" w:cs="Arial"/>
          <w:sz w:val="24"/>
          <w:szCs w:val="24"/>
          <w:lang w:eastAsia="en-US"/>
        </w:rPr>
      </w:pPr>
    </w:p>
    <w:p w14:paraId="7A418FAB" w14:textId="77777777" w:rsidR="00382275" w:rsidRDefault="00382275" w:rsidP="00382275">
      <w:pPr>
        <w:pStyle w:val="BodyText"/>
        <w:rPr>
          <w:rFonts w:ascii="Verdana" w:hAnsi="Verdana" w:cs="Arial"/>
          <w:sz w:val="24"/>
          <w:szCs w:val="24"/>
          <w:lang w:eastAsia="en-US"/>
        </w:rPr>
      </w:pPr>
    </w:p>
    <w:p w14:paraId="664C0914" w14:textId="77777777" w:rsidR="00382275" w:rsidRDefault="00382275" w:rsidP="00382275">
      <w:pPr>
        <w:pStyle w:val="BodyText"/>
        <w:rPr>
          <w:rFonts w:ascii="Verdana" w:hAnsi="Verdana" w:cs="Arial"/>
          <w:sz w:val="24"/>
          <w:szCs w:val="24"/>
          <w:lang w:eastAsia="en-US"/>
        </w:rPr>
      </w:pPr>
    </w:p>
    <w:p w14:paraId="3290258D" w14:textId="77777777" w:rsidR="00382275" w:rsidRDefault="00382275" w:rsidP="00382275">
      <w:pPr>
        <w:pStyle w:val="BodyText"/>
        <w:rPr>
          <w:rFonts w:ascii="Verdana" w:hAnsi="Verdana" w:cs="Arial"/>
          <w:sz w:val="24"/>
          <w:szCs w:val="24"/>
          <w:lang w:eastAsia="en-US"/>
        </w:rPr>
      </w:pPr>
    </w:p>
    <w:p w14:paraId="6ED88348" w14:textId="77777777" w:rsidR="00382275" w:rsidRDefault="00382275" w:rsidP="00382275">
      <w:pPr>
        <w:pStyle w:val="BodyText"/>
        <w:rPr>
          <w:rFonts w:ascii="Verdana" w:hAnsi="Verdana" w:cs="Arial"/>
          <w:sz w:val="24"/>
          <w:szCs w:val="24"/>
          <w:lang w:eastAsia="en-US"/>
        </w:rPr>
      </w:pPr>
    </w:p>
    <w:p w14:paraId="73F2FEE2" w14:textId="77777777" w:rsidR="00382275" w:rsidRPr="005559F3" w:rsidRDefault="00382275" w:rsidP="00382275">
      <w:pPr>
        <w:pStyle w:val="BodyText"/>
        <w:rPr>
          <w:rFonts w:ascii="Verdana" w:hAnsi="Verdana" w:cs="Arial"/>
          <w:sz w:val="24"/>
          <w:szCs w:val="24"/>
          <w:lang w:eastAsia="en-US"/>
        </w:rPr>
      </w:pPr>
    </w:p>
    <w:p w14:paraId="65763BDA" w14:textId="1EFC10D3" w:rsidR="00567E35" w:rsidRDefault="00BE6AED" w:rsidP="00567E35">
      <w:pPr>
        <w:pStyle w:val="BodyText"/>
        <w:rPr>
          <w:rFonts w:ascii="Verdana" w:hAnsi="Verdana" w:cs="Arial"/>
          <w:sz w:val="24"/>
          <w:szCs w:val="24"/>
        </w:rPr>
      </w:pPr>
      <w:r w:rsidRPr="005559F3">
        <w:rPr>
          <w:rFonts w:ascii="Verdana" w:hAnsi="Verdana" w:cs="Arial"/>
          <w:sz w:val="24"/>
          <w:szCs w:val="24"/>
          <w:lang w:eastAsia="en-US"/>
        </w:rPr>
        <w:lastRenderedPageBreak/>
        <w:t xml:space="preserve">The following FHIR resources are needed to assemble </w:t>
      </w:r>
      <w:r w:rsidR="00567E35" w:rsidRPr="005559F3">
        <w:rPr>
          <w:rFonts w:ascii="Verdana" w:hAnsi="Verdana" w:cs="Arial"/>
          <w:sz w:val="24"/>
          <w:szCs w:val="24"/>
          <w:lang w:eastAsia="en-US"/>
        </w:rPr>
        <w:t xml:space="preserve">a </w:t>
      </w:r>
      <w:r w:rsidR="00567E35">
        <w:rPr>
          <w:rFonts w:ascii="Verdana" w:hAnsi="Verdana" w:cs="Arial"/>
          <w:sz w:val="24"/>
          <w:szCs w:val="24"/>
        </w:rPr>
        <w:t>Health Care Claim</w:t>
      </w:r>
      <w:r w:rsidR="00567E35" w:rsidRPr="005559F3">
        <w:rPr>
          <w:rFonts w:ascii="Verdana" w:hAnsi="Verdana" w:cs="Arial"/>
          <w:sz w:val="24"/>
          <w:szCs w:val="24"/>
        </w:rPr>
        <w:t xml:space="preserve"> (837</w:t>
      </w:r>
      <w:r w:rsidR="00567E35">
        <w:rPr>
          <w:rFonts w:ascii="Verdana" w:hAnsi="Verdana" w:cs="Arial"/>
          <w:sz w:val="24"/>
          <w:szCs w:val="24"/>
        </w:rPr>
        <w:t>D</w:t>
      </w:r>
      <w:r w:rsidR="00567E35" w:rsidRPr="005559F3">
        <w:rPr>
          <w:rFonts w:ascii="Verdana" w:hAnsi="Verdana" w:cs="Arial"/>
          <w:sz w:val="24"/>
          <w:szCs w:val="24"/>
        </w:rPr>
        <w:t xml:space="preserve">) </w:t>
      </w:r>
      <w:r w:rsidR="00567E35">
        <w:rPr>
          <w:rFonts w:ascii="Verdana" w:hAnsi="Verdana" w:cs="Arial"/>
          <w:sz w:val="24"/>
          <w:szCs w:val="24"/>
        </w:rPr>
        <w:t>transaction</w:t>
      </w:r>
      <w:r w:rsidR="00567E35" w:rsidRPr="005559F3">
        <w:rPr>
          <w:rFonts w:ascii="Verdana" w:hAnsi="Verdana" w:cs="Arial"/>
          <w:sz w:val="24"/>
          <w:szCs w:val="24"/>
        </w:rPr>
        <w:t xml:space="preserve"> </w:t>
      </w:r>
      <w:r w:rsidR="00567E35" w:rsidRPr="005559F3">
        <w:rPr>
          <w:rFonts w:ascii="Verdana" w:hAnsi="Verdana" w:cs="Arial"/>
          <w:sz w:val="24"/>
          <w:szCs w:val="24"/>
          <w:lang w:eastAsia="en-US"/>
        </w:rPr>
        <w:t>bundle</w:t>
      </w:r>
      <w:r w:rsidR="00567E35" w:rsidRPr="005559F3">
        <w:rPr>
          <w:rFonts w:ascii="Verdana" w:hAnsi="Verdana" w:cs="Arial"/>
          <w:sz w:val="24"/>
          <w:szCs w:val="24"/>
        </w:rPr>
        <w:t xml:space="preserve"> </w:t>
      </w:r>
    </w:p>
    <w:p w14:paraId="71E99E4B" w14:textId="680F4A8E" w:rsidR="000A7EC6" w:rsidRDefault="00567E35" w:rsidP="000A34C0">
      <w:pPr>
        <w:pStyle w:val="BodyText"/>
        <w:numPr>
          <w:ilvl w:val="0"/>
          <w:numId w:val="26"/>
        </w:numPr>
        <w:rPr>
          <w:rFonts w:ascii="Verdana" w:hAnsi="Verdana" w:cs="Arial"/>
          <w:sz w:val="24"/>
          <w:szCs w:val="24"/>
        </w:rPr>
      </w:pPr>
      <w:r>
        <w:rPr>
          <w:rFonts w:ascii="Verdana" w:hAnsi="Verdana" w:cs="Arial"/>
          <w:sz w:val="24"/>
          <w:szCs w:val="24"/>
        </w:rPr>
        <w:t>Claim</w:t>
      </w:r>
    </w:p>
    <w:p w14:paraId="3BDB6C65" w14:textId="77777777" w:rsidR="000A7EC6" w:rsidRPr="005559F3"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ClaimResponse</w:t>
      </w:r>
      <w:proofErr w:type="spellEnd"/>
    </w:p>
    <w:p w14:paraId="5DDF45C6" w14:textId="77777777" w:rsidR="000A7EC6" w:rsidRPr="005559F3"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Communication</w:t>
      </w:r>
    </w:p>
    <w:p w14:paraId="38C7E4EF" w14:textId="77777777" w:rsidR="000A7EC6" w:rsidRPr="005559F3"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Condition</w:t>
      </w:r>
    </w:p>
    <w:p w14:paraId="7DD37175" w14:textId="17E77539" w:rsidR="000A7EC6"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Coverage</w:t>
      </w:r>
    </w:p>
    <w:p w14:paraId="2588BE36" w14:textId="00B7737C" w:rsidR="00567E35" w:rsidRDefault="00567E35" w:rsidP="000A34C0">
      <w:pPr>
        <w:pStyle w:val="BodyText"/>
        <w:numPr>
          <w:ilvl w:val="0"/>
          <w:numId w:val="26"/>
        </w:numPr>
        <w:rPr>
          <w:rFonts w:ascii="Verdana" w:hAnsi="Verdana" w:cs="Arial"/>
          <w:sz w:val="24"/>
          <w:szCs w:val="24"/>
        </w:rPr>
      </w:pPr>
      <w:proofErr w:type="spellStart"/>
      <w:r>
        <w:rPr>
          <w:rFonts w:ascii="Verdana" w:hAnsi="Verdana" w:cs="Arial"/>
          <w:sz w:val="24"/>
          <w:szCs w:val="24"/>
        </w:rPr>
        <w:t>DocumentReference</w:t>
      </w:r>
      <w:proofErr w:type="spellEnd"/>
    </w:p>
    <w:p w14:paraId="18D60DE0" w14:textId="36DF6443" w:rsidR="00567E35" w:rsidRDefault="00567E35" w:rsidP="000A34C0">
      <w:pPr>
        <w:pStyle w:val="BodyText"/>
        <w:numPr>
          <w:ilvl w:val="0"/>
          <w:numId w:val="26"/>
        </w:numPr>
        <w:rPr>
          <w:rFonts w:ascii="Verdana" w:hAnsi="Verdana" w:cs="Arial"/>
          <w:sz w:val="24"/>
          <w:szCs w:val="24"/>
        </w:rPr>
      </w:pPr>
      <w:r>
        <w:rPr>
          <w:rFonts w:ascii="Verdana" w:hAnsi="Verdana" w:cs="Arial"/>
          <w:sz w:val="24"/>
          <w:szCs w:val="24"/>
        </w:rPr>
        <w:t>Encounter</w:t>
      </w:r>
    </w:p>
    <w:p w14:paraId="331626B9" w14:textId="55DAE378" w:rsidR="00567E35" w:rsidRPr="005559F3" w:rsidRDefault="00567E35" w:rsidP="000A34C0">
      <w:pPr>
        <w:pStyle w:val="BodyText"/>
        <w:numPr>
          <w:ilvl w:val="0"/>
          <w:numId w:val="26"/>
        </w:numPr>
        <w:rPr>
          <w:rFonts w:ascii="Verdana" w:hAnsi="Verdana" w:cs="Arial"/>
          <w:sz w:val="24"/>
          <w:szCs w:val="24"/>
        </w:rPr>
      </w:pPr>
      <w:proofErr w:type="spellStart"/>
      <w:r>
        <w:rPr>
          <w:rFonts w:ascii="Verdana" w:hAnsi="Verdana" w:cs="Arial"/>
          <w:sz w:val="24"/>
          <w:szCs w:val="24"/>
        </w:rPr>
        <w:t>EpisodeOfCare</w:t>
      </w:r>
      <w:proofErr w:type="spellEnd"/>
    </w:p>
    <w:p w14:paraId="23558EE9" w14:textId="109D5729" w:rsidR="000A7EC6" w:rsidRPr="005559F3" w:rsidRDefault="00567E35" w:rsidP="000A34C0">
      <w:pPr>
        <w:pStyle w:val="BodyText"/>
        <w:numPr>
          <w:ilvl w:val="0"/>
          <w:numId w:val="26"/>
        </w:numPr>
        <w:rPr>
          <w:rFonts w:ascii="Verdana" w:hAnsi="Verdana" w:cs="Arial"/>
          <w:sz w:val="24"/>
          <w:szCs w:val="24"/>
        </w:rPr>
      </w:pPr>
      <w:proofErr w:type="spellStart"/>
      <w:r>
        <w:rPr>
          <w:rFonts w:ascii="Verdana" w:hAnsi="Verdana" w:cs="Arial"/>
          <w:sz w:val="24"/>
          <w:szCs w:val="24"/>
        </w:rPr>
        <w:t>ExplanationOfBenefit</w:t>
      </w:r>
      <w:proofErr w:type="spellEnd"/>
    </w:p>
    <w:p w14:paraId="2458353F" w14:textId="20C8421F" w:rsidR="000A7EC6" w:rsidRPr="005559F3" w:rsidRDefault="00567E35" w:rsidP="000A34C0">
      <w:pPr>
        <w:pStyle w:val="BodyText"/>
        <w:numPr>
          <w:ilvl w:val="0"/>
          <w:numId w:val="26"/>
        </w:numPr>
        <w:rPr>
          <w:rFonts w:ascii="Verdana" w:hAnsi="Verdana" w:cs="Arial"/>
          <w:sz w:val="24"/>
          <w:szCs w:val="24"/>
        </w:rPr>
      </w:pPr>
      <w:r>
        <w:rPr>
          <w:rFonts w:ascii="Verdana" w:hAnsi="Verdana" w:cs="Arial"/>
          <w:sz w:val="24"/>
          <w:szCs w:val="24"/>
        </w:rPr>
        <w:t>Flag</w:t>
      </w:r>
    </w:p>
    <w:p w14:paraId="34568005" w14:textId="73C442FE" w:rsidR="00567E35" w:rsidRDefault="00567E35" w:rsidP="000A34C0">
      <w:pPr>
        <w:pStyle w:val="BodyText"/>
        <w:numPr>
          <w:ilvl w:val="0"/>
          <w:numId w:val="26"/>
        </w:numPr>
        <w:rPr>
          <w:rFonts w:ascii="Verdana" w:hAnsi="Verdana" w:cs="Arial"/>
          <w:sz w:val="24"/>
          <w:szCs w:val="24"/>
        </w:rPr>
      </w:pPr>
      <w:proofErr w:type="spellStart"/>
      <w:r>
        <w:rPr>
          <w:rFonts w:ascii="Verdana" w:hAnsi="Verdana" w:cs="Arial"/>
          <w:sz w:val="24"/>
          <w:szCs w:val="24"/>
        </w:rPr>
        <w:t>HealthcareService</w:t>
      </w:r>
      <w:proofErr w:type="spellEnd"/>
    </w:p>
    <w:p w14:paraId="4B4B01DC" w14:textId="75D56327" w:rsidR="002206B7" w:rsidRDefault="002206B7" w:rsidP="000A34C0">
      <w:pPr>
        <w:pStyle w:val="BodyText"/>
        <w:numPr>
          <w:ilvl w:val="0"/>
          <w:numId w:val="26"/>
        </w:numPr>
        <w:rPr>
          <w:rFonts w:ascii="Verdana" w:hAnsi="Verdana" w:cs="Arial"/>
          <w:sz w:val="24"/>
          <w:szCs w:val="24"/>
        </w:rPr>
      </w:pPr>
      <w:r>
        <w:rPr>
          <w:rFonts w:ascii="Verdana" w:hAnsi="Verdana" w:cs="Arial"/>
          <w:sz w:val="24"/>
          <w:szCs w:val="24"/>
        </w:rPr>
        <w:t>Location</w:t>
      </w:r>
    </w:p>
    <w:p w14:paraId="66FF78FE" w14:textId="3692229A" w:rsidR="000A7EC6" w:rsidRPr="005559F3"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Medication</w:t>
      </w:r>
      <w:r w:rsidR="002206B7">
        <w:rPr>
          <w:rFonts w:ascii="Verdana" w:hAnsi="Verdana" w:cs="Arial"/>
          <w:sz w:val="24"/>
          <w:szCs w:val="24"/>
        </w:rPr>
        <w:t>Order</w:t>
      </w:r>
      <w:proofErr w:type="spellEnd"/>
    </w:p>
    <w:p w14:paraId="71D19092" w14:textId="6695F512" w:rsidR="000A7EC6" w:rsidRPr="005559F3"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Medication</w:t>
      </w:r>
      <w:r w:rsidR="002206B7">
        <w:rPr>
          <w:rFonts w:ascii="Verdana" w:hAnsi="Verdana" w:cs="Arial"/>
          <w:sz w:val="24"/>
          <w:szCs w:val="24"/>
        </w:rPr>
        <w:t>Request</w:t>
      </w:r>
      <w:proofErr w:type="spellEnd"/>
    </w:p>
    <w:p w14:paraId="4F61FB7B" w14:textId="35D7A6D1" w:rsidR="000A7EC6"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MessageHeader</w:t>
      </w:r>
      <w:proofErr w:type="spellEnd"/>
    </w:p>
    <w:p w14:paraId="2D276C34" w14:textId="13E5DDEE" w:rsidR="002206B7" w:rsidRPr="005559F3" w:rsidRDefault="002206B7" w:rsidP="000A34C0">
      <w:pPr>
        <w:pStyle w:val="BodyText"/>
        <w:numPr>
          <w:ilvl w:val="0"/>
          <w:numId w:val="26"/>
        </w:numPr>
        <w:rPr>
          <w:rFonts w:ascii="Verdana" w:hAnsi="Verdana" w:cs="Arial"/>
          <w:sz w:val="24"/>
          <w:szCs w:val="24"/>
        </w:rPr>
      </w:pPr>
      <w:r>
        <w:rPr>
          <w:rFonts w:ascii="Verdana" w:hAnsi="Verdana" w:cs="Arial"/>
          <w:sz w:val="24"/>
          <w:szCs w:val="24"/>
        </w:rPr>
        <w:t>Observation</w:t>
      </w:r>
    </w:p>
    <w:p w14:paraId="0323B1FC" w14:textId="77777777" w:rsidR="000A7EC6" w:rsidRPr="005559F3"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Organization</w:t>
      </w:r>
    </w:p>
    <w:p w14:paraId="1D9DF3AA" w14:textId="77777777" w:rsidR="000A7EC6" w:rsidRPr="005559F3"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Patient</w:t>
      </w:r>
    </w:p>
    <w:p w14:paraId="4F998611" w14:textId="44BCED48" w:rsidR="000A7EC6" w:rsidRPr="005559F3"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Payment</w:t>
      </w:r>
      <w:r w:rsidR="002206B7">
        <w:rPr>
          <w:rFonts w:ascii="Verdana" w:hAnsi="Verdana" w:cs="Arial"/>
          <w:sz w:val="24"/>
          <w:szCs w:val="24"/>
        </w:rPr>
        <w:t>Reconciliation</w:t>
      </w:r>
      <w:proofErr w:type="spellEnd"/>
    </w:p>
    <w:p w14:paraId="4FB914B0" w14:textId="6BF06556" w:rsidR="000A7EC6" w:rsidRDefault="000A7EC6" w:rsidP="000A34C0">
      <w:pPr>
        <w:pStyle w:val="BodyText"/>
        <w:numPr>
          <w:ilvl w:val="0"/>
          <w:numId w:val="26"/>
        </w:numPr>
        <w:rPr>
          <w:rFonts w:ascii="Verdana" w:hAnsi="Verdana" w:cs="Arial"/>
          <w:sz w:val="24"/>
          <w:szCs w:val="24"/>
        </w:rPr>
      </w:pPr>
      <w:r w:rsidRPr="005559F3">
        <w:rPr>
          <w:rFonts w:ascii="Verdana" w:hAnsi="Verdana" w:cs="Arial"/>
          <w:sz w:val="24"/>
          <w:szCs w:val="24"/>
        </w:rPr>
        <w:t>Practitioner</w:t>
      </w:r>
    </w:p>
    <w:p w14:paraId="006C8696" w14:textId="213CC071" w:rsidR="002206B7" w:rsidRDefault="002206B7" w:rsidP="000A34C0">
      <w:pPr>
        <w:pStyle w:val="BodyText"/>
        <w:numPr>
          <w:ilvl w:val="0"/>
          <w:numId w:val="26"/>
        </w:numPr>
        <w:rPr>
          <w:rFonts w:ascii="Verdana" w:hAnsi="Verdana" w:cs="Arial"/>
          <w:sz w:val="24"/>
          <w:szCs w:val="24"/>
        </w:rPr>
      </w:pPr>
      <w:proofErr w:type="spellStart"/>
      <w:r>
        <w:rPr>
          <w:rFonts w:ascii="Verdana" w:hAnsi="Verdana" w:cs="Arial"/>
          <w:sz w:val="24"/>
          <w:szCs w:val="24"/>
        </w:rPr>
        <w:t>PractitionerRole</w:t>
      </w:r>
      <w:proofErr w:type="spellEnd"/>
    </w:p>
    <w:p w14:paraId="32AF812C" w14:textId="52DE96ED" w:rsidR="002206B7" w:rsidRPr="005559F3" w:rsidRDefault="002206B7" w:rsidP="000A34C0">
      <w:pPr>
        <w:pStyle w:val="BodyText"/>
        <w:numPr>
          <w:ilvl w:val="0"/>
          <w:numId w:val="26"/>
        </w:numPr>
        <w:rPr>
          <w:rFonts w:ascii="Verdana" w:hAnsi="Verdana" w:cs="Arial"/>
          <w:sz w:val="24"/>
          <w:szCs w:val="24"/>
        </w:rPr>
      </w:pPr>
      <w:r>
        <w:rPr>
          <w:rFonts w:ascii="Verdana" w:hAnsi="Verdana" w:cs="Arial"/>
          <w:sz w:val="24"/>
          <w:szCs w:val="24"/>
        </w:rPr>
        <w:t>Procedure</w:t>
      </w:r>
    </w:p>
    <w:p w14:paraId="60AE34F9" w14:textId="5C921257" w:rsidR="000A7EC6" w:rsidRDefault="000A7EC6" w:rsidP="000A34C0">
      <w:pPr>
        <w:pStyle w:val="BodyText"/>
        <w:numPr>
          <w:ilvl w:val="0"/>
          <w:numId w:val="26"/>
        </w:numPr>
        <w:rPr>
          <w:rFonts w:ascii="Verdana" w:hAnsi="Verdana" w:cs="Arial"/>
          <w:sz w:val="24"/>
          <w:szCs w:val="24"/>
        </w:rPr>
      </w:pPr>
      <w:proofErr w:type="spellStart"/>
      <w:r w:rsidRPr="005559F3">
        <w:rPr>
          <w:rFonts w:ascii="Verdana" w:hAnsi="Verdana" w:cs="Arial"/>
          <w:sz w:val="24"/>
          <w:szCs w:val="24"/>
        </w:rPr>
        <w:t>Proce</w:t>
      </w:r>
      <w:r w:rsidR="002206B7">
        <w:rPr>
          <w:rFonts w:ascii="Verdana" w:hAnsi="Verdana" w:cs="Arial"/>
          <w:sz w:val="24"/>
          <w:szCs w:val="24"/>
        </w:rPr>
        <w:t>dure</w:t>
      </w:r>
      <w:r w:rsidRPr="005559F3">
        <w:rPr>
          <w:rFonts w:ascii="Verdana" w:hAnsi="Verdana" w:cs="Arial"/>
          <w:sz w:val="24"/>
          <w:szCs w:val="24"/>
        </w:rPr>
        <w:t>Re</w:t>
      </w:r>
      <w:r w:rsidR="002206B7">
        <w:rPr>
          <w:rFonts w:ascii="Verdana" w:hAnsi="Verdana" w:cs="Arial"/>
          <w:sz w:val="24"/>
          <w:szCs w:val="24"/>
        </w:rPr>
        <w:t>quest</w:t>
      </w:r>
      <w:proofErr w:type="spellEnd"/>
    </w:p>
    <w:p w14:paraId="6AD66EF1" w14:textId="596D998A" w:rsidR="002206B7" w:rsidRDefault="002206B7" w:rsidP="000A34C0">
      <w:pPr>
        <w:pStyle w:val="BodyText"/>
        <w:numPr>
          <w:ilvl w:val="0"/>
          <w:numId w:val="26"/>
        </w:numPr>
        <w:rPr>
          <w:rFonts w:ascii="Verdana" w:hAnsi="Verdana" w:cs="Arial"/>
          <w:sz w:val="24"/>
          <w:szCs w:val="24"/>
        </w:rPr>
      </w:pPr>
      <w:proofErr w:type="spellStart"/>
      <w:r>
        <w:rPr>
          <w:rFonts w:ascii="Verdana" w:hAnsi="Verdana" w:cs="Arial"/>
          <w:sz w:val="24"/>
          <w:szCs w:val="24"/>
        </w:rPr>
        <w:t>RelatedPerson</w:t>
      </w:r>
      <w:proofErr w:type="spellEnd"/>
    </w:p>
    <w:p w14:paraId="4ED8EA51" w14:textId="266EA190" w:rsidR="002206B7" w:rsidRDefault="002206B7" w:rsidP="000A34C0">
      <w:pPr>
        <w:pStyle w:val="BodyText"/>
        <w:numPr>
          <w:ilvl w:val="0"/>
          <w:numId w:val="26"/>
        </w:numPr>
        <w:rPr>
          <w:rFonts w:ascii="Verdana" w:hAnsi="Verdana"/>
          <w:lang w:eastAsia="en-US"/>
        </w:rPr>
      </w:pPr>
      <w:proofErr w:type="spellStart"/>
      <w:r>
        <w:rPr>
          <w:rFonts w:ascii="Verdana" w:hAnsi="Verdana" w:cs="Arial"/>
          <w:sz w:val="24"/>
          <w:szCs w:val="24"/>
        </w:rPr>
        <w:t>ValueSet</w:t>
      </w:r>
      <w:proofErr w:type="spellEnd"/>
    </w:p>
    <w:p w14:paraId="7D38CEAD" w14:textId="77777777" w:rsidR="002206B7" w:rsidRDefault="002206B7" w:rsidP="002206B7">
      <w:pPr>
        <w:pStyle w:val="BodyText"/>
        <w:rPr>
          <w:rFonts w:ascii="Verdana" w:hAnsi="Verdana"/>
          <w:lang w:eastAsia="en-US"/>
        </w:rPr>
      </w:pPr>
    </w:p>
    <w:p w14:paraId="33BC8C4D" w14:textId="77777777" w:rsidR="00382275" w:rsidRDefault="00382275" w:rsidP="002206B7">
      <w:pPr>
        <w:pStyle w:val="BodyText"/>
        <w:rPr>
          <w:rFonts w:ascii="Verdana" w:hAnsi="Verdana"/>
          <w:lang w:eastAsia="en-US"/>
        </w:rPr>
      </w:pPr>
    </w:p>
    <w:p w14:paraId="36770AF8" w14:textId="77777777" w:rsidR="00382275" w:rsidRPr="002206B7" w:rsidRDefault="00382275" w:rsidP="002206B7">
      <w:pPr>
        <w:pStyle w:val="BodyText"/>
        <w:rPr>
          <w:rFonts w:ascii="Verdana" w:hAnsi="Verdana"/>
          <w:lang w:eastAsia="en-US"/>
        </w:rPr>
      </w:pPr>
    </w:p>
    <w:p w14:paraId="5759E38B" w14:textId="2DA6BD95" w:rsidR="005A24B2" w:rsidRPr="005559F3" w:rsidRDefault="00377177" w:rsidP="00382275">
      <w:pPr>
        <w:pStyle w:val="Heading3"/>
        <w:keepNext/>
        <w:rPr>
          <w:rFonts w:ascii="Verdana" w:hAnsi="Verdana"/>
        </w:rPr>
      </w:pPr>
      <w:bookmarkStart w:id="114" w:name="_Toc507605118"/>
      <w:r w:rsidRPr="005559F3">
        <w:rPr>
          <w:rFonts w:ascii="Verdana" w:hAnsi="Verdana"/>
        </w:rPr>
        <w:lastRenderedPageBreak/>
        <w:t>JSON Format</w:t>
      </w:r>
      <w:bookmarkEnd w:id="114"/>
    </w:p>
    <w:p w14:paraId="15840C60" w14:textId="2D5E16BB" w:rsidR="005D6F8B" w:rsidRPr="005559F3" w:rsidRDefault="00691AEA" w:rsidP="00691AEA">
      <w:pPr>
        <w:pStyle w:val="BodyText"/>
        <w:rPr>
          <w:rFonts w:ascii="Verdana" w:hAnsi="Verdana"/>
          <w:sz w:val="24"/>
          <w:szCs w:val="24"/>
          <w:lang w:eastAsia="en-US"/>
        </w:rPr>
      </w:pPr>
      <w:r w:rsidRPr="005559F3">
        <w:rPr>
          <w:rFonts w:ascii="Verdana" w:hAnsi="Verdana"/>
          <w:sz w:val="24"/>
          <w:szCs w:val="24"/>
          <w:lang w:eastAsia="en-US"/>
        </w:rPr>
        <w:t>Messages are formatted using the JSON format</w:t>
      </w:r>
      <w:r w:rsidR="006072A5">
        <w:rPr>
          <w:rFonts w:ascii="Verdana" w:hAnsi="Verdana"/>
          <w:sz w:val="24"/>
          <w:szCs w:val="24"/>
          <w:lang w:eastAsia="en-US"/>
        </w:rPr>
        <w:t xml:space="preserve"> and implement a Bundle FHIR Resource.</w:t>
      </w:r>
    </w:p>
    <w:p w14:paraId="4D5F88A0" w14:textId="6C08A96D" w:rsidR="00691AEA" w:rsidRPr="005559F3" w:rsidRDefault="00700BC1" w:rsidP="005D6F8B">
      <w:pPr>
        <w:pStyle w:val="BodyText"/>
        <w:rPr>
          <w:rFonts w:ascii="Verdana" w:hAnsi="Verdana"/>
          <w:sz w:val="24"/>
          <w:szCs w:val="24"/>
          <w:lang w:eastAsia="en-US"/>
        </w:rPr>
      </w:pPr>
      <w:r w:rsidRPr="005559F3">
        <w:rPr>
          <w:rFonts w:ascii="Verdana" w:hAnsi="Verdana"/>
          <w:sz w:val="24"/>
          <w:szCs w:val="24"/>
          <w:lang w:eastAsia="en-US"/>
        </w:rPr>
        <w:t xml:space="preserve">Refer to </w:t>
      </w:r>
      <w:hyperlink r:id="rId22" w:history="1">
        <w:r w:rsidRPr="005559F3">
          <w:rPr>
            <w:rStyle w:val="Hyperlink"/>
            <w:rFonts w:ascii="Verdana" w:hAnsi="Verdana"/>
            <w:sz w:val="24"/>
            <w:szCs w:val="24"/>
            <w:lang w:eastAsia="en-US"/>
          </w:rPr>
          <w:t>https://www.hl7.org/fhir/json.html</w:t>
        </w:r>
      </w:hyperlink>
      <w:r w:rsidRPr="005559F3">
        <w:rPr>
          <w:rFonts w:ascii="Verdana" w:hAnsi="Verdana"/>
          <w:sz w:val="24"/>
          <w:szCs w:val="24"/>
          <w:lang w:eastAsia="en-US"/>
        </w:rPr>
        <w:t xml:space="preserve"> for JSON representation of FHIR Resources.</w:t>
      </w:r>
    </w:p>
    <w:p w14:paraId="7FCBF3AF" w14:textId="60EECC56" w:rsidR="00691AEA" w:rsidRPr="005559F3" w:rsidRDefault="00691AEA" w:rsidP="00691AEA">
      <w:pPr>
        <w:rPr>
          <w:rFonts w:ascii="Verdana" w:hAnsi="Verdana"/>
        </w:rPr>
      </w:pPr>
    </w:p>
    <w:p w14:paraId="2A5B6011" w14:textId="5075754B" w:rsidR="005D6F8B" w:rsidRPr="005559F3" w:rsidRDefault="00D13B07" w:rsidP="005559F3">
      <w:pPr>
        <w:pStyle w:val="Heading4"/>
        <w:keepNext/>
        <w:rPr>
          <w:rFonts w:ascii="Verdana" w:hAnsi="Verdana"/>
        </w:rPr>
      </w:pPr>
      <w:r w:rsidRPr="005559F3">
        <w:rPr>
          <w:rFonts w:ascii="Verdana" w:hAnsi="Verdana"/>
        </w:rPr>
        <w:t>837</w:t>
      </w:r>
      <w:r w:rsidR="002206B7">
        <w:rPr>
          <w:rFonts w:ascii="Verdana" w:hAnsi="Verdana"/>
        </w:rPr>
        <w:t>I</w:t>
      </w:r>
      <w:r w:rsidR="005D6F8B" w:rsidRPr="005559F3">
        <w:rPr>
          <w:rFonts w:ascii="Verdana" w:hAnsi="Verdana"/>
        </w:rPr>
        <w:t xml:space="preserve"> </w:t>
      </w:r>
      <w:r w:rsidR="002206B7">
        <w:rPr>
          <w:rFonts w:ascii="Verdana" w:hAnsi="Verdana"/>
        </w:rPr>
        <w:t>Health Care Claim Institutional</w:t>
      </w:r>
      <w:r w:rsidR="005D6F8B" w:rsidRPr="005559F3">
        <w:rPr>
          <w:rFonts w:ascii="Verdana" w:hAnsi="Verdana"/>
        </w:rPr>
        <w:t xml:space="preserve"> FHIR bundle</w:t>
      </w:r>
    </w:p>
    <w:p w14:paraId="0E812AF8" w14:textId="7B49FB79" w:rsidR="005D6F8B" w:rsidRPr="002206B7" w:rsidRDefault="00382275" w:rsidP="005D6F8B">
      <w:pPr>
        <w:pStyle w:val="BodyText"/>
        <w:rPr>
          <w:rFonts w:ascii="Verdana" w:hAnsi="Verdana"/>
          <w:sz w:val="24"/>
          <w:szCs w:val="24"/>
          <w:lang w:eastAsia="en-US"/>
        </w:rPr>
      </w:pPr>
      <w:r>
        <w:rPr>
          <w:rFonts w:ascii="Verdana" w:hAnsi="Verdana"/>
          <w:sz w:val="24"/>
          <w:szCs w:val="24"/>
          <w:lang w:eastAsia="en-US"/>
        </w:rPr>
        <w:t>A B</w:t>
      </w:r>
      <w:r w:rsidR="005D6F8B" w:rsidRPr="002206B7">
        <w:rPr>
          <w:rFonts w:ascii="Verdana" w:hAnsi="Verdana"/>
          <w:sz w:val="24"/>
          <w:szCs w:val="24"/>
          <w:lang w:eastAsia="en-US"/>
        </w:rPr>
        <w:t xml:space="preserve">undle implementing </w:t>
      </w:r>
      <w:proofErr w:type="gramStart"/>
      <w:r w:rsidR="005D6F8B" w:rsidRPr="002206B7">
        <w:rPr>
          <w:rFonts w:ascii="Verdana" w:hAnsi="Verdana"/>
          <w:sz w:val="24"/>
          <w:szCs w:val="24"/>
          <w:lang w:eastAsia="en-US"/>
        </w:rPr>
        <w:t>a</w:t>
      </w:r>
      <w:proofErr w:type="gramEnd"/>
      <w:r w:rsidR="005D6F8B" w:rsidRPr="002206B7">
        <w:rPr>
          <w:rFonts w:ascii="Verdana" w:hAnsi="Verdana"/>
          <w:sz w:val="24"/>
          <w:szCs w:val="24"/>
          <w:lang w:eastAsia="en-US"/>
        </w:rPr>
        <w:t xml:space="preserve"> </w:t>
      </w:r>
      <w:r w:rsidR="00D13B07" w:rsidRPr="002206B7">
        <w:rPr>
          <w:rFonts w:ascii="Verdana" w:hAnsi="Verdana"/>
          <w:sz w:val="24"/>
          <w:szCs w:val="24"/>
          <w:lang w:eastAsia="en-US"/>
        </w:rPr>
        <w:t>837</w:t>
      </w:r>
      <w:r w:rsidR="002206B7" w:rsidRPr="002206B7">
        <w:rPr>
          <w:rFonts w:ascii="Verdana" w:hAnsi="Verdana"/>
          <w:sz w:val="24"/>
          <w:szCs w:val="24"/>
          <w:lang w:eastAsia="en-US"/>
        </w:rPr>
        <w:t>I</w:t>
      </w:r>
      <w:r w:rsidR="005D6F8B" w:rsidRPr="002206B7">
        <w:rPr>
          <w:rFonts w:ascii="Verdana" w:hAnsi="Verdana"/>
          <w:sz w:val="24"/>
          <w:szCs w:val="24"/>
          <w:lang w:eastAsia="en-US"/>
        </w:rPr>
        <w:t xml:space="preserve"> sent to FSC will have the following structure:</w:t>
      </w:r>
    </w:p>
    <w:p w14:paraId="0C5A27D1" w14:textId="4D91235F" w:rsidR="005D6F8B" w:rsidRPr="002206B7" w:rsidRDefault="00A30EA1" w:rsidP="005D6F8B">
      <w:pPr>
        <w:pStyle w:val="BodyText"/>
        <w:rPr>
          <w:rFonts w:ascii="Verdana" w:hAnsi="Verdana"/>
          <w:sz w:val="24"/>
          <w:szCs w:val="24"/>
          <w:lang w:eastAsia="en-US"/>
        </w:rPr>
      </w:pPr>
      <w:r>
        <w:rPr>
          <w:rFonts w:ascii="Verdana" w:hAnsi="Verdana"/>
          <w:sz w:val="24"/>
          <w:szCs w:val="24"/>
          <w:lang w:eastAsia="en-US"/>
        </w:rPr>
        <w:t xml:space="preserve">See </w:t>
      </w:r>
      <w:r w:rsidR="00382275">
        <w:rPr>
          <w:rFonts w:ascii="Verdana" w:hAnsi="Verdana"/>
          <w:sz w:val="24"/>
          <w:szCs w:val="24"/>
          <w:lang w:eastAsia="en-US"/>
        </w:rPr>
        <w:t>A</w:t>
      </w:r>
      <w:r>
        <w:rPr>
          <w:rFonts w:ascii="Verdana" w:hAnsi="Verdana"/>
          <w:sz w:val="24"/>
          <w:szCs w:val="24"/>
          <w:lang w:eastAsia="en-US"/>
        </w:rPr>
        <w:t>ppendix A</w:t>
      </w:r>
    </w:p>
    <w:p w14:paraId="5B2CA687" w14:textId="77777777" w:rsidR="00CE35E6" w:rsidRPr="005559F3" w:rsidRDefault="00CE35E6" w:rsidP="005D6F8B">
      <w:pPr>
        <w:pStyle w:val="BodyText"/>
        <w:rPr>
          <w:rFonts w:ascii="Verdana" w:hAnsi="Verdana"/>
          <w:lang w:eastAsia="en-US"/>
        </w:rPr>
      </w:pPr>
    </w:p>
    <w:p w14:paraId="764AF015" w14:textId="4E679E51" w:rsidR="002206B7" w:rsidRPr="005559F3" w:rsidRDefault="002206B7" w:rsidP="002206B7">
      <w:pPr>
        <w:pStyle w:val="Heading4"/>
        <w:keepNext/>
        <w:rPr>
          <w:rFonts w:ascii="Verdana" w:hAnsi="Verdana"/>
        </w:rPr>
      </w:pPr>
      <w:r w:rsidRPr="005559F3">
        <w:rPr>
          <w:rFonts w:ascii="Verdana" w:hAnsi="Verdana"/>
        </w:rPr>
        <w:t>837</w:t>
      </w:r>
      <w:r>
        <w:rPr>
          <w:rFonts w:ascii="Verdana" w:hAnsi="Verdana"/>
        </w:rPr>
        <w:t>P</w:t>
      </w:r>
      <w:r w:rsidRPr="005559F3">
        <w:rPr>
          <w:rFonts w:ascii="Verdana" w:hAnsi="Verdana"/>
        </w:rPr>
        <w:t xml:space="preserve"> </w:t>
      </w:r>
      <w:r>
        <w:rPr>
          <w:rFonts w:ascii="Verdana" w:hAnsi="Verdana"/>
        </w:rPr>
        <w:t>Health Care Claim Professional</w:t>
      </w:r>
      <w:r w:rsidRPr="005559F3">
        <w:rPr>
          <w:rFonts w:ascii="Verdana" w:hAnsi="Verdana"/>
        </w:rPr>
        <w:t xml:space="preserve"> FHIR bundle</w:t>
      </w:r>
    </w:p>
    <w:p w14:paraId="33E953CF" w14:textId="5D980B98" w:rsidR="002206B7" w:rsidRPr="002206B7" w:rsidRDefault="00382275" w:rsidP="002206B7">
      <w:pPr>
        <w:pStyle w:val="BodyText"/>
        <w:rPr>
          <w:rFonts w:ascii="Verdana" w:hAnsi="Verdana"/>
          <w:sz w:val="24"/>
          <w:szCs w:val="24"/>
          <w:lang w:eastAsia="en-US"/>
        </w:rPr>
      </w:pPr>
      <w:r>
        <w:rPr>
          <w:rFonts w:ascii="Verdana" w:hAnsi="Verdana"/>
          <w:sz w:val="24"/>
          <w:szCs w:val="24"/>
          <w:lang w:eastAsia="en-US"/>
        </w:rPr>
        <w:t>A B</w:t>
      </w:r>
      <w:r w:rsidR="002206B7" w:rsidRPr="002206B7">
        <w:rPr>
          <w:rFonts w:ascii="Verdana" w:hAnsi="Verdana"/>
          <w:sz w:val="24"/>
          <w:szCs w:val="24"/>
          <w:lang w:eastAsia="en-US"/>
        </w:rPr>
        <w:t xml:space="preserve">undle implementing </w:t>
      </w:r>
      <w:proofErr w:type="gramStart"/>
      <w:r w:rsidR="002206B7" w:rsidRPr="002206B7">
        <w:rPr>
          <w:rFonts w:ascii="Verdana" w:hAnsi="Verdana"/>
          <w:sz w:val="24"/>
          <w:szCs w:val="24"/>
          <w:lang w:eastAsia="en-US"/>
        </w:rPr>
        <w:t>a</w:t>
      </w:r>
      <w:proofErr w:type="gramEnd"/>
      <w:r w:rsidR="002206B7" w:rsidRPr="002206B7">
        <w:rPr>
          <w:rFonts w:ascii="Verdana" w:hAnsi="Verdana"/>
          <w:sz w:val="24"/>
          <w:szCs w:val="24"/>
          <w:lang w:eastAsia="en-US"/>
        </w:rPr>
        <w:t xml:space="preserve"> 837P sent to FSC will have the following structure:</w:t>
      </w:r>
    </w:p>
    <w:p w14:paraId="6DE50710" w14:textId="1C848D06" w:rsidR="002206B7" w:rsidRPr="00382275" w:rsidRDefault="00A30EA1" w:rsidP="002206B7">
      <w:pPr>
        <w:pStyle w:val="BodyText"/>
        <w:rPr>
          <w:rFonts w:ascii="Verdana" w:hAnsi="Verdana"/>
          <w:sz w:val="24"/>
          <w:szCs w:val="24"/>
          <w:lang w:eastAsia="en-US"/>
        </w:rPr>
      </w:pPr>
      <w:r>
        <w:rPr>
          <w:rFonts w:ascii="Verdana" w:hAnsi="Verdana"/>
          <w:sz w:val="24"/>
          <w:szCs w:val="24"/>
          <w:lang w:eastAsia="en-US"/>
        </w:rPr>
        <w:t xml:space="preserve">See </w:t>
      </w:r>
      <w:r w:rsidR="00382275">
        <w:rPr>
          <w:rFonts w:ascii="Verdana" w:hAnsi="Verdana"/>
          <w:sz w:val="24"/>
          <w:szCs w:val="24"/>
          <w:lang w:eastAsia="en-US"/>
        </w:rPr>
        <w:t>A</w:t>
      </w:r>
      <w:r>
        <w:rPr>
          <w:rFonts w:ascii="Verdana" w:hAnsi="Verdana"/>
          <w:sz w:val="24"/>
          <w:szCs w:val="24"/>
          <w:lang w:eastAsia="en-US"/>
        </w:rPr>
        <w:t>ppendix A</w:t>
      </w:r>
    </w:p>
    <w:p w14:paraId="79B6277B" w14:textId="77777777" w:rsidR="005D6F8B" w:rsidRPr="005559F3" w:rsidRDefault="005D6F8B" w:rsidP="005D6F8B">
      <w:pPr>
        <w:pStyle w:val="BodyText"/>
        <w:rPr>
          <w:rFonts w:ascii="Verdana" w:hAnsi="Verdana"/>
          <w:lang w:eastAsia="en-US"/>
        </w:rPr>
      </w:pPr>
    </w:p>
    <w:p w14:paraId="5C15A07A" w14:textId="56C6F019" w:rsidR="005D6F8B" w:rsidRPr="005559F3" w:rsidRDefault="002206B7" w:rsidP="005559F3">
      <w:pPr>
        <w:pStyle w:val="Heading4"/>
        <w:keepNext/>
        <w:rPr>
          <w:rFonts w:ascii="Verdana" w:hAnsi="Verdana"/>
        </w:rPr>
      </w:pPr>
      <w:r w:rsidRPr="005559F3">
        <w:rPr>
          <w:rFonts w:ascii="Verdana" w:hAnsi="Verdana"/>
        </w:rPr>
        <w:t>837</w:t>
      </w:r>
      <w:r>
        <w:rPr>
          <w:rFonts w:ascii="Verdana" w:hAnsi="Verdana"/>
        </w:rPr>
        <w:t>D</w:t>
      </w:r>
      <w:r w:rsidRPr="005559F3">
        <w:rPr>
          <w:rFonts w:ascii="Verdana" w:hAnsi="Verdana"/>
        </w:rPr>
        <w:t xml:space="preserve"> </w:t>
      </w:r>
      <w:r>
        <w:rPr>
          <w:rFonts w:ascii="Verdana" w:hAnsi="Verdana"/>
        </w:rPr>
        <w:t>Health Care Claim Dental</w:t>
      </w:r>
      <w:r w:rsidRPr="005559F3">
        <w:rPr>
          <w:rFonts w:ascii="Verdana" w:hAnsi="Verdana"/>
        </w:rPr>
        <w:t xml:space="preserve"> </w:t>
      </w:r>
      <w:r w:rsidR="005D6F8B" w:rsidRPr="005559F3">
        <w:rPr>
          <w:rFonts w:ascii="Verdana" w:hAnsi="Verdana"/>
        </w:rPr>
        <w:t>FHIR bundle</w:t>
      </w:r>
    </w:p>
    <w:p w14:paraId="44BA5FD5" w14:textId="37007613" w:rsidR="005D6F8B" w:rsidRPr="005559F3" w:rsidRDefault="00382275" w:rsidP="005D6F8B">
      <w:pPr>
        <w:pStyle w:val="BodyText"/>
        <w:rPr>
          <w:rFonts w:ascii="Verdana" w:hAnsi="Verdana"/>
          <w:sz w:val="24"/>
          <w:szCs w:val="24"/>
          <w:lang w:eastAsia="en-US"/>
        </w:rPr>
      </w:pPr>
      <w:r>
        <w:rPr>
          <w:rFonts w:ascii="Verdana" w:hAnsi="Verdana"/>
          <w:sz w:val="24"/>
          <w:szCs w:val="24"/>
          <w:lang w:eastAsia="en-US"/>
        </w:rPr>
        <w:t>A B</w:t>
      </w:r>
      <w:r w:rsidR="005D6F8B" w:rsidRPr="005559F3">
        <w:rPr>
          <w:rFonts w:ascii="Verdana" w:hAnsi="Verdana"/>
          <w:sz w:val="24"/>
          <w:szCs w:val="24"/>
          <w:lang w:eastAsia="en-US"/>
        </w:rPr>
        <w:t xml:space="preserve">undle implementing </w:t>
      </w:r>
      <w:proofErr w:type="gramStart"/>
      <w:r w:rsidR="005D6F8B" w:rsidRPr="005559F3">
        <w:rPr>
          <w:rFonts w:ascii="Verdana" w:hAnsi="Verdana"/>
          <w:sz w:val="24"/>
          <w:szCs w:val="24"/>
          <w:lang w:eastAsia="en-US"/>
        </w:rPr>
        <w:t>a</w:t>
      </w:r>
      <w:proofErr w:type="gramEnd"/>
      <w:r w:rsidR="005D6F8B" w:rsidRPr="005559F3">
        <w:rPr>
          <w:rFonts w:ascii="Verdana" w:hAnsi="Verdana"/>
          <w:sz w:val="24"/>
          <w:szCs w:val="24"/>
          <w:lang w:eastAsia="en-US"/>
        </w:rPr>
        <w:t xml:space="preserve"> </w:t>
      </w:r>
      <w:r w:rsidR="00D13B07" w:rsidRPr="005559F3">
        <w:rPr>
          <w:rFonts w:ascii="Verdana" w:hAnsi="Verdana"/>
          <w:sz w:val="24"/>
          <w:szCs w:val="24"/>
          <w:lang w:eastAsia="en-US"/>
        </w:rPr>
        <w:t>837</w:t>
      </w:r>
      <w:r w:rsidR="002206B7">
        <w:rPr>
          <w:rFonts w:ascii="Verdana" w:hAnsi="Verdana"/>
          <w:sz w:val="24"/>
          <w:szCs w:val="24"/>
          <w:lang w:eastAsia="en-US"/>
        </w:rPr>
        <w:t>D</w:t>
      </w:r>
      <w:r w:rsidR="005D6F8B" w:rsidRPr="005559F3">
        <w:rPr>
          <w:rFonts w:ascii="Verdana" w:hAnsi="Verdana"/>
          <w:sz w:val="24"/>
          <w:szCs w:val="24"/>
          <w:lang w:eastAsia="en-US"/>
        </w:rPr>
        <w:t xml:space="preserve"> sent </w:t>
      </w:r>
      <w:r w:rsidR="002206B7">
        <w:rPr>
          <w:rFonts w:ascii="Verdana" w:hAnsi="Verdana"/>
          <w:sz w:val="24"/>
          <w:szCs w:val="24"/>
          <w:lang w:eastAsia="en-US"/>
        </w:rPr>
        <w:t>to</w:t>
      </w:r>
      <w:r w:rsidR="005D6F8B" w:rsidRPr="005559F3">
        <w:rPr>
          <w:rFonts w:ascii="Verdana" w:hAnsi="Verdana"/>
          <w:sz w:val="24"/>
          <w:szCs w:val="24"/>
          <w:lang w:eastAsia="en-US"/>
        </w:rPr>
        <w:t xml:space="preserve"> FSC will have the following structure:</w:t>
      </w:r>
    </w:p>
    <w:p w14:paraId="6092B71D" w14:textId="4B58A168" w:rsidR="00A30EA1" w:rsidRPr="002206B7" w:rsidRDefault="00A30EA1" w:rsidP="00A30EA1">
      <w:pPr>
        <w:pStyle w:val="BodyText"/>
        <w:rPr>
          <w:rFonts w:ascii="Verdana" w:hAnsi="Verdana"/>
          <w:sz w:val="24"/>
          <w:szCs w:val="24"/>
          <w:lang w:eastAsia="en-US"/>
        </w:rPr>
      </w:pPr>
      <w:r>
        <w:rPr>
          <w:rFonts w:ascii="Verdana" w:hAnsi="Verdana"/>
          <w:sz w:val="24"/>
          <w:szCs w:val="24"/>
          <w:lang w:eastAsia="en-US"/>
        </w:rPr>
        <w:t xml:space="preserve">See </w:t>
      </w:r>
      <w:r w:rsidR="00382275">
        <w:rPr>
          <w:rFonts w:ascii="Verdana" w:hAnsi="Verdana"/>
          <w:sz w:val="24"/>
          <w:szCs w:val="24"/>
          <w:lang w:eastAsia="en-US"/>
        </w:rPr>
        <w:t>A</w:t>
      </w:r>
      <w:r>
        <w:rPr>
          <w:rFonts w:ascii="Verdana" w:hAnsi="Verdana"/>
          <w:sz w:val="24"/>
          <w:szCs w:val="24"/>
          <w:lang w:eastAsia="en-US"/>
        </w:rPr>
        <w:t>ppendix A</w:t>
      </w:r>
    </w:p>
    <w:p w14:paraId="04F12DE9" w14:textId="77777777" w:rsidR="005D6F8B" w:rsidRPr="005559F3" w:rsidRDefault="005D6F8B" w:rsidP="005A24B2">
      <w:pPr>
        <w:pStyle w:val="BodyText"/>
        <w:rPr>
          <w:rFonts w:ascii="Verdana" w:hAnsi="Verdana"/>
          <w:lang w:eastAsia="en-US"/>
        </w:rPr>
      </w:pPr>
    </w:p>
    <w:p w14:paraId="67F2E9ED" w14:textId="1A13CF05" w:rsidR="00377177" w:rsidRPr="005559F3" w:rsidRDefault="00377177" w:rsidP="005559F3">
      <w:pPr>
        <w:pStyle w:val="Heading3"/>
        <w:keepNext/>
        <w:rPr>
          <w:rFonts w:ascii="Verdana" w:hAnsi="Verdana"/>
        </w:rPr>
      </w:pPr>
      <w:bookmarkStart w:id="115" w:name="_Toc507605119"/>
      <w:r w:rsidRPr="005559F3">
        <w:rPr>
          <w:rFonts w:ascii="Verdana" w:hAnsi="Verdana"/>
        </w:rPr>
        <w:t>Bundle Definition</w:t>
      </w:r>
      <w:bookmarkEnd w:id="115"/>
    </w:p>
    <w:p w14:paraId="5227ED66" w14:textId="4161F2EE" w:rsidR="005D6F8B" w:rsidRPr="005559F3" w:rsidRDefault="005D6F8B" w:rsidP="005D6F8B">
      <w:pPr>
        <w:autoSpaceDE w:val="0"/>
        <w:autoSpaceDN w:val="0"/>
        <w:rPr>
          <w:rFonts w:ascii="Verdana" w:hAnsi="Verdana" w:cs="Arial"/>
          <w:sz w:val="24"/>
        </w:rPr>
      </w:pPr>
      <w:r w:rsidRPr="005559F3">
        <w:rPr>
          <w:rFonts w:ascii="Verdana" w:hAnsi="Verdana" w:cs="Arial"/>
          <w:sz w:val="24"/>
        </w:rPr>
        <w:t xml:space="preserve">A Bundle is a container for resources, enabling grouping and </w:t>
      </w:r>
      <w:proofErr w:type="spellStart"/>
      <w:r w:rsidRPr="005559F3">
        <w:rPr>
          <w:rFonts w:ascii="Verdana" w:hAnsi="Verdana" w:cs="Arial"/>
          <w:sz w:val="24"/>
        </w:rPr>
        <w:t>transmiting</w:t>
      </w:r>
      <w:proofErr w:type="spellEnd"/>
      <w:r w:rsidRPr="005559F3">
        <w:rPr>
          <w:rFonts w:ascii="Verdana" w:hAnsi="Verdana" w:cs="Arial"/>
          <w:sz w:val="24"/>
        </w:rPr>
        <w:t xml:space="preserve"> resources altogether at once. Resources such as Claim, Patient, etc. will be transmitted inside multiple entries (see entry list inside Bundle) as a resource type.</w:t>
      </w:r>
    </w:p>
    <w:p w14:paraId="3E92F014" w14:textId="0D66FF16" w:rsidR="00700BC1" w:rsidRPr="005559F3" w:rsidRDefault="00700BC1" w:rsidP="00700BC1">
      <w:pPr>
        <w:pStyle w:val="BodyText"/>
        <w:rPr>
          <w:rFonts w:ascii="Verdana" w:hAnsi="Verdana"/>
          <w:lang w:eastAsia="en-US"/>
        </w:rPr>
      </w:pPr>
    </w:p>
    <w:p w14:paraId="6A663DED" w14:textId="77777777" w:rsidR="00700BC1" w:rsidRPr="005559F3" w:rsidRDefault="00700BC1" w:rsidP="00700BC1">
      <w:pPr>
        <w:pStyle w:val="BodyText"/>
        <w:keepNext/>
        <w:rPr>
          <w:rFonts w:ascii="Verdana" w:hAnsi="Verdana"/>
        </w:rPr>
      </w:pPr>
      <w:r w:rsidRPr="005559F3">
        <w:rPr>
          <w:rFonts w:ascii="Verdana" w:hAnsi="Verdana"/>
          <w:noProof/>
          <w:lang w:eastAsia="en-US"/>
        </w:rPr>
        <w:lastRenderedPageBreak/>
        <w:drawing>
          <wp:inline distT="0" distB="0" distL="0" distR="0" wp14:anchorId="3318C8C4" wp14:editId="58DAC578">
            <wp:extent cx="5943600" cy="4455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5795"/>
                    </a:xfrm>
                    <a:prstGeom prst="rect">
                      <a:avLst/>
                    </a:prstGeom>
                  </pic:spPr>
                </pic:pic>
              </a:graphicData>
            </a:graphic>
          </wp:inline>
        </w:drawing>
      </w:r>
    </w:p>
    <w:p w14:paraId="6F628F1A" w14:textId="10663EB0" w:rsidR="00700BC1" w:rsidRPr="005559F3" w:rsidRDefault="00700BC1" w:rsidP="00700BC1">
      <w:pPr>
        <w:pStyle w:val="Caption"/>
        <w:rPr>
          <w:rFonts w:ascii="Verdana" w:hAnsi="Verdana"/>
        </w:rPr>
      </w:pPr>
      <w:r w:rsidRPr="005559F3">
        <w:rPr>
          <w:rFonts w:ascii="Verdana" w:hAnsi="Verdana"/>
        </w:rPr>
        <w:t xml:space="preserve">Figure </w:t>
      </w:r>
      <w:r w:rsidR="005559F3" w:rsidRPr="005559F3">
        <w:rPr>
          <w:rFonts w:ascii="Verdana" w:hAnsi="Verdana"/>
        </w:rPr>
        <w:fldChar w:fldCharType="begin"/>
      </w:r>
      <w:r w:rsidR="005559F3" w:rsidRPr="005559F3">
        <w:rPr>
          <w:rFonts w:ascii="Verdana" w:hAnsi="Verdana"/>
        </w:rPr>
        <w:instrText xml:space="preserve"> SEQ Figure \* ARABIC </w:instrText>
      </w:r>
      <w:r w:rsidR="005559F3" w:rsidRPr="005559F3">
        <w:rPr>
          <w:rFonts w:ascii="Verdana" w:hAnsi="Verdana"/>
        </w:rPr>
        <w:fldChar w:fldCharType="separate"/>
      </w:r>
      <w:r w:rsidR="004A2D4C">
        <w:rPr>
          <w:rFonts w:ascii="Verdana" w:hAnsi="Verdana"/>
          <w:noProof/>
        </w:rPr>
        <w:t>1</w:t>
      </w:r>
      <w:r w:rsidR="005559F3" w:rsidRPr="005559F3">
        <w:rPr>
          <w:rFonts w:ascii="Verdana" w:hAnsi="Verdana"/>
          <w:noProof/>
        </w:rPr>
        <w:fldChar w:fldCharType="end"/>
      </w:r>
      <w:r w:rsidRPr="005559F3">
        <w:rPr>
          <w:rFonts w:ascii="Verdana" w:hAnsi="Verdana"/>
        </w:rPr>
        <w:t xml:space="preserve"> - Source https://fhir-drills.github.io/bundle.html</w:t>
      </w:r>
    </w:p>
    <w:p w14:paraId="43549EF2" w14:textId="3DEF37C8" w:rsidR="00700BC1" w:rsidRPr="005559F3" w:rsidRDefault="00700BC1" w:rsidP="00700BC1">
      <w:pPr>
        <w:pStyle w:val="BodyText"/>
        <w:rPr>
          <w:rFonts w:ascii="Verdana" w:hAnsi="Verdana"/>
          <w:lang w:eastAsia="en-US"/>
        </w:rPr>
      </w:pPr>
    </w:p>
    <w:p w14:paraId="55AD5134" w14:textId="77777777" w:rsidR="00700BC1" w:rsidRPr="005559F3" w:rsidRDefault="00700BC1" w:rsidP="00700BC1">
      <w:pPr>
        <w:pStyle w:val="BodyText"/>
        <w:keepNext/>
        <w:rPr>
          <w:rFonts w:ascii="Verdana" w:hAnsi="Verdana"/>
        </w:rPr>
      </w:pPr>
      <w:r w:rsidRPr="005559F3">
        <w:rPr>
          <w:rFonts w:ascii="Verdana" w:hAnsi="Verdana"/>
          <w:noProof/>
          <w:lang w:eastAsia="en-US"/>
        </w:rPr>
        <w:lastRenderedPageBreak/>
        <w:drawing>
          <wp:inline distT="0" distB="0" distL="0" distR="0" wp14:anchorId="2E8DFA51" wp14:editId="17C8CA06">
            <wp:extent cx="5943600" cy="5112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12385"/>
                    </a:xfrm>
                    <a:prstGeom prst="rect">
                      <a:avLst/>
                    </a:prstGeom>
                  </pic:spPr>
                </pic:pic>
              </a:graphicData>
            </a:graphic>
          </wp:inline>
        </w:drawing>
      </w:r>
    </w:p>
    <w:p w14:paraId="75112A3A" w14:textId="52856CC1" w:rsidR="00700BC1" w:rsidRPr="005559F3" w:rsidRDefault="00700BC1" w:rsidP="00700BC1">
      <w:pPr>
        <w:pStyle w:val="Caption"/>
        <w:rPr>
          <w:rFonts w:ascii="Verdana" w:hAnsi="Verdana"/>
        </w:rPr>
      </w:pPr>
      <w:r w:rsidRPr="005559F3">
        <w:rPr>
          <w:rFonts w:ascii="Verdana" w:hAnsi="Verdana"/>
        </w:rPr>
        <w:t xml:space="preserve">Figure </w:t>
      </w:r>
      <w:r w:rsidR="005559F3" w:rsidRPr="005559F3">
        <w:rPr>
          <w:rFonts w:ascii="Verdana" w:hAnsi="Verdana"/>
        </w:rPr>
        <w:fldChar w:fldCharType="begin"/>
      </w:r>
      <w:r w:rsidR="005559F3" w:rsidRPr="005559F3">
        <w:rPr>
          <w:rFonts w:ascii="Verdana" w:hAnsi="Verdana"/>
        </w:rPr>
        <w:instrText xml:space="preserve"> SEQ Figure \* ARABIC </w:instrText>
      </w:r>
      <w:r w:rsidR="005559F3" w:rsidRPr="005559F3">
        <w:rPr>
          <w:rFonts w:ascii="Verdana" w:hAnsi="Verdana"/>
        </w:rPr>
        <w:fldChar w:fldCharType="separate"/>
      </w:r>
      <w:r w:rsidR="004A2D4C">
        <w:rPr>
          <w:rFonts w:ascii="Verdana" w:hAnsi="Verdana"/>
          <w:noProof/>
        </w:rPr>
        <w:t>2</w:t>
      </w:r>
      <w:r w:rsidR="005559F3" w:rsidRPr="005559F3">
        <w:rPr>
          <w:rFonts w:ascii="Verdana" w:hAnsi="Verdana"/>
          <w:noProof/>
        </w:rPr>
        <w:fldChar w:fldCharType="end"/>
      </w:r>
      <w:r w:rsidRPr="005559F3">
        <w:rPr>
          <w:rFonts w:ascii="Verdana" w:hAnsi="Verdana"/>
        </w:rPr>
        <w:t xml:space="preserve"> - Source </w:t>
      </w:r>
      <w:hyperlink r:id="rId25" w:history="1">
        <w:r w:rsidRPr="005559F3">
          <w:rPr>
            <w:rStyle w:val="Hyperlink"/>
            <w:rFonts w:ascii="Verdana" w:hAnsi="Verdana"/>
          </w:rPr>
          <w:t>https://www.hl7.org/fhir/bundle.html</w:t>
        </w:r>
      </w:hyperlink>
    </w:p>
    <w:p w14:paraId="0B66FD08" w14:textId="2FB36D6D" w:rsidR="00377177" w:rsidRPr="009F1404" w:rsidRDefault="00377177" w:rsidP="000F354C">
      <w:pPr>
        <w:pStyle w:val="BodyText"/>
        <w:ind w:left="720"/>
        <w:rPr>
          <w:rFonts w:ascii="Verdana" w:hAnsi="Verdana"/>
          <w:sz w:val="24"/>
          <w:szCs w:val="24"/>
          <w:lang w:eastAsia="en-US"/>
        </w:rPr>
      </w:pPr>
    </w:p>
    <w:p w14:paraId="4C5D3598" w14:textId="77777777" w:rsidR="009F1404" w:rsidRPr="005559F3" w:rsidRDefault="009F1404" w:rsidP="009F1404">
      <w:pPr>
        <w:pStyle w:val="BodyText"/>
        <w:ind w:left="720"/>
        <w:rPr>
          <w:rFonts w:ascii="Verdana" w:hAnsi="Verdana"/>
          <w:lang w:eastAsia="en-US"/>
        </w:rPr>
      </w:pPr>
    </w:p>
    <w:p w14:paraId="10BE7ED4" w14:textId="199E4CA7" w:rsidR="007E71D7" w:rsidRPr="005559F3" w:rsidRDefault="00D952B0" w:rsidP="007E71D7">
      <w:pPr>
        <w:pStyle w:val="Heading2"/>
        <w:rPr>
          <w:rFonts w:ascii="Verdana" w:hAnsi="Verdana"/>
        </w:rPr>
      </w:pPr>
      <w:bookmarkStart w:id="116" w:name="_Toc216071617"/>
      <w:bookmarkStart w:id="117" w:name="_Toc263270966"/>
      <w:bookmarkStart w:id="118" w:name="_Toc263271245"/>
      <w:bookmarkStart w:id="119" w:name="_Toc377477606"/>
      <w:bookmarkStart w:id="120" w:name="_Toc507605120"/>
      <w:r w:rsidRPr="005559F3">
        <w:rPr>
          <w:rFonts w:ascii="Verdana" w:hAnsi="Verdana"/>
        </w:rPr>
        <w:t>Communications Methods</w:t>
      </w:r>
      <w:bookmarkStart w:id="121" w:name="_Toc216071618"/>
      <w:bookmarkStart w:id="122" w:name="_Toc263270967"/>
      <w:bookmarkStart w:id="123" w:name="_Toc263271246"/>
      <w:bookmarkStart w:id="124" w:name="_Toc377477607"/>
      <w:bookmarkEnd w:id="116"/>
      <w:bookmarkEnd w:id="117"/>
      <w:bookmarkEnd w:id="118"/>
      <w:bookmarkEnd w:id="119"/>
      <w:bookmarkEnd w:id="120"/>
    </w:p>
    <w:p w14:paraId="0A82E2C0" w14:textId="4408AD00" w:rsidR="00377177" w:rsidRPr="005559F3" w:rsidRDefault="00377177" w:rsidP="00377177">
      <w:pPr>
        <w:pStyle w:val="Heading3"/>
        <w:rPr>
          <w:rFonts w:ascii="Verdana" w:hAnsi="Verdana"/>
        </w:rPr>
      </w:pPr>
      <w:bookmarkStart w:id="125" w:name="_Toc507605121"/>
      <w:r w:rsidRPr="005559F3">
        <w:rPr>
          <w:rFonts w:ascii="Verdana" w:hAnsi="Verdana"/>
        </w:rPr>
        <w:t>Ports and Protocols</w:t>
      </w:r>
      <w:bookmarkEnd w:id="125"/>
    </w:p>
    <w:p w14:paraId="3C4F7100" w14:textId="6603810E" w:rsidR="007E71D7" w:rsidRPr="005559F3" w:rsidRDefault="007E71D7" w:rsidP="005559F3">
      <w:pPr>
        <w:pStyle w:val="Heading4"/>
        <w:keepNext/>
        <w:rPr>
          <w:rFonts w:ascii="Verdana" w:hAnsi="Verdana"/>
        </w:rPr>
      </w:pPr>
      <w:r w:rsidRPr="005559F3">
        <w:rPr>
          <w:rFonts w:ascii="Verdana" w:hAnsi="Verdana"/>
        </w:rPr>
        <w:t>HTTP(S)</w:t>
      </w:r>
    </w:p>
    <w:p w14:paraId="2F7AD8FE" w14:textId="31C059B0" w:rsidR="00A640B1" w:rsidRPr="005559F3" w:rsidRDefault="00DD48EB" w:rsidP="00A640B1">
      <w:pPr>
        <w:pStyle w:val="BodyText"/>
        <w:rPr>
          <w:rFonts w:ascii="Verdana" w:hAnsi="Verdana"/>
          <w:sz w:val="24"/>
          <w:szCs w:val="24"/>
          <w:lang w:eastAsia="en-US"/>
        </w:rPr>
      </w:pPr>
      <w:proofErr w:type="gramStart"/>
      <w:r>
        <w:rPr>
          <w:rFonts w:ascii="Verdana" w:hAnsi="Verdana"/>
          <w:sz w:val="24"/>
          <w:szCs w:val="24"/>
          <w:lang w:eastAsia="en-US"/>
        </w:rPr>
        <w:t>Can be u</w:t>
      </w:r>
      <w:r w:rsidR="00A640B1" w:rsidRPr="005559F3">
        <w:rPr>
          <w:rFonts w:ascii="Verdana" w:hAnsi="Verdana"/>
          <w:sz w:val="24"/>
          <w:szCs w:val="24"/>
          <w:lang w:eastAsia="en-US"/>
        </w:rPr>
        <w:t>sed for real time comm</w:t>
      </w:r>
      <w:r w:rsidR="00245E23" w:rsidRPr="005559F3">
        <w:rPr>
          <w:rFonts w:ascii="Verdana" w:hAnsi="Verdana"/>
          <w:sz w:val="24"/>
          <w:szCs w:val="24"/>
          <w:lang w:eastAsia="en-US"/>
        </w:rPr>
        <w:t>unication.</w:t>
      </w:r>
      <w:proofErr w:type="gramEnd"/>
      <w:r w:rsidR="00245E23" w:rsidRPr="005559F3">
        <w:rPr>
          <w:rFonts w:ascii="Verdana" w:hAnsi="Verdana"/>
          <w:sz w:val="24"/>
          <w:szCs w:val="24"/>
          <w:lang w:eastAsia="en-US"/>
        </w:rPr>
        <w:t xml:space="preserve"> </w:t>
      </w:r>
    </w:p>
    <w:p w14:paraId="722F74EC" w14:textId="6F342AD2" w:rsidR="007E71D7" w:rsidRPr="005559F3" w:rsidRDefault="007E71D7" w:rsidP="005559F3">
      <w:pPr>
        <w:pStyle w:val="Heading4"/>
        <w:keepNext/>
        <w:rPr>
          <w:rFonts w:ascii="Verdana" w:hAnsi="Verdana"/>
        </w:rPr>
      </w:pPr>
      <w:r w:rsidRPr="005559F3">
        <w:rPr>
          <w:rFonts w:ascii="Verdana" w:hAnsi="Verdana"/>
        </w:rPr>
        <w:t>AMQP</w:t>
      </w:r>
    </w:p>
    <w:p w14:paraId="1BE1B564" w14:textId="5D2D8C5F" w:rsidR="007E71D7" w:rsidRPr="00382275" w:rsidRDefault="00A640B1" w:rsidP="007E71D7">
      <w:pPr>
        <w:pStyle w:val="BodyText"/>
        <w:rPr>
          <w:rFonts w:ascii="Verdana" w:hAnsi="Verdana"/>
          <w:sz w:val="24"/>
          <w:szCs w:val="24"/>
          <w:lang w:eastAsia="en-US"/>
        </w:rPr>
      </w:pPr>
      <w:r w:rsidRPr="005559F3">
        <w:rPr>
          <w:rFonts w:ascii="Verdana" w:hAnsi="Verdana"/>
          <w:sz w:val="24"/>
          <w:szCs w:val="24"/>
          <w:lang w:eastAsia="en-US"/>
        </w:rPr>
        <w:t xml:space="preserve">AMQP offers reliable messaging via queues. </w:t>
      </w:r>
    </w:p>
    <w:p w14:paraId="20A8AA85" w14:textId="21A04DEB" w:rsidR="00377177" w:rsidRPr="005559F3" w:rsidRDefault="00377177" w:rsidP="005559F3">
      <w:pPr>
        <w:pStyle w:val="Heading3"/>
        <w:keepNext/>
        <w:rPr>
          <w:rFonts w:ascii="Verdana" w:hAnsi="Verdana"/>
        </w:rPr>
      </w:pPr>
      <w:bookmarkStart w:id="126" w:name="_Toc507605122"/>
      <w:r w:rsidRPr="005559F3">
        <w:rPr>
          <w:rFonts w:ascii="Verdana" w:hAnsi="Verdana"/>
        </w:rPr>
        <w:t>ESB Configuration(s)</w:t>
      </w:r>
      <w:bookmarkEnd w:id="126"/>
    </w:p>
    <w:p w14:paraId="191D0393" w14:textId="701B3C35" w:rsidR="00377177" w:rsidRPr="005559F3" w:rsidRDefault="00A640B1" w:rsidP="00382275">
      <w:pPr>
        <w:pStyle w:val="BodyText"/>
        <w:rPr>
          <w:rFonts w:ascii="Verdana" w:hAnsi="Verdana"/>
        </w:rPr>
      </w:pPr>
      <w:proofErr w:type="spellStart"/>
      <w:proofErr w:type="gramStart"/>
      <w:r w:rsidRPr="005559F3">
        <w:rPr>
          <w:rFonts w:ascii="Verdana" w:hAnsi="Verdana"/>
          <w:lang w:eastAsia="en-US"/>
        </w:rPr>
        <w:t>Tbd</w:t>
      </w:r>
      <w:proofErr w:type="spellEnd"/>
      <w:proofErr w:type="gramEnd"/>
      <w:r w:rsidRPr="005559F3">
        <w:rPr>
          <w:rFonts w:ascii="Verdana" w:hAnsi="Verdana"/>
          <w:lang w:eastAsia="en-US"/>
        </w:rPr>
        <w:t xml:space="preserve"> </w:t>
      </w:r>
      <w:bookmarkStart w:id="127" w:name="_Toc507605123"/>
      <w:r w:rsidR="00377177" w:rsidRPr="005559F3">
        <w:rPr>
          <w:rFonts w:ascii="Verdana" w:hAnsi="Verdana"/>
        </w:rPr>
        <w:t>System Configuration</w:t>
      </w:r>
      <w:bookmarkEnd w:id="127"/>
    </w:p>
    <w:p w14:paraId="61278038" w14:textId="1BEBA845" w:rsidR="00377177" w:rsidRPr="005559F3" w:rsidRDefault="00A640B1" w:rsidP="00377177">
      <w:pPr>
        <w:pStyle w:val="BodyText"/>
        <w:rPr>
          <w:rFonts w:ascii="Verdana" w:hAnsi="Verdana"/>
          <w:lang w:eastAsia="en-US"/>
        </w:rPr>
      </w:pPr>
      <w:r w:rsidRPr="005559F3">
        <w:rPr>
          <w:rFonts w:ascii="Verdana" w:hAnsi="Verdana"/>
          <w:lang w:eastAsia="en-US"/>
        </w:rPr>
        <w:t>TBD Tony</w:t>
      </w:r>
    </w:p>
    <w:p w14:paraId="054FEF37" w14:textId="7C2637E7" w:rsidR="00D952B0" w:rsidRPr="005559F3" w:rsidRDefault="00D952B0" w:rsidP="005559F3">
      <w:pPr>
        <w:pStyle w:val="Heading2"/>
        <w:keepNext/>
        <w:rPr>
          <w:rFonts w:ascii="Verdana" w:hAnsi="Verdana"/>
        </w:rPr>
      </w:pPr>
      <w:bookmarkStart w:id="128" w:name="_Toc507605124"/>
      <w:r w:rsidRPr="005559F3">
        <w:rPr>
          <w:rFonts w:ascii="Verdana" w:hAnsi="Verdana"/>
        </w:rPr>
        <w:lastRenderedPageBreak/>
        <w:t>Performance Requirements</w:t>
      </w:r>
      <w:bookmarkEnd w:id="121"/>
      <w:bookmarkEnd w:id="122"/>
      <w:bookmarkEnd w:id="123"/>
      <w:bookmarkEnd w:id="124"/>
      <w:bookmarkEnd w:id="128"/>
    </w:p>
    <w:p w14:paraId="613B85DD" w14:textId="571D9117" w:rsidR="00A640B1" w:rsidRPr="00D43B3E" w:rsidRDefault="001461C2" w:rsidP="00A640B1">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sidR="00D43B3E">
        <w:rPr>
          <w:rFonts w:ascii="Verdana" w:hAnsi="Verdana"/>
          <w:sz w:val="24"/>
          <w:szCs w:val="24"/>
          <w:lang w:eastAsia="en-US"/>
        </w:rPr>
        <w:t>n</w:t>
      </w:r>
      <w:r w:rsidRPr="00D43B3E">
        <w:rPr>
          <w:rFonts w:ascii="Verdana" w:hAnsi="Verdana"/>
          <w:sz w:val="24"/>
          <w:szCs w:val="24"/>
          <w:lang w:eastAsia="en-US"/>
        </w:rPr>
        <w:t>eeded.</w:t>
      </w:r>
    </w:p>
    <w:p w14:paraId="5156ED2B" w14:textId="77777777" w:rsidR="001461C2" w:rsidRPr="005559F3" w:rsidRDefault="001461C2" w:rsidP="00A640B1">
      <w:pPr>
        <w:pStyle w:val="BodyText"/>
        <w:rPr>
          <w:rFonts w:ascii="Verdana" w:hAnsi="Verdana"/>
          <w:lang w:eastAsia="en-US"/>
        </w:rPr>
      </w:pPr>
    </w:p>
    <w:p w14:paraId="054FEF39" w14:textId="0373D55C" w:rsidR="00D952B0" w:rsidRPr="005559F3" w:rsidRDefault="00D952B0" w:rsidP="005559F3">
      <w:pPr>
        <w:pStyle w:val="Heading2"/>
        <w:keepNext/>
        <w:rPr>
          <w:rFonts w:ascii="Verdana" w:hAnsi="Verdana"/>
        </w:rPr>
      </w:pPr>
      <w:bookmarkStart w:id="129" w:name="_Toc216071619"/>
      <w:bookmarkStart w:id="130" w:name="_Toc263270968"/>
      <w:bookmarkStart w:id="131" w:name="_Toc263271247"/>
      <w:bookmarkStart w:id="132" w:name="_Toc377477608"/>
      <w:bookmarkStart w:id="133" w:name="_Toc507605125"/>
      <w:r w:rsidRPr="005559F3">
        <w:rPr>
          <w:rFonts w:ascii="Verdana" w:hAnsi="Verdana"/>
        </w:rPr>
        <w:t>Security</w:t>
      </w:r>
      <w:bookmarkEnd w:id="129"/>
      <w:bookmarkEnd w:id="130"/>
      <w:bookmarkEnd w:id="131"/>
      <w:bookmarkEnd w:id="132"/>
      <w:bookmarkEnd w:id="133"/>
    </w:p>
    <w:p w14:paraId="17EC557D" w14:textId="5EC21804" w:rsidR="00D43B3E" w:rsidRPr="00D43B3E" w:rsidRDefault="00D43B3E" w:rsidP="00D43B3E">
      <w:pPr>
        <w:pStyle w:val="BodyText"/>
        <w:rPr>
          <w:rFonts w:ascii="Verdana" w:hAnsi="Verdana"/>
          <w:sz w:val="24"/>
          <w:szCs w:val="24"/>
          <w:lang w:eastAsia="en-US"/>
        </w:rPr>
      </w:pPr>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
    <w:p w14:paraId="19139306" w14:textId="77777777" w:rsidR="00A640B1" w:rsidRPr="005559F3" w:rsidRDefault="00A640B1" w:rsidP="00A640B1">
      <w:pPr>
        <w:pStyle w:val="BodyText"/>
        <w:rPr>
          <w:rFonts w:ascii="Verdana" w:hAnsi="Verdana"/>
          <w:lang w:eastAsia="en-US"/>
        </w:rPr>
      </w:pPr>
    </w:p>
    <w:p w14:paraId="7DDFEC5A" w14:textId="59DB3146" w:rsidR="00377177" w:rsidRPr="005559F3" w:rsidRDefault="00377177" w:rsidP="005559F3">
      <w:pPr>
        <w:pStyle w:val="Heading3"/>
        <w:keepNext/>
        <w:rPr>
          <w:rFonts w:ascii="Verdana" w:hAnsi="Verdana"/>
        </w:rPr>
      </w:pPr>
      <w:bookmarkStart w:id="134" w:name="_Toc507605126"/>
      <w:bookmarkStart w:id="135" w:name="_Toc216071620"/>
      <w:bookmarkStart w:id="136" w:name="_Toc263270969"/>
      <w:bookmarkStart w:id="137" w:name="_Toc263271248"/>
      <w:bookmarkStart w:id="138" w:name="_Toc377477609"/>
      <w:r w:rsidRPr="005559F3">
        <w:rPr>
          <w:rFonts w:ascii="Verdana" w:hAnsi="Verdana"/>
        </w:rPr>
        <w:t>Is within the VA firewall</w:t>
      </w:r>
      <w:bookmarkEnd w:id="134"/>
    </w:p>
    <w:p w14:paraId="48FE25EB" w14:textId="23F2DD11" w:rsidR="00A640B1" w:rsidRPr="005559F3" w:rsidRDefault="00382275" w:rsidP="00A640B1">
      <w:pPr>
        <w:pStyle w:val="BodyText"/>
        <w:rPr>
          <w:rFonts w:ascii="Verdana" w:hAnsi="Verdana"/>
          <w:lang w:eastAsia="en-US"/>
        </w:rPr>
      </w:pPr>
      <w:proofErr w:type="spellStart"/>
      <w:proofErr w:type="gramStart"/>
      <w:r>
        <w:rPr>
          <w:rFonts w:ascii="Verdana" w:hAnsi="Verdana"/>
          <w:lang w:eastAsia="en-US"/>
        </w:rPr>
        <w:t>Tbd</w:t>
      </w:r>
      <w:proofErr w:type="spellEnd"/>
      <w:proofErr w:type="gramEnd"/>
    </w:p>
    <w:p w14:paraId="25CB5A8E" w14:textId="25BB5428" w:rsidR="00377177" w:rsidRPr="005559F3" w:rsidRDefault="00377177" w:rsidP="005559F3">
      <w:pPr>
        <w:pStyle w:val="Heading2"/>
        <w:keepNext/>
        <w:rPr>
          <w:rFonts w:ascii="Verdana" w:hAnsi="Verdana"/>
        </w:rPr>
      </w:pPr>
      <w:bookmarkStart w:id="139" w:name="_Toc507605127"/>
      <w:r w:rsidRPr="005559F3">
        <w:rPr>
          <w:rFonts w:ascii="Verdana" w:hAnsi="Verdana"/>
        </w:rPr>
        <w:t>Testing Requirements</w:t>
      </w:r>
      <w:bookmarkEnd w:id="139"/>
    </w:p>
    <w:p w14:paraId="63388D5C" w14:textId="2BC98520" w:rsidR="00A640B1" w:rsidRPr="00382275" w:rsidRDefault="00D43B3E" w:rsidP="00A640B1">
      <w:pPr>
        <w:pStyle w:val="BodyText"/>
        <w:rPr>
          <w:rFonts w:ascii="Verdana" w:hAnsi="Verdana"/>
          <w:sz w:val="24"/>
          <w:szCs w:val="24"/>
          <w:lang w:eastAsia="en-US"/>
        </w:rPr>
      </w:pPr>
      <w:proofErr w:type="gramStart"/>
      <w:r w:rsidRPr="00D43B3E">
        <w:rPr>
          <w:rFonts w:ascii="Verdana" w:hAnsi="Verdana"/>
          <w:sz w:val="24"/>
          <w:szCs w:val="24"/>
          <w:lang w:eastAsia="en-US"/>
        </w:rPr>
        <w:t xml:space="preserve">System Design Document (SDD); Medical Care Collection Fund (MCCF) - Electronic Data Interchange Transaction Application Suite (EDI TAS) Section and Page or Paragraph if </w:t>
      </w:r>
      <w:r>
        <w:rPr>
          <w:rFonts w:ascii="Verdana" w:hAnsi="Verdana"/>
          <w:sz w:val="24"/>
          <w:szCs w:val="24"/>
          <w:lang w:eastAsia="en-US"/>
        </w:rPr>
        <w:t>n</w:t>
      </w:r>
      <w:r w:rsidRPr="00D43B3E">
        <w:rPr>
          <w:rFonts w:ascii="Verdana" w:hAnsi="Verdana"/>
          <w:sz w:val="24"/>
          <w:szCs w:val="24"/>
          <w:lang w:eastAsia="en-US"/>
        </w:rPr>
        <w:t>eeded.</w:t>
      </w:r>
      <w:proofErr w:type="gramEnd"/>
    </w:p>
    <w:p w14:paraId="1E985BD9" w14:textId="77777777" w:rsidR="00A640B1" w:rsidRPr="005559F3" w:rsidRDefault="00A640B1" w:rsidP="00A640B1">
      <w:pPr>
        <w:pStyle w:val="BodyText"/>
        <w:rPr>
          <w:rFonts w:ascii="Verdana" w:hAnsi="Verdana"/>
          <w:lang w:eastAsia="en-US"/>
        </w:rPr>
      </w:pPr>
    </w:p>
    <w:p w14:paraId="225F45A0" w14:textId="1DEEC5E9" w:rsidR="00377177" w:rsidRPr="005559F3" w:rsidRDefault="00377177" w:rsidP="005559F3">
      <w:pPr>
        <w:pStyle w:val="Heading3"/>
        <w:keepNext/>
        <w:rPr>
          <w:rFonts w:ascii="Verdana" w:hAnsi="Verdana"/>
        </w:rPr>
      </w:pPr>
      <w:bookmarkStart w:id="140" w:name="_Toc507605128"/>
      <w:r w:rsidRPr="005559F3">
        <w:rPr>
          <w:rFonts w:ascii="Verdana" w:hAnsi="Verdana"/>
        </w:rPr>
        <w:t>Comparison of Data</w:t>
      </w:r>
      <w:bookmarkEnd w:id="140"/>
    </w:p>
    <w:p w14:paraId="1B5D813C" w14:textId="444C2452" w:rsidR="00A640B1" w:rsidRPr="005559F3" w:rsidRDefault="00382275" w:rsidP="00A640B1">
      <w:pPr>
        <w:pStyle w:val="BodyText"/>
        <w:rPr>
          <w:rFonts w:ascii="Verdana" w:hAnsi="Verdana"/>
          <w:lang w:eastAsia="en-US"/>
        </w:rPr>
      </w:pPr>
      <w:proofErr w:type="spellStart"/>
      <w:proofErr w:type="gramStart"/>
      <w:r>
        <w:rPr>
          <w:rFonts w:ascii="Verdana" w:hAnsi="Verdana"/>
          <w:lang w:eastAsia="en-US"/>
        </w:rPr>
        <w:t>Tbd</w:t>
      </w:r>
      <w:proofErr w:type="spellEnd"/>
      <w:proofErr w:type="gramEnd"/>
    </w:p>
    <w:p w14:paraId="6C2B2FDE" w14:textId="77777777" w:rsidR="00A640B1" w:rsidRPr="005559F3" w:rsidRDefault="00A640B1" w:rsidP="00A640B1">
      <w:pPr>
        <w:pStyle w:val="BodyText"/>
        <w:rPr>
          <w:rFonts w:ascii="Verdana" w:hAnsi="Verdana"/>
          <w:lang w:eastAsia="en-US"/>
        </w:rPr>
      </w:pPr>
    </w:p>
    <w:p w14:paraId="395E2F09" w14:textId="6EB06125" w:rsidR="00377177" w:rsidRPr="005559F3" w:rsidRDefault="00377177" w:rsidP="005559F3">
      <w:pPr>
        <w:pStyle w:val="Heading3"/>
        <w:keepNext/>
        <w:rPr>
          <w:rFonts w:ascii="Verdana" w:hAnsi="Verdana"/>
        </w:rPr>
      </w:pPr>
      <w:bookmarkStart w:id="141" w:name="_Toc507605129"/>
      <w:r w:rsidRPr="005559F3">
        <w:rPr>
          <w:rFonts w:ascii="Verdana" w:hAnsi="Verdana"/>
        </w:rPr>
        <w:t>Completeness</w:t>
      </w:r>
      <w:bookmarkEnd w:id="141"/>
    </w:p>
    <w:p w14:paraId="59E94304" w14:textId="77777777" w:rsidR="00382275" w:rsidRPr="005559F3" w:rsidRDefault="00382275" w:rsidP="00382275">
      <w:pPr>
        <w:pStyle w:val="BodyText"/>
        <w:rPr>
          <w:rFonts w:ascii="Verdana" w:hAnsi="Verdana"/>
          <w:lang w:eastAsia="en-US"/>
        </w:rPr>
      </w:pPr>
      <w:proofErr w:type="spellStart"/>
      <w:proofErr w:type="gramStart"/>
      <w:r>
        <w:rPr>
          <w:rFonts w:ascii="Verdana" w:hAnsi="Verdana"/>
          <w:lang w:eastAsia="en-US"/>
        </w:rPr>
        <w:t>Tbd</w:t>
      </w:r>
      <w:proofErr w:type="spellEnd"/>
      <w:proofErr w:type="gramEnd"/>
    </w:p>
    <w:p w14:paraId="7F8BB11D" w14:textId="77777777" w:rsidR="00A640B1" w:rsidRPr="005559F3" w:rsidRDefault="00A640B1" w:rsidP="00A640B1">
      <w:pPr>
        <w:pStyle w:val="BodyText"/>
        <w:rPr>
          <w:rFonts w:ascii="Verdana" w:hAnsi="Verdana"/>
          <w:lang w:eastAsia="en-US"/>
        </w:rPr>
      </w:pPr>
    </w:p>
    <w:p w14:paraId="126FCC1E" w14:textId="0EC0281F" w:rsidR="00377177" w:rsidRPr="005559F3" w:rsidRDefault="00377177" w:rsidP="005559F3">
      <w:pPr>
        <w:pStyle w:val="Heading2"/>
        <w:keepNext/>
        <w:rPr>
          <w:rFonts w:ascii="Verdana" w:hAnsi="Verdana"/>
        </w:rPr>
      </w:pPr>
      <w:bookmarkStart w:id="142" w:name="_Toc507605130"/>
      <w:r w:rsidRPr="005559F3">
        <w:rPr>
          <w:rFonts w:ascii="Verdana" w:hAnsi="Verdana"/>
        </w:rPr>
        <w:t>Policies and Constraints</w:t>
      </w:r>
      <w:bookmarkEnd w:id="142"/>
    </w:p>
    <w:p w14:paraId="51BEE977" w14:textId="77777777" w:rsidR="00382275" w:rsidRPr="005559F3" w:rsidRDefault="00382275" w:rsidP="00382275">
      <w:pPr>
        <w:pStyle w:val="BodyText"/>
        <w:rPr>
          <w:rFonts w:ascii="Verdana" w:hAnsi="Verdana"/>
          <w:lang w:eastAsia="en-US"/>
        </w:rPr>
      </w:pPr>
      <w:proofErr w:type="spellStart"/>
      <w:proofErr w:type="gramStart"/>
      <w:r>
        <w:rPr>
          <w:rFonts w:ascii="Verdana" w:hAnsi="Verdana"/>
          <w:lang w:eastAsia="en-US"/>
        </w:rPr>
        <w:t>Tbd</w:t>
      </w:r>
      <w:proofErr w:type="spellEnd"/>
      <w:proofErr w:type="gramEnd"/>
    </w:p>
    <w:p w14:paraId="7CCFEE85" w14:textId="77777777" w:rsidR="00A640B1" w:rsidRPr="005559F3" w:rsidRDefault="00A640B1" w:rsidP="00A640B1">
      <w:pPr>
        <w:pStyle w:val="BodyText"/>
        <w:rPr>
          <w:rFonts w:ascii="Verdana" w:hAnsi="Verdana"/>
          <w:lang w:eastAsia="en-US"/>
        </w:rPr>
      </w:pPr>
    </w:p>
    <w:p w14:paraId="7B553B00" w14:textId="413B7094" w:rsidR="00377177" w:rsidRPr="005559F3" w:rsidRDefault="00377177" w:rsidP="005559F3">
      <w:pPr>
        <w:pStyle w:val="Heading3"/>
        <w:keepNext/>
        <w:rPr>
          <w:rFonts w:ascii="Verdana" w:hAnsi="Verdana"/>
        </w:rPr>
      </w:pPr>
      <w:bookmarkStart w:id="143" w:name="_Toc507605131"/>
      <w:r w:rsidRPr="005559F3">
        <w:rPr>
          <w:rFonts w:ascii="Verdana" w:hAnsi="Verdana"/>
        </w:rPr>
        <w:t>HIPAA Compliance</w:t>
      </w:r>
      <w:bookmarkEnd w:id="143"/>
      <w:r w:rsidRPr="005559F3">
        <w:rPr>
          <w:rFonts w:ascii="Verdana" w:hAnsi="Verdana"/>
        </w:rPr>
        <w:t xml:space="preserve"> </w:t>
      </w:r>
    </w:p>
    <w:p w14:paraId="4262581C" w14:textId="04E4285D" w:rsidR="00D43B3E" w:rsidRPr="00D43B3E" w:rsidRDefault="00D43B3E" w:rsidP="00D43B3E">
      <w:pPr>
        <w:rPr>
          <w:rFonts w:ascii="Verdana" w:hAnsi="Verdana"/>
          <w:sz w:val="24"/>
        </w:rPr>
      </w:pPr>
      <w:r w:rsidRPr="00D43B3E">
        <w:rPr>
          <w:rFonts w:ascii="Verdana" w:hAnsi="Verdana"/>
          <w:sz w:val="24"/>
        </w:rPr>
        <w:t xml:space="preserve">FSC receives transactions and then translates them into standard </w:t>
      </w:r>
      <w:r w:rsidR="00382275" w:rsidRPr="00382275">
        <w:rPr>
          <w:rFonts w:ascii="Verdana" w:hAnsi="Verdana"/>
          <w:sz w:val="24"/>
        </w:rPr>
        <w:t>ASC X12N/005010 837 Health Care Claims</w:t>
      </w:r>
      <w:r w:rsidR="00382275">
        <w:rPr>
          <w:rFonts w:ascii="Verdana" w:hAnsi="Verdana"/>
          <w:sz w:val="24"/>
        </w:rPr>
        <w:t xml:space="preserve"> message</w:t>
      </w:r>
      <w:r w:rsidRPr="00D43B3E">
        <w:rPr>
          <w:rFonts w:ascii="Verdana" w:hAnsi="Verdana"/>
          <w:sz w:val="24"/>
        </w:rPr>
        <w:t>, validates whether or not the data complies with HIPAA standards and then forwards the claim data to the VA Healthcare Clearing House (HCCH).</w:t>
      </w:r>
    </w:p>
    <w:p w14:paraId="32466659" w14:textId="0C951B67" w:rsidR="00A640B1" w:rsidRPr="005559F3" w:rsidRDefault="00A640B1" w:rsidP="00A640B1">
      <w:pPr>
        <w:pStyle w:val="BodyText"/>
        <w:rPr>
          <w:rFonts w:ascii="Verdana" w:hAnsi="Verdana"/>
          <w:lang w:eastAsia="en-US"/>
        </w:rPr>
      </w:pPr>
    </w:p>
    <w:p w14:paraId="205AAA92" w14:textId="77777777" w:rsidR="00A640B1" w:rsidRPr="005559F3" w:rsidRDefault="00A640B1" w:rsidP="00A640B1">
      <w:pPr>
        <w:pStyle w:val="BodyText"/>
        <w:rPr>
          <w:rFonts w:ascii="Verdana" w:hAnsi="Verdana"/>
          <w:lang w:eastAsia="en-US"/>
        </w:rPr>
      </w:pPr>
    </w:p>
    <w:p w14:paraId="42DD6FAB" w14:textId="77777777" w:rsidR="00377177" w:rsidRPr="005559F3" w:rsidRDefault="00377177" w:rsidP="00377177">
      <w:pPr>
        <w:pStyle w:val="BodyText"/>
        <w:rPr>
          <w:rFonts w:ascii="Verdana" w:hAnsi="Verdana"/>
          <w:lang w:eastAsia="en-US"/>
        </w:rPr>
      </w:pPr>
    </w:p>
    <w:p w14:paraId="66096649" w14:textId="77777777" w:rsidR="00377177" w:rsidRPr="005559F3" w:rsidRDefault="00377177" w:rsidP="00377177">
      <w:pPr>
        <w:pStyle w:val="BodyText"/>
        <w:rPr>
          <w:rFonts w:ascii="Verdana" w:hAnsi="Verdana"/>
          <w:lang w:eastAsia="en-US"/>
        </w:rPr>
      </w:pPr>
    </w:p>
    <w:p w14:paraId="054FEF43" w14:textId="77777777" w:rsidR="00995F9B" w:rsidRPr="005559F3" w:rsidRDefault="00995F9B" w:rsidP="00995F9B">
      <w:pPr>
        <w:pStyle w:val="BodyText"/>
        <w:ind w:left="360"/>
        <w:rPr>
          <w:rFonts w:ascii="Verdana" w:hAnsi="Verdana"/>
        </w:rPr>
        <w:sectPr w:rsidR="00995F9B" w:rsidRPr="005559F3" w:rsidSect="006E4B3F">
          <w:headerReference w:type="even" r:id="rId26"/>
          <w:footerReference w:type="even" r:id="rId27"/>
          <w:pgSz w:w="12240" w:h="15840" w:code="1"/>
          <w:pgMar w:top="1440" w:right="1440" w:bottom="1440" w:left="1440" w:header="720" w:footer="720" w:gutter="0"/>
          <w:pgNumType w:start="1"/>
          <w:cols w:space="720"/>
          <w:docGrid w:linePitch="360"/>
        </w:sectPr>
      </w:pPr>
      <w:bookmarkStart w:id="144" w:name="_Toc216071626"/>
      <w:bookmarkEnd w:id="135"/>
      <w:bookmarkEnd w:id="136"/>
      <w:bookmarkEnd w:id="137"/>
      <w:bookmarkEnd w:id="138"/>
    </w:p>
    <w:p w14:paraId="054FEF44" w14:textId="77777777" w:rsidR="00995F9B" w:rsidRPr="005559F3" w:rsidRDefault="00995F9B" w:rsidP="00995F9B">
      <w:pPr>
        <w:pStyle w:val="BodyText"/>
        <w:ind w:left="360"/>
        <w:rPr>
          <w:rFonts w:ascii="Verdana" w:hAnsi="Verdana"/>
        </w:rPr>
      </w:pPr>
    </w:p>
    <w:p w14:paraId="054FEF45" w14:textId="491945C4" w:rsidR="00CC1A4D" w:rsidRPr="005559F3" w:rsidRDefault="00D952B0" w:rsidP="00CC1A4D">
      <w:pPr>
        <w:pStyle w:val="Heading1"/>
        <w:rPr>
          <w:rFonts w:ascii="Verdana" w:hAnsi="Verdana"/>
        </w:rPr>
      </w:pPr>
      <w:bookmarkStart w:id="145" w:name="_Toc507605132"/>
      <w:bookmarkStart w:id="146" w:name="_Toc263270971"/>
      <w:bookmarkStart w:id="147" w:name="_Toc263271250"/>
      <w:bookmarkStart w:id="148" w:name="_Toc377477611"/>
      <w:r w:rsidRPr="005559F3">
        <w:rPr>
          <w:rFonts w:ascii="Verdana" w:hAnsi="Verdana"/>
        </w:rPr>
        <w:t>Appendix A</w:t>
      </w:r>
      <w:bookmarkEnd w:id="145"/>
      <w:r w:rsidRPr="005559F3">
        <w:rPr>
          <w:rFonts w:ascii="Verdana" w:hAnsi="Verdana"/>
        </w:rPr>
        <w:t xml:space="preserve"> </w:t>
      </w:r>
      <w:bookmarkEnd w:id="1"/>
      <w:bookmarkEnd w:id="144"/>
      <w:bookmarkEnd w:id="146"/>
      <w:bookmarkEnd w:id="147"/>
      <w:bookmarkEnd w:id="148"/>
    </w:p>
    <w:p w14:paraId="3275E7CE" w14:textId="77777777" w:rsidR="00377177" w:rsidRPr="005559F3" w:rsidRDefault="00377177" w:rsidP="00377177">
      <w:pPr>
        <w:pStyle w:val="Heading2"/>
        <w:rPr>
          <w:rFonts w:ascii="Verdana" w:hAnsi="Verdana"/>
        </w:rPr>
      </w:pPr>
      <w:bookmarkStart w:id="149" w:name="_Toc507605133"/>
      <w:r w:rsidRPr="005559F3">
        <w:rPr>
          <w:rFonts w:ascii="Verdana" w:hAnsi="Verdana"/>
        </w:rPr>
        <w:t>Data Elements</w:t>
      </w:r>
      <w:bookmarkEnd w:id="149"/>
    </w:p>
    <w:p w14:paraId="780BF152" w14:textId="784F6561" w:rsidR="00377177" w:rsidRDefault="00377177" w:rsidP="00377177">
      <w:pPr>
        <w:pStyle w:val="Heading2"/>
        <w:rPr>
          <w:rFonts w:ascii="Verdana" w:hAnsi="Verdana"/>
        </w:rPr>
      </w:pPr>
      <w:bookmarkStart w:id="150" w:name="_Toc507605134"/>
      <w:r w:rsidRPr="005559F3">
        <w:rPr>
          <w:rFonts w:ascii="Verdana" w:hAnsi="Verdana"/>
        </w:rPr>
        <w:t>Bundle</w:t>
      </w:r>
      <w:r w:rsidR="0073113E">
        <w:rPr>
          <w:rFonts w:ascii="Verdana" w:hAnsi="Verdana"/>
        </w:rPr>
        <w:t xml:space="preserve"> (837)</w:t>
      </w:r>
      <w:bookmarkEnd w:id="150"/>
    </w:p>
    <w:p w14:paraId="43CF8F49" w14:textId="77777777" w:rsidR="00A30EA1" w:rsidRPr="000F354C" w:rsidRDefault="00A30EA1" w:rsidP="00A30EA1">
      <w:pPr>
        <w:pStyle w:val="BodyText"/>
        <w:rPr>
          <w:rFonts w:ascii="Verdana" w:hAnsi="Verdana"/>
          <w:sz w:val="24"/>
          <w:szCs w:val="24"/>
          <w:lang w:eastAsia="en-US"/>
        </w:rPr>
      </w:pPr>
      <w:r w:rsidRPr="000F354C">
        <w:rPr>
          <w:rFonts w:ascii="Verdana" w:hAnsi="Verdana"/>
          <w:sz w:val="24"/>
          <w:szCs w:val="24"/>
          <w:lang w:eastAsia="en-US"/>
        </w:rPr>
        <w:t>Repeating fields within a segment need context definition so they can be differentiated within a segment. Also, repeating fields across multiple segments need to be differentiated. Following steps have been used to assign context to fields.</w:t>
      </w:r>
    </w:p>
    <w:p w14:paraId="0CB8CAA0" w14:textId="77777777" w:rsidR="00A30EA1" w:rsidRPr="000F354C" w:rsidRDefault="00A30EA1" w:rsidP="00382275">
      <w:pPr>
        <w:pStyle w:val="BodyText"/>
        <w:rPr>
          <w:rFonts w:ascii="Verdana" w:hAnsi="Verdana"/>
          <w:sz w:val="24"/>
          <w:szCs w:val="24"/>
          <w:lang w:eastAsia="en-US"/>
        </w:rPr>
      </w:pPr>
      <w:r w:rsidRPr="000F354C">
        <w:rPr>
          <w:rFonts w:ascii="Verdana" w:hAnsi="Verdana"/>
          <w:sz w:val="24"/>
          <w:szCs w:val="24"/>
          <w:lang w:eastAsia="en-US"/>
        </w:rPr>
        <w:t xml:space="preserve">1. Identify the segment where the resource is located (Bundle.entry.extension.url="segment" </w:t>
      </w:r>
      <w:proofErr w:type="gramStart"/>
      <w:r w:rsidRPr="000F354C">
        <w:rPr>
          <w:rFonts w:ascii="Verdana" w:hAnsi="Verdana"/>
          <w:sz w:val="24"/>
          <w:szCs w:val="24"/>
          <w:lang w:eastAsia="en-US"/>
        </w:rPr>
        <w:t xml:space="preserve">and  </w:t>
      </w:r>
      <w:proofErr w:type="spellStart"/>
      <w:r w:rsidRPr="000F354C">
        <w:rPr>
          <w:rFonts w:ascii="Verdana" w:hAnsi="Verdana"/>
          <w:sz w:val="24"/>
          <w:szCs w:val="24"/>
          <w:lang w:eastAsia="en-US"/>
        </w:rPr>
        <w:t>Bundle.entry.extension.valueString</w:t>
      </w:r>
      <w:proofErr w:type="spellEnd"/>
      <w:proofErr w:type="gramEnd"/>
      <w:r w:rsidRPr="000F354C">
        <w:rPr>
          <w:rFonts w:ascii="Verdana" w:hAnsi="Verdana"/>
          <w:sz w:val="24"/>
          <w:szCs w:val="24"/>
          <w:lang w:eastAsia="en-US"/>
        </w:rPr>
        <w:t>="278-EVN") [</w:t>
      </w:r>
      <w:proofErr w:type="spellStart"/>
      <w:r w:rsidRPr="000F354C">
        <w:rPr>
          <w:rFonts w:ascii="Verdana" w:hAnsi="Verdana"/>
          <w:sz w:val="24"/>
          <w:szCs w:val="24"/>
          <w:lang w:eastAsia="en-US"/>
        </w:rPr>
        <w:t>MessageType</w:t>
      </w:r>
      <w:proofErr w:type="spellEnd"/>
      <w:r w:rsidRPr="000F354C">
        <w:rPr>
          <w:rFonts w:ascii="Verdana" w:hAnsi="Verdana"/>
          <w:sz w:val="24"/>
          <w:szCs w:val="24"/>
          <w:lang w:eastAsia="en-US"/>
        </w:rPr>
        <w:t>-Segment]</w:t>
      </w:r>
    </w:p>
    <w:p w14:paraId="28420D34" w14:textId="77777777" w:rsidR="00A30EA1" w:rsidRPr="000F354C" w:rsidRDefault="00A30EA1" w:rsidP="00382275">
      <w:pPr>
        <w:pStyle w:val="BodyText"/>
        <w:rPr>
          <w:rFonts w:ascii="Verdana" w:hAnsi="Verdana"/>
          <w:sz w:val="24"/>
          <w:szCs w:val="24"/>
          <w:lang w:eastAsia="en-US"/>
        </w:rPr>
      </w:pPr>
      <w:r w:rsidRPr="000F354C">
        <w:rPr>
          <w:rFonts w:ascii="Verdana" w:hAnsi="Verdana"/>
          <w:sz w:val="24"/>
          <w:szCs w:val="24"/>
          <w:lang w:eastAsia="en-US"/>
        </w:rPr>
        <w:t xml:space="preserve">2. Where elements repeat within a segment use </w:t>
      </w:r>
      <w:proofErr w:type="spellStart"/>
      <w:r w:rsidRPr="000F354C">
        <w:rPr>
          <w:rFonts w:ascii="Verdana" w:hAnsi="Verdana"/>
          <w:sz w:val="24"/>
          <w:szCs w:val="24"/>
          <w:lang w:eastAsia="en-US"/>
        </w:rPr>
        <w:t>extension.valueString</w:t>
      </w:r>
      <w:proofErr w:type="spellEnd"/>
      <w:r w:rsidRPr="000F354C">
        <w:rPr>
          <w:rFonts w:ascii="Verdana" w:hAnsi="Verdana"/>
          <w:sz w:val="24"/>
          <w:szCs w:val="24"/>
          <w:lang w:eastAsia="en-US"/>
        </w:rPr>
        <w:t xml:space="preserve"> to identify field (Basic.extension.url="sequence" and </w:t>
      </w:r>
      <w:proofErr w:type="spellStart"/>
      <w:r w:rsidRPr="000F354C">
        <w:rPr>
          <w:rFonts w:ascii="Verdana" w:hAnsi="Verdana"/>
          <w:sz w:val="24"/>
          <w:szCs w:val="24"/>
          <w:lang w:eastAsia="en-US"/>
        </w:rPr>
        <w:t>Basic.extension.valueString</w:t>
      </w:r>
      <w:proofErr w:type="spellEnd"/>
      <w:r w:rsidRPr="000F354C">
        <w:rPr>
          <w:rFonts w:ascii="Verdana" w:hAnsi="Verdana"/>
          <w:sz w:val="24"/>
          <w:szCs w:val="24"/>
          <w:lang w:eastAsia="en-US"/>
        </w:rPr>
        <w:t xml:space="preserve">="278-MSH-16" or Location.identifier.extension.url="sequence" and </w:t>
      </w:r>
      <w:proofErr w:type="spellStart"/>
      <w:r w:rsidRPr="000F354C">
        <w:rPr>
          <w:rFonts w:ascii="Verdana" w:hAnsi="Verdana"/>
          <w:sz w:val="24"/>
          <w:szCs w:val="24"/>
          <w:lang w:eastAsia="en-US"/>
        </w:rPr>
        <w:t>Location.identifier.extension.valueString</w:t>
      </w:r>
      <w:proofErr w:type="spellEnd"/>
      <w:r w:rsidRPr="000F354C">
        <w:rPr>
          <w:rFonts w:ascii="Verdana" w:hAnsi="Verdana"/>
          <w:sz w:val="24"/>
          <w:szCs w:val="24"/>
          <w:lang w:eastAsia="en-US"/>
        </w:rPr>
        <w:t>="278-MSH-3") [</w:t>
      </w:r>
      <w:proofErr w:type="spellStart"/>
      <w:r w:rsidRPr="000F354C">
        <w:rPr>
          <w:rFonts w:ascii="Verdana" w:hAnsi="Verdana"/>
          <w:sz w:val="24"/>
          <w:szCs w:val="24"/>
          <w:lang w:eastAsia="en-US"/>
        </w:rPr>
        <w:t>MessageType</w:t>
      </w:r>
      <w:proofErr w:type="spellEnd"/>
      <w:r w:rsidRPr="000F354C">
        <w:rPr>
          <w:rFonts w:ascii="Verdana" w:hAnsi="Verdana"/>
          <w:sz w:val="24"/>
          <w:szCs w:val="24"/>
          <w:lang w:eastAsia="en-US"/>
        </w:rPr>
        <w:t>-Segment-Field]</w:t>
      </w:r>
    </w:p>
    <w:p w14:paraId="18F13652" w14:textId="534526FA" w:rsidR="00A30EA1" w:rsidRPr="00A30EA1" w:rsidRDefault="00A30EA1" w:rsidP="00382275">
      <w:pPr>
        <w:pStyle w:val="BodyText"/>
        <w:rPr>
          <w:lang w:eastAsia="en-US"/>
        </w:rPr>
      </w:pPr>
      <w:r w:rsidRPr="000F354C">
        <w:rPr>
          <w:rFonts w:ascii="Verdana" w:hAnsi="Verdana"/>
          <w:sz w:val="24"/>
          <w:szCs w:val="24"/>
          <w:lang w:eastAsia="en-US"/>
        </w:rPr>
        <w:t xml:space="preserve">3. Repeating segments will include an incrementing id (MSA1, </w:t>
      </w:r>
      <w:proofErr w:type="gramStart"/>
      <w:r w:rsidRPr="000F354C">
        <w:rPr>
          <w:rFonts w:ascii="Verdana" w:hAnsi="Verdana"/>
          <w:sz w:val="24"/>
          <w:szCs w:val="24"/>
          <w:lang w:eastAsia="en-US"/>
        </w:rPr>
        <w:t>MSA2, ...)</w:t>
      </w:r>
      <w:proofErr w:type="gramEnd"/>
    </w:p>
    <w:p w14:paraId="3905F42A" w14:textId="77777777" w:rsidR="00F22646" w:rsidRDefault="00F22646" w:rsidP="00F22646">
      <w:pPr>
        <w:pStyle w:val="BodyText"/>
        <w:keepNext/>
      </w:pPr>
      <w:r>
        <w:rPr>
          <w:noProof/>
          <w:lang w:eastAsia="en-US"/>
        </w:rPr>
        <w:lastRenderedPageBreak/>
        <w:drawing>
          <wp:inline distT="0" distB="0" distL="0" distR="0" wp14:anchorId="2332AD65" wp14:editId="6A32B2D6">
            <wp:extent cx="6257925" cy="5686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7925" cy="5686425"/>
                    </a:xfrm>
                    <a:prstGeom prst="rect">
                      <a:avLst/>
                    </a:prstGeom>
                  </pic:spPr>
                </pic:pic>
              </a:graphicData>
            </a:graphic>
          </wp:inline>
        </w:drawing>
      </w:r>
    </w:p>
    <w:p w14:paraId="35A6E567" w14:textId="60DF511B" w:rsidR="001D0677" w:rsidRDefault="00F22646" w:rsidP="00F22646">
      <w:pPr>
        <w:pStyle w:val="Caption"/>
      </w:pPr>
      <w:r>
        <w:t xml:space="preserve">Figure </w:t>
      </w:r>
      <w:fldSimple w:instr=" SEQ Figure \* ARABIC ">
        <w:r w:rsidR="004A2D4C">
          <w:rPr>
            <w:noProof/>
          </w:rPr>
          <w:t>3</w:t>
        </w:r>
      </w:fldSimple>
      <w:r>
        <w:t xml:space="preserve"> Source: </w:t>
      </w:r>
      <w:r w:rsidRPr="00F235D6">
        <w:t>http://www.hl7.org/fhir/bundle.html</w:t>
      </w:r>
    </w:p>
    <w:p w14:paraId="6468397F" w14:textId="77777777" w:rsidR="00F22646" w:rsidRDefault="00F22646" w:rsidP="001D0677">
      <w:pPr>
        <w:pStyle w:val="BodyText"/>
        <w:rPr>
          <w:lang w:eastAsia="en-US"/>
        </w:rPr>
      </w:pPr>
    </w:p>
    <w:p w14:paraId="3D5A160A" w14:textId="77777777" w:rsidR="00382275" w:rsidRPr="001D0677" w:rsidRDefault="00382275" w:rsidP="001D0677">
      <w:pPr>
        <w:pStyle w:val="BodyText"/>
        <w:rPr>
          <w:lang w:eastAsia="en-US"/>
        </w:rPr>
      </w:pPr>
    </w:p>
    <w:p w14:paraId="2A0F37F5" w14:textId="694F208F" w:rsidR="00377177" w:rsidRDefault="00377177" w:rsidP="00377177">
      <w:pPr>
        <w:pStyle w:val="Heading2"/>
        <w:rPr>
          <w:rFonts w:ascii="Verdana" w:hAnsi="Verdana"/>
        </w:rPr>
      </w:pPr>
      <w:bookmarkStart w:id="151" w:name="_Toc507605135"/>
      <w:r w:rsidRPr="005559F3">
        <w:rPr>
          <w:rFonts w:ascii="Verdana" w:hAnsi="Verdana"/>
        </w:rPr>
        <w:lastRenderedPageBreak/>
        <w:t>Resource Sections 1</w:t>
      </w:r>
      <w:proofErr w:type="gramStart"/>
      <w:r w:rsidRPr="005559F3">
        <w:rPr>
          <w:rFonts w:ascii="Verdana" w:hAnsi="Verdana"/>
        </w:rPr>
        <w:t>..N</w:t>
      </w:r>
      <w:bookmarkEnd w:id="151"/>
      <w:proofErr w:type="gramEnd"/>
    </w:p>
    <w:p w14:paraId="741FF9DC" w14:textId="197C9226" w:rsidR="00382275" w:rsidRPr="00382275" w:rsidRDefault="00E50622" w:rsidP="00382275">
      <w:pPr>
        <w:pStyle w:val="Heading3"/>
        <w:keepNext/>
      </w:pPr>
      <w:bookmarkStart w:id="152" w:name="_Toc507605136"/>
      <w:r>
        <w:t>837I Transaction Resources</w:t>
      </w:r>
      <w:bookmarkEnd w:id="152"/>
    </w:p>
    <w:p w14:paraId="70F991B7" w14:textId="61085AC7" w:rsidR="00382275" w:rsidRPr="00382275" w:rsidRDefault="00382275" w:rsidP="00382275">
      <w:pPr>
        <w:pStyle w:val="Heading4"/>
        <w:keepNext/>
      </w:pPr>
      <w:r>
        <w:t>Claim</w:t>
      </w:r>
    </w:p>
    <w:p w14:paraId="7CE2372A" w14:textId="76624CA8" w:rsidR="00D90F6C" w:rsidRDefault="00382275" w:rsidP="00382275">
      <w:pPr>
        <w:pStyle w:val="BodyText"/>
        <w:keepNext/>
      </w:pPr>
      <w:r>
        <w:rPr>
          <w:noProof/>
          <w:lang w:eastAsia="en-US"/>
        </w:rPr>
        <w:drawing>
          <wp:inline distT="0" distB="0" distL="0" distR="0" wp14:anchorId="3423C93C" wp14:editId="5BEBD48B">
            <wp:extent cx="6315075" cy="5429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5075" cy="5429250"/>
                    </a:xfrm>
                    <a:prstGeom prst="rect">
                      <a:avLst/>
                    </a:prstGeom>
                  </pic:spPr>
                </pic:pic>
              </a:graphicData>
            </a:graphic>
          </wp:inline>
        </w:drawing>
      </w:r>
    </w:p>
    <w:p w14:paraId="74C4C77B" w14:textId="022A042E" w:rsidR="0082401B" w:rsidRDefault="00D90F6C" w:rsidP="00D90F6C">
      <w:pPr>
        <w:pStyle w:val="Caption"/>
        <w:rPr>
          <w:rFonts w:ascii="Consolas" w:hAnsi="Consolas" w:cs="Consolas"/>
          <w:color w:val="333333"/>
          <w:sz w:val="17"/>
          <w:szCs w:val="17"/>
        </w:rPr>
      </w:pPr>
      <w:r>
        <w:t xml:space="preserve">Figure </w:t>
      </w:r>
      <w:fldSimple w:instr=" SEQ Figure \* ARABIC ">
        <w:r w:rsidR="004A2D4C">
          <w:rPr>
            <w:noProof/>
          </w:rPr>
          <w:t>4</w:t>
        </w:r>
      </w:fldSimple>
      <w:r>
        <w:t xml:space="preserve"> </w:t>
      </w:r>
      <w:r w:rsidRPr="00C97288">
        <w:t>http://www.hl7.org/fhir/claim.html</w:t>
      </w:r>
      <w:r w:rsidR="00382275">
        <w:t xml:space="preserve"> - Part 1</w:t>
      </w:r>
    </w:p>
    <w:p w14:paraId="27B09445" w14:textId="70DDEED9" w:rsidR="00D90F6C" w:rsidRDefault="00382275" w:rsidP="00382275">
      <w:pPr>
        <w:pStyle w:val="BodyText"/>
        <w:keepNext/>
      </w:pPr>
      <w:r>
        <w:rPr>
          <w:noProof/>
          <w:lang w:eastAsia="en-US"/>
        </w:rPr>
        <w:lastRenderedPageBreak/>
        <w:drawing>
          <wp:inline distT="0" distB="0" distL="0" distR="0" wp14:anchorId="0D20F6D7" wp14:editId="44AA6142">
            <wp:extent cx="6276975" cy="5715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6975" cy="5715000"/>
                    </a:xfrm>
                    <a:prstGeom prst="rect">
                      <a:avLst/>
                    </a:prstGeom>
                  </pic:spPr>
                </pic:pic>
              </a:graphicData>
            </a:graphic>
          </wp:inline>
        </w:drawing>
      </w:r>
    </w:p>
    <w:p w14:paraId="3E661025" w14:textId="65DFF78D" w:rsidR="0082401B" w:rsidRDefault="00D90F6C" w:rsidP="00D90F6C">
      <w:pPr>
        <w:pStyle w:val="Caption"/>
        <w:rPr>
          <w:rFonts w:ascii="Consolas" w:hAnsi="Consolas" w:cs="Consolas"/>
          <w:color w:val="333333"/>
          <w:sz w:val="17"/>
          <w:szCs w:val="17"/>
        </w:rPr>
      </w:pPr>
      <w:r>
        <w:t xml:space="preserve">Figure </w:t>
      </w:r>
      <w:fldSimple w:instr=" SEQ Figure \* ARABIC ">
        <w:r w:rsidR="004A2D4C">
          <w:rPr>
            <w:noProof/>
          </w:rPr>
          <w:t>5</w:t>
        </w:r>
      </w:fldSimple>
      <w:r>
        <w:t xml:space="preserve"> </w:t>
      </w:r>
      <w:r w:rsidRPr="00BF3AF6">
        <w:t>http://www.hl7.org/fhir/claim.html</w:t>
      </w:r>
      <w:r w:rsidR="00382275">
        <w:t xml:space="preserve"> – Part 2</w:t>
      </w:r>
    </w:p>
    <w:p w14:paraId="05CFE6BC" w14:textId="4078A60B" w:rsidR="00D90F6C" w:rsidRDefault="004D56C4" w:rsidP="004D56C4">
      <w:pPr>
        <w:pStyle w:val="BodyText"/>
        <w:keepNext/>
      </w:pPr>
      <w:r>
        <w:rPr>
          <w:noProof/>
          <w:lang w:eastAsia="en-US"/>
        </w:rPr>
        <w:lastRenderedPageBreak/>
        <w:drawing>
          <wp:inline distT="0" distB="0" distL="0" distR="0" wp14:anchorId="6F86CCEF" wp14:editId="2170DDF8">
            <wp:extent cx="6257925" cy="6048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57925" cy="6048375"/>
                    </a:xfrm>
                    <a:prstGeom prst="rect">
                      <a:avLst/>
                    </a:prstGeom>
                  </pic:spPr>
                </pic:pic>
              </a:graphicData>
            </a:graphic>
          </wp:inline>
        </w:drawing>
      </w:r>
    </w:p>
    <w:p w14:paraId="5084E78B" w14:textId="07F4D425" w:rsidR="0082401B" w:rsidRDefault="00D90F6C" w:rsidP="00D90F6C">
      <w:pPr>
        <w:pStyle w:val="Caption"/>
        <w:rPr>
          <w:rFonts w:ascii="Consolas" w:hAnsi="Consolas" w:cs="Consolas"/>
          <w:color w:val="333333"/>
          <w:sz w:val="17"/>
          <w:szCs w:val="17"/>
        </w:rPr>
      </w:pPr>
      <w:r>
        <w:t xml:space="preserve">Figure </w:t>
      </w:r>
      <w:fldSimple w:instr=" SEQ Figure \* ARABIC ">
        <w:r w:rsidR="004A2D4C">
          <w:rPr>
            <w:noProof/>
          </w:rPr>
          <w:t>6</w:t>
        </w:r>
      </w:fldSimple>
      <w:r>
        <w:t xml:space="preserve"> </w:t>
      </w:r>
      <w:r w:rsidRPr="00694280">
        <w:t>http://www.hl7.org/fhir/claim.html</w:t>
      </w:r>
      <w:r w:rsidR="004D56C4">
        <w:t xml:space="preserve"> - Part 3</w:t>
      </w:r>
    </w:p>
    <w:p w14:paraId="6402F457" w14:textId="174ABE5D" w:rsidR="00D90F6C" w:rsidRDefault="004D56C4" w:rsidP="004D56C4">
      <w:pPr>
        <w:pStyle w:val="BodyText"/>
        <w:keepNext/>
      </w:pPr>
      <w:r>
        <w:rPr>
          <w:noProof/>
          <w:lang w:eastAsia="en-US"/>
        </w:rPr>
        <w:lastRenderedPageBreak/>
        <w:drawing>
          <wp:inline distT="0" distB="0" distL="0" distR="0" wp14:anchorId="2975BF4B" wp14:editId="25385AFE">
            <wp:extent cx="6267450" cy="4429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450" cy="4429125"/>
                    </a:xfrm>
                    <a:prstGeom prst="rect">
                      <a:avLst/>
                    </a:prstGeom>
                  </pic:spPr>
                </pic:pic>
              </a:graphicData>
            </a:graphic>
          </wp:inline>
        </w:drawing>
      </w:r>
    </w:p>
    <w:p w14:paraId="1C94C948" w14:textId="57627F34" w:rsidR="0082401B" w:rsidRPr="0082401B" w:rsidRDefault="00D90F6C" w:rsidP="00D90F6C">
      <w:pPr>
        <w:pStyle w:val="Caption"/>
        <w:rPr>
          <w:rFonts w:ascii="Consolas" w:hAnsi="Consolas" w:cs="Consolas"/>
          <w:color w:val="333333"/>
          <w:sz w:val="17"/>
          <w:szCs w:val="17"/>
        </w:rPr>
      </w:pPr>
      <w:r>
        <w:t xml:space="preserve">Figure </w:t>
      </w:r>
      <w:fldSimple w:instr=" SEQ Figure \* ARABIC ">
        <w:r w:rsidR="004A2D4C">
          <w:rPr>
            <w:noProof/>
          </w:rPr>
          <w:t>7</w:t>
        </w:r>
      </w:fldSimple>
      <w:r>
        <w:t xml:space="preserve"> </w:t>
      </w:r>
      <w:r w:rsidRPr="001678EF">
        <w:t>http://www.hl7.org/fhir/claim.html</w:t>
      </w:r>
      <w:r w:rsidR="004D56C4">
        <w:t xml:space="preserve"> - Part 4</w:t>
      </w:r>
    </w:p>
    <w:p w14:paraId="49A6EF0B" w14:textId="742C1478" w:rsidR="00BF59D0" w:rsidRDefault="00BF59D0" w:rsidP="00C358FB">
      <w:pPr>
        <w:pStyle w:val="Heading4"/>
        <w:keepNext/>
      </w:pPr>
      <w:r w:rsidRPr="006F0FBD">
        <w:lastRenderedPageBreak/>
        <w:t>Condition</w:t>
      </w:r>
    </w:p>
    <w:p w14:paraId="27C29460" w14:textId="3BE0E05F" w:rsidR="00D90F6C" w:rsidRDefault="00C358FB" w:rsidP="00C358FB">
      <w:pPr>
        <w:pStyle w:val="BodyText"/>
        <w:keepNext/>
      </w:pPr>
      <w:r>
        <w:rPr>
          <w:noProof/>
          <w:lang w:eastAsia="en-US"/>
        </w:rPr>
        <w:drawing>
          <wp:inline distT="0" distB="0" distL="0" distR="0" wp14:anchorId="3D0C6F75" wp14:editId="211CB844">
            <wp:extent cx="6324600" cy="6010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24600" cy="6010275"/>
                    </a:xfrm>
                    <a:prstGeom prst="rect">
                      <a:avLst/>
                    </a:prstGeom>
                  </pic:spPr>
                </pic:pic>
              </a:graphicData>
            </a:graphic>
          </wp:inline>
        </w:drawing>
      </w:r>
    </w:p>
    <w:p w14:paraId="5A1A487D" w14:textId="5FC91AC0" w:rsidR="00D90F6C" w:rsidRPr="006F0FBD" w:rsidRDefault="00D90F6C" w:rsidP="00D90F6C">
      <w:pPr>
        <w:pStyle w:val="Caption"/>
        <w:rPr>
          <w:rFonts w:ascii="Verdana" w:hAnsi="Verdana"/>
          <w:sz w:val="24"/>
          <w:szCs w:val="24"/>
        </w:rPr>
      </w:pPr>
      <w:r>
        <w:t xml:space="preserve">Figure </w:t>
      </w:r>
      <w:fldSimple w:instr=" SEQ Figure \* ARABIC ">
        <w:r w:rsidR="004A2D4C">
          <w:rPr>
            <w:noProof/>
          </w:rPr>
          <w:t>8</w:t>
        </w:r>
      </w:fldSimple>
      <w:r>
        <w:t xml:space="preserve"> </w:t>
      </w:r>
      <w:r w:rsidRPr="00561F0A">
        <w:t>http://www.hl7.org/fhir/condition.html</w:t>
      </w:r>
    </w:p>
    <w:p w14:paraId="691FE88F" w14:textId="7892C972" w:rsidR="00E50622" w:rsidRPr="00D90F6C" w:rsidRDefault="00BF59D0" w:rsidP="00C358FB">
      <w:pPr>
        <w:pStyle w:val="Heading4"/>
        <w:keepNext/>
      </w:pPr>
      <w:r w:rsidRPr="00E50622">
        <w:lastRenderedPageBreak/>
        <w:t>Coverage</w:t>
      </w:r>
    </w:p>
    <w:p w14:paraId="17A4AFC9" w14:textId="0E5DA34D" w:rsidR="00D90F6C" w:rsidRDefault="00C358FB" w:rsidP="00C358FB">
      <w:pPr>
        <w:pStyle w:val="BodyText"/>
        <w:keepNext/>
      </w:pPr>
      <w:r>
        <w:rPr>
          <w:noProof/>
          <w:lang w:eastAsia="en-US"/>
        </w:rPr>
        <w:drawing>
          <wp:inline distT="0" distB="0" distL="0" distR="0" wp14:anchorId="394E6D7B" wp14:editId="10CADD7B">
            <wp:extent cx="6334125" cy="523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5238750"/>
                    </a:xfrm>
                    <a:prstGeom prst="rect">
                      <a:avLst/>
                    </a:prstGeom>
                  </pic:spPr>
                </pic:pic>
              </a:graphicData>
            </a:graphic>
          </wp:inline>
        </w:drawing>
      </w:r>
    </w:p>
    <w:p w14:paraId="32471752" w14:textId="46C39148" w:rsidR="00D90F6C" w:rsidRPr="00E50622" w:rsidRDefault="00D90F6C" w:rsidP="00D90F6C">
      <w:pPr>
        <w:pStyle w:val="Caption"/>
        <w:rPr>
          <w:rFonts w:ascii="Verdana" w:hAnsi="Verdana" w:cs="Arial"/>
          <w:sz w:val="24"/>
          <w:szCs w:val="24"/>
        </w:rPr>
      </w:pPr>
      <w:r>
        <w:t xml:space="preserve">Figure </w:t>
      </w:r>
      <w:fldSimple w:instr=" SEQ Figure \* ARABIC ">
        <w:r w:rsidR="004A2D4C">
          <w:rPr>
            <w:noProof/>
          </w:rPr>
          <w:t>9</w:t>
        </w:r>
      </w:fldSimple>
      <w:r>
        <w:t xml:space="preserve"> </w:t>
      </w:r>
      <w:r w:rsidRPr="00B25A2A">
        <w:t>http://www.hl7.org/fhir/coverage.html</w:t>
      </w:r>
    </w:p>
    <w:p w14:paraId="0829AD3D" w14:textId="4E154707" w:rsidR="00E50622" w:rsidRDefault="00E50622" w:rsidP="00C358FB">
      <w:pPr>
        <w:pStyle w:val="Heading4"/>
        <w:keepNext/>
      </w:pPr>
      <w:r>
        <w:lastRenderedPageBreak/>
        <w:t>Encounter</w:t>
      </w:r>
    </w:p>
    <w:p w14:paraId="0C7DA306" w14:textId="68C0F313" w:rsidR="00C358FB" w:rsidRPr="00C358FB" w:rsidRDefault="00C358FB" w:rsidP="00C358FB">
      <w:pPr>
        <w:pStyle w:val="BodyText"/>
        <w:rPr>
          <w:lang w:eastAsia="en-US"/>
        </w:rPr>
      </w:pPr>
      <w:r>
        <w:rPr>
          <w:noProof/>
          <w:lang w:eastAsia="en-US"/>
        </w:rPr>
        <w:drawing>
          <wp:inline distT="0" distB="0" distL="0" distR="0" wp14:anchorId="4D39FD56" wp14:editId="63955B08">
            <wp:extent cx="6141720" cy="58267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39868" cy="5825003"/>
                    </a:xfrm>
                    <a:prstGeom prst="rect">
                      <a:avLst/>
                    </a:prstGeom>
                  </pic:spPr>
                </pic:pic>
              </a:graphicData>
            </a:graphic>
          </wp:inline>
        </w:drawing>
      </w:r>
    </w:p>
    <w:p w14:paraId="2BB650C9" w14:textId="55E36FB3" w:rsidR="00F55EF6" w:rsidRDefault="00F55EF6" w:rsidP="00F55EF6">
      <w:pPr>
        <w:pStyle w:val="BodyText"/>
        <w:keepNext/>
        <w:ind w:left="2160"/>
      </w:pPr>
    </w:p>
    <w:p w14:paraId="2152A5FF" w14:textId="3D63CF6F" w:rsidR="00D90F6C" w:rsidRDefault="00F55EF6" w:rsidP="00F55EF6">
      <w:pPr>
        <w:pStyle w:val="Caption"/>
        <w:rPr>
          <w:rFonts w:ascii="Verdana" w:hAnsi="Verdana" w:cs="Arial"/>
          <w:sz w:val="24"/>
          <w:szCs w:val="24"/>
        </w:rPr>
      </w:pPr>
      <w:r>
        <w:t xml:space="preserve">Figure </w:t>
      </w:r>
      <w:fldSimple w:instr=" SEQ Figure \* ARABIC ">
        <w:r w:rsidR="004A2D4C">
          <w:rPr>
            <w:noProof/>
          </w:rPr>
          <w:t>10</w:t>
        </w:r>
      </w:fldSimple>
      <w:r>
        <w:t xml:space="preserve"> </w:t>
      </w:r>
      <w:r w:rsidRPr="00B13687">
        <w:t>http://www.hl7.org/fhir/encounter.html</w:t>
      </w:r>
      <w:r w:rsidR="00C358FB">
        <w:t xml:space="preserve"> - Part 1</w:t>
      </w:r>
    </w:p>
    <w:p w14:paraId="7C5724EC" w14:textId="5B2D0484" w:rsidR="00F55EF6" w:rsidRDefault="00C358FB" w:rsidP="00C358FB">
      <w:pPr>
        <w:pStyle w:val="BodyText"/>
        <w:keepNext/>
      </w:pPr>
      <w:r>
        <w:rPr>
          <w:noProof/>
          <w:lang w:eastAsia="en-US"/>
        </w:rPr>
        <w:lastRenderedPageBreak/>
        <w:drawing>
          <wp:inline distT="0" distB="0" distL="0" distR="0" wp14:anchorId="69131ABC" wp14:editId="1CF595E3">
            <wp:extent cx="6248400" cy="3209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48400" cy="3209925"/>
                    </a:xfrm>
                    <a:prstGeom prst="rect">
                      <a:avLst/>
                    </a:prstGeom>
                  </pic:spPr>
                </pic:pic>
              </a:graphicData>
            </a:graphic>
          </wp:inline>
        </w:drawing>
      </w:r>
    </w:p>
    <w:p w14:paraId="00D6FA4E" w14:textId="7A50E230" w:rsidR="00F55EF6" w:rsidRDefault="00F55EF6" w:rsidP="00F55EF6">
      <w:pPr>
        <w:pStyle w:val="Caption"/>
        <w:rPr>
          <w:rFonts w:ascii="Verdana" w:hAnsi="Verdana" w:cs="Arial"/>
          <w:sz w:val="24"/>
          <w:szCs w:val="24"/>
        </w:rPr>
      </w:pPr>
      <w:r>
        <w:t xml:space="preserve">Figure </w:t>
      </w:r>
      <w:fldSimple w:instr=" SEQ Figure \* ARABIC ">
        <w:r w:rsidR="004A2D4C">
          <w:rPr>
            <w:noProof/>
          </w:rPr>
          <w:t>11</w:t>
        </w:r>
      </w:fldSimple>
      <w:r>
        <w:t xml:space="preserve"> </w:t>
      </w:r>
      <w:r w:rsidRPr="009E3F81">
        <w:t>http://www.hl7.org/fhir/encounter.html</w:t>
      </w:r>
      <w:r w:rsidR="00C358FB">
        <w:t xml:space="preserve"> - Part 2</w:t>
      </w:r>
    </w:p>
    <w:p w14:paraId="41E7B73B" w14:textId="647F9D17" w:rsidR="00E50622" w:rsidRDefault="00E50622" w:rsidP="00C358FB">
      <w:pPr>
        <w:pStyle w:val="Heading4"/>
        <w:keepNext/>
      </w:pPr>
      <w:proofErr w:type="spellStart"/>
      <w:r>
        <w:lastRenderedPageBreak/>
        <w:t>EpisodeOfCare</w:t>
      </w:r>
      <w:proofErr w:type="spellEnd"/>
    </w:p>
    <w:p w14:paraId="5DE753A8" w14:textId="55190550" w:rsidR="00F55EF6" w:rsidRDefault="00C358FB" w:rsidP="00C358FB">
      <w:pPr>
        <w:pStyle w:val="BodyText"/>
        <w:keepNext/>
      </w:pPr>
      <w:r>
        <w:rPr>
          <w:noProof/>
          <w:lang w:eastAsia="en-US"/>
        </w:rPr>
        <w:drawing>
          <wp:inline distT="0" distB="0" distL="0" distR="0" wp14:anchorId="3BEDAF65" wp14:editId="286E8DA9">
            <wp:extent cx="6296025" cy="4505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6025" cy="4505325"/>
                    </a:xfrm>
                    <a:prstGeom prst="rect">
                      <a:avLst/>
                    </a:prstGeom>
                  </pic:spPr>
                </pic:pic>
              </a:graphicData>
            </a:graphic>
          </wp:inline>
        </w:drawing>
      </w:r>
    </w:p>
    <w:p w14:paraId="0EBA6DC6" w14:textId="513D7F18" w:rsidR="00F55EF6" w:rsidRDefault="00F55EF6" w:rsidP="00F55EF6">
      <w:pPr>
        <w:pStyle w:val="Caption"/>
        <w:rPr>
          <w:rFonts w:ascii="Verdana" w:hAnsi="Verdana" w:cs="Arial"/>
          <w:sz w:val="24"/>
          <w:szCs w:val="24"/>
        </w:rPr>
      </w:pPr>
      <w:r>
        <w:t xml:space="preserve">Figure </w:t>
      </w:r>
      <w:fldSimple w:instr=" SEQ Figure \* ARABIC ">
        <w:r w:rsidR="004A2D4C">
          <w:rPr>
            <w:noProof/>
          </w:rPr>
          <w:t>12</w:t>
        </w:r>
      </w:fldSimple>
      <w:r>
        <w:t xml:space="preserve"> </w:t>
      </w:r>
      <w:r w:rsidRPr="00D11B5D">
        <w:t>http://www.hl7.org/fhir/episodeofcare.html</w:t>
      </w:r>
    </w:p>
    <w:p w14:paraId="716D2381" w14:textId="3607110D" w:rsidR="00E50622" w:rsidRDefault="00E50622" w:rsidP="00F81ACE">
      <w:pPr>
        <w:pStyle w:val="Heading4"/>
        <w:keepNext/>
      </w:pPr>
      <w:proofErr w:type="spellStart"/>
      <w:r>
        <w:lastRenderedPageBreak/>
        <w:t>ExplanationOfBenefit</w:t>
      </w:r>
      <w:proofErr w:type="spellEnd"/>
    </w:p>
    <w:p w14:paraId="378494E7" w14:textId="7980F89C" w:rsidR="00F55EF6" w:rsidRDefault="00C358FB" w:rsidP="00C358FB">
      <w:pPr>
        <w:pStyle w:val="BodyText"/>
        <w:keepNext/>
      </w:pPr>
      <w:r>
        <w:rPr>
          <w:noProof/>
          <w:lang w:eastAsia="en-US"/>
        </w:rPr>
        <w:drawing>
          <wp:inline distT="0" distB="0" distL="0" distR="0" wp14:anchorId="63CE64CB" wp14:editId="7FFD9DC7">
            <wp:extent cx="6324600" cy="600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4600" cy="6000750"/>
                    </a:xfrm>
                    <a:prstGeom prst="rect">
                      <a:avLst/>
                    </a:prstGeom>
                  </pic:spPr>
                </pic:pic>
              </a:graphicData>
            </a:graphic>
          </wp:inline>
        </w:drawing>
      </w:r>
    </w:p>
    <w:p w14:paraId="4825E016" w14:textId="53CD0153" w:rsidR="00F55EF6" w:rsidRDefault="00F55EF6" w:rsidP="00F55EF6">
      <w:pPr>
        <w:pStyle w:val="Caption"/>
        <w:rPr>
          <w:rFonts w:ascii="Verdana" w:hAnsi="Verdana" w:cs="Arial"/>
          <w:sz w:val="24"/>
          <w:szCs w:val="24"/>
        </w:rPr>
      </w:pPr>
      <w:r>
        <w:t xml:space="preserve">Figure </w:t>
      </w:r>
      <w:fldSimple w:instr=" SEQ Figure \* ARABIC ">
        <w:r w:rsidR="004A2D4C">
          <w:rPr>
            <w:noProof/>
          </w:rPr>
          <w:t>13</w:t>
        </w:r>
      </w:fldSimple>
      <w:r>
        <w:t xml:space="preserve"> </w:t>
      </w:r>
      <w:r w:rsidRPr="00B659E5">
        <w:t>http://www.hl7.org/fhir/</w:t>
      </w:r>
      <w:proofErr w:type="gramStart"/>
      <w:r w:rsidRPr="00B659E5">
        <w:t>explanationofbenefit.html</w:t>
      </w:r>
      <w:r w:rsidR="00C358FB">
        <w:t xml:space="preserve">  -</w:t>
      </w:r>
      <w:proofErr w:type="gramEnd"/>
      <w:r w:rsidR="00C358FB">
        <w:t xml:space="preserve"> Part 2</w:t>
      </w:r>
    </w:p>
    <w:p w14:paraId="73D6C3A5" w14:textId="2AC90BF2" w:rsidR="00F55EF6" w:rsidRDefault="00C358FB" w:rsidP="00C358FB">
      <w:pPr>
        <w:pStyle w:val="BodyText"/>
        <w:keepNext/>
      </w:pPr>
      <w:r>
        <w:rPr>
          <w:noProof/>
          <w:lang w:eastAsia="en-US"/>
        </w:rPr>
        <w:lastRenderedPageBreak/>
        <w:drawing>
          <wp:inline distT="0" distB="0" distL="0" distR="0" wp14:anchorId="7DDC02C0" wp14:editId="7C6276A8">
            <wp:extent cx="6334125" cy="546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4125" cy="5467350"/>
                    </a:xfrm>
                    <a:prstGeom prst="rect">
                      <a:avLst/>
                    </a:prstGeom>
                  </pic:spPr>
                </pic:pic>
              </a:graphicData>
            </a:graphic>
          </wp:inline>
        </w:drawing>
      </w:r>
    </w:p>
    <w:p w14:paraId="74B0BF78" w14:textId="741CC3BF" w:rsidR="00F55EF6" w:rsidRDefault="00F55EF6" w:rsidP="00F55EF6">
      <w:pPr>
        <w:pStyle w:val="Caption"/>
        <w:rPr>
          <w:rFonts w:ascii="Verdana" w:hAnsi="Verdana" w:cs="Arial"/>
          <w:sz w:val="24"/>
          <w:szCs w:val="24"/>
        </w:rPr>
      </w:pPr>
      <w:r>
        <w:t xml:space="preserve">Figure </w:t>
      </w:r>
      <w:fldSimple w:instr=" SEQ Figure \* ARABIC ">
        <w:r w:rsidR="004A2D4C">
          <w:rPr>
            <w:noProof/>
          </w:rPr>
          <w:t>14</w:t>
        </w:r>
      </w:fldSimple>
      <w:r>
        <w:t xml:space="preserve"> </w:t>
      </w:r>
      <w:r w:rsidRPr="004F64F0">
        <w:t>http://www.hl7.org/fhir/explanationofbenefit.html</w:t>
      </w:r>
      <w:r w:rsidR="00C358FB">
        <w:t xml:space="preserve"> - Part 2</w:t>
      </w:r>
    </w:p>
    <w:p w14:paraId="6B23724E" w14:textId="34189BF8" w:rsidR="00F55EF6" w:rsidRDefault="00F81ACE" w:rsidP="00F81ACE">
      <w:pPr>
        <w:pStyle w:val="BodyText"/>
        <w:keepNext/>
      </w:pPr>
      <w:r>
        <w:rPr>
          <w:noProof/>
          <w:lang w:eastAsia="en-US"/>
        </w:rPr>
        <w:lastRenderedPageBreak/>
        <w:drawing>
          <wp:inline distT="0" distB="0" distL="0" distR="0" wp14:anchorId="2F244DB0" wp14:editId="1EC5358D">
            <wp:extent cx="6257925" cy="6076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57925" cy="6076950"/>
                    </a:xfrm>
                    <a:prstGeom prst="rect">
                      <a:avLst/>
                    </a:prstGeom>
                  </pic:spPr>
                </pic:pic>
              </a:graphicData>
            </a:graphic>
          </wp:inline>
        </w:drawing>
      </w:r>
    </w:p>
    <w:p w14:paraId="02D47D4F" w14:textId="4C831238" w:rsidR="00F55EF6" w:rsidRDefault="00F55EF6" w:rsidP="00F55EF6">
      <w:pPr>
        <w:pStyle w:val="Caption"/>
        <w:rPr>
          <w:rFonts w:ascii="Verdana" w:hAnsi="Verdana" w:cs="Arial"/>
          <w:sz w:val="24"/>
          <w:szCs w:val="24"/>
        </w:rPr>
      </w:pPr>
      <w:r>
        <w:t xml:space="preserve">Figure </w:t>
      </w:r>
      <w:fldSimple w:instr=" SEQ Figure \* ARABIC ">
        <w:r w:rsidR="004A2D4C">
          <w:rPr>
            <w:noProof/>
          </w:rPr>
          <w:t>15</w:t>
        </w:r>
      </w:fldSimple>
      <w:r>
        <w:t xml:space="preserve"> </w:t>
      </w:r>
      <w:r w:rsidRPr="00E6362C">
        <w:t>http://www.hl7.org/fhir/explanationofbenefit.html</w:t>
      </w:r>
      <w:r w:rsidR="00F81ACE">
        <w:t xml:space="preserve"> - Part 3</w:t>
      </w:r>
    </w:p>
    <w:p w14:paraId="4D255937" w14:textId="4B2FB075" w:rsidR="00F55EF6" w:rsidRDefault="00F81ACE" w:rsidP="00F81ACE">
      <w:pPr>
        <w:pStyle w:val="BodyText"/>
        <w:keepNext/>
      </w:pPr>
      <w:r>
        <w:rPr>
          <w:noProof/>
          <w:lang w:eastAsia="en-US"/>
        </w:rPr>
        <w:lastRenderedPageBreak/>
        <w:drawing>
          <wp:inline distT="0" distB="0" distL="0" distR="0" wp14:anchorId="7F915DF4" wp14:editId="06CE5799">
            <wp:extent cx="6276975" cy="6038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76975" cy="6038850"/>
                    </a:xfrm>
                    <a:prstGeom prst="rect">
                      <a:avLst/>
                    </a:prstGeom>
                  </pic:spPr>
                </pic:pic>
              </a:graphicData>
            </a:graphic>
          </wp:inline>
        </w:drawing>
      </w:r>
    </w:p>
    <w:p w14:paraId="27B8D7A9" w14:textId="1050E6FD" w:rsidR="00F55EF6" w:rsidRDefault="00F55EF6" w:rsidP="00F55EF6">
      <w:pPr>
        <w:pStyle w:val="Caption"/>
        <w:rPr>
          <w:rFonts w:ascii="Verdana" w:hAnsi="Verdana" w:cs="Arial"/>
          <w:sz w:val="24"/>
          <w:szCs w:val="24"/>
        </w:rPr>
      </w:pPr>
      <w:r>
        <w:t xml:space="preserve">Figure </w:t>
      </w:r>
      <w:fldSimple w:instr=" SEQ Figure \* ARABIC ">
        <w:r w:rsidR="004A2D4C">
          <w:rPr>
            <w:noProof/>
          </w:rPr>
          <w:t>16</w:t>
        </w:r>
      </w:fldSimple>
      <w:r>
        <w:t xml:space="preserve"> </w:t>
      </w:r>
      <w:r w:rsidRPr="00D7300A">
        <w:t>http://www.hl7.org/fhir/explanationofbenefit.html</w:t>
      </w:r>
      <w:r w:rsidR="00F81ACE">
        <w:t xml:space="preserve"> - Part 4</w:t>
      </w:r>
    </w:p>
    <w:p w14:paraId="6FBE56DF" w14:textId="67D3798C" w:rsidR="00F55EF6" w:rsidRDefault="00F81ACE" w:rsidP="00F81ACE">
      <w:pPr>
        <w:pStyle w:val="BodyText"/>
        <w:keepNext/>
      </w:pPr>
      <w:r>
        <w:rPr>
          <w:noProof/>
          <w:lang w:eastAsia="en-US"/>
        </w:rPr>
        <w:lastRenderedPageBreak/>
        <w:drawing>
          <wp:inline distT="0" distB="0" distL="0" distR="0" wp14:anchorId="36EADC0F" wp14:editId="6B08EA03">
            <wp:extent cx="6315075" cy="615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5075" cy="6153150"/>
                    </a:xfrm>
                    <a:prstGeom prst="rect">
                      <a:avLst/>
                    </a:prstGeom>
                  </pic:spPr>
                </pic:pic>
              </a:graphicData>
            </a:graphic>
          </wp:inline>
        </w:drawing>
      </w:r>
    </w:p>
    <w:p w14:paraId="7CCB2783" w14:textId="2899D4F3" w:rsidR="00F55EF6" w:rsidRDefault="00F55EF6" w:rsidP="00F55EF6">
      <w:pPr>
        <w:pStyle w:val="Caption"/>
        <w:rPr>
          <w:rFonts w:ascii="Verdana" w:hAnsi="Verdana" w:cs="Arial"/>
          <w:sz w:val="24"/>
          <w:szCs w:val="24"/>
        </w:rPr>
      </w:pPr>
      <w:r>
        <w:t xml:space="preserve">Figure </w:t>
      </w:r>
      <w:fldSimple w:instr=" SEQ Figure \* ARABIC ">
        <w:r w:rsidR="004A2D4C">
          <w:rPr>
            <w:noProof/>
          </w:rPr>
          <w:t>17</w:t>
        </w:r>
      </w:fldSimple>
      <w:r>
        <w:t xml:space="preserve"> </w:t>
      </w:r>
      <w:r w:rsidRPr="00921C91">
        <w:t>http://www.hl7.org/fhir/explanationofbenefit.html</w:t>
      </w:r>
      <w:r w:rsidR="00F81ACE">
        <w:t xml:space="preserve"> - Part 5</w:t>
      </w:r>
    </w:p>
    <w:p w14:paraId="6A86252D" w14:textId="7984E042" w:rsidR="00F55EF6" w:rsidRDefault="00F81ACE" w:rsidP="00F81ACE">
      <w:pPr>
        <w:pStyle w:val="BodyText"/>
        <w:keepNext/>
      </w:pPr>
      <w:r>
        <w:rPr>
          <w:noProof/>
          <w:lang w:eastAsia="en-US"/>
        </w:rPr>
        <w:lastRenderedPageBreak/>
        <w:drawing>
          <wp:inline distT="0" distB="0" distL="0" distR="0" wp14:anchorId="799C4BD2" wp14:editId="7C159D43">
            <wp:extent cx="6315075" cy="2371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15075" cy="2371725"/>
                    </a:xfrm>
                    <a:prstGeom prst="rect">
                      <a:avLst/>
                    </a:prstGeom>
                  </pic:spPr>
                </pic:pic>
              </a:graphicData>
            </a:graphic>
          </wp:inline>
        </w:drawing>
      </w:r>
    </w:p>
    <w:p w14:paraId="2C2E357A" w14:textId="1D6E7AE7" w:rsidR="00F55EF6" w:rsidRDefault="00F55EF6" w:rsidP="00F55EF6">
      <w:pPr>
        <w:pStyle w:val="Caption"/>
        <w:rPr>
          <w:rFonts w:ascii="Verdana" w:hAnsi="Verdana" w:cs="Arial"/>
          <w:sz w:val="24"/>
          <w:szCs w:val="24"/>
        </w:rPr>
      </w:pPr>
      <w:r>
        <w:t xml:space="preserve">Figure </w:t>
      </w:r>
      <w:fldSimple w:instr=" SEQ Figure \* ARABIC ">
        <w:r w:rsidR="004A2D4C">
          <w:rPr>
            <w:noProof/>
          </w:rPr>
          <w:t>18</w:t>
        </w:r>
      </w:fldSimple>
      <w:r>
        <w:t xml:space="preserve"> </w:t>
      </w:r>
      <w:r w:rsidRPr="007F3CB6">
        <w:t>http://www.hl7.org/fhir/explanationofbenefit.html</w:t>
      </w:r>
      <w:r w:rsidR="00F81ACE">
        <w:t xml:space="preserve"> - Part 6</w:t>
      </w:r>
    </w:p>
    <w:p w14:paraId="22702D40" w14:textId="77777777" w:rsidR="00F55EF6" w:rsidRDefault="00F55EF6" w:rsidP="00F55EF6">
      <w:pPr>
        <w:pStyle w:val="BodyText"/>
        <w:ind w:left="1800"/>
        <w:rPr>
          <w:rFonts w:ascii="Verdana" w:hAnsi="Verdana" w:cs="Arial"/>
          <w:sz w:val="24"/>
          <w:szCs w:val="24"/>
          <w:lang w:eastAsia="en-US"/>
        </w:rPr>
      </w:pPr>
    </w:p>
    <w:p w14:paraId="02F7FA3D" w14:textId="4B243C58" w:rsidR="00E50622" w:rsidRDefault="00E50622" w:rsidP="00F81ACE">
      <w:pPr>
        <w:pStyle w:val="Heading4"/>
        <w:keepNext/>
      </w:pPr>
      <w:r>
        <w:t>Flag</w:t>
      </w:r>
    </w:p>
    <w:p w14:paraId="733A8E8E" w14:textId="77777777" w:rsidR="00A55814" w:rsidRDefault="00A55814" w:rsidP="00F81ACE">
      <w:pPr>
        <w:pStyle w:val="BodyText"/>
        <w:keepNext/>
      </w:pPr>
      <w:r>
        <w:rPr>
          <w:noProof/>
          <w:lang w:eastAsia="en-US"/>
        </w:rPr>
        <w:drawing>
          <wp:inline distT="0" distB="0" distL="0" distR="0" wp14:anchorId="28545D4C" wp14:editId="478C04F3">
            <wp:extent cx="6324600" cy="2247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4600" cy="2247900"/>
                    </a:xfrm>
                    <a:prstGeom prst="rect">
                      <a:avLst/>
                    </a:prstGeom>
                  </pic:spPr>
                </pic:pic>
              </a:graphicData>
            </a:graphic>
          </wp:inline>
        </w:drawing>
      </w:r>
    </w:p>
    <w:p w14:paraId="482BCD0A" w14:textId="44787676" w:rsidR="00A55814" w:rsidRDefault="00A55814" w:rsidP="00A55814">
      <w:pPr>
        <w:pStyle w:val="Caption"/>
        <w:rPr>
          <w:rFonts w:ascii="Verdana" w:hAnsi="Verdana" w:cs="Arial"/>
          <w:sz w:val="24"/>
          <w:szCs w:val="24"/>
        </w:rPr>
      </w:pPr>
      <w:r>
        <w:t xml:space="preserve">Figure </w:t>
      </w:r>
      <w:fldSimple w:instr=" SEQ Figure \* ARABIC ">
        <w:r w:rsidR="004A2D4C">
          <w:rPr>
            <w:noProof/>
          </w:rPr>
          <w:t>19</w:t>
        </w:r>
      </w:fldSimple>
      <w:r>
        <w:t xml:space="preserve"> </w:t>
      </w:r>
      <w:r w:rsidRPr="00B0162E">
        <w:t>http://www.hl7.org/fhir/flag.html</w:t>
      </w:r>
    </w:p>
    <w:p w14:paraId="7E4798B3" w14:textId="65E3A40E" w:rsidR="00E50622" w:rsidRDefault="00E50622" w:rsidP="00F81ACE">
      <w:pPr>
        <w:pStyle w:val="Heading4"/>
        <w:keepNext/>
      </w:pPr>
      <w:proofErr w:type="spellStart"/>
      <w:r>
        <w:lastRenderedPageBreak/>
        <w:t>HealthcareService</w:t>
      </w:r>
      <w:proofErr w:type="spellEnd"/>
    </w:p>
    <w:p w14:paraId="6903B785" w14:textId="77777777" w:rsidR="00A55814" w:rsidRDefault="00A55814" w:rsidP="00F81ACE">
      <w:pPr>
        <w:pStyle w:val="BodyText"/>
        <w:keepNext/>
      </w:pPr>
      <w:r>
        <w:rPr>
          <w:noProof/>
          <w:lang w:eastAsia="en-US"/>
        </w:rPr>
        <w:drawing>
          <wp:inline distT="0" distB="0" distL="0" distR="0" wp14:anchorId="459820CA" wp14:editId="782EC284">
            <wp:extent cx="6343650" cy="56864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3650" cy="5686425"/>
                    </a:xfrm>
                    <a:prstGeom prst="rect">
                      <a:avLst/>
                    </a:prstGeom>
                  </pic:spPr>
                </pic:pic>
              </a:graphicData>
            </a:graphic>
          </wp:inline>
        </w:drawing>
      </w:r>
    </w:p>
    <w:p w14:paraId="691999BB" w14:textId="625AD28E" w:rsidR="00A55814" w:rsidRDefault="00A55814" w:rsidP="00A55814">
      <w:pPr>
        <w:pStyle w:val="Caption"/>
        <w:rPr>
          <w:rFonts w:ascii="Verdana" w:hAnsi="Verdana" w:cs="Arial"/>
          <w:sz w:val="24"/>
          <w:szCs w:val="24"/>
        </w:rPr>
      </w:pPr>
      <w:r>
        <w:t xml:space="preserve">Figure </w:t>
      </w:r>
      <w:fldSimple w:instr=" SEQ Figure \* ARABIC ">
        <w:r w:rsidR="004A2D4C">
          <w:rPr>
            <w:noProof/>
          </w:rPr>
          <w:t>20</w:t>
        </w:r>
      </w:fldSimple>
      <w:r>
        <w:t xml:space="preserve"> </w:t>
      </w:r>
      <w:r w:rsidRPr="00BB7C39">
        <w:t>http://www.hl7.org/fhir/healthcareservice.html</w:t>
      </w:r>
    </w:p>
    <w:p w14:paraId="1BBA011F" w14:textId="4C8B5421" w:rsidR="00E50622" w:rsidRDefault="00E50622" w:rsidP="00F81ACE">
      <w:pPr>
        <w:pStyle w:val="Heading4"/>
        <w:keepNext/>
      </w:pPr>
      <w:r>
        <w:lastRenderedPageBreak/>
        <w:t>Location</w:t>
      </w:r>
    </w:p>
    <w:p w14:paraId="047464A3" w14:textId="77777777" w:rsidR="00A55814" w:rsidRDefault="00A55814" w:rsidP="00F81ACE">
      <w:pPr>
        <w:pStyle w:val="BodyText"/>
        <w:keepNext/>
      </w:pPr>
      <w:r>
        <w:rPr>
          <w:noProof/>
          <w:lang w:eastAsia="en-US"/>
        </w:rPr>
        <w:drawing>
          <wp:inline distT="0" distB="0" distL="0" distR="0" wp14:anchorId="3A188B06" wp14:editId="5A9A302E">
            <wp:extent cx="6238875" cy="43338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38875" cy="4333875"/>
                    </a:xfrm>
                    <a:prstGeom prst="rect">
                      <a:avLst/>
                    </a:prstGeom>
                  </pic:spPr>
                </pic:pic>
              </a:graphicData>
            </a:graphic>
          </wp:inline>
        </w:drawing>
      </w:r>
    </w:p>
    <w:p w14:paraId="18275BAB" w14:textId="3E2AC41B" w:rsidR="00A55814" w:rsidRDefault="00A55814" w:rsidP="00A55814">
      <w:pPr>
        <w:pStyle w:val="Caption"/>
        <w:rPr>
          <w:rFonts w:ascii="Verdana" w:hAnsi="Verdana" w:cs="Arial"/>
          <w:sz w:val="24"/>
          <w:szCs w:val="24"/>
        </w:rPr>
      </w:pPr>
      <w:r>
        <w:t xml:space="preserve">Figure </w:t>
      </w:r>
      <w:fldSimple w:instr=" SEQ Figure \* ARABIC ">
        <w:r w:rsidR="004A2D4C">
          <w:rPr>
            <w:noProof/>
          </w:rPr>
          <w:t>21</w:t>
        </w:r>
      </w:fldSimple>
      <w:r>
        <w:t xml:space="preserve"> </w:t>
      </w:r>
      <w:r w:rsidRPr="00165329">
        <w:t>http://www.hl7.org/fhir/location.html</w:t>
      </w:r>
    </w:p>
    <w:p w14:paraId="49C9B0A4" w14:textId="689B589A" w:rsidR="00E50622" w:rsidRDefault="00E50622" w:rsidP="00F81ACE">
      <w:pPr>
        <w:pStyle w:val="Heading4"/>
        <w:keepNext/>
      </w:pPr>
      <w:proofErr w:type="spellStart"/>
      <w:r>
        <w:lastRenderedPageBreak/>
        <w:t>Medication</w:t>
      </w:r>
      <w:r w:rsidR="00A55814">
        <w:t>Request</w:t>
      </w:r>
      <w:proofErr w:type="spellEnd"/>
    </w:p>
    <w:p w14:paraId="58466E39" w14:textId="77777777" w:rsidR="00A55814" w:rsidRDefault="00A55814" w:rsidP="00F81ACE">
      <w:pPr>
        <w:pStyle w:val="BodyText"/>
        <w:keepNext/>
      </w:pPr>
      <w:r>
        <w:rPr>
          <w:noProof/>
          <w:lang w:eastAsia="en-US"/>
        </w:rPr>
        <w:drawing>
          <wp:inline distT="0" distB="0" distL="0" distR="0" wp14:anchorId="7F53D370" wp14:editId="4DE35DC2">
            <wp:extent cx="6267450" cy="5324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7450" cy="5324475"/>
                    </a:xfrm>
                    <a:prstGeom prst="rect">
                      <a:avLst/>
                    </a:prstGeom>
                  </pic:spPr>
                </pic:pic>
              </a:graphicData>
            </a:graphic>
          </wp:inline>
        </w:drawing>
      </w:r>
    </w:p>
    <w:p w14:paraId="7859A99C" w14:textId="40F4B5AA" w:rsidR="00A55814" w:rsidRDefault="00A55814" w:rsidP="00A55814">
      <w:pPr>
        <w:pStyle w:val="Caption"/>
        <w:rPr>
          <w:rFonts w:ascii="Verdana" w:hAnsi="Verdana" w:cs="Arial"/>
          <w:sz w:val="24"/>
          <w:szCs w:val="24"/>
        </w:rPr>
      </w:pPr>
      <w:r>
        <w:t xml:space="preserve">Figure </w:t>
      </w:r>
      <w:fldSimple w:instr=" SEQ Figure \* ARABIC ">
        <w:r w:rsidR="004A2D4C">
          <w:rPr>
            <w:noProof/>
          </w:rPr>
          <w:t>22</w:t>
        </w:r>
      </w:fldSimple>
      <w:r>
        <w:t xml:space="preserve"> </w:t>
      </w:r>
      <w:r w:rsidRPr="00824177">
        <w:t>http://www.hl7.org/fhir/medicationrequest.html</w:t>
      </w:r>
      <w:r w:rsidR="00F81ACE">
        <w:t xml:space="preserve"> - Part 1</w:t>
      </w:r>
    </w:p>
    <w:p w14:paraId="60477EF9" w14:textId="77777777" w:rsidR="00A55814" w:rsidRDefault="00A55814" w:rsidP="00F81ACE">
      <w:pPr>
        <w:pStyle w:val="BodyText"/>
        <w:keepNext/>
      </w:pPr>
      <w:r>
        <w:rPr>
          <w:noProof/>
          <w:lang w:eastAsia="en-US"/>
        </w:rPr>
        <w:lastRenderedPageBreak/>
        <w:drawing>
          <wp:inline distT="0" distB="0" distL="0" distR="0" wp14:anchorId="63D0966B" wp14:editId="54277264">
            <wp:extent cx="6324600"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24600" cy="1714500"/>
                    </a:xfrm>
                    <a:prstGeom prst="rect">
                      <a:avLst/>
                    </a:prstGeom>
                  </pic:spPr>
                </pic:pic>
              </a:graphicData>
            </a:graphic>
          </wp:inline>
        </w:drawing>
      </w:r>
    </w:p>
    <w:p w14:paraId="6B89E19F" w14:textId="5C4C34E3" w:rsidR="00A55814" w:rsidRPr="005559F3" w:rsidRDefault="00A55814" w:rsidP="00A55814">
      <w:pPr>
        <w:pStyle w:val="Caption"/>
        <w:rPr>
          <w:rFonts w:ascii="Verdana" w:hAnsi="Verdana" w:cs="Arial"/>
          <w:sz w:val="24"/>
          <w:szCs w:val="24"/>
        </w:rPr>
      </w:pPr>
      <w:r>
        <w:t xml:space="preserve">Figure </w:t>
      </w:r>
      <w:fldSimple w:instr=" SEQ Figure \* ARABIC ">
        <w:r w:rsidR="004A2D4C">
          <w:rPr>
            <w:noProof/>
          </w:rPr>
          <w:t>23</w:t>
        </w:r>
      </w:fldSimple>
      <w:r>
        <w:t xml:space="preserve"> </w:t>
      </w:r>
      <w:r w:rsidRPr="007B7C50">
        <w:t>http://www.hl7.org/fhir/medicationrequest.html</w:t>
      </w:r>
      <w:r w:rsidR="00F81ACE">
        <w:t xml:space="preserve"> - Part 2</w:t>
      </w:r>
    </w:p>
    <w:p w14:paraId="598A6E20" w14:textId="1594822E" w:rsidR="00E50622" w:rsidRDefault="00E50622" w:rsidP="00F81ACE">
      <w:pPr>
        <w:pStyle w:val="Heading4"/>
        <w:keepNext/>
      </w:pPr>
      <w:r w:rsidRPr="005559F3">
        <w:t>Organization</w:t>
      </w:r>
    </w:p>
    <w:p w14:paraId="2D8CF72F" w14:textId="77777777" w:rsidR="00A55814" w:rsidRDefault="00A55814" w:rsidP="00F81ACE">
      <w:pPr>
        <w:pStyle w:val="BodyText"/>
        <w:keepNext/>
      </w:pPr>
      <w:r>
        <w:rPr>
          <w:noProof/>
          <w:lang w:eastAsia="en-US"/>
        </w:rPr>
        <w:drawing>
          <wp:inline distT="0" distB="0" distL="0" distR="0" wp14:anchorId="571AD09F" wp14:editId="3AC2592D">
            <wp:extent cx="6267450" cy="3343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67450" cy="3343275"/>
                    </a:xfrm>
                    <a:prstGeom prst="rect">
                      <a:avLst/>
                    </a:prstGeom>
                  </pic:spPr>
                </pic:pic>
              </a:graphicData>
            </a:graphic>
          </wp:inline>
        </w:drawing>
      </w:r>
    </w:p>
    <w:p w14:paraId="7D52DAE0" w14:textId="68B6DF94" w:rsidR="00A55814" w:rsidRDefault="00A55814" w:rsidP="00A55814">
      <w:pPr>
        <w:pStyle w:val="Caption"/>
        <w:rPr>
          <w:rFonts w:ascii="Verdana" w:hAnsi="Verdana" w:cs="Arial"/>
          <w:sz w:val="24"/>
          <w:szCs w:val="24"/>
        </w:rPr>
      </w:pPr>
      <w:r>
        <w:t xml:space="preserve">Figure </w:t>
      </w:r>
      <w:fldSimple w:instr=" SEQ Figure \* ARABIC ">
        <w:r w:rsidR="004A2D4C">
          <w:rPr>
            <w:noProof/>
          </w:rPr>
          <w:t>24</w:t>
        </w:r>
      </w:fldSimple>
      <w:r>
        <w:t xml:space="preserve"> </w:t>
      </w:r>
      <w:r w:rsidRPr="00E1402C">
        <w:t>http://www.hl7.org/fhir/organization.html</w:t>
      </w:r>
    </w:p>
    <w:p w14:paraId="38CDCA57" w14:textId="77777777" w:rsidR="00A55814" w:rsidRPr="005559F3" w:rsidRDefault="00A55814" w:rsidP="00A55814">
      <w:pPr>
        <w:pStyle w:val="BodyText"/>
        <w:ind w:left="1800"/>
        <w:rPr>
          <w:rFonts w:ascii="Verdana" w:hAnsi="Verdana" w:cs="Arial"/>
          <w:sz w:val="24"/>
          <w:szCs w:val="24"/>
          <w:lang w:eastAsia="en-US"/>
        </w:rPr>
      </w:pPr>
    </w:p>
    <w:p w14:paraId="2EAFA6B4" w14:textId="7871F35C" w:rsidR="00E50622" w:rsidRDefault="00E50622" w:rsidP="00F81ACE">
      <w:pPr>
        <w:pStyle w:val="Heading4"/>
        <w:keepNext/>
      </w:pPr>
      <w:r w:rsidRPr="005559F3">
        <w:lastRenderedPageBreak/>
        <w:t>Patient</w:t>
      </w:r>
    </w:p>
    <w:p w14:paraId="7145DA4B" w14:textId="77777777" w:rsidR="00E8705C" w:rsidRDefault="00E8705C" w:rsidP="00F81ACE">
      <w:pPr>
        <w:pStyle w:val="BodyText"/>
        <w:keepNext/>
      </w:pPr>
      <w:r>
        <w:rPr>
          <w:noProof/>
          <w:lang w:eastAsia="en-US"/>
        </w:rPr>
        <w:drawing>
          <wp:inline distT="0" distB="0" distL="0" distR="0" wp14:anchorId="6906E5CC" wp14:editId="48AAA843">
            <wp:extent cx="6324600" cy="5553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4600" cy="5553075"/>
                    </a:xfrm>
                    <a:prstGeom prst="rect">
                      <a:avLst/>
                    </a:prstGeom>
                  </pic:spPr>
                </pic:pic>
              </a:graphicData>
            </a:graphic>
          </wp:inline>
        </w:drawing>
      </w:r>
    </w:p>
    <w:p w14:paraId="46921AAA" w14:textId="36E7C858" w:rsidR="00E8705C" w:rsidRDefault="00E8705C" w:rsidP="00E8705C">
      <w:pPr>
        <w:pStyle w:val="Caption"/>
        <w:rPr>
          <w:rFonts w:ascii="Verdana" w:hAnsi="Verdana" w:cs="Arial"/>
          <w:sz w:val="24"/>
          <w:szCs w:val="24"/>
        </w:rPr>
      </w:pPr>
      <w:r>
        <w:t xml:space="preserve">Figure </w:t>
      </w:r>
      <w:fldSimple w:instr=" SEQ Figure \* ARABIC ">
        <w:r w:rsidR="004A2D4C">
          <w:rPr>
            <w:noProof/>
          </w:rPr>
          <w:t>25</w:t>
        </w:r>
      </w:fldSimple>
      <w:r>
        <w:t xml:space="preserve"> </w:t>
      </w:r>
      <w:r w:rsidRPr="00912A61">
        <w:t>http://www.hl7.org/fhir/patient.html</w:t>
      </w:r>
      <w:r w:rsidR="00F81ACE">
        <w:t xml:space="preserve"> - Part 1</w:t>
      </w:r>
    </w:p>
    <w:p w14:paraId="569C0274" w14:textId="77777777" w:rsidR="00E8705C" w:rsidRDefault="00E8705C" w:rsidP="00F81ACE">
      <w:pPr>
        <w:pStyle w:val="BodyText"/>
        <w:keepNext/>
      </w:pPr>
      <w:r>
        <w:rPr>
          <w:noProof/>
          <w:lang w:eastAsia="en-US"/>
        </w:rPr>
        <w:lastRenderedPageBreak/>
        <w:drawing>
          <wp:inline distT="0" distB="0" distL="0" distR="0" wp14:anchorId="51186094" wp14:editId="2F3DECC7">
            <wp:extent cx="6257925" cy="1971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57925" cy="1971675"/>
                    </a:xfrm>
                    <a:prstGeom prst="rect">
                      <a:avLst/>
                    </a:prstGeom>
                  </pic:spPr>
                </pic:pic>
              </a:graphicData>
            </a:graphic>
          </wp:inline>
        </w:drawing>
      </w:r>
    </w:p>
    <w:p w14:paraId="0E6022AB" w14:textId="3AD6EF64" w:rsidR="00E8705C" w:rsidRDefault="00E8705C" w:rsidP="00E8705C">
      <w:pPr>
        <w:pStyle w:val="Caption"/>
        <w:rPr>
          <w:rFonts w:ascii="Verdana" w:hAnsi="Verdana" w:cs="Arial"/>
          <w:sz w:val="24"/>
          <w:szCs w:val="24"/>
        </w:rPr>
      </w:pPr>
      <w:r>
        <w:t xml:space="preserve">Figure </w:t>
      </w:r>
      <w:fldSimple w:instr=" SEQ Figure \* ARABIC ">
        <w:r w:rsidR="004A2D4C">
          <w:rPr>
            <w:noProof/>
          </w:rPr>
          <w:t>26</w:t>
        </w:r>
      </w:fldSimple>
      <w:r>
        <w:t xml:space="preserve"> </w:t>
      </w:r>
      <w:r w:rsidRPr="00BD444A">
        <w:t>http://www.hl7.org/fhir/patient.html</w:t>
      </w:r>
      <w:r w:rsidR="00F81ACE">
        <w:t xml:space="preserve"> - Part 2</w:t>
      </w:r>
    </w:p>
    <w:p w14:paraId="239B2281" w14:textId="0D32FCEC" w:rsidR="00E50622" w:rsidRDefault="00E50622" w:rsidP="00F81ACE">
      <w:pPr>
        <w:pStyle w:val="Heading4"/>
        <w:keepNext/>
      </w:pPr>
      <w:proofErr w:type="spellStart"/>
      <w:r>
        <w:lastRenderedPageBreak/>
        <w:t>PaymentReconciliation</w:t>
      </w:r>
      <w:proofErr w:type="spellEnd"/>
    </w:p>
    <w:p w14:paraId="10CF1865" w14:textId="77777777" w:rsidR="00CB36FF" w:rsidRDefault="00CB36FF" w:rsidP="00F81ACE">
      <w:pPr>
        <w:pStyle w:val="BodyText"/>
        <w:keepNext/>
      </w:pPr>
      <w:r>
        <w:rPr>
          <w:noProof/>
          <w:lang w:eastAsia="en-US"/>
        </w:rPr>
        <w:drawing>
          <wp:inline distT="0" distB="0" distL="0" distR="0" wp14:anchorId="5696E0C3" wp14:editId="75397898">
            <wp:extent cx="6305550" cy="4543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5550" cy="4543425"/>
                    </a:xfrm>
                    <a:prstGeom prst="rect">
                      <a:avLst/>
                    </a:prstGeom>
                  </pic:spPr>
                </pic:pic>
              </a:graphicData>
            </a:graphic>
          </wp:inline>
        </w:drawing>
      </w:r>
    </w:p>
    <w:p w14:paraId="781DA680" w14:textId="7AC342B0" w:rsidR="00CB36FF" w:rsidRPr="005559F3" w:rsidRDefault="00CB36FF" w:rsidP="00CB36FF">
      <w:pPr>
        <w:pStyle w:val="Caption"/>
        <w:rPr>
          <w:rFonts w:ascii="Verdana" w:hAnsi="Verdana" w:cs="Arial"/>
          <w:sz w:val="24"/>
          <w:szCs w:val="24"/>
        </w:rPr>
      </w:pPr>
      <w:r>
        <w:t xml:space="preserve">Figure </w:t>
      </w:r>
      <w:fldSimple w:instr=" SEQ Figure \* ARABIC ">
        <w:r w:rsidR="004A2D4C">
          <w:rPr>
            <w:noProof/>
          </w:rPr>
          <w:t>27</w:t>
        </w:r>
      </w:fldSimple>
      <w:r>
        <w:t xml:space="preserve"> </w:t>
      </w:r>
      <w:r w:rsidRPr="003342C9">
        <w:t>http://www.hl7.org/fhir/paymentreconciliation.html</w:t>
      </w:r>
    </w:p>
    <w:p w14:paraId="118783E9" w14:textId="2658AD94" w:rsidR="00E50622" w:rsidRDefault="00E50622" w:rsidP="00F81ACE">
      <w:pPr>
        <w:pStyle w:val="Heading4"/>
        <w:keepNext/>
      </w:pPr>
      <w:r w:rsidRPr="005559F3">
        <w:lastRenderedPageBreak/>
        <w:t>Practitioner</w:t>
      </w:r>
    </w:p>
    <w:p w14:paraId="285C2121" w14:textId="77777777" w:rsidR="00CB36FF" w:rsidRDefault="00CB36FF" w:rsidP="00F81ACE">
      <w:pPr>
        <w:pStyle w:val="BodyText"/>
        <w:keepNext/>
      </w:pPr>
      <w:r>
        <w:rPr>
          <w:noProof/>
          <w:lang w:eastAsia="en-US"/>
        </w:rPr>
        <w:drawing>
          <wp:inline distT="0" distB="0" distL="0" distR="0" wp14:anchorId="65A399FF" wp14:editId="5057C70B">
            <wp:extent cx="6276975" cy="3343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76975" cy="3343275"/>
                    </a:xfrm>
                    <a:prstGeom prst="rect">
                      <a:avLst/>
                    </a:prstGeom>
                  </pic:spPr>
                </pic:pic>
              </a:graphicData>
            </a:graphic>
          </wp:inline>
        </w:drawing>
      </w:r>
    </w:p>
    <w:p w14:paraId="3307C40F" w14:textId="725D4A5C" w:rsidR="00CB36FF" w:rsidRDefault="00CB36FF" w:rsidP="00CB36FF">
      <w:pPr>
        <w:pStyle w:val="Caption"/>
        <w:rPr>
          <w:rFonts w:ascii="Verdana" w:hAnsi="Verdana" w:cs="Arial"/>
          <w:sz w:val="24"/>
          <w:szCs w:val="24"/>
        </w:rPr>
      </w:pPr>
      <w:r>
        <w:t xml:space="preserve">Figure </w:t>
      </w:r>
      <w:fldSimple w:instr=" SEQ Figure \* ARABIC ">
        <w:r w:rsidR="004A2D4C">
          <w:rPr>
            <w:noProof/>
          </w:rPr>
          <w:t>28</w:t>
        </w:r>
      </w:fldSimple>
      <w:r>
        <w:t xml:space="preserve"> </w:t>
      </w:r>
      <w:r w:rsidRPr="00B00F31">
        <w:t>http://www.hl7.org/fhir/practitioner.html</w:t>
      </w:r>
    </w:p>
    <w:p w14:paraId="16DC3B58" w14:textId="708660C8" w:rsidR="00E50622" w:rsidRDefault="00E50622" w:rsidP="00F81ACE">
      <w:pPr>
        <w:pStyle w:val="Heading4"/>
        <w:keepNext/>
      </w:pPr>
      <w:r>
        <w:lastRenderedPageBreak/>
        <w:t>Procedure</w:t>
      </w:r>
    </w:p>
    <w:p w14:paraId="7B9B8AC1" w14:textId="77777777" w:rsidR="00CB36FF" w:rsidRDefault="00CB36FF" w:rsidP="00F81ACE">
      <w:pPr>
        <w:pStyle w:val="BodyText"/>
        <w:keepNext/>
      </w:pPr>
      <w:r>
        <w:rPr>
          <w:noProof/>
          <w:lang w:eastAsia="en-US"/>
        </w:rPr>
        <w:drawing>
          <wp:inline distT="0" distB="0" distL="0" distR="0" wp14:anchorId="7C123ABD" wp14:editId="626461F0">
            <wp:extent cx="5619750" cy="6086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9750" cy="6086475"/>
                    </a:xfrm>
                    <a:prstGeom prst="rect">
                      <a:avLst/>
                    </a:prstGeom>
                  </pic:spPr>
                </pic:pic>
              </a:graphicData>
            </a:graphic>
          </wp:inline>
        </w:drawing>
      </w:r>
    </w:p>
    <w:p w14:paraId="748345E2" w14:textId="4B68301B" w:rsidR="00CB36FF" w:rsidRDefault="00CB36FF" w:rsidP="00F81ACE">
      <w:pPr>
        <w:pStyle w:val="Caption"/>
        <w:rPr>
          <w:rFonts w:ascii="Verdana" w:hAnsi="Verdana" w:cs="Arial"/>
          <w:sz w:val="24"/>
          <w:szCs w:val="24"/>
        </w:rPr>
      </w:pPr>
      <w:r>
        <w:t xml:space="preserve">Figure </w:t>
      </w:r>
      <w:fldSimple w:instr=" SEQ Figure \* ARABIC ">
        <w:r w:rsidR="004A2D4C">
          <w:rPr>
            <w:noProof/>
          </w:rPr>
          <w:t>29</w:t>
        </w:r>
      </w:fldSimple>
      <w:r>
        <w:t xml:space="preserve"> </w:t>
      </w:r>
      <w:r w:rsidRPr="00870411">
        <w:t>http://www.hl7.org/fhir/procedure.html</w:t>
      </w:r>
    </w:p>
    <w:p w14:paraId="19DD4D34" w14:textId="0F198435" w:rsidR="00E50622" w:rsidRDefault="00E50622" w:rsidP="00F81ACE">
      <w:pPr>
        <w:pStyle w:val="Heading4"/>
        <w:keepNext/>
      </w:pPr>
      <w:proofErr w:type="spellStart"/>
      <w:r>
        <w:lastRenderedPageBreak/>
        <w:t>ReferralRequest</w:t>
      </w:r>
      <w:proofErr w:type="spellEnd"/>
    </w:p>
    <w:p w14:paraId="03B36D20" w14:textId="77777777" w:rsidR="00CB36FF" w:rsidRDefault="00CB36FF" w:rsidP="00F81ACE">
      <w:pPr>
        <w:pStyle w:val="BodyText"/>
        <w:keepNext/>
      </w:pPr>
      <w:r>
        <w:rPr>
          <w:noProof/>
          <w:lang w:eastAsia="en-US"/>
        </w:rPr>
        <w:drawing>
          <wp:inline distT="0" distB="0" distL="0" distR="0" wp14:anchorId="47744A92" wp14:editId="535D9E60">
            <wp:extent cx="6334125" cy="5924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34125" cy="5924550"/>
                    </a:xfrm>
                    <a:prstGeom prst="rect">
                      <a:avLst/>
                    </a:prstGeom>
                  </pic:spPr>
                </pic:pic>
              </a:graphicData>
            </a:graphic>
          </wp:inline>
        </w:drawing>
      </w:r>
    </w:p>
    <w:p w14:paraId="60F19894" w14:textId="3CD1D15A" w:rsidR="00CB36FF" w:rsidRPr="005559F3" w:rsidRDefault="00CB36FF" w:rsidP="00CB36FF">
      <w:pPr>
        <w:pStyle w:val="Caption"/>
        <w:rPr>
          <w:rFonts w:ascii="Verdana" w:hAnsi="Verdana" w:cs="Arial"/>
          <w:sz w:val="24"/>
          <w:szCs w:val="24"/>
        </w:rPr>
      </w:pPr>
      <w:r>
        <w:t xml:space="preserve">Figure </w:t>
      </w:r>
      <w:fldSimple w:instr=" SEQ Figure \* ARABIC ">
        <w:r w:rsidR="004A2D4C">
          <w:rPr>
            <w:noProof/>
          </w:rPr>
          <w:t>30</w:t>
        </w:r>
      </w:fldSimple>
      <w:r>
        <w:t xml:space="preserve"> </w:t>
      </w:r>
      <w:r w:rsidRPr="009C1F01">
        <w:t>http://www.hl7.org/fhir/referralrequest.html</w:t>
      </w:r>
    </w:p>
    <w:p w14:paraId="78D99456" w14:textId="15D3DAF1" w:rsidR="00E50622" w:rsidRPr="00CB36FF" w:rsidRDefault="00E50622" w:rsidP="00C70006">
      <w:pPr>
        <w:pStyle w:val="Heading4"/>
        <w:keepNext/>
      </w:pPr>
      <w:proofErr w:type="spellStart"/>
      <w:r w:rsidRPr="005559F3">
        <w:lastRenderedPageBreak/>
        <w:t>RelatedPerson</w:t>
      </w:r>
      <w:proofErr w:type="spellEnd"/>
    </w:p>
    <w:p w14:paraId="638EE159" w14:textId="77777777" w:rsidR="00CB36FF" w:rsidRDefault="00CB36FF" w:rsidP="00F81ACE">
      <w:pPr>
        <w:pStyle w:val="BodyText"/>
        <w:keepNext/>
      </w:pPr>
      <w:r>
        <w:rPr>
          <w:noProof/>
          <w:lang w:eastAsia="en-US"/>
        </w:rPr>
        <w:drawing>
          <wp:inline distT="0" distB="0" distL="0" distR="0" wp14:anchorId="55C12DBB" wp14:editId="6F044A14">
            <wp:extent cx="6286500" cy="2505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86500" cy="2505075"/>
                    </a:xfrm>
                    <a:prstGeom prst="rect">
                      <a:avLst/>
                    </a:prstGeom>
                  </pic:spPr>
                </pic:pic>
              </a:graphicData>
            </a:graphic>
          </wp:inline>
        </w:drawing>
      </w:r>
    </w:p>
    <w:p w14:paraId="7B8305DF" w14:textId="3EBE0D8D" w:rsidR="00CB36FF" w:rsidRPr="00E50622" w:rsidRDefault="00CB36FF" w:rsidP="00CB36FF">
      <w:pPr>
        <w:pStyle w:val="Caption"/>
        <w:rPr>
          <w:rFonts w:ascii="Verdana" w:hAnsi="Verdana"/>
          <w:sz w:val="24"/>
          <w:szCs w:val="24"/>
        </w:rPr>
      </w:pPr>
      <w:r>
        <w:t xml:space="preserve">Figure </w:t>
      </w:r>
      <w:fldSimple w:instr=" SEQ Figure \* ARABIC ">
        <w:r w:rsidR="004A2D4C">
          <w:rPr>
            <w:noProof/>
          </w:rPr>
          <w:t>31</w:t>
        </w:r>
      </w:fldSimple>
      <w:r>
        <w:t xml:space="preserve"> </w:t>
      </w:r>
      <w:r w:rsidRPr="00C31F40">
        <w:t>http://www.hl7.org/fhir/relatedperson.html</w:t>
      </w:r>
    </w:p>
    <w:p w14:paraId="7351CEB6" w14:textId="0D1915F1" w:rsidR="00BF59D0" w:rsidRDefault="00E50622" w:rsidP="00C70006">
      <w:pPr>
        <w:pStyle w:val="Heading3"/>
        <w:keepNext/>
      </w:pPr>
      <w:bookmarkStart w:id="153" w:name="_Toc507605137"/>
      <w:r>
        <w:t>837P Transaction Resources</w:t>
      </w:r>
      <w:bookmarkEnd w:id="153"/>
    </w:p>
    <w:p w14:paraId="4FF695E1" w14:textId="1B34B59B" w:rsidR="003B273A" w:rsidRDefault="003B273A" w:rsidP="00C70006">
      <w:pPr>
        <w:pStyle w:val="Heading4"/>
        <w:keepNext/>
      </w:pPr>
      <w:r>
        <w:t>Basic</w:t>
      </w:r>
    </w:p>
    <w:p w14:paraId="144CD613" w14:textId="77777777" w:rsidR="009F3825" w:rsidRDefault="009F3825" w:rsidP="00C70006">
      <w:pPr>
        <w:pStyle w:val="BodyText"/>
        <w:keepNext/>
      </w:pPr>
      <w:r>
        <w:rPr>
          <w:noProof/>
          <w:lang w:eastAsia="en-US"/>
        </w:rPr>
        <w:drawing>
          <wp:inline distT="0" distB="0" distL="0" distR="0" wp14:anchorId="781BE7EF" wp14:editId="619DBCF6">
            <wp:extent cx="6296025" cy="1657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96025" cy="1657350"/>
                    </a:xfrm>
                    <a:prstGeom prst="rect">
                      <a:avLst/>
                    </a:prstGeom>
                  </pic:spPr>
                </pic:pic>
              </a:graphicData>
            </a:graphic>
          </wp:inline>
        </w:drawing>
      </w:r>
    </w:p>
    <w:p w14:paraId="5027C76F" w14:textId="1C88D297" w:rsidR="0056291B" w:rsidRDefault="009F3825" w:rsidP="009F3825">
      <w:pPr>
        <w:pStyle w:val="Caption"/>
        <w:rPr>
          <w:rFonts w:ascii="Verdana" w:hAnsi="Verdana" w:cs="Arial"/>
          <w:sz w:val="24"/>
          <w:szCs w:val="24"/>
        </w:rPr>
      </w:pPr>
      <w:r>
        <w:t xml:space="preserve">Figure </w:t>
      </w:r>
      <w:fldSimple w:instr=" SEQ Figure \* ARABIC ">
        <w:r w:rsidR="004A2D4C">
          <w:rPr>
            <w:noProof/>
          </w:rPr>
          <w:t>32</w:t>
        </w:r>
      </w:fldSimple>
      <w:r>
        <w:t xml:space="preserve"> </w:t>
      </w:r>
      <w:r w:rsidRPr="005F5FA1">
        <w:t>http://www.hl7.org/fhir/basic.html</w:t>
      </w:r>
    </w:p>
    <w:p w14:paraId="41E0A6F7" w14:textId="0CF992F1" w:rsidR="003B273A" w:rsidRDefault="003B273A" w:rsidP="00C70006">
      <w:pPr>
        <w:pStyle w:val="Heading4"/>
        <w:keepNext/>
      </w:pPr>
      <w:proofErr w:type="gramStart"/>
      <w:r>
        <w:lastRenderedPageBreak/>
        <w:t>Claim</w:t>
      </w:r>
      <w:r w:rsidR="0056291B">
        <w:t xml:space="preserve">  See</w:t>
      </w:r>
      <w:proofErr w:type="gramEnd"/>
      <w:r w:rsidR="0056291B">
        <w:t xml:space="preserve"> above in 837I transaction resources</w:t>
      </w:r>
    </w:p>
    <w:p w14:paraId="62721D7B" w14:textId="1D5B0FC0" w:rsidR="003B273A" w:rsidRDefault="003B273A" w:rsidP="00C70006">
      <w:pPr>
        <w:pStyle w:val="Heading4"/>
        <w:keepNext/>
      </w:pPr>
      <w:proofErr w:type="spellStart"/>
      <w:r>
        <w:t>ClinicalImpression</w:t>
      </w:r>
      <w:proofErr w:type="spellEnd"/>
    </w:p>
    <w:p w14:paraId="5A900E12" w14:textId="77777777" w:rsidR="009F3825" w:rsidRDefault="009F3825" w:rsidP="00C70006">
      <w:pPr>
        <w:pStyle w:val="BodyText"/>
        <w:keepNext/>
      </w:pPr>
      <w:r>
        <w:rPr>
          <w:noProof/>
          <w:lang w:eastAsia="en-US"/>
        </w:rPr>
        <w:drawing>
          <wp:inline distT="0" distB="0" distL="0" distR="0" wp14:anchorId="613C4FDF" wp14:editId="61D10EA1">
            <wp:extent cx="6305550" cy="5362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05550" cy="5362575"/>
                    </a:xfrm>
                    <a:prstGeom prst="rect">
                      <a:avLst/>
                    </a:prstGeom>
                  </pic:spPr>
                </pic:pic>
              </a:graphicData>
            </a:graphic>
          </wp:inline>
        </w:drawing>
      </w:r>
    </w:p>
    <w:p w14:paraId="497804F4" w14:textId="2476B4C6" w:rsidR="0056291B" w:rsidRDefault="009F3825" w:rsidP="009F3825">
      <w:pPr>
        <w:pStyle w:val="Caption"/>
        <w:rPr>
          <w:rFonts w:ascii="Verdana" w:hAnsi="Verdana" w:cs="Arial"/>
          <w:sz w:val="24"/>
          <w:szCs w:val="24"/>
        </w:rPr>
      </w:pPr>
      <w:r>
        <w:t xml:space="preserve">Figure </w:t>
      </w:r>
      <w:fldSimple w:instr=" SEQ Figure \* ARABIC ">
        <w:r w:rsidR="004A2D4C">
          <w:rPr>
            <w:noProof/>
          </w:rPr>
          <w:t>33</w:t>
        </w:r>
      </w:fldSimple>
      <w:r>
        <w:t xml:space="preserve"> </w:t>
      </w:r>
      <w:r w:rsidRPr="00C50F61">
        <w:t>http://www.hl7.org/fhir/clinicalimpression.html</w:t>
      </w:r>
    </w:p>
    <w:p w14:paraId="4EE1EA06" w14:textId="61701AB3" w:rsidR="003B273A" w:rsidRDefault="003B273A" w:rsidP="00C70006">
      <w:pPr>
        <w:pStyle w:val="Heading4"/>
        <w:keepNext/>
      </w:pPr>
      <w:proofErr w:type="spellStart"/>
      <w:r>
        <w:lastRenderedPageBreak/>
        <w:t>CommunicationRequest</w:t>
      </w:r>
      <w:proofErr w:type="spellEnd"/>
    </w:p>
    <w:p w14:paraId="136F36FF" w14:textId="77777777" w:rsidR="009F3825" w:rsidRDefault="009F3825" w:rsidP="00C70006">
      <w:pPr>
        <w:pStyle w:val="BodyText"/>
        <w:keepNext/>
      </w:pPr>
      <w:r>
        <w:rPr>
          <w:noProof/>
          <w:lang w:eastAsia="en-US"/>
        </w:rPr>
        <w:drawing>
          <wp:inline distT="0" distB="0" distL="0" distR="0" wp14:anchorId="5CB2442B" wp14:editId="3DEE18A3">
            <wp:extent cx="6305550" cy="5762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305550" cy="5762625"/>
                    </a:xfrm>
                    <a:prstGeom prst="rect">
                      <a:avLst/>
                    </a:prstGeom>
                  </pic:spPr>
                </pic:pic>
              </a:graphicData>
            </a:graphic>
          </wp:inline>
        </w:drawing>
      </w:r>
    </w:p>
    <w:p w14:paraId="24BD3F76" w14:textId="45A88795" w:rsidR="009F3825" w:rsidRDefault="009F3825" w:rsidP="009F3825">
      <w:pPr>
        <w:pStyle w:val="Caption"/>
        <w:rPr>
          <w:rFonts w:ascii="Verdana" w:hAnsi="Verdana" w:cs="Arial"/>
          <w:sz w:val="24"/>
          <w:szCs w:val="24"/>
        </w:rPr>
      </w:pPr>
      <w:r>
        <w:t xml:space="preserve">Figure </w:t>
      </w:r>
      <w:fldSimple w:instr=" SEQ Figure \* ARABIC ">
        <w:r w:rsidR="004A2D4C">
          <w:rPr>
            <w:noProof/>
          </w:rPr>
          <w:t>34</w:t>
        </w:r>
      </w:fldSimple>
      <w:r>
        <w:t xml:space="preserve"> </w:t>
      </w:r>
      <w:r w:rsidRPr="00E57468">
        <w:t>http://www.hl7.org/fhir/communicationrequest.html</w:t>
      </w:r>
    </w:p>
    <w:p w14:paraId="4BDBC910" w14:textId="344716E2" w:rsidR="003B273A" w:rsidRDefault="003B273A" w:rsidP="002E32D3">
      <w:pPr>
        <w:pStyle w:val="Heading4"/>
        <w:keepNext/>
      </w:pPr>
      <w:r>
        <w:lastRenderedPageBreak/>
        <w:t>Condition</w:t>
      </w:r>
      <w:r w:rsidR="0042504C">
        <w:t xml:space="preserve"> </w:t>
      </w:r>
    </w:p>
    <w:p w14:paraId="6989F00F" w14:textId="0DFE38DB" w:rsidR="002E32D3" w:rsidRPr="002E32D3" w:rsidRDefault="002E32D3" w:rsidP="002E32D3">
      <w:pPr>
        <w:pStyle w:val="BodyText"/>
        <w:rPr>
          <w:rFonts w:ascii="Verdana" w:hAnsi="Verdana"/>
          <w:sz w:val="24"/>
          <w:szCs w:val="24"/>
          <w:lang w:eastAsia="en-US"/>
        </w:rPr>
      </w:pPr>
      <w:r w:rsidRPr="002E32D3">
        <w:rPr>
          <w:rFonts w:ascii="Verdana" w:hAnsi="Verdana"/>
          <w:sz w:val="24"/>
          <w:szCs w:val="24"/>
        </w:rPr>
        <w:t>See above in 837I transaction resources</w:t>
      </w:r>
    </w:p>
    <w:p w14:paraId="6AAB4914" w14:textId="46BB63C0" w:rsidR="00C70006" w:rsidRDefault="003B273A" w:rsidP="002E32D3">
      <w:pPr>
        <w:pStyle w:val="Heading4"/>
        <w:keepNext/>
      </w:pPr>
      <w:r>
        <w:t>Coverage</w:t>
      </w:r>
    </w:p>
    <w:p w14:paraId="76B38C65" w14:textId="4FD4268B"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7C337585" w14:textId="3B723A4E" w:rsidR="003B273A" w:rsidRDefault="003B273A" w:rsidP="002E32D3">
      <w:pPr>
        <w:pStyle w:val="Heading4"/>
        <w:keepNext/>
      </w:pPr>
      <w:r>
        <w:t>Encounter</w:t>
      </w:r>
      <w:r w:rsidR="007E6675">
        <w:t xml:space="preserve"> </w:t>
      </w:r>
    </w:p>
    <w:p w14:paraId="1F07385E" w14:textId="5D6C8461"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5D3060C2" w14:textId="2E9D3212" w:rsidR="003B273A" w:rsidRDefault="003B273A" w:rsidP="002E32D3">
      <w:pPr>
        <w:pStyle w:val="Heading4"/>
        <w:keepNext/>
      </w:pPr>
      <w:proofErr w:type="spellStart"/>
      <w:r>
        <w:t>EpisodeOfCare</w:t>
      </w:r>
      <w:proofErr w:type="spellEnd"/>
      <w:r w:rsidR="007E6675">
        <w:t xml:space="preserve"> </w:t>
      </w:r>
    </w:p>
    <w:p w14:paraId="4F22AE5A" w14:textId="24EE2A02"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23FCCC9E" w14:textId="3A3EE767" w:rsidR="003B273A" w:rsidRDefault="003B273A" w:rsidP="00C70006">
      <w:pPr>
        <w:pStyle w:val="Heading4"/>
        <w:keepNext/>
      </w:pPr>
      <w:proofErr w:type="spellStart"/>
      <w:r>
        <w:lastRenderedPageBreak/>
        <w:t>ImagingStudy</w:t>
      </w:r>
      <w:proofErr w:type="spellEnd"/>
      <w:r w:rsidR="007E6675">
        <w:t xml:space="preserve"> </w:t>
      </w:r>
    </w:p>
    <w:p w14:paraId="0C4C1220" w14:textId="77777777" w:rsidR="00D353E7" w:rsidRDefault="00D353E7" w:rsidP="00C70006">
      <w:pPr>
        <w:pStyle w:val="BodyText"/>
        <w:keepNext/>
      </w:pPr>
      <w:r>
        <w:rPr>
          <w:noProof/>
          <w:lang w:eastAsia="en-US"/>
        </w:rPr>
        <w:drawing>
          <wp:inline distT="0" distB="0" distL="0" distR="0" wp14:anchorId="2516DE93" wp14:editId="79656A77">
            <wp:extent cx="6276975" cy="60960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76975" cy="6096000"/>
                    </a:xfrm>
                    <a:prstGeom prst="rect">
                      <a:avLst/>
                    </a:prstGeom>
                  </pic:spPr>
                </pic:pic>
              </a:graphicData>
            </a:graphic>
          </wp:inline>
        </w:drawing>
      </w:r>
    </w:p>
    <w:p w14:paraId="1A403815" w14:textId="5D10104B" w:rsidR="00D353E7" w:rsidRDefault="00D353E7" w:rsidP="00D353E7">
      <w:pPr>
        <w:pStyle w:val="Caption"/>
        <w:rPr>
          <w:rFonts w:ascii="Verdana" w:hAnsi="Verdana" w:cs="Arial"/>
          <w:sz w:val="24"/>
          <w:szCs w:val="24"/>
        </w:rPr>
      </w:pPr>
      <w:r>
        <w:t xml:space="preserve">Figure </w:t>
      </w:r>
      <w:fldSimple w:instr=" SEQ Figure \* ARABIC ">
        <w:r w:rsidR="004A2D4C">
          <w:rPr>
            <w:noProof/>
          </w:rPr>
          <w:t>35</w:t>
        </w:r>
      </w:fldSimple>
      <w:r>
        <w:t xml:space="preserve"> </w:t>
      </w:r>
      <w:r w:rsidRPr="0051598C">
        <w:t>http://www.hl7.org/fhir/imagingstudy.html</w:t>
      </w:r>
    </w:p>
    <w:p w14:paraId="34429095" w14:textId="5C594093" w:rsidR="003B273A" w:rsidRDefault="003B273A" w:rsidP="00C70006">
      <w:pPr>
        <w:pStyle w:val="Heading4"/>
        <w:keepNext/>
      </w:pPr>
      <w:r>
        <w:lastRenderedPageBreak/>
        <w:t>Medication</w:t>
      </w:r>
    </w:p>
    <w:p w14:paraId="03825BD4" w14:textId="77777777" w:rsidR="00F56F54" w:rsidRDefault="00F56F54" w:rsidP="00C70006">
      <w:pPr>
        <w:pStyle w:val="BodyText"/>
        <w:keepNext/>
      </w:pPr>
      <w:r>
        <w:rPr>
          <w:noProof/>
          <w:lang w:eastAsia="en-US"/>
        </w:rPr>
        <w:drawing>
          <wp:inline distT="0" distB="0" distL="0" distR="0" wp14:anchorId="6FAAB20D" wp14:editId="027D7D9C">
            <wp:extent cx="6257925" cy="47625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57925" cy="4762500"/>
                    </a:xfrm>
                    <a:prstGeom prst="rect">
                      <a:avLst/>
                    </a:prstGeom>
                  </pic:spPr>
                </pic:pic>
              </a:graphicData>
            </a:graphic>
          </wp:inline>
        </w:drawing>
      </w:r>
    </w:p>
    <w:p w14:paraId="670F3DA3" w14:textId="04C7A2FB" w:rsidR="00F56F54" w:rsidRDefault="00F56F54" w:rsidP="00F56F54">
      <w:pPr>
        <w:pStyle w:val="Caption"/>
        <w:rPr>
          <w:rFonts w:ascii="Verdana" w:hAnsi="Verdana" w:cs="Arial"/>
          <w:sz w:val="24"/>
          <w:szCs w:val="24"/>
        </w:rPr>
      </w:pPr>
      <w:r>
        <w:t xml:space="preserve">Figure </w:t>
      </w:r>
      <w:fldSimple w:instr=" SEQ Figure \* ARABIC ">
        <w:r w:rsidR="004A2D4C">
          <w:rPr>
            <w:noProof/>
          </w:rPr>
          <w:t>36</w:t>
        </w:r>
      </w:fldSimple>
      <w:r>
        <w:t xml:space="preserve"> </w:t>
      </w:r>
      <w:r w:rsidRPr="00773CD2">
        <w:t>http://www.hl7.org/fhir/medication.html</w:t>
      </w:r>
    </w:p>
    <w:p w14:paraId="78B16D08" w14:textId="74C4C87E" w:rsidR="003B273A" w:rsidRDefault="003B273A" w:rsidP="00C70006">
      <w:pPr>
        <w:pStyle w:val="Heading4"/>
        <w:keepNext/>
      </w:pPr>
      <w:proofErr w:type="spellStart"/>
      <w:r>
        <w:lastRenderedPageBreak/>
        <w:t>MedicationDispense</w:t>
      </w:r>
      <w:proofErr w:type="spellEnd"/>
    </w:p>
    <w:p w14:paraId="69B3E2D8" w14:textId="77777777" w:rsidR="00F56F54" w:rsidRDefault="00F56F54" w:rsidP="00C70006">
      <w:pPr>
        <w:pStyle w:val="BodyText"/>
        <w:keepNext/>
      </w:pPr>
      <w:r>
        <w:rPr>
          <w:noProof/>
          <w:lang w:eastAsia="en-US"/>
        </w:rPr>
        <w:drawing>
          <wp:inline distT="0" distB="0" distL="0" distR="0" wp14:anchorId="789F524B" wp14:editId="1324EF40">
            <wp:extent cx="5667375" cy="6048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67375" cy="6048375"/>
                    </a:xfrm>
                    <a:prstGeom prst="rect">
                      <a:avLst/>
                    </a:prstGeom>
                  </pic:spPr>
                </pic:pic>
              </a:graphicData>
            </a:graphic>
          </wp:inline>
        </w:drawing>
      </w:r>
    </w:p>
    <w:p w14:paraId="3C4C881A" w14:textId="219BF299" w:rsidR="00F56F54" w:rsidRDefault="00F56F54" w:rsidP="00F56F54">
      <w:pPr>
        <w:pStyle w:val="Caption"/>
        <w:rPr>
          <w:rFonts w:ascii="Verdana" w:hAnsi="Verdana" w:cs="Arial"/>
          <w:sz w:val="24"/>
          <w:szCs w:val="24"/>
        </w:rPr>
      </w:pPr>
      <w:r>
        <w:t xml:space="preserve">Figure </w:t>
      </w:r>
      <w:fldSimple w:instr=" SEQ Figure \* ARABIC ">
        <w:r w:rsidR="004A2D4C">
          <w:rPr>
            <w:noProof/>
          </w:rPr>
          <w:t>37</w:t>
        </w:r>
      </w:fldSimple>
      <w:r>
        <w:t xml:space="preserve"> </w:t>
      </w:r>
      <w:r w:rsidRPr="003A7C22">
        <w:t>http://www.hl7.org/fhir/medicationdispense.html</w:t>
      </w:r>
    </w:p>
    <w:p w14:paraId="49B0C1FE" w14:textId="4CFAD73F" w:rsidR="003B273A" w:rsidRDefault="003B273A" w:rsidP="00C70006">
      <w:pPr>
        <w:pStyle w:val="Heading4"/>
      </w:pPr>
      <w:r>
        <w:lastRenderedPageBreak/>
        <w:t>Observation</w:t>
      </w:r>
    </w:p>
    <w:p w14:paraId="256CBADD" w14:textId="77777777" w:rsidR="000E3B24" w:rsidRDefault="000E3B24" w:rsidP="00C70006">
      <w:pPr>
        <w:pStyle w:val="BodyText"/>
        <w:keepNext/>
      </w:pPr>
      <w:r>
        <w:rPr>
          <w:noProof/>
          <w:lang w:eastAsia="en-US"/>
        </w:rPr>
        <w:drawing>
          <wp:inline distT="0" distB="0" distL="0" distR="0" wp14:anchorId="630EB423" wp14:editId="46217B21">
            <wp:extent cx="5686425" cy="6019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6425" cy="6019800"/>
                    </a:xfrm>
                    <a:prstGeom prst="rect">
                      <a:avLst/>
                    </a:prstGeom>
                  </pic:spPr>
                </pic:pic>
              </a:graphicData>
            </a:graphic>
          </wp:inline>
        </w:drawing>
      </w:r>
    </w:p>
    <w:p w14:paraId="4E206CC5" w14:textId="5D3E646D" w:rsidR="000E3B24" w:rsidRDefault="000E3B24" w:rsidP="000E3B24">
      <w:pPr>
        <w:pStyle w:val="Caption"/>
        <w:rPr>
          <w:rFonts w:ascii="Verdana" w:hAnsi="Verdana" w:cs="Arial"/>
          <w:sz w:val="24"/>
          <w:szCs w:val="24"/>
        </w:rPr>
      </w:pPr>
      <w:r>
        <w:t xml:space="preserve">Figure </w:t>
      </w:r>
      <w:fldSimple w:instr=" SEQ Figure \* ARABIC ">
        <w:r w:rsidR="004A2D4C">
          <w:rPr>
            <w:noProof/>
          </w:rPr>
          <w:t>38</w:t>
        </w:r>
      </w:fldSimple>
      <w:r>
        <w:t xml:space="preserve"> </w:t>
      </w:r>
      <w:r w:rsidRPr="00F03304">
        <w:t>http://www.hl7.org/fhir/observation.html</w:t>
      </w:r>
      <w:r w:rsidR="00C70006">
        <w:t xml:space="preserve"> - Part 1</w:t>
      </w:r>
    </w:p>
    <w:p w14:paraId="5489EA96" w14:textId="77777777" w:rsidR="000E3B24" w:rsidRDefault="000E3B24" w:rsidP="00C70006">
      <w:pPr>
        <w:pStyle w:val="BodyText"/>
        <w:keepNext/>
      </w:pPr>
      <w:r>
        <w:rPr>
          <w:noProof/>
          <w:lang w:eastAsia="en-US"/>
        </w:rPr>
        <w:lastRenderedPageBreak/>
        <w:drawing>
          <wp:inline distT="0" distB="0" distL="0" distR="0" wp14:anchorId="1A19C45B" wp14:editId="698E9446">
            <wp:extent cx="5743575" cy="3581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3575" cy="3581400"/>
                    </a:xfrm>
                    <a:prstGeom prst="rect">
                      <a:avLst/>
                    </a:prstGeom>
                  </pic:spPr>
                </pic:pic>
              </a:graphicData>
            </a:graphic>
          </wp:inline>
        </w:drawing>
      </w:r>
    </w:p>
    <w:p w14:paraId="6278E311" w14:textId="5DFEA49A" w:rsidR="000E3B24" w:rsidRDefault="000E3B24" w:rsidP="000E3B24">
      <w:pPr>
        <w:pStyle w:val="Caption"/>
        <w:rPr>
          <w:rFonts w:ascii="Verdana" w:hAnsi="Verdana" w:cs="Arial"/>
          <w:sz w:val="24"/>
          <w:szCs w:val="24"/>
        </w:rPr>
      </w:pPr>
      <w:r>
        <w:t xml:space="preserve">Figure </w:t>
      </w:r>
      <w:fldSimple w:instr=" SEQ Figure \* ARABIC ">
        <w:r w:rsidR="004A2D4C">
          <w:rPr>
            <w:noProof/>
          </w:rPr>
          <w:t>39</w:t>
        </w:r>
      </w:fldSimple>
      <w:r>
        <w:t xml:space="preserve"> </w:t>
      </w:r>
      <w:r w:rsidRPr="001C0543">
        <w:t>http://www.hl7.org/fhir/observation.html</w:t>
      </w:r>
      <w:r w:rsidR="00C70006">
        <w:t xml:space="preserve"> - Part 2</w:t>
      </w:r>
    </w:p>
    <w:p w14:paraId="1D0F114E" w14:textId="11B088BC" w:rsidR="003B273A" w:rsidRDefault="003B273A" w:rsidP="002E32D3">
      <w:pPr>
        <w:pStyle w:val="Heading4"/>
        <w:keepNext/>
      </w:pPr>
      <w:r>
        <w:t>Organization</w:t>
      </w:r>
    </w:p>
    <w:p w14:paraId="0AEB6B61" w14:textId="334D6BAD"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6617A39E" w14:textId="2F4107E1" w:rsidR="003B273A" w:rsidRDefault="003B273A" w:rsidP="002E32D3">
      <w:pPr>
        <w:pStyle w:val="Heading4"/>
        <w:keepNext/>
      </w:pPr>
      <w:r>
        <w:t>Patient</w:t>
      </w:r>
      <w:r w:rsidR="002E32D3">
        <w:t xml:space="preserve"> </w:t>
      </w:r>
    </w:p>
    <w:p w14:paraId="6CD80C51" w14:textId="7F084E5C"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33ECCCC6" w14:textId="5F16E87F" w:rsidR="003B273A" w:rsidRDefault="003B273A" w:rsidP="002E32D3">
      <w:pPr>
        <w:pStyle w:val="Heading4"/>
        <w:keepNext/>
      </w:pPr>
      <w:r>
        <w:t>Practitioner</w:t>
      </w:r>
      <w:r w:rsidR="003A4FA3">
        <w:t xml:space="preserve"> </w:t>
      </w:r>
    </w:p>
    <w:p w14:paraId="1FEB142A" w14:textId="637C6973"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1E78A2BF" w14:textId="6CF39C4A" w:rsidR="003B273A" w:rsidRDefault="003B273A" w:rsidP="002E32D3">
      <w:pPr>
        <w:pStyle w:val="Heading4"/>
        <w:keepNext/>
      </w:pPr>
      <w:r>
        <w:t>Procedure</w:t>
      </w:r>
      <w:r w:rsidR="002E32D3">
        <w:t xml:space="preserve"> </w:t>
      </w:r>
    </w:p>
    <w:p w14:paraId="58BFA1AA" w14:textId="64C9EA7C"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0753743D" w14:textId="3A9D1CDA" w:rsidR="000551D8" w:rsidRDefault="002E32D3" w:rsidP="002E32D3">
      <w:pPr>
        <w:pStyle w:val="Heading4"/>
        <w:keepNext/>
      </w:pPr>
      <w:proofErr w:type="spellStart"/>
      <w:r>
        <w:t>RefferalRequest</w:t>
      </w:r>
      <w:proofErr w:type="spellEnd"/>
      <w:r>
        <w:t xml:space="preserve"> </w:t>
      </w:r>
    </w:p>
    <w:p w14:paraId="3868A32C" w14:textId="2ECCC344"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3AB9C9D5" w14:textId="77777777" w:rsidR="000551D8" w:rsidRPr="000551D8" w:rsidRDefault="000551D8" w:rsidP="000551D8">
      <w:pPr>
        <w:pStyle w:val="BodyText"/>
        <w:rPr>
          <w:lang w:eastAsia="en-US"/>
        </w:rPr>
      </w:pPr>
    </w:p>
    <w:p w14:paraId="7CA8E23F" w14:textId="1101A63F" w:rsidR="00BF59D0" w:rsidRDefault="00BF59D0" w:rsidP="002E32D3">
      <w:pPr>
        <w:pStyle w:val="Heading3"/>
        <w:keepNext/>
      </w:pPr>
      <w:bookmarkStart w:id="154" w:name="_Toc507605138"/>
      <w:r>
        <w:t>837D</w:t>
      </w:r>
      <w:r w:rsidR="00DE0FE7">
        <w:t xml:space="preserve"> Transaction Resources</w:t>
      </w:r>
      <w:bookmarkEnd w:id="154"/>
    </w:p>
    <w:p w14:paraId="102D77E0" w14:textId="58DDFC86" w:rsidR="000551D8" w:rsidRDefault="000551D8" w:rsidP="002E32D3">
      <w:pPr>
        <w:pStyle w:val="Heading4"/>
        <w:keepNext/>
      </w:pPr>
      <w:r>
        <w:t>Claim</w:t>
      </w:r>
      <w:r w:rsidR="00E26D2F">
        <w:t xml:space="preserve"> </w:t>
      </w:r>
    </w:p>
    <w:p w14:paraId="46AB90E4" w14:textId="230F1411"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3B5C9222" w14:textId="69DB440E" w:rsidR="000551D8" w:rsidRDefault="000551D8" w:rsidP="00F40B26">
      <w:pPr>
        <w:pStyle w:val="Heading4"/>
        <w:keepNext/>
      </w:pPr>
      <w:proofErr w:type="spellStart"/>
      <w:r w:rsidRPr="005559F3">
        <w:lastRenderedPageBreak/>
        <w:t>ClaimResponse</w:t>
      </w:r>
      <w:proofErr w:type="spellEnd"/>
    </w:p>
    <w:p w14:paraId="5E9987FC" w14:textId="77777777" w:rsidR="00E26D2F" w:rsidRDefault="00E26D2F" w:rsidP="00F40B26">
      <w:pPr>
        <w:pStyle w:val="BodyText"/>
        <w:keepNext/>
      </w:pPr>
      <w:r>
        <w:rPr>
          <w:noProof/>
          <w:lang w:eastAsia="en-US"/>
        </w:rPr>
        <w:drawing>
          <wp:inline distT="0" distB="0" distL="0" distR="0" wp14:anchorId="1421DBCD" wp14:editId="58A776EE">
            <wp:extent cx="5425986" cy="58064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4175" cy="5804502"/>
                    </a:xfrm>
                    <a:prstGeom prst="rect">
                      <a:avLst/>
                    </a:prstGeom>
                  </pic:spPr>
                </pic:pic>
              </a:graphicData>
            </a:graphic>
          </wp:inline>
        </w:drawing>
      </w:r>
    </w:p>
    <w:p w14:paraId="1BCEC81F" w14:textId="42F63607" w:rsidR="00E26D2F" w:rsidRDefault="00E26D2F" w:rsidP="00E26D2F">
      <w:pPr>
        <w:pStyle w:val="Caption"/>
        <w:rPr>
          <w:rFonts w:ascii="Verdana" w:hAnsi="Verdana" w:cs="Arial"/>
          <w:sz w:val="24"/>
          <w:szCs w:val="24"/>
        </w:rPr>
      </w:pPr>
      <w:r>
        <w:t xml:space="preserve">Figure </w:t>
      </w:r>
      <w:fldSimple w:instr=" SEQ Figure \* ARABIC ">
        <w:r w:rsidR="004A2D4C">
          <w:rPr>
            <w:noProof/>
          </w:rPr>
          <w:t>40</w:t>
        </w:r>
      </w:fldSimple>
      <w:r>
        <w:t xml:space="preserve"> </w:t>
      </w:r>
      <w:r w:rsidRPr="00911AF0">
        <w:t>http://www.hl7.org/fhir/claimresponse.html</w:t>
      </w:r>
      <w:r w:rsidR="00F40B26">
        <w:t xml:space="preserve"> - Part 1</w:t>
      </w:r>
    </w:p>
    <w:p w14:paraId="457D2EA4" w14:textId="77777777" w:rsidR="00E26D2F" w:rsidRDefault="00E26D2F" w:rsidP="00F40B26">
      <w:pPr>
        <w:pStyle w:val="BodyText"/>
        <w:keepNext/>
      </w:pPr>
      <w:r>
        <w:rPr>
          <w:noProof/>
          <w:lang w:eastAsia="en-US"/>
        </w:rPr>
        <w:lastRenderedPageBreak/>
        <w:drawing>
          <wp:inline distT="0" distB="0" distL="0" distR="0" wp14:anchorId="30F39EE9" wp14:editId="0D242AC9">
            <wp:extent cx="5543550" cy="6153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43550" cy="6153150"/>
                    </a:xfrm>
                    <a:prstGeom prst="rect">
                      <a:avLst/>
                    </a:prstGeom>
                  </pic:spPr>
                </pic:pic>
              </a:graphicData>
            </a:graphic>
          </wp:inline>
        </w:drawing>
      </w:r>
    </w:p>
    <w:p w14:paraId="67975ED6" w14:textId="5E968292" w:rsidR="00E26D2F" w:rsidRPr="005559F3" w:rsidRDefault="00E26D2F" w:rsidP="00E26D2F">
      <w:pPr>
        <w:pStyle w:val="Caption"/>
        <w:rPr>
          <w:rFonts w:ascii="Verdana" w:hAnsi="Verdana" w:cs="Arial"/>
          <w:sz w:val="24"/>
          <w:szCs w:val="24"/>
        </w:rPr>
      </w:pPr>
      <w:r>
        <w:t xml:space="preserve">Figure </w:t>
      </w:r>
      <w:fldSimple w:instr=" SEQ Figure \* ARABIC ">
        <w:r w:rsidR="004A2D4C">
          <w:rPr>
            <w:noProof/>
          </w:rPr>
          <w:t>41</w:t>
        </w:r>
      </w:fldSimple>
      <w:r>
        <w:t xml:space="preserve"> </w:t>
      </w:r>
      <w:r w:rsidRPr="00BC1471">
        <w:t>http://www.hl7.org/fhir/claimresponse.html</w:t>
      </w:r>
      <w:r w:rsidR="00F40B26">
        <w:t xml:space="preserve"> - Part 2</w:t>
      </w:r>
    </w:p>
    <w:p w14:paraId="695F004F" w14:textId="0B4153BE" w:rsidR="000551D8" w:rsidRDefault="000551D8" w:rsidP="00F40B26">
      <w:pPr>
        <w:pStyle w:val="Heading4"/>
        <w:keepNext/>
      </w:pPr>
      <w:r w:rsidRPr="005559F3">
        <w:lastRenderedPageBreak/>
        <w:t>Communication</w:t>
      </w:r>
    </w:p>
    <w:p w14:paraId="04771E7B" w14:textId="77777777" w:rsidR="00736822" w:rsidRDefault="00736822" w:rsidP="00F40B26">
      <w:pPr>
        <w:pStyle w:val="BodyText"/>
        <w:keepNext/>
      </w:pPr>
      <w:r>
        <w:rPr>
          <w:noProof/>
          <w:lang w:eastAsia="en-US"/>
        </w:rPr>
        <w:drawing>
          <wp:inline distT="0" distB="0" distL="0" distR="0" wp14:anchorId="22E83D9B" wp14:editId="42901A3B">
            <wp:extent cx="5667375" cy="4457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67375" cy="4457700"/>
                    </a:xfrm>
                    <a:prstGeom prst="rect">
                      <a:avLst/>
                    </a:prstGeom>
                  </pic:spPr>
                </pic:pic>
              </a:graphicData>
            </a:graphic>
          </wp:inline>
        </w:drawing>
      </w:r>
    </w:p>
    <w:p w14:paraId="643661A9" w14:textId="74C34954" w:rsidR="00736822" w:rsidRPr="005559F3" w:rsidRDefault="00736822" w:rsidP="00736822">
      <w:pPr>
        <w:pStyle w:val="Caption"/>
        <w:rPr>
          <w:rFonts w:ascii="Verdana" w:hAnsi="Verdana" w:cs="Arial"/>
          <w:sz w:val="24"/>
          <w:szCs w:val="24"/>
        </w:rPr>
      </w:pPr>
      <w:r>
        <w:t xml:space="preserve">Figure </w:t>
      </w:r>
      <w:fldSimple w:instr=" SEQ Figure \* ARABIC ">
        <w:r w:rsidR="004A2D4C">
          <w:rPr>
            <w:noProof/>
          </w:rPr>
          <w:t>42</w:t>
        </w:r>
      </w:fldSimple>
      <w:r>
        <w:t xml:space="preserve"> </w:t>
      </w:r>
      <w:r w:rsidRPr="00C06735">
        <w:t>http://www.hl7.org/fhir/communication.html</w:t>
      </w:r>
    </w:p>
    <w:p w14:paraId="7C9BCE5B" w14:textId="1658F257" w:rsidR="000551D8" w:rsidRDefault="000551D8" w:rsidP="002E32D3">
      <w:pPr>
        <w:pStyle w:val="Heading4"/>
        <w:keepNext/>
      </w:pPr>
      <w:r w:rsidRPr="005559F3">
        <w:t>Condition</w:t>
      </w:r>
      <w:r w:rsidR="00736822">
        <w:t xml:space="preserve"> </w:t>
      </w:r>
    </w:p>
    <w:p w14:paraId="155046C6" w14:textId="3B500C64"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00487C56" w14:textId="70F2D159" w:rsidR="000551D8" w:rsidRDefault="000551D8" w:rsidP="002E32D3">
      <w:pPr>
        <w:pStyle w:val="Heading4"/>
        <w:keepNext/>
      </w:pPr>
      <w:r w:rsidRPr="005559F3">
        <w:t>Coverage</w:t>
      </w:r>
      <w:r w:rsidR="00736822">
        <w:t xml:space="preserve"> </w:t>
      </w:r>
    </w:p>
    <w:p w14:paraId="5C88AAFD" w14:textId="52182909"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77D6ABB5" w14:textId="2CB69EBF" w:rsidR="000551D8" w:rsidRDefault="000551D8" w:rsidP="00F40B26">
      <w:pPr>
        <w:pStyle w:val="Heading4"/>
        <w:keepNext/>
      </w:pPr>
      <w:proofErr w:type="spellStart"/>
      <w:r>
        <w:lastRenderedPageBreak/>
        <w:t>DocumentReference</w:t>
      </w:r>
      <w:proofErr w:type="spellEnd"/>
    </w:p>
    <w:p w14:paraId="2903BFE7" w14:textId="77777777" w:rsidR="00736822" w:rsidRDefault="00736822" w:rsidP="00F40B26">
      <w:pPr>
        <w:pStyle w:val="BodyText"/>
        <w:keepNext/>
      </w:pPr>
      <w:r>
        <w:rPr>
          <w:noProof/>
          <w:lang w:eastAsia="en-US"/>
        </w:rPr>
        <w:drawing>
          <wp:inline distT="0" distB="0" distL="0" distR="0" wp14:anchorId="174D62C8" wp14:editId="0ED356D8">
            <wp:extent cx="5648325" cy="5657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48325" cy="5657850"/>
                    </a:xfrm>
                    <a:prstGeom prst="rect">
                      <a:avLst/>
                    </a:prstGeom>
                  </pic:spPr>
                </pic:pic>
              </a:graphicData>
            </a:graphic>
          </wp:inline>
        </w:drawing>
      </w:r>
    </w:p>
    <w:p w14:paraId="74F4CCDE" w14:textId="3A61F38F" w:rsidR="00736822" w:rsidRDefault="00736822" w:rsidP="00736822">
      <w:pPr>
        <w:pStyle w:val="Caption"/>
      </w:pPr>
      <w:r>
        <w:t xml:space="preserve">Figure </w:t>
      </w:r>
      <w:fldSimple w:instr=" SEQ Figure \* ARABIC ">
        <w:r w:rsidR="004A2D4C">
          <w:rPr>
            <w:noProof/>
          </w:rPr>
          <w:t>43</w:t>
        </w:r>
      </w:fldSimple>
      <w:r>
        <w:t xml:space="preserve"> </w:t>
      </w:r>
      <w:hyperlink r:id="rId69" w:history="1">
        <w:r w:rsidR="00F40B26" w:rsidRPr="00501D71">
          <w:rPr>
            <w:rStyle w:val="Hyperlink"/>
          </w:rPr>
          <w:t>http://www.hl7.org/fhir/documentreference.html</w:t>
        </w:r>
      </w:hyperlink>
    </w:p>
    <w:p w14:paraId="38303719" w14:textId="77777777" w:rsidR="00F40B26" w:rsidRPr="00F40B26" w:rsidRDefault="00F40B26" w:rsidP="00F40B26"/>
    <w:p w14:paraId="01862F01" w14:textId="7025F3E1" w:rsidR="000551D8" w:rsidRDefault="000551D8" w:rsidP="002E32D3">
      <w:pPr>
        <w:pStyle w:val="Heading4"/>
        <w:keepNext/>
      </w:pPr>
      <w:r>
        <w:lastRenderedPageBreak/>
        <w:t>Encounter</w:t>
      </w:r>
      <w:r w:rsidR="00736822">
        <w:t xml:space="preserve"> </w:t>
      </w:r>
    </w:p>
    <w:p w14:paraId="79DD2EF1" w14:textId="59FF00BE"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13C5D89D" w14:textId="075810F3" w:rsidR="000551D8" w:rsidRDefault="000551D8" w:rsidP="002E32D3">
      <w:pPr>
        <w:pStyle w:val="Heading4"/>
        <w:keepNext/>
      </w:pPr>
      <w:proofErr w:type="spellStart"/>
      <w:r>
        <w:t>EpisodeOfCare</w:t>
      </w:r>
      <w:proofErr w:type="spellEnd"/>
      <w:r w:rsidR="00736822">
        <w:t xml:space="preserve"> </w:t>
      </w:r>
    </w:p>
    <w:p w14:paraId="2CE1C45A" w14:textId="5D7C41F6"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2813A8B3" w14:textId="77086DAD" w:rsidR="000551D8" w:rsidRDefault="000551D8" w:rsidP="002E32D3">
      <w:pPr>
        <w:pStyle w:val="Heading4"/>
        <w:keepNext/>
      </w:pPr>
      <w:proofErr w:type="spellStart"/>
      <w:r>
        <w:t>ExplanationOfBenefit</w:t>
      </w:r>
      <w:proofErr w:type="spellEnd"/>
      <w:r w:rsidR="00736822">
        <w:t xml:space="preserve">  </w:t>
      </w:r>
    </w:p>
    <w:p w14:paraId="279ACB4A" w14:textId="32702F18"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153B99B5" w14:textId="74011B6C" w:rsidR="000551D8" w:rsidRDefault="000551D8" w:rsidP="002E32D3">
      <w:pPr>
        <w:pStyle w:val="Heading4"/>
        <w:keepNext/>
      </w:pPr>
      <w:r>
        <w:t>Flag</w:t>
      </w:r>
      <w:r w:rsidR="00736822">
        <w:t xml:space="preserve"> </w:t>
      </w:r>
    </w:p>
    <w:p w14:paraId="0F4DFD12" w14:textId="678BA94A"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2A847934" w14:textId="38663F6F" w:rsidR="000551D8" w:rsidRDefault="000551D8" w:rsidP="002E32D3">
      <w:pPr>
        <w:pStyle w:val="Heading4"/>
        <w:keepNext/>
      </w:pPr>
      <w:proofErr w:type="spellStart"/>
      <w:r>
        <w:t>HealthcareService</w:t>
      </w:r>
      <w:proofErr w:type="spellEnd"/>
      <w:r w:rsidR="00736822">
        <w:t xml:space="preserve"> </w:t>
      </w:r>
    </w:p>
    <w:p w14:paraId="0790128C" w14:textId="07AF7BE1"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372A83D0" w14:textId="4918A75E" w:rsidR="000551D8" w:rsidRDefault="000551D8" w:rsidP="002E32D3">
      <w:pPr>
        <w:pStyle w:val="Heading4"/>
        <w:keepNext/>
      </w:pPr>
      <w:r>
        <w:t>Location</w:t>
      </w:r>
      <w:r w:rsidR="00736822">
        <w:t xml:space="preserve"> </w:t>
      </w:r>
    </w:p>
    <w:p w14:paraId="63FB14BF" w14:textId="79669D9A"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73D752A4" w14:textId="58125F59" w:rsidR="000551D8" w:rsidRDefault="000551D8" w:rsidP="002E32D3">
      <w:pPr>
        <w:pStyle w:val="Heading4"/>
        <w:keepNext/>
      </w:pPr>
      <w:proofErr w:type="spellStart"/>
      <w:r w:rsidRPr="005559F3">
        <w:t>Medication</w:t>
      </w:r>
      <w:r>
        <w:t>Request</w:t>
      </w:r>
      <w:proofErr w:type="spellEnd"/>
    </w:p>
    <w:p w14:paraId="6F6BB0C2" w14:textId="24A15BF3" w:rsidR="002E32D3" w:rsidRPr="002E32D3" w:rsidRDefault="002E32D3" w:rsidP="002E32D3">
      <w:pPr>
        <w:pStyle w:val="BodyText"/>
        <w:rPr>
          <w:lang w:eastAsia="en-US"/>
        </w:rPr>
      </w:pPr>
      <w:r w:rsidRPr="002E32D3">
        <w:rPr>
          <w:rFonts w:ascii="Verdana" w:hAnsi="Verdana"/>
          <w:sz w:val="24"/>
          <w:szCs w:val="24"/>
        </w:rPr>
        <w:t>See above in 837I transaction resources</w:t>
      </w:r>
    </w:p>
    <w:p w14:paraId="268A4103" w14:textId="051F487F" w:rsidR="000551D8" w:rsidRDefault="000551D8" w:rsidP="00AD31E5">
      <w:pPr>
        <w:pStyle w:val="Heading4"/>
        <w:keepNext/>
      </w:pPr>
      <w:proofErr w:type="spellStart"/>
      <w:r w:rsidRPr="005559F3">
        <w:lastRenderedPageBreak/>
        <w:t>MessageHeader</w:t>
      </w:r>
      <w:proofErr w:type="spellEnd"/>
      <w:r w:rsidR="003A4FA3">
        <w:t xml:space="preserve"> </w:t>
      </w:r>
    </w:p>
    <w:p w14:paraId="40D309E3" w14:textId="77777777" w:rsidR="00736822" w:rsidRDefault="00736822" w:rsidP="00AD31E5">
      <w:pPr>
        <w:pStyle w:val="BodyText"/>
        <w:keepNext/>
      </w:pPr>
      <w:r>
        <w:rPr>
          <w:noProof/>
          <w:lang w:eastAsia="en-US"/>
        </w:rPr>
        <w:drawing>
          <wp:inline distT="0" distB="0" distL="0" distR="0" wp14:anchorId="6E87D2B5" wp14:editId="6BAB6203">
            <wp:extent cx="6267450" cy="46196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67450" cy="4619625"/>
                    </a:xfrm>
                    <a:prstGeom prst="rect">
                      <a:avLst/>
                    </a:prstGeom>
                  </pic:spPr>
                </pic:pic>
              </a:graphicData>
            </a:graphic>
          </wp:inline>
        </w:drawing>
      </w:r>
    </w:p>
    <w:p w14:paraId="1C2CED95" w14:textId="3EECED6A" w:rsidR="00736822" w:rsidRDefault="00736822" w:rsidP="00736822">
      <w:pPr>
        <w:pStyle w:val="Caption"/>
        <w:rPr>
          <w:rFonts w:ascii="Verdana" w:hAnsi="Verdana" w:cs="Arial"/>
          <w:sz w:val="24"/>
          <w:szCs w:val="24"/>
        </w:rPr>
      </w:pPr>
      <w:r>
        <w:t xml:space="preserve">Figure </w:t>
      </w:r>
      <w:fldSimple w:instr=" SEQ Figure \* ARABIC ">
        <w:r w:rsidR="004A2D4C">
          <w:rPr>
            <w:noProof/>
          </w:rPr>
          <w:t>44</w:t>
        </w:r>
      </w:fldSimple>
      <w:r>
        <w:t xml:space="preserve"> </w:t>
      </w:r>
      <w:r w:rsidRPr="00255BE8">
        <w:t>http://www.hl7.org/fhir/messageheader.html</w:t>
      </w:r>
    </w:p>
    <w:p w14:paraId="20ECC511" w14:textId="46313FFE" w:rsidR="000551D8" w:rsidRDefault="000551D8" w:rsidP="00655D4D">
      <w:pPr>
        <w:pStyle w:val="Heading4"/>
        <w:keepNext/>
      </w:pPr>
      <w:r>
        <w:t>Observation</w:t>
      </w:r>
      <w:r w:rsidR="003A4FA3">
        <w:t xml:space="preserve"> </w:t>
      </w:r>
    </w:p>
    <w:p w14:paraId="04A4C145" w14:textId="4B92B2A1"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3650E0C3" w14:textId="71E71251" w:rsidR="000551D8" w:rsidRDefault="000551D8" w:rsidP="00655D4D">
      <w:pPr>
        <w:pStyle w:val="Heading4"/>
        <w:keepNext/>
      </w:pPr>
      <w:r w:rsidRPr="005559F3">
        <w:t>Organization</w:t>
      </w:r>
      <w:r w:rsidR="003A4FA3">
        <w:t xml:space="preserve"> </w:t>
      </w:r>
    </w:p>
    <w:p w14:paraId="589DE55D" w14:textId="49FC5890"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57CB6C89" w14:textId="5DDC21E0" w:rsidR="000551D8" w:rsidRDefault="000551D8" w:rsidP="00655D4D">
      <w:pPr>
        <w:pStyle w:val="Heading4"/>
        <w:keepNext/>
      </w:pPr>
      <w:r w:rsidRPr="005559F3">
        <w:lastRenderedPageBreak/>
        <w:t>Patient</w:t>
      </w:r>
      <w:r w:rsidR="003A4FA3">
        <w:t xml:space="preserve"> </w:t>
      </w:r>
    </w:p>
    <w:p w14:paraId="3A1D2BDA" w14:textId="78553427"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320F997D" w14:textId="0C15E500" w:rsidR="000551D8" w:rsidRDefault="000551D8" w:rsidP="00655D4D">
      <w:pPr>
        <w:pStyle w:val="Heading4"/>
        <w:keepNext/>
      </w:pPr>
      <w:proofErr w:type="spellStart"/>
      <w:r w:rsidRPr="005559F3">
        <w:t>Payment</w:t>
      </w:r>
      <w:r>
        <w:t>Reconciliation</w:t>
      </w:r>
      <w:proofErr w:type="spellEnd"/>
      <w:r w:rsidR="00736822">
        <w:t xml:space="preserve"> </w:t>
      </w:r>
    </w:p>
    <w:p w14:paraId="145F3A7C" w14:textId="4855D45E"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1B802276" w14:textId="68447ACD" w:rsidR="000551D8" w:rsidRDefault="000551D8" w:rsidP="00655D4D">
      <w:pPr>
        <w:pStyle w:val="Heading4"/>
        <w:keepNext/>
      </w:pPr>
      <w:r w:rsidRPr="005559F3">
        <w:t>Practitioner</w:t>
      </w:r>
      <w:r w:rsidR="003A4FA3">
        <w:t xml:space="preserve"> </w:t>
      </w:r>
    </w:p>
    <w:p w14:paraId="7B2AE25D" w14:textId="2EAF84D7"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1DB6B860" w14:textId="0491DA28" w:rsidR="000551D8" w:rsidRDefault="000551D8" w:rsidP="00AD31E5">
      <w:pPr>
        <w:pStyle w:val="Heading4"/>
        <w:keepNext/>
      </w:pPr>
      <w:proofErr w:type="spellStart"/>
      <w:r>
        <w:lastRenderedPageBreak/>
        <w:t>PractitionerRole</w:t>
      </w:r>
      <w:proofErr w:type="spellEnd"/>
      <w:r w:rsidR="000F0E1D">
        <w:t xml:space="preserve"> </w:t>
      </w:r>
    </w:p>
    <w:p w14:paraId="7B3E686A" w14:textId="77777777" w:rsidR="000F0E1D" w:rsidRDefault="000F0E1D" w:rsidP="00AD31E5">
      <w:pPr>
        <w:pStyle w:val="BodyText"/>
        <w:keepNext/>
      </w:pPr>
      <w:r>
        <w:rPr>
          <w:noProof/>
          <w:lang w:eastAsia="en-US"/>
        </w:rPr>
        <w:drawing>
          <wp:inline distT="0" distB="0" distL="0" distR="0" wp14:anchorId="22314043" wp14:editId="567B03BC">
            <wp:extent cx="6276975" cy="45624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76975" cy="4562475"/>
                    </a:xfrm>
                    <a:prstGeom prst="rect">
                      <a:avLst/>
                    </a:prstGeom>
                  </pic:spPr>
                </pic:pic>
              </a:graphicData>
            </a:graphic>
          </wp:inline>
        </w:drawing>
      </w:r>
    </w:p>
    <w:p w14:paraId="6A6AEA73" w14:textId="0FDD3F4D" w:rsidR="000F0E1D" w:rsidRDefault="000F0E1D" w:rsidP="000F0E1D">
      <w:pPr>
        <w:pStyle w:val="Caption"/>
        <w:rPr>
          <w:rFonts w:ascii="Verdana" w:hAnsi="Verdana" w:cs="Arial"/>
          <w:sz w:val="24"/>
          <w:szCs w:val="24"/>
        </w:rPr>
      </w:pPr>
      <w:r>
        <w:t xml:space="preserve">Figure </w:t>
      </w:r>
      <w:fldSimple w:instr=" SEQ Figure \* ARABIC ">
        <w:r w:rsidR="004A2D4C">
          <w:rPr>
            <w:noProof/>
          </w:rPr>
          <w:t>45</w:t>
        </w:r>
      </w:fldSimple>
      <w:r>
        <w:t xml:space="preserve"> </w:t>
      </w:r>
      <w:r w:rsidRPr="008D40E0">
        <w:t>http://www.hl7.org/fhir/practitionerrole.html</w:t>
      </w:r>
    </w:p>
    <w:p w14:paraId="05CBF480" w14:textId="420DA677" w:rsidR="000551D8" w:rsidRDefault="000551D8" w:rsidP="00655D4D">
      <w:pPr>
        <w:pStyle w:val="Heading4"/>
        <w:keepNext/>
      </w:pPr>
      <w:r>
        <w:t>Procedure</w:t>
      </w:r>
      <w:r w:rsidR="003A4FA3">
        <w:t xml:space="preserve"> </w:t>
      </w:r>
    </w:p>
    <w:p w14:paraId="3B5DF504" w14:textId="2678A4B5"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7C6F79C2" w14:textId="632C1E72" w:rsidR="000551D8" w:rsidRDefault="000551D8" w:rsidP="00AD31E5">
      <w:pPr>
        <w:pStyle w:val="Heading4"/>
        <w:keepNext/>
      </w:pPr>
      <w:proofErr w:type="spellStart"/>
      <w:r w:rsidRPr="005559F3">
        <w:lastRenderedPageBreak/>
        <w:t>Proce</w:t>
      </w:r>
      <w:r>
        <w:t>dure</w:t>
      </w:r>
      <w:r w:rsidRPr="005559F3">
        <w:t>Re</w:t>
      </w:r>
      <w:r>
        <w:t>quest</w:t>
      </w:r>
      <w:proofErr w:type="spellEnd"/>
    </w:p>
    <w:p w14:paraId="1D724346" w14:textId="77777777" w:rsidR="000F0E1D" w:rsidRDefault="000F0E1D" w:rsidP="00AD31E5">
      <w:pPr>
        <w:pStyle w:val="BodyText"/>
        <w:keepNext/>
      </w:pPr>
      <w:r>
        <w:rPr>
          <w:noProof/>
          <w:lang w:eastAsia="en-US"/>
        </w:rPr>
        <w:drawing>
          <wp:inline distT="0" distB="0" distL="0" distR="0" wp14:anchorId="1AD8C5CD" wp14:editId="0928FBFA">
            <wp:extent cx="6248400" cy="60483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248400" cy="6048375"/>
                    </a:xfrm>
                    <a:prstGeom prst="rect">
                      <a:avLst/>
                    </a:prstGeom>
                  </pic:spPr>
                </pic:pic>
              </a:graphicData>
            </a:graphic>
          </wp:inline>
        </w:drawing>
      </w:r>
    </w:p>
    <w:p w14:paraId="2E98D6E7" w14:textId="38AF6E8C" w:rsidR="000F0E1D" w:rsidRDefault="000F0E1D" w:rsidP="000F0E1D">
      <w:pPr>
        <w:pStyle w:val="Caption"/>
        <w:rPr>
          <w:rFonts w:ascii="Verdana" w:hAnsi="Verdana" w:cs="Arial"/>
          <w:sz w:val="24"/>
          <w:szCs w:val="24"/>
        </w:rPr>
      </w:pPr>
      <w:r>
        <w:t xml:space="preserve">Figure </w:t>
      </w:r>
      <w:fldSimple w:instr=" SEQ Figure \* ARABIC ">
        <w:r w:rsidR="004A2D4C">
          <w:rPr>
            <w:noProof/>
          </w:rPr>
          <w:t>46</w:t>
        </w:r>
      </w:fldSimple>
      <w:r>
        <w:t xml:space="preserve"> </w:t>
      </w:r>
      <w:r w:rsidRPr="006949F1">
        <w:t>http://www.hl7.org/fhir/procedurerequest.html</w:t>
      </w:r>
    </w:p>
    <w:p w14:paraId="5B9F0E92" w14:textId="6C860570" w:rsidR="000551D8" w:rsidRDefault="000551D8" w:rsidP="00655D4D">
      <w:pPr>
        <w:pStyle w:val="Heading4"/>
        <w:keepNext/>
      </w:pPr>
      <w:proofErr w:type="spellStart"/>
      <w:r>
        <w:lastRenderedPageBreak/>
        <w:t>RelatedPerson</w:t>
      </w:r>
      <w:proofErr w:type="spellEnd"/>
      <w:r w:rsidR="000F0E1D">
        <w:t xml:space="preserve"> </w:t>
      </w:r>
    </w:p>
    <w:p w14:paraId="10D402FA" w14:textId="1EC75969" w:rsidR="00655D4D" w:rsidRPr="00655D4D" w:rsidRDefault="00655D4D" w:rsidP="00655D4D">
      <w:pPr>
        <w:pStyle w:val="BodyText"/>
        <w:rPr>
          <w:lang w:eastAsia="en-US"/>
        </w:rPr>
      </w:pPr>
      <w:r w:rsidRPr="002E32D3">
        <w:rPr>
          <w:rFonts w:ascii="Verdana" w:hAnsi="Verdana"/>
          <w:sz w:val="24"/>
          <w:szCs w:val="24"/>
        </w:rPr>
        <w:t>See above in 837I transaction resources</w:t>
      </w:r>
    </w:p>
    <w:p w14:paraId="03B27568" w14:textId="7360941B" w:rsidR="000551D8" w:rsidRDefault="000551D8" w:rsidP="00AD31E5">
      <w:pPr>
        <w:pStyle w:val="Heading4"/>
        <w:keepNext/>
      </w:pPr>
      <w:proofErr w:type="spellStart"/>
      <w:r>
        <w:lastRenderedPageBreak/>
        <w:t>ValueSet</w:t>
      </w:r>
      <w:proofErr w:type="spellEnd"/>
    </w:p>
    <w:p w14:paraId="489700B0" w14:textId="77777777" w:rsidR="004A2D4C" w:rsidRDefault="000F0E1D" w:rsidP="00AD31E5">
      <w:pPr>
        <w:pStyle w:val="BodyText"/>
        <w:keepNext/>
      </w:pPr>
      <w:r>
        <w:rPr>
          <w:noProof/>
          <w:lang w:eastAsia="en-US"/>
        </w:rPr>
        <w:drawing>
          <wp:inline distT="0" distB="0" distL="0" distR="0" wp14:anchorId="6DCDAF4B" wp14:editId="11383BD6">
            <wp:extent cx="6074455" cy="593598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072566" cy="5934134"/>
                    </a:xfrm>
                    <a:prstGeom prst="rect">
                      <a:avLst/>
                    </a:prstGeom>
                  </pic:spPr>
                </pic:pic>
              </a:graphicData>
            </a:graphic>
          </wp:inline>
        </w:drawing>
      </w:r>
    </w:p>
    <w:p w14:paraId="5B1EB243" w14:textId="1FAA06B8" w:rsidR="000F0E1D" w:rsidRDefault="004A2D4C" w:rsidP="004A2D4C">
      <w:pPr>
        <w:pStyle w:val="Caption"/>
        <w:rPr>
          <w:rFonts w:ascii="Verdana" w:hAnsi="Verdana" w:cs="Arial"/>
          <w:sz w:val="24"/>
          <w:szCs w:val="24"/>
        </w:rPr>
      </w:pPr>
      <w:r>
        <w:t xml:space="preserve">Figure </w:t>
      </w:r>
      <w:fldSimple w:instr=" SEQ Figure \* ARABIC ">
        <w:r>
          <w:rPr>
            <w:noProof/>
          </w:rPr>
          <w:t>47</w:t>
        </w:r>
      </w:fldSimple>
      <w:r>
        <w:t xml:space="preserve"> </w:t>
      </w:r>
      <w:r w:rsidRPr="00B36228">
        <w:t>http://www.hl7.org/fhir/valueset.html</w:t>
      </w:r>
      <w:r w:rsidR="00AD31E5">
        <w:t xml:space="preserve"> - Part 1</w:t>
      </w:r>
    </w:p>
    <w:p w14:paraId="328F6F00" w14:textId="77777777" w:rsidR="004A2D4C" w:rsidRDefault="004A2D4C" w:rsidP="00AD31E5">
      <w:pPr>
        <w:pStyle w:val="BodyText"/>
        <w:keepNext/>
      </w:pPr>
      <w:r>
        <w:rPr>
          <w:noProof/>
          <w:lang w:eastAsia="en-US"/>
        </w:rPr>
        <w:lastRenderedPageBreak/>
        <w:drawing>
          <wp:inline distT="0" distB="0" distL="0" distR="0" wp14:anchorId="62737AE2" wp14:editId="033E0DB1">
            <wp:extent cx="6296025" cy="52673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296025" cy="5267325"/>
                    </a:xfrm>
                    <a:prstGeom prst="rect">
                      <a:avLst/>
                    </a:prstGeom>
                  </pic:spPr>
                </pic:pic>
              </a:graphicData>
            </a:graphic>
          </wp:inline>
        </w:drawing>
      </w:r>
    </w:p>
    <w:p w14:paraId="233E99A7" w14:textId="4E197A16" w:rsidR="004A2D4C" w:rsidRDefault="004A2D4C" w:rsidP="004A2D4C">
      <w:pPr>
        <w:pStyle w:val="Caption"/>
        <w:rPr>
          <w:rFonts w:ascii="Verdana" w:hAnsi="Verdana" w:cs="Arial"/>
          <w:sz w:val="24"/>
          <w:szCs w:val="24"/>
        </w:rPr>
      </w:pPr>
      <w:r>
        <w:t xml:space="preserve">Figure </w:t>
      </w:r>
      <w:fldSimple w:instr=" SEQ Figure \* ARABIC ">
        <w:r>
          <w:rPr>
            <w:noProof/>
          </w:rPr>
          <w:t>48</w:t>
        </w:r>
      </w:fldSimple>
      <w:r>
        <w:t xml:space="preserve"> </w:t>
      </w:r>
      <w:r w:rsidRPr="00E85F59">
        <w:t>http://www.hl7.org/fhir/valueset.html</w:t>
      </w:r>
      <w:r w:rsidR="00AD31E5">
        <w:t xml:space="preserve"> - Part 2</w:t>
      </w:r>
    </w:p>
    <w:p w14:paraId="02A1D158" w14:textId="2B733D32" w:rsidR="00BF59D0" w:rsidRDefault="000551D8" w:rsidP="000551D8">
      <w:pPr>
        <w:pStyle w:val="BodyText"/>
        <w:rPr>
          <w:lang w:eastAsia="en-US"/>
        </w:rPr>
      </w:pPr>
      <w:r>
        <w:rPr>
          <w:lang w:eastAsia="en-US"/>
        </w:rPr>
        <w:tab/>
      </w:r>
      <w:r>
        <w:rPr>
          <w:lang w:eastAsia="en-US"/>
        </w:rPr>
        <w:tab/>
      </w:r>
      <w:r>
        <w:rPr>
          <w:lang w:eastAsia="en-US"/>
        </w:rPr>
        <w:tab/>
      </w:r>
      <w:r>
        <w:rPr>
          <w:lang w:eastAsia="en-US"/>
        </w:rPr>
        <w:tab/>
      </w:r>
      <w:r>
        <w:rPr>
          <w:lang w:eastAsia="en-US"/>
        </w:rPr>
        <w:tab/>
      </w:r>
    </w:p>
    <w:p w14:paraId="48098B6D" w14:textId="34A50F66" w:rsidR="000551D8" w:rsidRDefault="000551D8" w:rsidP="00BF59D0">
      <w:pPr>
        <w:pStyle w:val="BodyText"/>
        <w:rPr>
          <w:lang w:eastAsia="en-US"/>
        </w:rPr>
      </w:pPr>
    </w:p>
    <w:p w14:paraId="3B4C91B3" w14:textId="77777777" w:rsidR="000551D8" w:rsidRPr="00BF59D0" w:rsidRDefault="000551D8" w:rsidP="00BF59D0">
      <w:pPr>
        <w:pStyle w:val="BodyText"/>
        <w:rPr>
          <w:lang w:eastAsia="en-US"/>
        </w:rPr>
      </w:pPr>
    </w:p>
    <w:p w14:paraId="3E44121D" w14:textId="4FA286B3" w:rsidR="00377177" w:rsidRPr="005559F3" w:rsidRDefault="00377177" w:rsidP="006A2733">
      <w:pPr>
        <w:pStyle w:val="Heading3"/>
        <w:keepNext/>
        <w:rPr>
          <w:rFonts w:ascii="Verdana" w:hAnsi="Verdana"/>
        </w:rPr>
      </w:pPr>
      <w:bookmarkStart w:id="155" w:name="_Toc507605139"/>
      <w:r w:rsidRPr="005559F3">
        <w:rPr>
          <w:rFonts w:ascii="Verdana" w:hAnsi="Verdana"/>
        </w:rPr>
        <w:lastRenderedPageBreak/>
        <w:t xml:space="preserve">Embedded following </w:t>
      </w:r>
      <w:proofErr w:type="spellStart"/>
      <w:r w:rsidRPr="005559F3">
        <w:rPr>
          <w:rFonts w:ascii="Verdana" w:hAnsi="Verdana"/>
        </w:rPr>
        <w:t>comlumns</w:t>
      </w:r>
      <w:proofErr w:type="spellEnd"/>
      <w:r w:rsidRPr="005559F3">
        <w:rPr>
          <w:rFonts w:ascii="Verdana" w:hAnsi="Verdana"/>
        </w:rPr>
        <w:t>:</w:t>
      </w:r>
      <w:bookmarkEnd w:id="155"/>
    </w:p>
    <w:p w14:paraId="0A592D5A" w14:textId="77777777" w:rsidR="00377177" w:rsidRPr="005559F3" w:rsidRDefault="00377177" w:rsidP="00377177">
      <w:pPr>
        <w:pStyle w:val="Heading4"/>
        <w:numPr>
          <w:ilvl w:val="0"/>
          <w:numId w:val="21"/>
        </w:numPr>
        <w:rPr>
          <w:rFonts w:ascii="Verdana" w:hAnsi="Verdana"/>
          <w:b w:val="0"/>
          <w:sz w:val="20"/>
          <w:szCs w:val="20"/>
        </w:rPr>
      </w:pPr>
      <w:r w:rsidRPr="005559F3">
        <w:rPr>
          <w:rFonts w:ascii="Verdana" w:hAnsi="Verdana"/>
          <w:b w:val="0"/>
          <w:sz w:val="20"/>
          <w:szCs w:val="20"/>
        </w:rPr>
        <w:t>Element #</w:t>
      </w:r>
    </w:p>
    <w:p w14:paraId="713D9710" w14:textId="4656E6B1" w:rsidR="00377177" w:rsidRPr="005559F3" w:rsidRDefault="00377177" w:rsidP="00377177">
      <w:pPr>
        <w:pStyle w:val="Heading4"/>
        <w:numPr>
          <w:ilvl w:val="0"/>
          <w:numId w:val="21"/>
        </w:numPr>
        <w:rPr>
          <w:rFonts w:ascii="Verdana" w:hAnsi="Verdana"/>
          <w:b w:val="0"/>
          <w:sz w:val="20"/>
          <w:szCs w:val="20"/>
        </w:rPr>
      </w:pPr>
      <w:r w:rsidRPr="005559F3">
        <w:rPr>
          <w:rFonts w:ascii="Verdana" w:hAnsi="Verdana"/>
          <w:b w:val="0"/>
          <w:sz w:val="20"/>
          <w:szCs w:val="20"/>
        </w:rPr>
        <w:t>Max Length</w:t>
      </w:r>
    </w:p>
    <w:p w14:paraId="20094191" w14:textId="677904F9" w:rsidR="00377177" w:rsidRPr="005559F3" w:rsidRDefault="00377177" w:rsidP="00377177">
      <w:pPr>
        <w:pStyle w:val="Heading4"/>
        <w:numPr>
          <w:ilvl w:val="0"/>
          <w:numId w:val="21"/>
        </w:numPr>
        <w:rPr>
          <w:rFonts w:ascii="Verdana" w:hAnsi="Verdana"/>
          <w:b w:val="0"/>
          <w:sz w:val="20"/>
          <w:szCs w:val="20"/>
        </w:rPr>
      </w:pPr>
      <w:r w:rsidRPr="005559F3">
        <w:rPr>
          <w:rFonts w:ascii="Verdana" w:hAnsi="Verdana"/>
          <w:b w:val="0"/>
          <w:sz w:val="20"/>
          <w:szCs w:val="20"/>
        </w:rPr>
        <w:t>FSC Transaction Location</w:t>
      </w:r>
    </w:p>
    <w:p w14:paraId="548AAF6E" w14:textId="6DA487D5" w:rsidR="00377177" w:rsidRDefault="00377177" w:rsidP="00377177">
      <w:pPr>
        <w:pStyle w:val="BodyText"/>
        <w:numPr>
          <w:ilvl w:val="0"/>
          <w:numId w:val="21"/>
        </w:numPr>
        <w:rPr>
          <w:rFonts w:ascii="Verdana" w:hAnsi="Verdana"/>
          <w:szCs w:val="20"/>
          <w:lang w:eastAsia="en-US"/>
        </w:rPr>
      </w:pPr>
      <w:r w:rsidRPr="005559F3">
        <w:rPr>
          <w:rFonts w:ascii="Verdana" w:hAnsi="Verdana"/>
          <w:szCs w:val="20"/>
          <w:lang w:eastAsia="en-US"/>
        </w:rPr>
        <w:t>FSC Comments</w:t>
      </w:r>
    </w:p>
    <w:p w14:paraId="5BFBE725" w14:textId="157A7883" w:rsidR="00BF59D0" w:rsidRPr="005559F3" w:rsidRDefault="0093576A" w:rsidP="00377177">
      <w:pPr>
        <w:pStyle w:val="BodyText"/>
        <w:numPr>
          <w:ilvl w:val="0"/>
          <w:numId w:val="21"/>
        </w:numPr>
        <w:rPr>
          <w:rFonts w:ascii="Verdana" w:hAnsi="Verdana"/>
          <w:szCs w:val="20"/>
          <w:lang w:eastAsia="en-US"/>
        </w:rPr>
      </w:pPr>
      <w:r w:rsidRPr="005559F3">
        <w:rPr>
          <w:rFonts w:ascii="Verdana" w:hAnsi="Verdana"/>
          <w:szCs w:val="20"/>
          <w:lang w:eastAsia="en-US"/>
        </w:rPr>
        <w:t>FHIR Resource</w:t>
      </w:r>
    </w:p>
    <w:p w14:paraId="11CA571E" w14:textId="40710287" w:rsidR="00377177" w:rsidRPr="005559F3" w:rsidRDefault="00377177" w:rsidP="00377177">
      <w:pPr>
        <w:pStyle w:val="BodyText"/>
        <w:numPr>
          <w:ilvl w:val="0"/>
          <w:numId w:val="21"/>
        </w:numPr>
        <w:rPr>
          <w:rFonts w:ascii="Verdana" w:hAnsi="Verdana"/>
          <w:szCs w:val="20"/>
          <w:lang w:eastAsia="en-US"/>
        </w:rPr>
      </w:pPr>
      <w:proofErr w:type="spellStart"/>
      <w:r w:rsidRPr="005559F3">
        <w:rPr>
          <w:rFonts w:ascii="Verdana" w:hAnsi="Verdana"/>
          <w:szCs w:val="20"/>
          <w:lang w:eastAsia="en-US"/>
        </w:rPr>
        <w:t>TASCore</w:t>
      </w:r>
      <w:proofErr w:type="spellEnd"/>
      <w:r w:rsidRPr="005559F3">
        <w:rPr>
          <w:rFonts w:ascii="Verdana" w:hAnsi="Verdana"/>
          <w:szCs w:val="20"/>
          <w:lang w:eastAsia="en-US"/>
        </w:rPr>
        <w:t xml:space="preserve"> Comments</w:t>
      </w:r>
    </w:p>
    <w:p w14:paraId="4A3C9B9F" w14:textId="38205000" w:rsidR="00B92B9C" w:rsidRPr="005559F3" w:rsidRDefault="00B92B9C" w:rsidP="00B92B9C">
      <w:pPr>
        <w:pStyle w:val="Heading1"/>
        <w:rPr>
          <w:rFonts w:ascii="Verdana" w:hAnsi="Verdana"/>
        </w:rPr>
      </w:pPr>
      <w:bookmarkStart w:id="156" w:name="_Toc507605140"/>
      <w:r w:rsidRPr="005559F3">
        <w:rPr>
          <w:rFonts w:ascii="Verdana" w:hAnsi="Verdana"/>
        </w:rPr>
        <w:t xml:space="preserve">Appendix B - </w:t>
      </w:r>
      <w:proofErr w:type="spellStart"/>
      <w:r w:rsidRPr="005559F3">
        <w:rPr>
          <w:rFonts w:ascii="Verdana" w:hAnsi="Verdana"/>
        </w:rPr>
        <w:t>TASCore</w:t>
      </w:r>
      <w:proofErr w:type="spellEnd"/>
      <w:r w:rsidRPr="005559F3">
        <w:rPr>
          <w:rFonts w:ascii="Verdana" w:hAnsi="Verdana"/>
        </w:rPr>
        <w:t xml:space="preserve"> Mapping Rules</w:t>
      </w:r>
      <w:bookmarkEnd w:id="156"/>
    </w:p>
    <w:p w14:paraId="6289D580" w14:textId="77564668" w:rsidR="00B92B9C" w:rsidRPr="005559F3" w:rsidRDefault="00B92B9C" w:rsidP="00B92B9C">
      <w:pPr>
        <w:pStyle w:val="Heading1"/>
        <w:rPr>
          <w:rFonts w:ascii="Verdana" w:hAnsi="Verdana"/>
        </w:rPr>
      </w:pPr>
      <w:bookmarkStart w:id="157" w:name="_Toc507605141"/>
      <w:r w:rsidRPr="005559F3">
        <w:rPr>
          <w:rFonts w:ascii="Verdana" w:hAnsi="Verdana"/>
        </w:rPr>
        <w:t xml:space="preserve">Appendix C – </w:t>
      </w:r>
      <w:proofErr w:type="spellStart"/>
      <w:r w:rsidRPr="005559F3">
        <w:rPr>
          <w:rFonts w:ascii="Verdana" w:hAnsi="Verdana"/>
        </w:rPr>
        <w:t>TASCore</w:t>
      </w:r>
      <w:proofErr w:type="spellEnd"/>
      <w:r w:rsidRPr="005559F3">
        <w:rPr>
          <w:rFonts w:ascii="Verdana" w:hAnsi="Verdana"/>
        </w:rPr>
        <w:t xml:space="preserve"> Default Values</w:t>
      </w:r>
      <w:bookmarkEnd w:id="157"/>
      <w:r w:rsidRPr="005559F3">
        <w:rPr>
          <w:rFonts w:ascii="Verdana" w:hAnsi="Verdana"/>
        </w:rPr>
        <w:t xml:space="preserve"> </w:t>
      </w:r>
    </w:p>
    <w:p w14:paraId="4286B744" w14:textId="77777777" w:rsidR="00B92B9C" w:rsidRPr="005559F3" w:rsidRDefault="00B92B9C" w:rsidP="00B92B9C">
      <w:pPr>
        <w:pStyle w:val="Heading1"/>
        <w:rPr>
          <w:rFonts w:ascii="Verdana" w:hAnsi="Verdana"/>
        </w:rPr>
      </w:pPr>
      <w:bookmarkStart w:id="158" w:name="_Toc507605142"/>
      <w:r w:rsidRPr="005559F3">
        <w:rPr>
          <w:rFonts w:ascii="Verdana" w:hAnsi="Verdana"/>
        </w:rPr>
        <w:t>Appendix D – FSC Mapping Rules</w:t>
      </w:r>
      <w:bookmarkEnd w:id="158"/>
    </w:p>
    <w:p w14:paraId="71ADE399" w14:textId="097E741C" w:rsidR="00B92B9C" w:rsidRPr="005559F3" w:rsidRDefault="00B92B9C" w:rsidP="00B92B9C">
      <w:pPr>
        <w:pStyle w:val="Heading1"/>
        <w:rPr>
          <w:rFonts w:ascii="Verdana" w:hAnsi="Verdana"/>
        </w:rPr>
      </w:pPr>
      <w:bookmarkStart w:id="159" w:name="_Toc507605143"/>
      <w:r w:rsidRPr="005559F3">
        <w:rPr>
          <w:rFonts w:ascii="Verdana" w:hAnsi="Verdana"/>
        </w:rPr>
        <w:t>Appendix E – FSC Default Values</w:t>
      </w:r>
      <w:bookmarkEnd w:id="159"/>
      <w:r w:rsidRPr="005559F3">
        <w:rPr>
          <w:rFonts w:ascii="Verdana" w:hAnsi="Verdana"/>
        </w:rPr>
        <w:t xml:space="preserve"> </w:t>
      </w:r>
    </w:p>
    <w:p w14:paraId="4AA9DDC6" w14:textId="77777777" w:rsidR="00B92B9C" w:rsidRPr="005559F3" w:rsidRDefault="00B92B9C" w:rsidP="00B92B9C">
      <w:pPr>
        <w:pStyle w:val="BodyText"/>
        <w:rPr>
          <w:rFonts w:ascii="Verdana" w:hAnsi="Verdana"/>
          <w:lang w:eastAsia="en-US"/>
        </w:rPr>
      </w:pPr>
    </w:p>
    <w:p w14:paraId="7CBFBB85" w14:textId="77777777" w:rsidR="00B92B9C" w:rsidRPr="005559F3" w:rsidRDefault="00B92B9C" w:rsidP="00B92B9C">
      <w:pPr>
        <w:pStyle w:val="BodyText"/>
        <w:rPr>
          <w:rFonts w:ascii="Verdana" w:hAnsi="Verdana"/>
          <w:lang w:eastAsia="en-US"/>
        </w:rPr>
      </w:pPr>
    </w:p>
    <w:sectPr w:rsidR="00B92B9C" w:rsidRPr="005559F3" w:rsidSect="00377177">
      <w:pgSz w:w="15840" w:h="12240" w:orient="landscape" w:code="1"/>
      <w:pgMar w:top="720" w:right="720" w:bottom="720" w:left="72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Department of Veterans Affairs" w:date="2018-02-22T12:27:00Z" w:initials="DoVA">
    <w:p w14:paraId="5A675BA9" w14:textId="7D754D09" w:rsidR="009928DE" w:rsidRDefault="009928DE">
      <w:pPr>
        <w:pStyle w:val="CommentText"/>
      </w:pPr>
      <w:r>
        <w:rPr>
          <w:rStyle w:val="CommentReference"/>
        </w:rPr>
        <w:annotationRef/>
      </w:r>
      <w:r>
        <w:t xml:space="preserve">Still </w:t>
      </w:r>
      <w:proofErr w:type="spellStart"/>
      <w:r>
        <w:t>eIV</w:t>
      </w:r>
      <w:proofErr w:type="spellEnd"/>
      <w:r>
        <w:t>?</w:t>
      </w:r>
    </w:p>
  </w:comment>
  <w:comment w:id="49" w:author="Department of Veterans Affairs" w:date="2018-02-21T14:42:00Z" w:initials="DoVA">
    <w:p w14:paraId="6A1787F8" w14:textId="72206532" w:rsidR="009928DE" w:rsidRDefault="009928DE">
      <w:pPr>
        <w:pStyle w:val="CommentText"/>
      </w:pPr>
      <w:r>
        <w:rPr>
          <w:rStyle w:val="CommentReference"/>
        </w:rPr>
        <w:annotationRef/>
      </w:r>
      <w:r>
        <w:t>We need info about the new FSC system</w:t>
      </w:r>
    </w:p>
  </w:comment>
  <w:comment w:id="86" w:author="Department of Veterans Affairs" w:date="2018-02-22T16:28:00Z" w:initials="DoVA">
    <w:p w14:paraId="6DFC4A57" w14:textId="02BCEAB0" w:rsidR="009928DE" w:rsidRDefault="009928DE">
      <w:pPr>
        <w:pStyle w:val="CommentText"/>
      </w:pPr>
      <w:r>
        <w:rPr>
          <w:rStyle w:val="CommentReference"/>
        </w:rPr>
        <w:annotationRef/>
      </w:r>
      <w:proofErr w:type="gramStart"/>
      <w:r>
        <w:t>does</w:t>
      </w:r>
      <w:proofErr w:type="gramEnd"/>
      <w:r>
        <w:t xml:space="preserve"> </w:t>
      </w:r>
      <w:proofErr w:type="spellStart"/>
      <w:r>
        <w:t>epayments</w:t>
      </w:r>
      <w:proofErr w:type="spellEnd"/>
      <w:r>
        <w:t xml:space="preserve"> transform 837?</w:t>
      </w:r>
    </w:p>
  </w:comment>
  <w:comment w:id="97" w:author="Department of Veterans Affairs" w:date="2018-02-21T15:12:00Z" w:initials="DoVA">
    <w:p w14:paraId="31FE4036" w14:textId="652D6DE1" w:rsidR="009928DE" w:rsidRDefault="009928DE">
      <w:pPr>
        <w:pStyle w:val="CommentText"/>
      </w:pPr>
      <w:r>
        <w:rPr>
          <w:rStyle w:val="CommentReference"/>
        </w:rPr>
        <w:annotationRef/>
      </w:r>
      <w:r>
        <w:t>What is needed here?</w:t>
      </w:r>
    </w:p>
  </w:comment>
  <w:comment w:id="108" w:author="Keith Oulson" w:date="2018-02-28T08:25:00Z" w:initials="KO">
    <w:p w14:paraId="5E7BA243" w14:textId="77777777" w:rsidR="009928DE" w:rsidRDefault="009928DE">
      <w:pPr>
        <w:pStyle w:val="CommentText"/>
      </w:pPr>
      <w:r>
        <w:rPr>
          <w:rStyle w:val="CommentReference"/>
        </w:rPr>
        <w:annotationRef/>
      </w:r>
      <w:r>
        <w:t>Does this need further clarification or</w:t>
      </w:r>
    </w:p>
    <w:p w14:paraId="4C09AFAE" w14:textId="594ECD17" w:rsidR="009928DE" w:rsidRDefault="009928DE">
      <w:pPr>
        <w:pStyle w:val="CommentText"/>
      </w:pPr>
      <w:r>
        <w:t xml:space="preserve">Perhaps </w:t>
      </w:r>
      <w:proofErr w:type="spellStart"/>
      <w:r>
        <w:t>it’s</w:t>
      </w:r>
      <w:proofErr w:type="spellEnd"/>
      <w:r>
        <w:t xml:space="preserve"> own section?</w:t>
      </w:r>
    </w:p>
  </w:comment>
  <w:comment w:id="110" w:author="Keith Oulson" w:date="2018-02-28T14:39:00Z" w:initials="KO">
    <w:p w14:paraId="57937983" w14:textId="11596723" w:rsidR="009928DE" w:rsidRDefault="009928DE">
      <w:pPr>
        <w:pStyle w:val="CommentText"/>
      </w:pPr>
      <w:r>
        <w:rPr>
          <w:rStyle w:val="CommentReference"/>
        </w:rPr>
        <w:annotationRef/>
      </w:r>
      <w:r>
        <w:t xml:space="preserve">Would this be processed by </w:t>
      </w:r>
      <w:proofErr w:type="spellStart"/>
      <w:r>
        <w:t>tas</w:t>
      </w:r>
      <w:proofErr w:type="spellEnd"/>
      <w:r>
        <w:t>?</w:t>
      </w:r>
    </w:p>
  </w:comment>
  <w:comment w:id="111" w:author="Keith Oulson" w:date="2018-02-28T08:31:00Z" w:initials="KO">
    <w:p w14:paraId="3BCBDB76" w14:textId="1A219F37" w:rsidR="009928DE" w:rsidRDefault="009928DE">
      <w:pPr>
        <w:pStyle w:val="CommentText"/>
      </w:pPr>
      <w:r>
        <w:rPr>
          <w:rStyle w:val="CommentReference"/>
        </w:rPr>
        <w:annotationRef/>
      </w:r>
      <w:r>
        <w:t xml:space="preserve">Is this description accurate </w:t>
      </w:r>
    </w:p>
  </w:comment>
  <w:comment w:id="109" w:author="Department of Veterans Affairs" w:date="2018-03-01T09:12:00Z" w:initials="DoVA">
    <w:p w14:paraId="2FC534E4" w14:textId="3B8AD530" w:rsidR="00171DB7" w:rsidRDefault="00171DB7">
      <w:pPr>
        <w:pStyle w:val="CommentText"/>
      </w:pPr>
      <w:r>
        <w:rPr>
          <w:rStyle w:val="CommentReference"/>
        </w:rPr>
        <w:annotationRef/>
      </w:r>
      <w:r w:rsidR="00EB5FD8">
        <w:t>Is this still needed in TAS?</w:t>
      </w:r>
    </w:p>
  </w:comment>
  <w:comment w:id="112" w:author="Keith Oulson" w:date="2018-03-01T09:11:00Z" w:initials="KO">
    <w:p w14:paraId="7AB93F7A" w14:textId="77777777" w:rsidR="00171DB7" w:rsidRDefault="00171DB7" w:rsidP="00171DB7">
      <w:pPr>
        <w:pStyle w:val="CommentText"/>
      </w:pPr>
      <w:r>
        <w:rPr>
          <w:rStyle w:val="CommentReference"/>
        </w:rPr>
        <w:annotationRef/>
      </w:r>
      <w:r>
        <w:t>Need a section in the Appendix for the 997?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675BA9" w15:done="0"/>
  <w15:commentEx w15:paraId="6A1787F8" w15:done="0"/>
  <w15:commentEx w15:paraId="63BBE8A2" w15:done="0"/>
  <w15:commentEx w15:paraId="3813DAA4" w15:done="0"/>
  <w15:commentEx w15:paraId="6DFC4A57" w15:done="0"/>
  <w15:commentEx w15:paraId="597105CB" w15:done="0"/>
  <w15:commentEx w15:paraId="1749D5A5" w15:done="0"/>
  <w15:commentEx w15:paraId="31FE4036" w15:done="0"/>
  <w15:commentEx w15:paraId="4C09AFAE" w15:done="0"/>
  <w15:commentEx w15:paraId="22B645F0" w15:done="0"/>
  <w15:commentEx w15:paraId="57937983" w15:done="0"/>
  <w15:commentEx w15:paraId="3BCBDB7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1787F8" w16cid:durableId="1E390667"/>
  <w16cid:commentId w16cid:paraId="63BBE8A2" w16cid:durableId="1E416BA1"/>
  <w16cid:commentId w16cid:paraId="3813DAA4" w16cid:durableId="1E410DEF"/>
  <w16cid:commentId w16cid:paraId="6DFC4A57" w16cid:durableId="1E3E4F44"/>
  <w16cid:commentId w16cid:paraId="31FE4036" w16cid:durableId="1E39066E"/>
  <w16cid:commentId w16cid:paraId="4C09AFAE" w16cid:durableId="1E40E5F2"/>
  <w16cid:commentId w16cid:paraId="22B645F0" w16cid:durableId="1E40E695"/>
  <w16cid:commentId w16cid:paraId="57937983" w16cid:durableId="1E413D95"/>
  <w16cid:commentId w16cid:paraId="3BCBDB76" w16cid:durableId="1E40E75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B0B7D1" w14:textId="77777777" w:rsidR="00126F4D" w:rsidRDefault="00126F4D">
      <w:r>
        <w:separator/>
      </w:r>
    </w:p>
    <w:p w14:paraId="34889C93" w14:textId="77777777" w:rsidR="00126F4D" w:rsidRDefault="00126F4D"/>
  </w:endnote>
  <w:endnote w:type="continuationSeparator" w:id="0">
    <w:p w14:paraId="2311EFA3" w14:textId="77777777" w:rsidR="00126F4D" w:rsidRDefault="00126F4D">
      <w:r>
        <w:continuationSeparator/>
      </w:r>
    </w:p>
    <w:p w14:paraId="022301EE" w14:textId="77777777" w:rsidR="00126F4D" w:rsidRDefault="00126F4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B" w14:textId="77777777" w:rsidR="009928DE" w:rsidRDefault="009928DE" w:rsidP="009F7C75">
    <w:pPr>
      <w:pStyle w:val="Footer"/>
      <w:ind w:right="360"/>
      <w:rPr>
        <w:rStyle w:val="PageNumber"/>
      </w:rPr>
    </w:pPr>
    <w:proofErr w:type="spellStart"/>
    <w:r>
      <w:t>eClaims</w:t>
    </w:r>
    <w:proofErr w:type="spellEnd"/>
    <w:r>
      <w:t xml:space="preserve"> Iteration 4</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June 2010</w:t>
    </w:r>
  </w:p>
  <w:p w14:paraId="05501EFC" w14:textId="77777777" w:rsidR="009928DE" w:rsidRDefault="009928DE">
    <w:pPr>
      <w:pStyle w:val="Footer"/>
    </w:pPr>
    <w:r>
      <w:t>Interface Control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D" w14:textId="012B57FB" w:rsidR="009928DE" w:rsidRDefault="009928DE" w:rsidP="009F7C75">
    <w:pPr>
      <w:pStyle w:val="Footer"/>
      <w:ind w:right="360"/>
      <w:rPr>
        <w:rStyle w:val="PageNumber"/>
      </w:rPr>
    </w:pPr>
    <w:r>
      <w:t xml:space="preserve">MCCF </w:t>
    </w:r>
    <w:proofErr w:type="spellStart"/>
    <w:r w:rsidR="00CF1F74">
      <w:t>eBilling</w:t>
    </w:r>
    <w:proofErr w:type="spellEnd"/>
    <w:r>
      <w:rPr>
        <w:rStyle w:val="PageNumber"/>
      </w:rPr>
      <w:tab/>
    </w:r>
    <w:r>
      <w:rPr>
        <w:rStyle w:val="PageNumber"/>
      </w:rPr>
      <w:fldChar w:fldCharType="begin"/>
    </w:r>
    <w:r>
      <w:rPr>
        <w:rStyle w:val="PageNumber"/>
      </w:rPr>
      <w:instrText xml:space="preserve"> PAGE </w:instrText>
    </w:r>
    <w:r>
      <w:rPr>
        <w:rStyle w:val="PageNumber"/>
      </w:rPr>
      <w:fldChar w:fldCharType="separate"/>
    </w:r>
    <w:r w:rsidR="00D13E33">
      <w:rPr>
        <w:rStyle w:val="PageNumber"/>
        <w:noProof/>
      </w:rPr>
      <w:t>50</w:t>
    </w:r>
    <w:r>
      <w:rPr>
        <w:rStyle w:val="PageNumber"/>
      </w:rPr>
      <w:fldChar w:fldCharType="end"/>
    </w:r>
    <w:r>
      <w:rPr>
        <w:rStyle w:val="PageNumber"/>
      </w:rPr>
      <w:tab/>
      <w:t>February 2018</w:t>
    </w:r>
  </w:p>
  <w:p w14:paraId="05501EFE" w14:textId="77777777" w:rsidR="009928DE" w:rsidRDefault="009928DE">
    <w:pPr>
      <w:pStyle w:val="Footer"/>
    </w:pPr>
    <w:r>
      <w:t>Interface Control Document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EFF" w14:textId="77777777" w:rsidR="009928DE" w:rsidRDefault="009928DE" w:rsidP="009F7C75">
    <w:pPr>
      <w:pStyle w:val="Footer"/>
      <w:ind w:right="360"/>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rPr>
        <w:rStyle w:val="PageNumber"/>
      </w:rPr>
      <w:tab/>
      <w:t>March 2014</w:t>
    </w:r>
  </w:p>
  <w:p w14:paraId="05501F00" w14:textId="77777777" w:rsidR="009928DE" w:rsidRDefault="009928DE">
    <w:pPr>
      <w:pStyle w:val="Footer"/>
    </w:pPr>
    <w:r>
      <w:t>Interface Control Document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2" w14:textId="77777777" w:rsidR="009928DE" w:rsidRDefault="009928DE" w:rsidP="007B65D7">
    <w:pPr>
      <w:pStyle w:val="Footer"/>
      <w:rPr>
        <w:rStyle w:val="PageNumber"/>
      </w:rPr>
    </w:pPr>
    <w:proofErr w:type="spellStart"/>
    <w:r>
      <w:t>eBilling</w:t>
    </w:r>
    <w:proofErr w:type="spellEnd"/>
    <w:r>
      <w:t xml:space="preserve"> Build 3</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ab/>
      <w:t>March 2014</w:t>
    </w:r>
  </w:p>
  <w:p w14:paraId="05501F03" w14:textId="77777777" w:rsidR="009928DE" w:rsidRPr="007B65D7" w:rsidRDefault="009928DE" w:rsidP="007B65D7">
    <w:pPr>
      <w:pStyle w:val="Footer"/>
    </w:pPr>
    <w:r>
      <w:rPr>
        <w:rStyle w:val="PageNumber"/>
      </w:rPr>
      <w:t>Interface Control Document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B0B297" w14:textId="77777777" w:rsidR="00126F4D" w:rsidRDefault="00126F4D">
      <w:r>
        <w:separator/>
      </w:r>
    </w:p>
    <w:p w14:paraId="4BC014A9" w14:textId="77777777" w:rsidR="00126F4D" w:rsidRDefault="00126F4D"/>
  </w:footnote>
  <w:footnote w:type="continuationSeparator" w:id="0">
    <w:p w14:paraId="56BA4207" w14:textId="77777777" w:rsidR="00126F4D" w:rsidRDefault="00126F4D">
      <w:r>
        <w:continuationSeparator/>
      </w:r>
    </w:p>
    <w:p w14:paraId="4283F7AF" w14:textId="77777777" w:rsidR="00126F4D" w:rsidRDefault="00126F4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501F01" w14:textId="77777777" w:rsidR="009928DE" w:rsidRPr="001336D2" w:rsidRDefault="009928DE">
    <w:pPr>
      <w:rPr>
        <w:color w:val="FF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848479C"/>
    <w:lvl w:ilvl="0">
      <w:start w:val="1"/>
      <w:numFmt w:val="decimal"/>
      <w:pStyle w:val="ListNumber2"/>
      <w:lvlText w:val="%1."/>
      <w:lvlJc w:val="left"/>
      <w:pPr>
        <w:tabs>
          <w:tab w:val="num" w:pos="1080"/>
        </w:tabs>
        <w:ind w:left="1080" w:hanging="360"/>
      </w:pPr>
    </w:lvl>
  </w:abstractNum>
  <w:abstractNum w:abstractNumId="1">
    <w:nsid w:val="FFFFFF88"/>
    <w:multiLevelType w:val="singleLevel"/>
    <w:tmpl w:val="887C8F78"/>
    <w:lvl w:ilvl="0">
      <w:start w:val="1"/>
      <w:numFmt w:val="decimal"/>
      <w:pStyle w:val="ListNumber"/>
      <w:lvlText w:val="%1."/>
      <w:lvlJc w:val="left"/>
      <w:pPr>
        <w:tabs>
          <w:tab w:val="num" w:pos="360"/>
        </w:tabs>
        <w:ind w:left="360" w:hanging="360"/>
      </w:pPr>
    </w:lvl>
  </w:abstractNum>
  <w:abstractNum w:abstractNumId="2">
    <w:nsid w:val="FFFFFF89"/>
    <w:multiLevelType w:val="singleLevel"/>
    <w:tmpl w:val="E29E7818"/>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5566EBF"/>
    <w:multiLevelType w:val="hybridMultilevel"/>
    <w:tmpl w:val="DC7053C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nsid w:val="08C81F81"/>
    <w:multiLevelType w:val="hybridMultilevel"/>
    <w:tmpl w:val="B3F2FA9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
    <w:nsid w:val="096C3577"/>
    <w:multiLevelType w:val="hybridMultilevel"/>
    <w:tmpl w:val="C5828E9A"/>
    <w:lvl w:ilvl="0" w:tplc="38A6C352">
      <w:start w:val="1"/>
      <w:numFmt w:val="lowerLetter"/>
      <w:pStyle w:val="BodyTextLettered1"/>
      <w:lvlText w:val="%1."/>
      <w:lvlJc w:val="left"/>
      <w:pPr>
        <w:tabs>
          <w:tab w:val="num" w:pos="1080"/>
        </w:tabs>
        <w:ind w:left="1080" w:hanging="360"/>
      </w:pPr>
      <w:rPr>
        <w:rFonts w:hint="default"/>
      </w:rPr>
    </w:lvl>
    <w:lvl w:ilvl="1" w:tplc="97CCD7BA" w:tentative="1">
      <w:start w:val="1"/>
      <w:numFmt w:val="lowerLetter"/>
      <w:lvlText w:val="%2."/>
      <w:lvlJc w:val="left"/>
      <w:pPr>
        <w:tabs>
          <w:tab w:val="num" w:pos="1800"/>
        </w:tabs>
        <w:ind w:left="1800" w:hanging="360"/>
      </w:pPr>
    </w:lvl>
    <w:lvl w:ilvl="2" w:tplc="992E0F6E" w:tentative="1">
      <w:start w:val="1"/>
      <w:numFmt w:val="lowerRoman"/>
      <w:lvlText w:val="%3."/>
      <w:lvlJc w:val="right"/>
      <w:pPr>
        <w:tabs>
          <w:tab w:val="num" w:pos="2520"/>
        </w:tabs>
        <w:ind w:left="2520" w:hanging="180"/>
      </w:pPr>
    </w:lvl>
    <w:lvl w:ilvl="3" w:tplc="2AA69446" w:tentative="1">
      <w:start w:val="1"/>
      <w:numFmt w:val="decimal"/>
      <w:lvlText w:val="%4."/>
      <w:lvlJc w:val="left"/>
      <w:pPr>
        <w:tabs>
          <w:tab w:val="num" w:pos="3240"/>
        </w:tabs>
        <w:ind w:left="3240" w:hanging="360"/>
      </w:pPr>
    </w:lvl>
    <w:lvl w:ilvl="4" w:tplc="EEC6AE96" w:tentative="1">
      <w:start w:val="1"/>
      <w:numFmt w:val="lowerLetter"/>
      <w:lvlText w:val="%5."/>
      <w:lvlJc w:val="left"/>
      <w:pPr>
        <w:tabs>
          <w:tab w:val="num" w:pos="3960"/>
        </w:tabs>
        <w:ind w:left="3960" w:hanging="360"/>
      </w:pPr>
    </w:lvl>
    <w:lvl w:ilvl="5" w:tplc="2D7EBAFC" w:tentative="1">
      <w:start w:val="1"/>
      <w:numFmt w:val="lowerRoman"/>
      <w:lvlText w:val="%6."/>
      <w:lvlJc w:val="right"/>
      <w:pPr>
        <w:tabs>
          <w:tab w:val="num" w:pos="4680"/>
        </w:tabs>
        <w:ind w:left="4680" w:hanging="180"/>
      </w:pPr>
    </w:lvl>
    <w:lvl w:ilvl="6" w:tplc="EE78F25A" w:tentative="1">
      <w:start w:val="1"/>
      <w:numFmt w:val="decimal"/>
      <w:lvlText w:val="%7."/>
      <w:lvlJc w:val="left"/>
      <w:pPr>
        <w:tabs>
          <w:tab w:val="num" w:pos="5400"/>
        </w:tabs>
        <w:ind w:left="5400" w:hanging="360"/>
      </w:pPr>
    </w:lvl>
    <w:lvl w:ilvl="7" w:tplc="01F46506" w:tentative="1">
      <w:start w:val="1"/>
      <w:numFmt w:val="lowerLetter"/>
      <w:lvlText w:val="%8."/>
      <w:lvlJc w:val="left"/>
      <w:pPr>
        <w:tabs>
          <w:tab w:val="num" w:pos="6120"/>
        </w:tabs>
        <w:ind w:left="6120" w:hanging="360"/>
      </w:pPr>
    </w:lvl>
    <w:lvl w:ilvl="8" w:tplc="29E4881C" w:tentative="1">
      <w:start w:val="1"/>
      <w:numFmt w:val="lowerRoman"/>
      <w:lvlText w:val="%9."/>
      <w:lvlJc w:val="right"/>
      <w:pPr>
        <w:tabs>
          <w:tab w:val="num" w:pos="6840"/>
        </w:tabs>
        <w:ind w:left="6840" w:hanging="180"/>
      </w:pPr>
    </w:lvl>
  </w:abstractNum>
  <w:abstractNum w:abstractNumId="6">
    <w:nsid w:val="0FCA68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6696C95"/>
    <w:multiLevelType w:val="hybridMultilevel"/>
    <w:tmpl w:val="B7BC218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17D20ECE"/>
    <w:multiLevelType w:val="hybridMultilevel"/>
    <w:tmpl w:val="F05C971A"/>
    <w:lvl w:ilvl="0" w:tplc="0872648E">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86533B"/>
    <w:multiLevelType w:val="hybridMultilevel"/>
    <w:tmpl w:val="8D4069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0">
    <w:nsid w:val="2A6178D9"/>
    <w:multiLevelType w:val="hybridMultilevel"/>
    <w:tmpl w:val="1D98B6B0"/>
    <w:lvl w:ilvl="0" w:tplc="2356EF8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E65E1D"/>
    <w:multiLevelType w:val="hybridMultilevel"/>
    <w:tmpl w:val="B532D11C"/>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2">
    <w:nsid w:val="2D9E3AC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0944CDD"/>
    <w:multiLevelType w:val="hybridMultilevel"/>
    <w:tmpl w:val="C046D152"/>
    <w:lvl w:ilvl="0" w:tplc="C1A2FAC6">
      <w:start w:val="1"/>
      <w:numFmt w:val="bullet"/>
      <w:lvlText w:val="-"/>
      <w:lvlJc w:val="left"/>
      <w:pPr>
        <w:ind w:left="720" w:hanging="360"/>
      </w:pPr>
      <w:rPr>
        <w:rFonts w:ascii="Arial" w:eastAsia="MS Mincho" w:hAnsi="Arial" w:cs="Arial" w:hint="default"/>
      </w:rPr>
    </w:lvl>
    <w:lvl w:ilvl="1" w:tplc="2356EF80">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E044C3"/>
    <w:multiLevelType w:val="hybridMultilevel"/>
    <w:tmpl w:val="84448962"/>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
    <w:nsid w:val="392F0A9A"/>
    <w:multiLevelType w:val="hybridMultilevel"/>
    <w:tmpl w:val="BDF641B0"/>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3BE45E3C"/>
    <w:multiLevelType w:val="hybridMultilevel"/>
    <w:tmpl w:val="8BB666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934B25"/>
    <w:multiLevelType w:val="hybridMultilevel"/>
    <w:tmpl w:val="20281854"/>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8">
    <w:nsid w:val="4A574283"/>
    <w:multiLevelType w:val="hybridMultilevel"/>
    <w:tmpl w:val="A26A6E9A"/>
    <w:lvl w:ilvl="0" w:tplc="61BCCE0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BEC56BC"/>
    <w:multiLevelType w:val="hybridMultilevel"/>
    <w:tmpl w:val="0ACC6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E309DA"/>
    <w:multiLevelType w:val="hybridMultilevel"/>
    <w:tmpl w:val="4DC847E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1">
    <w:nsid w:val="56EB3F48"/>
    <w:multiLevelType w:val="hybridMultilevel"/>
    <w:tmpl w:val="B8BC9D6E"/>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2">
    <w:nsid w:val="581571F7"/>
    <w:multiLevelType w:val="hybridMultilevel"/>
    <w:tmpl w:val="606A1AEC"/>
    <w:lvl w:ilvl="0" w:tplc="3EA6E02A">
      <w:start w:val="1"/>
      <w:numFmt w:val="bullet"/>
      <w:pStyle w:val="BodyTextBullet2"/>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5CE17311"/>
    <w:multiLevelType w:val="hybridMultilevel"/>
    <w:tmpl w:val="43C692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E175359"/>
    <w:multiLevelType w:val="hybridMultilevel"/>
    <w:tmpl w:val="9A123CDA"/>
    <w:lvl w:ilvl="0" w:tplc="3EA6E02A">
      <w:start w:val="1"/>
      <w:numFmt w:val="bullet"/>
      <w:lvlText w:val=""/>
      <w:lvlJc w:val="left"/>
      <w:pPr>
        <w:ind w:left="144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nsid w:val="5F865785"/>
    <w:multiLevelType w:val="hybridMultilevel"/>
    <w:tmpl w:val="AD9249F0"/>
    <w:lvl w:ilvl="0" w:tplc="04090003">
      <w:start w:val="1"/>
      <w:numFmt w:val="bullet"/>
      <w:lvlText w:val="o"/>
      <w:lvlJc w:val="left"/>
      <w:pPr>
        <w:ind w:left="1494" w:hanging="360"/>
      </w:pPr>
      <w:rPr>
        <w:rFonts w:ascii="Courier New" w:hAnsi="Courier New" w:cs="Courier New" w:hint="default"/>
      </w:rPr>
    </w:lvl>
    <w:lvl w:ilvl="1" w:tplc="63D094B6">
      <w:start w:val="1"/>
      <w:numFmt w:val="bullet"/>
      <w:lvlText w:val=""/>
      <w:lvlJc w:val="left"/>
      <w:pPr>
        <w:ind w:left="2214" w:hanging="360"/>
      </w:pPr>
      <w:rPr>
        <w:rFonts w:ascii="Wingdings" w:hAnsi="Wingdings" w:hint="default"/>
        <w:sz w:val="24"/>
        <w:szCs w:val="24"/>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6">
    <w:nsid w:val="69761EF5"/>
    <w:multiLevelType w:val="hybridMultilevel"/>
    <w:tmpl w:val="1944A0DE"/>
    <w:lvl w:ilvl="0" w:tplc="04090003">
      <w:start w:val="1"/>
      <w:numFmt w:val="bullet"/>
      <w:lvlText w:val="o"/>
      <w:lvlJc w:val="left"/>
      <w:pPr>
        <w:ind w:left="1494" w:hanging="360"/>
      </w:pPr>
      <w:rPr>
        <w:rFonts w:ascii="Courier New" w:hAnsi="Courier New" w:cs="Courier New" w:hint="default"/>
      </w:rPr>
    </w:lvl>
    <w:lvl w:ilvl="1" w:tplc="04090001">
      <w:start w:val="1"/>
      <w:numFmt w:val="bullet"/>
      <w:lvlText w:val=""/>
      <w:lvlJc w:val="left"/>
      <w:pPr>
        <w:ind w:left="2214" w:hanging="360"/>
      </w:pPr>
      <w:rPr>
        <w:rFonts w:ascii="Symbol" w:hAnsi="Symbol"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7">
    <w:nsid w:val="6ED37129"/>
    <w:multiLevelType w:val="hybridMultilevel"/>
    <w:tmpl w:val="49B29F0E"/>
    <w:lvl w:ilvl="0" w:tplc="2356E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63D094B6">
      <w:start w:val="1"/>
      <w:numFmt w:val="bullet"/>
      <w:lvlText w:val=""/>
      <w:lvlJc w:val="left"/>
      <w:pPr>
        <w:ind w:left="2160" w:hanging="360"/>
      </w:pPr>
      <w:rPr>
        <w:rFonts w:ascii="Wingdings" w:hAnsi="Wingdings" w:hint="default"/>
        <w:sz w:val="24"/>
        <w:szCs w:val="24"/>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29">
    <w:nsid w:val="7F9D06EE"/>
    <w:multiLevelType w:val="hybridMultilevel"/>
    <w:tmpl w:val="29E0F7D2"/>
    <w:lvl w:ilvl="0" w:tplc="DA22F30E">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5"/>
  </w:num>
  <w:num w:numId="4">
    <w:abstractNumId w:val="28"/>
  </w:num>
  <w:num w:numId="5">
    <w:abstractNumId w:val="29"/>
  </w:num>
  <w:num w:numId="6">
    <w:abstractNumId w:val="22"/>
  </w:num>
  <w:num w:numId="7">
    <w:abstractNumId w:val="18"/>
  </w:num>
  <w:num w:numId="8">
    <w:abstractNumId w:val="12"/>
  </w:num>
  <w:num w:numId="9">
    <w:abstractNumId w:val="6"/>
  </w:num>
  <w:num w:numId="10">
    <w:abstractNumId w:val="1"/>
  </w:num>
  <w:num w:numId="11">
    <w:abstractNumId w:val="4"/>
  </w:num>
  <w:num w:numId="12">
    <w:abstractNumId w:val="3"/>
  </w:num>
  <w:num w:numId="13">
    <w:abstractNumId w:val="21"/>
  </w:num>
  <w:num w:numId="14">
    <w:abstractNumId w:val="11"/>
  </w:num>
  <w:num w:numId="15">
    <w:abstractNumId w:val="15"/>
  </w:num>
  <w:num w:numId="16">
    <w:abstractNumId w:val="9"/>
  </w:num>
  <w:num w:numId="17">
    <w:abstractNumId w:val="7"/>
  </w:num>
  <w:num w:numId="18">
    <w:abstractNumId w:val="14"/>
  </w:num>
  <w:num w:numId="19">
    <w:abstractNumId w:val="24"/>
  </w:num>
  <w:num w:numId="20">
    <w:abstractNumId w:val="20"/>
  </w:num>
  <w:num w:numId="21">
    <w:abstractNumId w:val="27"/>
  </w:num>
  <w:num w:numId="22">
    <w:abstractNumId w:val="8"/>
  </w:num>
  <w:num w:numId="23">
    <w:abstractNumId w:val="23"/>
  </w:num>
  <w:num w:numId="24">
    <w:abstractNumId w:val="16"/>
  </w:num>
  <w:num w:numId="25">
    <w:abstractNumId w:val="19"/>
  </w:num>
  <w:num w:numId="26">
    <w:abstractNumId w:val="13"/>
  </w:num>
  <w:num w:numId="27">
    <w:abstractNumId w:val="10"/>
  </w:num>
  <w:num w:numId="28">
    <w:abstractNumId w:val="26"/>
  </w:num>
  <w:num w:numId="29">
    <w:abstractNumId w:val="25"/>
  </w:num>
  <w:num w:numId="30">
    <w:abstractNumId w:val="17"/>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Oulson">
    <w15:presenceInfo w15:providerId="AD" w15:userId="S-1-5-21-3879305808-3289165270-514292028-21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attachedTemplate r:id="rId1"/>
  <w:stylePaneFormatFilter w:val="3528" w:allStyles="0" w:customStyles="0" w:latentStyles="0" w:stylesInUse="1" w:headingStyles="1" w:numberingStyles="0" w:tableStyles="0" w:directFormattingOnRuns="1" w:directFormattingOnParagraphs="0" w:directFormattingOnNumbering="1" w:directFormattingOnTables="0" w:clearFormatting="1" w:top3HeadingStyles="1" w:visibleStyles="0" w:alternateStyleNames="0"/>
  <w:stylePaneSortMethod w:val="0000"/>
  <w:trackRevisions/>
  <w:documentProtection w:formatting="1" w:enforcement="0"/>
  <w:defaultTabStop w:val="720"/>
  <w:clickAndTypeStyle w:val="BodyTex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2B0"/>
    <w:rsid w:val="0000086B"/>
    <w:rsid w:val="000017E7"/>
    <w:rsid w:val="00001899"/>
    <w:rsid w:val="00001C8C"/>
    <w:rsid w:val="00004137"/>
    <w:rsid w:val="0000474D"/>
    <w:rsid w:val="0000488B"/>
    <w:rsid w:val="000063A7"/>
    <w:rsid w:val="0000675B"/>
    <w:rsid w:val="0000698B"/>
    <w:rsid w:val="00006CE3"/>
    <w:rsid w:val="00006DB8"/>
    <w:rsid w:val="000073CD"/>
    <w:rsid w:val="00007CC9"/>
    <w:rsid w:val="00010140"/>
    <w:rsid w:val="00010D6B"/>
    <w:rsid w:val="0001136D"/>
    <w:rsid w:val="000114B6"/>
    <w:rsid w:val="00011EE6"/>
    <w:rsid w:val="0001226E"/>
    <w:rsid w:val="000142A0"/>
    <w:rsid w:val="00014715"/>
    <w:rsid w:val="000171DA"/>
    <w:rsid w:val="00020082"/>
    <w:rsid w:val="000212B7"/>
    <w:rsid w:val="00021CAD"/>
    <w:rsid w:val="00023270"/>
    <w:rsid w:val="00023511"/>
    <w:rsid w:val="000243B3"/>
    <w:rsid w:val="000246A0"/>
    <w:rsid w:val="00024C78"/>
    <w:rsid w:val="000256CE"/>
    <w:rsid w:val="000263BB"/>
    <w:rsid w:val="00030342"/>
    <w:rsid w:val="0003034C"/>
    <w:rsid w:val="00031343"/>
    <w:rsid w:val="00031907"/>
    <w:rsid w:val="000352F4"/>
    <w:rsid w:val="0003606D"/>
    <w:rsid w:val="000371B5"/>
    <w:rsid w:val="00037AD4"/>
    <w:rsid w:val="00041F69"/>
    <w:rsid w:val="000426BB"/>
    <w:rsid w:val="00045887"/>
    <w:rsid w:val="0004591D"/>
    <w:rsid w:val="0004636C"/>
    <w:rsid w:val="000479A7"/>
    <w:rsid w:val="00050337"/>
    <w:rsid w:val="00051952"/>
    <w:rsid w:val="000551D8"/>
    <w:rsid w:val="00055A46"/>
    <w:rsid w:val="00056AE9"/>
    <w:rsid w:val="000612EB"/>
    <w:rsid w:val="00062C58"/>
    <w:rsid w:val="00067AC8"/>
    <w:rsid w:val="000702CE"/>
    <w:rsid w:val="00071609"/>
    <w:rsid w:val="00071F6E"/>
    <w:rsid w:val="00072280"/>
    <w:rsid w:val="00072FCC"/>
    <w:rsid w:val="00073275"/>
    <w:rsid w:val="0007330F"/>
    <w:rsid w:val="0007382D"/>
    <w:rsid w:val="00074879"/>
    <w:rsid w:val="000814FF"/>
    <w:rsid w:val="00082DC9"/>
    <w:rsid w:val="000833D1"/>
    <w:rsid w:val="000852ED"/>
    <w:rsid w:val="000855D3"/>
    <w:rsid w:val="00086F75"/>
    <w:rsid w:val="00090448"/>
    <w:rsid w:val="00090AE2"/>
    <w:rsid w:val="00090B9D"/>
    <w:rsid w:val="00091273"/>
    <w:rsid w:val="0009164F"/>
    <w:rsid w:val="00094463"/>
    <w:rsid w:val="00096992"/>
    <w:rsid w:val="0009752E"/>
    <w:rsid w:val="00097D78"/>
    <w:rsid w:val="000A0099"/>
    <w:rsid w:val="000A0764"/>
    <w:rsid w:val="000A100B"/>
    <w:rsid w:val="000A34C0"/>
    <w:rsid w:val="000A7B20"/>
    <w:rsid w:val="000A7EC6"/>
    <w:rsid w:val="000B11AD"/>
    <w:rsid w:val="000B156B"/>
    <w:rsid w:val="000B23F8"/>
    <w:rsid w:val="000C01E6"/>
    <w:rsid w:val="000C1BAC"/>
    <w:rsid w:val="000C1F69"/>
    <w:rsid w:val="000C3757"/>
    <w:rsid w:val="000C79B8"/>
    <w:rsid w:val="000C7B8D"/>
    <w:rsid w:val="000D16C8"/>
    <w:rsid w:val="000D341A"/>
    <w:rsid w:val="000D715D"/>
    <w:rsid w:val="000E0A48"/>
    <w:rsid w:val="000E134B"/>
    <w:rsid w:val="000E1D0A"/>
    <w:rsid w:val="000E21B5"/>
    <w:rsid w:val="000E3B24"/>
    <w:rsid w:val="000E4C82"/>
    <w:rsid w:val="000E4C92"/>
    <w:rsid w:val="000E5594"/>
    <w:rsid w:val="000E59A0"/>
    <w:rsid w:val="000E67FF"/>
    <w:rsid w:val="000E7034"/>
    <w:rsid w:val="000E7B19"/>
    <w:rsid w:val="000F0E1D"/>
    <w:rsid w:val="000F2916"/>
    <w:rsid w:val="000F3438"/>
    <w:rsid w:val="000F354C"/>
    <w:rsid w:val="000F3725"/>
    <w:rsid w:val="000F3733"/>
    <w:rsid w:val="000F38F1"/>
    <w:rsid w:val="000F62AB"/>
    <w:rsid w:val="000F7319"/>
    <w:rsid w:val="000F75C5"/>
    <w:rsid w:val="0010179F"/>
    <w:rsid w:val="00102C53"/>
    <w:rsid w:val="00104399"/>
    <w:rsid w:val="00105938"/>
    <w:rsid w:val="0010664C"/>
    <w:rsid w:val="00106685"/>
    <w:rsid w:val="00107971"/>
    <w:rsid w:val="00110B3B"/>
    <w:rsid w:val="00111074"/>
    <w:rsid w:val="0011412C"/>
    <w:rsid w:val="00115BE9"/>
    <w:rsid w:val="00116343"/>
    <w:rsid w:val="00117745"/>
    <w:rsid w:val="00117A3B"/>
    <w:rsid w:val="00117B6E"/>
    <w:rsid w:val="0012060D"/>
    <w:rsid w:val="00120BEC"/>
    <w:rsid w:val="00121E2B"/>
    <w:rsid w:val="00125C1D"/>
    <w:rsid w:val="001264E8"/>
    <w:rsid w:val="00126F4D"/>
    <w:rsid w:val="001270AB"/>
    <w:rsid w:val="001278A1"/>
    <w:rsid w:val="001278C3"/>
    <w:rsid w:val="00133156"/>
    <w:rsid w:val="001336D2"/>
    <w:rsid w:val="00134C52"/>
    <w:rsid w:val="00136094"/>
    <w:rsid w:val="0014468B"/>
    <w:rsid w:val="001453A5"/>
    <w:rsid w:val="00145CF3"/>
    <w:rsid w:val="001461C2"/>
    <w:rsid w:val="00146C7B"/>
    <w:rsid w:val="00147C5F"/>
    <w:rsid w:val="001508D5"/>
    <w:rsid w:val="00150D71"/>
    <w:rsid w:val="00151087"/>
    <w:rsid w:val="001545AE"/>
    <w:rsid w:val="00154C8F"/>
    <w:rsid w:val="00156906"/>
    <w:rsid w:val="001569E6"/>
    <w:rsid w:val="001574A4"/>
    <w:rsid w:val="00160824"/>
    <w:rsid w:val="00160CB2"/>
    <w:rsid w:val="00161E54"/>
    <w:rsid w:val="001624C3"/>
    <w:rsid w:val="00162E7B"/>
    <w:rsid w:val="00162F6E"/>
    <w:rsid w:val="00163E68"/>
    <w:rsid w:val="00165AB8"/>
    <w:rsid w:val="00166112"/>
    <w:rsid w:val="00171DB7"/>
    <w:rsid w:val="00172D7F"/>
    <w:rsid w:val="00175B6F"/>
    <w:rsid w:val="00176911"/>
    <w:rsid w:val="00180235"/>
    <w:rsid w:val="001802A6"/>
    <w:rsid w:val="0018396C"/>
    <w:rsid w:val="001850DD"/>
    <w:rsid w:val="00185707"/>
    <w:rsid w:val="00186009"/>
    <w:rsid w:val="001876CC"/>
    <w:rsid w:val="00187CA5"/>
    <w:rsid w:val="00191289"/>
    <w:rsid w:val="00192A67"/>
    <w:rsid w:val="00193FF0"/>
    <w:rsid w:val="00194B33"/>
    <w:rsid w:val="00194C7A"/>
    <w:rsid w:val="00196DE2"/>
    <w:rsid w:val="00196F00"/>
    <w:rsid w:val="001A0118"/>
    <w:rsid w:val="001A0A2A"/>
    <w:rsid w:val="001A1310"/>
    <w:rsid w:val="001A192A"/>
    <w:rsid w:val="001A21E1"/>
    <w:rsid w:val="001A30A0"/>
    <w:rsid w:val="001A32F9"/>
    <w:rsid w:val="001A380C"/>
    <w:rsid w:val="001A3C5C"/>
    <w:rsid w:val="001A3D48"/>
    <w:rsid w:val="001A4C49"/>
    <w:rsid w:val="001A57F5"/>
    <w:rsid w:val="001B12AE"/>
    <w:rsid w:val="001B1BA5"/>
    <w:rsid w:val="001B54E4"/>
    <w:rsid w:val="001B5C83"/>
    <w:rsid w:val="001B6D58"/>
    <w:rsid w:val="001C0031"/>
    <w:rsid w:val="001C0C5A"/>
    <w:rsid w:val="001C0CC0"/>
    <w:rsid w:val="001C1A0A"/>
    <w:rsid w:val="001C2FCA"/>
    <w:rsid w:val="001C4257"/>
    <w:rsid w:val="001C5800"/>
    <w:rsid w:val="001C5EA6"/>
    <w:rsid w:val="001C69AB"/>
    <w:rsid w:val="001C6D26"/>
    <w:rsid w:val="001C713F"/>
    <w:rsid w:val="001C77D1"/>
    <w:rsid w:val="001D0677"/>
    <w:rsid w:val="001D14AC"/>
    <w:rsid w:val="001D1C21"/>
    <w:rsid w:val="001D3222"/>
    <w:rsid w:val="001D6650"/>
    <w:rsid w:val="001D69F5"/>
    <w:rsid w:val="001D6CD4"/>
    <w:rsid w:val="001E040B"/>
    <w:rsid w:val="001E1E32"/>
    <w:rsid w:val="001E40E8"/>
    <w:rsid w:val="001E4B39"/>
    <w:rsid w:val="001E4EA2"/>
    <w:rsid w:val="001E55B8"/>
    <w:rsid w:val="001E6142"/>
    <w:rsid w:val="001E6E2D"/>
    <w:rsid w:val="001F2379"/>
    <w:rsid w:val="001F2E54"/>
    <w:rsid w:val="001F388B"/>
    <w:rsid w:val="001F3B92"/>
    <w:rsid w:val="001F5466"/>
    <w:rsid w:val="001F5DEB"/>
    <w:rsid w:val="001F69D9"/>
    <w:rsid w:val="001F702C"/>
    <w:rsid w:val="001F74AA"/>
    <w:rsid w:val="00203CBD"/>
    <w:rsid w:val="00210034"/>
    <w:rsid w:val="002109B4"/>
    <w:rsid w:val="00211B52"/>
    <w:rsid w:val="00214349"/>
    <w:rsid w:val="002143E8"/>
    <w:rsid w:val="00214639"/>
    <w:rsid w:val="002157ED"/>
    <w:rsid w:val="0021620A"/>
    <w:rsid w:val="00216F89"/>
    <w:rsid w:val="00217034"/>
    <w:rsid w:val="00217A1E"/>
    <w:rsid w:val="002206B7"/>
    <w:rsid w:val="00221697"/>
    <w:rsid w:val="0022223F"/>
    <w:rsid w:val="002230A8"/>
    <w:rsid w:val="002230C1"/>
    <w:rsid w:val="00224B2E"/>
    <w:rsid w:val="002253CD"/>
    <w:rsid w:val="002273CA"/>
    <w:rsid w:val="00230CC8"/>
    <w:rsid w:val="00233B50"/>
    <w:rsid w:val="00234111"/>
    <w:rsid w:val="00234740"/>
    <w:rsid w:val="00234F14"/>
    <w:rsid w:val="002408A1"/>
    <w:rsid w:val="002413BB"/>
    <w:rsid w:val="0024184C"/>
    <w:rsid w:val="00242177"/>
    <w:rsid w:val="0024295E"/>
    <w:rsid w:val="00242CCE"/>
    <w:rsid w:val="002432C6"/>
    <w:rsid w:val="00243801"/>
    <w:rsid w:val="002438CE"/>
    <w:rsid w:val="002440FC"/>
    <w:rsid w:val="00244579"/>
    <w:rsid w:val="00245216"/>
    <w:rsid w:val="00245E23"/>
    <w:rsid w:val="002464A9"/>
    <w:rsid w:val="0024725B"/>
    <w:rsid w:val="00247C7D"/>
    <w:rsid w:val="002505AA"/>
    <w:rsid w:val="002506FF"/>
    <w:rsid w:val="002529B6"/>
    <w:rsid w:val="00252BD5"/>
    <w:rsid w:val="00252F1E"/>
    <w:rsid w:val="00256419"/>
    <w:rsid w:val="00256F04"/>
    <w:rsid w:val="00257CD3"/>
    <w:rsid w:val="00260372"/>
    <w:rsid w:val="00263416"/>
    <w:rsid w:val="002646C1"/>
    <w:rsid w:val="00266D60"/>
    <w:rsid w:val="00267512"/>
    <w:rsid w:val="002676DD"/>
    <w:rsid w:val="00274BB7"/>
    <w:rsid w:val="002753B5"/>
    <w:rsid w:val="002759DA"/>
    <w:rsid w:val="002765D0"/>
    <w:rsid w:val="002766C5"/>
    <w:rsid w:val="00277CE7"/>
    <w:rsid w:val="002808E4"/>
    <w:rsid w:val="00281352"/>
    <w:rsid w:val="00282E6B"/>
    <w:rsid w:val="00282EDE"/>
    <w:rsid w:val="002851B2"/>
    <w:rsid w:val="002864F1"/>
    <w:rsid w:val="00291AE3"/>
    <w:rsid w:val="00294BCE"/>
    <w:rsid w:val="002950A2"/>
    <w:rsid w:val="00296309"/>
    <w:rsid w:val="002A06F6"/>
    <w:rsid w:val="002A0C8C"/>
    <w:rsid w:val="002A1614"/>
    <w:rsid w:val="002A1F6B"/>
    <w:rsid w:val="002A204C"/>
    <w:rsid w:val="002A2EE5"/>
    <w:rsid w:val="002A2FF8"/>
    <w:rsid w:val="002A3847"/>
    <w:rsid w:val="002A4719"/>
    <w:rsid w:val="002A6203"/>
    <w:rsid w:val="002A62AF"/>
    <w:rsid w:val="002A71DF"/>
    <w:rsid w:val="002B01FC"/>
    <w:rsid w:val="002B16A9"/>
    <w:rsid w:val="002B3C02"/>
    <w:rsid w:val="002C0ABF"/>
    <w:rsid w:val="002C0DF1"/>
    <w:rsid w:val="002C1296"/>
    <w:rsid w:val="002C39A9"/>
    <w:rsid w:val="002C3B31"/>
    <w:rsid w:val="002C5C98"/>
    <w:rsid w:val="002C6335"/>
    <w:rsid w:val="002D0C49"/>
    <w:rsid w:val="002D13A7"/>
    <w:rsid w:val="002D1A6C"/>
    <w:rsid w:val="002D37B7"/>
    <w:rsid w:val="002D3EF6"/>
    <w:rsid w:val="002D40E3"/>
    <w:rsid w:val="002D5204"/>
    <w:rsid w:val="002E122E"/>
    <w:rsid w:val="002E12C4"/>
    <w:rsid w:val="002E1CB7"/>
    <w:rsid w:val="002E1D8C"/>
    <w:rsid w:val="002E22F6"/>
    <w:rsid w:val="002E2968"/>
    <w:rsid w:val="002E2D8C"/>
    <w:rsid w:val="002E32D3"/>
    <w:rsid w:val="002E3512"/>
    <w:rsid w:val="002E3ADB"/>
    <w:rsid w:val="002E6555"/>
    <w:rsid w:val="002E7077"/>
    <w:rsid w:val="002E737D"/>
    <w:rsid w:val="002E751D"/>
    <w:rsid w:val="002E76AB"/>
    <w:rsid w:val="002F0076"/>
    <w:rsid w:val="002F3C0F"/>
    <w:rsid w:val="002F4596"/>
    <w:rsid w:val="002F5410"/>
    <w:rsid w:val="002F5EFA"/>
    <w:rsid w:val="002F7C83"/>
    <w:rsid w:val="003005A5"/>
    <w:rsid w:val="00302507"/>
    <w:rsid w:val="003046F0"/>
    <w:rsid w:val="003048D9"/>
    <w:rsid w:val="00305338"/>
    <w:rsid w:val="0030610C"/>
    <w:rsid w:val="0030639C"/>
    <w:rsid w:val="00306E11"/>
    <w:rsid w:val="0030791E"/>
    <w:rsid w:val="00310CC1"/>
    <w:rsid w:val="003110DB"/>
    <w:rsid w:val="003114C9"/>
    <w:rsid w:val="0031169A"/>
    <w:rsid w:val="003128B2"/>
    <w:rsid w:val="00313577"/>
    <w:rsid w:val="00313BE2"/>
    <w:rsid w:val="00313F2A"/>
    <w:rsid w:val="00313F35"/>
    <w:rsid w:val="00314AE8"/>
    <w:rsid w:val="00314B90"/>
    <w:rsid w:val="003153A9"/>
    <w:rsid w:val="00315D3C"/>
    <w:rsid w:val="003160DE"/>
    <w:rsid w:val="0031639E"/>
    <w:rsid w:val="00316651"/>
    <w:rsid w:val="00316E1B"/>
    <w:rsid w:val="00317686"/>
    <w:rsid w:val="0032241E"/>
    <w:rsid w:val="00325466"/>
    <w:rsid w:val="003256F3"/>
    <w:rsid w:val="00326279"/>
    <w:rsid w:val="00326966"/>
    <w:rsid w:val="0032720D"/>
    <w:rsid w:val="00327268"/>
    <w:rsid w:val="00327568"/>
    <w:rsid w:val="00330F1B"/>
    <w:rsid w:val="00342E0C"/>
    <w:rsid w:val="00343639"/>
    <w:rsid w:val="003446BC"/>
    <w:rsid w:val="00344A1C"/>
    <w:rsid w:val="00346959"/>
    <w:rsid w:val="003477A4"/>
    <w:rsid w:val="0035005C"/>
    <w:rsid w:val="00350155"/>
    <w:rsid w:val="0035084D"/>
    <w:rsid w:val="00351368"/>
    <w:rsid w:val="003528DE"/>
    <w:rsid w:val="00353152"/>
    <w:rsid w:val="0035693E"/>
    <w:rsid w:val="00362AB7"/>
    <w:rsid w:val="003635BD"/>
    <w:rsid w:val="0036519F"/>
    <w:rsid w:val="0037013A"/>
    <w:rsid w:val="003713C8"/>
    <w:rsid w:val="0037310E"/>
    <w:rsid w:val="00374141"/>
    <w:rsid w:val="003746FF"/>
    <w:rsid w:val="00374D17"/>
    <w:rsid w:val="00376DD4"/>
    <w:rsid w:val="0037705A"/>
    <w:rsid w:val="00377177"/>
    <w:rsid w:val="0038145C"/>
    <w:rsid w:val="00381ACF"/>
    <w:rsid w:val="00382275"/>
    <w:rsid w:val="003828F1"/>
    <w:rsid w:val="00382D1E"/>
    <w:rsid w:val="00385415"/>
    <w:rsid w:val="00385C3D"/>
    <w:rsid w:val="0038788F"/>
    <w:rsid w:val="00392B05"/>
    <w:rsid w:val="00393E8A"/>
    <w:rsid w:val="00394B50"/>
    <w:rsid w:val="003975A4"/>
    <w:rsid w:val="003A0BED"/>
    <w:rsid w:val="003A158C"/>
    <w:rsid w:val="003A2865"/>
    <w:rsid w:val="003A45A2"/>
    <w:rsid w:val="003A45F8"/>
    <w:rsid w:val="003A47B0"/>
    <w:rsid w:val="003A4971"/>
    <w:rsid w:val="003A4FA3"/>
    <w:rsid w:val="003B0B98"/>
    <w:rsid w:val="003B176B"/>
    <w:rsid w:val="003B19FF"/>
    <w:rsid w:val="003B273A"/>
    <w:rsid w:val="003B3DCB"/>
    <w:rsid w:val="003B6FE5"/>
    <w:rsid w:val="003B74C8"/>
    <w:rsid w:val="003B7504"/>
    <w:rsid w:val="003C1302"/>
    <w:rsid w:val="003C23F2"/>
    <w:rsid w:val="003C2662"/>
    <w:rsid w:val="003C30F5"/>
    <w:rsid w:val="003D0F64"/>
    <w:rsid w:val="003D1C66"/>
    <w:rsid w:val="003D30AD"/>
    <w:rsid w:val="003D4ED3"/>
    <w:rsid w:val="003D5238"/>
    <w:rsid w:val="003D59EF"/>
    <w:rsid w:val="003D5CCD"/>
    <w:rsid w:val="003D72CF"/>
    <w:rsid w:val="003D7B6F"/>
    <w:rsid w:val="003D7EA1"/>
    <w:rsid w:val="003E08F5"/>
    <w:rsid w:val="003E1770"/>
    <w:rsid w:val="003E1F74"/>
    <w:rsid w:val="003E4BB3"/>
    <w:rsid w:val="003E6522"/>
    <w:rsid w:val="003E7124"/>
    <w:rsid w:val="003F0357"/>
    <w:rsid w:val="003F0E04"/>
    <w:rsid w:val="003F1E2F"/>
    <w:rsid w:val="003F4789"/>
    <w:rsid w:val="003F565F"/>
    <w:rsid w:val="003F7DF6"/>
    <w:rsid w:val="003F7E75"/>
    <w:rsid w:val="00400F9F"/>
    <w:rsid w:val="004021CC"/>
    <w:rsid w:val="00402706"/>
    <w:rsid w:val="004032AA"/>
    <w:rsid w:val="00404639"/>
    <w:rsid w:val="00405072"/>
    <w:rsid w:val="00406FAE"/>
    <w:rsid w:val="004145D9"/>
    <w:rsid w:val="004154BD"/>
    <w:rsid w:val="0041577C"/>
    <w:rsid w:val="00415F42"/>
    <w:rsid w:val="0042119A"/>
    <w:rsid w:val="00423003"/>
    <w:rsid w:val="00423A58"/>
    <w:rsid w:val="00424320"/>
    <w:rsid w:val="0042504C"/>
    <w:rsid w:val="00426867"/>
    <w:rsid w:val="00431825"/>
    <w:rsid w:val="00431B07"/>
    <w:rsid w:val="00432E41"/>
    <w:rsid w:val="0043311D"/>
    <w:rsid w:val="00433216"/>
    <w:rsid w:val="004337F4"/>
    <w:rsid w:val="00433816"/>
    <w:rsid w:val="004360EF"/>
    <w:rsid w:val="004368C6"/>
    <w:rsid w:val="004371FC"/>
    <w:rsid w:val="004373D3"/>
    <w:rsid w:val="00437D19"/>
    <w:rsid w:val="00440838"/>
    <w:rsid w:val="00440A78"/>
    <w:rsid w:val="00441440"/>
    <w:rsid w:val="0044405E"/>
    <w:rsid w:val="00444266"/>
    <w:rsid w:val="004444C0"/>
    <w:rsid w:val="00446705"/>
    <w:rsid w:val="00447263"/>
    <w:rsid w:val="00450F5F"/>
    <w:rsid w:val="00451181"/>
    <w:rsid w:val="00451699"/>
    <w:rsid w:val="00451EC5"/>
    <w:rsid w:val="0045262A"/>
    <w:rsid w:val="00452DB6"/>
    <w:rsid w:val="00453AF7"/>
    <w:rsid w:val="004554EB"/>
    <w:rsid w:val="0045645C"/>
    <w:rsid w:val="0045649E"/>
    <w:rsid w:val="00456859"/>
    <w:rsid w:val="004568A3"/>
    <w:rsid w:val="00462168"/>
    <w:rsid w:val="00462ECC"/>
    <w:rsid w:val="00464741"/>
    <w:rsid w:val="00465DF8"/>
    <w:rsid w:val="00466D6B"/>
    <w:rsid w:val="00466DC9"/>
    <w:rsid w:val="00467C2B"/>
    <w:rsid w:val="0047144B"/>
    <w:rsid w:val="00473584"/>
    <w:rsid w:val="00474A82"/>
    <w:rsid w:val="00474BBC"/>
    <w:rsid w:val="00475EA5"/>
    <w:rsid w:val="00475EEE"/>
    <w:rsid w:val="004767BE"/>
    <w:rsid w:val="00476A82"/>
    <w:rsid w:val="004774A2"/>
    <w:rsid w:val="0047750D"/>
    <w:rsid w:val="0048016C"/>
    <w:rsid w:val="004803C1"/>
    <w:rsid w:val="004817D1"/>
    <w:rsid w:val="00482F05"/>
    <w:rsid w:val="00482F8C"/>
    <w:rsid w:val="0048455F"/>
    <w:rsid w:val="00484DF4"/>
    <w:rsid w:val="0048501A"/>
    <w:rsid w:val="00485111"/>
    <w:rsid w:val="004860B4"/>
    <w:rsid w:val="004870FA"/>
    <w:rsid w:val="0049132B"/>
    <w:rsid w:val="0049181D"/>
    <w:rsid w:val="0049377F"/>
    <w:rsid w:val="004972E1"/>
    <w:rsid w:val="00497EF5"/>
    <w:rsid w:val="004A1592"/>
    <w:rsid w:val="004A281E"/>
    <w:rsid w:val="004A28E1"/>
    <w:rsid w:val="004A2D4C"/>
    <w:rsid w:val="004A6038"/>
    <w:rsid w:val="004A7779"/>
    <w:rsid w:val="004B15AD"/>
    <w:rsid w:val="004B19B2"/>
    <w:rsid w:val="004B475E"/>
    <w:rsid w:val="004B4E30"/>
    <w:rsid w:val="004B64EC"/>
    <w:rsid w:val="004B7CC8"/>
    <w:rsid w:val="004B7D1A"/>
    <w:rsid w:val="004C0028"/>
    <w:rsid w:val="004C522D"/>
    <w:rsid w:val="004C76A6"/>
    <w:rsid w:val="004C76AD"/>
    <w:rsid w:val="004D0E26"/>
    <w:rsid w:val="004D1021"/>
    <w:rsid w:val="004D1A22"/>
    <w:rsid w:val="004D3CB7"/>
    <w:rsid w:val="004D3FB6"/>
    <w:rsid w:val="004D56C4"/>
    <w:rsid w:val="004D5CD2"/>
    <w:rsid w:val="004D7CF9"/>
    <w:rsid w:val="004E1927"/>
    <w:rsid w:val="004E2A9D"/>
    <w:rsid w:val="004E4DC1"/>
    <w:rsid w:val="004F0FB3"/>
    <w:rsid w:val="004F1F89"/>
    <w:rsid w:val="004F3A80"/>
    <w:rsid w:val="00500EE1"/>
    <w:rsid w:val="005041D5"/>
    <w:rsid w:val="00504BC1"/>
    <w:rsid w:val="00504DD3"/>
    <w:rsid w:val="00506513"/>
    <w:rsid w:val="00507012"/>
    <w:rsid w:val="00515EB2"/>
    <w:rsid w:val="00515F2A"/>
    <w:rsid w:val="00520FDF"/>
    <w:rsid w:val="0052687A"/>
    <w:rsid w:val="00526AC1"/>
    <w:rsid w:val="00527B5C"/>
    <w:rsid w:val="00530D34"/>
    <w:rsid w:val="00531CD9"/>
    <w:rsid w:val="005327F9"/>
    <w:rsid w:val="00532B92"/>
    <w:rsid w:val="00532CFF"/>
    <w:rsid w:val="00533440"/>
    <w:rsid w:val="005356F9"/>
    <w:rsid w:val="00537C1A"/>
    <w:rsid w:val="00542949"/>
    <w:rsid w:val="00542C6C"/>
    <w:rsid w:val="00543924"/>
    <w:rsid w:val="00543E06"/>
    <w:rsid w:val="005440EB"/>
    <w:rsid w:val="00550503"/>
    <w:rsid w:val="005530C0"/>
    <w:rsid w:val="00553FC0"/>
    <w:rsid w:val="00554526"/>
    <w:rsid w:val="00554B8F"/>
    <w:rsid w:val="005559F3"/>
    <w:rsid w:val="00560154"/>
    <w:rsid w:val="00560616"/>
    <w:rsid w:val="005606E8"/>
    <w:rsid w:val="00561829"/>
    <w:rsid w:val="0056232B"/>
    <w:rsid w:val="0056291B"/>
    <w:rsid w:val="005647C7"/>
    <w:rsid w:val="0056618E"/>
    <w:rsid w:val="00566724"/>
    <w:rsid w:val="00566D6A"/>
    <w:rsid w:val="00567604"/>
    <w:rsid w:val="005677AB"/>
    <w:rsid w:val="00567E35"/>
    <w:rsid w:val="00567E5B"/>
    <w:rsid w:val="005719C3"/>
    <w:rsid w:val="005726BE"/>
    <w:rsid w:val="00573231"/>
    <w:rsid w:val="00574B3C"/>
    <w:rsid w:val="005750FD"/>
    <w:rsid w:val="00575A45"/>
    <w:rsid w:val="00575CFA"/>
    <w:rsid w:val="00575F3E"/>
    <w:rsid w:val="005768BC"/>
    <w:rsid w:val="00576B05"/>
    <w:rsid w:val="00580AD6"/>
    <w:rsid w:val="005852DF"/>
    <w:rsid w:val="00585881"/>
    <w:rsid w:val="00586DF2"/>
    <w:rsid w:val="00591BDD"/>
    <w:rsid w:val="00591D04"/>
    <w:rsid w:val="00593E82"/>
    <w:rsid w:val="005942BF"/>
    <w:rsid w:val="0059462C"/>
    <w:rsid w:val="00594DEE"/>
    <w:rsid w:val="00594E97"/>
    <w:rsid w:val="00596C9F"/>
    <w:rsid w:val="005A0FEA"/>
    <w:rsid w:val="005A22F8"/>
    <w:rsid w:val="005A24B2"/>
    <w:rsid w:val="005A2AE6"/>
    <w:rsid w:val="005A51A5"/>
    <w:rsid w:val="005A54D2"/>
    <w:rsid w:val="005A56B4"/>
    <w:rsid w:val="005A722B"/>
    <w:rsid w:val="005B207F"/>
    <w:rsid w:val="005B2C5D"/>
    <w:rsid w:val="005B2D04"/>
    <w:rsid w:val="005B392E"/>
    <w:rsid w:val="005B3B50"/>
    <w:rsid w:val="005B631B"/>
    <w:rsid w:val="005B6A29"/>
    <w:rsid w:val="005C1B76"/>
    <w:rsid w:val="005C2354"/>
    <w:rsid w:val="005C446F"/>
    <w:rsid w:val="005C4562"/>
    <w:rsid w:val="005D18C5"/>
    <w:rsid w:val="005D368C"/>
    <w:rsid w:val="005D3B22"/>
    <w:rsid w:val="005D46C3"/>
    <w:rsid w:val="005D549D"/>
    <w:rsid w:val="005D6F8B"/>
    <w:rsid w:val="005D7968"/>
    <w:rsid w:val="005E0B43"/>
    <w:rsid w:val="005E16EF"/>
    <w:rsid w:val="005E19F1"/>
    <w:rsid w:val="005E2300"/>
    <w:rsid w:val="005E2AF9"/>
    <w:rsid w:val="005E2E31"/>
    <w:rsid w:val="005E45E9"/>
    <w:rsid w:val="005E61E7"/>
    <w:rsid w:val="005E654F"/>
    <w:rsid w:val="005F1D3A"/>
    <w:rsid w:val="005F558A"/>
    <w:rsid w:val="005F7200"/>
    <w:rsid w:val="006011F9"/>
    <w:rsid w:val="0060149D"/>
    <w:rsid w:val="0060529E"/>
    <w:rsid w:val="00605771"/>
    <w:rsid w:val="00605CF7"/>
    <w:rsid w:val="00606B5F"/>
    <w:rsid w:val="006072A5"/>
    <w:rsid w:val="0061119D"/>
    <w:rsid w:val="00611AF1"/>
    <w:rsid w:val="00621033"/>
    <w:rsid w:val="00621DC0"/>
    <w:rsid w:val="00623D4F"/>
    <w:rsid w:val="006270B3"/>
    <w:rsid w:val="00627B18"/>
    <w:rsid w:val="006310DA"/>
    <w:rsid w:val="00635C19"/>
    <w:rsid w:val="00637151"/>
    <w:rsid w:val="00637B24"/>
    <w:rsid w:val="0064184D"/>
    <w:rsid w:val="00642849"/>
    <w:rsid w:val="00645BA2"/>
    <w:rsid w:val="00645F3C"/>
    <w:rsid w:val="00647266"/>
    <w:rsid w:val="00651EE8"/>
    <w:rsid w:val="0065443F"/>
    <w:rsid w:val="00654500"/>
    <w:rsid w:val="00655A00"/>
    <w:rsid w:val="00655D4D"/>
    <w:rsid w:val="00655F23"/>
    <w:rsid w:val="006627CB"/>
    <w:rsid w:val="00663B92"/>
    <w:rsid w:val="00664D4F"/>
    <w:rsid w:val="0066591C"/>
    <w:rsid w:val="00665BF6"/>
    <w:rsid w:val="0066707E"/>
    <w:rsid w:val="006670D2"/>
    <w:rsid w:val="00667E47"/>
    <w:rsid w:val="00672377"/>
    <w:rsid w:val="00672430"/>
    <w:rsid w:val="006725AA"/>
    <w:rsid w:val="006734D2"/>
    <w:rsid w:val="0067493C"/>
    <w:rsid w:val="006756F5"/>
    <w:rsid w:val="00675BBF"/>
    <w:rsid w:val="00677085"/>
    <w:rsid w:val="00677451"/>
    <w:rsid w:val="00680463"/>
    <w:rsid w:val="00680563"/>
    <w:rsid w:val="00682B43"/>
    <w:rsid w:val="00683EB5"/>
    <w:rsid w:val="006856F2"/>
    <w:rsid w:val="00685B11"/>
    <w:rsid w:val="00685E9E"/>
    <w:rsid w:val="0068687B"/>
    <w:rsid w:val="00687182"/>
    <w:rsid w:val="00687A85"/>
    <w:rsid w:val="00690276"/>
    <w:rsid w:val="0069054A"/>
    <w:rsid w:val="00691431"/>
    <w:rsid w:val="00691AEA"/>
    <w:rsid w:val="00693CE1"/>
    <w:rsid w:val="00693D87"/>
    <w:rsid w:val="00693FE6"/>
    <w:rsid w:val="0069449C"/>
    <w:rsid w:val="00694F87"/>
    <w:rsid w:val="00695E9B"/>
    <w:rsid w:val="006976CF"/>
    <w:rsid w:val="006A155A"/>
    <w:rsid w:val="006A20A1"/>
    <w:rsid w:val="006A2733"/>
    <w:rsid w:val="006A2ED7"/>
    <w:rsid w:val="006A37E1"/>
    <w:rsid w:val="006A4B74"/>
    <w:rsid w:val="006A6AE0"/>
    <w:rsid w:val="006A7029"/>
    <w:rsid w:val="006A74AF"/>
    <w:rsid w:val="006A7603"/>
    <w:rsid w:val="006B17A7"/>
    <w:rsid w:val="006B3547"/>
    <w:rsid w:val="006B3844"/>
    <w:rsid w:val="006B4DBA"/>
    <w:rsid w:val="006B6422"/>
    <w:rsid w:val="006B683D"/>
    <w:rsid w:val="006B6E61"/>
    <w:rsid w:val="006B782F"/>
    <w:rsid w:val="006C162A"/>
    <w:rsid w:val="006C3858"/>
    <w:rsid w:val="006C450E"/>
    <w:rsid w:val="006C75A8"/>
    <w:rsid w:val="006C7B2E"/>
    <w:rsid w:val="006D0DE4"/>
    <w:rsid w:val="006D1685"/>
    <w:rsid w:val="006D1C9B"/>
    <w:rsid w:val="006D4142"/>
    <w:rsid w:val="006D42C1"/>
    <w:rsid w:val="006D5A19"/>
    <w:rsid w:val="006D68D8"/>
    <w:rsid w:val="006D68DA"/>
    <w:rsid w:val="006E003D"/>
    <w:rsid w:val="006E0345"/>
    <w:rsid w:val="006E26E0"/>
    <w:rsid w:val="006E32B4"/>
    <w:rsid w:val="006E32E0"/>
    <w:rsid w:val="006E4909"/>
    <w:rsid w:val="006E4B3F"/>
    <w:rsid w:val="006E5531"/>
    <w:rsid w:val="006E6316"/>
    <w:rsid w:val="006E75DD"/>
    <w:rsid w:val="006F0EC9"/>
    <w:rsid w:val="006F0FBD"/>
    <w:rsid w:val="006F6D65"/>
    <w:rsid w:val="00700082"/>
    <w:rsid w:val="00700808"/>
    <w:rsid w:val="00700BC1"/>
    <w:rsid w:val="00701D8D"/>
    <w:rsid w:val="0070248B"/>
    <w:rsid w:val="00702C3C"/>
    <w:rsid w:val="00703E85"/>
    <w:rsid w:val="007046A6"/>
    <w:rsid w:val="00704FAD"/>
    <w:rsid w:val="007053CD"/>
    <w:rsid w:val="00705722"/>
    <w:rsid w:val="00707269"/>
    <w:rsid w:val="007075BC"/>
    <w:rsid w:val="00707AEA"/>
    <w:rsid w:val="00707C85"/>
    <w:rsid w:val="00710D20"/>
    <w:rsid w:val="00711B19"/>
    <w:rsid w:val="00711CF2"/>
    <w:rsid w:val="00712217"/>
    <w:rsid w:val="007122DE"/>
    <w:rsid w:val="00714730"/>
    <w:rsid w:val="00715F75"/>
    <w:rsid w:val="00722016"/>
    <w:rsid w:val="0072263E"/>
    <w:rsid w:val="007238FF"/>
    <w:rsid w:val="007247C0"/>
    <w:rsid w:val="0072569B"/>
    <w:rsid w:val="007269EC"/>
    <w:rsid w:val="0072725E"/>
    <w:rsid w:val="0072774F"/>
    <w:rsid w:val="00730277"/>
    <w:rsid w:val="0073046E"/>
    <w:rsid w:val="0073078F"/>
    <w:rsid w:val="0073113E"/>
    <w:rsid w:val="007316E5"/>
    <w:rsid w:val="00732B9E"/>
    <w:rsid w:val="00732F3D"/>
    <w:rsid w:val="00734939"/>
    <w:rsid w:val="00736822"/>
    <w:rsid w:val="00736B0D"/>
    <w:rsid w:val="00736B78"/>
    <w:rsid w:val="0074152D"/>
    <w:rsid w:val="00741F47"/>
    <w:rsid w:val="00742E23"/>
    <w:rsid w:val="00744AA0"/>
    <w:rsid w:val="00744F0F"/>
    <w:rsid w:val="00745C29"/>
    <w:rsid w:val="00747156"/>
    <w:rsid w:val="00747568"/>
    <w:rsid w:val="007476C6"/>
    <w:rsid w:val="00747890"/>
    <w:rsid w:val="0075005F"/>
    <w:rsid w:val="00751E5A"/>
    <w:rsid w:val="007537E2"/>
    <w:rsid w:val="00754318"/>
    <w:rsid w:val="00754387"/>
    <w:rsid w:val="007575A2"/>
    <w:rsid w:val="00757E8C"/>
    <w:rsid w:val="007618A0"/>
    <w:rsid w:val="00762B08"/>
    <w:rsid w:val="00762B56"/>
    <w:rsid w:val="00763DBB"/>
    <w:rsid w:val="00765B2D"/>
    <w:rsid w:val="00765E89"/>
    <w:rsid w:val="00774A20"/>
    <w:rsid w:val="0077527A"/>
    <w:rsid w:val="007809A2"/>
    <w:rsid w:val="00781144"/>
    <w:rsid w:val="00781C05"/>
    <w:rsid w:val="00782E10"/>
    <w:rsid w:val="0078333C"/>
    <w:rsid w:val="00784AAE"/>
    <w:rsid w:val="00785323"/>
    <w:rsid w:val="007855F4"/>
    <w:rsid w:val="00785750"/>
    <w:rsid w:val="007864FA"/>
    <w:rsid w:val="00786756"/>
    <w:rsid w:val="007875FC"/>
    <w:rsid w:val="0078769E"/>
    <w:rsid w:val="00787C9F"/>
    <w:rsid w:val="00790697"/>
    <w:rsid w:val="00790D03"/>
    <w:rsid w:val="007926DE"/>
    <w:rsid w:val="0079375A"/>
    <w:rsid w:val="00794176"/>
    <w:rsid w:val="00794188"/>
    <w:rsid w:val="007943A8"/>
    <w:rsid w:val="007A35C2"/>
    <w:rsid w:val="007A39CC"/>
    <w:rsid w:val="007A4B35"/>
    <w:rsid w:val="007A54EE"/>
    <w:rsid w:val="007A55D2"/>
    <w:rsid w:val="007A759E"/>
    <w:rsid w:val="007A7B34"/>
    <w:rsid w:val="007B08CC"/>
    <w:rsid w:val="007B1B0C"/>
    <w:rsid w:val="007B3CEE"/>
    <w:rsid w:val="007B54F4"/>
    <w:rsid w:val="007B65D7"/>
    <w:rsid w:val="007B693F"/>
    <w:rsid w:val="007C1A9A"/>
    <w:rsid w:val="007C2637"/>
    <w:rsid w:val="007C440B"/>
    <w:rsid w:val="007C4FC1"/>
    <w:rsid w:val="007D0EF3"/>
    <w:rsid w:val="007D22F9"/>
    <w:rsid w:val="007D299E"/>
    <w:rsid w:val="007D2C5E"/>
    <w:rsid w:val="007D3AE8"/>
    <w:rsid w:val="007D5ECC"/>
    <w:rsid w:val="007D680B"/>
    <w:rsid w:val="007E05D4"/>
    <w:rsid w:val="007E155F"/>
    <w:rsid w:val="007E1C43"/>
    <w:rsid w:val="007E1F3F"/>
    <w:rsid w:val="007E343F"/>
    <w:rsid w:val="007E4370"/>
    <w:rsid w:val="007E6675"/>
    <w:rsid w:val="007E71D7"/>
    <w:rsid w:val="007F2B4D"/>
    <w:rsid w:val="007F3397"/>
    <w:rsid w:val="007F3A74"/>
    <w:rsid w:val="007F526F"/>
    <w:rsid w:val="007F6892"/>
    <w:rsid w:val="007F767C"/>
    <w:rsid w:val="008018D0"/>
    <w:rsid w:val="00801B32"/>
    <w:rsid w:val="008052DE"/>
    <w:rsid w:val="00805B82"/>
    <w:rsid w:val="00806872"/>
    <w:rsid w:val="00811706"/>
    <w:rsid w:val="008119FB"/>
    <w:rsid w:val="008134FE"/>
    <w:rsid w:val="00815C2E"/>
    <w:rsid w:val="00821142"/>
    <w:rsid w:val="008218AA"/>
    <w:rsid w:val="00821FD9"/>
    <w:rsid w:val="008231E7"/>
    <w:rsid w:val="00823603"/>
    <w:rsid w:val="0082401B"/>
    <w:rsid w:val="00824C90"/>
    <w:rsid w:val="00825719"/>
    <w:rsid w:val="00827B22"/>
    <w:rsid w:val="00830812"/>
    <w:rsid w:val="008308C2"/>
    <w:rsid w:val="00832B13"/>
    <w:rsid w:val="008333B3"/>
    <w:rsid w:val="008335F1"/>
    <w:rsid w:val="00835470"/>
    <w:rsid w:val="00835C22"/>
    <w:rsid w:val="00836EC6"/>
    <w:rsid w:val="00840BEB"/>
    <w:rsid w:val="008423A9"/>
    <w:rsid w:val="008433DB"/>
    <w:rsid w:val="008443B6"/>
    <w:rsid w:val="00845BB9"/>
    <w:rsid w:val="008469C6"/>
    <w:rsid w:val="00847DB0"/>
    <w:rsid w:val="00851812"/>
    <w:rsid w:val="00851F0C"/>
    <w:rsid w:val="00852C2C"/>
    <w:rsid w:val="0085465E"/>
    <w:rsid w:val="00856A08"/>
    <w:rsid w:val="00857FB4"/>
    <w:rsid w:val="008604BC"/>
    <w:rsid w:val="0086218A"/>
    <w:rsid w:val="00862454"/>
    <w:rsid w:val="00863B21"/>
    <w:rsid w:val="00864116"/>
    <w:rsid w:val="00864D55"/>
    <w:rsid w:val="008679D5"/>
    <w:rsid w:val="00871E3C"/>
    <w:rsid w:val="008720B8"/>
    <w:rsid w:val="008725F2"/>
    <w:rsid w:val="00875671"/>
    <w:rsid w:val="008770A8"/>
    <w:rsid w:val="008771A6"/>
    <w:rsid w:val="00880C3D"/>
    <w:rsid w:val="008818D8"/>
    <w:rsid w:val="00882644"/>
    <w:rsid w:val="0088450F"/>
    <w:rsid w:val="008874E9"/>
    <w:rsid w:val="00887D77"/>
    <w:rsid w:val="008902C2"/>
    <w:rsid w:val="008906D6"/>
    <w:rsid w:val="00892971"/>
    <w:rsid w:val="00894131"/>
    <w:rsid w:val="00894184"/>
    <w:rsid w:val="008955D5"/>
    <w:rsid w:val="008962E1"/>
    <w:rsid w:val="00897F4D"/>
    <w:rsid w:val="008A1731"/>
    <w:rsid w:val="008A4AE4"/>
    <w:rsid w:val="008A57DC"/>
    <w:rsid w:val="008A5A23"/>
    <w:rsid w:val="008A5B78"/>
    <w:rsid w:val="008A783A"/>
    <w:rsid w:val="008B0FDE"/>
    <w:rsid w:val="008B3D1F"/>
    <w:rsid w:val="008B430E"/>
    <w:rsid w:val="008B568B"/>
    <w:rsid w:val="008B644E"/>
    <w:rsid w:val="008B795C"/>
    <w:rsid w:val="008C0642"/>
    <w:rsid w:val="008C1BAD"/>
    <w:rsid w:val="008C274E"/>
    <w:rsid w:val="008C2AB7"/>
    <w:rsid w:val="008C2F21"/>
    <w:rsid w:val="008C4576"/>
    <w:rsid w:val="008C5347"/>
    <w:rsid w:val="008C7548"/>
    <w:rsid w:val="008C7AB2"/>
    <w:rsid w:val="008D0916"/>
    <w:rsid w:val="008D191D"/>
    <w:rsid w:val="008D248D"/>
    <w:rsid w:val="008D2661"/>
    <w:rsid w:val="008D2ED5"/>
    <w:rsid w:val="008D3BE9"/>
    <w:rsid w:val="008D4E31"/>
    <w:rsid w:val="008D6920"/>
    <w:rsid w:val="008D6B9A"/>
    <w:rsid w:val="008E25D1"/>
    <w:rsid w:val="008E2EA6"/>
    <w:rsid w:val="008E3EF4"/>
    <w:rsid w:val="008E4A67"/>
    <w:rsid w:val="008E60C0"/>
    <w:rsid w:val="008E661A"/>
    <w:rsid w:val="008E6958"/>
    <w:rsid w:val="008E71CB"/>
    <w:rsid w:val="008E7EB0"/>
    <w:rsid w:val="008F298E"/>
    <w:rsid w:val="008F2C53"/>
    <w:rsid w:val="008F2F7F"/>
    <w:rsid w:val="008F43AA"/>
    <w:rsid w:val="008F6E18"/>
    <w:rsid w:val="008F6FEF"/>
    <w:rsid w:val="00900106"/>
    <w:rsid w:val="009011D4"/>
    <w:rsid w:val="00901D12"/>
    <w:rsid w:val="00903133"/>
    <w:rsid w:val="009038F8"/>
    <w:rsid w:val="00906711"/>
    <w:rsid w:val="00913179"/>
    <w:rsid w:val="00914D7B"/>
    <w:rsid w:val="00914F3F"/>
    <w:rsid w:val="00917948"/>
    <w:rsid w:val="00917E47"/>
    <w:rsid w:val="00920F55"/>
    <w:rsid w:val="00922708"/>
    <w:rsid w:val="009249B9"/>
    <w:rsid w:val="009269D6"/>
    <w:rsid w:val="009313FE"/>
    <w:rsid w:val="0093178C"/>
    <w:rsid w:val="00931F47"/>
    <w:rsid w:val="009346CB"/>
    <w:rsid w:val="00934908"/>
    <w:rsid w:val="0093576A"/>
    <w:rsid w:val="009366BC"/>
    <w:rsid w:val="0093693E"/>
    <w:rsid w:val="00937759"/>
    <w:rsid w:val="009407E3"/>
    <w:rsid w:val="0094096A"/>
    <w:rsid w:val="00942690"/>
    <w:rsid w:val="009453C1"/>
    <w:rsid w:val="0094609A"/>
    <w:rsid w:val="009467DD"/>
    <w:rsid w:val="00947C9C"/>
    <w:rsid w:val="0095133D"/>
    <w:rsid w:val="009525C8"/>
    <w:rsid w:val="009535CD"/>
    <w:rsid w:val="00957B95"/>
    <w:rsid w:val="0096055E"/>
    <w:rsid w:val="00960CF5"/>
    <w:rsid w:val="00961AC3"/>
    <w:rsid w:val="00962670"/>
    <w:rsid w:val="0096644E"/>
    <w:rsid w:val="00967C1C"/>
    <w:rsid w:val="00970F90"/>
    <w:rsid w:val="009721C9"/>
    <w:rsid w:val="00972758"/>
    <w:rsid w:val="00972D14"/>
    <w:rsid w:val="00973853"/>
    <w:rsid w:val="009763BD"/>
    <w:rsid w:val="009768C6"/>
    <w:rsid w:val="00977019"/>
    <w:rsid w:val="00977A7D"/>
    <w:rsid w:val="009810ED"/>
    <w:rsid w:val="00981768"/>
    <w:rsid w:val="00984A5F"/>
    <w:rsid w:val="00984DA0"/>
    <w:rsid w:val="00985E18"/>
    <w:rsid w:val="009868B4"/>
    <w:rsid w:val="00990AF3"/>
    <w:rsid w:val="00991613"/>
    <w:rsid w:val="00991C63"/>
    <w:rsid w:val="009921F2"/>
    <w:rsid w:val="009928DE"/>
    <w:rsid w:val="00992EC2"/>
    <w:rsid w:val="00995F9B"/>
    <w:rsid w:val="00996E0A"/>
    <w:rsid w:val="009A09A6"/>
    <w:rsid w:val="009A4073"/>
    <w:rsid w:val="009A4D03"/>
    <w:rsid w:val="009A4EB3"/>
    <w:rsid w:val="009A5C19"/>
    <w:rsid w:val="009A77D0"/>
    <w:rsid w:val="009A7E16"/>
    <w:rsid w:val="009B1957"/>
    <w:rsid w:val="009B25D6"/>
    <w:rsid w:val="009B2B69"/>
    <w:rsid w:val="009B3CD1"/>
    <w:rsid w:val="009B403C"/>
    <w:rsid w:val="009B4612"/>
    <w:rsid w:val="009C2895"/>
    <w:rsid w:val="009C3E6B"/>
    <w:rsid w:val="009C4C5F"/>
    <w:rsid w:val="009C53F3"/>
    <w:rsid w:val="009C5E0B"/>
    <w:rsid w:val="009C675B"/>
    <w:rsid w:val="009C7BF5"/>
    <w:rsid w:val="009C7E75"/>
    <w:rsid w:val="009D2A6B"/>
    <w:rsid w:val="009D2A80"/>
    <w:rsid w:val="009D35C7"/>
    <w:rsid w:val="009D368C"/>
    <w:rsid w:val="009D4125"/>
    <w:rsid w:val="009D484C"/>
    <w:rsid w:val="009D527A"/>
    <w:rsid w:val="009D7A1B"/>
    <w:rsid w:val="009E0A5F"/>
    <w:rsid w:val="009E329E"/>
    <w:rsid w:val="009E47D3"/>
    <w:rsid w:val="009E7F72"/>
    <w:rsid w:val="009F1404"/>
    <w:rsid w:val="009F3825"/>
    <w:rsid w:val="009F3FC7"/>
    <w:rsid w:val="009F5A95"/>
    <w:rsid w:val="009F6D13"/>
    <w:rsid w:val="009F77D2"/>
    <w:rsid w:val="009F7C75"/>
    <w:rsid w:val="009F7FBA"/>
    <w:rsid w:val="00A00368"/>
    <w:rsid w:val="00A00CE4"/>
    <w:rsid w:val="00A00F5B"/>
    <w:rsid w:val="00A00F73"/>
    <w:rsid w:val="00A027E8"/>
    <w:rsid w:val="00A04018"/>
    <w:rsid w:val="00A05CA6"/>
    <w:rsid w:val="00A069C4"/>
    <w:rsid w:val="00A1217D"/>
    <w:rsid w:val="00A121AD"/>
    <w:rsid w:val="00A123B6"/>
    <w:rsid w:val="00A13C83"/>
    <w:rsid w:val="00A149C0"/>
    <w:rsid w:val="00A15EFE"/>
    <w:rsid w:val="00A15FA6"/>
    <w:rsid w:val="00A21B43"/>
    <w:rsid w:val="00A22F68"/>
    <w:rsid w:val="00A23167"/>
    <w:rsid w:val="00A233D7"/>
    <w:rsid w:val="00A23441"/>
    <w:rsid w:val="00A23805"/>
    <w:rsid w:val="00A2490E"/>
    <w:rsid w:val="00A24CF9"/>
    <w:rsid w:val="00A252A5"/>
    <w:rsid w:val="00A25C20"/>
    <w:rsid w:val="00A30414"/>
    <w:rsid w:val="00A30EA1"/>
    <w:rsid w:val="00A3145A"/>
    <w:rsid w:val="00A372DD"/>
    <w:rsid w:val="00A37A7B"/>
    <w:rsid w:val="00A43AA1"/>
    <w:rsid w:val="00A44EFF"/>
    <w:rsid w:val="00A46A8D"/>
    <w:rsid w:val="00A47192"/>
    <w:rsid w:val="00A47265"/>
    <w:rsid w:val="00A502A4"/>
    <w:rsid w:val="00A509E6"/>
    <w:rsid w:val="00A52A73"/>
    <w:rsid w:val="00A53320"/>
    <w:rsid w:val="00A55814"/>
    <w:rsid w:val="00A61C79"/>
    <w:rsid w:val="00A62070"/>
    <w:rsid w:val="00A62CE1"/>
    <w:rsid w:val="00A630E2"/>
    <w:rsid w:val="00A6311E"/>
    <w:rsid w:val="00A640B1"/>
    <w:rsid w:val="00A65FCF"/>
    <w:rsid w:val="00A66281"/>
    <w:rsid w:val="00A67FEB"/>
    <w:rsid w:val="00A723A5"/>
    <w:rsid w:val="00A7484F"/>
    <w:rsid w:val="00A753C8"/>
    <w:rsid w:val="00A75C68"/>
    <w:rsid w:val="00A8157A"/>
    <w:rsid w:val="00A81667"/>
    <w:rsid w:val="00A83D56"/>
    <w:rsid w:val="00A83DF3"/>
    <w:rsid w:val="00A83EB5"/>
    <w:rsid w:val="00A91736"/>
    <w:rsid w:val="00A91D6C"/>
    <w:rsid w:val="00A927F2"/>
    <w:rsid w:val="00A93D74"/>
    <w:rsid w:val="00A969A5"/>
    <w:rsid w:val="00A97AE6"/>
    <w:rsid w:val="00A97FA5"/>
    <w:rsid w:val="00AA0BF5"/>
    <w:rsid w:val="00AA0F64"/>
    <w:rsid w:val="00AA337E"/>
    <w:rsid w:val="00AA4299"/>
    <w:rsid w:val="00AA6982"/>
    <w:rsid w:val="00AB3DC7"/>
    <w:rsid w:val="00AB7C56"/>
    <w:rsid w:val="00AC3E5C"/>
    <w:rsid w:val="00AC5131"/>
    <w:rsid w:val="00AD074D"/>
    <w:rsid w:val="00AD0E9F"/>
    <w:rsid w:val="00AD2180"/>
    <w:rsid w:val="00AD22B9"/>
    <w:rsid w:val="00AD2556"/>
    <w:rsid w:val="00AD31E5"/>
    <w:rsid w:val="00AD47A7"/>
    <w:rsid w:val="00AD4C2E"/>
    <w:rsid w:val="00AD50AE"/>
    <w:rsid w:val="00AD56B8"/>
    <w:rsid w:val="00AD641E"/>
    <w:rsid w:val="00AD7584"/>
    <w:rsid w:val="00AE1BB6"/>
    <w:rsid w:val="00AE247E"/>
    <w:rsid w:val="00AE2C69"/>
    <w:rsid w:val="00AE39FA"/>
    <w:rsid w:val="00AE667B"/>
    <w:rsid w:val="00AF18E0"/>
    <w:rsid w:val="00AF36BB"/>
    <w:rsid w:val="00AF5211"/>
    <w:rsid w:val="00AF5A0B"/>
    <w:rsid w:val="00B01310"/>
    <w:rsid w:val="00B021EE"/>
    <w:rsid w:val="00B03986"/>
    <w:rsid w:val="00B04771"/>
    <w:rsid w:val="00B04C7B"/>
    <w:rsid w:val="00B04ED4"/>
    <w:rsid w:val="00B05A54"/>
    <w:rsid w:val="00B06431"/>
    <w:rsid w:val="00B1043D"/>
    <w:rsid w:val="00B10EA5"/>
    <w:rsid w:val="00B10FEF"/>
    <w:rsid w:val="00B11E06"/>
    <w:rsid w:val="00B15696"/>
    <w:rsid w:val="00B2123A"/>
    <w:rsid w:val="00B21D77"/>
    <w:rsid w:val="00B2472D"/>
    <w:rsid w:val="00B24BC9"/>
    <w:rsid w:val="00B251CF"/>
    <w:rsid w:val="00B254C3"/>
    <w:rsid w:val="00B25D94"/>
    <w:rsid w:val="00B277E2"/>
    <w:rsid w:val="00B30D8A"/>
    <w:rsid w:val="00B317A0"/>
    <w:rsid w:val="00B32C21"/>
    <w:rsid w:val="00B34C39"/>
    <w:rsid w:val="00B34C8C"/>
    <w:rsid w:val="00B34F09"/>
    <w:rsid w:val="00B361A1"/>
    <w:rsid w:val="00B4073A"/>
    <w:rsid w:val="00B40964"/>
    <w:rsid w:val="00B421F2"/>
    <w:rsid w:val="00B435C2"/>
    <w:rsid w:val="00B53CAB"/>
    <w:rsid w:val="00B551F2"/>
    <w:rsid w:val="00B563AA"/>
    <w:rsid w:val="00B57337"/>
    <w:rsid w:val="00B6153F"/>
    <w:rsid w:val="00B6187D"/>
    <w:rsid w:val="00B61D1B"/>
    <w:rsid w:val="00B63EA5"/>
    <w:rsid w:val="00B651ED"/>
    <w:rsid w:val="00B656A0"/>
    <w:rsid w:val="00B65F7A"/>
    <w:rsid w:val="00B665DF"/>
    <w:rsid w:val="00B6706C"/>
    <w:rsid w:val="00B70B67"/>
    <w:rsid w:val="00B717A6"/>
    <w:rsid w:val="00B719D8"/>
    <w:rsid w:val="00B71D49"/>
    <w:rsid w:val="00B72344"/>
    <w:rsid w:val="00B73065"/>
    <w:rsid w:val="00B7474F"/>
    <w:rsid w:val="00B74D4A"/>
    <w:rsid w:val="00B75915"/>
    <w:rsid w:val="00B75CF1"/>
    <w:rsid w:val="00B80143"/>
    <w:rsid w:val="00B811B1"/>
    <w:rsid w:val="00B81B81"/>
    <w:rsid w:val="00B83AD0"/>
    <w:rsid w:val="00B83CE8"/>
    <w:rsid w:val="00B83F9C"/>
    <w:rsid w:val="00B84E33"/>
    <w:rsid w:val="00B8557F"/>
    <w:rsid w:val="00B85C65"/>
    <w:rsid w:val="00B87052"/>
    <w:rsid w:val="00B8745A"/>
    <w:rsid w:val="00B92868"/>
    <w:rsid w:val="00B9299D"/>
    <w:rsid w:val="00B92A25"/>
    <w:rsid w:val="00B92B9C"/>
    <w:rsid w:val="00B9353A"/>
    <w:rsid w:val="00B93A92"/>
    <w:rsid w:val="00B944F1"/>
    <w:rsid w:val="00B9499D"/>
    <w:rsid w:val="00B9508C"/>
    <w:rsid w:val="00B959D1"/>
    <w:rsid w:val="00B96E63"/>
    <w:rsid w:val="00BA0832"/>
    <w:rsid w:val="00BA08F1"/>
    <w:rsid w:val="00BA0CF5"/>
    <w:rsid w:val="00BA0E74"/>
    <w:rsid w:val="00BA15EC"/>
    <w:rsid w:val="00BA230D"/>
    <w:rsid w:val="00BA56A5"/>
    <w:rsid w:val="00BA72A8"/>
    <w:rsid w:val="00BB3CFB"/>
    <w:rsid w:val="00BB53FE"/>
    <w:rsid w:val="00BC0494"/>
    <w:rsid w:val="00BC0F9E"/>
    <w:rsid w:val="00BC1D9A"/>
    <w:rsid w:val="00BC2C41"/>
    <w:rsid w:val="00BC2D41"/>
    <w:rsid w:val="00BC626B"/>
    <w:rsid w:val="00BC6AEC"/>
    <w:rsid w:val="00BD2A9F"/>
    <w:rsid w:val="00BD2B2D"/>
    <w:rsid w:val="00BD2D43"/>
    <w:rsid w:val="00BD6860"/>
    <w:rsid w:val="00BD7307"/>
    <w:rsid w:val="00BE00AA"/>
    <w:rsid w:val="00BE0DD6"/>
    <w:rsid w:val="00BE2793"/>
    <w:rsid w:val="00BE27DF"/>
    <w:rsid w:val="00BE3423"/>
    <w:rsid w:val="00BE51AD"/>
    <w:rsid w:val="00BE6AED"/>
    <w:rsid w:val="00BE75C1"/>
    <w:rsid w:val="00BE7AD9"/>
    <w:rsid w:val="00BF0023"/>
    <w:rsid w:val="00BF1EB7"/>
    <w:rsid w:val="00BF3B86"/>
    <w:rsid w:val="00BF5925"/>
    <w:rsid w:val="00BF59D0"/>
    <w:rsid w:val="00BF626B"/>
    <w:rsid w:val="00BF72DB"/>
    <w:rsid w:val="00BF7513"/>
    <w:rsid w:val="00BF76EE"/>
    <w:rsid w:val="00BF7AE3"/>
    <w:rsid w:val="00BF7B9A"/>
    <w:rsid w:val="00C00570"/>
    <w:rsid w:val="00C0250B"/>
    <w:rsid w:val="00C030E1"/>
    <w:rsid w:val="00C03950"/>
    <w:rsid w:val="00C05706"/>
    <w:rsid w:val="00C0570E"/>
    <w:rsid w:val="00C063D6"/>
    <w:rsid w:val="00C07F90"/>
    <w:rsid w:val="00C10749"/>
    <w:rsid w:val="00C10862"/>
    <w:rsid w:val="00C12BC8"/>
    <w:rsid w:val="00C13654"/>
    <w:rsid w:val="00C138D6"/>
    <w:rsid w:val="00C141C0"/>
    <w:rsid w:val="00C150F4"/>
    <w:rsid w:val="00C155C6"/>
    <w:rsid w:val="00C1560D"/>
    <w:rsid w:val="00C15A1F"/>
    <w:rsid w:val="00C17200"/>
    <w:rsid w:val="00C206A5"/>
    <w:rsid w:val="00C2195E"/>
    <w:rsid w:val="00C22AA2"/>
    <w:rsid w:val="00C22D2B"/>
    <w:rsid w:val="00C244EB"/>
    <w:rsid w:val="00C25AB8"/>
    <w:rsid w:val="00C30A2D"/>
    <w:rsid w:val="00C31EBB"/>
    <w:rsid w:val="00C32C56"/>
    <w:rsid w:val="00C3417E"/>
    <w:rsid w:val="00C358FB"/>
    <w:rsid w:val="00C36612"/>
    <w:rsid w:val="00C3678B"/>
    <w:rsid w:val="00C368F4"/>
    <w:rsid w:val="00C3695B"/>
    <w:rsid w:val="00C36ED5"/>
    <w:rsid w:val="00C4036F"/>
    <w:rsid w:val="00C409C8"/>
    <w:rsid w:val="00C418B4"/>
    <w:rsid w:val="00C42FC5"/>
    <w:rsid w:val="00C44243"/>
    <w:rsid w:val="00C4490D"/>
    <w:rsid w:val="00C44C32"/>
    <w:rsid w:val="00C453CB"/>
    <w:rsid w:val="00C46387"/>
    <w:rsid w:val="00C543F5"/>
    <w:rsid w:val="00C54796"/>
    <w:rsid w:val="00C56A93"/>
    <w:rsid w:val="00C6087E"/>
    <w:rsid w:val="00C64DE7"/>
    <w:rsid w:val="00C6642B"/>
    <w:rsid w:val="00C6667A"/>
    <w:rsid w:val="00C66C1F"/>
    <w:rsid w:val="00C66FCE"/>
    <w:rsid w:val="00C70006"/>
    <w:rsid w:val="00C70A6D"/>
    <w:rsid w:val="00C70E79"/>
    <w:rsid w:val="00C7187A"/>
    <w:rsid w:val="00C7204F"/>
    <w:rsid w:val="00C7211B"/>
    <w:rsid w:val="00C73183"/>
    <w:rsid w:val="00C7495F"/>
    <w:rsid w:val="00C80A7E"/>
    <w:rsid w:val="00C80C2E"/>
    <w:rsid w:val="00C80E9B"/>
    <w:rsid w:val="00C81CB9"/>
    <w:rsid w:val="00C81DF2"/>
    <w:rsid w:val="00C83B66"/>
    <w:rsid w:val="00C85AAC"/>
    <w:rsid w:val="00C9029C"/>
    <w:rsid w:val="00C91FB0"/>
    <w:rsid w:val="00C92DA2"/>
    <w:rsid w:val="00C9317B"/>
    <w:rsid w:val="00C93BF9"/>
    <w:rsid w:val="00C93DEB"/>
    <w:rsid w:val="00C946FE"/>
    <w:rsid w:val="00C951AA"/>
    <w:rsid w:val="00C96FD1"/>
    <w:rsid w:val="00CA0F07"/>
    <w:rsid w:val="00CA357F"/>
    <w:rsid w:val="00CA4660"/>
    <w:rsid w:val="00CA56BA"/>
    <w:rsid w:val="00CA6130"/>
    <w:rsid w:val="00CA6515"/>
    <w:rsid w:val="00CA7AB3"/>
    <w:rsid w:val="00CA7E10"/>
    <w:rsid w:val="00CA7FB9"/>
    <w:rsid w:val="00CB0578"/>
    <w:rsid w:val="00CB0923"/>
    <w:rsid w:val="00CB161C"/>
    <w:rsid w:val="00CB2A72"/>
    <w:rsid w:val="00CB36FF"/>
    <w:rsid w:val="00CB4EAF"/>
    <w:rsid w:val="00CB73B5"/>
    <w:rsid w:val="00CC0FC1"/>
    <w:rsid w:val="00CC10A6"/>
    <w:rsid w:val="00CC1A4D"/>
    <w:rsid w:val="00CC2AC0"/>
    <w:rsid w:val="00CC2E40"/>
    <w:rsid w:val="00CC2F16"/>
    <w:rsid w:val="00CC37D8"/>
    <w:rsid w:val="00CC439B"/>
    <w:rsid w:val="00CC5008"/>
    <w:rsid w:val="00CC6025"/>
    <w:rsid w:val="00CC6633"/>
    <w:rsid w:val="00CC7269"/>
    <w:rsid w:val="00CD08DC"/>
    <w:rsid w:val="00CD0980"/>
    <w:rsid w:val="00CD22BA"/>
    <w:rsid w:val="00CD26F0"/>
    <w:rsid w:val="00CD4F2E"/>
    <w:rsid w:val="00CE0452"/>
    <w:rsid w:val="00CE35E6"/>
    <w:rsid w:val="00CE3C3C"/>
    <w:rsid w:val="00CE41B2"/>
    <w:rsid w:val="00CE4A22"/>
    <w:rsid w:val="00CE4D3F"/>
    <w:rsid w:val="00CE5970"/>
    <w:rsid w:val="00CE61F4"/>
    <w:rsid w:val="00CE66E7"/>
    <w:rsid w:val="00CE7420"/>
    <w:rsid w:val="00CF0005"/>
    <w:rsid w:val="00CF19AD"/>
    <w:rsid w:val="00CF1F74"/>
    <w:rsid w:val="00CF3A12"/>
    <w:rsid w:val="00CF55E7"/>
    <w:rsid w:val="00CF5A82"/>
    <w:rsid w:val="00D008F5"/>
    <w:rsid w:val="00D00D87"/>
    <w:rsid w:val="00D0249C"/>
    <w:rsid w:val="00D039E6"/>
    <w:rsid w:val="00D051DD"/>
    <w:rsid w:val="00D07AB5"/>
    <w:rsid w:val="00D131CC"/>
    <w:rsid w:val="00D13B07"/>
    <w:rsid w:val="00D13E33"/>
    <w:rsid w:val="00D17320"/>
    <w:rsid w:val="00D17591"/>
    <w:rsid w:val="00D2637C"/>
    <w:rsid w:val="00D26DE9"/>
    <w:rsid w:val="00D271EB"/>
    <w:rsid w:val="00D3114D"/>
    <w:rsid w:val="00D32322"/>
    <w:rsid w:val="00D335F3"/>
    <w:rsid w:val="00D342FA"/>
    <w:rsid w:val="00D353E7"/>
    <w:rsid w:val="00D3642C"/>
    <w:rsid w:val="00D36926"/>
    <w:rsid w:val="00D40B4D"/>
    <w:rsid w:val="00D41202"/>
    <w:rsid w:val="00D41E05"/>
    <w:rsid w:val="00D43B3E"/>
    <w:rsid w:val="00D450AB"/>
    <w:rsid w:val="00D4529D"/>
    <w:rsid w:val="00D45A06"/>
    <w:rsid w:val="00D464D2"/>
    <w:rsid w:val="00D474A0"/>
    <w:rsid w:val="00D47D2B"/>
    <w:rsid w:val="00D51655"/>
    <w:rsid w:val="00D51E68"/>
    <w:rsid w:val="00D60C86"/>
    <w:rsid w:val="00D624A5"/>
    <w:rsid w:val="00D65C7F"/>
    <w:rsid w:val="00D672E7"/>
    <w:rsid w:val="00D713C8"/>
    <w:rsid w:val="00D714B0"/>
    <w:rsid w:val="00D738F5"/>
    <w:rsid w:val="00D75A6C"/>
    <w:rsid w:val="00D82623"/>
    <w:rsid w:val="00D830C5"/>
    <w:rsid w:val="00D833E9"/>
    <w:rsid w:val="00D83562"/>
    <w:rsid w:val="00D83C56"/>
    <w:rsid w:val="00D8449D"/>
    <w:rsid w:val="00D851D4"/>
    <w:rsid w:val="00D851D7"/>
    <w:rsid w:val="00D87E85"/>
    <w:rsid w:val="00D90F6C"/>
    <w:rsid w:val="00D91390"/>
    <w:rsid w:val="00D916CC"/>
    <w:rsid w:val="00D935AD"/>
    <w:rsid w:val="00D94171"/>
    <w:rsid w:val="00D952B0"/>
    <w:rsid w:val="00D954EC"/>
    <w:rsid w:val="00D962CD"/>
    <w:rsid w:val="00D97F71"/>
    <w:rsid w:val="00DA03EF"/>
    <w:rsid w:val="00DA1F84"/>
    <w:rsid w:val="00DA2A60"/>
    <w:rsid w:val="00DA3F72"/>
    <w:rsid w:val="00DA4822"/>
    <w:rsid w:val="00DA5C27"/>
    <w:rsid w:val="00DA7BE7"/>
    <w:rsid w:val="00DA7E40"/>
    <w:rsid w:val="00DB11C8"/>
    <w:rsid w:val="00DB1AD7"/>
    <w:rsid w:val="00DB4035"/>
    <w:rsid w:val="00DB4A3F"/>
    <w:rsid w:val="00DB5BBA"/>
    <w:rsid w:val="00DB68A5"/>
    <w:rsid w:val="00DC28BD"/>
    <w:rsid w:val="00DC2A6D"/>
    <w:rsid w:val="00DC3FD5"/>
    <w:rsid w:val="00DC4595"/>
    <w:rsid w:val="00DC46BB"/>
    <w:rsid w:val="00DC49E2"/>
    <w:rsid w:val="00DC5945"/>
    <w:rsid w:val="00DD2A5E"/>
    <w:rsid w:val="00DD3F1A"/>
    <w:rsid w:val="00DD48EB"/>
    <w:rsid w:val="00DD565E"/>
    <w:rsid w:val="00DD6972"/>
    <w:rsid w:val="00DD6BA1"/>
    <w:rsid w:val="00DE0798"/>
    <w:rsid w:val="00DE0FE7"/>
    <w:rsid w:val="00DE1624"/>
    <w:rsid w:val="00DE1F09"/>
    <w:rsid w:val="00DE3CDC"/>
    <w:rsid w:val="00DE6120"/>
    <w:rsid w:val="00DE6212"/>
    <w:rsid w:val="00DF1DD9"/>
    <w:rsid w:val="00DF1FD3"/>
    <w:rsid w:val="00DF23B3"/>
    <w:rsid w:val="00DF38CD"/>
    <w:rsid w:val="00DF5F4C"/>
    <w:rsid w:val="00DF6A33"/>
    <w:rsid w:val="00E0099D"/>
    <w:rsid w:val="00E02B61"/>
    <w:rsid w:val="00E02FAE"/>
    <w:rsid w:val="00E03070"/>
    <w:rsid w:val="00E03C4A"/>
    <w:rsid w:val="00E05961"/>
    <w:rsid w:val="00E1138B"/>
    <w:rsid w:val="00E13DA1"/>
    <w:rsid w:val="00E1612A"/>
    <w:rsid w:val="00E1774A"/>
    <w:rsid w:val="00E205B4"/>
    <w:rsid w:val="00E20616"/>
    <w:rsid w:val="00E220BA"/>
    <w:rsid w:val="00E2245D"/>
    <w:rsid w:val="00E2301D"/>
    <w:rsid w:val="00E2381D"/>
    <w:rsid w:val="00E2406C"/>
    <w:rsid w:val="00E24621"/>
    <w:rsid w:val="00E2463A"/>
    <w:rsid w:val="00E24E6F"/>
    <w:rsid w:val="00E26D2F"/>
    <w:rsid w:val="00E301AA"/>
    <w:rsid w:val="00E3386A"/>
    <w:rsid w:val="00E37ECB"/>
    <w:rsid w:val="00E401C4"/>
    <w:rsid w:val="00E41483"/>
    <w:rsid w:val="00E42E2A"/>
    <w:rsid w:val="00E43E3A"/>
    <w:rsid w:val="00E44601"/>
    <w:rsid w:val="00E45798"/>
    <w:rsid w:val="00E4684F"/>
    <w:rsid w:val="00E47D1B"/>
    <w:rsid w:val="00E50622"/>
    <w:rsid w:val="00E50647"/>
    <w:rsid w:val="00E5241B"/>
    <w:rsid w:val="00E524D6"/>
    <w:rsid w:val="00E5309F"/>
    <w:rsid w:val="00E53A55"/>
    <w:rsid w:val="00E54E10"/>
    <w:rsid w:val="00E57CF1"/>
    <w:rsid w:val="00E6202B"/>
    <w:rsid w:val="00E622B0"/>
    <w:rsid w:val="00E63C94"/>
    <w:rsid w:val="00E648C4"/>
    <w:rsid w:val="00E6530D"/>
    <w:rsid w:val="00E67B7F"/>
    <w:rsid w:val="00E67E51"/>
    <w:rsid w:val="00E71453"/>
    <w:rsid w:val="00E76E04"/>
    <w:rsid w:val="00E76F69"/>
    <w:rsid w:val="00E773E8"/>
    <w:rsid w:val="00E80FE4"/>
    <w:rsid w:val="00E83725"/>
    <w:rsid w:val="00E84EFB"/>
    <w:rsid w:val="00E8701B"/>
    <w:rsid w:val="00E8705C"/>
    <w:rsid w:val="00E9007C"/>
    <w:rsid w:val="00E902F9"/>
    <w:rsid w:val="00E91E51"/>
    <w:rsid w:val="00E94993"/>
    <w:rsid w:val="00E95AF9"/>
    <w:rsid w:val="00E95CA0"/>
    <w:rsid w:val="00E96B4B"/>
    <w:rsid w:val="00EA0A27"/>
    <w:rsid w:val="00EA105F"/>
    <w:rsid w:val="00EA13F2"/>
    <w:rsid w:val="00EA1C70"/>
    <w:rsid w:val="00EA4253"/>
    <w:rsid w:val="00EA4B53"/>
    <w:rsid w:val="00EA5025"/>
    <w:rsid w:val="00EA5924"/>
    <w:rsid w:val="00EA5EBB"/>
    <w:rsid w:val="00EA6E32"/>
    <w:rsid w:val="00EA7B79"/>
    <w:rsid w:val="00EB2513"/>
    <w:rsid w:val="00EB30CA"/>
    <w:rsid w:val="00EB3D36"/>
    <w:rsid w:val="00EB3D71"/>
    <w:rsid w:val="00EB45EC"/>
    <w:rsid w:val="00EB5FD8"/>
    <w:rsid w:val="00EB771E"/>
    <w:rsid w:val="00EB7F5F"/>
    <w:rsid w:val="00EC0593"/>
    <w:rsid w:val="00EC0D1B"/>
    <w:rsid w:val="00EC0D31"/>
    <w:rsid w:val="00EC51AF"/>
    <w:rsid w:val="00EC5E00"/>
    <w:rsid w:val="00EC6BCF"/>
    <w:rsid w:val="00EC7328"/>
    <w:rsid w:val="00ED0491"/>
    <w:rsid w:val="00ED04D0"/>
    <w:rsid w:val="00ED4712"/>
    <w:rsid w:val="00ED529B"/>
    <w:rsid w:val="00ED5F73"/>
    <w:rsid w:val="00ED691D"/>
    <w:rsid w:val="00ED699D"/>
    <w:rsid w:val="00EE02DF"/>
    <w:rsid w:val="00EE094E"/>
    <w:rsid w:val="00EE2385"/>
    <w:rsid w:val="00EE402C"/>
    <w:rsid w:val="00EE435F"/>
    <w:rsid w:val="00EE4456"/>
    <w:rsid w:val="00EE5427"/>
    <w:rsid w:val="00EE57C6"/>
    <w:rsid w:val="00EE6E15"/>
    <w:rsid w:val="00EE7995"/>
    <w:rsid w:val="00EE7AFC"/>
    <w:rsid w:val="00EF0921"/>
    <w:rsid w:val="00EF24E0"/>
    <w:rsid w:val="00EF3062"/>
    <w:rsid w:val="00EF3899"/>
    <w:rsid w:val="00EF43F5"/>
    <w:rsid w:val="00EF5B1C"/>
    <w:rsid w:val="00EF7720"/>
    <w:rsid w:val="00F0365F"/>
    <w:rsid w:val="00F04816"/>
    <w:rsid w:val="00F0489C"/>
    <w:rsid w:val="00F05B25"/>
    <w:rsid w:val="00F0743A"/>
    <w:rsid w:val="00F07523"/>
    <w:rsid w:val="00F0770F"/>
    <w:rsid w:val="00F07C33"/>
    <w:rsid w:val="00F07DCE"/>
    <w:rsid w:val="00F110BF"/>
    <w:rsid w:val="00F14E36"/>
    <w:rsid w:val="00F16471"/>
    <w:rsid w:val="00F167AB"/>
    <w:rsid w:val="00F1757E"/>
    <w:rsid w:val="00F214A8"/>
    <w:rsid w:val="00F22646"/>
    <w:rsid w:val="00F23292"/>
    <w:rsid w:val="00F23AE7"/>
    <w:rsid w:val="00F24184"/>
    <w:rsid w:val="00F248ED"/>
    <w:rsid w:val="00F25239"/>
    <w:rsid w:val="00F261D7"/>
    <w:rsid w:val="00F26C34"/>
    <w:rsid w:val="00F27548"/>
    <w:rsid w:val="00F27AFA"/>
    <w:rsid w:val="00F30146"/>
    <w:rsid w:val="00F32FAE"/>
    <w:rsid w:val="00F33DEC"/>
    <w:rsid w:val="00F344B0"/>
    <w:rsid w:val="00F35627"/>
    <w:rsid w:val="00F35673"/>
    <w:rsid w:val="00F35B8B"/>
    <w:rsid w:val="00F361F8"/>
    <w:rsid w:val="00F366BE"/>
    <w:rsid w:val="00F40001"/>
    <w:rsid w:val="00F4062E"/>
    <w:rsid w:val="00F40B26"/>
    <w:rsid w:val="00F40CA3"/>
    <w:rsid w:val="00F4182E"/>
    <w:rsid w:val="00F42168"/>
    <w:rsid w:val="00F436E9"/>
    <w:rsid w:val="00F44896"/>
    <w:rsid w:val="00F44F3B"/>
    <w:rsid w:val="00F45071"/>
    <w:rsid w:val="00F470F8"/>
    <w:rsid w:val="00F4754C"/>
    <w:rsid w:val="00F50013"/>
    <w:rsid w:val="00F5014A"/>
    <w:rsid w:val="00F51B3C"/>
    <w:rsid w:val="00F520FE"/>
    <w:rsid w:val="00F527C1"/>
    <w:rsid w:val="00F52901"/>
    <w:rsid w:val="00F530CF"/>
    <w:rsid w:val="00F5366B"/>
    <w:rsid w:val="00F54831"/>
    <w:rsid w:val="00F5512D"/>
    <w:rsid w:val="00F55EF6"/>
    <w:rsid w:val="00F56506"/>
    <w:rsid w:val="00F56F54"/>
    <w:rsid w:val="00F57F42"/>
    <w:rsid w:val="00F601FD"/>
    <w:rsid w:val="00F611AA"/>
    <w:rsid w:val="00F62674"/>
    <w:rsid w:val="00F62C4F"/>
    <w:rsid w:val="00F64F5C"/>
    <w:rsid w:val="00F64F84"/>
    <w:rsid w:val="00F6698D"/>
    <w:rsid w:val="00F66AB8"/>
    <w:rsid w:val="00F67C34"/>
    <w:rsid w:val="00F71231"/>
    <w:rsid w:val="00F7274D"/>
    <w:rsid w:val="00F72D64"/>
    <w:rsid w:val="00F74505"/>
    <w:rsid w:val="00F755CB"/>
    <w:rsid w:val="00F75A49"/>
    <w:rsid w:val="00F76666"/>
    <w:rsid w:val="00F80401"/>
    <w:rsid w:val="00F8099E"/>
    <w:rsid w:val="00F81ACE"/>
    <w:rsid w:val="00F8296B"/>
    <w:rsid w:val="00F832BF"/>
    <w:rsid w:val="00F8578B"/>
    <w:rsid w:val="00F864DA"/>
    <w:rsid w:val="00F86D4D"/>
    <w:rsid w:val="00F87701"/>
    <w:rsid w:val="00F879AC"/>
    <w:rsid w:val="00F908CE"/>
    <w:rsid w:val="00F92B7E"/>
    <w:rsid w:val="00F93D5E"/>
    <w:rsid w:val="00F93D97"/>
    <w:rsid w:val="00F94C8A"/>
    <w:rsid w:val="00F96945"/>
    <w:rsid w:val="00F97E82"/>
    <w:rsid w:val="00FA25B6"/>
    <w:rsid w:val="00FA46EA"/>
    <w:rsid w:val="00FA4DD0"/>
    <w:rsid w:val="00FA5B5C"/>
    <w:rsid w:val="00FA5EDC"/>
    <w:rsid w:val="00FA639D"/>
    <w:rsid w:val="00FA6427"/>
    <w:rsid w:val="00FA70C1"/>
    <w:rsid w:val="00FB19C7"/>
    <w:rsid w:val="00FB4620"/>
    <w:rsid w:val="00FB547D"/>
    <w:rsid w:val="00FB61BA"/>
    <w:rsid w:val="00FB6ADE"/>
    <w:rsid w:val="00FB7484"/>
    <w:rsid w:val="00FC2EAB"/>
    <w:rsid w:val="00FC3DFB"/>
    <w:rsid w:val="00FC44FC"/>
    <w:rsid w:val="00FC7A04"/>
    <w:rsid w:val="00FC7D55"/>
    <w:rsid w:val="00FD2EEB"/>
    <w:rsid w:val="00FD3180"/>
    <w:rsid w:val="00FD58AE"/>
    <w:rsid w:val="00FE0067"/>
    <w:rsid w:val="00FE1601"/>
    <w:rsid w:val="00FE29B0"/>
    <w:rsid w:val="00FE3863"/>
    <w:rsid w:val="00FE6260"/>
    <w:rsid w:val="00FE6B2C"/>
    <w:rsid w:val="00FE71A0"/>
    <w:rsid w:val="00FE7D92"/>
    <w:rsid w:val="00FF0D6A"/>
    <w:rsid w:val="00FF26FB"/>
    <w:rsid w:val="00FF2C6A"/>
    <w:rsid w:val="00FF34D2"/>
    <w:rsid w:val="00FF37C9"/>
    <w:rsid w:val="00FF4D71"/>
    <w:rsid w:val="00FF58B0"/>
    <w:rsid w:val="00FF6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4FE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Preformatted" w:uiPriority="99"/>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Preformatted" w:uiPriority="99"/>
    <w:lsdException w:name="No List" w:uiPriority="99"/>
    <w:lsdException w:name="Balloon Text" w:semiHidden="0" w:unhideWhenUsed="0"/>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nhideWhenUsed="0" w:qFormat="1"/>
  </w:latentStyles>
  <w:style w:type="paragraph" w:default="1" w:styleId="Normal">
    <w:name w:val="Normal"/>
    <w:qFormat/>
    <w:rsid w:val="006C7B2E"/>
    <w:rPr>
      <w:rFonts w:ascii="Arial" w:hAnsi="Arial"/>
      <w:sz w:val="22"/>
      <w:szCs w:val="24"/>
    </w:rPr>
  </w:style>
  <w:style w:type="paragraph" w:styleId="Heading1">
    <w:name w:val="heading 1"/>
    <w:next w:val="BodyText"/>
    <w:link w:val="Heading1Char"/>
    <w:qFormat/>
    <w:rsid w:val="00D916CC"/>
    <w:pPr>
      <w:keepNext/>
      <w:numPr>
        <w:numId w:val="9"/>
      </w:numPr>
      <w:autoSpaceDE w:val="0"/>
      <w:autoSpaceDN w:val="0"/>
      <w:adjustRightInd w:val="0"/>
      <w:spacing w:before="120" w:after="120"/>
      <w:outlineLvl w:val="0"/>
    </w:pPr>
    <w:rPr>
      <w:rFonts w:ascii="Arial" w:hAnsi="Arial" w:cs="Arial"/>
      <w:b/>
      <w:bCs/>
      <w:kern w:val="32"/>
      <w:sz w:val="28"/>
      <w:szCs w:val="32"/>
    </w:rPr>
  </w:style>
  <w:style w:type="paragraph" w:styleId="Heading2">
    <w:name w:val="heading 2"/>
    <w:next w:val="BodyText"/>
    <w:link w:val="Heading2Char"/>
    <w:qFormat/>
    <w:rsid w:val="00D916CC"/>
    <w:pPr>
      <w:numPr>
        <w:ilvl w:val="1"/>
        <w:numId w:val="9"/>
      </w:numPr>
      <w:tabs>
        <w:tab w:val="left" w:pos="900"/>
      </w:tabs>
      <w:spacing w:before="120" w:after="120"/>
      <w:outlineLvl w:val="1"/>
    </w:pPr>
    <w:rPr>
      <w:rFonts w:ascii="Arial" w:hAnsi="Arial" w:cs="Arial"/>
      <w:b/>
      <w:iCs/>
      <w:kern w:val="32"/>
      <w:sz w:val="24"/>
      <w:szCs w:val="28"/>
    </w:rPr>
  </w:style>
  <w:style w:type="paragraph" w:styleId="Heading3">
    <w:name w:val="heading 3"/>
    <w:next w:val="BodyText"/>
    <w:link w:val="Heading3Char"/>
    <w:qFormat/>
    <w:rsid w:val="00D916CC"/>
    <w:pPr>
      <w:numPr>
        <w:ilvl w:val="2"/>
        <w:numId w:val="9"/>
      </w:numPr>
      <w:spacing w:before="120" w:after="120"/>
      <w:outlineLvl w:val="2"/>
    </w:pPr>
    <w:rPr>
      <w:rFonts w:ascii="Arial" w:hAnsi="Arial" w:cs="Arial"/>
      <w:b/>
      <w:bCs/>
      <w:iCs/>
      <w:kern w:val="32"/>
      <w:sz w:val="22"/>
      <w:szCs w:val="26"/>
    </w:rPr>
  </w:style>
  <w:style w:type="paragraph" w:styleId="Heading4">
    <w:name w:val="heading 4"/>
    <w:next w:val="BodyText"/>
    <w:link w:val="Heading4Char"/>
    <w:qFormat/>
    <w:rsid w:val="00D713C8"/>
    <w:pPr>
      <w:numPr>
        <w:ilvl w:val="3"/>
        <w:numId w:val="9"/>
      </w:numPr>
      <w:spacing w:after="120"/>
      <w:outlineLvl w:val="3"/>
    </w:pPr>
    <w:rPr>
      <w:rFonts w:ascii="Arial" w:hAnsi="Arial" w:cs="Arial"/>
      <w:b/>
      <w:kern w:val="32"/>
      <w:sz w:val="24"/>
      <w:szCs w:val="28"/>
    </w:rPr>
  </w:style>
  <w:style w:type="paragraph" w:styleId="Heading5">
    <w:name w:val="heading 5"/>
    <w:basedOn w:val="Normal"/>
    <w:next w:val="Normal"/>
    <w:link w:val="Heading5Char"/>
    <w:qFormat/>
    <w:rsid w:val="00F601FD"/>
    <w:pPr>
      <w:numPr>
        <w:ilvl w:val="4"/>
        <w:numId w:val="9"/>
      </w:numPr>
      <w:spacing w:before="240" w:after="60"/>
      <w:outlineLvl w:val="4"/>
    </w:pPr>
    <w:rPr>
      <w:b/>
      <w:bCs/>
      <w:i/>
      <w:iCs/>
      <w:sz w:val="26"/>
      <w:szCs w:val="26"/>
    </w:rPr>
  </w:style>
  <w:style w:type="paragraph" w:styleId="Heading6">
    <w:name w:val="heading 6"/>
    <w:basedOn w:val="Normal"/>
    <w:next w:val="Normal"/>
    <w:link w:val="Heading6Char"/>
    <w:qFormat/>
    <w:rsid w:val="00F601FD"/>
    <w:pPr>
      <w:numPr>
        <w:ilvl w:val="5"/>
        <w:numId w:val="9"/>
      </w:numPr>
      <w:spacing w:before="240" w:after="60"/>
      <w:outlineLvl w:val="5"/>
    </w:pPr>
    <w:rPr>
      <w:rFonts w:ascii="Times New Roman" w:hAnsi="Times New Roman"/>
      <w:b/>
      <w:bCs/>
      <w:szCs w:val="22"/>
    </w:rPr>
  </w:style>
  <w:style w:type="paragraph" w:styleId="Heading7">
    <w:name w:val="heading 7"/>
    <w:basedOn w:val="Normal"/>
    <w:next w:val="Normal"/>
    <w:link w:val="Heading7Char"/>
    <w:qFormat/>
    <w:rsid w:val="00F601FD"/>
    <w:pPr>
      <w:numPr>
        <w:ilvl w:val="6"/>
        <w:numId w:val="9"/>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F601FD"/>
    <w:pPr>
      <w:numPr>
        <w:ilvl w:val="7"/>
        <w:numId w:val="9"/>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F601FD"/>
    <w:pPr>
      <w:numPr>
        <w:ilvl w:val="8"/>
        <w:numId w:val="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C85AAC"/>
    <w:pPr>
      <w:tabs>
        <w:tab w:val="left" w:pos="1134"/>
      </w:tabs>
      <w:spacing w:before="120" w:after="120"/>
    </w:pPr>
    <w:rPr>
      <w:rFonts w:eastAsia="MS Mincho"/>
      <w:sz w:val="20"/>
      <w:szCs w:val="22"/>
      <w:lang w:eastAsia="en-GB"/>
    </w:rPr>
  </w:style>
  <w:style w:type="character" w:customStyle="1" w:styleId="BodyTextChar">
    <w:name w:val="Body Text Char"/>
    <w:link w:val="BodyText"/>
    <w:rsid w:val="00C85AAC"/>
    <w:rPr>
      <w:rFonts w:ascii="Arial" w:eastAsia="MS Mincho" w:hAnsi="Arial"/>
      <w:szCs w:val="22"/>
      <w:lang w:eastAsia="en-GB"/>
    </w:rPr>
  </w:style>
  <w:style w:type="character" w:customStyle="1" w:styleId="Heading1Char">
    <w:name w:val="Heading 1 Char"/>
    <w:link w:val="Heading1"/>
    <w:rsid w:val="00AE39FA"/>
    <w:rPr>
      <w:rFonts w:ascii="Arial" w:hAnsi="Arial" w:cs="Arial"/>
      <w:b/>
      <w:bCs/>
      <w:kern w:val="32"/>
      <w:sz w:val="28"/>
      <w:szCs w:val="32"/>
    </w:rPr>
  </w:style>
  <w:style w:type="character" w:customStyle="1" w:styleId="Heading2Char">
    <w:name w:val="Heading 2 Char"/>
    <w:link w:val="Heading2"/>
    <w:rsid w:val="00A91D6C"/>
    <w:rPr>
      <w:rFonts w:ascii="Arial" w:hAnsi="Arial" w:cs="Arial"/>
      <w:b/>
      <w:iCs/>
      <w:kern w:val="32"/>
      <w:sz w:val="24"/>
      <w:szCs w:val="28"/>
    </w:rPr>
  </w:style>
  <w:style w:type="character" w:customStyle="1" w:styleId="Heading3Char">
    <w:name w:val="Heading 3 Char"/>
    <w:link w:val="Heading3"/>
    <w:rsid w:val="00D916CC"/>
    <w:rPr>
      <w:rFonts w:ascii="Arial" w:hAnsi="Arial" w:cs="Arial"/>
      <w:b/>
      <w:bCs/>
      <w:iCs/>
      <w:kern w:val="32"/>
      <w:sz w:val="22"/>
      <w:szCs w:val="26"/>
    </w:rPr>
  </w:style>
  <w:style w:type="character" w:customStyle="1" w:styleId="Heading4Char">
    <w:name w:val="Heading 4 Char"/>
    <w:link w:val="Heading4"/>
    <w:rsid w:val="0064184D"/>
    <w:rPr>
      <w:rFonts w:ascii="Arial" w:hAnsi="Arial" w:cs="Arial"/>
      <w:b/>
      <w:kern w:val="32"/>
      <w:sz w:val="24"/>
      <w:szCs w:val="28"/>
    </w:rPr>
  </w:style>
  <w:style w:type="character" w:customStyle="1" w:styleId="Heading5Char">
    <w:name w:val="Heading 5 Char"/>
    <w:link w:val="Heading5"/>
    <w:rsid w:val="0064184D"/>
    <w:rPr>
      <w:rFonts w:ascii="Arial" w:hAnsi="Arial"/>
      <w:b/>
      <w:bCs/>
      <w:i/>
      <w:iCs/>
      <w:sz w:val="26"/>
      <w:szCs w:val="26"/>
    </w:rPr>
  </w:style>
  <w:style w:type="character" w:customStyle="1" w:styleId="Heading6Char">
    <w:name w:val="Heading 6 Char"/>
    <w:link w:val="Heading6"/>
    <w:rsid w:val="0064184D"/>
    <w:rPr>
      <w:b/>
      <w:bCs/>
      <w:sz w:val="22"/>
      <w:szCs w:val="22"/>
    </w:rPr>
  </w:style>
  <w:style w:type="character" w:customStyle="1" w:styleId="Heading7Char">
    <w:name w:val="Heading 7 Char"/>
    <w:link w:val="Heading7"/>
    <w:rsid w:val="0064184D"/>
    <w:rPr>
      <w:sz w:val="24"/>
      <w:szCs w:val="24"/>
    </w:rPr>
  </w:style>
  <w:style w:type="character" w:customStyle="1" w:styleId="Heading8Char">
    <w:name w:val="Heading 8 Char"/>
    <w:link w:val="Heading8"/>
    <w:rsid w:val="0064184D"/>
    <w:rPr>
      <w:i/>
      <w:iCs/>
      <w:sz w:val="24"/>
      <w:szCs w:val="24"/>
    </w:rPr>
  </w:style>
  <w:style w:type="character" w:customStyle="1" w:styleId="Heading9Char">
    <w:name w:val="Heading 9 Char"/>
    <w:link w:val="Heading9"/>
    <w:rsid w:val="0064184D"/>
    <w:rPr>
      <w:rFonts w:ascii="Arial" w:hAnsi="Arial" w:cs="Arial"/>
      <w:sz w:val="22"/>
      <w:szCs w:val="22"/>
    </w:rPr>
  </w:style>
  <w:style w:type="paragraph" w:styleId="BalloonText">
    <w:name w:val="Balloon Text"/>
    <w:basedOn w:val="Normal"/>
    <w:link w:val="BalloonTextChar"/>
    <w:rsid w:val="00F64F84"/>
    <w:rPr>
      <w:rFonts w:ascii="Tahoma" w:hAnsi="Tahoma" w:cs="Tahoma"/>
      <w:sz w:val="16"/>
      <w:szCs w:val="16"/>
    </w:rPr>
  </w:style>
  <w:style w:type="character" w:customStyle="1" w:styleId="BalloonTextChar">
    <w:name w:val="Balloon Text Char"/>
    <w:basedOn w:val="DefaultParagraphFont"/>
    <w:link w:val="BalloonText"/>
    <w:rsid w:val="00F64F84"/>
    <w:rPr>
      <w:rFonts w:ascii="Tahoma" w:hAnsi="Tahoma" w:cs="Tahoma"/>
      <w:sz w:val="16"/>
      <w:szCs w:val="16"/>
    </w:rPr>
  </w:style>
  <w:style w:type="character" w:styleId="Hyperlink">
    <w:name w:val="Hyperlink"/>
    <w:uiPriority w:val="99"/>
    <w:rsid w:val="00F601FD"/>
    <w:rPr>
      <w:color w:val="0000FF"/>
      <w:u w:val="single"/>
    </w:rPr>
  </w:style>
  <w:style w:type="paragraph" w:styleId="Title">
    <w:name w:val="Title"/>
    <w:link w:val="TitleChar"/>
    <w:qFormat/>
    <w:rsid w:val="00D713C8"/>
    <w:pPr>
      <w:autoSpaceDE w:val="0"/>
      <w:autoSpaceDN w:val="0"/>
      <w:adjustRightInd w:val="0"/>
      <w:spacing w:after="360"/>
      <w:jc w:val="center"/>
    </w:pPr>
    <w:rPr>
      <w:rFonts w:ascii="Arial" w:hAnsi="Arial" w:cs="Arial"/>
      <w:b/>
      <w:bCs/>
      <w:sz w:val="36"/>
      <w:szCs w:val="32"/>
    </w:rPr>
  </w:style>
  <w:style w:type="character" w:customStyle="1" w:styleId="TitleChar">
    <w:name w:val="Title Char"/>
    <w:link w:val="Title"/>
    <w:rsid w:val="0064184D"/>
    <w:rPr>
      <w:rFonts w:ascii="Arial" w:hAnsi="Arial" w:cs="Arial"/>
      <w:b/>
      <w:bCs/>
      <w:sz w:val="36"/>
      <w:szCs w:val="32"/>
      <w:lang w:val="en-US" w:eastAsia="en-US" w:bidi="ar-SA"/>
    </w:rPr>
  </w:style>
  <w:style w:type="paragraph" w:customStyle="1" w:styleId="Title2">
    <w:name w:val="Title 2"/>
    <w:rsid w:val="00D713C8"/>
    <w:pPr>
      <w:spacing w:before="120" w:after="120"/>
      <w:jc w:val="center"/>
    </w:pPr>
    <w:rPr>
      <w:rFonts w:ascii="Arial" w:hAnsi="Arial" w:cs="Arial"/>
      <w:b/>
      <w:bCs/>
      <w:sz w:val="28"/>
      <w:szCs w:val="32"/>
    </w:rPr>
  </w:style>
  <w:style w:type="paragraph" w:customStyle="1" w:styleId="TableHeading">
    <w:name w:val="Table Heading"/>
    <w:rsid w:val="00217A1E"/>
    <w:pPr>
      <w:spacing w:before="60" w:after="60"/>
    </w:pPr>
    <w:rPr>
      <w:rFonts w:ascii="Arial" w:hAnsi="Arial" w:cs="Arial"/>
      <w:b/>
      <w:szCs w:val="22"/>
    </w:rPr>
  </w:style>
  <w:style w:type="paragraph" w:customStyle="1" w:styleId="TableText">
    <w:name w:val="Table Text"/>
    <w:rsid w:val="00451EC5"/>
    <w:pPr>
      <w:spacing w:before="60" w:after="60"/>
    </w:pPr>
    <w:rPr>
      <w:rFonts w:ascii="Arial" w:hAnsi="Arial" w:cs="Arial"/>
      <w:sz w:val="18"/>
    </w:rPr>
  </w:style>
  <w:style w:type="paragraph" w:customStyle="1" w:styleId="BodyTextBullet1">
    <w:name w:val="Body Text Bullet 1"/>
    <w:rsid w:val="002759DA"/>
    <w:pPr>
      <w:numPr>
        <w:numId w:val="5"/>
      </w:numPr>
      <w:spacing w:before="60" w:after="60"/>
    </w:pPr>
    <w:rPr>
      <w:rFonts w:ascii="Arial" w:hAnsi="Arial"/>
    </w:rPr>
  </w:style>
  <w:style w:type="paragraph" w:styleId="TOC1">
    <w:name w:val="toc 1"/>
    <w:basedOn w:val="Normal"/>
    <w:next w:val="Normal"/>
    <w:uiPriority w:val="39"/>
    <w:rsid w:val="00591BDD"/>
    <w:pPr>
      <w:spacing w:before="120" w:after="120"/>
    </w:pPr>
    <w:rPr>
      <w:b/>
      <w:bCs/>
      <w:szCs w:val="20"/>
    </w:rPr>
  </w:style>
  <w:style w:type="paragraph" w:styleId="TOC2">
    <w:name w:val="toc 2"/>
    <w:basedOn w:val="Normal"/>
    <w:next w:val="Normal"/>
    <w:uiPriority w:val="39"/>
    <w:rsid w:val="00591BDD"/>
    <w:pPr>
      <w:ind w:left="220"/>
    </w:pPr>
    <w:rPr>
      <w:b/>
      <w:sz w:val="20"/>
      <w:szCs w:val="20"/>
    </w:rPr>
  </w:style>
  <w:style w:type="paragraph" w:styleId="TOC3">
    <w:name w:val="toc 3"/>
    <w:basedOn w:val="Normal"/>
    <w:next w:val="Normal"/>
    <w:uiPriority w:val="39"/>
    <w:rsid w:val="00591BDD"/>
    <w:pPr>
      <w:ind w:left="440"/>
    </w:pPr>
    <w:rPr>
      <w:iCs/>
      <w:sz w:val="20"/>
      <w:szCs w:val="20"/>
    </w:rPr>
  </w:style>
  <w:style w:type="paragraph" w:customStyle="1" w:styleId="BodyTextBullet2">
    <w:name w:val="Body Text Bullet 2"/>
    <w:rsid w:val="00C368F4"/>
    <w:pPr>
      <w:numPr>
        <w:numId w:val="6"/>
      </w:numPr>
      <w:spacing w:before="60" w:after="60"/>
    </w:pPr>
    <w:rPr>
      <w:rFonts w:ascii="Arial" w:hAnsi="Arial"/>
    </w:rPr>
  </w:style>
  <w:style w:type="paragraph" w:customStyle="1" w:styleId="BodyTextLettered1">
    <w:name w:val="Body Text Lettered 1"/>
    <w:rsid w:val="00D713C8"/>
    <w:pPr>
      <w:numPr>
        <w:numId w:val="3"/>
      </w:numPr>
      <w:tabs>
        <w:tab w:val="clear" w:pos="1080"/>
        <w:tab w:val="num" w:pos="720"/>
      </w:tabs>
      <w:ind w:left="720"/>
    </w:pPr>
    <w:rPr>
      <w:sz w:val="22"/>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rPr>
  </w:style>
  <w:style w:type="paragraph" w:styleId="Footer">
    <w:name w:val="footer"/>
    <w:link w:val="FooterChar"/>
    <w:rsid w:val="00A97FA5"/>
    <w:pPr>
      <w:tabs>
        <w:tab w:val="center" w:pos="4680"/>
        <w:tab w:val="right" w:pos="9360"/>
      </w:tabs>
    </w:pPr>
    <w:rPr>
      <w:rFonts w:ascii="Arial" w:hAnsi="Arial" w:cs="Tahoma"/>
      <w:szCs w:val="16"/>
    </w:rPr>
  </w:style>
  <w:style w:type="character" w:customStyle="1" w:styleId="FooterChar">
    <w:name w:val="Footer Char"/>
    <w:link w:val="Footer"/>
    <w:rsid w:val="00A97FA5"/>
    <w:rPr>
      <w:rFonts w:ascii="Arial" w:hAnsi="Arial" w:cs="Tahoma"/>
      <w:szCs w:val="16"/>
      <w:lang w:val="en-US" w:eastAsia="en-US" w:bidi="ar-SA"/>
    </w:rPr>
  </w:style>
  <w:style w:type="character" w:styleId="PageNumber">
    <w:name w:val="page number"/>
    <w:basedOn w:val="DefaultParagraphFont"/>
    <w:rsid w:val="002E751D"/>
  </w:style>
  <w:style w:type="table" w:styleId="TableGrid">
    <w:name w:val="Table Grid"/>
    <w:basedOn w:val="TableNormal"/>
    <w:uiPriority w:val="5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rsid w:val="006F6D65"/>
    <w:pPr>
      <w:ind w:left="660"/>
    </w:pPr>
    <w:rPr>
      <w:rFonts w:ascii="Times New Roman" w:hAnsi="Times New Roman"/>
      <w:sz w:val="18"/>
      <w:szCs w:val="18"/>
    </w:rPr>
  </w:style>
  <w:style w:type="paragraph" w:customStyle="1" w:styleId="VersionNumber">
    <w:name w:val="Version Number"/>
    <w:semiHidden/>
    <w:rsid w:val="00D952B0"/>
    <w:pPr>
      <w:spacing w:before="160" w:after="60"/>
      <w:jc w:val="right"/>
    </w:pPr>
    <w:rPr>
      <w:rFonts w:ascii="Helvetica" w:eastAsia="MS Mincho" w:hAnsi="Helvetica"/>
      <w:color w:val="003366"/>
      <w:szCs w:val="24"/>
      <w:lang w:val="en-GB" w:eastAsia="en-GB"/>
    </w:rPr>
  </w:style>
  <w:style w:type="paragraph" w:styleId="Index1">
    <w:name w:val="index 1"/>
    <w:basedOn w:val="Normal"/>
    <w:next w:val="Normal"/>
    <w:autoRedefine/>
    <w:semiHidden/>
    <w:rsid w:val="00D952B0"/>
    <w:pPr>
      <w:spacing w:before="120" w:after="120" w:line="300" w:lineRule="auto"/>
      <w:ind w:left="200" w:hanging="200"/>
    </w:pPr>
    <w:rPr>
      <w:rFonts w:eastAsia="MS Mincho"/>
      <w:sz w:val="20"/>
      <w:szCs w:val="20"/>
      <w:lang w:eastAsia="en-GB"/>
    </w:rPr>
  </w:style>
  <w:style w:type="paragraph" w:customStyle="1" w:styleId="Appendix">
    <w:name w:val="Appendix"/>
    <w:next w:val="Normal"/>
    <w:semiHidden/>
    <w:rsid w:val="00D952B0"/>
    <w:pPr>
      <w:keepNext/>
      <w:pageBreakBefore/>
      <w:tabs>
        <w:tab w:val="num" w:pos="1080"/>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OCHeader">
    <w:name w:val="TOC Header"/>
    <w:rsid w:val="00D952B0"/>
    <w:pPr>
      <w:keepNext/>
      <w:spacing w:before="60" w:after="240"/>
    </w:pPr>
    <w:rPr>
      <w:rFonts w:ascii="Helvetica" w:eastAsia="MS Mincho" w:hAnsi="Helvetica"/>
      <w:b/>
      <w:color w:val="98968A"/>
      <w:kern w:val="48"/>
      <w:sz w:val="48"/>
      <w:szCs w:val="48"/>
      <w:lang w:val="en-GB" w:eastAsia="en-GB"/>
    </w:rPr>
  </w:style>
  <w:style w:type="paragraph" w:styleId="TableofFigures">
    <w:name w:val="table of figures"/>
    <w:basedOn w:val="Normal"/>
    <w:next w:val="Normal"/>
    <w:semiHidden/>
    <w:rsid w:val="00D952B0"/>
    <w:pPr>
      <w:spacing w:line="300" w:lineRule="auto"/>
    </w:pPr>
    <w:rPr>
      <w:rFonts w:eastAsia="MS Mincho"/>
      <w:i/>
      <w:iCs/>
      <w:sz w:val="20"/>
      <w:szCs w:val="20"/>
      <w:lang w:eastAsia="en-GB"/>
    </w:rPr>
  </w:style>
  <w:style w:type="paragraph" w:styleId="NormalWeb">
    <w:name w:val="Normal (Web)"/>
    <w:basedOn w:val="Normal"/>
    <w:rsid w:val="00D952B0"/>
    <w:pPr>
      <w:spacing w:before="100" w:beforeAutospacing="1" w:after="100" w:afterAutospacing="1"/>
    </w:pPr>
    <w:rPr>
      <w:rFonts w:eastAsia="MS Mincho"/>
      <w:sz w:val="24"/>
      <w:lang w:eastAsia="ja-JP"/>
    </w:rPr>
  </w:style>
  <w:style w:type="paragraph" w:styleId="TOC5">
    <w:name w:val="toc 5"/>
    <w:basedOn w:val="Normal"/>
    <w:next w:val="Normal"/>
    <w:autoRedefine/>
    <w:uiPriority w:val="39"/>
    <w:rsid w:val="00D952B0"/>
    <w:pPr>
      <w:ind w:left="880"/>
    </w:pPr>
    <w:rPr>
      <w:rFonts w:ascii="Times New Roman" w:hAnsi="Times New Roman"/>
      <w:sz w:val="18"/>
      <w:szCs w:val="18"/>
    </w:rPr>
  </w:style>
  <w:style w:type="paragraph" w:styleId="TOC6">
    <w:name w:val="toc 6"/>
    <w:basedOn w:val="Normal"/>
    <w:next w:val="Normal"/>
    <w:autoRedefine/>
    <w:uiPriority w:val="39"/>
    <w:rsid w:val="00D952B0"/>
    <w:pPr>
      <w:ind w:left="1100"/>
    </w:pPr>
    <w:rPr>
      <w:rFonts w:ascii="Times New Roman" w:hAnsi="Times New Roman"/>
      <w:sz w:val="18"/>
      <w:szCs w:val="18"/>
    </w:rPr>
  </w:style>
  <w:style w:type="paragraph" w:styleId="TOC7">
    <w:name w:val="toc 7"/>
    <w:basedOn w:val="Normal"/>
    <w:next w:val="Normal"/>
    <w:autoRedefine/>
    <w:uiPriority w:val="39"/>
    <w:rsid w:val="00D952B0"/>
    <w:pPr>
      <w:ind w:left="1320"/>
    </w:pPr>
    <w:rPr>
      <w:rFonts w:ascii="Times New Roman" w:hAnsi="Times New Roman"/>
      <w:sz w:val="18"/>
      <w:szCs w:val="18"/>
    </w:rPr>
  </w:style>
  <w:style w:type="paragraph" w:styleId="TOC8">
    <w:name w:val="toc 8"/>
    <w:basedOn w:val="Normal"/>
    <w:next w:val="Normal"/>
    <w:autoRedefine/>
    <w:uiPriority w:val="39"/>
    <w:rsid w:val="00D952B0"/>
    <w:pPr>
      <w:ind w:left="1540"/>
    </w:pPr>
    <w:rPr>
      <w:rFonts w:ascii="Times New Roman" w:hAnsi="Times New Roman"/>
      <w:sz w:val="18"/>
      <w:szCs w:val="18"/>
    </w:rPr>
  </w:style>
  <w:style w:type="paragraph" w:styleId="TOC9">
    <w:name w:val="toc 9"/>
    <w:basedOn w:val="Normal"/>
    <w:next w:val="Normal"/>
    <w:autoRedefine/>
    <w:uiPriority w:val="39"/>
    <w:rsid w:val="00D952B0"/>
    <w:pPr>
      <w:ind w:left="1760"/>
    </w:pPr>
    <w:rPr>
      <w:rFonts w:ascii="Times New Roman" w:hAnsi="Times New Roman"/>
      <w:sz w:val="18"/>
      <w:szCs w:val="18"/>
    </w:rPr>
  </w:style>
  <w:style w:type="character" w:styleId="Strong">
    <w:name w:val="Strong"/>
    <w:qFormat/>
    <w:rsid w:val="00D952B0"/>
    <w:rPr>
      <w:b/>
      <w:bCs/>
    </w:rPr>
  </w:style>
  <w:style w:type="paragraph" w:styleId="Index4">
    <w:name w:val="index 4"/>
    <w:basedOn w:val="Normal"/>
    <w:semiHidden/>
    <w:rsid w:val="00D952B0"/>
    <w:pPr>
      <w:tabs>
        <w:tab w:val="right" w:pos="3773"/>
      </w:tabs>
      <w:suppressAutoHyphens/>
      <w:ind w:left="960" w:hanging="240"/>
    </w:pPr>
    <w:rPr>
      <w:b/>
      <w:kern w:val="32"/>
      <w:sz w:val="18"/>
      <w:szCs w:val="20"/>
    </w:rPr>
  </w:style>
  <w:style w:type="paragraph" w:styleId="Index5">
    <w:name w:val="index 5"/>
    <w:basedOn w:val="Normal"/>
    <w:semiHidden/>
    <w:rsid w:val="00D952B0"/>
    <w:pPr>
      <w:tabs>
        <w:tab w:val="right" w:pos="3773"/>
      </w:tabs>
      <w:suppressAutoHyphens/>
      <w:ind w:left="1200" w:hanging="240"/>
    </w:pPr>
    <w:rPr>
      <w:b/>
      <w:kern w:val="32"/>
      <w:sz w:val="18"/>
      <w:szCs w:val="20"/>
    </w:rPr>
  </w:style>
  <w:style w:type="paragraph" w:styleId="ListNumber2">
    <w:name w:val="List Number 2"/>
    <w:basedOn w:val="Normal"/>
    <w:rsid w:val="00D952B0"/>
    <w:pPr>
      <w:numPr>
        <w:numId w:val="2"/>
      </w:numPr>
      <w:suppressAutoHyphens/>
    </w:pPr>
    <w:rPr>
      <w:b/>
      <w:kern w:val="32"/>
      <w:sz w:val="12"/>
      <w:szCs w:val="20"/>
    </w:rPr>
  </w:style>
  <w:style w:type="paragraph" w:styleId="ListNumber4">
    <w:name w:val="List Number 4"/>
    <w:basedOn w:val="Normal"/>
    <w:rsid w:val="00D952B0"/>
    <w:pPr>
      <w:tabs>
        <w:tab w:val="num" w:pos="720"/>
      </w:tabs>
      <w:suppressAutoHyphens/>
      <w:ind w:left="720" w:hanging="360"/>
    </w:pPr>
    <w:rPr>
      <w:kern w:val="32"/>
      <w:szCs w:val="20"/>
    </w:rPr>
  </w:style>
  <w:style w:type="paragraph" w:customStyle="1" w:styleId="UserInformation">
    <w:name w:val="User Information"/>
    <w:rsid w:val="00D952B0"/>
    <w:pPr>
      <w:spacing w:before="60" w:after="60" w:line="240" w:lineRule="exact"/>
      <w:ind w:left="288"/>
    </w:pPr>
    <w:rPr>
      <w:rFonts w:ascii="Arial Narrow" w:hAnsi="Arial Narrow"/>
    </w:rPr>
  </w:style>
  <w:style w:type="paragraph" w:styleId="ListBullet2">
    <w:name w:val="List Bullet 2"/>
    <w:basedOn w:val="Normal"/>
    <w:link w:val="ListBullet2Char"/>
    <w:rsid w:val="0064184D"/>
    <w:pPr>
      <w:tabs>
        <w:tab w:val="num" w:pos="360"/>
        <w:tab w:val="right" w:pos="7920"/>
      </w:tabs>
      <w:spacing w:before="80"/>
      <w:ind w:left="360" w:hanging="360"/>
    </w:pPr>
    <w:rPr>
      <w:rFonts w:cs="Angsana New"/>
      <w:sz w:val="20"/>
      <w:szCs w:val="14"/>
      <w:lang w:bidi="th-TH"/>
    </w:rPr>
  </w:style>
  <w:style w:type="character" w:customStyle="1" w:styleId="ListBullet2Char">
    <w:name w:val="List Bullet 2 Char"/>
    <w:link w:val="ListBullet2"/>
    <w:rsid w:val="0064184D"/>
    <w:rPr>
      <w:rFonts w:ascii="Arial" w:hAnsi="Arial" w:cs="Angsana New"/>
      <w:szCs w:val="14"/>
      <w:lang w:bidi="th-TH"/>
    </w:rPr>
  </w:style>
  <w:style w:type="paragraph" w:styleId="TOCHeading">
    <w:name w:val="TOC Heading"/>
    <w:basedOn w:val="Heading1"/>
    <w:qFormat/>
    <w:rsid w:val="00CE41B2"/>
    <w:pPr>
      <w:numPr>
        <w:numId w:val="0"/>
      </w:numPr>
      <w:autoSpaceDE/>
      <w:autoSpaceDN/>
      <w:adjustRightInd/>
      <w:spacing w:before="240" w:after="60"/>
    </w:pPr>
    <w:rPr>
      <w:rFonts w:cs="Angsana New"/>
      <w:b w:val="0"/>
      <w:color w:val="3DA8D5"/>
      <w:sz w:val="44"/>
      <w:szCs w:val="44"/>
      <w:lang w:bidi="th-TH"/>
    </w:rPr>
  </w:style>
  <w:style w:type="paragraph" w:customStyle="1" w:styleId="template">
    <w:name w:val="template"/>
    <w:basedOn w:val="Normal"/>
    <w:uiPriority w:val="99"/>
    <w:rsid w:val="0064184D"/>
    <w:pPr>
      <w:spacing w:line="240" w:lineRule="exact"/>
    </w:pPr>
    <w:rPr>
      <w:rFonts w:cs="Arial"/>
      <w:i/>
      <w:szCs w:val="20"/>
    </w:rPr>
  </w:style>
  <w:style w:type="paragraph" w:customStyle="1" w:styleId="Number">
    <w:name w:val="Number"/>
    <w:basedOn w:val="Normal"/>
    <w:rsid w:val="0064184D"/>
    <w:pPr>
      <w:spacing w:before="120"/>
      <w:ind w:left="1422" w:hanging="432"/>
      <w:jc w:val="both"/>
    </w:pPr>
    <w:rPr>
      <w:rFonts w:cs="Arial"/>
      <w:szCs w:val="22"/>
    </w:rPr>
  </w:style>
  <w:style w:type="paragraph" w:customStyle="1" w:styleId="TableofContents">
    <w:name w:val="Table of Contents"/>
    <w:basedOn w:val="Normal"/>
    <w:rsid w:val="0064184D"/>
    <w:pPr>
      <w:pageBreakBefore/>
      <w:spacing w:after="360"/>
      <w:jc w:val="center"/>
    </w:pPr>
    <w:rPr>
      <w:rFonts w:cs="Arial"/>
      <w:sz w:val="36"/>
      <w:szCs w:val="36"/>
    </w:rPr>
  </w:style>
  <w:style w:type="paragraph" w:customStyle="1" w:styleId="WFPRestrictionlanguage">
    <w:name w:val="WFP_Restriction language"/>
    <w:basedOn w:val="Normal"/>
    <w:rsid w:val="0064184D"/>
    <w:pPr>
      <w:spacing w:after="120"/>
    </w:pPr>
    <w:rPr>
      <w:rFonts w:eastAsia="Arial Unicode MS" w:cs="Arial Unicode MS"/>
      <w:color w:val="FFFFFF"/>
      <w:sz w:val="16"/>
      <w:lang w:eastAsia="zh-CN"/>
    </w:rPr>
  </w:style>
  <w:style w:type="paragraph" w:styleId="Revision">
    <w:name w:val="Revision"/>
    <w:hidden/>
    <w:uiPriority w:val="99"/>
    <w:semiHidden/>
    <w:rsid w:val="0064184D"/>
    <w:rPr>
      <w:rFonts w:ascii="Arial" w:hAnsi="Arial" w:cs="Angsana New"/>
      <w:szCs w:val="14"/>
      <w:lang w:bidi="th-TH"/>
    </w:rPr>
  </w:style>
  <w:style w:type="character" w:styleId="IntenseEmphasis">
    <w:name w:val="Intense Emphasis"/>
    <w:uiPriority w:val="21"/>
    <w:qFormat/>
    <w:rsid w:val="00FE6260"/>
    <w:rPr>
      <w:b/>
      <w:bCs/>
      <w:i/>
      <w:iCs/>
      <w:color w:val="4F81BD"/>
    </w:rPr>
  </w:style>
  <w:style w:type="paragraph" w:styleId="Quote">
    <w:name w:val="Quote"/>
    <w:basedOn w:val="Normal"/>
    <w:next w:val="Normal"/>
    <w:link w:val="QuoteChar"/>
    <w:uiPriority w:val="29"/>
    <w:qFormat/>
    <w:rsid w:val="00FE6260"/>
    <w:pPr>
      <w:spacing w:line="240" w:lineRule="exact"/>
    </w:pPr>
    <w:rPr>
      <w:i/>
      <w:iCs/>
      <w:color w:val="000000"/>
      <w:sz w:val="20"/>
      <w:szCs w:val="20"/>
    </w:rPr>
  </w:style>
  <w:style w:type="character" w:customStyle="1" w:styleId="QuoteChar">
    <w:name w:val="Quote Char"/>
    <w:link w:val="Quote"/>
    <w:uiPriority w:val="29"/>
    <w:rsid w:val="00FE6260"/>
    <w:rPr>
      <w:rFonts w:ascii="Arial" w:hAnsi="Arial"/>
      <w:i/>
      <w:iCs/>
      <w:color w:val="000000"/>
    </w:rPr>
  </w:style>
  <w:style w:type="paragraph" w:styleId="ListParagraph">
    <w:name w:val="List Paragraph"/>
    <w:basedOn w:val="Normal"/>
    <w:uiPriority w:val="34"/>
    <w:qFormat/>
    <w:rsid w:val="007B54F4"/>
    <w:pPr>
      <w:ind w:left="720"/>
      <w:contextualSpacing/>
    </w:pPr>
  </w:style>
  <w:style w:type="paragraph" w:styleId="ListBullet">
    <w:name w:val="List Bullet"/>
    <w:basedOn w:val="Normal"/>
    <w:rsid w:val="00A75C68"/>
    <w:pPr>
      <w:numPr>
        <w:numId w:val="1"/>
      </w:numPr>
      <w:ind w:left="1080"/>
      <w:contextualSpacing/>
    </w:pPr>
    <w:rPr>
      <w:sz w:val="20"/>
    </w:rPr>
  </w:style>
  <w:style w:type="paragraph" w:styleId="Header">
    <w:name w:val="header"/>
    <w:basedOn w:val="Normal"/>
    <w:link w:val="HeaderChar"/>
    <w:rsid w:val="00990AF3"/>
    <w:pPr>
      <w:tabs>
        <w:tab w:val="center" w:pos="4680"/>
        <w:tab w:val="right" w:pos="9360"/>
      </w:tabs>
    </w:pPr>
  </w:style>
  <w:style w:type="character" w:customStyle="1" w:styleId="HeaderChar">
    <w:name w:val="Header Char"/>
    <w:basedOn w:val="DefaultParagraphFont"/>
    <w:link w:val="Header"/>
    <w:rsid w:val="00990AF3"/>
    <w:rPr>
      <w:rFonts w:ascii="Arial" w:hAnsi="Arial"/>
      <w:sz w:val="22"/>
      <w:szCs w:val="24"/>
    </w:rPr>
  </w:style>
  <w:style w:type="paragraph" w:styleId="ListNumber">
    <w:name w:val="List Number"/>
    <w:basedOn w:val="Normal"/>
    <w:rsid w:val="00A502A4"/>
    <w:pPr>
      <w:numPr>
        <w:numId w:val="10"/>
      </w:numPr>
      <w:contextualSpacing/>
    </w:pPr>
    <w:rPr>
      <w:sz w:val="20"/>
    </w:rPr>
  </w:style>
  <w:style w:type="character" w:styleId="CommentReference">
    <w:name w:val="annotation reference"/>
    <w:basedOn w:val="DefaultParagraphFont"/>
    <w:rsid w:val="00B83CE8"/>
    <w:rPr>
      <w:sz w:val="16"/>
      <w:szCs w:val="16"/>
    </w:rPr>
  </w:style>
  <w:style w:type="paragraph" w:styleId="CommentText">
    <w:name w:val="annotation text"/>
    <w:basedOn w:val="Normal"/>
    <w:link w:val="CommentTextChar"/>
    <w:rsid w:val="00B83CE8"/>
    <w:rPr>
      <w:sz w:val="20"/>
      <w:szCs w:val="20"/>
    </w:rPr>
  </w:style>
  <w:style w:type="character" w:customStyle="1" w:styleId="CommentTextChar">
    <w:name w:val="Comment Text Char"/>
    <w:basedOn w:val="DefaultParagraphFont"/>
    <w:link w:val="CommentText"/>
    <w:rsid w:val="00B83CE8"/>
    <w:rPr>
      <w:rFonts w:ascii="Arial" w:hAnsi="Arial"/>
    </w:rPr>
  </w:style>
  <w:style w:type="paragraph" w:styleId="CommentSubject">
    <w:name w:val="annotation subject"/>
    <w:basedOn w:val="CommentText"/>
    <w:next w:val="CommentText"/>
    <w:link w:val="CommentSubjectChar"/>
    <w:rsid w:val="00B83CE8"/>
    <w:rPr>
      <w:b/>
      <w:bCs/>
    </w:rPr>
  </w:style>
  <w:style w:type="character" w:customStyle="1" w:styleId="CommentSubjectChar">
    <w:name w:val="Comment Subject Char"/>
    <w:basedOn w:val="CommentTextChar"/>
    <w:link w:val="CommentSubject"/>
    <w:rsid w:val="00B83CE8"/>
    <w:rPr>
      <w:rFonts w:ascii="Arial" w:hAnsi="Arial"/>
      <w:b/>
      <w:bCs/>
    </w:rPr>
  </w:style>
  <w:style w:type="paragraph" w:styleId="Caption">
    <w:name w:val="caption"/>
    <w:basedOn w:val="Normal"/>
    <w:next w:val="Normal"/>
    <w:unhideWhenUsed/>
    <w:qFormat/>
    <w:rsid w:val="00691AEA"/>
    <w:pPr>
      <w:spacing w:after="200"/>
    </w:pPr>
    <w:rPr>
      <w:i/>
      <w:iCs/>
      <w:color w:val="1F497D" w:themeColor="text2"/>
      <w:sz w:val="18"/>
      <w:szCs w:val="18"/>
    </w:rPr>
  </w:style>
  <w:style w:type="character" w:customStyle="1" w:styleId="UnresolvedMention1">
    <w:name w:val="Unresolved Mention1"/>
    <w:basedOn w:val="DefaultParagraphFont"/>
    <w:uiPriority w:val="99"/>
    <w:semiHidden/>
    <w:unhideWhenUsed/>
    <w:rsid w:val="00691AEA"/>
    <w:rPr>
      <w:color w:val="808080"/>
      <w:shd w:val="clear" w:color="auto" w:fill="E6E6E6"/>
    </w:rPr>
  </w:style>
  <w:style w:type="paragraph" w:styleId="HTMLPreformatted">
    <w:name w:val="HTML Preformatted"/>
    <w:basedOn w:val="Normal"/>
    <w:link w:val="HTMLPreformattedChar"/>
    <w:uiPriority w:val="99"/>
    <w:unhideWhenUsed/>
    <w:rsid w:val="001D0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D0677"/>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504533">
      <w:bodyDiv w:val="1"/>
      <w:marLeft w:val="0"/>
      <w:marRight w:val="0"/>
      <w:marTop w:val="0"/>
      <w:marBottom w:val="0"/>
      <w:divBdr>
        <w:top w:val="none" w:sz="0" w:space="0" w:color="auto"/>
        <w:left w:val="none" w:sz="0" w:space="0" w:color="auto"/>
        <w:bottom w:val="none" w:sz="0" w:space="0" w:color="auto"/>
        <w:right w:val="none" w:sz="0" w:space="0" w:color="auto"/>
      </w:divBdr>
    </w:div>
    <w:div w:id="140585662">
      <w:bodyDiv w:val="1"/>
      <w:marLeft w:val="0"/>
      <w:marRight w:val="0"/>
      <w:marTop w:val="0"/>
      <w:marBottom w:val="0"/>
      <w:divBdr>
        <w:top w:val="none" w:sz="0" w:space="0" w:color="auto"/>
        <w:left w:val="none" w:sz="0" w:space="0" w:color="auto"/>
        <w:bottom w:val="none" w:sz="0" w:space="0" w:color="auto"/>
        <w:right w:val="none" w:sz="0" w:space="0" w:color="auto"/>
      </w:divBdr>
    </w:div>
    <w:div w:id="162471835">
      <w:bodyDiv w:val="1"/>
      <w:marLeft w:val="0"/>
      <w:marRight w:val="0"/>
      <w:marTop w:val="0"/>
      <w:marBottom w:val="0"/>
      <w:divBdr>
        <w:top w:val="none" w:sz="0" w:space="0" w:color="auto"/>
        <w:left w:val="none" w:sz="0" w:space="0" w:color="auto"/>
        <w:bottom w:val="none" w:sz="0" w:space="0" w:color="auto"/>
        <w:right w:val="none" w:sz="0" w:space="0" w:color="auto"/>
      </w:divBdr>
      <w:divsChild>
        <w:div w:id="1123422773">
          <w:marLeft w:val="1800"/>
          <w:marRight w:val="0"/>
          <w:marTop w:val="0"/>
          <w:marBottom w:val="0"/>
          <w:divBdr>
            <w:top w:val="none" w:sz="0" w:space="0" w:color="auto"/>
            <w:left w:val="none" w:sz="0" w:space="0" w:color="auto"/>
            <w:bottom w:val="none" w:sz="0" w:space="0" w:color="auto"/>
            <w:right w:val="none" w:sz="0" w:space="0" w:color="auto"/>
          </w:divBdr>
        </w:div>
      </w:divsChild>
    </w:div>
    <w:div w:id="187451120">
      <w:bodyDiv w:val="1"/>
      <w:marLeft w:val="0"/>
      <w:marRight w:val="0"/>
      <w:marTop w:val="0"/>
      <w:marBottom w:val="0"/>
      <w:divBdr>
        <w:top w:val="none" w:sz="0" w:space="0" w:color="auto"/>
        <w:left w:val="none" w:sz="0" w:space="0" w:color="auto"/>
        <w:bottom w:val="none" w:sz="0" w:space="0" w:color="auto"/>
        <w:right w:val="none" w:sz="0" w:space="0" w:color="auto"/>
      </w:divBdr>
    </w:div>
    <w:div w:id="381371418">
      <w:bodyDiv w:val="1"/>
      <w:marLeft w:val="0"/>
      <w:marRight w:val="0"/>
      <w:marTop w:val="0"/>
      <w:marBottom w:val="0"/>
      <w:divBdr>
        <w:top w:val="none" w:sz="0" w:space="0" w:color="auto"/>
        <w:left w:val="none" w:sz="0" w:space="0" w:color="auto"/>
        <w:bottom w:val="none" w:sz="0" w:space="0" w:color="auto"/>
        <w:right w:val="none" w:sz="0" w:space="0" w:color="auto"/>
      </w:divBdr>
    </w:div>
    <w:div w:id="539435745">
      <w:bodyDiv w:val="1"/>
      <w:marLeft w:val="0"/>
      <w:marRight w:val="0"/>
      <w:marTop w:val="0"/>
      <w:marBottom w:val="0"/>
      <w:divBdr>
        <w:top w:val="none" w:sz="0" w:space="0" w:color="auto"/>
        <w:left w:val="none" w:sz="0" w:space="0" w:color="auto"/>
        <w:bottom w:val="none" w:sz="0" w:space="0" w:color="auto"/>
        <w:right w:val="none" w:sz="0" w:space="0" w:color="auto"/>
      </w:divBdr>
    </w:div>
    <w:div w:id="597098517">
      <w:bodyDiv w:val="1"/>
      <w:marLeft w:val="0"/>
      <w:marRight w:val="0"/>
      <w:marTop w:val="0"/>
      <w:marBottom w:val="0"/>
      <w:divBdr>
        <w:top w:val="none" w:sz="0" w:space="0" w:color="auto"/>
        <w:left w:val="none" w:sz="0" w:space="0" w:color="auto"/>
        <w:bottom w:val="none" w:sz="0" w:space="0" w:color="auto"/>
        <w:right w:val="none" w:sz="0" w:space="0" w:color="auto"/>
      </w:divBdr>
    </w:div>
    <w:div w:id="742488992">
      <w:bodyDiv w:val="1"/>
      <w:marLeft w:val="0"/>
      <w:marRight w:val="0"/>
      <w:marTop w:val="0"/>
      <w:marBottom w:val="0"/>
      <w:divBdr>
        <w:top w:val="none" w:sz="0" w:space="0" w:color="auto"/>
        <w:left w:val="none" w:sz="0" w:space="0" w:color="auto"/>
        <w:bottom w:val="none" w:sz="0" w:space="0" w:color="auto"/>
        <w:right w:val="none" w:sz="0" w:space="0" w:color="auto"/>
      </w:divBdr>
    </w:div>
    <w:div w:id="931594674">
      <w:bodyDiv w:val="1"/>
      <w:marLeft w:val="0"/>
      <w:marRight w:val="0"/>
      <w:marTop w:val="0"/>
      <w:marBottom w:val="0"/>
      <w:divBdr>
        <w:top w:val="none" w:sz="0" w:space="0" w:color="auto"/>
        <w:left w:val="none" w:sz="0" w:space="0" w:color="auto"/>
        <w:bottom w:val="none" w:sz="0" w:space="0" w:color="auto"/>
        <w:right w:val="none" w:sz="0" w:space="0" w:color="auto"/>
      </w:divBdr>
    </w:div>
    <w:div w:id="971906525">
      <w:bodyDiv w:val="1"/>
      <w:marLeft w:val="0"/>
      <w:marRight w:val="0"/>
      <w:marTop w:val="0"/>
      <w:marBottom w:val="0"/>
      <w:divBdr>
        <w:top w:val="none" w:sz="0" w:space="0" w:color="auto"/>
        <w:left w:val="none" w:sz="0" w:space="0" w:color="auto"/>
        <w:bottom w:val="none" w:sz="0" w:space="0" w:color="auto"/>
        <w:right w:val="none" w:sz="0" w:space="0" w:color="auto"/>
      </w:divBdr>
    </w:div>
    <w:div w:id="1003094415">
      <w:bodyDiv w:val="1"/>
      <w:marLeft w:val="0"/>
      <w:marRight w:val="0"/>
      <w:marTop w:val="0"/>
      <w:marBottom w:val="0"/>
      <w:divBdr>
        <w:top w:val="none" w:sz="0" w:space="0" w:color="auto"/>
        <w:left w:val="none" w:sz="0" w:space="0" w:color="auto"/>
        <w:bottom w:val="none" w:sz="0" w:space="0" w:color="auto"/>
        <w:right w:val="none" w:sz="0" w:space="0" w:color="auto"/>
      </w:divBdr>
    </w:div>
    <w:div w:id="1185830180">
      <w:bodyDiv w:val="1"/>
      <w:marLeft w:val="0"/>
      <w:marRight w:val="0"/>
      <w:marTop w:val="0"/>
      <w:marBottom w:val="0"/>
      <w:divBdr>
        <w:top w:val="none" w:sz="0" w:space="0" w:color="auto"/>
        <w:left w:val="none" w:sz="0" w:space="0" w:color="auto"/>
        <w:bottom w:val="none" w:sz="0" w:space="0" w:color="auto"/>
        <w:right w:val="none" w:sz="0" w:space="0" w:color="auto"/>
      </w:divBdr>
    </w:div>
    <w:div w:id="1232350218">
      <w:bodyDiv w:val="1"/>
      <w:marLeft w:val="0"/>
      <w:marRight w:val="0"/>
      <w:marTop w:val="0"/>
      <w:marBottom w:val="0"/>
      <w:divBdr>
        <w:top w:val="none" w:sz="0" w:space="0" w:color="auto"/>
        <w:left w:val="none" w:sz="0" w:space="0" w:color="auto"/>
        <w:bottom w:val="none" w:sz="0" w:space="0" w:color="auto"/>
        <w:right w:val="none" w:sz="0" w:space="0" w:color="auto"/>
      </w:divBdr>
    </w:div>
    <w:div w:id="1333408971">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65612762">
      <w:bodyDiv w:val="1"/>
      <w:marLeft w:val="0"/>
      <w:marRight w:val="0"/>
      <w:marTop w:val="0"/>
      <w:marBottom w:val="0"/>
      <w:divBdr>
        <w:top w:val="none" w:sz="0" w:space="0" w:color="auto"/>
        <w:left w:val="none" w:sz="0" w:space="0" w:color="auto"/>
        <w:bottom w:val="none" w:sz="0" w:space="0" w:color="auto"/>
        <w:right w:val="none" w:sz="0" w:space="0" w:color="auto"/>
      </w:divBdr>
    </w:div>
    <w:div w:id="1597135089">
      <w:bodyDiv w:val="1"/>
      <w:marLeft w:val="0"/>
      <w:marRight w:val="0"/>
      <w:marTop w:val="0"/>
      <w:marBottom w:val="0"/>
      <w:divBdr>
        <w:top w:val="none" w:sz="0" w:space="0" w:color="auto"/>
        <w:left w:val="none" w:sz="0" w:space="0" w:color="auto"/>
        <w:bottom w:val="none" w:sz="0" w:space="0" w:color="auto"/>
        <w:right w:val="none" w:sz="0" w:space="0" w:color="auto"/>
      </w:divBdr>
    </w:div>
    <w:div w:id="1616907503">
      <w:bodyDiv w:val="1"/>
      <w:marLeft w:val="0"/>
      <w:marRight w:val="0"/>
      <w:marTop w:val="0"/>
      <w:marBottom w:val="0"/>
      <w:divBdr>
        <w:top w:val="none" w:sz="0" w:space="0" w:color="auto"/>
        <w:left w:val="none" w:sz="0" w:space="0" w:color="auto"/>
        <w:bottom w:val="none" w:sz="0" w:space="0" w:color="auto"/>
        <w:right w:val="none" w:sz="0" w:space="0" w:color="auto"/>
      </w:divBdr>
    </w:div>
    <w:div w:id="1700354119">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20315">
      <w:bodyDiv w:val="1"/>
      <w:marLeft w:val="0"/>
      <w:marRight w:val="0"/>
      <w:marTop w:val="0"/>
      <w:marBottom w:val="0"/>
      <w:divBdr>
        <w:top w:val="none" w:sz="0" w:space="0" w:color="auto"/>
        <w:left w:val="none" w:sz="0" w:space="0" w:color="auto"/>
        <w:bottom w:val="none" w:sz="0" w:space="0" w:color="auto"/>
        <w:right w:val="none" w:sz="0" w:space="0" w:color="auto"/>
      </w:divBdr>
      <w:divsChild>
        <w:div w:id="1166244181">
          <w:marLeft w:val="1800"/>
          <w:marRight w:val="0"/>
          <w:marTop w:val="0"/>
          <w:marBottom w:val="0"/>
          <w:divBdr>
            <w:top w:val="none" w:sz="0" w:space="0" w:color="auto"/>
            <w:left w:val="none" w:sz="0" w:space="0" w:color="auto"/>
            <w:bottom w:val="none" w:sz="0" w:space="0" w:color="auto"/>
            <w:right w:val="none" w:sz="0" w:space="0" w:color="auto"/>
          </w:divBdr>
        </w:div>
      </w:divsChild>
    </w:div>
    <w:div w:id="1779253758">
      <w:bodyDiv w:val="1"/>
      <w:marLeft w:val="0"/>
      <w:marRight w:val="0"/>
      <w:marTop w:val="0"/>
      <w:marBottom w:val="0"/>
      <w:divBdr>
        <w:top w:val="none" w:sz="0" w:space="0" w:color="auto"/>
        <w:left w:val="none" w:sz="0" w:space="0" w:color="auto"/>
        <w:bottom w:val="none" w:sz="0" w:space="0" w:color="auto"/>
        <w:right w:val="none" w:sz="0" w:space="0" w:color="auto"/>
      </w:divBdr>
    </w:div>
    <w:div w:id="1821995415">
      <w:bodyDiv w:val="1"/>
      <w:marLeft w:val="0"/>
      <w:marRight w:val="0"/>
      <w:marTop w:val="0"/>
      <w:marBottom w:val="0"/>
      <w:divBdr>
        <w:top w:val="none" w:sz="0" w:space="0" w:color="auto"/>
        <w:left w:val="none" w:sz="0" w:space="0" w:color="auto"/>
        <w:bottom w:val="none" w:sz="0" w:space="0" w:color="auto"/>
        <w:right w:val="none" w:sz="0" w:space="0" w:color="auto"/>
      </w:divBdr>
    </w:div>
    <w:div w:id="1985966979">
      <w:bodyDiv w:val="1"/>
      <w:marLeft w:val="0"/>
      <w:marRight w:val="0"/>
      <w:marTop w:val="0"/>
      <w:marBottom w:val="0"/>
      <w:divBdr>
        <w:top w:val="none" w:sz="0" w:space="0" w:color="auto"/>
        <w:left w:val="none" w:sz="0" w:space="0" w:color="auto"/>
        <w:bottom w:val="none" w:sz="0" w:space="0" w:color="auto"/>
        <w:right w:val="none" w:sz="0" w:space="0" w:color="auto"/>
      </w:divBdr>
    </w:div>
    <w:div w:id="2012444768">
      <w:bodyDiv w:val="1"/>
      <w:marLeft w:val="0"/>
      <w:marRight w:val="0"/>
      <w:marTop w:val="0"/>
      <w:marBottom w:val="0"/>
      <w:divBdr>
        <w:top w:val="none" w:sz="0" w:space="0" w:color="auto"/>
        <w:left w:val="none" w:sz="0" w:space="0" w:color="auto"/>
        <w:bottom w:val="none" w:sz="0" w:space="0" w:color="auto"/>
        <w:right w:val="none" w:sz="0" w:space="0" w:color="auto"/>
      </w:divBdr>
    </w:div>
    <w:div w:id="2022462993">
      <w:bodyDiv w:val="1"/>
      <w:marLeft w:val="0"/>
      <w:marRight w:val="0"/>
      <w:marTop w:val="0"/>
      <w:marBottom w:val="0"/>
      <w:divBdr>
        <w:top w:val="none" w:sz="0" w:space="0" w:color="auto"/>
        <w:left w:val="none" w:sz="0" w:space="0" w:color="auto"/>
        <w:bottom w:val="none" w:sz="0" w:space="0" w:color="auto"/>
        <w:right w:val="none" w:sz="0" w:space="0" w:color="auto"/>
      </w:divBdr>
    </w:div>
    <w:div w:id="2082634735">
      <w:bodyDiv w:val="1"/>
      <w:marLeft w:val="0"/>
      <w:marRight w:val="0"/>
      <w:marTop w:val="0"/>
      <w:marBottom w:val="0"/>
      <w:divBdr>
        <w:top w:val="none" w:sz="0" w:space="0" w:color="auto"/>
        <w:left w:val="none" w:sz="0" w:space="0" w:color="auto"/>
        <w:bottom w:val="none" w:sz="0" w:space="0" w:color="auto"/>
        <w:right w:val="none" w:sz="0" w:space="0" w:color="auto"/>
      </w:divBdr>
    </w:div>
    <w:div w:id="2089107360">
      <w:bodyDiv w:val="1"/>
      <w:marLeft w:val="0"/>
      <w:marRight w:val="0"/>
      <w:marTop w:val="0"/>
      <w:marBottom w:val="0"/>
      <w:divBdr>
        <w:top w:val="none" w:sz="0" w:space="0" w:color="auto"/>
        <w:left w:val="none" w:sz="0" w:space="0" w:color="auto"/>
        <w:bottom w:val="none" w:sz="0" w:space="0" w:color="auto"/>
        <w:right w:val="none" w:sz="0" w:space="0" w:color="auto"/>
      </w:divBdr>
    </w:div>
    <w:div w:id="2112893897">
      <w:bodyDiv w:val="1"/>
      <w:marLeft w:val="0"/>
      <w:marRight w:val="0"/>
      <w:marTop w:val="0"/>
      <w:marBottom w:val="0"/>
      <w:divBdr>
        <w:top w:val="none" w:sz="0" w:space="0" w:color="auto"/>
        <w:left w:val="none" w:sz="0" w:space="0" w:color="auto"/>
        <w:bottom w:val="none" w:sz="0" w:space="0" w:color="auto"/>
        <w:right w:val="none" w:sz="0" w:space="0" w:color="auto"/>
      </w:divBdr>
    </w:div>
    <w:div w:id="211825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comments" Target="comments.xml"/><Relationship Id="rId26" Type="http://schemas.openxmlformats.org/officeDocument/2006/relationships/header" Target="header1.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numbering" Target="numbering.xml"/><Relationship Id="rId71" Type="http://schemas.openxmlformats.org/officeDocument/2006/relationships/image" Target="media/image49.png"/><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2.png"/><Relationship Id="rId79" Type="http://schemas.microsoft.com/office/2016/09/relationships/commentsIds" Target="commentsIds.xml"/><Relationship Id="rId5" Type="http://schemas.openxmlformats.org/officeDocument/2006/relationships/customXml" Target="../customXml/item5.xml"/><Relationship Id="rId61" Type="http://schemas.openxmlformats.org/officeDocument/2006/relationships/image" Target="media/image40.png"/><Relationship Id="rId10" Type="http://schemas.openxmlformats.org/officeDocument/2006/relationships/settings" Target="setting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1.png"/><Relationship Id="rId78" Type="http://schemas.microsoft.com/office/2011/relationships/people" Target="people.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png"/><Relationship Id="rId22" Type="http://schemas.openxmlformats.org/officeDocument/2006/relationships/hyperlink" Target="https://www.hl7.org/fhir/json.html" TargetMode="External"/><Relationship Id="rId27" Type="http://schemas.openxmlformats.org/officeDocument/2006/relationships/footer" Target="footer4.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hl7.org/fhir/documentreference.html" TargetMode="External"/><Relationship Id="rId77" Type="http://schemas.microsoft.com/office/2011/relationships/commentsExtended" Target="commentsExtended.xml"/><Relationship Id="rId8" Type="http://schemas.openxmlformats.org/officeDocument/2006/relationships/styles" Target="styles.xml"/><Relationship Id="rId51" Type="http://schemas.openxmlformats.org/officeDocument/2006/relationships/image" Target="media/image30.png"/><Relationship Id="rId72" Type="http://schemas.openxmlformats.org/officeDocument/2006/relationships/image" Target="media/image50.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3.xml"/><Relationship Id="rId25" Type="http://schemas.openxmlformats.org/officeDocument/2006/relationships/hyperlink" Target="https://www.hl7.org/fhir/bundle.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657KNE7CTRDA-2728-580</_dlc_DocId>
    <_dlc_DocIdUrl xmlns="cdd665a5-4d39-4c80-990a-8a3abca4f55f">
      <Url>http://vaww.oed.portal.va.gov/pm/hape/ipt_5010/EDIProvOpRules/_layouts/DocIdRedir.aspx?ID=657KNE7CTRDA-2728-580</Url>
      <Description>657KNE7CTRDA-2728-580</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2D39C6B196CF44E8F29B9238350661A" ma:contentTypeVersion="4" ma:contentTypeDescription="Create a new document." ma:contentTypeScope="" ma:versionID="bf347ebcec846eeece7f3fc22190e79b">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30018-5CED-4D9D-90FA-BF734655A6EA}">
  <ds:schemaRefs>
    <ds:schemaRef ds:uri="http://schemas.microsoft.com/office/2006/metadata/properties"/>
    <ds:schemaRef ds:uri="http://schemas.microsoft.com/office/infopath/2007/PartnerControls"/>
    <ds:schemaRef ds:uri="cdd665a5-4d39-4c80-990a-8a3abca4f55f"/>
  </ds:schemaRefs>
</ds:datastoreItem>
</file>

<file path=customXml/itemProps2.xml><?xml version="1.0" encoding="utf-8"?>
<ds:datastoreItem xmlns:ds="http://schemas.openxmlformats.org/officeDocument/2006/customXml" ds:itemID="{C36DD6E1-2FBE-4023-8BEB-9E0711F562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2B6EBD-FB81-4F6F-A420-F3AA1DFD108A}">
  <ds:schemaRefs>
    <ds:schemaRef ds:uri="http://schemas.microsoft.com/office/2006/metadata/longProperties"/>
  </ds:schemaRefs>
</ds:datastoreItem>
</file>

<file path=customXml/itemProps4.xml><?xml version="1.0" encoding="utf-8"?>
<ds:datastoreItem xmlns:ds="http://schemas.openxmlformats.org/officeDocument/2006/customXml" ds:itemID="{ADEF266E-A352-477B-B351-105B0262CEE5}">
  <ds:schemaRefs>
    <ds:schemaRef ds:uri="http://schemas.microsoft.com/sharepoint/events"/>
  </ds:schemaRefs>
</ds:datastoreItem>
</file>

<file path=customXml/itemProps5.xml><?xml version="1.0" encoding="utf-8"?>
<ds:datastoreItem xmlns:ds="http://schemas.openxmlformats.org/officeDocument/2006/customXml" ds:itemID="{7D23AA6E-1B1F-43F7-8D98-38EDA9C46366}">
  <ds:schemaRefs>
    <ds:schemaRef ds:uri="http://schemas.microsoft.com/sharepoint/v3/contenttype/forms"/>
  </ds:schemaRefs>
</ds:datastoreItem>
</file>

<file path=customXml/itemProps6.xml><?xml version="1.0" encoding="utf-8"?>
<ds:datastoreItem xmlns:ds="http://schemas.openxmlformats.org/officeDocument/2006/customXml" ds:itemID="{96BFEFF2-5122-4DA7-9D2E-313EFE265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1526</TotalTime>
  <Pages>67</Pages>
  <Words>3146</Words>
  <Characters>17934</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21038</CharactersWithSpaces>
  <SharedDoc>false</SharedDoc>
  <HLinks>
    <vt:vector size="738" baseType="variant">
      <vt:variant>
        <vt:i4>7929899</vt:i4>
      </vt:variant>
      <vt:variant>
        <vt:i4>720</vt:i4>
      </vt:variant>
      <vt:variant>
        <vt:i4>0</vt:i4>
      </vt:variant>
      <vt:variant>
        <vt:i4>5</vt:i4>
      </vt:variant>
      <vt:variant>
        <vt:lpwstr>http://vaww.eclaimpayermanagement-dev.fsc.va.gov/Configure - Payers to Compare Subscriber/List.aspx</vt:lpwstr>
      </vt:variant>
      <vt:variant>
        <vt:lpwstr/>
      </vt:variant>
      <vt:variant>
        <vt:i4>3211296</vt:i4>
      </vt:variant>
      <vt:variant>
        <vt:i4>717</vt:i4>
      </vt:variant>
      <vt:variant>
        <vt:i4>0</vt:i4>
      </vt:variant>
      <vt:variant>
        <vt:i4>5</vt:i4>
      </vt:variant>
      <vt:variant>
        <vt:lpwstr>http://vaww.eclaimpayermanagement-dev.fsc.va.gov/Configure - Remove Secondary ID/List.aspx</vt:lpwstr>
      </vt:variant>
      <vt:variant>
        <vt:lpwstr/>
      </vt:variant>
      <vt:variant>
        <vt:i4>1179739</vt:i4>
      </vt:variant>
      <vt:variant>
        <vt:i4>714</vt:i4>
      </vt:variant>
      <vt:variant>
        <vt:i4>0</vt:i4>
      </vt:variant>
      <vt:variant>
        <vt:i4>5</vt:i4>
      </vt:variant>
      <vt:variant>
        <vt:lpwstr>http://vaww.eclaimpayermanagement-dev.fsc.va.gov/Configure - Remove Other Payer Information/List.aspx</vt:lpwstr>
      </vt:variant>
      <vt:variant>
        <vt:lpwstr/>
      </vt:variant>
      <vt:variant>
        <vt:i4>4390993</vt:i4>
      </vt:variant>
      <vt:variant>
        <vt:i4>711</vt:i4>
      </vt:variant>
      <vt:variant>
        <vt:i4>0</vt:i4>
      </vt:variant>
      <vt:variant>
        <vt:i4>5</vt:i4>
      </vt:variant>
      <vt:variant>
        <vt:lpwstr>http://vaww.eclaimpayermanagement-dev.fsc.va.gov/Configure - Default Billing Providers/List.aspx</vt:lpwstr>
      </vt:variant>
      <vt:variant>
        <vt:lpwstr/>
      </vt:variant>
      <vt:variant>
        <vt:i4>2687084</vt:i4>
      </vt:variant>
      <vt:variant>
        <vt:i4>708</vt:i4>
      </vt:variant>
      <vt:variant>
        <vt:i4>0</vt:i4>
      </vt:variant>
      <vt:variant>
        <vt:i4>5</vt:i4>
      </vt:variant>
      <vt:variant>
        <vt:lpwstr>http://vaww.eclaimpayermanagement-dev.fsc.va.gov/Configure - Service Facility Payer List/List.aspx</vt:lpwstr>
      </vt:variant>
      <vt:variant>
        <vt:lpwstr/>
      </vt:variant>
      <vt:variant>
        <vt:i4>4325462</vt:i4>
      </vt:variant>
      <vt:variant>
        <vt:i4>705</vt:i4>
      </vt:variant>
      <vt:variant>
        <vt:i4>0</vt:i4>
      </vt:variant>
      <vt:variant>
        <vt:i4>5</vt:i4>
      </vt:variant>
      <vt:variant>
        <vt:lpwstr>http://vaww.eclaimpayermanagement-dev.fsc.va.gov/Configure - Payers/List.aspx</vt:lpwstr>
      </vt:variant>
      <vt:variant>
        <vt:lpwstr/>
      </vt:variant>
      <vt:variant>
        <vt:i4>4325462</vt:i4>
      </vt:variant>
      <vt:variant>
        <vt:i4>702</vt:i4>
      </vt:variant>
      <vt:variant>
        <vt:i4>0</vt:i4>
      </vt:variant>
      <vt:variant>
        <vt:i4>5</vt:i4>
      </vt:variant>
      <vt:variant>
        <vt:lpwstr>http://vaww.eclaimpayermanagement-dev.fsc.va.gov/Configure - Payers/List.aspx</vt:lpwstr>
      </vt:variant>
      <vt:variant>
        <vt:lpwstr/>
      </vt:variant>
      <vt:variant>
        <vt:i4>2490412</vt:i4>
      </vt:variant>
      <vt:variant>
        <vt:i4>699</vt:i4>
      </vt:variant>
      <vt:variant>
        <vt:i4>0</vt:i4>
      </vt:variant>
      <vt:variant>
        <vt:i4>5</vt:i4>
      </vt:variant>
      <vt:variant>
        <vt:lpwstr>http://vaww.eclaimpayermanagement-dev.fsc.va.gov/Configure - Payer End to End Testing/List.aspx</vt:lpwstr>
      </vt:variant>
      <vt:variant>
        <vt:lpwstr/>
      </vt:variant>
      <vt:variant>
        <vt:i4>2490419</vt:i4>
      </vt:variant>
      <vt:variant>
        <vt:i4>696</vt:i4>
      </vt:variant>
      <vt:variant>
        <vt:i4>0</vt:i4>
      </vt:variant>
      <vt:variant>
        <vt:i4>5</vt:i4>
      </vt:variant>
      <vt:variant>
        <vt:lpwstr>http://vaww.eclaimpayermanagement-dev.fsc.va.gov/Configure - Valid Clearinghouse IDs/List.aspx</vt:lpwstr>
      </vt:variant>
      <vt:variant>
        <vt:lpwstr/>
      </vt:variant>
      <vt:variant>
        <vt:i4>1966140</vt:i4>
      </vt:variant>
      <vt:variant>
        <vt:i4>683</vt:i4>
      </vt:variant>
      <vt:variant>
        <vt:i4>0</vt:i4>
      </vt:variant>
      <vt:variant>
        <vt:i4>5</vt:i4>
      </vt:variant>
      <vt:variant>
        <vt:lpwstr/>
      </vt:variant>
      <vt:variant>
        <vt:lpwstr>_Toc289767111</vt:lpwstr>
      </vt:variant>
      <vt:variant>
        <vt:i4>1966140</vt:i4>
      </vt:variant>
      <vt:variant>
        <vt:i4>677</vt:i4>
      </vt:variant>
      <vt:variant>
        <vt:i4>0</vt:i4>
      </vt:variant>
      <vt:variant>
        <vt:i4>5</vt:i4>
      </vt:variant>
      <vt:variant>
        <vt:lpwstr/>
      </vt:variant>
      <vt:variant>
        <vt:lpwstr>_Toc289767110</vt:lpwstr>
      </vt:variant>
      <vt:variant>
        <vt:i4>2031676</vt:i4>
      </vt:variant>
      <vt:variant>
        <vt:i4>671</vt:i4>
      </vt:variant>
      <vt:variant>
        <vt:i4>0</vt:i4>
      </vt:variant>
      <vt:variant>
        <vt:i4>5</vt:i4>
      </vt:variant>
      <vt:variant>
        <vt:lpwstr/>
      </vt:variant>
      <vt:variant>
        <vt:lpwstr>_Toc289767109</vt:lpwstr>
      </vt:variant>
      <vt:variant>
        <vt:i4>2031676</vt:i4>
      </vt:variant>
      <vt:variant>
        <vt:i4>665</vt:i4>
      </vt:variant>
      <vt:variant>
        <vt:i4>0</vt:i4>
      </vt:variant>
      <vt:variant>
        <vt:i4>5</vt:i4>
      </vt:variant>
      <vt:variant>
        <vt:lpwstr/>
      </vt:variant>
      <vt:variant>
        <vt:lpwstr>_Toc289767108</vt:lpwstr>
      </vt:variant>
      <vt:variant>
        <vt:i4>2031676</vt:i4>
      </vt:variant>
      <vt:variant>
        <vt:i4>659</vt:i4>
      </vt:variant>
      <vt:variant>
        <vt:i4>0</vt:i4>
      </vt:variant>
      <vt:variant>
        <vt:i4>5</vt:i4>
      </vt:variant>
      <vt:variant>
        <vt:lpwstr/>
      </vt:variant>
      <vt:variant>
        <vt:lpwstr>_Toc289767107</vt:lpwstr>
      </vt:variant>
      <vt:variant>
        <vt:i4>2031676</vt:i4>
      </vt:variant>
      <vt:variant>
        <vt:i4>653</vt:i4>
      </vt:variant>
      <vt:variant>
        <vt:i4>0</vt:i4>
      </vt:variant>
      <vt:variant>
        <vt:i4>5</vt:i4>
      </vt:variant>
      <vt:variant>
        <vt:lpwstr/>
      </vt:variant>
      <vt:variant>
        <vt:lpwstr>_Toc289767106</vt:lpwstr>
      </vt:variant>
      <vt:variant>
        <vt:i4>2031676</vt:i4>
      </vt:variant>
      <vt:variant>
        <vt:i4>647</vt:i4>
      </vt:variant>
      <vt:variant>
        <vt:i4>0</vt:i4>
      </vt:variant>
      <vt:variant>
        <vt:i4>5</vt:i4>
      </vt:variant>
      <vt:variant>
        <vt:lpwstr/>
      </vt:variant>
      <vt:variant>
        <vt:lpwstr>_Toc289767105</vt:lpwstr>
      </vt:variant>
      <vt:variant>
        <vt:i4>2031676</vt:i4>
      </vt:variant>
      <vt:variant>
        <vt:i4>641</vt:i4>
      </vt:variant>
      <vt:variant>
        <vt:i4>0</vt:i4>
      </vt:variant>
      <vt:variant>
        <vt:i4>5</vt:i4>
      </vt:variant>
      <vt:variant>
        <vt:lpwstr/>
      </vt:variant>
      <vt:variant>
        <vt:lpwstr>_Toc289767104</vt:lpwstr>
      </vt:variant>
      <vt:variant>
        <vt:i4>2031676</vt:i4>
      </vt:variant>
      <vt:variant>
        <vt:i4>635</vt:i4>
      </vt:variant>
      <vt:variant>
        <vt:i4>0</vt:i4>
      </vt:variant>
      <vt:variant>
        <vt:i4>5</vt:i4>
      </vt:variant>
      <vt:variant>
        <vt:lpwstr/>
      </vt:variant>
      <vt:variant>
        <vt:lpwstr>_Toc289767103</vt:lpwstr>
      </vt:variant>
      <vt:variant>
        <vt:i4>2031676</vt:i4>
      </vt:variant>
      <vt:variant>
        <vt:i4>629</vt:i4>
      </vt:variant>
      <vt:variant>
        <vt:i4>0</vt:i4>
      </vt:variant>
      <vt:variant>
        <vt:i4>5</vt:i4>
      </vt:variant>
      <vt:variant>
        <vt:lpwstr/>
      </vt:variant>
      <vt:variant>
        <vt:lpwstr>_Toc289767102</vt:lpwstr>
      </vt:variant>
      <vt:variant>
        <vt:i4>2031676</vt:i4>
      </vt:variant>
      <vt:variant>
        <vt:i4>623</vt:i4>
      </vt:variant>
      <vt:variant>
        <vt:i4>0</vt:i4>
      </vt:variant>
      <vt:variant>
        <vt:i4>5</vt:i4>
      </vt:variant>
      <vt:variant>
        <vt:lpwstr/>
      </vt:variant>
      <vt:variant>
        <vt:lpwstr>_Toc289767101</vt:lpwstr>
      </vt:variant>
      <vt:variant>
        <vt:i4>2031676</vt:i4>
      </vt:variant>
      <vt:variant>
        <vt:i4>617</vt:i4>
      </vt:variant>
      <vt:variant>
        <vt:i4>0</vt:i4>
      </vt:variant>
      <vt:variant>
        <vt:i4>5</vt:i4>
      </vt:variant>
      <vt:variant>
        <vt:lpwstr/>
      </vt:variant>
      <vt:variant>
        <vt:lpwstr>_Toc289767100</vt:lpwstr>
      </vt:variant>
      <vt:variant>
        <vt:i4>1441853</vt:i4>
      </vt:variant>
      <vt:variant>
        <vt:i4>611</vt:i4>
      </vt:variant>
      <vt:variant>
        <vt:i4>0</vt:i4>
      </vt:variant>
      <vt:variant>
        <vt:i4>5</vt:i4>
      </vt:variant>
      <vt:variant>
        <vt:lpwstr/>
      </vt:variant>
      <vt:variant>
        <vt:lpwstr>_Toc289767099</vt:lpwstr>
      </vt:variant>
      <vt:variant>
        <vt:i4>1441853</vt:i4>
      </vt:variant>
      <vt:variant>
        <vt:i4>605</vt:i4>
      </vt:variant>
      <vt:variant>
        <vt:i4>0</vt:i4>
      </vt:variant>
      <vt:variant>
        <vt:i4>5</vt:i4>
      </vt:variant>
      <vt:variant>
        <vt:lpwstr/>
      </vt:variant>
      <vt:variant>
        <vt:lpwstr>_Toc289767098</vt:lpwstr>
      </vt:variant>
      <vt:variant>
        <vt:i4>1441853</vt:i4>
      </vt:variant>
      <vt:variant>
        <vt:i4>599</vt:i4>
      </vt:variant>
      <vt:variant>
        <vt:i4>0</vt:i4>
      </vt:variant>
      <vt:variant>
        <vt:i4>5</vt:i4>
      </vt:variant>
      <vt:variant>
        <vt:lpwstr/>
      </vt:variant>
      <vt:variant>
        <vt:lpwstr>_Toc289767097</vt:lpwstr>
      </vt:variant>
      <vt:variant>
        <vt:i4>1441853</vt:i4>
      </vt:variant>
      <vt:variant>
        <vt:i4>593</vt:i4>
      </vt:variant>
      <vt:variant>
        <vt:i4>0</vt:i4>
      </vt:variant>
      <vt:variant>
        <vt:i4>5</vt:i4>
      </vt:variant>
      <vt:variant>
        <vt:lpwstr/>
      </vt:variant>
      <vt:variant>
        <vt:lpwstr>_Toc289767096</vt:lpwstr>
      </vt:variant>
      <vt:variant>
        <vt:i4>1441853</vt:i4>
      </vt:variant>
      <vt:variant>
        <vt:i4>587</vt:i4>
      </vt:variant>
      <vt:variant>
        <vt:i4>0</vt:i4>
      </vt:variant>
      <vt:variant>
        <vt:i4>5</vt:i4>
      </vt:variant>
      <vt:variant>
        <vt:lpwstr/>
      </vt:variant>
      <vt:variant>
        <vt:lpwstr>_Toc289767095</vt:lpwstr>
      </vt:variant>
      <vt:variant>
        <vt:i4>1441853</vt:i4>
      </vt:variant>
      <vt:variant>
        <vt:i4>581</vt:i4>
      </vt:variant>
      <vt:variant>
        <vt:i4>0</vt:i4>
      </vt:variant>
      <vt:variant>
        <vt:i4>5</vt:i4>
      </vt:variant>
      <vt:variant>
        <vt:lpwstr/>
      </vt:variant>
      <vt:variant>
        <vt:lpwstr>_Toc289767094</vt:lpwstr>
      </vt:variant>
      <vt:variant>
        <vt:i4>1441853</vt:i4>
      </vt:variant>
      <vt:variant>
        <vt:i4>575</vt:i4>
      </vt:variant>
      <vt:variant>
        <vt:i4>0</vt:i4>
      </vt:variant>
      <vt:variant>
        <vt:i4>5</vt:i4>
      </vt:variant>
      <vt:variant>
        <vt:lpwstr/>
      </vt:variant>
      <vt:variant>
        <vt:lpwstr>_Toc289767093</vt:lpwstr>
      </vt:variant>
      <vt:variant>
        <vt:i4>1441853</vt:i4>
      </vt:variant>
      <vt:variant>
        <vt:i4>569</vt:i4>
      </vt:variant>
      <vt:variant>
        <vt:i4>0</vt:i4>
      </vt:variant>
      <vt:variant>
        <vt:i4>5</vt:i4>
      </vt:variant>
      <vt:variant>
        <vt:lpwstr/>
      </vt:variant>
      <vt:variant>
        <vt:lpwstr>_Toc289767092</vt:lpwstr>
      </vt:variant>
      <vt:variant>
        <vt:i4>1441853</vt:i4>
      </vt:variant>
      <vt:variant>
        <vt:i4>563</vt:i4>
      </vt:variant>
      <vt:variant>
        <vt:i4>0</vt:i4>
      </vt:variant>
      <vt:variant>
        <vt:i4>5</vt:i4>
      </vt:variant>
      <vt:variant>
        <vt:lpwstr/>
      </vt:variant>
      <vt:variant>
        <vt:lpwstr>_Toc289767091</vt:lpwstr>
      </vt:variant>
      <vt:variant>
        <vt:i4>1441853</vt:i4>
      </vt:variant>
      <vt:variant>
        <vt:i4>557</vt:i4>
      </vt:variant>
      <vt:variant>
        <vt:i4>0</vt:i4>
      </vt:variant>
      <vt:variant>
        <vt:i4>5</vt:i4>
      </vt:variant>
      <vt:variant>
        <vt:lpwstr/>
      </vt:variant>
      <vt:variant>
        <vt:lpwstr>_Toc289767090</vt:lpwstr>
      </vt:variant>
      <vt:variant>
        <vt:i4>1507389</vt:i4>
      </vt:variant>
      <vt:variant>
        <vt:i4>551</vt:i4>
      </vt:variant>
      <vt:variant>
        <vt:i4>0</vt:i4>
      </vt:variant>
      <vt:variant>
        <vt:i4>5</vt:i4>
      </vt:variant>
      <vt:variant>
        <vt:lpwstr/>
      </vt:variant>
      <vt:variant>
        <vt:lpwstr>_Toc289767089</vt:lpwstr>
      </vt:variant>
      <vt:variant>
        <vt:i4>1507389</vt:i4>
      </vt:variant>
      <vt:variant>
        <vt:i4>545</vt:i4>
      </vt:variant>
      <vt:variant>
        <vt:i4>0</vt:i4>
      </vt:variant>
      <vt:variant>
        <vt:i4>5</vt:i4>
      </vt:variant>
      <vt:variant>
        <vt:lpwstr/>
      </vt:variant>
      <vt:variant>
        <vt:lpwstr>_Toc289767088</vt:lpwstr>
      </vt:variant>
      <vt:variant>
        <vt:i4>1507389</vt:i4>
      </vt:variant>
      <vt:variant>
        <vt:i4>539</vt:i4>
      </vt:variant>
      <vt:variant>
        <vt:i4>0</vt:i4>
      </vt:variant>
      <vt:variant>
        <vt:i4>5</vt:i4>
      </vt:variant>
      <vt:variant>
        <vt:lpwstr/>
      </vt:variant>
      <vt:variant>
        <vt:lpwstr>_Toc289767087</vt:lpwstr>
      </vt:variant>
      <vt:variant>
        <vt:i4>1507389</vt:i4>
      </vt:variant>
      <vt:variant>
        <vt:i4>533</vt:i4>
      </vt:variant>
      <vt:variant>
        <vt:i4>0</vt:i4>
      </vt:variant>
      <vt:variant>
        <vt:i4>5</vt:i4>
      </vt:variant>
      <vt:variant>
        <vt:lpwstr/>
      </vt:variant>
      <vt:variant>
        <vt:lpwstr>_Toc289767086</vt:lpwstr>
      </vt:variant>
      <vt:variant>
        <vt:i4>1507389</vt:i4>
      </vt:variant>
      <vt:variant>
        <vt:i4>527</vt:i4>
      </vt:variant>
      <vt:variant>
        <vt:i4>0</vt:i4>
      </vt:variant>
      <vt:variant>
        <vt:i4>5</vt:i4>
      </vt:variant>
      <vt:variant>
        <vt:lpwstr/>
      </vt:variant>
      <vt:variant>
        <vt:lpwstr>_Toc289767085</vt:lpwstr>
      </vt:variant>
      <vt:variant>
        <vt:i4>1507389</vt:i4>
      </vt:variant>
      <vt:variant>
        <vt:i4>521</vt:i4>
      </vt:variant>
      <vt:variant>
        <vt:i4>0</vt:i4>
      </vt:variant>
      <vt:variant>
        <vt:i4>5</vt:i4>
      </vt:variant>
      <vt:variant>
        <vt:lpwstr/>
      </vt:variant>
      <vt:variant>
        <vt:lpwstr>_Toc289767084</vt:lpwstr>
      </vt:variant>
      <vt:variant>
        <vt:i4>1507389</vt:i4>
      </vt:variant>
      <vt:variant>
        <vt:i4>515</vt:i4>
      </vt:variant>
      <vt:variant>
        <vt:i4>0</vt:i4>
      </vt:variant>
      <vt:variant>
        <vt:i4>5</vt:i4>
      </vt:variant>
      <vt:variant>
        <vt:lpwstr/>
      </vt:variant>
      <vt:variant>
        <vt:lpwstr>_Toc289767083</vt:lpwstr>
      </vt:variant>
      <vt:variant>
        <vt:i4>1507389</vt:i4>
      </vt:variant>
      <vt:variant>
        <vt:i4>509</vt:i4>
      </vt:variant>
      <vt:variant>
        <vt:i4>0</vt:i4>
      </vt:variant>
      <vt:variant>
        <vt:i4>5</vt:i4>
      </vt:variant>
      <vt:variant>
        <vt:lpwstr/>
      </vt:variant>
      <vt:variant>
        <vt:lpwstr>_Toc289767082</vt:lpwstr>
      </vt:variant>
      <vt:variant>
        <vt:i4>1507389</vt:i4>
      </vt:variant>
      <vt:variant>
        <vt:i4>503</vt:i4>
      </vt:variant>
      <vt:variant>
        <vt:i4>0</vt:i4>
      </vt:variant>
      <vt:variant>
        <vt:i4>5</vt:i4>
      </vt:variant>
      <vt:variant>
        <vt:lpwstr/>
      </vt:variant>
      <vt:variant>
        <vt:lpwstr>_Toc289767081</vt:lpwstr>
      </vt:variant>
      <vt:variant>
        <vt:i4>1507389</vt:i4>
      </vt:variant>
      <vt:variant>
        <vt:i4>497</vt:i4>
      </vt:variant>
      <vt:variant>
        <vt:i4>0</vt:i4>
      </vt:variant>
      <vt:variant>
        <vt:i4>5</vt:i4>
      </vt:variant>
      <vt:variant>
        <vt:lpwstr/>
      </vt:variant>
      <vt:variant>
        <vt:lpwstr>_Toc289767080</vt:lpwstr>
      </vt:variant>
      <vt:variant>
        <vt:i4>1572925</vt:i4>
      </vt:variant>
      <vt:variant>
        <vt:i4>491</vt:i4>
      </vt:variant>
      <vt:variant>
        <vt:i4>0</vt:i4>
      </vt:variant>
      <vt:variant>
        <vt:i4>5</vt:i4>
      </vt:variant>
      <vt:variant>
        <vt:lpwstr/>
      </vt:variant>
      <vt:variant>
        <vt:lpwstr>_Toc289767079</vt:lpwstr>
      </vt:variant>
      <vt:variant>
        <vt:i4>1572925</vt:i4>
      </vt:variant>
      <vt:variant>
        <vt:i4>485</vt:i4>
      </vt:variant>
      <vt:variant>
        <vt:i4>0</vt:i4>
      </vt:variant>
      <vt:variant>
        <vt:i4>5</vt:i4>
      </vt:variant>
      <vt:variant>
        <vt:lpwstr/>
      </vt:variant>
      <vt:variant>
        <vt:lpwstr>_Toc289767078</vt:lpwstr>
      </vt:variant>
      <vt:variant>
        <vt:i4>1572925</vt:i4>
      </vt:variant>
      <vt:variant>
        <vt:i4>479</vt:i4>
      </vt:variant>
      <vt:variant>
        <vt:i4>0</vt:i4>
      </vt:variant>
      <vt:variant>
        <vt:i4>5</vt:i4>
      </vt:variant>
      <vt:variant>
        <vt:lpwstr/>
      </vt:variant>
      <vt:variant>
        <vt:lpwstr>_Toc289767077</vt:lpwstr>
      </vt:variant>
      <vt:variant>
        <vt:i4>1572925</vt:i4>
      </vt:variant>
      <vt:variant>
        <vt:i4>473</vt:i4>
      </vt:variant>
      <vt:variant>
        <vt:i4>0</vt:i4>
      </vt:variant>
      <vt:variant>
        <vt:i4>5</vt:i4>
      </vt:variant>
      <vt:variant>
        <vt:lpwstr/>
      </vt:variant>
      <vt:variant>
        <vt:lpwstr>_Toc289767076</vt:lpwstr>
      </vt:variant>
      <vt:variant>
        <vt:i4>1572925</vt:i4>
      </vt:variant>
      <vt:variant>
        <vt:i4>467</vt:i4>
      </vt:variant>
      <vt:variant>
        <vt:i4>0</vt:i4>
      </vt:variant>
      <vt:variant>
        <vt:i4>5</vt:i4>
      </vt:variant>
      <vt:variant>
        <vt:lpwstr/>
      </vt:variant>
      <vt:variant>
        <vt:lpwstr>_Toc289767075</vt:lpwstr>
      </vt:variant>
      <vt:variant>
        <vt:i4>1572925</vt:i4>
      </vt:variant>
      <vt:variant>
        <vt:i4>461</vt:i4>
      </vt:variant>
      <vt:variant>
        <vt:i4>0</vt:i4>
      </vt:variant>
      <vt:variant>
        <vt:i4>5</vt:i4>
      </vt:variant>
      <vt:variant>
        <vt:lpwstr/>
      </vt:variant>
      <vt:variant>
        <vt:lpwstr>_Toc289767074</vt:lpwstr>
      </vt:variant>
      <vt:variant>
        <vt:i4>1572925</vt:i4>
      </vt:variant>
      <vt:variant>
        <vt:i4>455</vt:i4>
      </vt:variant>
      <vt:variant>
        <vt:i4>0</vt:i4>
      </vt:variant>
      <vt:variant>
        <vt:i4>5</vt:i4>
      </vt:variant>
      <vt:variant>
        <vt:lpwstr/>
      </vt:variant>
      <vt:variant>
        <vt:lpwstr>_Toc289767073</vt:lpwstr>
      </vt:variant>
      <vt:variant>
        <vt:i4>1572925</vt:i4>
      </vt:variant>
      <vt:variant>
        <vt:i4>449</vt:i4>
      </vt:variant>
      <vt:variant>
        <vt:i4>0</vt:i4>
      </vt:variant>
      <vt:variant>
        <vt:i4>5</vt:i4>
      </vt:variant>
      <vt:variant>
        <vt:lpwstr/>
      </vt:variant>
      <vt:variant>
        <vt:lpwstr>_Toc289767072</vt:lpwstr>
      </vt:variant>
      <vt:variant>
        <vt:i4>1572925</vt:i4>
      </vt:variant>
      <vt:variant>
        <vt:i4>443</vt:i4>
      </vt:variant>
      <vt:variant>
        <vt:i4>0</vt:i4>
      </vt:variant>
      <vt:variant>
        <vt:i4>5</vt:i4>
      </vt:variant>
      <vt:variant>
        <vt:lpwstr/>
      </vt:variant>
      <vt:variant>
        <vt:lpwstr>_Toc289767071</vt:lpwstr>
      </vt:variant>
      <vt:variant>
        <vt:i4>1572925</vt:i4>
      </vt:variant>
      <vt:variant>
        <vt:i4>437</vt:i4>
      </vt:variant>
      <vt:variant>
        <vt:i4>0</vt:i4>
      </vt:variant>
      <vt:variant>
        <vt:i4>5</vt:i4>
      </vt:variant>
      <vt:variant>
        <vt:lpwstr/>
      </vt:variant>
      <vt:variant>
        <vt:lpwstr>_Toc289767070</vt:lpwstr>
      </vt:variant>
      <vt:variant>
        <vt:i4>1638461</vt:i4>
      </vt:variant>
      <vt:variant>
        <vt:i4>431</vt:i4>
      </vt:variant>
      <vt:variant>
        <vt:i4>0</vt:i4>
      </vt:variant>
      <vt:variant>
        <vt:i4>5</vt:i4>
      </vt:variant>
      <vt:variant>
        <vt:lpwstr/>
      </vt:variant>
      <vt:variant>
        <vt:lpwstr>_Toc289767069</vt:lpwstr>
      </vt:variant>
      <vt:variant>
        <vt:i4>1638461</vt:i4>
      </vt:variant>
      <vt:variant>
        <vt:i4>425</vt:i4>
      </vt:variant>
      <vt:variant>
        <vt:i4>0</vt:i4>
      </vt:variant>
      <vt:variant>
        <vt:i4>5</vt:i4>
      </vt:variant>
      <vt:variant>
        <vt:lpwstr/>
      </vt:variant>
      <vt:variant>
        <vt:lpwstr>_Toc289767068</vt:lpwstr>
      </vt:variant>
      <vt:variant>
        <vt:i4>1638461</vt:i4>
      </vt:variant>
      <vt:variant>
        <vt:i4>419</vt:i4>
      </vt:variant>
      <vt:variant>
        <vt:i4>0</vt:i4>
      </vt:variant>
      <vt:variant>
        <vt:i4>5</vt:i4>
      </vt:variant>
      <vt:variant>
        <vt:lpwstr/>
      </vt:variant>
      <vt:variant>
        <vt:lpwstr>_Toc289767067</vt:lpwstr>
      </vt:variant>
      <vt:variant>
        <vt:i4>1638461</vt:i4>
      </vt:variant>
      <vt:variant>
        <vt:i4>413</vt:i4>
      </vt:variant>
      <vt:variant>
        <vt:i4>0</vt:i4>
      </vt:variant>
      <vt:variant>
        <vt:i4>5</vt:i4>
      </vt:variant>
      <vt:variant>
        <vt:lpwstr/>
      </vt:variant>
      <vt:variant>
        <vt:lpwstr>_Toc289767066</vt:lpwstr>
      </vt:variant>
      <vt:variant>
        <vt:i4>1638461</vt:i4>
      </vt:variant>
      <vt:variant>
        <vt:i4>407</vt:i4>
      </vt:variant>
      <vt:variant>
        <vt:i4>0</vt:i4>
      </vt:variant>
      <vt:variant>
        <vt:i4>5</vt:i4>
      </vt:variant>
      <vt:variant>
        <vt:lpwstr/>
      </vt:variant>
      <vt:variant>
        <vt:lpwstr>_Toc289767065</vt:lpwstr>
      </vt:variant>
      <vt:variant>
        <vt:i4>1638461</vt:i4>
      </vt:variant>
      <vt:variant>
        <vt:i4>401</vt:i4>
      </vt:variant>
      <vt:variant>
        <vt:i4>0</vt:i4>
      </vt:variant>
      <vt:variant>
        <vt:i4>5</vt:i4>
      </vt:variant>
      <vt:variant>
        <vt:lpwstr/>
      </vt:variant>
      <vt:variant>
        <vt:lpwstr>_Toc289767064</vt:lpwstr>
      </vt:variant>
      <vt:variant>
        <vt:i4>1638461</vt:i4>
      </vt:variant>
      <vt:variant>
        <vt:i4>395</vt:i4>
      </vt:variant>
      <vt:variant>
        <vt:i4>0</vt:i4>
      </vt:variant>
      <vt:variant>
        <vt:i4>5</vt:i4>
      </vt:variant>
      <vt:variant>
        <vt:lpwstr/>
      </vt:variant>
      <vt:variant>
        <vt:lpwstr>_Toc289767063</vt:lpwstr>
      </vt:variant>
      <vt:variant>
        <vt:i4>1638461</vt:i4>
      </vt:variant>
      <vt:variant>
        <vt:i4>389</vt:i4>
      </vt:variant>
      <vt:variant>
        <vt:i4>0</vt:i4>
      </vt:variant>
      <vt:variant>
        <vt:i4>5</vt:i4>
      </vt:variant>
      <vt:variant>
        <vt:lpwstr/>
      </vt:variant>
      <vt:variant>
        <vt:lpwstr>_Toc289767062</vt:lpwstr>
      </vt:variant>
      <vt:variant>
        <vt:i4>1638461</vt:i4>
      </vt:variant>
      <vt:variant>
        <vt:i4>383</vt:i4>
      </vt:variant>
      <vt:variant>
        <vt:i4>0</vt:i4>
      </vt:variant>
      <vt:variant>
        <vt:i4>5</vt:i4>
      </vt:variant>
      <vt:variant>
        <vt:lpwstr/>
      </vt:variant>
      <vt:variant>
        <vt:lpwstr>_Toc289767061</vt:lpwstr>
      </vt:variant>
      <vt:variant>
        <vt:i4>1638461</vt:i4>
      </vt:variant>
      <vt:variant>
        <vt:i4>377</vt:i4>
      </vt:variant>
      <vt:variant>
        <vt:i4>0</vt:i4>
      </vt:variant>
      <vt:variant>
        <vt:i4>5</vt:i4>
      </vt:variant>
      <vt:variant>
        <vt:lpwstr/>
      </vt:variant>
      <vt:variant>
        <vt:lpwstr>_Toc289767060</vt:lpwstr>
      </vt:variant>
      <vt:variant>
        <vt:i4>1703997</vt:i4>
      </vt:variant>
      <vt:variant>
        <vt:i4>371</vt:i4>
      </vt:variant>
      <vt:variant>
        <vt:i4>0</vt:i4>
      </vt:variant>
      <vt:variant>
        <vt:i4>5</vt:i4>
      </vt:variant>
      <vt:variant>
        <vt:lpwstr/>
      </vt:variant>
      <vt:variant>
        <vt:lpwstr>_Toc289767059</vt:lpwstr>
      </vt:variant>
      <vt:variant>
        <vt:i4>1703997</vt:i4>
      </vt:variant>
      <vt:variant>
        <vt:i4>365</vt:i4>
      </vt:variant>
      <vt:variant>
        <vt:i4>0</vt:i4>
      </vt:variant>
      <vt:variant>
        <vt:i4>5</vt:i4>
      </vt:variant>
      <vt:variant>
        <vt:lpwstr/>
      </vt:variant>
      <vt:variant>
        <vt:lpwstr>_Toc289767058</vt:lpwstr>
      </vt:variant>
      <vt:variant>
        <vt:i4>1703997</vt:i4>
      </vt:variant>
      <vt:variant>
        <vt:i4>359</vt:i4>
      </vt:variant>
      <vt:variant>
        <vt:i4>0</vt:i4>
      </vt:variant>
      <vt:variant>
        <vt:i4>5</vt:i4>
      </vt:variant>
      <vt:variant>
        <vt:lpwstr/>
      </vt:variant>
      <vt:variant>
        <vt:lpwstr>_Toc289767057</vt:lpwstr>
      </vt:variant>
      <vt:variant>
        <vt:i4>1703997</vt:i4>
      </vt:variant>
      <vt:variant>
        <vt:i4>353</vt:i4>
      </vt:variant>
      <vt:variant>
        <vt:i4>0</vt:i4>
      </vt:variant>
      <vt:variant>
        <vt:i4>5</vt:i4>
      </vt:variant>
      <vt:variant>
        <vt:lpwstr/>
      </vt:variant>
      <vt:variant>
        <vt:lpwstr>_Toc289767056</vt:lpwstr>
      </vt:variant>
      <vt:variant>
        <vt:i4>1703997</vt:i4>
      </vt:variant>
      <vt:variant>
        <vt:i4>347</vt:i4>
      </vt:variant>
      <vt:variant>
        <vt:i4>0</vt:i4>
      </vt:variant>
      <vt:variant>
        <vt:i4>5</vt:i4>
      </vt:variant>
      <vt:variant>
        <vt:lpwstr/>
      </vt:variant>
      <vt:variant>
        <vt:lpwstr>_Toc289767055</vt:lpwstr>
      </vt:variant>
      <vt:variant>
        <vt:i4>1703997</vt:i4>
      </vt:variant>
      <vt:variant>
        <vt:i4>341</vt:i4>
      </vt:variant>
      <vt:variant>
        <vt:i4>0</vt:i4>
      </vt:variant>
      <vt:variant>
        <vt:i4>5</vt:i4>
      </vt:variant>
      <vt:variant>
        <vt:lpwstr/>
      </vt:variant>
      <vt:variant>
        <vt:lpwstr>_Toc289767054</vt:lpwstr>
      </vt:variant>
      <vt:variant>
        <vt:i4>1703997</vt:i4>
      </vt:variant>
      <vt:variant>
        <vt:i4>335</vt:i4>
      </vt:variant>
      <vt:variant>
        <vt:i4>0</vt:i4>
      </vt:variant>
      <vt:variant>
        <vt:i4>5</vt:i4>
      </vt:variant>
      <vt:variant>
        <vt:lpwstr/>
      </vt:variant>
      <vt:variant>
        <vt:lpwstr>_Toc289767053</vt:lpwstr>
      </vt:variant>
      <vt:variant>
        <vt:i4>1703997</vt:i4>
      </vt:variant>
      <vt:variant>
        <vt:i4>329</vt:i4>
      </vt:variant>
      <vt:variant>
        <vt:i4>0</vt:i4>
      </vt:variant>
      <vt:variant>
        <vt:i4>5</vt:i4>
      </vt:variant>
      <vt:variant>
        <vt:lpwstr/>
      </vt:variant>
      <vt:variant>
        <vt:lpwstr>_Toc289767052</vt:lpwstr>
      </vt:variant>
      <vt:variant>
        <vt:i4>1703997</vt:i4>
      </vt:variant>
      <vt:variant>
        <vt:i4>323</vt:i4>
      </vt:variant>
      <vt:variant>
        <vt:i4>0</vt:i4>
      </vt:variant>
      <vt:variant>
        <vt:i4>5</vt:i4>
      </vt:variant>
      <vt:variant>
        <vt:lpwstr/>
      </vt:variant>
      <vt:variant>
        <vt:lpwstr>_Toc289767051</vt:lpwstr>
      </vt:variant>
      <vt:variant>
        <vt:i4>1703997</vt:i4>
      </vt:variant>
      <vt:variant>
        <vt:i4>317</vt:i4>
      </vt:variant>
      <vt:variant>
        <vt:i4>0</vt:i4>
      </vt:variant>
      <vt:variant>
        <vt:i4>5</vt:i4>
      </vt:variant>
      <vt:variant>
        <vt:lpwstr/>
      </vt:variant>
      <vt:variant>
        <vt:lpwstr>_Toc289767050</vt:lpwstr>
      </vt:variant>
      <vt:variant>
        <vt:i4>1769533</vt:i4>
      </vt:variant>
      <vt:variant>
        <vt:i4>311</vt:i4>
      </vt:variant>
      <vt:variant>
        <vt:i4>0</vt:i4>
      </vt:variant>
      <vt:variant>
        <vt:i4>5</vt:i4>
      </vt:variant>
      <vt:variant>
        <vt:lpwstr/>
      </vt:variant>
      <vt:variant>
        <vt:lpwstr>_Toc289767049</vt:lpwstr>
      </vt:variant>
      <vt:variant>
        <vt:i4>1769533</vt:i4>
      </vt:variant>
      <vt:variant>
        <vt:i4>305</vt:i4>
      </vt:variant>
      <vt:variant>
        <vt:i4>0</vt:i4>
      </vt:variant>
      <vt:variant>
        <vt:i4>5</vt:i4>
      </vt:variant>
      <vt:variant>
        <vt:lpwstr/>
      </vt:variant>
      <vt:variant>
        <vt:lpwstr>_Toc289767048</vt:lpwstr>
      </vt:variant>
      <vt:variant>
        <vt:i4>1769533</vt:i4>
      </vt:variant>
      <vt:variant>
        <vt:i4>299</vt:i4>
      </vt:variant>
      <vt:variant>
        <vt:i4>0</vt:i4>
      </vt:variant>
      <vt:variant>
        <vt:i4>5</vt:i4>
      </vt:variant>
      <vt:variant>
        <vt:lpwstr/>
      </vt:variant>
      <vt:variant>
        <vt:lpwstr>_Toc289767047</vt:lpwstr>
      </vt:variant>
      <vt:variant>
        <vt:i4>1769533</vt:i4>
      </vt:variant>
      <vt:variant>
        <vt:i4>293</vt:i4>
      </vt:variant>
      <vt:variant>
        <vt:i4>0</vt:i4>
      </vt:variant>
      <vt:variant>
        <vt:i4>5</vt:i4>
      </vt:variant>
      <vt:variant>
        <vt:lpwstr/>
      </vt:variant>
      <vt:variant>
        <vt:lpwstr>_Toc289767046</vt:lpwstr>
      </vt:variant>
      <vt:variant>
        <vt:i4>1769533</vt:i4>
      </vt:variant>
      <vt:variant>
        <vt:i4>287</vt:i4>
      </vt:variant>
      <vt:variant>
        <vt:i4>0</vt:i4>
      </vt:variant>
      <vt:variant>
        <vt:i4>5</vt:i4>
      </vt:variant>
      <vt:variant>
        <vt:lpwstr/>
      </vt:variant>
      <vt:variant>
        <vt:lpwstr>_Toc289767045</vt:lpwstr>
      </vt:variant>
      <vt:variant>
        <vt:i4>1769533</vt:i4>
      </vt:variant>
      <vt:variant>
        <vt:i4>281</vt:i4>
      </vt:variant>
      <vt:variant>
        <vt:i4>0</vt:i4>
      </vt:variant>
      <vt:variant>
        <vt:i4>5</vt:i4>
      </vt:variant>
      <vt:variant>
        <vt:lpwstr/>
      </vt:variant>
      <vt:variant>
        <vt:lpwstr>_Toc289767044</vt:lpwstr>
      </vt:variant>
      <vt:variant>
        <vt:i4>1769533</vt:i4>
      </vt:variant>
      <vt:variant>
        <vt:i4>275</vt:i4>
      </vt:variant>
      <vt:variant>
        <vt:i4>0</vt:i4>
      </vt:variant>
      <vt:variant>
        <vt:i4>5</vt:i4>
      </vt:variant>
      <vt:variant>
        <vt:lpwstr/>
      </vt:variant>
      <vt:variant>
        <vt:lpwstr>_Toc289767043</vt:lpwstr>
      </vt:variant>
      <vt:variant>
        <vt:i4>1769533</vt:i4>
      </vt:variant>
      <vt:variant>
        <vt:i4>269</vt:i4>
      </vt:variant>
      <vt:variant>
        <vt:i4>0</vt:i4>
      </vt:variant>
      <vt:variant>
        <vt:i4>5</vt:i4>
      </vt:variant>
      <vt:variant>
        <vt:lpwstr/>
      </vt:variant>
      <vt:variant>
        <vt:lpwstr>_Toc289767042</vt:lpwstr>
      </vt:variant>
      <vt:variant>
        <vt:i4>1769533</vt:i4>
      </vt:variant>
      <vt:variant>
        <vt:i4>263</vt:i4>
      </vt:variant>
      <vt:variant>
        <vt:i4>0</vt:i4>
      </vt:variant>
      <vt:variant>
        <vt:i4>5</vt:i4>
      </vt:variant>
      <vt:variant>
        <vt:lpwstr/>
      </vt:variant>
      <vt:variant>
        <vt:lpwstr>_Toc289767041</vt:lpwstr>
      </vt:variant>
      <vt:variant>
        <vt:i4>1769533</vt:i4>
      </vt:variant>
      <vt:variant>
        <vt:i4>257</vt:i4>
      </vt:variant>
      <vt:variant>
        <vt:i4>0</vt:i4>
      </vt:variant>
      <vt:variant>
        <vt:i4>5</vt:i4>
      </vt:variant>
      <vt:variant>
        <vt:lpwstr/>
      </vt:variant>
      <vt:variant>
        <vt:lpwstr>_Toc289767040</vt:lpwstr>
      </vt:variant>
      <vt:variant>
        <vt:i4>1835069</vt:i4>
      </vt:variant>
      <vt:variant>
        <vt:i4>251</vt:i4>
      </vt:variant>
      <vt:variant>
        <vt:i4>0</vt:i4>
      </vt:variant>
      <vt:variant>
        <vt:i4>5</vt:i4>
      </vt:variant>
      <vt:variant>
        <vt:lpwstr/>
      </vt:variant>
      <vt:variant>
        <vt:lpwstr>_Toc289767039</vt:lpwstr>
      </vt:variant>
      <vt:variant>
        <vt:i4>1835069</vt:i4>
      </vt:variant>
      <vt:variant>
        <vt:i4>245</vt:i4>
      </vt:variant>
      <vt:variant>
        <vt:i4>0</vt:i4>
      </vt:variant>
      <vt:variant>
        <vt:i4>5</vt:i4>
      </vt:variant>
      <vt:variant>
        <vt:lpwstr/>
      </vt:variant>
      <vt:variant>
        <vt:lpwstr>_Toc289767038</vt:lpwstr>
      </vt:variant>
      <vt:variant>
        <vt:i4>1835069</vt:i4>
      </vt:variant>
      <vt:variant>
        <vt:i4>239</vt:i4>
      </vt:variant>
      <vt:variant>
        <vt:i4>0</vt:i4>
      </vt:variant>
      <vt:variant>
        <vt:i4>5</vt:i4>
      </vt:variant>
      <vt:variant>
        <vt:lpwstr/>
      </vt:variant>
      <vt:variant>
        <vt:lpwstr>_Toc289767037</vt:lpwstr>
      </vt:variant>
      <vt:variant>
        <vt:i4>1835069</vt:i4>
      </vt:variant>
      <vt:variant>
        <vt:i4>233</vt:i4>
      </vt:variant>
      <vt:variant>
        <vt:i4>0</vt:i4>
      </vt:variant>
      <vt:variant>
        <vt:i4>5</vt:i4>
      </vt:variant>
      <vt:variant>
        <vt:lpwstr/>
      </vt:variant>
      <vt:variant>
        <vt:lpwstr>_Toc289767036</vt:lpwstr>
      </vt:variant>
      <vt:variant>
        <vt:i4>1835069</vt:i4>
      </vt:variant>
      <vt:variant>
        <vt:i4>227</vt:i4>
      </vt:variant>
      <vt:variant>
        <vt:i4>0</vt:i4>
      </vt:variant>
      <vt:variant>
        <vt:i4>5</vt:i4>
      </vt:variant>
      <vt:variant>
        <vt:lpwstr/>
      </vt:variant>
      <vt:variant>
        <vt:lpwstr>_Toc289767035</vt:lpwstr>
      </vt:variant>
      <vt:variant>
        <vt:i4>1835069</vt:i4>
      </vt:variant>
      <vt:variant>
        <vt:i4>221</vt:i4>
      </vt:variant>
      <vt:variant>
        <vt:i4>0</vt:i4>
      </vt:variant>
      <vt:variant>
        <vt:i4>5</vt:i4>
      </vt:variant>
      <vt:variant>
        <vt:lpwstr/>
      </vt:variant>
      <vt:variant>
        <vt:lpwstr>_Toc289767034</vt:lpwstr>
      </vt:variant>
      <vt:variant>
        <vt:i4>1835069</vt:i4>
      </vt:variant>
      <vt:variant>
        <vt:i4>215</vt:i4>
      </vt:variant>
      <vt:variant>
        <vt:i4>0</vt:i4>
      </vt:variant>
      <vt:variant>
        <vt:i4>5</vt:i4>
      </vt:variant>
      <vt:variant>
        <vt:lpwstr/>
      </vt:variant>
      <vt:variant>
        <vt:lpwstr>_Toc289767033</vt:lpwstr>
      </vt:variant>
      <vt:variant>
        <vt:i4>1835069</vt:i4>
      </vt:variant>
      <vt:variant>
        <vt:i4>209</vt:i4>
      </vt:variant>
      <vt:variant>
        <vt:i4>0</vt:i4>
      </vt:variant>
      <vt:variant>
        <vt:i4>5</vt:i4>
      </vt:variant>
      <vt:variant>
        <vt:lpwstr/>
      </vt:variant>
      <vt:variant>
        <vt:lpwstr>_Toc289767032</vt:lpwstr>
      </vt:variant>
      <vt:variant>
        <vt:i4>1835069</vt:i4>
      </vt:variant>
      <vt:variant>
        <vt:i4>203</vt:i4>
      </vt:variant>
      <vt:variant>
        <vt:i4>0</vt:i4>
      </vt:variant>
      <vt:variant>
        <vt:i4>5</vt:i4>
      </vt:variant>
      <vt:variant>
        <vt:lpwstr/>
      </vt:variant>
      <vt:variant>
        <vt:lpwstr>_Toc289767031</vt:lpwstr>
      </vt:variant>
      <vt:variant>
        <vt:i4>1835069</vt:i4>
      </vt:variant>
      <vt:variant>
        <vt:i4>197</vt:i4>
      </vt:variant>
      <vt:variant>
        <vt:i4>0</vt:i4>
      </vt:variant>
      <vt:variant>
        <vt:i4>5</vt:i4>
      </vt:variant>
      <vt:variant>
        <vt:lpwstr/>
      </vt:variant>
      <vt:variant>
        <vt:lpwstr>_Toc289767030</vt:lpwstr>
      </vt:variant>
      <vt:variant>
        <vt:i4>1900605</vt:i4>
      </vt:variant>
      <vt:variant>
        <vt:i4>191</vt:i4>
      </vt:variant>
      <vt:variant>
        <vt:i4>0</vt:i4>
      </vt:variant>
      <vt:variant>
        <vt:i4>5</vt:i4>
      </vt:variant>
      <vt:variant>
        <vt:lpwstr/>
      </vt:variant>
      <vt:variant>
        <vt:lpwstr>_Toc289767029</vt:lpwstr>
      </vt:variant>
      <vt:variant>
        <vt:i4>1900605</vt:i4>
      </vt:variant>
      <vt:variant>
        <vt:i4>185</vt:i4>
      </vt:variant>
      <vt:variant>
        <vt:i4>0</vt:i4>
      </vt:variant>
      <vt:variant>
        <vt:i4>5</vt:i4>
      </vt:variant>
      <vt:variant>
        <vt:lpwstr/>
      </vt:variant>
      <vt:variant>
        <vt:lpwstr>_Toc289767028</vt:lpwstr>
      </vt:variant>
      <vt:variant>
        <vt:i4>1900605</vt:i4>
      </vt:variant>
      <vt:variant>
        <vt:i4>179</vt:i4>
      </vt:variant>
      <vt:variant>
        <vt:i4>0</vt:i4>
      </vt:variant>
      <vt:variant>
        <vt:i4>5</vt:i4>
      </vt:variant>
      <vt:variant>
        <vt:lpwstr/>
      </vt:variant>
      <vt:variant>
        <vt:lpwstr>_Toc289767027</vt:lpwstr>
      </vt:variant>
      <vt:variant>
        <vt:i4>1900605</vt:i4>
      </vt:variant>
      <vt:variant>
        <vt:i4>173</vt:i4>
      </vt:variant>
      <vt:variant>
        <vt:i4>0</vt:i4>
      </vt:variant>
      <vt:variant>
        <vt:i4>5</vt:i4>
      </vt:variant>
      <vt:variant>
        <vt:lpwstr/>
      </vt:variant>
      <vt:variant>
        <vt:lpwstr>_Toc289767026</vt:lpwstr>
      </vt:variant>
      <vt:variant>
        <vt:i4>1900605</vt:i4>
      </vt:variant>
      <vt:variant>
        <vt:i4>167</vt:i4>
      </vt:variant>
      <vt:variant>
        <vt:i4>0</vt:i4>
      </vt:variant>
      <vt:variant>
        <vt:i4>5</vt:i4>
      </vt:variant>
      <vt:variant>
        <vt:lpwstr/>
      </vt:variant>
      <vt:variant>
        <vt:lpwstr>_Toc289767025</vt:lpwstr>
      </vt:variant>
      <vt:variant>
        <vt:i4>1900605</vt:i4>
      </vt:variant>
      <vt:variant>
        <vt:i4>161</vt:i4>
      </vt:variant>
      <vt:variant>
        <vt:i4>0</vt:i4>
      </vt:variant>
      <vt:variant>
        <vt:i4>5</vt:i4>
      </vt:variant>
      <vt:variant>
        <vt:lpwstr/>
      </vt:variant>
      <vt:variant>
        <vt:lpwstr>_Toc289767024</vt:lpwstr>
      </vt:variant>
      <vt:variant>
        <vt:i4>1900605</vt:i4>
      </vt:variant>
      <vt:variant>
        <vt:i4>155</vt:i4>
      </vt:variant>
      <vt:variant>
        <vt:i4>0</vt:i4>
      </vt:variant>
      <vt:variant>
        <vt:i4>5</vt:i4>
      </vt:variant>
      <vt:variant>
        <vt:lpwstr/>
      </vt:variant>
      <vt:variant>
        <vt:lpwstr>_Toc289767023</vt:lpwstr>
      </vt:variant>
      <vt:variant>
        <vt:i4>1900605</vt:i4>
      </vt:variant>
      <vt:variant>
        <vt:i4>149</vt:i4>
      </vt:variant>
      <vt:variant>
        <vt:i4>0</vt:i4>
      </vt:variant>
      <vt:variant>
        <vt:i4>5</vt:i4>
      </vt:variant>
      <vt:variant>
        <vt:lpwstr/>
      </vt:variant>
      <vt:variant>
        <vt:lpwstr>_Toc289767022</vt:lpwstr>
      </vt:variant>
      <vt:variant>
        <vt:i4>1900605</vt:i4>
      </vt:variant>
      <vt:variant>
        <vt:i4>143</vt:i4>
      </vt:variant>
      <vt:variant>
        <vt:i4>0</vt:i4>
      </vt:variant>
      <vt:variant>
        <vt:i4>5</vt:i4>
      </vt:variant>
      <vt:variant>
        <vt:lpwstr/>
      </vt:variant>
      <vt:variant>
        <vt:lpwstr>_Toc289767021</vt:lpwstr>
      </vt:variant>
      <vt:variant>
        <vt:i4>1900605</vt:i4>
      </vt:variant>
      <vt:variant>
        <vt:i4>137</vt:i4>
      </vt:variant>
      <vt:variant>
        <vt:i4>0</vt:i4>
      </vt:variant>
      <vt:variant>
        <vt:i4>5</vt:i4>
      </vt:variant>
      <vt:variant>
        <vt:lpwstr/>
      </vt:variant>
      <vt:variant>
        <vt:lpwstr>_Toc289767020</vt:lpwstr>
      </vt:variant>
      <vt:variant>
        <vt:i4>1966141</vt:i4>
      </vt:variant>
      <vt:variant>
        <vt:i4>131</vt:i4>
      </vt:variant>
      <vt:variant>
        <vt:i4>0</vt:i4>
      </vt:variant>
      <vt:variant>
        <vt:i4>5</vt:i4>
      </vt:variant>
      <vt:variant>
        <vt:lpwstr/>
      </vt:variant>
      <vt:variant>
        <vt:lpwstr>_Toc289767019</vt:lpwstr>
      </vt:variant>
      <vt:variant>
        <vt:i4>1966141</vt:i4>
      </vt:variant>
      <vt:variant>
        <vt:i4>125</vt:i4>
      </vt:variant>
      <vt:variant>
        <vt:i4>0</vt:i4>
      </vt:variant>
      <vt:variant>
        <vt:i4>5</vt:i4>
      </vt:variant>
      <vt:variant>
        <vt:lpwstr/>
      </vt:variant>
      <vt:variant>
        <vt:lpwstr>_Toc289767018</vt:lpwstr>
      </vt:variant>
      <vt:variant>
        <vt:i4>1966141</vt:i4>
      </vt:variant>
      <vt:variant>
        <vt:i4>119</vt:i4>
      </vt:variant>
      <vt:variant>
        <vt:i4>0</vt:i4>
      </vt:variant>
      <vt:variant>
        <vt:i4>5</vt:i4>
      </vt:variant>
      <vt:variant>
        <vt:lpwstr/>
      </vt:variant>
      <vt:variant>
        <vt:lpwstr>_Toc289767017</vt:lpwstr>
      </vt:variant>
      <vt:variant>
        <vt:i4>1966141</vt:i4>
      </vt:variant>
      <vt:variant>
        <vt:i4>113</vt:i4>
      </vt:variant>
      <vt:variant>
        <vt:i4>0</vt:i4>
      </vt:variant>
      <vt:variant>
        <vt:i4>5</vt:i4>
      </vt:variant>
      <vt:variant>
        <vt:lpwstr/>
      </vt:variant>
      <vt:variant>
        <vt:lpwstr>_Toc289767016</vt:lpwstr>
      </vt:variant>
      <vt:variant>
        <vt:i4>1966141</vt:i4>
      </vt:variant>
      <vt:variant>
        <vt:i4>107</vt:i4>
      </vt:variant>
      <vt:variant>
        <vt:i4>0</vt:i4>
      </vt:variant>
      <vt:variant>
        <vt:i4>5</vt:i4>
      </vt:variant>
      <vt:variant>
        <vt:lpwstr/>
      </vt:variant>
      <vt:variant>
        <vt:lpwstr>_Toc289767015</vt:lpwstr>
      </vt:variant>
      <vt:variant>
        <vt:i4>1966141</vt:i4>
      </vt:variant>
      <vt:variant>
        <vt:i4>101</vt:i4>
      </vt:variant>
      <vt:variant>
        <vt:i4>0</vt:i4>
      </vt:variant>
      <vt:variant>
        <vt:i4>5</vt:i4>
      </vt:variant>
      <vt:variant>
        <vt:lpwstr/>
      </vt:variant>
      <vt:variant>
        <vt:lpwstr>_Toc289767014</vt:lpwstr>
      </vt:variant>
      <vt:variant>
        <vt:i4>1966141</vt:i4>
      </vt:variant>
      <vt:variant>
        <vt:i4>95</vt:i4>
      </vt:variant>
      <vt:variant>
        <vt:i4>0</vt:i4>
      </vt:variant>
      <vt:variant>
        <vt:i4>5</vt:i4>
      </vt:variant>
      <vt:variant>
        <vt:lpwstr/>
      </vt:variant>
      <vt:variant>
        <vt:lpwstr>_Toc289767013</vt:lpwstr>
      </vt:variant>
      <vt:variant>
        <vt:i4>1966141</vt:i4>
      </vt:variant>
      <vt:variant>
        <vt:i4>89</vt:i4>
      </vt:variant>
      <vt:variant>
        <vt:i4>0</vt:i4>
      </vt:variant>
      <vt:variant>
        <vt:i4>5</vt:i4>
      </vt:variant>
      <vt:variant>
        <vt:lpwstr/>
      </vt:variant>
      <vt:variant>
        <vt:lpwstr>_Toc289767012</vt:lpwstr>
      </vt:variant>
      <vt:variant>
        <vt:i4>1966141</vt:i4>
      </vt:variant>
      <vt:variant>
        <vt:i4>83</vt:i4>
      </vt:variant>
      <vt:variant>
        <vt:i4>0</vt:i4>
      </vt:variant>
      <vt:variant>
        <vt:i4>5</vt:i4>
      </vt:variant>
      <vt:variant>
        <vt:lpwstr/>
      </vt:variant>
      <vt:variant>
        <vt:lpwstr>_Toc289767011</vt:lpwstr>
      </vt:variant>
      <vt:variant>
        <vt:i4>1966141</vt:i4>
      </vt:variant>
      <vt:variant>
        <vt:i4>77</vt:i4>
      </vt:variant>
      <vt:variant>
        <vt:i4>0</vt:i4>
      </vt:variant>
      <vt:variant>
        <vt:i4>5</vt:i4>
      </vt:variant>
      <vt:variant>
        <vt:lpwstr/>
      </vt:variant>
      <vt:variant>
        <vt:lpwstr>_Toc289767010</vt:lpwstr>
      </vt:variant>
      <vt:variant>
        <vt:i4>2031677</vt:i4>
      </vt:variant>
      <vt:variant>
        <vt:i4>71</vt:i4>
      </vt:variant>
      <vt:variant>
        <vt:i4>0</vt:i4>
      </vt:variant>
      <vt:variant>
        <vt:i4>5</vt:i4>
      </vt:variant>
      <vt:variant>
        <vt:lpwstr/>
      </vt:variant>
      <vt:variant>
        <vt:lpwstr>_Toc289767009</vt:lpwstr>
      </vt:variant>
      <vt:variant>
        <vt:i4>2031677</vt:i4>
      </vt:variant>
      <vt:variant>
        <vt:i4>65</vt:i4>
      </vt:variant>
      <vt:variant>
        <vt:i4>0</vt:i4>
      </vt:variant>
      <vt:variant>
        <vt:i4>5</vt:i4>
      </vt:variant>
      <vt:variant>
        <vt:lpwstr/>
      </vt:variant>
      <vt:variant>
        <vt:lpwstr>_Toc289767008</vt:lpwstr>
      </vt:variant>
      <vt:variant>
        <vt:i4>2031677</vt:i4>
      </vt:variant>
      <vt:variant>
        <vt:i4>59</vt:i4>
      </vt:variant>
      <vt:variant>
        <vt:i4>0</vt:i4>
      </vt:variant>
      <vt:variant>
        <vt:i4>5</vt:i4>
      </vt:variant>
      <vt:variant>
        <vt:lpwstr/>
      </vt:variant>
      <vt:variant>
        <vt:lpwstr>_Toc289767007</vt:lpwstr>
      </vt:variant>
      <vt:variant>
        <vt:i4>2031677</vt:i4>
      </vt:variant>
      <vt:variant>
        <vt:i4>53</vt:i4>
      </vt:variant>
      <vt:variant>
        <vt:i4>0</vt:i4>
      </vt:variant>
      <vt:variant>
        <vt:i4>5</vt:i4>
      </vt:variant>
      <vt:variant>
        <vt:lpwstr/>
      </vt:variant>
      <vt:variant>
        <vt:lpwstr>_Toc289767006</vt:lpwstr>
      </vt:variant>
      <vt:variant>
        <vt:i4>2031677</vt:i4>
      </vt:variant>
      <vt:variant>
        <vt:i4>47</vt:i4>
      </vt:variant>
      <vt:variant>
        <vt:i4>0</vt:i4>
      </vt:variant>
      <vt:variant>
        <vt:i4>5</vt:i4>
      </vt:variant>
      <vt:variant>
        <vt:lpwstr/>
      </vt:variant>
      <vt:variant>
        <vt:lpwstr>_Toc289767005</vt:lpwstr>
      </vt:variant>
      <vt:variant>
        <vt:i4>2031677</vt:i4>
      </vt:variant>
      <vt:variant>
        <vt:i4>41</vt:i4>
      </vt:variant>
      <vt:variant>
        <vt:i4>0</vt:i4>
      </vt:variant>
      <vt:variant>
        <vt:i4>5</vt:i4>
      </vt:variant>
      <vt:variant>
        <vt:lpwstr/>
      </vt:variant>
      <vt:variant>
        <vt:lpwstr>_Toc289767004</vt:lpwstr>
      </vt:variant>
      <vt:variant>
        <vt:i4>2031677</vt:i4>
      </vt:variant>
      <vt:variant>
        <vt:i4>35</vt:i4>
      </vt:variant>
      <vt:variant>
        <vt:i4>0</vt:i4>
      </vt:variant>
      <vt:variant>
        <vt:i4>5</vt:i4>
      </vt:variant>
      <vt:variant>
        <vt:lpwstr/>
      </vt:variant>
      <vt:variant>
        <vt:lpwstr>_Toc289767003</vt:lpwstr>
      </vt:variant>
      <vt:variant>
        <vt:i4>2031677</vt:i4>
      </vt:variant>
      <vt:variant>
        <vt:i4>29</vt:i4>
      </vt:variant>
      <vt:variant>
        <vt:i4>0</vt:i4>
      </vt:variant>
      <vt:variant>
        <vt:i4>5</vt:i4>
      </vt:variant>
      <vt:variant>
        <vt:lpwstr/>
      </vt:variant>
      <vt:variant>
        <vt:lpwstr>_Toc289767002</vt:lpwstr>
      </vt:variant>
      <vt:variant>
        <vt:i4>2031677</vt:i4>
      </vt:variant>
      <vt:variant>
        <vt:i4>23</vt:i4>
      </vt:variant>
      <vt:variant>
        <vt:i4>0</vt:i4>
      </vt:variant>
      <vt:variant>
        <vt:i4>5</vt:i4>
      </vt:variant>
      <vt:variant>
        <vt:lpwstr/>
      </vt:variant>
      <vt:variant>
        <vt:lpwstr>_Toc289767001</vt:lpwstr>
      </vt:variant>
      <vt:variant>
        <vt:i4>2031677</vt:i4>
      </vt:variant>
      <vt:variant>
        <vt:i4>17</vt:i4>
      </vt:variant>
      <vt:variant>
        <vt:i4>0</vt:i4>
      </vt:variant>
      <vt:variant>
        <vt:i4>5</vt:i4>
      </vt:variant>
      <vt:variant>
        <vt:lpwstr/>
      </vt:variant>
      <vt:variant>
        <vt:lpwstr>_Toc289767000</vt:lpwstr>
      </vt:variant>
      <vt:variant>
        <vt:i4>1507380</vt:i4>
      </vt:variant>
      <vt:variant>
        <vt:i4>11</vt:i4>
      </vt:variant>
      <vt:variant>
        <vt:i4>0</vt:i4>
      </vt:variant>
      <vt:variant>
        <vt:i4>5</vt:i4>
      </vt:variant>
      <vt:variant>
        <vt:lpwstr/>
      </vt:variant>
      <vt:variant>
        <vt:lpwstr>_Toc289766999</vt:lpwstr>
      </vt:variant>
      <vt:variant>
        <vt:i4>1507380</vt:i4>
      </vt:variant>
      <vt:variant>
        <vt:i4>5</vt:i4>
      </vt:variant>
      <vt:variant>
        <vt:i4>0</vt:i4>
      </vt:variant>
      <vt:variant>
        <vt:i4>5</vt:i4>
      </vt:variant>
      <vt:variant>
        <vt:lpwstr/>
      </vt:variant>
      <vt:variant>
        <vt:lpwstr>_Toc289766998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dc:description>Updated as of 4/4/11</dc:description>
  <cp:lastModifiedBy>Department of Veterans Affairs</cp:lastModifiedBy>
  <cp:revision>55</cp:revision>
  <cp:lastPrinted>2017-03-16T22:18:00Z</cp:lastPrinted>
  <dcterms:created xsi:type="dcterms:W3CDTF">2018-02-27T21:07:00Z</dcterms:created>
  <dcterms:modified xsi:type="dcterms:W3CDTF">2018-03-01T15:09:00Z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2000.00000000000</vt:lpwstr>
  </property>
  <property fmtid="{D5CDD505-2E9C-101B-9397-08002B2CF9AE}" pid="6" name="ContentType">
    <vt:lpwstr>Document</vt:lpwstr>
  </property>
  <property fmtid="{D5CDD505-2E9C-101B-9397-08002B2CF9AE}" pid="7" name="ContentTypeId">
    <vt:lpwstr>0x010100F2D39C6B196CF44E8F29B9238350661A</vt:lpwstr>
  </property>
  <property fmtid="{D5CDD505-2E9C-101B-9397-08002B2CF9AE}" pid="8" name="_dlc_DocIdItemGuid">
    <vt:lpwstr>6c425034-8f02-4abd-9050-3380175db405</vt:lpwstr>
  </property>
</Properties>
</file>