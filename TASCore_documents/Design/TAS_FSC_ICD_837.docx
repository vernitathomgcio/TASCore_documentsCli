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p>
    <w:p w14:paraId="054FEDEB" w14:textId="77777777" w:rsidR="00111074" w:rsidRPr="005559F3" w:rsidRDefault="00111074" w:rsidP="009F7C75"/>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w:t>
      </w:r>
      <w:proofErr w:type="spellStart"/>
      <w:r w:rsidRPr="009928DE">
        <w:t>eBilling</w:t>
      </w:r>
      <w:proofErr w:type="spellEnd"/>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3543117C" w:rsidR="00D13B07" w:rsidRDefault="00D13B07" w:rsidP="009928DE">
      <w:pPr>
        <w:pStyle w:val="Title2"/>
        <w:keepNext/>
      </w:pPr>
      <w:r w:rsidRPr="009928DE">
        <w:t xml:space="preserve">Interface Control Document </w:t>
      </w:r>
    </w:p>
    <w:p w14:paraId="690290A5" w14:textId="600D52EC" w:rsidR="00FF115A" w:rsidRDefault="00FF115A" w:rsidP="009928DE">
      <w:pPr>
        <w:pStyle w:val="Title2"/>
        <w:keepNext/>
      </w:pPr>
      <w:r>
        <w:t>For the interface between MCCF EDI TAS and</w:t>
      </w:r>
    </w:p>
    <w:p w14:paraId="7A330744" w14:textId="23C3F053" w:rsidR="00FF115A" w:rsidRPr="009928DE" w:rsidRDefault="00FF115A" w:rsidP="009928DE">
      <w:pPr>
        <w:pStyle w:val="Title2"/>
        <w:keepNext/>
      </w:pPr>
      <w:r>
        <w:t>The Financial Service Center (FSC)</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pPr>
      <w:r w:rsidRPr="005559F3">
        <w:rPr>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 w14:paraId="054FEDF7" w14:textId="77777777" w:rsidR="00111074" w:rsidRPr="005559F3" w:rsidRDefault="00111074" w:rsidP="00111074"/>
    <w:p w14:paraId="054FEDF8" w14:textId="77777777" w:rsidR="00CE41B2" w:rsidRPr="005559F3" w:rsidRDefault="00CE41B2" w:rsidP="00111074"/>
    <w:p w14:paraId="054FEDF9" w14:textId="77777777" w:rsidR="00EE7995" w:rsidRPr="005559F3" w:rsidRDefault="00EE7995" w:rsidP="00111074"/>
    <w:p w14:paraId="054FEDFA" w14:textId="77777777" w:rsidR="00EE7995" w:rsidRPr="005559F3" w:rsidRDefault="00EE7995" w:rsidP="00111074"/>
    <w:p w14:paraId="054FEDFB" w14:textId="77777777" w:rsidR="00CE41B2" w:rsidRPr="005559F3" w:rsidRDefault="00CE41B2" w:rsidP="001E6E2D"/>
    <w:p w14:paraId="054FEDFC" w14:textId="77777777" w:rsidR="00CE41B2" w:rsidRPr="005559F3" w:rsidRDefault="00CE41B2" w:rsidP="00111074"/>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2F41B0B3" w:rsidR="00111074" w:rsidRPr="005559F3" w:rsidRDefault="00383370" w:rsidP="00111074">
      <w:pPr>
        <w:pStyle w:val="Title2"/>
        <w:rPr>
          <w:rFonts w:ascii="Verdana" w:hAnsi="Verdana"/>
        </w:rPr>
      </w:pPr>
      <w:r>
        <w:rPr>
          <w:rFonts w:ascii="Verdana" w:hAnsi="Verdana"/>
        </w:rPr>
        <w:t xml:space="preserve"> </w:t>
      </w:r>
      <w:del w:id="2" w:author="Keith Oulson" w:date="2018-04-12T08:33:00Z">
        <w:r w:rsidDel="00FF115A">
          <w:rPr>
            <w:rFonts w:ascii="Verdana" w:hAnsi="Verdana"/>
          </w:rPr>
          <w:delText xml:space="preserve">March </w:delText>
        </w:r>
      </w:del>
      <w:ins w:id="3" w:author="Keith Oulson" w:date="2018-04-12T08:33:00Z">
        <w:del w:id="4" w:author="Steffen Maerdian" w:date="2018-05-01T09:52:00Z">
          <w:r w:rsidR="00FF115A" w:rsidDel="004D022F">
            <w:rPr>
              <w:rFonts w:ascii="Verdana" w:hAnsi="Verdana"/>
            </w:rPr>
            <w:delText>Apr</w:delText>
          </w:r>
        </w:del>
      </w:ins>
      <w:ins w:id="5" w:author="Keith Oulson" w:date="2018-04-12T08:34:00Z">
        <w:del w:id="6" w:author="Steffen Maerdian" w:date="2018-05-01T09:52:00Z">
          <w:r w:rsidR="00FF115A" w:rsidDel="004D022F">
            <w:rPr>
              <w:rFonts w:ascii="Verdana" w:hAnsi="Verdana"/>
            </w:rPr>
            <w:delText>il</w:delText>
          </w:r>
        </w:del>
      </w:ins>
      <w:ins w:id="7" w:author="Steffen Maerdian" w:date="2018-05-01T09:52:00Z">
        <w:r w:rsidR="004D022F">
          <w:rPr>
            <w:rFonts w:ascii="Verdana" w:hAnsi="Verdana"/>
          </w:rPr>
          <w:t>May</w:t>
        </w:r>
      </w:ins>
      <w:ins w:id="8" w:author="Keith Oulson" w:date="2018-04-12T08:33:00Z">
        <w:r w:rsidR="00FF115A">
          <w:rPr>
            <w:rFonts w:ascii="Verdana" w:hAnsi="Verdana"/>
          </w:rPr>
          <w:t xml:space="preserve"> </w:t>
        </w:r>
      </w:ins>
      <w:r w:rsidR="00751E5A" w:rsidRPr="005559F3">
        <w:rPr>
          <w:rFonts w:ascii="Verdana" w:hAnsi="Verdana"/>
        </w:rPr>
        <w:t>20</w:t>
      </w:r>
      <w:r w:rsidR="00B70B67" w:rsidRPr="005559F3">
        <w:rPr>
          <w:rFonts w:ascii="Verdana" w:hAnsi="Verdana"/>
        </w:rPr>
        <w:t>18</w:t>
      </w:r>
    </w:p>
    <w:p w14:paraId="054FEDFE" w14:textId="522C4708" w:rsidR="004337F4" w:rsidRPr="005559F3" w:rsidRDefault="004337F4" w:rsidP="00111074">
      <w:pPr>
        <w:pStyle w:val="Title2"/>
        <w:rPr>
          <w:rFonts w:ascii="Verdana" w:hAnsi="Verdana"/>
        </w:rPr>
      </w:pPr>
      <w:r w:rsidRPr="005559F3">
        <w:rPr>
          <w:rFonts w:ascii="Verdana" w:hAnsi="Verdana"/>
        </w:rPr>
        <w:t xml:space="preserve">Version </w:t>
      </w:r>
      <w:ins w:id="9" w:author="Keith Oulson" w:date="2018-04-12T10:40:00Z">
        <w:r w:rsidR="00D41787">
          <w:rPr>
            <w:rFonts w:ascii="Verdana" w:hAnsi="Verdana"/>
          </w:rPr>
          <w:t>3</w:t>
        </w:r>
      </w:ins>
      <w:del w:id="10" w:author="Keith Oulson" w:date="2018-04-12T10:40:00Z">
        <w:r w:rsidR="006728E9" w:rsidDel="00D41787">
          <w:rPr>
            <w:rFonts w:ascii="Verdana" w:hAnsi="Verdana"/>
          </w:rPr>
          <w:delText>2</w:delText>
        </w:r>
      </w:del>
      <w:r w:rsidR="006728E9">
        <w:rPr>
          <w:rFonts w:ascii="Verdana" w:hAnsi="Verdana"/>
        </w:rPr>
        <w:t>.</w:t>
      </w:r>
      <w:del w:id="11" w:author="Keith Oulson" w:date="2018-04-12T10:41:00Z">
        <w:r w:rsidR="006728E9" w:rsidDel="00E4776A">
          <w:rPr>
            <w:rFonts w:ascii="Verdana" w:hAnsi="Verdana"/>
          </w:rPr>
          <w:delText>0</w:delText>
        </w:r>
      </w:del>
      <w:ins w:id="12" w:author="Steffen Maerdian" w:date="2018-04-26T12:30:00Z">
        <w:r w:rsidR="004D022F">
          <w:rPr>
            <w:rFonts w:ascii="Verdana" w:hAnsi="Verdana"/>
          </w:rPr>
          <w:t>6</w:t>
        </w:r>
      </w:ins>
      <w:ins w:id="13" w:author="Keith Oulson" w:date="2018-05-29T11:09:00Z">
        <w:r w:rsidR="007C024B">
          <w:rPr>
            <w:rFonts w:ascii="Verdana" w:hAnsi="Verdana"/>
          </w:rPr>
          <w:t>1</w:t>
        </w:r>
      </w:ins>
      <w:bookmarkStart w:id="14" w:name="_GoBack"/>
      <w:bookmarkEnd w:id="14"/>
      <w:ins w:id="15" w:author="Keith Oulson" w:date="2018-04-25T12:12:00Z">
        <w:del w:id="16" w:author="Steffen Maerdian" w:date="2018-04-26T12:30:00Z">
          <w:r w:rsidR="00ED7D02" w:rsidDel="00A861D1">
            <w:rPr>
              <w:rFonts w:ascii="Verdana" w:hAnsi="Verdana"/>
            </w:rPr>
            <w:delText>1</w:delText>
          </w:r>
        </w:del>
      </w:ins>
      <w:ins w:id="17" w:author="Keith Oulson" w:date="2018-04-12T10:41:00Z">
        <w:del w:id="18" w:author="Steffen Maerdian" w:date="2018-04-18T17:56:00Z">
          <w:r w:rsidR="00E4776A" w:rsidDel="00E36D07">
            <w:rPr>
              <w:rFonts w:ascii="Verdana" w:hAnsi="Verdana"/>
            </w:rPr>
            <w:delText>1</w:delText>
          </w:r>
        </w:del>
      </w:ins>
    </w:p>
    <w:p w14:paraId="054FEDFF" w14:textId="77777777" w:rsidR="009F7C75" w:rsidRPr="005559F3" w:rsidRDefault="009F7C75" w:rsidP="00111074">
      <w:pPr>
        <w:pStyle w:val="Title2"/>
        <w:rPr>
          <w:rFonts w:ascii="Verdana" w:hAnsi="Verdana"/>
        </w:rPr>
        <w:sectPr w:rsidR="009F7C75" w:rsidRPr="005559F3"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04A76C5D" w:rsidR="00F5512D" w:rsidRPr="00F64F5C" w:rsidRDefault="006F0EC9" w:rsidP="00230CC8">
            <w:pPr>
              <w:pStyle w:val="TableText"/>
              <w:rPr>
                <w:rFonts w:ascii="Verdana" w:hAnsi="Verdana"/>
                <w:sz w:val="24"/>
                <w:szCs w:val="24"/>
              </w:rPr>
            </w:pPr>
            <w:r w:rsidRPr="00F64F5C">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0" w14:textId="77777777" w:rsidTr="00E91E51">
        <w:tc>
          <w:tcPr>
            <w:tcW w:w="1728" w:type="dxa"/>
          </w:tcPr>
          <w:p w14:paraId="054FEE0C" w14:textId="5CF49DE3"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00AB6197">
              <w:rPr>
                <w:rFonts w:ascii="Verdana" w:hAnsi="Verdana"/>
                <w:sz w:val="24"/>
                <w:szCs w:val="24"/>
              </w:rPr>
              <w:t>/</w:t>
            </w:r>
            <w:r w:rsidRPr="00F64F5C">
              <w:rPr>
                <w:rFonts w:ascii="Verdana" w:hAnsi="Verdana"/>
                <w:sz w:val="24"/>
                <w:szCs w:val="24"/>
              </w:rPr>
              <w:t>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DC1A34">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DC1A34">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DC1A34">
            <w:pPr>
              <w:pStyle w:val="TableText"/>
              <w:rPr>
                <w:rFonts w:ascii="Verdana" w:hAnsi="Verdana"/>
                <w:sz w:val="24"/>
                <w:szCs w:val="24"/>
              </w:rPr>
            </w:pPr>
            <w:r>
              <w:rPr>
                <w:rFonts w:ascii="Verdana" w:hAnsi="Verdana"/>
                <w:sz w:val="24"/>
                <w:szCs w:val="24"/>
              </w:rPr>
              <w:t>Finalization of draft</w:t>
            </w:r>
          </w:p>
        </w:tc>
        <w:tc>
          <w:tcPr>
            <w:tcW w:w="2329" w:type="dxa"/>
          </w:tcPr>
          <w:p w14:paraId="72001F88" w14:textId="45F1CACB" w:rsidR="00F64F5C" w:rsidRDefault="00F64F5C" w:rsidP="00DC1A34">
            <w:pPr>
              <w:pStyle w:val="TableText"/>
            </w:pPr>
            <w:r w:rsidRPr="00FE7734">
              <w:rPr>
                <w:rFonts w:ascii="Verdana" w:hAnsi="Verdana"/>
                <w:sz w:val="24"/>
                <w:szCs w:val="24"/>
              </w:rPr>
              <w:t xml:space="preserve">Steffen Maerdian - </w:t>
            </w:r>
            <w:r w:rsidR="00AB6197" w:rsidRPr="00F64F5C">
              <w:rPr>
                <w:rFonts w:ascii="Verdana" w:hAnsi="Verdana"/>
                <w:sz w:val="24"/>
                <w:szCs w:val="24"/>
              </w:rPr>
              <w:t>Halfaker &amp; Associates</w:t>
            </w:r>
          </w:p>
        </w:tc>
      </w:tr>
      <w:tr w:rsidR="00F5512D" w:rsidRPr="005559F3" w14:paraId="054FEE15" w14:textId="77777777" w:rsidTr="00E91E51">
        <w:tc>
          <w:tcPr>
            <w:tcW w:w="1728" w:type="dxa"/>
          </w:tcPr>
          <w:p w14:paraId="054FEE11" w14:textId="0E542BEA" w:rsidR="00F5512D" w:rsidRPr="00232237" w:rsidRDefault="00383370" w:rsidP="00230CC8">
            <w:pPr>
              <w:pStyle w:val="TableText"/>
              <w:rPr>
                <w:rFonts w:ascii="Verdana" w:hAnsi="Verdana"/>
                <w:sz w:val="24"/>
                <w:szCs w:val="24"/>
              </w:rPr>
            </w:pPr>
            <w:r w:rsidRPr="00232237">
              <w:rPr>
                <w:rFonts w:ascii="Verdana" w:hAnsi="Verdana"/>
                <w:sz w:val="24"/>
                <w:szCs w:val="24"/>
              </w:rPr>
              <w:t>3/19/18</w:t>
            </w:r>
          </w:p>
        </w:tc>
        <w:tc>
          <w:tcPr>
            <w:tcW w:w="1080" w:type="dxa"/>
          </w:tcPr>
          <w:p w14:paraId="054FEE12" w14:textId="6D394FFF" w:rsidR="00F5512D" w:rsidRPr="00232237" w:rsidRDefault="00383370" w:rsidP="00230CC8">
            <w:pPr>
              <w:pStyle w:val="TableText"/>
              <w:rPr>
                <w:rFonts w:ascii="Verdana" w:hAnsi="Verdana"/>
                <w:sz w:val="24"/>
                <w:szCs w:val="24"/>
              </w:rPr>
            </w:pPr>
            <w:r w:rsidRPr="00232237">
              <w:rPr>
                <w:rFonts w:ascii="Verdana" w:hAnsi="Verdana"/>
                <w:sz w:val="24"/>
                <w:szCs w:val="24"/>
              </w:rPr>
              <w:t>1.5</w:t>
            </w:r>
          </w:p>
        </w:tc>
        <w:tc>
          <w:tcPr>
            <w:tcW w:w="4392" w:type="dxa"/>
          </w:tcPr>
          <w:p w14:paraId="054FEE13" w14:textId="5251B9FE" w:rsidR="00F5512D" w:rsidRPr="00232237" w:rsidRDefault="00383370" w:rsidP="00230CC8">
            <w:pPr>
              <w:pStyle w:val="TableText"/>
              <w:rPr>
                <w:rFonts w:ascii="Verdana" w:hAnsi="Verdana"/>
                <w:sz w:val="24"/>
                <w:szCs w:val="24"/>
              </w:rPr>
            </w:pPr>
            <w:r w:rsidRPr="00232237">
              <w:rPr>
                <w:rFonts w:ascii="Verdana" w:hAnsi="Verdana"/>
                <w:sz w:val="24"/>
                <w:szCs w:val="24"/>
              </w:rPr>
              <w:t>Incorporation of review comments</w:t>
            </w:r>
            <w:r w:rsidR="007E5E98">
              <w:rPr>
                <w:rFonts w:ascii="Verdana" w:hAnsi="Verdana"/>
                <w:sz w:val="24"/>
                <w:szCs w:val="24"/>
              </w:rPr>
              <w:t xml:space="preserve"> from </w:t>
            </w:r>
            <w:proofErr w:type="spellStart"/>
            <w:r w:rsidR="007E5E98">
              <w:rPr>
                <w:rFonts w:ascii="Verdana" w:hAnsi="Verdana"/>
                <w:sz w:val="24"/>
                <w:szCs w:val="24"/>
              </w:rPr>
              <w:t>eBilling</w:t>
            </w:r>
            <w:proofErr w:type="spellEnd"/>
            <w:r w:rsidR="00093A3D">
              <w:rPr>
                <w:rFonts w:ascii="Verdana" w:hAnsi="Verdana"/>
                <w:sz w:val="24"/>
                <w:szCs w:val="24"/>
              </w:rPr>
              <w:t xml:space="preserve"> and Technical Writer</w:t>
            </w:r>
          </w:p>
        </w:tc>
        <w:tc>
          <w:tcPr>
            <w:tcW w:w="2329" w:type="dxa"/>
          </w:tcPr>
          <w:p w14:paraId="054FEE14" w14:textId="6161BC83" w:rsidR="00F5512D" w:rsidRPr="00232237" w:rsidRDefault="00383370" w:rsidP="00230CC8">
            <w:pPr>
              <w:pStyle w:val="TableText"/>
              <w:rPr>
                <w:rFonts w:ascii="Verdana" w:hAnsi="Verdana"/>
                <w:sz w:val="24"/>
                <w:szCs w:val="24"/>
              </w:rPr>
            </w:pPr>
            <w:r w:rsidRPr="00232237">
              <w:rPr>
                <w:rFonts w:ascii="Verdana" w:hAnsi="Verdana"/>
                <w:sz w:val="24"/>
                <w:szCs w:val="24"/>
              </w:rPr>
              <w:t>Keith Oulson – Halfaker &amp; Associates</w:t>
            </w:r>
          </w:p>
        </w:tc>
      </w:tr>
      <w:tr w:rsidR="006728E9" w:rsidRPr="006728E9" w14:paraId="054FEE1A" w14:textId="77777777" w:rsidTr="00E91E51">
        <w:tc>
          <w:tcPr>
            <w:tcW w:w="1728" w:type="dxa"/>
          </w:tcPr>
          <w:p w14:paraId="054FEE16" w14:textId="49FB7DAE" w:rsidR="006728E9" w:rsidRPr="006728E9" w:rsidRDefault="006728E9" w:rsidP="006728E9">
            <w:pPr>
              <w:pStyle w:val="TableText"/>
              <w:rPr>
                <w:rFonts w:ascii="Verdana" w:hAnsi="Verdana"/>
                <w:sz w:val="24"/>
                <w:szCs w:val="24"/>
              </w:rPr>
            </w:pPr>
            <w:r w:rsidRPr="006728E9">
              <w:rPr>
                <w:rFonts w:ascii="Verdana" w:hAnsi="Verdana"/>
                <w:sz w:val="24"/>
                <w:szCs w:val="24"/>
              </w:rPr>
              <w:t>3/26/18</w:t>
            </w:r>
          </w:p>
        </w:tc>
        <w:tc>
          <w:tcPr>
            <w:tcW w:w="1080" w:type="dxa"/>
          </w:tcPr>
          <w:p w14:paraId="054FEE17" w14:textId="29D017D1" w:rsidR="006728E9" w:rsidRPr="006728E9" w:rsidRDefault="006728E9" w:rsidP="006728E9">
            <w:pPr>
              <w:pStyle w:val="TableText"/>
              <w:rPr>
                <w:rFonts w:ascii="Verdana" w:hAnsi="Verdana"/>
                <w:sz w:val="24"/>
                <w:szCs w:val="24"/>
              </w:rPr>
            </w:pPr>
            <w:r w:rsidRPr="006728E9">
              <w:rPr>
                <w:rFonts w:ascii="Verdana" w:hAnsi="Verdana"/>
                <w:sz w:val="24"/>
                <w:szCs w:val="24"/>
              </w:rPr>
              <w:t>2.0</w:t>
            </w:r>
          </w:p>
        </w:tc>
        <w:tc>
          <w:tcPr>
            <w:tcW w:w="4392" w:type="dxa"/>
          </w:tcPr>
          <w:p w14:paraId="054FEE18" w14:textId="26560F33" w:rsidR="006728E9" w:rsidRPr="006728E9" w:rsidRDefault="006728E9" w:rsidP="006728E9">
            <w:pPr>
              <w:pStyle w:val="TableText"/>
              <w:rPr>
                <w:rFonts w:ascii="Verdana" w:hAnsi="Verdana"/>
                <w:sz w:val="24"/>
                <w:szCs w:val="24"/>
              </w:rPr>
            </w:pPr>
            <w:r w:rsidRPr="006728E9">
              <w:rPr>
                <w:rFonts w:ascii="Verdana" w:hAnsi="Verdana"/>
                <w:sz w:val="24"/>
                <w:szCs w:val="24"/>
              </w:rPr>
              <w:t>Review</w:t>
            </w:r>
          </w:p>
        </w:tc>
        <w:tc>
          <w:tcPr>
            <w:tcW w:w="2329" w:type="dxa"/>
          </w:tcPr>
          <w:p w14:paraId="054FEE19" w14:textId="5015CFF2" w:rsidR="006728E9" w:rsidRPr="006728E9" w:rsidRDefault="006728E9" w:rsidP="006728E9">
            <w:pPr>
              <w:pStyle w:val="TableText"/>
              <w:rPr>
                <w:rFonts w:ascii="Verdana" w:hAnsi="Verdana"/>
                <w:sz w:val="24"/>
                <w:szCs w:val="24"/>
              </w:rPr>
            </w:pPr>
            <w:r w:rsidRPr="006728E9">
              <w:rPr>
                <w:rFonts w:ascii="Verdana" w:hAnsi="Verdana"/>
                <w:sz w:val="24"/>
                <w:szCs w:val="24"/>
              </w:rPr>
              <w:t xml:space="preserve">Steffen Maerdian - </w:t>
            </w:r>
            <w:r w:rsidR="00AB6197" w:rsidRPr="00F64F5C">
              <w:rPr>
                <w:rFonts w:ascii="Verdana" w:hAnsi="Verdana"/>
                <w:sz w:val="24"/>
                <w:szCs w:val="24"/>
              </w:rPr>
              <w:t>Halfaker &amp; Associates</w:t>
            </w:r>
          </w:p>
        </w:tc>
      </w:tr>
      <w:tr w:rsidR="006728E9" w:rsidRPr="005559F3" w14:paraId="054FEE20" w14:textId="77777777" w:rsidTr="00E91E51">
        <w:tc>
          <w:tcPr>
            <w:tcW w:w="1728" w:type="dxa"/>
          </w:tcPr>
          <w:p w14:paraId="054FEE1B" w14:textId="182743EC" w:rsidR="006728E9" w:rsidRPr="00E36D07" w:rsidRDefault="00FF115A" w:rsidP="006728E9">
            <w:pPr>
              <w:pStyle w:val="TableText"/>
              <w:rPr>
                <w:rFonts w:ascii="Verdana" w:hAnsi="Verdana"/>
                <w:sz w:val="24"/>
                <w:szCs w:val="24"/>
                <w:rPrChange w:id="23" w:author="Steffen Maerdian" w:date="2018-04-18T17:55:00Z">
                  <w:rPr>
                    <w:rFonts w:ascii="Verdana" w:hAnsi="Verdana"/>
                  </w:rPr>
                </w:rPrChange>
              </w:rPr>
            </w:pPr>
            <w:ins w:id="24" w:author="Keith Oulson" w:date="2018-04-12T08:34:00Z">
              <w:r w:rsidRPr="00E36D07">
                <w:rPr>
                  <w:rFonts w:ascii="Verdana" w:hAnsi="Verdana"/>
                  <w:sz w:val="24"/>
                  <w:szCs w:val="24"/>
                  <w:rPrChange w:id="25" w:author="Steffen Maerdian" w:date="2018-04-18T17:55:00Z">
                    <w:rPr>
                      <w:rFonts w:ascii="Verdana" w:hAnsi="Verdana"/>
                    </w:rPr>
                  </w:rPrChange>
                </w:rPr>
                <w:t>04/05/2018</w:t>
              </w:r>
            </w:ins>
          </w:p>
        </w:tc>
        <w:tc>
          <w:tcPr>
            <w:tcW w:w="1080" w:type="dxa"/>
          </w:tcPr>
          <w:p w14:paraId="054FEE1C" w14:textId="4851C885" w:rsidR="006728E9" w:rsidRPr="00E36D07" w:rsidRDefault="00FF115A" w:rsidP="006728E9">
            <w:pPr>
              <w:pStyle w:val="TableText"/>
              <w:rPr>
                <w:rFonts w:ascii="Verdana" w:hAnsi="Verdana"/>
                <w:sz w:val="24"/>
                <w:szCs w:val="24"/>
                <w:rPrChange w:id="26" w:author="Steffen Maerdian" w:date="2018-04-18T17:55:00Z">
                  <w:rPr>
                    <w:rFonts w:ascii="Verdana" w:hAnsi="Verdana"/>
                  </w:rPr>
                </w:rPrChange>
              </w:rPr>
            </w:pPr>
            <w:ins w:id="27" w:author="Keith Oulson" w:date="2018-04-12T08:34:00Z">
              <w:r w:rsidRPr="00E36D07">
                <w:rPr>
                  <w:rFonts w:ascii="Verdana" w:hAnsi="Verdana"/>
                  <w:sz w:val="24"/>
                  <w:szCs w:val="24"/>
                  <w:rPrChange w:id="28" w:author="Steffen Maerdian" w:date="2018-04-18T17:55:00Z">
                    <w:rPr>
                      <w:rFonts w:ascii="Verdana" w:hAnsi="Verdana"/>
                    </w:rPr>
                  </w:rPrChange>
                </w:rPr>
                <w:t>2.5</w:t>
              </w:r>
            </w:ins>
          </w:p>
        </w:tc>
        <w:tc>
          <w:tcPr>
            <w:tcW w:w="4392" w:type="dxa"/>
          </w:tcPr>
          <w:p w14:paraId="054FEE1E" w14:textId="1D820A1C" w:rsidR="006728E9" w:rsidRPr="00E36D07" w:rsidRDefault="00FF115A" w:rsidP="006728E9">
            <w:pPr>
              <w:pStyle w:val="TableText"/>
              <w:rPr>
                <w:rFonts w:ascii="Verdana" w:hAnsi="Verdana"/>
                <w:sz w:val="24"/>
                <w:szCs w:val="24"/>
                <w:rPrChange w:id="29" w:author="Steffen Maerdian" w:date="2018-04-18T17:55:00Z">
                  <w:rPr>
                    <w:rFonts w:ascii="Verdana" w:hAnsi="Verdana"/>
                  </w:rPr>
                </w:rPrChange>
              </w:rPr>
            </w:pPr>
            <w:ins w:id="30" w:author="Keith Oulson" w:date="2018-04-12T08:34:00Z">
              <w:r w:rsidRPr="00E36D07">
                <w:rPr>
                  <w:rFonts w:ascii="Verdana" w:hAnsi="Verdana"/>
                  <w:sz w:val="24"/>
                  <w:szCs w:val="24"/>
                  <w:rPrChange w:id="31" w:author="Steffen Maerdian" w:date="2018-04-18T17:55:00Z">
                    <w:rPr>
                      <w:rFonts w:ascii="Verdana" w:hAnsi="Verdana"/>
                    </w:rPr>
                  </w:rPrChange>
                </w:rPr>
                <w:t>Review</w:t>
              </w:r>
            </w:ins>
          </w:p>
        </w:tc>
        <w:tc>
          <w:tcPr>
            <w:tcW w:w="2329" w:type="dxa"/>
          </w:tcPr>
          <w:p w14:paraId="054FEE1F" w14:textId="5C39CA4E" w:rsidR="006728E9" w:rsidRPr="00E36D07" w:rsidRDefault="00FF115A" w:rsidP="006728E9">
            <w:pPr>
              <w:pStyle w:val="TableText"/>
              <w:rPr>
                <w:rFonts w:ascii="Verdana" w:hAnsi="Verdana"/>
                <w:sz w:val="24"/>
                <w:szCs w:val="24"/>
                <w:rPrChange w:id="32" w:author="Steffen Maerdian" w:date="2018-04-18T17:55:00Z">
                  <w:rPr>
                    <w:rFonts w:ascii="Verdana" w:hAnsi="Verdana"/>
                  </w:rPr>
                </w:rPrChange>
              </w:rPr>
            </w:pPr>
            <w:ins w:id="33" w:author="Keith Oulson" w:date="2018-04-12T08:34:00Z">
              <w:r w:rsidRPr="00E36D07">
                <w:rPr>
                  <w:rFonts w:ascii="Verdana" w:hAnsi="Verdana"/>
                  <w:sz w:val="24"/>
                  <w:szCs w:val="24"/>
                  <w:rPrChange w:id="34" w:author="Steffen Maerdian" w:date="2018-04-18T17:55:00Z">
                    <w:rPr>
                      <w:rFonts w:ascii="Verdana" w:hAnsi="Verdana"/>
                    </w:rPr>
                  </w:rPrChange>
                </w:rPr>
                <w:t>EDI BA’s</w:t>
              </w:r>
            </w:ins>
          </w:p>
        </w:tc>
      </w:tr>
      <w:tr w:rsidR="006728E9" w:rsidRPr="005559F3" w14:paraId="054FEE25" w14:textId="77777777" w:rsidTr="00E91E51">
        <w:tc>
          <w:tcPr>
            <w:tcW w:w="1728" w:type="dxa"/>
          </w:tcPr>
          <w:p w14:paraId="054FEE21" w14:textId="09A8363C" w:rsidR="006728E9" w:rsidRPr="00E36D07" w:rsidRDefault="00FF115A" w:rsidP="006728E9">
            <w:pPr>
              <w:pStyle w:val="TableText"/>
              <w:rPr>
                <w:rFonts w:ascii="Verdana" w:hAnsi="Verdana"/>
                <w:sz w:val="24"/>
                <w:szCs w:val="24"/>
                <w:rPrChange w:id="35" w:author="Steffen Maerdian" w:date="2018-04-18T17:55:00Z">
                  <w:rPr>
                    <w:rFonts w:ascii="Verdana" w:hAnsi="Verdana"/>
                  </w:rPr>
                </w:rPrChange>
              </w:rPr>
            </w:pPr>
            <w:ins w:id="36" w:author="Keith Oulson" w:date="2018-04-12T08:34:00Z">
              <w:r w:rsidRPr="00E36D07">
                <w:rPr>
                  <w:rFonts w:ascii="Verdana" w:hAnsi="Verdana"/>
                  <w:sz w:val="24"/>
                  <w:szCs w:val="24"/>
                  <w:rPrChange w:id="37" w:author="Steffen Maerdian" w:date="2018-04-18T17:55:00Z">
                    <w:rPr>
                      <w:rFonts w:ascii="Verdana" w:hAnsi="Verdana"/>
                    </w:rPr>
                  </w:rPrChange>
                </w:rPr>
                <w:t>04/10/2018</w:t>
              </w:r>
            </w:ins>
          </w:p>
        </w:tc>
        <w:tc>
          <w:tcPr>
            <w:tcW w:w="1080" w:type="dxa"/>
          </w:tcPr>
          <w:p w14:paraId="054FEE22" w14:textId="2275EE62" w:rsidR="006728E9" w:rsidRPr="00E36D07" w:rsidRDefault="00FF115A" w:rsidP="006728E9">
            <w:pPr>
              <w:pStyle w:val="TableText"/>
              <w:rPr>
                <w:rFonts w:ascii="Verdana" w:hAnsi="Verdana"/>
                <w:sz w:val="24"/>
                <w:szCs w:val="24"/>
                <w:rPrChange w:id="38" w:author="Steffen Maerdian" w:date="2018-04-18T17:55:00Z">
                  <w:rPr>
                    <w:rFonts w:ascii="Verdana" w:hAnsi="Verdana"/>
                  </w:rPr>
                </w:rPrChange>
              </w:rPr>
            </w:pPr>
            <w:ins w:id="39" w:author="Keith Oulson" w:date="2018-04-12T08:34:00Z">
              <w:r w:rsidRPr="00E36D07">
                <w:rPr>
                  <w:rFonts w:ascii="Verdana" w:hAnsi="Verdana"/>
                  <w:sz w:val="24"/>
                  <w:szCs w:val="24"/>
                  <w:rPrChange w:id="40" w:author="Steffen Maerdian" w:date="2018-04-18T17:55:00Z">
                    <w:rPr>
                      <w:rFonts w:ascii="Verdana" w:hAnsi="Verdana"/>
                    </w:rPr>
                  </w:rPrChange>
                </w:rPr>
                <w:t>3.0</w:t>
              </w:r>
            </w:ins>
          </w:p>
        </w:tc>
        <w:tc>
          <w:tcPr>
            <w:tcW w:w="4392" w:type="dxa"/>
          </w:tcPr>
          <w:p w14:paraId="054FEE23" w14:textId="37C0BF66" w:rsidR="006728E9" w:rsidRPr="00E36D07" w:rsidRDefault="00FF115A" w:rsidP="006728E9">
            <w:pPr>
              <w:pStyle w:val="TableText"/>
              <w:rPr>
                <w:rFonts w:ascii="Verdana" w:hAnsi="Verdana"/>
                <w:sz w:val="24"/>
                <w:szCs w:val="24"/>
                <w:rPrChange w:id="41" w:author="Steffen Maerdian" w:date="2018-04-18T17:55:00Z">
                  <w:rPr>
                    <w:rFonts w:ascii="Verdana" w:hAnsi="Verdana"/>
                  </w:rPr>
                </w:rPrChange>
              </w:rPr>
            </w:pPr>
            <w:ins w:id="42" w:author="Keith Oulson" w:date="2018-04-12T08:35:00Z">
              <w:r w:rsidRPr="00E36D07">
                <w:rPr>
                  <w:rFonts w:ascii="Verdana" w:hAnsi="Verdana"/>
                  <w:sz w:val="24"/>
                  <w:szCs w:val="24"/>
                  <w:rPrChange w:id="43" w:author="Steffen Maerdian" w:date="2018-04-18T17:55:00Z">
                    <w:rPr>
                      <w:rFonts w:ascii="Verdana" w:hAnsi="Verdana"/>
                    </w:rPr>
                  </w:rPrChange>
                </w:rPr>
                <w:t>Review</w:t>
              </w:r>
            </w:ins>
          </w:p>
        </w:tc>
        <w:tc>
          <w:tcPr>
            <w:tcW w:w="2329" w:type="dxa"/>
          </w:tcPr>
          <w:p w14:paraId="2D0A03F3" w14:textId="77777777" w:rsidR="00FF115A" w:rsidRPr="00E36D07" w:rsidRDefault="00FF115A" w:rsidP="006728E9">
            <w:pPr>
              <w:pStyle w:val="TableText"/>
              <w:rPr>
                <w:ins w:id="44" w:author="Keith Oulson" w:date="2018-04-12T08:35:00Z"/>
                <w:rFonts w:ascii="Verdana" w:hAnsi="Verdana"/>
                <w:sz w:val="24"/>
                <w:szCs w:val="24"/>
                <w:rPrChange w:id="45" w:author="Steffen Maerdian" w:date="2018-04-18T17:55:00Z">
                  <w:rPr>
                    <w:ins w:id="46" w:author="Keith Oulson" w:date="2018-04-12T08:35:00Z"/>
                    <w:rFonts w:ascii="Verdana" w:hAnsi="Verdana"/>
                  </w:rPr>
                </w:rPrChange>
              </w:rPr>
            </w:pPr>
            <w:ins w:id="47" w:author="Keith Oulson" w:date="2018-04-12T08:35:00Z">
              <w:r w:rsidRPr="00E36D07">
                <w:rPr>
                  <w:rFonts w:ascii="Verdana" w:hAnsi="Verdana"/>
                  <w:sz w:val="24"/>
                  <w:szCs w:val="24"/>
                  <w:rPrChange w:id="48" w:author="Steffen Maerdian" w:date="2018-04-18T17:55:00Z">
                    <w:rPr>
                      <w:rFonts w:ascii="Verdana" w:hAnsi="Verdana"/>
                    </w:rPr>
                  </w:rPrChange>
                </w:rPr>
                <w:t xml:space="preserve">Sarah Snyder, </w:t>
              </w:r>
            </w:ins>
          </w:p>
          <w:p w14:paraId="054FEE24" w14:textId="462FA642" w:rsidR="006728E9" w:rsidRPr="00E36D07" w:rsidRDefault="00FF115A" w:rsidP="006728E9">
            <w:pPr>
              <w:pStyle w:val="TableText"/>
              <w:rPr>
                <w:rFonts w:ascii="Verdana" w:hAnsi="Verdana"/>
                <w:sz w:val="24"/>
                <w:szCs w:val="24"/>
                <w:rPrChange w:id="49" w:author="Steffen Maerdian" w:date="2018-04-18T17:55:00Z">
                  <w:rPr>
                    <w:rFonts w:ascii="Verdana" w:hAnsi="Verdana"/>
                  </w:rPr>
                </w:rPrChange>
              </w:rPr>
            </w:pPr>
            <w:ins w:id="50" w:author="Keith Oulson" w:date="2018-04-12T08:35:00Z">
              <w:r w:rsidRPr="00E36D07">
                <w:rPr>
                  <w:rFonts w:ascii="Verdana" w:hAnsi="Verdana"/>
                  <w:sz w:val="24"/>
                  <w:szCs w:val="24"/>
                  <w:rPrChange w:id="51" w:author="Steffen Maerdian" w:date="2018-04-18T17:55:00Z">
                    <w:rPr>
                      <w:rFonts w:ascii="Verdana" w:hAnsi="Verdana"/>
                    </w:rPr>
                  </w:rPrChange>
                </w:rPr>
                <w:t>ECD Project Manager - GCIO</w:t>
              </w:r>
            </w:ins>
          </w:p>
        </w:tc>
      </w:tr>
      <w:tr w:rsidR="006728E9" w:rsidRPr="005559F3" w14:paraId="054FEE2A" w14:textId="77777777" w:rsidTr="00E91E51">
        <w:tc>
          <w:tcPr>
            <w:tcW w:w="1728" w:type="dxa"/>
          </w:tcPr>
          <w:p w14:paraId="054FEE26" w14:textId="229C69C6" w:rsidR="006728E9" w:rsidRPr="00E36D07" w:rsidRDefault="00E4776A" w:rsidP="006728E9">
            <w:pPr>
              <w:pStyle w:val="TableText"/>
              <w:rPr>
                <w:rFonts w:ascii="Verdana" w:hAnsi="Verdana"/>
                <w:sz w:val="24"/>
                <w:szCs w:val="24"/>
                <w:rPrChange w:id="52" w:author="Steffen Maerdian" w:date="2018-04-18T17:55:00Z">
                  <w:rPr>
                    <w:rFonts w:ascii="Verdana" w:hAnsi="Verdana"/>
                  </w:rPr>
                </w:rPrChange>
              </w:rPr>
            </w:pPr>
            <w:ins w:id="53" w:author="Keith Oulson" w:date="2018-04-12T10:40:00Z">
              <w:r w:rsidRPr="00E36D07">
                <w:rPr>
                  <w:rFonts w:ascii="Verdana" w:hAnsi="Verdana"/>
                  <w:sz w:val="24"/>
                  <w:szCs w:val="24"/>
                  <w:rPrChange w:id="54" w:author="Steffen Maerdian" w:date="2018-04-18T17:55:00Z">
                    <w:rPr>
                      <w:rFonts w:ascii="Verdana" w:hAnsi="Verdana"/>
                    </w:rPr>
                  </w:rPrChange>
                </w:rPr>
                <w:t>04/12/2018</w:t>
              </w:r>
            </w:ins>
          </w:p>
        </w:tc>
        <w:tc>
          <w:tcPr>
            <w:tcW w:w="1080" w:type="dxa"/>
          </w:tcPr>
          <w:p w14:paraId="054FEE27" w14:textId="31E3C5C4" w:rsidR="006728E9" w:rsidRPr="00E36D07" w:rsidRDefault="00E4776A" w:rsidP="006728E9">
            <w:pPr>
              <w:pStyle w:val="TableText"/>
              <w:rPr>
                <w:rFonts w:ascii="Verdana" w:hAnsi="Verdana"/>
                <w:sz w:val="24"/>
                <w:szCs w:val="24"/>
                <w:rPrChange w:id="55" w:author="Steffen Maerdian" w:date="2018-04-18T17:55:00Z">
                  <w:rPr>
                    <w:rFonts w:ascii="Verdana" w:hAnsi="Verdana"/>
                  </w:rPr>
                </w:rPrChange>
              </w:rPr>
            </w:pPr>
            <w:ins w:id="56" w:author="Keith Oulson" w:date="2018-04-12T10:40:00Z">
              <w:r w:rsidRPr="00E36D07">
                <w:rPr>
                  <w:rFonts w:ascii="Verdana" w:hAnsi="Verdana"/>
                  <w:sz w:val="24"/>
                  <w:szCs w:val="24"/>
                  <w:rPrChange w:id="57" w:author="Steffen Maerdian" w:date="2018-04-18T17:55:00Z">
                    <w:rPr>
                      <w:rFonts w:ascii="Verdana" w:hAnsi="Verdana"/>
                    </w:rPr>
                  </w:rPrChange>
                </w:rPr>
                <w:t>3.1</w:t>
              </w:r>
            </w:ins>
          </w:p>
        </w:tc>
        <w:tc>
          <w:tcPr>
            <w:tcW w:w="4392" w:type="dxa"/>
          </w:tcPr>
          <w:p w14:paraId="054FEE28" w14:textId="7379BF6C" w:rsidR="006728E9" w:rsidRPr="00E36D07" w:rsidRDefault="00E4776A" w:rsidP="006728E9">
            <w:pPr>
              <w:pStyle w:val="TableText"/>
              <w:rPr>
                <w:rFonts w:ascii="Verdana" w:hAnsi="Verdana"/>
                <w:sz w:val="24"/>
                <w:szCs w:val="24"/>
                <w:rPrChange w:id="58" w:author="Steffen Maerdian" w:date="2018-04-18T17:55:00Z">
                  <w:rPr>
                    <w:rFonts w:ascii="Verdana" w:hAnsi="Verdana"/>
                  </w:rPr>
                </w:rPrChange>
              </w:rPr>
            </w:pPr>
            <w:ins w:id="59" w:author="Keith Oulson" w:date="2018-04-12T10:40:00Z">
              <w:r w:rsidRPr="00E36D07">
                <w:rPr>
                  <w:rFonts w:ascii="Verdana" w:hAnsi="Verdana"/>
                  <w:sz w:val="24"/>
                  <w:szCs w:val="24"/>
                  <w:rPrChange w:id="60" w:author="Steffen Maerdian" w:date="2018-04-18T17:55:00Z">
                    <w:rPr>
                      <w:rFonts w:ascii="Verdana" w:hAnsi="Verdana"/>
                    </w:rPr>
                  </w:rPrChange>
                </w:rPr>
                <w:t xml:space="preserve">Incorporating </w:t>
              </w:r>
            </w:ins>
            <w:ins w:id="61" w:author="Keith Oulson" w:date="2018-04-12T10:41:00Z">
              <w:r w:rsidRPr="00E36D07">
                <w:rPr>
                  <w:rFonts w:ascii="Verdana" w:hAnsi="Verdana"/>
                  <w:sz w:val="24"/>
                  <w:szCs w:val="24"/>
                  <w:rPrChange w:id="62" w:author="Steffen Maerdian" w:date="2018-04-18T17:55:00Z">
                    <w:rPr>
                      <w:rFonts w:ascii="Verdana" w:hAnsi="Verdana"/>
                    </w:rPr>
                  </w:rPrChange>
                </w:rPr>
                <w:t xml:space="preserve">FSC </w:t>
              </w:r>
            </w:ins>
            <w:ins w:id="63" w:author="Keith Oulson" w:date="2018-04-12T10:40:00Z">
              <w:r w:rsidRPr="00E36D07">
                <w:rPr>
                  <w:rFonts w:ascii="Verdana" w:hAnsi="Verdana"/>
                  <w:sz w:val="24"/>
                  <w:szCs w:val="24"/>
                  <w:rPrChange w:id="64" w:author="Steffen Maerdian" w:date="2018-04-18T17:55:00Z">
                    <w:rPr>
                      <w:rFonts w:ascii="Verdana" w:hAnsi="Verdana"/>
                    </w:rPr>
                  </w:rPrChange>
                </w:rPr>
                <w:t xml:space="preserve">Review Comments </w:t>
              </w:r>
            </w:ins>
          </w:p>
        </w:tc>
        <w:tc>
          <w:tcPr>
            <w:tcW w:w="2329" w:type="dxa"/>
          </w:tcPr>
          <w:p w14:paraId="054FEE29" w14:textId="32467EC3" w:rsidR="006728E9" w:rsidRPr="00E36D07" w:rsidRDefault="00E4776A" w:rsidP="006728E9">
            <w:pPr>
              <w:pStyle w:val="TableText"/>
              <w:rPr>
                <w:rFonts w:ascii="Verdana" w:hAnsi="Verdana"/>
                <w:sz w:val="24"/>
                <w:szCs w:val="24"/>
                <w:rPrChange w:id="65" w:author="Steffen Maerdian" w:date="2018-04-18T17:55:00Z">
                  <w:rPr>
                    <w:rFonts w:ascii="Verdana" w:hAnsi="Verdana"/>
                  </w:rPr>
                </w:rPrChange>
              </w:rPr>
            </w:pPr>
            <w:ins w:id="66" w:author="Keith Oulson" w:date="2018-04-12T10:40:00Z">
              <w:r w:rsidRPr="00E36D07">
                <w:rPr>
                  <w:rFonts w:ascii="Verdana" w:hAnsi="Verdana"/>
                  <w:sz w:val="24"/>
                  <w:szCs w:val="24"/>
                  <w:rPrChange w:id="67" w:author="Steffen Maerdian" w:date="2018-04-18T17:55:00Z">
                    <w:rPr>
                      <w:rFonts w:ascii="Verdana" w:hAnsi="Verdana"/>
                    </w:rPr>
                  </w:rPrChange>
                </w:rPr>
                <w:t xml:space="preserve">Keith Oulson – Halfaker &amp; </w:t>
              </w:r>
            </w:ins>
            <w:ins w:id="68" w:author="Keith Oulson" w:date="2018-04-12T10:41:00Z">
              <w:r w:rsidRPr="00E36D07">
                <w:rPr>
                  <w:rFonts w:ascii="Verdana" w:hAnsi="Verdana"/>
                  <w:sz w:val="24"/>
                  <w:szCs w:val="24"/>
                  <w:rPrChange w:id="69" w:author="Steffen Maerdian" w:date="2018-04-18T17:55:00Z">
                    <w:rPr>
                      <w:rFonts w:ascii="Verdana" w:hAnsi="Verdana"/>
                    </w:rPr>
                  </w:rPrChange>
                </w:rPr>
                <w:t>Associates</w:t>
              </w:r>
            </w:ins>
          </w:p>
        </w:tc>
      </w:tr>
      <w:tr w:rsidR="00A672E3" w:rsidRPr="005559F3" w14:paraId="054FEE30" w14:textId="77777777" w:rsidTr="00E91E51">
        <w:tc>
          <w:tcPr>
            <w:tcW w:w="1728" w:type="dxa"/>
          </w:tcPr>
          <w:p w14:paraId="054FEE2B" w14:textId="3DC94283" w:rsidR="00A672E3" w:rsidRPr="00E36D07" w:rsidRDefault="00A672E3" w:rsidP="00A672E3">
            <w:pPr>
              <w:pStyle w:val="TableText"/>
              <w:rPr>
                <w:rFonts w:ascii="Verdana" w:hAnsi="Verdana"/>
                <w:sz w:val="24"/>
                <w:szCs w:val="24"/>
                <w:rPrChange w:id="70" w:author="Steffen Maerdian" w:date="2018-04-18T17:55:00Z">
                  <w:rPr>
                    <w:rFonts w:ascii="Verdana" w:hAnsi="Verdana"/>
                  </w:rPr>
                </w:rPrChange>
              </w:rPr>
            </w:pPr>
            <w:ins w:id="71" w:author="Steffen Maerdian" w:date="2018-04-18T17:56:00Z">
              <w:r>
                <w:rPr>
                  <w:rFonts w:ascii="Verdana" w:hAnsi="Verdana"/>
                  <w:sz w:val="24"/>
                  <w:szCs w:val="24"/>
                </w:rPr>
                <w:t>04/18/2018</w:t>
              </w:r>
            </w:ins>
          </w:p>
        </w:tc>
        <w:tc>
          <w:tcPr>
            <w:tcW w:w="1080" w:type="dxa"/>
          </w:tcPr>
          <w:p w14:paraId="054FEE2C" w14:textId="3D4D6B5B" w:rsidR="00A672E3" w:rsidRPr="00E36D07" w:rsidRDefault="00A672E3" w:rsidP="00A672E3">
            <w:pPr>
              <w:pStyle w:val="TableText"/>
              <w:rPr>
                <w:rFonts w:ascii="Verdana" w:hAnsi="Verdana"/>
                <w:sz w:val="24"/>
                <w:szCs w:val="24"/>
                <w:rPrChange w:id="72" w:author="Steffen Maerdian" w:date="2018-04-18T17:55:00Z">
                  <w:rPr>
                    <w:rFonts w:ascii="Verdana" w:hAnsi="Verdana"/>
                  </w:rPr>
                </w:rPrChange>
              </w:rPr>
            </w:pPr>
            <w:ins w:id="73" w:author="Steffen Maerdian" w:date="2018-04-18T17:56:00Z">
              <w:r>
                <w:rPr>
                  <w:rFonts w:ascii="Verdana" w:hAnsi="Verdana"/>
                  <w:sz w:val="24"/>
                  <w:szCs w:val="24"/>
                </w:rPr>
                <w:t>3.2</w:t>
              </w:r>
            </w:ins>
          </w:p>
        </w:tc>
        <w:tc>
          <w:tcPr>
            <w:tcW w:w="4392" w:type="dxa"/>
          </w:tcPr>
          <w:p w14:paraId="054FEE2E" w14:textId="66435C88" w:rsidR="00A672E3" w:rsidRPr="00E36D07" w:rsidRDefault="00A672E3" w:rsidP="00A672E3">
            <w:pPr>
              <w:pStyle w:val="TableText"/>
              <w:rPr>
                <w:rFonts w:ascii="Verdana" w:hAnsi="Verdana"/>
                <w:sz w:val="24"/>
                <w:szCs w:val="24"/>
                <w:rPrChange w:id="74" w:author="Steffen Maerdian" w:date="2018-04-18T17:55:00Z">
                  <w:rPr>
                    <w:rFonts w:ascii="Verdana" w:hAnsi="Verdana"/>
                  </w:rPr>
                </w:rPrChange>
              </w:rPr>
            </w:pPr>
            <w:ins w:id="75" w:author="Steffen Maerdian" w:date="2018-04-18T17:57:00Z">
              <w:r w:rsidRPr="00CE3AF2">
                <w:rPr>
                  <w:rFonts w:ascii="Verdana" w:hAnsi="Verdana"/>
                  <w:sz w:val="24"/>
                  <w:szCs w:val="24"/>
                </w:rPr>
                <w:t>Adding elaborated testing sections from ICD call</w:t>
              </w:r>
            </w:ins>
          </w:p>
        </w:tc>
        <w:tc>
          <w:tcPr>
            <w:tcW w:w="2329" w:type="dxa"/>
          </w:tcPr>
          <w:p w14:paraId="054FEE2F" w14:textId="654D6FEA" w:rsidR="00A672E3" w:rsidRPr="00E36D07" w:rsidRDefault="00A672E3" w:rsidP="00A672E3">
            <w:pPr>
              <w:pStyle w:val="TableText"/>
              <w:rPr>
                <w:rFonts w:ascii="Verdana" w:hAnsi="Verdana"/>
                <w:sz w:val="24"/>
                <w:szCs w:val="24"/>
                <w:rPrChange w:id="76" w:author="Steffen Maerdian" w:date="2018-04-18T17:55:00Z">
                  <w:rPr>
                    <w:rFonts w:ascii="Verdana" w:hAnsi="Verdana"/>
                  </w:rPr>
                </w:rPrChange>
              </w:rPr>
            </w:pPr>
            <w:ins w:id="77" w:author="Steffen Maerdian" w:date="2018-04-18T17:57:00Z">
              <w:r w:rsidRPr="006728E9">
                <w:rPr>
                  <w:rFonts w:ascii="Verdana" w:hAnsi="Verdana"/>
                  <w:sz w:val="24"/>
                  <w:szCs w:val="24"/>
                </w:rPr>
                <w:t xml:space="preserve">Steffen Maerdian - </w:t>
              </w:r>
              <w:r w:rsidRPr="00F64F5C">
                <w:rPr>
                  <w:rFonts w:ascii="Verdana" w:hAnsi="Verdana"/>
                  <w:sz w:val="24"/>
                  <w:szCs w:val="24"/>
                </w:rPr>
                <w:t>Halfaker &amp; Associates</w:t>
              </w:r>
            </w:ins>
          </w:p>
        </w:tc>
      </w:tr>
      <w:tr w:rsidR="00246089" w:rsidRPr="00246089" w14:paraId="054FEE36" w14:textId="77777777" w:rsidTr="00E91E51">
        <w:tc>
          <w:tcPr>
            <w:tcW w:w="1728" w:type="dxa"/>
          </w:tcPr>
          <w:p w14:paraId="054FEE31" w14:textId="01D7B4B4" w:rsidR="00246089" w:rsidRPr="00246089" w:rsidRDefault="00246089" w:rsidP="00246089">
            <w:pPr>
              <w:pStyle w:val="TableText"/>
              <w:rPr>
                <w:rFonts w:ascii="Verdana" w:hAnsi="Verdana"/>
                <w:sz w:val="24"/>
                <w:szCs w:val="24"/>
                <w:rPrChange w:id="78" w:author="Steffen Maerdian" w:date="2018-04-19T10:43:00Z">
                  <w:rPr>
                    <w:rFonts w:ascii="Verdana" w:hAnsi="Verdana"/>
                  </w:rPr>
                </w:rPrChange>
              </w:rPr>
            </w:pPr>
            <w:ins w:id="79" w:author="Steffen Maerdian" w:date="2018-04-19T10:42:00Z">
              <w:r w:rsidRPr="00246089">
                <w:rPr>
                  <w:rFonts w:ascii="Verdana" w:hAnsi="Verdana"/>
                  <w:sz w:val="24"/>
                  <w:szCs w:val="24"/>
                  <w:rPrChange w:id="80" w:author="Steffen Maerdian" w:date="2018-04-19T10:43:00Z">
                    <w:rPr>
                      <w:rFonts w:ascii="Verdana" w:hAnsi="Verdana"/>
                    </w:rPr>
                  </w:rPrChange>
                </w:rPr>
                <w:t>04/19/2018</w:t>
              </w:r>
            </w:ins>
          </w:p>
        </w:tc>
        <w:tc>
          <w:tcPr>
            <w:tcW w:w="1080" w:type="dxa"/>
          </w:tcPr>
          <w:p w14:paraId="054FEE32" w14:textId="5A88D8D0" w:rsidR="00246089" w:rsidRPr="00246089" w:rsidRDefault="00246089" w:rsidP="00246089">
            <w:pPr>
              <w:pStyle w:val="TableText"/>
              <w:rPr>
                <w:rFonts w:ascii="Verdana" w:hAnsi="Verdana"/>
                <w:sz w:val="24"/>
                <w:szCs w:val="24"/>
                <w:rPrChange w:id="81" w:author="Steffen Maerdian" w:date="2018-04-19T10:43:00Z">
                  <w:rPr>
                    <w:rFonts w:ascii="Verdana" w:hAnsi="Verdana"/>
                  </w:rPr>
                </w:rPrChange>
              </w:rPr>
            </w:pPr>
            <w:ins w:id="82" w:author="Steffen Maerdian" w:date="2018-04-19T10:43:00Z">
              <w:r w:rsidRPr="00246089">
                <w:rPr>
                  <w:rFonts w:ascii="Verdana" w:hAnsi="Verdana"/>
                  <w:sz w:val="24"/>
                  <w:szCs w:val="24"/>
                  <w:rPrChange w:id="83" w:author="Steffen Maerdian" w:date="2018-04-19T10:43:00Z">
                    <w:rPr>
                      <w:rFonts w:ascii="Verdana" w:hAnsi="Verdana"/>
                    </w:rPr>
                  </w:rPrChange>
                </w:rPr>
                <w:t>3.3</w:t>
              </w:r>
            </w:ins>
          </w:p>
        </w:tc>
        <w:tc>
          <w:tcPr>
            <w:tcW w:w="4392" w:type="dxa"/>
          </w:tcPr>
          <w:p w14:paraId="054FEE34" w14:textId="7A912B02" w:rsidR="00246089" w:rsidRPr="00246089" w:rsidRDefault="00246089" w:rsidP="00246089">
            <w:pPr>
              <w:pStyle w:val="TableText"/>
              <w:rPr>
                <w:rFonts w:ascii="Verdana" w:hAnsi="Verdana"/>
                <w:sz w:val="24"/>
                <w:szCs w:val="24"/>
                <w:rPrChange w:id="84" w:author="Steffen Maerdian" w:date="2018-04-19T10:43:00Z">
                  <w:rPr>
                    <w:rFonts w:ascii="Verdana" w:hAnsi="Verdana"/>
                  </w:rPr>
                </w:rPrChange>
              </w:rPr>
            </w:pPr>
            <w:ins w:id="85" w:author="Steffen Maerdian" w:date="2018-04-19T10:43:00Z">
              <w:r w:rsidRPr="00246089">
                <w:rPr>
                  <w:rFonts w:ascii="Verdana" w:hAnsi="Verdana"/>
                  <w:sz w:val="24"/>
                  <w:szCs w:val="24"/>
                  <w:rPrChange w:id="86" w:author="Steffen Maerdian" w:date="2018-04-19T10:43:00Z">
                    <w:rPr>
                      <w:rFonts w:ascii="Verdana" w:hAnsi="Verdana"/>
                    </w:rPr>
                  </w:rPrChange>
                </w:rPr>
                <w:t>Adding latest mapping sheet</w:t>
              </w:r>
            </w:ins>
          </w:p>
        </w:tc>
        <w:tc>
          <w:tcPr>
            <w:tcW w:w="2329" w:type="dxa"/>
          </w:tcPr>
          <w:p w14:paraId="054FEE35" w14:textId="1A393B32" w:rsidR="00246089" w:rsidRPr="00246089" w:rsidRDefault="00246089" w:rsidP="00246089">
            <w:pPr>
              <w:pStyle w:val="TableText"/>
              <w:rPr>
                <w:rFonts w:ascii="Verdana" w:hAnsi="Verdana"/>
                <w:sz w:val="24"/>
                <w:szCs w:val="24"/>
                <w:rPrChange w:id="87" w:author="Steffen Maerdian" w:date="2018-04-19T10:43:00Z">
                  <w:rPr>
                    <w:rFonts w:ascii="Verdana" w:hAnsi="Verdana"/>
                  </w:rPr>
                </w:rPrChange>
              </w:rPr>
            </w:pPr>
            <w:ins w:id="88" w:author="Steffen Maerdian" w:date="2018-04-19T10:43:00Z">
              <w:r w:rsidRPr="00246089">
                <w:rPr>
                  <w:rFonts w:ascii="Verdana" w:hAnsi="Verdana"/>
                  <w:sz w:val="24"/>
                  <w:szCs w:val="24"/>
                </w:rPr>
                <w:t>Steffen Maerdian - Halfaker &amp; Associates</w:t>
              </w:r>
            </w:ins>
          </w:p>
        </w:tc>
      </w:tr>
      <w:tr w:rsidR="00246089" w:rsidRPr="005559F3" w14:paraId="054FEE3D" w14:textId="77777777" w:rsidTr="00E91E51">
        <w:tc>
          <w:tcPr>
            <w:tcW w:w="1728" w:type="dxa"/>
          </w:tcPr>
          <w:p w14:paraId="054FEE37" w14:textId="16AA4DFA" w:rsidR="00246089" w:rsidRPr="00DD61DE" w:rsidRDefault="00DD61DE" w:rsidP="00246089">
            <w:pPr>
              <w:pStyle w:val="TableText"/>
              <w:rPr>
                <w:rFonts w:ascii="Verdana" w:hAnsi="Verdana"/>
                <w:sz w:val="24"/>
                <w:szCs w:val="24"/>
                <w:rPrChange w:id="89" w:author="Keith Oulson" w:date="2018-04-25T12:04:00Z">
                  <w:rPr>
                    <w:rFonts w:ascii="Verdana" w:hAnsi="Verdana"/>
                  </w:rPr>
                </w:rPrChange>
              </w:rPr>
            </w:pPr>
            <w:ins w:id="90" w:author="Keith Oulson" w:date="2018-04-25T12:02:00Z">
              <w:r w:rsidRPr="00DD61DE">
                <w:rPr>
                  <w:rFonts w:ascii="Verdana" w:hAnsi="Verdana"/>
                  <w:sz w:val="24"/>
                  <w:szCs w:val="24"/>
                  <w:rPrChange w:id="91" w:author="Keith Oulson" w:date="2018-04-25T12:04:00Z">
                    <w:rPr>
                      <w:rFonts w:ascii="Verdana" w:hAnsi="Verdana"/>
                    </w:rPr>
                  </w:rPrChange>
                </w:rPr>
                <w:t>04/25/2018</w:t>
              </w:r>
            </w:ins>
          </w:p>
        </w:tc>
        <w:tc>
          <w:tcPr>
            <w:tcW w:w="1080" w:type="dxa"/>
          </w:tcPr>
          <w:p w14:paraId="054FEE38" w14:textId="179FEA4D" w:rsidR="00246089" w:rsidRPr="00DD61DE" w:rsidRDefault="00DD61DE" w:rsidP="00246089">
            <w:pPr>
              <w:pStyle w:val="TableText"/>
              <w:rPr>
                <w:rFonts w:ascii="Verdana" w:hAnsi="Verdana"/>
                <w:sz w:val="24"/>
                <w:szCs w:val="24"/>
                <w:rPrChange w:id="92" w:author="Keith Oulson" w:date="2018-04-25T12:04:00Z">
                  <w:rPr>
                    <w:rFonts w:ascii="Verdana" w:hAnsi="Verdana"/>
                  </w:rPr>
                </w:rPrChange>
              </w:rPr>
            </w:pPr>
            <w:ins w:id="93" w:author="Keith Oulson" w:date="2018-04-25T12:02:00Z">
              <w:r w:rsidRPr="00DD61DE">
                <w:rPr>
                  <w:rFonts w:ascii="Verdana" w:hAnsi="Verdana"/>
                  <w:sz w:val="24"/>
                  <w:szCs w:val="24"/>
                  <w:rPrChange w:id="94" w:author="Keith Oulson" w:date="2018-04-25T12:04:00Z">
                    <w:rPr>
                      <w:rFonts w:ascii="Verdana" w:hAnsi="Verdana"/>
                    </w:rPr>
                  </w:rPrChange>
                </w:rPr>
                <w:t>3.31</w:t>
              </w:r>
            </w:ins>
          </w:p>
        </w:tc>
        <w:tc>
          <w:tcPr>
            <w:tcW w:w="4392" w:type="dxa"/>
          </w:tcPr>
          <w:p w14:paraId="054FEE39" w14:textId="48CAEC03" w:rsidR="00246089" w:rsidRPr="00DD61DE" w:rsidRDefault="00DD61DE" w:rsidP="00246089">
            <w:pPr>
              <w:pStyle w:val="TableText"/>
              <w:rPr>
                <w:rFonts w:ascii="Verdana" w:hAnsi="Verdana"/>
                <w:sz w:val="24"/>
                <w:szCs w:val="24"/>
                <w:rPrChange w:id="95" w:author="Keith Oulson" w:date="2018-04-25T12:04:00Z">
                  <w:rPr>
                    <w:rFonts w:ascii="Verdana" w:hAnsi="Verdana"/>
                  </w:rPr>
                </w:rPrChange>
              </w:rPr>
            </w:pPr>
            <w:ins w:id="96" w:author="Keith Oulson" w:date="2018-04-25T12:03:00Z">
              <w:r w:rsidRPr="00DD61DE">
                <w:rPr>
                  <w:rFonts w:ascii="Verdana" w:hAnsi="Verdana"/>
                  <w:sz w:val="24"/>
                  <w:szCs w:val="24"/>
                  <w:rPrChange w:id="97" w:author="Keith Oulson" w:date="2018-04-25T12:04:00Z">
                    <w:rPr>
                      <w:rFonts w:ascii="Verdana" w:hAnsi="Verdana"/>
                    </w:rPr>
                  </w:rPrChange>
                </w:rPr>
                <w:t>Corrected signature page according to F</w:t>
              </w:r>
            </w:ins>
            <w:ins w:id="98" w:author="Keith Oulson" w:date="2018-04-25T12:04:00Z">
              <w:r>
                <w:rPr>
                  <w:rFonts w:ascii="Verdana" w:hAnsi="Verdana"/>
                  <w:sz w:val="24"/>
                  <w:szCs w:val="24"/>
                </w:rPr>
                <w:t>rank</w:t>
              </w:r>
            </w:ins>
            <w:ins w:id="99" w:author="Keith Oulson" w:date="2018-04-25T12:03:00Z">
              <w:r w:rsidRPr="00DD61DE">
                <w:rPr>
                  <w:rFonts w:ascii="Verdana" w:hAnsi="Verdana"/>
                  <w:sz w:val="24"/>
                  <w:szCs w:val="24"/>
                  <w:rPrChange w:id="100" w:author="Keith Oulson" w:date="2018-04-25T12:04:00Z">
                    <w:rPr>
                      <w:rFonts w:ascii="Verdana" w:hAnsi="Verdana"/>
                    </w:rPr>
                  </w:rPrChange>
                </w:rPr>
                <w:t xml:space="preserve"> </w:t>
              </w:r>
              <w:proofErr w:type="spellStart"/>
              <w:r w:rsidRPr="00DD61DE">
                <w:rPr>
                  <w:rFonts w:ascii="Verdana" w:hAnsi="Verdana"/>
                  <w:sz w:val="24"/>
                  <w:szCs w:val="24"/>
                  <w:rPrChange w:id="101" w:author="Keith Oulson" w:date="2018-04-25T12:04:00Z">
                    <w:rPr>
                      <w:rFonts w:ascii="Verdana" w:hAnsi="Verdana"/>
                    </w:rPr>
                  </w:rPrChange>
                </w:rPr>
                <w:t>A</w:t>
              </w:r>
            </w:ins>
            <w:ins w:id="102" w:author="Keith Oulson" w:date="2018-04-25T12:04:00Z">
              <w:r>
                <w:rPr>
                  <w:rFonts w:ascii="Verdana" w:hAnsi="Verdana"/>
                  <w:sz w:val="24"/>
                  <w:szCs w:val="24"/>
                </w:rPr>
                <w:t>nnecchini</w:t>
              </w:r>
            </w:ins>
            <w:proofErr w:type="spellEnd"/>
          </w:p>
        </w:tc>
        <w:tc>
          <w:tcPr>
            <w:tcW w:w="2329" w:type="dxa"/>
          </w:tcPr>
          <w:p w14:paraId="054FEE3C" w14:textId="2D95A443" w:rsidR="00246089" w:rsidRPr="00DD61DE" w:rsidRDefault="00DD61DE" w:rsidP="00246089">
            <w:pPr>
              <w:pStyle w:val="TableText"/>
              <w:rPr>
                <w:rFonts w:ascii="Verdana" w:hAnsi="Verdana"/>
                <w:sz w:val="24"/>
                <w:szCs w:val="24"/>
                <w:rPrChange w:id="103" w:author="Keith Oulson" w:date="2018-04-25T12:04:00Z">
                  <w:rPr>
                    <w:rFonts w:ascii="Verdana" w:hAnsi="Verdana"/>
                  </w:rPr>
                </w:rPrChange>
              </w:rPr>
            </w:pPr>
            <w:ins w:id="104" w:author="Keith Oulson" w:date="2018-04-25T12:03:00Z">
              <w:r w:rsidRPr="00DD61DE">
                <w:rPr>
                  <w:rFonts w:ascii="Verdana" w:hAnsi="Verdana"/>
                  <w:sz w:val="24"/>
                  <w:szCs w:val="24"/>
                  <w:rPrChange w:id="105" w:author="Keith Oulson" w:date="2018-04-25T12:04:00Z">
                    <w:rPr>
                      <w:rFonts w:ascii="Verdana" w:hAnsi="Verdana"/>
                    </w:rPr>
                  </w:rPrChange>
                </w:rPr>
                <w:t>Keith Oulson – Halfaker &amp; Associates</w:t>
              </w:r>
            </w:ins>
          </w:p>
        </w:tc>
      </w:tr>
      <w:tr w:rsidR="00A861D1" w:rsidRPr="00A861D1" w14:paraId="054FEE44" w14:textId="77777777" w:rsidTr="00E91E51">
        <w:tc>
          <w:tcPr>
            <w:tcW w:w="1728" w:type="dxa"/>
          </w:tcPr>
          <w:p w14:paraId="054FEE3E" w14:textId="1BEEBDF7" w:rsidR="00A861D1" w:rsidRPr="00A861D1" w:rsidRDefault="00A861D1" w:rsidP="00A861D1">
            <w:pPr>
              <w:pStyle w:val="TableText"/>
              <w:rPr>
                <w:rFonts w:ascii="Verdana" w:hAnsi="Verdana"/>
                <w:sz w:val="24"/>
                <w:szCs w:val="24"/>
                <w:rPrChange w:id="106" w:author="Steffen Maerdian" w:date="2018-04-26T12:31:00Z">
                  <w:rPr>
                    <w:rFonts w:ascii="Verdana" w:hAnsi="Verdana"/>
                  </w:rPr>
                </w:rPrChange>
              </w:rPr>
            </w:pPr>
            <w:ins w:id="107" w:author="Steffen Maerdian" w:date="2018-04-26T12:31:00Z">
              <w:r w:rsidRPr="00A861D1">
                <w:rPr>
                  <w:rFonts w:ascii="Verdana" w:hAnsi="Verdana"/>
                  <w:sz w:val="24"/>
                  <w:szCs w:val="24"/>
                  <w:rPrChange w:id="108" w:author="Steffen Maerdian" w:date="2018-04-26T12:31:00Z">
                    <w:rPr>
                      <w:rFonts w:ascii="Verdana" w:hAnsi="Verdana"/>
                    </w:rPr>
                  </w:rPrChange>
                </w:rPr>
                <w:t>0</w:t>
              </w:r>
            </w:ins>
            <w:ins w:id="109" w:author="Steffen Maerdian" w:date="2018-04-26T12:30:00Z">
              <w:r w:rsidRPr="00A861D1">
                <w:rPr>
                  <w:rFonts w:ascii="Verdana" w:hAnsi="Verdana"/>
                  <w:sz w:val="24"/>
                  <w:szCs w:val="24"/>
                  <w:rPrChange w:id="110" w:author="Steffen Maerdian" w:date="2018-04-26T12:31:00Z">
                    <w:rPr>
                      <w:rFonts w:ascii="Verdana" w:hAnsi="Verdana"/>
                    </w:rPr>
                  </w:rPrChange>
                </w:rPr>
                <w:t>4/26/2018</w:t>
              </w:r>
            </w:ins>
          </w:p>
        </w:tc>
        <w:tc>
          <w:tcPr>
            <w:tcW w:w="1080" w:type="dxa"/>
          </w:tcPr>
          <w:p w14:paraId="054FEE3F" w14:textId="43AA3D7D" w:rsidR="00A861D1" w:rsidRPr="00A861D1" w:rsidRDefault="00A861D1" w:rsidP="00A861D1">
            <w:pPr>
              <w:pStyle w:val="TableText"/>
              <w:rPr>
                <w:rFonts w:ascii="Verdana" w:hAnsi="Verdana"/>
                <w:sz w:val="24"/>
                <w:szCs w:val="24"/>
                <w:rPrChange w:id="111" w:author="Steffen Maerdian" w:date="2018-04-26T12:31:00Z">
                  <w:rPr>
                    <w:rFonts w:ascii="Verdana" w:hAnsi="Verdana"/>
                  </w:rPr>
                </w:rPrChange>
              </w:rPr>
            </w:pPr>
            <w:ins w:id="112" w:author="Steffen Maerdian" w:date="2018-04-26T12:30:00Z">
              <w:r w:rsidRPr="00A861D1">
                <w:rPr>
                  <w:rFonts w:ascii="Verdana" w:hAnsi="Verdana"/>
                  <w:sz w:val="24"/>
                  <w:szCs w:val="24"/>
                  <w:rPrChange w:id="113" w:author="Steffen Maerdian" w:date="2018-04-26T12:31:00Z">
                    <w:rPr>
                      <w:rFonts w:ascii="Verdana" w:hAnsi="Verdana"/>
                    </w:rPr>
                  </w:rPrChange>
                </w:rPr>
                <w:t>3.4</w:t>
              </w:r>
            </w:ins>
          </w:p>
        </w:tc>
        <w:tc>
          <w:tcPr>
            <w:tcW w:w="4392" w:type="dxa"/>
          </w:tcPr>
          <w:p w14:paraId="054FEE40" w14:textId="26805DD5" w:rsidR="00A861D1" w:rsidRPr="00A861D1" w:rsidRDefault="00A861D1" w:rsidP="00A861D1">
            <w:pPr>
              <w:pStyle w:val="TableText"/>
              <w:rPr>
                <w:rFonts w:ascii="Verdana" w:hAnsi="Verdana"/>
                <w:sz w:val="24"/>
                <w:szCs w:val="24"/>
                <w:rPrChange w:id="114" w:author="Steffen Maerdian" w:date="2018-04-26T12:31:00Z">
                  <w:rPr>
                    <w:rFonts w:ascii="Verdana" w:hAnsi="Verdana"/>
                  </w:rPr>
                </w:rPrChange>
              </w:rPr>
            </w:pPr>
            <w:ins w:id="115" w:author="Steffen Maerdian" w:date="2018-04-26T12:30:00Z">
              <w:r w:rsidRPr="00A861D1">
                <w:rPr>
                  <w:rFonts w:ascii="Verdana" w:hAnsi="Verdana"/>
                  <w:sz w:val="24"/>
                  <w:szCs w:val="24"/>
                  <w:rPrChange w:id="116" w:author="Steffen Maerdian" w:date="2018-04-26T12:31:00Z">
                    <w:rPr>
                      <w:rFonts w:ascii="Verdana" w:hAnsi="Verdana"/>
                    </w:rPr>
                  </w:rPrChange>
                </w:rPr>
                <w:t xml:space="preserve">Added reviewed </w:t>
              </w:r>
            </w:ins>
            <w:ins w:id="117" w:author="Steffen Maerdian" w:date="2018-04-26T12:31:00Z">
              <w:r w:rsidRPr="00A861D1">
                <w:rPr>
                  <w:rFonts w:ascii="Verdana" w:hAnsi="Verdana"/>
                  <w:sz w:val="24"/>
                  <w:szCs w:val="24"/>
                  <w:rPrChange w:id="118" w:author="Steffen Maerdian" w:date="2018-04-26T12:31:00Z">
                    <w:rPr>
                      <w:rFonts w:ascii="Verdana" w:hAnsi="Verdana"/>
                    </w:rPr>
                  </w:rPrChange>
                </w:rPr>
                <w:t xml:space="preserve">and corrected </w:t>
              </w:r>
            </w:ins>
            <w:ins w:id="119" w:author="Steffen Maerdian" w:date="2018-04-26T12:30:00Z">
              <w:r w:rsidRPr="00A861D1">
                <w:rPr>
                  <w:rFonts w:ascii="Verdana" w:hAnsi="Verdana"/>
                  <w:sz w:val="24"/>
                  <w:szCs w:val="24"/>
                  <w:rPrChange w:id="120" w:author="Steffen Maerdian" w:date="2018-04-26T12:31:00Z">
                    <w:rPr>
                      <w:rFonts w:ascii="Verdana" w:hAnsi="Verdana"/>
                    </w:rPr>
                  </w:rPrChange>
                </w:rPr>
                <w:t>837P.json file</w:t>
              </w:r>
            </w:ins>
          </w:p>
        </w:tc>
        <w:tc>
          <w:tcPr>
            <w:tcW w:w="2329" w:type="dxa"/>
          </w:tcPr>
          <w:p w14:paraId="054FEE43" w14:textId="45478978" w:rsidR="00A861D1" w:rsidRPr="00A861D1" w:rsidRDefault="00A861D1" w:rsidP="00A861D1">
            <w:pPr>
              <w:pStyle w:val="TableText"/>
              <w:rPr>
                <w:rFonts w:ascii="Verdana" w:hAnsi="Verdana"/>
                <w:sz w:val="24"/>
                <w:szCs w:val="24"/>
                <w:rPrChange w:id="121" w:author="Steffen Maerdian" w:date="2018-04-26T12:31:00Z">
                  <w:rPr>
                    <w:rFonts w:ascii="Verdana" w:hAnsi="Verdana"/>
                  </w:rPr>
                </w:rPrChange>
              </w:rPr>
            </w:pPr>
            <w:ins w:id="122" w:author="Steffen Maerdian" w:date="2018-04-26T12:31:00Z">
              <w:r w:rsidRPr="00A861D1">
                <w:rPr>
                  <w:rFonts w:ascii="Verdana" w:hAnsi="Verdana"/>
                  <w:sz w:val="24"/>
                  <w:szCs w:val="24"/>
                </w:rPr>
                <w:t>Steffen Maerdian - Halfaker &amp; Associates</w:t>
              </w:r>
            </w:ins>
          </w:p>
        </w:tc>
      </w:tr>
      <w:tr w:rsidR="009D7BBF" w:rsidRPr="00A861D1" w14:paraId="5C3F3C27" w14:textId="77777777" w:rsidTr="0000566C">
        <w:trPr>
          <w:ins w:id="123" w:author="Steffen Maerdian" w:date="2018-04-27T15:45:00Z"/>
        </w:trPr>
        <w:tc>
          <w:tcPr>
            <w:tcW w:w="1728" w:type="dxa"/>
          </w:tcPr>
          <w:p w14:paraId="6EE390C5" w14:textId="5BD147E1" w:rsidR="009D7BBF" w:rsidRPr="00CB5422" w:rsidRDefault="009D7BBF" w:rsidP="0000566C">
            <w:pPr>
              <w:pStyle w:val="TableText"/>
              <w:rPr>
                <w:ins w:id="124" w:author="Steffen Maerdian" w:date="2018-04-27T15:45:00Z"/>
                <w:rFonts w:ascii="Verdana" w:hAnsi="Verdana"/>
                <w:sz w:val="24"/>
                <w:szCs w:val="24"/>
              </w:rPr>
            </w:pPr>
            <w:ins w:id="125" w:author="Steffen Maerdian" w:date="2018-04-27T15:45:00Z">
              <w:r>
                <w:rPr>
                  <w:rFonts w:ascii="Verdana" w:hAnsi="Verdana"/>
                  <w:sz w:val="24"/>
                  <w:szCs w:val="24"/>
                </w:rPr>
                <w:t>05</w:t>
              </w:r>
              <w:r w:rsidRPr="00CB5422">
                <w:rPr>
                  <w:rFonts w:ascii="Verdana" w:hAnsi="Verdana"/>
                  <w:sz w:val="24"/>
                  <w:szCs w:val="24"/>
                </w:rPr>
                <w:t>/26/2018</w:t>
              </w:r>
            </w:ins>
          </w:p>
        </w:tc>
        <w:tc>
          <w:tcPr>
            <w:tcW w:w="1080" w:type="dxa"/>
          </w:tcPr>
          <w:p w14:paraId="2B35C85C" w14:textId="4B48B39C" w:rsidR="009D7BBF" w:rsidRPr="00CB5422" w:rsidRDefault="009D7BBF" w:rsidP="0000566C">
            <w:pPr>
              <w:pStyle w:val="TableText"/>
              <w:rPr>
                <w:ins w:id="126" w:author="Steffen Maerdian" w:date="2018-04-27T15:45:00Z"/>
                <w:rFonts w:ascii="Verdana" w:hAnsi="Verdana"/>
                <w:sz w:val="24"/>
                <w:szCs w:val="24"/>
              </w:rPr>
            </w:pPr>
            <w:ins w:id="127" w:author="Steffen Maerdian" w:date="2018-04-27T15:45:00Z">
              <w:r w:rsidRPr="00CB5422">
                <w:rPr>
                  <w:rFonts w:ascii="Verdana" w:hAnsi="Verdana"/>
                  <w:sz w:val="24"/>
                  <w:szCs w:val="24"/>
                </w:rPr>
                <w:t>3.</w:t>
              </w:r>
              <w:r w:rsidR="005A2E3A">
                <w:rPr>
                  <w:rFonts w:ascii="Verdana" w:hAnsi="Verdana"/>
                  <w:sz w:val="24"/>
                  <w:szCs w:val="24"/>
                </w:rPr>
                <w:t>5</w:t>
              </w:r>
            </w:ins>
          </w:p>
        </w:tc>
        <w:tc>
          <w:tcPr>
            <w:tcW w:w="4392" w:type="dxa"/>
          </w:tcPr>
          <w:p w14:paraId="49542F63" w14:textId="723194AC" w:rsidR="009D7BBF" w:rsidRPr="00CB5422" w:rsidRDefault="009D7BBF" w:rsidP="0000566C">
            <w:pPr>
              <w:pStyle w:val="TableText"/>
              <w:rPr>
                <w:ins w:id="128" w:author="Steffen Maerdian" w:date="2018-04-27T15:45:00Z"/>
                <w:rFonts w:ascii="Verdana" w:hAnsi="Verdana"/>
                <w:sz w:val="24"/>
                <w:szCs w:val="24"/>
              </w:rPr>
            </w:pPr>
            <w:ins w:id="129" w:author="Steffen Maerdian" w:date="2018-04-27T15:45:00Z">
              <w:r w:rsidRPr="00CB5422">
                <w:rPr>
                  <w:rFonts w:ascii="Verdana" w:hAnsi="Verdana"/>
                  <w:sz w:val="24"/>
                  <w:szCs w:val="24"/>
                </w:rPr>
                <w:t xml:space="preserve">Added reviewed and corrected </w:t>
              </w:r>
              <w:r>
                <w:rPr>
                  <w:rFonts w:ascii="Verdana" w:hAnsi="Verdana"/>
                  <w:sz w:val="24"/>
                  <w:szCs w:val="24"/>
                </w:rPr>
                <w:lastRenderedPageBreak/>
                <w:t>837I</w:t>
              </w:r>
              <w:r w:rsidRPr="00CB5422">
                <w:rPr>
                  <w:rFonts w:ascii="Verdana" w:hAnsi="Verdana"/>
                  <w:sz w:val="24"/>
                  <w:szCs w:val="24"/>
                </w:rPr>
                <w:t>.json file</w:t>
              </w:r>
            </w:ins>
          </w:p>
        </w:tc>
        <w:tc>
          <w:tcPr>
            <w:tcW w:w="2329" w:type="dxa"/>
          </w:tcPr>
          <w:p w14:paraId="3DAACB1F" w14:textId="77777777" w:rsidR="009D7BBF" w:rsidRPr="00CB5422" w:rsidRDefault="009D7BBF" w:rsidP="0000566C">
            <w:pPr>
              <w:pStyle w:val="TableText"/>
              <w:rPr>
                <w:ins w:id="130" w:author="Steffen Maerdian" w:date="2018-04-27T15:45:00Z"/>
                <w:rFonts w:ascii="Verdana" w:hAnsi="Verdana"/>
                <w:sz w:val="24"/>
                <w:szCs w:val="24"/>
              </w:rPr>
            </w:pPr>
            <w:ins w:id="131" w:author="Steffen Maerdian" w:date="2018-04-27T15:45:00Z">
              <w:r w:rsidRPr="00A861D1">
                <w:rPr>
                  <w:rFonts w:ascii="Verdana" w:hAnsi="Verdana"/>
                  <w:sz w:val="24"/>
                  <w:szCs w:val="24"/>
                </w:rPr>
                <w:lastRenderedPageBreak/>
                <w:t xml:space="preserve">Steffen Maerdian </w:t>
              </w:r>
              <w:r w:rsidRPr="00A861D1">
                <w:rPr>
                  <w:rFonts w:ascii="Verdana" w:hAnsi="Verdana"/>
                  <w:sz w:val="24"/>
                  <w:szCs w:val="24"/>
                </w:rPr>
                <w:lastRenderedPageBreak/>
                <w:t>- Halfaker &amp; Associates</w:t>
              </w:r>
            </w:ins>
          </w:p>
        </w:tc>
      </w:tr>
      <w:tr w:rsidR="00D238A3" w:rsidRPr="005559F3" w14:paraId="054FEE4A" w14:textId="77777777" w:rsidTr="00E91E51">
        <w:tc>
          <w:tcPr>
            <w:tcW w:w="1728" w:type="dxa"/>
          </w:tcPr>
          <w:p w14:paraId="054FEE45" w14:textId="44A74EA7" w:rsidR="00D238A3" w:rsidRPr="005559F3" w:rsidRDefault="00D238A3" w:rsidP="00D238A3">
            <w:pPr>
              <w:pStyle w:val="TableText"/>
              <w:rPr>
                <w:rFonts w:ascii="Verdana" w:hAnsi="Verdana"/>
              </w:rPr>
            </w:pPr>
            <w:ins w:id="132" w:author="Steffen Maerdian" w:date="2018-05-01T09:52:00Z">
              <w:r>
                <w:rPr>
                  <w:rFonts w:ascii="Verdana" w:hAnsi="Verdana"/>
                  <w:sz w:val="24"/>
                  <w:szCs w:val="24"/>
                </w:rPr>
                <w:lastRenderedPageBreak/>
                <w:t>05</w:t>
              </w:r>
              <w:r w:rsidRPr="00CB5422">
                <w:rPr>
                  <w:rFonts w:ascii="Verdana" w:hAnsi="Verdana"/>
                  <w:sz w:val="24"/>
                  <w:szCs w:val="24"/>
                </w:rPr>
                <w:t>/26/2018</w:t>
              </w:r>
            </w:ins>
          </w:p>
        </w:tc>
        <w:tc>
          <w:tcPr>
            <w:tcW w:w="1080" w:type="dxa"/>
          </w:tcPr>
          <w:p w14:paraId="054FEE46" w14:textId="2734E8AE" w:rsidR="00D238A3" w:rsidRPr="005559F3" w:rsidRDefault="00D238A3" w:rsidP="00D238A3">
            <w:pPr>
              <w:pStyle w:val="TableText"/>
              <w:rPr>
                <w:rFonts w:ascii="Verdana" w:hAnsi="Verdana"/>
              </w:rPr>
            </w:pPr>
            <w:ins w:id="133" w:author="Steffen Maerdian" w:date="2018-05-01T09:52:00Z">
              <w:r w:rsidRPr="00CB5422">
                <w:rPr>
                  <w:rFonts w:ascii="Verdana" w:hAnsi="Verdana"/>
                  <w:sz w:val="24"/>
                  <w:szCs w:val="24"/>
                </w:rPr>
                <w:t>3.</w:t>
              </w:r>
              <w:r>
                <w:rPr>
                  <w:rFonts w:ascii="Verdana" w:hAnsi="Verdana"/>
                  <w:sz w:val="24"/>
                  <w:szCs w:val="24"/>
                </w:rPr>
                <w:t>6</w:t>
              </w:r>
            </w:ins>
          </w:p>
        </w:tc>
        <w:tc>
          <w:tcPr>
            <w:tcW w:w="4392" w:type="dxa"/>
          </w:tcPr>
          <w:p w14:paraId="054FEE47" w14:textId="53D275D6" w:rsidR="00D238A3" w:rsidRPr="005559F3" w:rsidRDefault="00D238A3" w:rsidP="00D238A3">
            <w:pPr>
              <w:pStyle w:val="TableText"/>
              <w:rPr>
                <w:rFonts w:ascii="Verdana" w:hAnsi="Verdana"/>
              </w:rPr>
            </w:pPr>
            <w:ins w:id="134" w:author="Steffen Maerdian" w:date="2018-05-01T09:52:00Z">
              <w:r w:rsidRPr="00CB5422">
                <w:rPr>
                  <w:rFonts w:ascii="Verdana" w:hAnsi="Verdana"/>
                  <w:sz w:val="24"/>
                  <w:szCs w:val="24"/>
                </w:rPr>
                <w:t xml:space="preserve">Added reviewed and corrected </w:t>
              </w:r>
              <w:r>
                <w:rPr>
                  <w:rFonts w:ascii="Verdana" w:hAnsi="Verdana"/>
                  <w:sz w:val="24"/>
                  <w:szCs w:val="24"/>
                </w:rPr>
                <w:t>837D</w:t>
              </w:r>
              <w:r w:rsidRPr="00CB5422">
                <w:rPr>
                  <w:rFonts w:ascii="Verdana" w:hAnsi="Verdana"/>
                  <w:sz w:val="24"/>
                  <w:szCs w:val="24"/>
                </w:rPr>
                <w:t>.json file</w:t>
              </w:r>
            </w:ins>
          </w:p>
        </w:tc>
        <w:tc>
          <w:tcPr>
            <w:tcW w:w="2329" w:type="dxa"/>
          </w:tcPr>
          <w:p w14:paraId="054FEE49" w14:textId="516F954C" w:rsidR="00D238A3" w:rsidRPr="005559F3" w:rsidRDefault="00D238A3" w:rsidP="00D238A3">
            <w:pPr>
              <w:pStyle w:val="TableText"/>
              <w:rPr>
                <w:rFonts w:ascii="Verdana" w:hAnsi="Verdana"/>
              </w:rPr>
            </w:pPr>
            <w:ins w:id="135" w:author="Steffen Maerdian" w:date="2018-05-01T09:52:00Z">
              <w:r w:rsidRPr="00A861D1">
                <w:rPr>
                  <w:rFonts w:ascii="Verdana" w:hAnsi="Verdana"/>
                  <w:sz w:val="24"/>
                  <w:szCs w:val="24"/>
                </w:rPr>
                <w:t>Steffen Maerdian - Halfaker &amp; Associates</w:t>
              </w:r>
            </w:ins>
          </w:p>
        </w:tc>
      </w:tr>
      <w:tr w:rsidR="00D238A3" w:rsidRPr="005559F3" w14:paraId="054FEE52" w14:textId="77777777" w:rsidTr="00E91E51">
        <w:tc>
          <w:tcPr>
            <w:tcW w:w="1728" w:type="dxa"/>
          </w:tcPr>
          <w:p w14:paraId="054FEE4B" w14:textId="3B1A186B" w:rsidR="00D238A3" w:rsidRPr="0000566C" w:rsidRDefault="0000566C" w:rsidP="00D238A3">
            <w:pPr>
              <w:pStyle w:val="TableText"/>
              <w:rPr>
                <w:rFonts w:ascii="Verdana" w:hAnsi="Verdana"/>
                <w:sz w:val="24"/>
                <w:szCs w:val="24"/>
                <w:rPrChange w:id="136" w:author="Keith Oulson" w:date="2018-05-29T09:36:00Z">
                  <w:rPr>
                    <w:rFonts w:ascii="Verdana" w:hAnsi="Verdana"/>
                  </w:rPr>
                </w:rPrChange>
              </w:rPr>
            </w:pPr>
            <w:ins w:id="137" w:author="Keith Oulson" w:date="2018-05-29T09:35:00Z">
              <w:r w:rsidRPr="0000566C">
                <w:rPr>
                  <w:rFonts w:ascii="Verdana" w:hAnsi="Verdana"/>
                  <w:sz w:val="24"/>
                  <w:szCs w:val="24"/>
                  <w:rPrChange w:id="138" w:author="Keith Oulson" w:date="2018-05-29T09:36:00Z">
                    <w:rPr>
                      <w:rFonts w:ascii="Verdana" w:hAnsi="Verdana"/>
                    </w:rPr>
                  </w:rPrChange>
                </w:rPr>
                <w:t>5/29/2018</w:t>
              </w:r>
            </w:ins>
          </w:p>
        </w:tc>
        <w:tc>
          <w:tcPr>
            <w:tcW w:w="1080" w:type="dxa"/>
          </w:tcPr>
          <w:p w14:paraId="054FEE4C" w14:textId="39C9DB8D" w:rsidR="00D238A3" w:rsidRPr="0000566C" w:rsidRDefault="0000566C" w:rsidP="00D238A3">
            <w:pPr>
              <w:pStyle w:val="TableText"/>
              <w:rPr>
                <w:rFonts w:ascii="Verdana" w:hAnsi="Verdana"/>
                <w:sz w:val="24"/>
                <w:szCs w:val="24"/>
                <w:rPrChange w:id="139" w:author="Keith Oulson" w:date="2018-05-29T09:36:00Z">
                  <w:rPr>
                    <w:rFonts w:ascii="Verdana" w:hAnsi="Verdana"/>
                  </w:rPr>
                </w:rPrChange>
              </w:rPr>
            </w:pPr>
            <w:ins w:id="140" w:author="Keith Oulson" w:date="2018-05-29T09:35:00Z">
              <w:r w:rsidRPr="0000566C">
                <w:rPr>
                  <w:rFonts w:ascii="Verdana" w:hAnsi="Verdana"/>
                  <w:sz w:val="24"/>
                  <w:szCs w:val="24"/>
                  <w:rPrChange w:id="141" w:author="Keith Oulson" w:date="2018-05-29T09:36:00Z">
                    <w:rPr>
                      <w:rFonts w:ascii="Verdana" w:hAnsi="Verdana"/>
                    </w:rPr>
                  </w:rPrChange>
                </w:rPr>
                <w:t>3.61</w:t>
              </w:r>
            </w:ins>
          </w:p>
        </w:tc>
        <w:tc>
          <w:tcPr>
            <w:tcW w:w="4392" w:type="dxa"/>
          </w:tcPr>
          <w:p w14:paraId="054FEE4E" w14:textId="3BDB04E1" w:rsidR="00D238A3" w:rsidRPr="0000566C" w:rsidRDefault="0000566C" w:rsidP="00D238A3">
            <w:pPr>
              <w:pStyle w:val="TableText"/>
              <w:rPr>
                <w:rFonts w:ascii="Verdana" w:hAnsi="Verdana"/>
                <w:sz w:val="24"/>
                <w:szCs w:val="24"/>
                <w:rPrChange w:id="142" w:author="Keith Oulson" w:date="2018-05-29T09:36:00Z">
                  <w:rPr>
                    <w:rFonts w:ascii="Verdana" w:hAnsi="Verdana"/>
                  </w:rPr>
                </w:rPrChange>
              </w:rPr>
            </w:pPr>
            <w:ins w:id="143" w:author="Keith Oulson" w:date="2018-05-29T09:35:00Z">
              <w:r w:rsidRPr="0000566C">
                <w:rPr>
                  <w:rFonts w:ascii="Verdana" w:hAnsi="Verdana"/>
                  <w:sz w:val="24"/>
                  <w:szCs w:val="24"/>
                  <w:rPrChange w:id="144" w:author="Keith Oulson" w:date="2018-05-29T09:36:00Z">
                    <w:rPr>
                      <w:rFonts w:ascii="Verdana" w:hAnsi="Verdana"/>
                    </w:rPr>
                  </w:rPrChange>
                </w:rPr>
                <w:t>Added latest mapping sheet</w:t>
              </w:r>
            </w:ins>
          </w:p>
        </w:tc>
        <w:tc>
          <w:tcPr>
            <w:tcW w:w="2329" w:type="dxa"/>
          </w:tcPr>
          <w:p w14:paraId="054FEE51" w14:textId="1406C369" w:rsidR="00D238A3" w:rsidRPr="0000566C" w:rsidRDefault="0000566C" w:rsidP="00D238A3">
            <w:pPr>
              <w:pStyle w:val="TableText"/>
              <w:rPr>
                <w:rFonts w:ascii="Verdana" w:hAnsi="Verdana"/>
                <w:sz w:val="24"/>
                <w:szCs w:val="24"/>
                <w:rPrChange w:id="145" w:author="Keith Oulson" w:date="2018-05-29T09:36:00Z">
                  <w:rPr>
                    <w:rFonts w:ascii="Verdana" w:hAnsi="Verdana"/>
                  </w:rPr>
                </w:rPrChange>
              </w:rPr>
            </w:pPr>
            <w:ins w:id="146" w:author="Keith Oulson" w:date="2018-05-29T09:36:00Z">
              <w:r w:rsidRPr="0000566C">
                <w:rPr>
                  <w:rFonts w:ascii="Verdana" w:hAnsi="Verdana"/>
                  <w:sz w:val="24"/>
                  <w:szCs w:val="24"/>
                  <w:rPrChange w:id="147" w:author="Keith Oulson" w:date="2018-05-29T09:36:00Z">
                    <w:rPr>
                      <w:rFonts w:ascii="Verdana" w:hAnsi="Verdana"/>
                    </w:rPr>
                  </w:rPrChange>
                </w:rPr>
                <w:t>Keith Oulson – Halfaker &amp; Associates</w:t>
              </w:r>
            </w:ins>
          </w:p>
        </w:tc>
      </w:tr>
      <w:tr w:rsidR="00D238A3" w:rsidRPr="005559F3" w14:paraId="054FEE57" w14:textId="77777777" w:rsidTr="00E91E51">
        <w:tc>
          <w:tcPr>
            <w:tcW w:w="1728" w:type="dxa"/>
          </w:tcPr>
          <w:p w14:paraId="054FEE53" w14:textId="0997EF0F" w:rsidR="00D238A3" w:rsidRPr="005559F3" w:rsidRDefault="00D238A3" w:rsidP="00D238A3">
            <w:pPr>
              <w:pStyle w:val="TableText"/>
              <w:rPr>
                <w:rFonts w:ascii="Verdana" w:hAnsi="Verdana"/>
              </w:rPr>
            </w:pPr>
          </w:p>
        </w:tc>
        <w:tc>
          <w:tcPr>
            <w:tcW w:w="1080" w:type="dxa"/>
          </w:tcPr>
          <w:p w14:paraId="054FEE54" w14:textId="26D9B8EC" w:rsidR="00D238A3" w:rsidRPr="005559F3" w:rsidRDefault="00D238A3" w:rsidP="00D238A3">
            <w:pPr>
              <w:pStyle w:val="TableText"/>
              <w:rPr>
                <w:rFonts w:ascii="Verdana" w:hAnsi="Verdana"/>
              </w:rPr>
            </w:pPr>
          </w:p>
        </w:tc>
        <w:tc>
          <w:tcPr>
            <w:tcW w:w="4392" w:type="dxa"/>
          </w:tcPr>
          <w:p w14:paraId="054FEE55" w14:textId="63DCC0B5" w:rsidR="00D238A3" w:rsidRPr="005559F3" w:rsidRDefault="00D238A3" w:rsidP="00D238A3">
            <w:pPr>
              <w:pStyle w:val="TableText"/>
              <w:rPr>
                <w:rFonts w:ascii="Verdana" w:hAnsi="Verdana"/>
              </w:rPr>
            </w:pPr>
          </w:p>
        </w:tc>
        <w:tc>
          <w:tcPr>
            <w:tcW w:w="2329" w:type="dxa"/>
          </w:tcPr>
          <w:p w14:paraId="054FEE56" w14:textId="48C5B5D0" w:rsidR="00D238A3" w:rsidRPr="005559F3" w:rsidRDefault="00D238A3" w:rsidP="00D238A3">
            <w:pPr>
              <w:pStyle w:val="TableText"/>
              <w:rPr>
                <w:rFonts w:ascii="Verdana" w:hAnsi="Verdana"/>
              </w:rPr>
            </w:pPr>
          </w:p>
        </w:tc>
      </w:tr>
      <w:tr w:rsidR="00D238A3" w:rsidRPr="005559F3" w:rsidDel="00DD61DE" w14:paraId="75624D74" w14:textId="46CDFCC9" w:rsidTr="00E91E51">
        <w:trPr>
          <w:del w:id="148" w:author="Keith Oulson" w:date="2018-04-25T12:05:00Z"/>
        </w:trPr>
        <w:tc>
          <w:tcPr>
            <w:tcW w:w="1728" w:type="dxa"/>
          </w:tcPr>
          <w:p w14:paraId="78CE8D2E" w14:textId="2BCCFA78" w:rsidR="00D238A3" w:rsidRPr="005559F3" w:rsidDel="00DD61DE" w:rsidRDefault="00D238A3" w:rsidP="00D238A3">
            <w:pPr>
              <w:pStyle w:val="TableText"/>
              <w:rPr>
                <w:del w:id="149" w:author="Keith Oulson" w:date="2018-04-25T12:05:00Z"/>
                <w:rFonts w:ascii="Verdana" w:hAnsi="Verdana"/>
              </w:rPr>
            </w:pPr>
          </w:p>
        </w:tc>
        <w:tc>
          <w:tcPr>
            <w:tcW w:w="1080" w:type="dxa"/>
          </w:tcPr>
          <w:p w14:paraId="270B12FA" w14:textId="71B19D17" w:rsidR="00D238A3" w:rsidRPr="005559F3" w:rsidDel="00DD61DE" w:rsidRDefault="00D238A3" w:rsidP="00D238A3">
            <w:pPr>
              <w:pStyle w:val="TableText"/>
              <w:rPr>
                <w:del w:id="150" w:author="Keith Oulson" w:date="2018-04-25T12:05:00Z"/>
                <w:rFonts w:ascii="Verdana" w:hAnsi="Verdana"/>
              </w:rPr>
            </w:pPr>
          </w:p>
        </w:tc>
        <w:tc>
          <w:tcPr>
            <w:tcW w:w="4392" w:type="dxa"/>
          </w:tcPr>
          <w:p w14:paraId="6EE3BEA2" w14:textId="45E470D8" w:rsidR="00D238A3" w:rsidRPr="005559F3" w:rsidDel="00DD61DE" w:rsidRDefault="00D238A3" w:rsidP="00D238A3">
            <w:pPr>
              <w:pStyle w:val="TableText"/>
              <w:rPr>
                <w:del w:id="151" w:author="Keith Oulson" w:date="2018-04-25T12:05:00Z"/>
                <w:rFonts w:ascii="Verdana" w:hAnsi="Verdana"/>
              </w:rPr>
            </w:pPr>
          </w:p>
        </w:tc>
        <w:tc>
          <w:tcPr>
            <w:tcW w:w="2329" w:type="dxa"/>
          </w:tcPr>
          <w:p w14:paraId="3215476F" w14:textId="67C9E11D" w:rsidR="00D238A3" w:rsidRPr="005559F3" w:rsidDel="00DD61DE" w:rsidRDefault="00D238A3" w:rsidP="00D238A3">
            <w:pPr>
              <w:pStyle w:val="TableText"/>
              <w:rPr>
                <w:del w:id="152" w:author="Keith Oulson" w:date="2018-04-25T12:05:00Z"/>
                <w:rFonts w:ascii="Verdana" w:hAnsi="Verdana"/>
              </w:rPr>
            </w:pPr>
          </w:p>
        </w:tc>
      </w:tr>
      <w:tr w:rsidR="00D238A3" w:rsidRPr="005559F3" w:rsidDel="00DD61DE" w14:paraId="4DCF4723" w14:textId="588DD922" w:rsidTr="00E91E51">
        <w:trPr>
          <w:del w:id="153" w:author="Keith Oulson" w:date="2018-04-25T12:05:00Z"/>
        </w:trPr>
        <w:tc>
          <w:tcPr>
            <w:tcW w:w="1728" w:type="dxa"/>
          </w:tcPr>
          <w:p w14:paraId="5CCC1AB6" w14:textId="67679065" w:rsidR="00D238A3" w:rsidRPr="005559F3" w:rsidDel="00DD61DE" w:rsidRDefault="00D238A3" w:rsidP="00D238A3">
            <w:pPr>
              <w:pStyle w:val="TableText"/>
              <w:rPr>
                <w:del w:id="154" w:author="Keith Oulson" w:date="2018-04-25T12:05:00Z"/>
                <w:rFonts w:ascii="Verdana" w:hAnsi="Verdana"/>
              </w:rPr>
            </w:pPr>
          </w:p>
        </w:tc>
        <w:tc>
          <w:tcPr>
            <w:tcW w:w="1080" w:type="dxa"/>
          </w:tcPr>
          <w:p w14:paraId="1D299B79" w14:textId="0B1B69AE" w:rsidR="00D238A3" w:rsidRPr="005559F3" w:rsidDel="00DD61DE" w:rsidRDefault="00D238A3" w:rsidP="00D238A3">
            <w:pPr>
              <w:pStyle w:val="TableText"/>
              <w:rPr>
                <w:del w:id="155" w:author="Keith Oulson" w:date="2018-04-25T12:05:00Z"/>
                <w:rFonts w:ascii="Verdana" w:hAnsi="Verdana"/>
              </w:rPr>
            </w:pPr>
          </w:p>
        </w:tc>
        <w:tc>
          <w:tcPr>
            <w:tcW w:w="4392" w:type="dxa"/>
          </w:tcPr>
          <w:p w14:paraId="603E4540" w14:textId="35B1FCC5" w:rsidR="00D238A3" w:rsidRPr="005559F3" w:rsidDel="00DD61DE" w:rsidRDefault="00D238A3" w:rsidP="00D238A3">
            <w:pPr>
              <w:pStyle w:val="TableText"/>
              <w:rPr>
                <w:del w:id="156" w:author="Keith Oulson" w:date="2018-04-25T12:05:00Z"/>
                <w:rFonts w:ascii="Verdana" w:hAnsi="Verdana"/>
              </w:rPr>
            </w:pPr>
          </w:p>
        </w:tc>
        <w:tc>
          <w:tcPr>
            <w:tcW w:w="2329" w:type="dxa"/>
          </w:tcPr>
          <w:p w14:paraId="4FF38F5A" w14:textId="083AF320" w:rsidR="00D238A3" w:rsidRPr="005559F3" w:rsidDel="00DD61DE" w:rsidRDefault="00D238A3" w:rsidP="00D238A3">
            <w:pPr>
              <w:pStyle w:val="TableText"/>
              <w:rPr>
                <w:del w:id="157" w:author="Keith Oulson" w:date="2018-04-25T12:05:00Z"/>
                <w:rFonts w:ascii="Verdana" w:hAnsi="Verdana"/>
              </w:rPr>
            </w:pPr>
          </w:p>
        </w:tc>
      </w:tr>
      <w:tr w:rsidR="00D238A3" w:rsidRPr="005559F3" w:rsidDel="00DD61DE" w14:paraId="11ECACFA" w14:textId="0B39D550" w:rsidTr="00E91E51">
        <w:trPr>
          <w:del w:id="158" w:author="Keith Oulson" w:date="2018-04-25T12:05:00Z"/>
        </w:trPr>
        <w:tc>
          <w:tcPr>
            <w:tcW w:w="1728" w:type="dxa"/>
          </w:tcPr>
          <w:p w14:paraId="73B87C2C" w14:textId="54CFC444" w:rsidR="00D238A3" w:rsidRPr="005559F3" w:rsidDel="00DD61DE" w:rsidRDefault="00D238A3" w:rsidP="00D238A3">
            <w:pPr>
              <w:pStyle w:val="TableText"/>
              <w:rPr>
                <w:del w:id="159" w:author="Keith Oulson" w:date="2018-04-25T12:05:00Z"/>
                <w:rFonts w:ascii="Verdana" w:hAnsi="Verdana"/>
              </w:rPr>
            </w:pPr>
          </w:p>
        </w:tc>
        <w:tc>
          <w:tcPr>
            <w:tcW w:w="1080" w:type="dxa"/>
          </w:tcPr>
          <w:p w14:paraId="07808791" w14:textId="41A95984" w:rsidR="00D238A3" w:rsidRPr="005559F3" w:rsidDel="00DD61DE" w:rsidRDefault="00D238A3" w:rsidP="00D238A3">
            <w:pPr>
              <w:pStyle w:val="TableText"/>
              <w:rPr>
                <w:del w:id="160" w:author="Keith Oulson" w:date="2018-04-25T12:05:00Z"/>
                <w:rFonts w:ascii="Verdana" w:hAnsi="Verdana"/>
              </w:rPr>
            </w:pPr>
          </w:p>
        </w:tc>
        <w:tc>
          <w:tcPr>
            <w:tcW w:w="4392" w:type="dxa"/>
          </w:tcPr>
          <w:p w14:paraId="68DD8896" w14:textId="18DBFD9D" w:rsidR="00D238A3" w:rsidRPr="005559F3" w:rsidDel="00DD61DE" w:rsidRDefault="00D238A3" w:rsidP="00D238A3">
            <w:pPr>
              <w:pStyle w:val="TableText"/>
              <w:rPr>
                <w:del w:id="161" w:author="Keith Oulson" w:date="2018-04-25T12:05:00Z"/>
                <w:rFonts w:ascii="Verdana" w:hAnsi="Verdana"/>
              </w:rPr>
            </w:pPr>
          </w:p>
        </w:tc>
        <w:tc>
          <w:tcPr>
            <w:tcW w:w="2329" w:type="dxa"/>
          </w:tcPr>
          <w:p w14:paraId="15CDC434" w14:textId="4A9D2FA6" w:rsidR="00D238A3" w:rsidRPr="005559F3" w:rsidDel="00DD61DE" w:rsidRDefault="00D238A3" w:rsidP="00D238A3">
            <w:pPr>
              <w:pStyle w:val="TableText"/>
              <w:rPr>
                <w:del w:id="162" w:author="Keith Oulson" w:date="2018-04-25T12:05:00Z"/>
                <w:rFonts w:ascii="Verdana" w:hAnsi="Verdana"/>
              </w:rPr>
            </w:pPr>
          </w:p>
        </w:tc>
      </w:tr>
      <w:tr w:rsidR="00D238A3" w:rsidRPr="005559F3" w:rsidDel="00DD61DE" w14:paraId="25DC1C72" w14:textId="5C36890F" w:rsidTr="00E91E51">
        <w:trPr>
          <w:del w:id="163" w:author="Keith Oulson" w:date="2018-04-25T12:05:00Z"/>
        </w:trPr>
        <w:tc>
          <w:tcPr>
            <w:tcW w:w="1728" w:type="dxa"/>
          </w:tcPr>
          <w:p w14:paraId="7BE86D9E" w14:textId="44B92804" w:rsidR="00D238A3" w:rsidRPr="005559F3" w:rsidDel="00DD61DE" w:rsidRDefault="00D238A3" w:rsidP="00D238A3">
            <w:pPr>
              <w:pStyle w:val="TableText"/>
              <w:rPr>
                <w:del w:id="164" w:author="Keith Oulson" w:date="2018-04-25T12:05:00Z"/>
                <w:rFonts w:ascii="Verdana" w:hAnsi="Verdana"/>
              </w:rPr>
            </w:pPr>
          </w:p>
        </w:tc>
        <w:tc>
          <w:tcPr>
            <w:tcW w:w="1080" w:type="dxa"/>
          </w:tcPr>
          <w:p w14:paraId="1EC2525E" w14:textId="0E410603" w:rsidR="00D238A3" w:rsidRPr="005559F3" w:rsidDel="00DD61DE" w:rsidRDefault="00D238A3" w:rsidP="00D238A3">
            <w:pPr>
              <w:pStyle w:val="TableText"/>
              <w:rPr>
                <w:del w:id="165" w:author="Keith Oulson" w:date="2018-04-25T12:05:00Z"/>
                <w:rFonts w:ascii="Verdana" w:hAnsi="Verdana"/>
              </w:rPr>
            </w:pPr>
          </w:p>
        </w:tc>
        <w:tc>
          <w:tcPr>
            <w:tcW w:w="4392" w:type="dxa"/>
          </w:tcPr>
          <w:p w14:paraId="1FDE9F51" w14:textId="6F904B6C" w:rsidR="00D238A3" w:rsidRPr="005559F3" w:rsidDel="00DD61DE" w:rsidRDefault="00D238A3" w:rsidP="00D238A3">
            <w:pPr>
              <w:pStyle w:val="TableText"/>
              <w:rPr>
                <w:del w:id="166" w:author="Keith Oulson" w:date="2018-04-25T12:05:00Z"/>
                <w:rFonts w:ascii="Verdana" w:hAnsi="Verdana"/>
              </w:rPr>
            </w:pPr>
          </w:p>
        </w:tc>
        <w:tc>
          <w:tcPr>
            <w:tcW w:w="2329" w:type="dxa"/>
          </w:tcPr>
          <w:p w14:paraId="3A929E9F" w14:textId="0DAA6021" w:rsidR="00D238A3" w:rsidRPr="005559F3" w:rsidDel="00DD61DE" w:rsidRDefault="00D238A3" w:rsidP="00D238A3">
            <w:pPr>
              <w:pStyle w:val="TableText"/>
              <w:rPr>
                <w:del w:id="167" w:author="Keith Oulson" w:date="2018-04-25T12:05:00Z"/>
                <w:rFonts w:ascii="Verdana" w:hAnsi="Verdana"/>
              </w:rPr>
            </w:pPr>
          </w:p>
        </w:tc>
      </w:tr>
      <w:tr w:rsidR="00D238A3" w:rsidRPr="005559F3" w:rsidDel="00DD61DE" w14:paraId="6789DE7E" w14:textId="46E773C2" w:rsidTr="00E91E51">
        <w:trPr>
          <w:del w:id="168" w:author="Keith Oulson" w:date="2018-04-25T12:05:00Z"/>
        </w:trPr>
        <w:tc>
          <w:tcPr>
            <w:tcW w:w="1728" w:type="dxa"/>
          </w:tcPr>
          <w:p w14:paraId="59F74ED0" w14:textId="3334F1B2" w:rsidR="00D238A3" w:rsidRPr="005559F3" w:rsidDel="00DD61DE" w:rsidRDefault="00D238A3" w:rsidP="00D238A3">
            <w:pPr>
              <w:pStyle w:val="TableText"/>
              <w:rPr>
                <w:del w:id="169" w:author="Keith Oulson" w:date="2018-04-25T12:05:00Z"/>
                <w:rFonts w:ascii="Verdana" w:hAnsi="Verdana"/>
              </w:rPr>
            </w:pPr>
          </w:p>
        </w:tc>
        <w:tc>
          <w:tcPr>
            <w:tcW w:w="1080" w:type="dxa"/>
          </w:tcPr>
          <w:p w14:paraId="7F9767FC" w14:textId="11290D10" w:rsidR="00D238A3" w:rsidRPr="005559F3" w:rsidDel="00DD61DE" w:rsidRDefault="00D238A3" w:rsidP="00D238A3">
            <w:pPr>
              <w:pStyle w:val="TableText"/>
              <w:rPr>
                <w:del w:id="170" w:author="Keith Oulson" w:date="2018-04-25T12:05:00Z"/>
                <w:rFonts w:ascii="Verdana" w:hAnsi="Verdana"/>
              </w:rPr>
            </w:pPr>
          </w:p>
        </w:tc>
        <w:tc>
          <w:tcPr>
            <w:tcW w:w="4392" w:type="dxa"/>
          </w:tcPr>
          <w:p w14:paraId="6E7D3A5C" w14:textId="6EE6D8A8" w:rsidR="00D238A3" w:rsidRPr="005559F3" w:rsidDel="00DD61DE" w:rsidRDefault="00D238A3" w:rsidP="00D238A3">
            <w:pPr>
              <w:pStyle w:val="TableText"/>
              <w:rPr>
                <w:del w:id="171" w:author="Keith Oulson" w:date="2018-04-25T12:05:00Z"/>
                <w:rFonts w:ascii="Verdana" w:hAnsi="Verdana"/>
              </w:rPr>
            </w:pPr>
          </w:p>
        </w:tc>
        <w:tc>
          <w:tcPr>
            <w:tcW w:w="2329" w:type="dxa"/>
          </w:tcPr>
          <w:p w14:paraId="5534D986" w14:textId="29128790" w:rsidR="00D238A3" w:rsidRPr="005559F3" w:rsidDel="00DD61DE" w:rsidRDefault="00D238A3" w:rsidP="00D238A3">
            <w:pPr>
              <w:pStyle w:val="TableText"/>
              <w:rPr>
                <w:del w:id="172" w:author="Keith Oulson" w:date="2018-04-25T12:05:00Z"/>
                <w:rFonts w:ascii="Verdana" w:hAnsi="Verdana"/>
              </w:rPr>
            </w:pPr>
          </w:p>
        </w:tc>
      </w:tr>
      <w:tr w:rsidR="00D238A3" w:rsidRPr="005559F3" w:rsidDel="00DD61DE" w14:paraId="105C4F83" w14:textId="615EF0D8" w:rsidTr="00E91E51">
        <w:trPr>
          <w:del w:id="173" w:author="Keith Oulson" w:date="2018-04-25T12:05:00Z"/>
        </w:trPr>
        <w:tc>
          <w:tcPr>
            <w:tcW w:w="1728" w:type="dxa"/>
          </w:tcPr>
          <w:p w14:paraId="4CD4887A" w14:textId="3850A827" w:rsidR="00D238A3" w:rsidRPr="005559F3" w:rsidDel="00DD61DE" w:rsidRDefault="00D238A3" w:rsidP="00D238A3">
            <w:pPr>
              <w:pStyle w:val="TableText"/>
              <w:rPr>
                <w:del w:id="174" w:author="Keith Oulson" w:date="2018-04-25T12:05:00Z"/>
                <w:rFonts w:ascii="Verdana" w:hAnsi="Verdana"/>
              </w:rPr>
            </w:pPr>
          </w:p>
        </w:tc>
        <w:tc>
          <w:tcPr>
            <w:tcW w:w="1080" w:type="dxa"/>
          </w:tcPr>
          <w:p w14:paraId="1084879D" w14:textId="094FAF5F" w:rsidR="00D238A3" w:rsidRPr="005559F3" w:rsidDel="00DD61DE" w:rsidRDefault="00D238A3" w:rsidP="00D238A3">
            <w:pPr>
              <w:pStyle w:val="TableText"/>
              <w:rPr>
                <w:del w:id="175" w:author="Keith Oulson" w:date="2018-04-25T12:05:00Z"/>
                <w:rFonts w:ascii="Verdana" w:hAnsi="Verdana"/>
              </w:rPr>
            </w:pPr>
          </w:p>
        </w:tc>
        <w:tc>
          <w:tcPr>
            <w:tcW w:w="4392" w:type="dxa"/>
          </w:tcPr>
          <w:p w14:paraId="47535CF7" w14:textId="510782C3" w:rsidR="00D238A3" w:rsidRPr="005559F3" w:rsidDel="00DD61DE" w:rsidRDefault="00D238A3" w:rsidP="00D238A3">
            <w:pPr>
              <w:pStyle w:val="TableText"/>
              <w:rPr>
                <w:del w:id="176" w:author="Keith Oulson" w:date="2018-04-25T12:05:00Z"/>
                <w:rFonts w:ascii="Verdana" w:hAnsi="Verdana"/>
              </w:rPr>
            </w:pPr>
          </w:p>
        </w:tc>
        <w:tc>
          <w:tcPr>
            <w:tcW w:w="2329" w:type="dxa"/>
          </w:tcPr>
          <w:p w14:paraId="64223BC8" w14:textId="283055F9" w:rsidR="00D238A3" w:rsidRPr="005559F3" w:rsidDel="00DD61DE" w:rsidRDefault="00D238A3" w:rsidP="00D238A3">
            <w:pPr>
              <w:pStyle w:val="TableText"/>
              <w:rPr>
                <w:del w:id="177" w:author="Keith Oulson" w:date="2018-04-25T12:05:00Z"/>
                <w:rFonts w:ascii="Verdana" w:hAnsi="Verdana"/>
              </w:rPr>
            </w:pPr>
          </w:p>
        </w:tc>
      </w:tr>
    </w:tbl>
    <w:p w14:paraId="665D142B" w14:textId="124A81F0" w:rsidR="00754387" w:rsidRPr="005559F3" w:rsidDel="00DD61DE" w:rsidRDefault="00754387" w:rsidP="00942690">
      <w:pPr>
        <w:pStyle w:val="Title2"/>
        <w:rPr>
          <w:del w:id="178" w:author="Keith Oulson" w:date="2018-04-25T12:05:00Z"/>
          <w:rFonts w:ascii="Verdana" w:hAnsi="Verdana"/>
        </w:rPr>
      </w:pPr>
    </w:p>
    <w:p w14:paraId="51987DF3" w14:textId="4F678424" w:rsidR="00754387" w:rsidRPr="005559F3" w:rsidRDefault="00754387">
      <w:pPr>
        <w:rPr>
          <w:rFonts w:cs="Arial"/>
          <w:b/>
          <w:bCs/>
          <w:sz w:val="28"/>
          <w:szCs w:val="32"/>
        </w:rPr>
      </w:pPr>
      <w:del w:id="179" w:author="Keith Oulson" w:date="2018-04-25T12:05:00Z">
        <w:r w:rsidRPr="005559F3" w:rsidDel="00DD61DE">
          <w:br w:type="page"/>
        </w:r>
      </w:del>
    </w:p>
    <w:p w14:paraId="1A462AD1" w14:textId="77777777" w:rsidR="006C31AC" w:rsidRDefault="006C31AC" w:rsidP="00942690">
      <w:pPr>
        <w:pStyle w:val="Title2"/>
        <w:rPr>
          <w:ins w:id="180" w:author="Steffen Maerdian" w:date="2018-04-27T15:46:00Z"/>
          <w:rFonts w:ascii="Verdana" w:hAnsi="Verdana"/>
        </w:rPr>
      </w:pPr>
    </w:p>
    <w:p w14:paraId="1458BD96" w14:textId="77777777" w:rsidR="006C31AC" w:rsidRDefault="006C31AC" w:rsidP="00942690">
      <w:pPr>
        <w:pStyle w:val="Title2"/>
        <w:rPr>
          <w:ins w:id="181" w:author="Steffen Maerdian" w:date="2018-04-27T15:46:00Z"/>
          <w:rFonts w:ascii="Verdana" w:hAnsi="Verdana"/>
        </w:rPr>
      </w:pPr>
    </w:p>
    <w:p w14:paraId="41DF566C" w14:textId="77777777" w:rsidR="006C31AC" w:rsidRDefault="006C31AC" w:rsidP="00942690">
      <w:pPr>
        <w:pStyle w:val="Title2"/>
        <w:rPr>
          <w:ins w:id="182" w:author="Steffen Maerdian" w:date="2018-04-27T15:46:00Z"/>
          <w:rFonts w:ascii="Verdana" w:hAnsi="Verdana"/>
        </w:rPr>
      </w:pPr>
    </w:p>
    <w:p w14:paraId="621F0DEC" w14:textId="77777777" w:rsidR="006C31AC" w:rsidRDefault="006C31AC" w:rsidP="00942690">
      <w:pPr>
        <w:pStyle w:val="Title2"/>
        <w:rPr>
          <w:ins w:id="183" w:author="Steffen Maerdian" w:date="2018-04-27T15:46:00Z"/>
          <w:rFonts w:ascii="Verdana" w:hAnsi="Verdana"/>
        </w:rPr>
      </w:pPr>
    </w:p>
    <w:p w14:paraId="5480BB8C" w14:textId="77777777" w:rsidR="006C31AC" w:rsidRDefault="006C31AC" w:rsidP="00942690">
      <w:pPr>
        <w:pStyle w:val="Title2"/>
        <w:rPr>
          <w:ins w:id="184" w:author="Steffen Maerdian" w:date="2018-04-27T15:46:00Z"/>
          <w:rFonts w:ascii="Verdana" w:hAnsi="Verdana"/>
        </w:rPr>
      </w:pPr>
    </w:p>
    <w:p w14:paraId="7598DAE6" w14:textId="77777777" w:rsidR="006C31AC" w:rsidRDefault="006C31AC" w:rsidP="00942690">
      <w:pPr>
        <w:pStyle w:val="Title2"/>
        <w:rPr>
          <w:ins w:id="185" w:author="Steffen Maerdian" w:date="2018-04-27T15:46:00Z"/>
          <w:rFonts w:ascii="Verdana" w:hAnsi="Verdana"/>
        </w:rPr>
      </w:pPr>
    </w:p>
    <w:p w14:paraId="692D5CCA" w14:textId="77777777" w:rsidR="006C31AC" w:rsidRDefault="006C31AC" w:rsidP="00942690">
      <w:pPr>
        <w:pStyle w:val="Title2"/>
        <w:rPr>
          <w:ins w:id="186" w:author="Steffen Maerdian" w:date="2018-04-27T15:46:00Z"/>
          <w:rFonts w:ascii="Verdana" w:hAnsi="Verdana"/>
        </w:rPr>
      </w:pPr>
    </w:p>
    <w:p w14:paraId="08A8D0BE" w14:textId="77777777" w:rsidR="006C31AC" w:rsidRDefault="006C31AC" w:rsidP="00942690">
      <w:pPr>
        <w:pStyle w:val="Title2"/>
        <w:rPr>
          <w:ins w:id="187" w:author="Steffen Maerdian" w:date="2018-04-27T15:46:00Z"/>
          <w:rFonts w:ascii="Verdana" w:hAnsi="Verdana"/>
        </w:rPr>
      </w:pPr>
    </w:p>
    <w:p w14:paraId="719E4395" w14:textId="77777777" w:rsidR="006C31AC" w:rsidRDefault="006C31AC" w:rsidP="00942690">
      <w:pPr>
        <w:pStyle w:val="Title2"/>
        <w:rPr>
          <w:ins w:id="188" w:author="Steffen Maerdian" w:date="2018-04-27T15:46:00Z"/>
          <w:rFonts w:ascii="Verdana" w:hAnsi="Verdana"/>
        </w:rPr>
      </w:pPr>
    </w:p>
    <w:p w14:paraId="156FC4A4" w14:textId="77777777" w:rsidR="006C31AC" w:rsidRDefault="006C31AC" w:rsidP="00942690">
      <w:pPr>
        <w:pStyle w:val="Title2"/>
        <w:rPr>
          <w:ins w:id="189" w:author="Steffen Maerdian" w:date="2018-04-27T15:46:00Z"/>
          <w:rFonts w:ascii="Verdana" w:hAnsi="Verdana"/>
        </w:rPr>
      </w:pPr>
    </w:p>
    <w:p w14:paraId="41F194D0" w14:textId="77777777" w:rsidR="006C31AC" w:rsidRDefault="006C31AC" w:rsidP="00942690">
      <w:pPr>
        <w:pStyle w:val="Title2"/>
        <w:rPr>
          <w:ins w:id="190" w:author="Steffen Maerdian" w:date="2018-04-27T15:46:00Z"/>
          <w:rFonts w:ascii="Verdana" w:hAnsi="Verdana"/>
        </w:rPr>
      </w:pPr>
    </w:p>
    <w:p w14:paraId="0FC66639" w14:textId="77777777" w:rsidR="006C31AC" w:rsidRDefault="006C31AC" w:rsidP="00942690">
      <w:pPr>
        <w:pStyle w:val="Title2"/>
        <w:rPr>
          <w:ins w:id="191" w:author="Steffen Maerdian" w:date="2018-04-27T15:46:00Z"/>
          <w:rFonts w:ascii="Verdana" w:hAnsi="Verdana"/>
        </w:rPr>
      </w:pPr>
    </w:p>
    <w:p w14:paraId="37170F91" w14:textId="77777777" w:rsidR="006C31AC" w:rsidRDefault="006C31AC" w:rsidP="00942690">
      <w:pPr>
        <w:pStyle w:val="Title2"/>
        <w:rPr>
          <w:ins w:id="192" w:author="Steffen Maerdian" w:date="2018-04-27T15:46:00Z"/>
          <w:rFonts w:ascii="Verdana" w:hAnsi="Verdana"/>
        </w:rPr>
      </w:pPr>
    </w:p>
    <w:p w14:paraId="6DD4D649" w14:textId="77777777" w:rsidR="006C31AC" w:rsidRDefault="006C31AC" w:rsidP="00942690">
      <w:pPr>
        <w:pStyle w:val="Title2"/>
        <w:rPr>
          <w:ins w:id="193" w:author="Steffen Maerdian" w:date="2018-04-27T15:46:00Z"/>
          <w:rFonts w:ascii="Verdana" w:hAnsi="Verdana"/>
        </w:rPr>
      </w:pPr>
    </w:p>
    <w:p w14:paraId="591ADC54" w14:textId="77777777" w:rsidR="006C31AC" w:rsidRDefault="006C31AC" w:rsidP="00942690">
      <w:pPr>
        <w:pStyle w:val="Title2"/>
        <w:rPr>
          <w:ins w:id="194" w:author="Steffen Maerdian" w:date="2018-04-27T15:46:00Z"/>
          <w:rFonts w:ascii="Verdana" w:hAnsi="Verdana"/>
        </w:rPr>
      </w:pPr>
    </w:p>
    <w:p w14:paraId="26638F84" w14:textId="77777777" w:rsidR="006C31AC" w:rsidRDefault="006C31AC" w:rsidP="00942690">
      <w:pPr>
        <w:pStyle w:val="Title2"/>
        <w:rPr>
          <w:ins w:id="195" w:author="Steffen Maerdian" w:date="2018-04-27T15:46:00Z"/>
          <w:rFonts w:ascii="Verdana" w:hAnsi="Verdana"/>
        </w:rPr>
      </w:pPr>
    </w:p>
    <w:p w14:paraId="1558A14E" w14:textId="77777777" w:rsidR="006C31AC" w:rsidRDefault="006C31AC" w:rsidP="00942690">
      <w:pPr>
        <w:pStyle w:val="Title2"/>
        <w:rPr>
          <w:ins w:id="196" w:author="Steffen Maerdian" w:date="2018-04-27T15:46:00Z"/>
          <w:rFonts w:ascii="Verdana" w:hAnsi="Verdana"/>
        </w:rPr>
      </w:pPr>
    </w:p>
    <w:p w14:paraId="083A3A53" w14:textId="77777777" w:rsidR="006C31AC" w:rsidRDefault="006C31AC" w:rsidP="00942690">
      <w:pPr>
        <w:pStyle w:val="Title2"/>
        <w:rPr>
          <w:ins w:id="197" w:author="Steffen Maerdian" w:date="2018-04-27T15:46:00Z"/>
          <w:rFonts w:ascii="Verdana" w:hAnsi="Verdana"/>
        </w:rPr>
      </w:pPr>
    </w:p>
    <w:p w14:paraId="59A893D0" w14:textId="77777777" w:rsidR="006C31AC" w:rsidRDefault="006C31AC" w:rsidP="00942690">
      <w:pPr>
        <w:pStyle w:val="Title2"/>
        <w:rPr>
          <w:ins w:id="198" w:author="Steffen Maerdian" w:date="2018-04-27T15:46:00Z"/>
          <w:rFonts w:ascii="Verdana" w:hAnsi="Verdana"/>
        </w:rPr>
      </w:pPr>
    </w:p>
    <w:p w14:paraId="4A0D0428" w14:textId="77777777" w:rsidR="006C31AC" w:rsidRDefault="006C31AC" w:rsidP="00942690">
      <w:pPr>
        <w:pStyle w:val="Title2"/>
        <w:rPr>
          <w:ins w:id="199" w:author="Steffen Maerdian" w:date="2018-04-27T15:46:00Z"/>
          <w:rFonts w:ascii="Verdana" w:hAnsi="Verdana"/>
        </w:rPr>
      </w:pPr>
    </w:p>
    <w:p w14:paraId="773D7F32" w14:textId="77777777" w:rsidR="006C31AC" w:rsidRDefault="006C31AC" w:rsidP="00942690">
      <w:pPr>
        <w:pStyle w:val="Title2"/>
        <w:rPr>
          <w:ins w:id="200" w:author="Steffen Maerdian" w:date="2018-04-27T15:46:00Z"/>
          <w:rFonts w:ascii="Verdana" w:hAnsi="Verdana"/>
        </w:rPr>
      </w:pPr>
    </w:p>
    <w:p w14:paraId="41663F45" w14:textId="77777777" w:rsidR="006C31AC" w:rsidRDefault="006C31AC" w:rsidP="00942690">
      <w:pPr>
        <w:pStyle w:val="Title2"/>
        <w:rPr>
          <w:ins w:id="201" w:author="Steffen Maerdian" w:date="2018-04-27T15:46:00Z"/>
          <w:rFonts w:ascii="Verdana" w:hAnsi="Verdana"/>
        </w:rPr>
      </w:pPr>
    </w:p>
    <w:p w14:paraId="5101513A" w14:textId="77777777" w:rsidR="006C31AC" w:rsidRDefault="006C31AC" w:rsidP="00942690">
      <w:pPr>
        <w:pStyle w:val="Title2"/>
        <w:rPr>
          <w:ins w:id="202" w:author="Steffen Maerdian" w:date="2018-04-27T15:46:00Z"/>
          <w:rFonts w:ascii="Verdana" w:hAnsi="Verdana"/>
        </w:rPr>
      </w:pPr>
    </w:p>
    <w:p w14:paraId="054FEE5E" w14:textId="37A85CEA" w:rsidR="00942690" w:rsidRPr="005559F3" w:rsidRDefault="00942690" w:rsidP="00942690">
      <w:pPr>
        <w:pStyle w:val="Title2"/>
        <w:rPr>
          <w:rFonts w:ascii="Verdana" w:hAnsi="Verdana"/>
        </w:rPr>
      </w:pPr>
      <w:r w:rsidRPr="005559F3">
        <w:rPr>
          <w:rFonts w:ascii="Verdana" w:hAnsi="Verdana"/>
        </w:rPr>
        <w:t>Table of Contents</w:t>
      </w:r>
    </w:p>
    <w:p w14:paraId="41237051" w14:textId="7B5A2228" w:rsidR="000A7D42" w:rsidRDefault="00CE41B2">
      <w:pPr>
        <w:pStyle w:val="TOC1"/>
        <w:tabs>
          <w:tab w:val="left" w:pos="440"/>
          <w:tab w:val="right" w:leader="dot" w:pos="9350"/>
        </w:tabs>
        <w:rPr>
          <w:ins w:id="203" w:author="Steffen Maerdian" w:date="2018-05-01T09:55:00Z"/>
          <w:rFonts w:asciiTheme="minorHAnsi" w:eastAsiaTheme="minorEastAsia" w:hAnsiTheme="minorHAnsi" w:cstheme="minorBidi"/>
          <w:b w:val="0"/>
          <w:bCs w:val="0"/>
          <w:noProof/>
          <w:sz w:val="22"/>
          <w:szCs w:val="22"/>
        </w:rPr>
      </w:pPr>
      <w:r w:rsidRPr="005559F3">
        <w:rPr>
          <w:caps/>
        </w:rPr>
        <w:fldChar w:fldCharType="begin"/>
      </w:r>
      <w:r w:rsidRPr="005559F3">
        <w:rPr>
          <w:caps/>
        </w:rPr>
        <w:instrText xml:space="preserve"> TOC \o "1-3" \h \z \u </w:instrText>
      </w:r>
      <w:r w:rsidRPr="005559F3">
        <w:rPr>
          <w:caps/>
        </w:rPr>
        <w:fldChar w:fldCharType="separate"/>
      </w:r>
      <w:ins w:id="204" w:author="Steffen Maerdian" w:date="2018-05-01T09:55:00Z">
        <w:r w:rsidR="000A7D42" w:rsidRPr="005F601A">
          <w:rPr>
            <w:rStyle w:val="Hyperlink"/>
            <w:noProof/>
          </w:rPr>
          <w:fldChar w:fldCharType="begin"/>
        </w:r>
        <w:r w:rsidR="000A7D42" w:rsidRPr="005F601A">
          <w:rPr>
            <w:rStyle w:val="Hyperlink"/>
            <w:noProof/>
          </w:rPr>
          <w:instrText xml:space="preserve"> </w:instrText>
        </w:r>
        <w:r w:rsidR="000A7D42">
          <w:rPr>
            <w:noProof/>
          </w:rPr>
          <w:instrText>HYPERLINK \l "_Toc512931828"</w:instrText>
        </w:r>
        <w:r w:rsidR="000A7D42" w:rsidRPr="005F601A">
          <w:rPr>
            <w:rStyle w:val="Hyperlink"/>
            <w:noProof/>
          </w:rPr>
          <w:instrText xml:space="preserve"> </w:instrText>
        </w:r>
        <w:r w:rsidR="000A7D42" w:rsidRPr="005F601A">
          <w:rPr>
            <w:rStyle w:val="Hyperlink"/>
            <w:noProof/>
          </w:rPr>
          <w:fldChar w:fldCharType="separate"/>
        </w:r>
        <w:r w:rsidR="000A7D42" w:rsidRPr="005F601A">
          <w:rPr>
            <w:rStyle w:val="Hyperlink"/>
            <w:noProof/>
          </w:rPr>
          <w:t>1</w:t>
        </w:r>
        <w:r w:rsidR="000A7D42">
          <w:rPr>
            <w:rFonts w:asciiTheme="minorHAnsi" w:eastAsiaTheme="minorEastAsia" w:hAnsiTheme="minorHAnsi" w:cstheme="minorBidi"/>
            <w:b w:val="0"/>
            <w:bCs w:val="0"/>
            <w:noProof/>
            <w:sz w:val="22"/>
            <w:szCs w:val="22"/>
          </w:rPr>
          <w:tab/>
        </w:r>
        <w:r w:rsidR="000A7D42" w:rsidRPr="005F601A">
          <w:rPr>
            <w:rStyle w:val="Hyperlink"/>
            <w:noProof/>
          </w:rPr>
          <w:t>Introduction</w:t>
        </w:r>
        <w:r w:rsidR="000A7D42">
          <w:rPr>
            <w:noProof/>
            <w:webHidden/>
          </w:rPr>
          <w:tab/>
        </w:r>
        <w:r w:rsidR="000A7D42">
          <w:rPr>
            <w:noProof/>
            <w:webHidden/>
          </w:rPr>
          <w:fldChar w:fldCharType="begin"/>
        </w:r>
        <w:r w:rsidR="000A7D42">
          <w:rPr>
            <w:noProof/>
            <w:webHidden/>
          </w:rPr>
          <w:instrText xml:space="preserve"> PAGEREF _Toc512931828 \h </w:instrText>
        </w:r>
      </w:ins>
      <w:r w:rsidR="000A7D42">
        <w:rPr>
          <w:noProof/>
          <w:webHidden/>
        </w:rPr>
      </w:r>
      <w:r w:rsidR="000A7D42">
        <w:rPr>
          <w:noProof/>
          <w:webHidden/>
        </w:rPr>
        <w:fldChar w:fldCharType="separate"/>
      </w:r>
      <w:ins w:id="205" w:author="Steffen Maerdian" w:date="2018-05-01T09:55:00Z">
        <w:r w:rsidR="000A7D42">
          <w:rPr>
            <w:noProof/>
            <w:webHidden/>
          </w:rPr>
          <w:t>1</w:t>
        </w:r>
        <w:r w:rsidR="000A7D42">
          <w:rPr>
            <w:noProof/>
            <w:webHidden/>
          </w:rPr>
          <w:fldChar w:fldCharType="end"/>
        </w:r>
        <w:r w:rsidR="000A7D42" w:rsidRPr="005F601A">
          <w:rPr>
            <w:rStyle w:val="Hyperlink"/>
            <w:noProof/>
          </w:rPr>
          <w:fldChar w:fldCharType="end"/>
        </w:r>
      </w:ins>
    </w:p>
    <w:p w14:paraId="0798B536" w14:textId="1DE7EDCA" w:rsidR="000A7D42" w:rsidRDefault="000A7D42">
      <w:pPr>
        <w:pStyle w:val="TOC2"/>
        <w:tabs>
          <w:tab w:val="left" w:pos="880"/>
          <w:tab w:val="right" w:leader="dot" w:pos="9350"/>
        </w:tabs>
        <w:rPr>
          <w:ins w:id="206" w:author="Steffen Maerdian" w:date="2018-05-01T09:55:00Z"/>
          <w:rFonts w:asciiTheme="minorHAnsi" w:eastAsiaTheme="minorEastAsia" w:hAnsiTheme="minorHAnsi" w:cstheme="minorBidi"/>
          <w:b w:val="0"/>
          <w:noProof/>
          <w:sz w:val="22"/>
          <w:szCs w:val="22"/>
        </w:rPr>
      </w:pPr>
      <w:ins w:id="20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"_Toc512931829"</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rPr>
          <w:tab/>
        </w:r>
        <w:r w:rsidRPr="005F601A">
          <w:rPr>
            <w:rStyle w:val="Hyperlink"/>
            <w:noProof/>
          </w:rPr>
          <w:t>Purpose</w:t>
        </w:r>
        <w:r>
          <w:rPr>
            <w:noProof/>
            <w:webHidden/>
          </w:rPr>
          <w:tab/>
        </w:r>
        <w:r>
          <w:rPr>
            <w:noProof/>
            <w:webHidden/>
          </w:rPr>
          <w:fldChar w:fldCharType="begin"/>
        </w:r>
        <w:r>
          <w:rPr>
            <w:noProof/>
            <w:webHidden/>
          </w:rPr>
          <w:instrText xml:space="preserve"> PAGEREF _Toc512931829 \h </w:instrText>
        </w:r>
      </w:ins>
      <w:r>
        <w:rPr>
          <w:noProof/>
          <w:webHidden/>
        </w:rPr>
      </w:r>
      <w:r>
        <w:rPr>
          <w:noProof/>
          <w:webHidden/>
        </w:rPr>
        <w:fldChar w:fldCharType="separate"/>
      </w:r>
      <w:ins w:id="208" w:author="Steffen Maerdian" w:date="2018-05-01T09:55:00Z">
        <w:r>
          <w:rPr>
            <w:noProof/>
            <w:webHidden/>
          </w:rPr>
          <w:t>1</w:t>
        </w:r>
        <w:r>
          <w:rPr>
            <w:noProof/>
            <w:webHidden/>
          </w:rPr>
          <w:fldChar w:fldCharType="end"/>
        </w:r>
        <w:r w:rsidRPr="005F601A">
          <w:rPr>
            <w:rStyle w:val="Hyperlink"/>
            <w:noProof/>
          </w:rPr>
          <w:fldChar w:fldCharType="end"/>
        </w:r>
      </w:ins>
    </w:p>
    <w:p w14:paraId="086C8DAC" w14:textId="6FE2E66C" w:rsidR="000A7D42" w:rsidRDefault="000A7D42">
      <w:pPr>
        <w:pStyle w:val="TOC2"/>
        <w:tabs>
          <w:tab w:val="left" w:pos="880"/>
          <w:tab w:val="right" w:leader="dot" w:pos="9350"/>
        </w:tabs>
        <w:rPr>
          <w:ins w:id="209" w:author="Steffen Maerdian" w:date="2018-05-01T09:55:00Z"/>
          <w:rFonts w:asciiTheme="minorHAnsi" w:eastAsiaTheme="minorEastAsia" w:hAnsiTheme="minorHAnsi" w:cstheme="minorBidi"/>
          <w:b w:val="0"/>
          <w:noProof/>
          <w:sz w:val="22"/>
          <w:szCs w:val="22"/>
        </w:rPr>
      </w:pPr>
      <w:ins w:id="21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rPr>
          <w:tab/>
        </w:r>
        <w:r w:rsidRPr="005F601A">
          <w:rPr>
            <w:rStyle w:val="Hyperlink"/>
            <w:noProof/>
          </w:rPr>
          <w:t>Scope</w:t>
        </w:r>
        <w:r>
          <w:rPr>
            <w:noProof/>
            <w:webHidden/>
          </w:rPr>
          <w:tab/>
        </w:r>
        <w:r>
          <w:rPr>
            <w:noProof/>
            <w:webHidden/>
          </w:rPr>
          <w:fldChar w:fldCharType="begin"/>
        </w:r>
        <w:r>
          <w:rPr>
            <w:noProof/>
            <w:webHidden/>
          </w:rPr>
          <w:instrText xml:space="preserve"> PAGEREF _Toc512931830 \h </w:instrText>
        </w:r>
      </w:ins>
      <w:r>
        <w:rPr>
          <w:noProof/>
          <w:webHidden/>
        </w:rPr>
      </w:r>
      <w:r>
        <w:rPr>
          <w:noProof/>
          <w:webHidden/>
        </w:rPr>
        <w:fldChar w:fldCharType="separate"/>
      </w:r>
      <w:ins w:id="211" w:author="Steffen Maerdian" w:date="2018-05-01T09:55:00Z">
        <w:r>
          <w:rPr>
            <w:noProof/>
            <w:webHidden/>
          </w:rPr>
          <w:t>1</w:t>
        </w:r>
        <w:r>
          <w:rPr>
            <w:noProof/>
            <w:webHidden/>
          </w:rPr>
          <w:fldChar w:fldCharType="end"/>
        </w:r>
        <w:r w:rsidRPr="005F601A">
          <w:rPr>
            <w:rStyle w:val="Hyperlink"/>
            <w:noProof/>
          </w:rPr>
          <w:fldChar w:fldCharType="end"/>
        </w:r>
      </w:ins>
    </w:p>
    <w:p w14:paraId="4783A3AD" w14:textId="668B6E7C" w:rsidR="000A7D42" w:rsidRDefault="000A7D42">
      <w:pPr>
        <w:pStyle w:val="TOC2"/>
        <w:tabs>
          <w:tab w:val="left" w:pos="880"/>
          <w:tab w:val="right" w:leader="dot" w:pos="9350"/>
        </w:tabs>
        <w:rPr>
          <w:ins w:id="212" w:author="Steffen Maerdian" w:date="2018-05-01T09:55:00Z"/>
          <w:rFonts w:asciiTheme="minorHAnsi" w:eastAsiaTheme="minorEastAsia" w:hAnsiTheme="minorHAnsi" w:cstheme="minorBidi"/>
          <w:b w:val="0"/>
          <w:noProof/>
          <w:sz w:val="22"/>
          <w:szCs w:val="22"/>
        </w:rPr>
      </w:pPr>
      <w:ins w:id="21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"_Toc512931831"</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rPr>
          <w:tab/>
        </w:r>
        <w:r w:rsidRPr="005F601A">
          <w:rPr>
            <w:rStyle w:val="Hyperlink"/>
            <w:noProof/>
          </w:rPr>
          <w:t>System Identification</w:t>
        </w:r>
        <w:r>
          <w:rPr>
            <w:noProof/>
            <w:webHidden/>
          </w:rPr>
          <w:tab/>
        </w:r>
        <w:r>
          <w:rPr>
            <w:noProof/>
            <w:webHidden/>
          </w:rPr>
          <w:fldChar w:fldCharType="begin"/>
        </w:r>
        <w:r>
          <w:rPr>
            <w:noProof/>
            <w:webHidden/>
          </w:rPr>
          <w:instrText xml:space="preserve"> PAGEREF _Toc512931831 \h </w:instrText>
        </w:r>
      </w:ins>
      <w:r>
        <w:rPr>
          <w:noProof/>
          <w:webHidden/>
        </w:rPr>
      </w:r>
      <w:r>
        <w:rPr>
          <w:noProof/>
          <w:webHidden/>
        </w:rPr>
        <w:fldChar w:fldCharType="separate"/>
      </w:r>
      <w:ins w:id="214" w:author="Steffen Maerdian" w:date="2018-05-01T09:55:00Z">
        <w:r>
          <w:rPr>
            <w:noProof/>
            <w:webHidden/>
          </w:rPr>
          <w:t>1</w:t>
        </w:r>
        <w:r>
          <w:rPr>
            <w:noProof/>
            <w:webHidden/>
          </w:rPr>
          <w:fldChar w:fldCharType="end"/>
        </w:r>
        <w:r w:rsidRPr="005F601A">
          <w:rPr>
            <w:rStyle w:val="Hyperlink"/>
            <w:noProof/>
          </w:rPr>
          <w:fldChar w:fldCharType="end"/>
        </w:r>
      </w:ins>
    </w:p>
    <w:p w14:paraId="202AF36C" w14:textId="60F46BD9" w:rsidR="000A7D42" w:rsidRDefault="000A7D42">
      <w:pPr>
        <w:pStyle w:val="TOC3"/>
        <w:tabs>
          <w:tab w:val="left" w:pos="1320"/>
          <w:tab w:val="right" w:leader="dot" w:pos="9350"/>
        </w:tabs>
        <w:rPr>
          <w:ins w:id="215" w:author="Steffen Maerdian" w:date="2018-05-01T09:55:00Z"/>
          <w:rFonts w:asciiTheme="minorHAnsi" w:eastAsiaTheme="minorEastAsia" w:hAnsiTheme="minorHAnsi" w:cstheme="minorBidi"/>
          <w:iCs w:val="0"/>
          <w:noProof/>
          <w:sz w:val="22"/>
          <w:szCs w:val="22"/>
        </w:rPr>
      </w:pPr>
      <w:ins w:id="21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"_Toc512931832"</w:instrText>
        </w:r>
        <w:r w:rsidRPr="005F601A">
          <w:rPr>
            <w:rStyle w:val="Hyperlink"/>
            <w:noProof/>
          </w:rPr>
          <w:instrText xml:space="preserve"> </w:instrText>
        </w:r>
        <w:r w:rsidRPr="005F601A">
          <w:rPr>
            <w:rStyle w:val="Hyperlink"/>
            <w:noProof/>
          </w:rPr>
          <w:fldChar w:fldCharType="separate"/>
        </w:r>
        <w:r w:rsidRPr="005F601A">
          <w:rPr>
            <w:rStyle w:val="Hyperlink"/>
            <w:noProof/>
          </w:rPr>
          <w:t>1.3.1</w:t>
        </w:r>
        <w:r>
          <w:rPr>
            <w:rFonts w:asciiTheme="minorHAnsi" w:eastAsiaTheme="minorEastAsia" w:hAnsiTheme="minorHAnsi" w:cstheme="minorBidi"/>
            <w:iCs w:val="0"/>
            <w:noProof/>
            <w:sz w:val="22"/>
            <w:szCs w:val="22"/>
          </w:rPr>
          <w:tab/>
        </w:r>
        <w:r w:rsidRPr="005F601A">
          <w:rPr>
            <w:rStyle w:val="Hyperlink"/>
            <w:noProof/>
          </w:rPr>
          <w:t>MCCF EDI TAS</w:t>
        </w:r>
        <w:r>
          <w:rPr>
            <w:noProof/>
            <w:webHidden/>
          </w:rPr>
          <w:tab/>
        </w:r>
        <w:r>
          <w:rPr>
            <w:noProof/>
            <w:webHidden/>
          </w:rPr>
          <w:fldChar w:fldCharType="begin"/>
        </w:r>
        <w:r>
          <w:rPr>
            <w:noProof/>
            <w:webHidden/>
          </w:rPr>
          <w:instrText xml:space="preserve"> PAGEREF _Toc512931832 \h </w:instrText>
        </w:r>
      </w:ins>
      <w:r>
        <w:rPr>
          <w:noProof/>
          <w:webHidden/>
        </w:rPr>
      </w:r>
      <w:r>
        <w:rPr>
          <w:noProof/>
          <w:webHidden/>
        </w:rPr>
        <w:fldChar w:fldCharType="separate"/>
      </w:r>
      <w:ins w:id="217" w:author="Steffen Maerdian" w:date="2018-05-01T09:55:00Z">
        <w:r>
          <w:rPr>
            <w:noProof/>
            <w:webHidden/>
          </w:rPr>
          <w:t>1</w:t>
        </w:r>
        <w:r>
          <w:rPr>
            <w:noProof/>
            <w:webHidden/>
          </w:rPr>
          <w:fldChar w:fldCharType="end"/>
        </w:r>
        <w:r w:rsidRPr="005F601A">
          <w:rPr>
            <w:rStyle w:val="Hyperlink"/>
            <w:noProof/>
          </w:rPr>
          <w:fldChar w:fldCharType="end"/>
        </w:r>
      </w:ins>
    </w:p>
    <w:p w14:paraId="2AC94C54" w14:textId="0BA929E4" w:rsidR="000A7D42" w:rsidRDefault="000A7D42">
      <w:pPr>
        <w:pStyle w:val="TOC3"/>
        <w:tabs>
          <w:tab w:val="left" w:pos="1320"/>
          <w:tab w:val="right" w:leader="dot" w:pos="9350"/>
        </w:tabs>
        <w:rPr>
          <w:ins w:id="218" w:author="Steffen Maerdian" w:date="2018-05-01T09:55:00Z"/>
          <w:rFonts w:asciiTheme="minorHAnsi" w:eastAsiaTheme="minorEastAsia" w:hAnsiTheme="minorHAnsi" w:cstheme="minorBidi"/>
          <w:iCs w:val="0"/>
          <w:noProof/>
          <w:sz w:val="22"/>
          <w:szCs w:val="22"/>
        </w:rPr>
      </w:pPr>
      <w:ins w:id="21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"_Toc512931833"</w:instrText>
        </w:r>
        <w:r w:rsidRPr="005F601A">
          <w:rPr>
            <w:rStyle w:val="Hyperlink"/>
            <w:noProof/>
          </w:rPr>
          <w:instrText xml:space="preserve"> </w:instrText>
        </w:r>
        <w:r w:rsidRPr="005F601A">
          <w:rPr>
            <w:rStyle w:val="Hyperlink"/>
            <w:noProof/>
          </w:rPr>
          <w:fldChar w:fldCharType="separate"/>
        </w:r>
        <w:r w:rsidRPr="005F601A">
          <w:rPr>
            <w:rStyle w:val="Hyperlink"/>
            <w:noProof/>
          </w:rPr>
          <w:t>1.3.2</w:t>
        </w:r>
        <w:r>
          <w:rPr>
            <w:rFonts w:asciiTheme="minorHAnsi" w:eastAsiaTheme="minorEastAsia" w:hAnsiTheme="minorHAnsi" w:cstheme="minorBidi"/>
            <w:iCs w:val="0"/>
            <w:noProof/>
            <w:sz w:val="22"/>
            <w:szCs w:val="22"/>
          </w:rPr>
          <w:tab/>
        </w:r>
        <w:r w:rsidRPr="005F601A">
          <w:rPr>
            <w:rStyle w:val="Hyperlink"/>
            <w:noProof/>
          </w:rPr>
          <w:t>FSC</w:t>
        </w:r>
        <w:r>
          <w:rPr>
            <w:noProof/>
            <w:webHidden/>
          </w:rPr>
          <w:tab/>
        </w:r>
        <w:r>
          <w:rPr>
            <w:noProof/>
            <w:webHidden/>
          </w:rPr>
          <w:fldChar w:fldCharType="begin"/>
        </w:r>
        <w:r>
          <w:rPr>
            <w:noProof/>
            <w:webHidden/>
          </w:rPr>
          <w:instrText xml:space="preserve"> PAGEREF _Toc512931833 \h </w:instrText>
        </w:r>
      </w:ins>
      <w:r>
        <w:rPr>
          <w:noProof/>
          <w:webHidden/>
        </w:rPr>
      </w:r>
      <w:r>
        <w:rPr>
          <w:noProof/>
          <w:webHidden/>
        </w:rPr>
        <w:fldChar w:fldCharType="separate"/>
      </w:r>
      <w:ins w:id="220" w:author="Steffen Maerdian" w:date="2018-05-01T09:55:00Z">
        <w:r>
          <w:rPr>
            <w:noProof/>
            <w:webHidden/>
          </w:rPr>
          <w:t>2</w:t>
        </w:r>
        <w:r>
          <w:rPr>
            <w:noProof/>
            <w:webHidden/>
          </w:rPr>
          <w:fldChar w:fldCharType="end"/>
        </w:r>
        <w:r w:rsidRPr="005F601A">
          <w:rPr>
            <w:rStyle w:val="Hyperlink"/>
            <w:noProof/>
          </w:rPr>
          <w:fldChar w:fldCharType="end"/>
        </w:r>
      </w:ins>
    </w:p>
    <w:p w14:paraId="0782010B" w14:textId="1777C9A6" w:rsidR="000A7D42" w:rsidRDefault="000A7D42">
      <w:pPr>
        <w:pStyle w:val="TOC2"/>
        <w:tabs>
          <w:tab w:val="left" w:pos="880"/>
          <w:tab w:val="right" w:leader="dot" w:pos="9350"/>
        </w:tabs>
        <w:rPr>
          <w:ins w:id="221" w:author="Steffen Maerdian" w:date="2018-05-01T09:55:00Z"/>
          <w:rFonts w:asciiTheme="minorHAnsi" w:eastAsiaTheme="minorEastAsia" w:hAnsiTheme="minorHAnsi" w:cstheme="minorBidi"/>
          <w:b w:val="0"/>
          <w:noProof/>
          <w:sz w:val="22"/>
          <w:szCs w:val="22"/>
        </w:rPr>
      </w:pPr>
      <w:ins w:id="22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2"/>
            <w:szCs w:val="22"/>
          </w:rPr>
          <w:tab/>
        </w:r>
        <w:r w:rsidRPr="005F601A">
          <w:rPr>
            <w:rStyle w:val="Hyperlink"/>
            <w:noProof/>
          </w:rPr>
          <w:t>Operational Agreement</w:t>
        </w:r>
        <w:r>
          <w:rPr>
            <w:noProof/>
            <w:webHidden/>
          </w:rPr>
          <w:tab/>
        </w:r>
        <w:r>
          <w:rPr>
            <w:noProof/>
            <w:webHidden/>
          </w:rPr>
          <w:fldChar w:fldCharType="begin"/>
        </w:r>
        <w:r>
          <w:rPr>
            <w:noProof/>
            <w:webHidden/>
          </w:rPr>
          <w:instrText xml:space="preserve"> PAGEREF _Toc512931834 \h </w:instrText>
        </w:r>
      </w:ins>
      <w:r>
        <w:rPr>
          <w:noProof/>
          <w:webHidden/>
        </w:rPr>
      </w:r>
      <w:r>
        <w:rPr>
          <w:noProof/>
          <w:webHidden/>
        </w:rPr>
        <w:fldChar w:fldCharType="separate"/>
      </w:r>
      <w:ins w:id="223" w:author="Steffen Maerdian" w:date="2018-05-01T09:55:00Z">
        <w:r>
          <w:rPr>
            <w:noProof/>
            <w:webHidden/>
          </w:rPr>
          <w:t>2</w:t>
        </w:r>
        <w:r>
          <w:rPr>
            <w:noProof/>
            <w:webHidden/>
          </w:rPr>
          <w:fldChar w:fldCharType="end"/>
        </w:r>
        <w:r w:rsidRPr="005F601A">
          <w:rPr>
            <w:rStyle w:val="Hyperlink"/>
            <w:noProof/>
          </w:rPr>
          <w:fldChar w:fldCharType="end"/>
        </w:r>
      </w:ins>
    </w:p>
    <w:p w14:paraId="216EC443" w14:textId="1AF0283F" w:rsidR="000A7D42" w:rsidRDefault="000A7D42">
      <w:pPr>
        <w:pStyle w:val="TOC1"/>
        <w:tabs>
          <w:tab w:val="left" w:pos="440"/>
          <w:tab w:val="right" w:leader="dot" w:pos="9350"/>
        </w:tabs>
        <w:rPr>
          <w:ins w:id="224" w:author="Steffen Maerdian" w:date="2018-05-01T09:55:00Z"/>
          <w:rFonts w:asciiTheme="minorHAnsi" w:eastAsiaTheme="minorEastAsia" w:hAnsiTheme="minorHAnsi" w:cstheme="minorBidi"/>
          <w:b w:val="0"/>
          <w:bCs w:val="0"/>
          <w:noProof/>
          <w:sz w:val="22"/>
          <w:szCs w:val="22"/>
        </w:rPr>
      </w:pPr>
      <w:ins w:id="22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"_Toc512931835"</w:instrText>
        </w:r>
        <w:r w:rsidRPr="005F601A">
          <w:rPr>
            <w:rStyle w:val="Hyperlink"/>
            <w:noProof/>
          </w:rPr>
          <w:instrText xml:space="preserve"> </w:instrText>
        </w:r>
        <w:r w:rsidRPr="005F601A">
          <w:rPr>
            <w:rStyle w:val="Hyperlink"/>
            <w:noProof/>
          </w:rPr>
          <w:fldChar w:fldCharType="separate"/>
        </w:r>
        <w:r w:rsidRPr="005F601A">
          <w:rPr>
            <w:rStyle w:val="Hyperlink"/>
            <w:noProof/>
          </w:rPr>
          <w:t>2</w:t>
        </w:r>
        <w:r>
          <w:rPr>
            <w:rFonts w:asciiTheme="minorHAnsi" w:eastAsiaTheme="minorEastAsia" w:hAnsiTheme="minorHAnsi" w:cstheme="minorBidi"/>
            <w:b w:val="0"/>
            <w:bCs w:val="0"/>
            <w:noProof/>
            <w:sz w:val="22"/>
            <w:szCs w:val="22"/>
          </w:rPr>
          <w:tab/>
        </w:r>
        <w:r w:rsidRPr="005F601A">
          <w:rPr>
            <w:rStyle w:val="Hyperlink"/>
            <w:noProof/>
          </w:rPr>
          <w:t>Interface Definition</w:t>
        </w:r>
        <w:r>
          <w:rPr>
            <w:noProof/>
            <w:webHidden/>
          </w:rPr>
          <w:tab/>
        </w:r>
        <w:r>
          <w:rPr>
            <w:noProof/>
            <w:webHidden/>
          </w:rPr>
          <w:fldChar w:fldCharType="begin"/>
        </w:r>
        <w:r>
          <w:rPr>
            <w:noProof/>
            <w:webHidden/>
          </w:rPr>
          <w:instrText xml:space="preserve"> PAGEREF _Toc512931835 \h </w:instrText>
        </w:r>
      </w:ins>
      <w:r>
        <w:rPr>
          <w:noProof/>
          <w:webHidden/>
        </w:rPr>
      </w:r>
      <w:r>
        <w:rPr>
          <w:noProof/>
          <w:webHidden/>
        </w:rPr>
        <w:fldChar w:fldCharType="separate"/>
      </w:r>
      <w:ins w:id="226" w:author="Steffen Maerdian" w:date="2018-05-01T09:55:00Z">
        <w:r>
          <w:rPr>
            <w:noProof/>
            <w:webHidden/>
          </w:rPr>
          <w:t>2</w:t>
        </w:r>
        <w:r>
          <w:rPr>
            <w:noProof/>
            <w:webHidden/>
          </w:rPr>
          <w:fldChar w:fldCharType="end"/>
        </w:r>
        <w:r w:rsidRPr="005F601A">
          <w:rPr>
            <w:rStyle w:val="Hyperlink"/>
            <w:noProof/>
          </w:rPr>
          <w:fldChar w:fldCharType="end"/>
        </w:r>
      </w:ins>
    </w:p>
    <w:p w14:paraId="316BF9D6" w14:textId="16E3FD73" w:rsidR="000A7D42" w:rsidRDefault="000A7D42">
      <w:pPr>
        <w:pStyle w:val="TOC2"/>
        <w:tabs>
          <w:tab w:val="left" w:pos="880"/>
          <w:tab w:val="right" w:leader="dot" w:pos="9350"/>
        </w:tabs>
        <w:rPr>
          <w:ins w:id="227" w:author="Steffen Maerdian" w:date="2018-05-01T09:55:00Z"/>
          <w:rFonts w:asciiTheme="minorHAnsi" w:eastAsiaTheme="minorEastAsia" w:hAnsiTheme="minorHAnsi" w:cstheme="minorBidi"/>
          <w:b w:val="0"/>
          <w:noProof/>
          <w:sz w:val="22"/>
          <w:szCs w:val="22"/>
        </w:rPr>
      </w:pPr>
      <w:ins w:id="22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rPr>
          <w:tab/>
        </w:r>
        <w:r w:rsidRPr="005F601A">
          <w:rPr>
            <w:rStyle w:val="Hyperlink"/>
            <w:noProof/>
          </w:rPr>
          <w:t>System Overview</w:t>
        </w:r>
        <w:r>
          <w:rPr>
            <w:noProof/>
            <w:webHidden/>
          </w:rPr>
          <w:tab/>
        </w:r>
        <w:r>
          <w:rPr>
            <w:noProof/>
            <w:webHidden/>
          </w:rPr>
          <w:fldChar w:fldCharType="begin"/>
        </w:r>
        <w:r>
          <w:rPr>
            <w:noProof/>
            <w:webHidden/>
          </w:rPr>
          <w:instrText xml:space="preserve"> PAGEREF _Toc512931836 \h </w:instrText>
        </w:r>
      </w:ins>
      <w:r>
        <w:rPr>
          <w:noProof/>
          <w:webHidden/>
        </w:rPr>
      </w:r>
      <w:r>
        <w:rPr>
          <w:noProof/>
          <w:webHidden/>
        </w:rPr>
        <w:fldChar w:fldCharType="separate"/>
      </w:r>
      <w:ins w:id="229" w:author="Steffen Maerdian" w:date="2018-05-01T09:55:00Z">
        <w:r>
          <w:rPr>
            <w:noProof/>
            <w:webHidden/>
          </w:rPr>
          <w:t>3</w:t>
        </w:r>
        <w:r>
          <w:rPr>
            <w:noProof/>
            <w:webHidden/>
          </w:rPr>
          <w:fldChar w:fldCharType="end"/>
        </w:r>
        <w:r w:rsidRPr="005F601A">
          <w:rPr>
            <w:rStyle w:val="Hyperlink"/>
            <w:noProof/>
          </w:rPr>
          <w:fldChar w:fldCharType="end"/>
        </w:r>
      </w:ins>
    </w:p>
    <w:p w14:paraId="165C42C3" w14:textId="62A60C01" w:rsidR="000A7D42" w:rsidRDefault="000A7D42">
      <w:pPr>
        <w:pStyle w:val="TOC3"/>
        <w:tabs>
          <w:tab w:val="left" w:pos="1320"/>
          <w:tab w:val="right" w:leader="dot" w:pos="9350"/>
        </w:tabs>
        <w:rPr>
          <w:ins w:id="230" w:author="Steffen Maerdian" w:date="2018-05-01T09:55:00Z"/>
          <w:rFonts w:asciiTheme="minorHAnsi" w:eastAsiaTheme="minorEastAsia" w:hAnsiTheme="minorHAnsi" w:cstheme="minorBidi"/>
          <w:iCs w:val="0"/>
          <w:noProof/>
          <w:sz w:val="22"/>
          <w:szCs w:val="22"/>
        </w:rPr>
      </w:pPr>
      <w:ins w:id="23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"_Toc512931837"</w:instrText>
        </w:r>
        <w:r w:rsidRPr="005F601A">
          <w:rPr>
            <w:rStyle w:val="Hyperlink"/>
            <w:noProof/>
          </w:rPr>
          <w:instrText xml:space="preserve"> </w:instrText>
        </w:r>
        <w:r w:rsidRPr="005F601A">
          <w:rPr>
            <w:rStyle w:val="Hyperlink"/>
            <w:noProof/>
          </w:rPr>
          <w:fldChar w:fldCharType="separate"/>
        </w:r>
        <w:r w:rsidRPr="005F601A">
          <w:rPr>
            <w:rStyle w:val="Hyperlink"/>
            <w:noProof/>
          </w:rPr>
          <w:t>2.1.1</w:t>
        </w:r>
        <w:r>
          <w:rPr>
            <w:rFonts w:asciiTheme="minorHAnsi" w:eastAsiaTheme="minorEastAsia" w:hAnsiTheme="minorHAnsi" w:cstheme="minorBidi"/>
            <w:iCs w:val="0"/>
            <w:noProof/>
            <w:sz w:val="22"/>
            <w:szCs w:val="22"/>
          </w:rPr>
          <w:tab/>
        </w:r>
        <w:r w:rsidRPr="005F601A">
          <w:rPr>
            <w:rStyle w:val="Hyperlink"/>
            <w:noProof/>
          </w:rPr>
          <w:t>Overview Diagram</w:t>
        </w:r>
        <w:r>
          <w:rPr>
            <w:noProof/>
            <w:webHidden/>
          </w:rPr>
          <w:tab/>
        </w:r>
        <w:r>
          <w:rPr>
            <w:noProof/>
            <w:webHidden/>
          </w:rPr>
          <w:fldChar w:fldCharType="begin"/>
        </w:r>
        <w:r>
          <w:rPr>
            <w:noProof/>
            <w:webHidden/>
          </w:rPr>
          <w:instrText xml:space="preserve"> PAGEREF _Toc512931837 \h </w:instrText>
        </w:r>
      </w:ins>
      <w:r>
        <w:rPr>
          <w:noProof/>
          <w:webHidden/>
        </w:rPr>
      </w:r>
      <w:r>
        <w:rPr>
          <w:noProof/>
          <w:webHidden/>
        </w:rPr>
        <w:fldChar w:fldCharType="separate"/>
      </w:r>
      <w:ins w:id="232" w:author="Steffen Maerdian" w:date="2018-05-01T09:55:00Z">
        <w:r>
          <w:rPr>
            <w:noProof/>
            <w:webHidden/>
          </w:rPr>
          <w:t>3</w:t>
        </w:r>
        <w:r>
          <w:rPr>
            <w:noProof/>
            <w:webHidden/>
          </w:rPr>
          <w:fldChar w:fldCharType="end"/>
        </w:r>
        <w:r w:rsidRPr="005F601A">
          <w:rPr>
            <w:rStyle w:val="Hyperlink"/>
            <w:noProof/>
          </w:rPr>
          <w:fldChar w:fldCharType="end"/>
        </w:r>
      </w:ins>
    </w:p>
    <w:p w14:paraId="6C79F945" w14:textId="387E6DF2" w:rsidR="000A7D42" w:rsidRDefault="000A7D42">
      <w:pPr>
        <w:pStyle w:val="TOC2"/>
        <w:tabs>
          <w:tab w:val="left" w:pos="880"/>
          <w:tab w:val="right" w:leader="dot" w:pos="9350"/>
        </w:tabs>
        <w:rPr>
          <w:ins w:id="233" w:author="Steffen Maerdian" w:date="2018-05-01T09:55:00Z"/>
          <w:rFonts w:asciiTheme="minorHAnsi" w:eastAsiaTheme="minorEastAsia" w:hAnsiTheme="minorHAnsi" w:cstheme="minorBidi"/>
          <w:b w:val="0"/>
          <w:noProof/>
          <w:sz w:val="22"/>
          <w:szCs w:val="22"/>
        </w:rPr>
      </w:pPr>
      <w:ins w:id="23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"_Toc512931838"</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rPr>
          <w:tab/>
        </w:r>
        <w:r w:rsidRPr="005F601A">
          <w:rPr>
            <w:rStyle w:val="Hyperlink"/>
            <w:noProof/>
          </w:rPr>
          <w:t>Interface Overview</w:t>
        </w:r>
        <w:r>
          <w:rPr>
            <w:noProof/>
            <w:webHidden/>
          </w:rPr>
          <w:tab/>
        </w:r>
        <w:r>
          <w:rPr>
            <w:noProof/>
            <w:webHidden/>
          </w:rPr>
          <w:fldChar w:fldCharType="begin"/>
        </w:r>
        <w:r>
          <w:rPr>
            <w:noProof/>
            <w:webHidden/>
          </w:rPr>
          <w:instrText xml:space="preserve"> PAGEREF _Toc512931838 \h </w:instrText>
        </w:r>
      </w:ins>
      <w:r>
        <w:rPr>
          <w:noProof/>
          <w:webHidden/>
        </w:rPr>
      </w:r>
      <w:r>
        <w:rPr>
          <w:noProof/>
          <w:webHidden/>
        </w:rPr>
        <w:fldChar w:fldCharType="separate"/>
      </w:r>
      <w:ins w:id="235" w:author="Steffen Maerdian" w:date="2018-05-01T09:55:00Z">
        <w:r>
          <w:rPr>
            <w:noProof/>
            <w:webHidden/>
          </w:rPr>
          <w:t>5</w:t>
        </w:r>
        <w:r>
          <w:rPr>
            <w:noProof/>
            <w:webHidden/>
          </w:rPr>
          <w:fldChar w:fldCharType="end"/>
        </w:r>
        <w:r w:rsidRPr="005F601A">
          <w:rPr>
            <w:rStyle w:val="Hyperlink"/>
            <w:noProof/>
          </w:rPr>
          <w:fldChar w:fldCharType="end"/>
        </w:r>
      </w:ins>
    </w:p>
    <w:p w14:paraId="1E5CC261" w14:textId="54281115" w:rsidR="000A7D42" w:rsidRDefault="000A7D42">
      <w:pPr>
        <w:pStyle w:val="TOC3"/>
        <w:tabs>
          <w:tab w:val="left" w:pos="1320"/>
          <w:tab w:val="right" w:leader="dot" w:pos="9350"/>
        </w:tabs>
        <w:rPr>
          <w:ins w:id="236" w:author="Steffen Maerdian" w:date="2018-05-01T09:55:00Z"/>
          <w:rFonts w:asciiTheme="minorHAnsi" w:eastAsiaTheme="minorEastAsia" w:hAnsiTheme="minorHAnsi" w:cstheme="minorBidi"/>
          <w:iCs w:val="0"/>
          <w:noProof/>
          <w:sz w:val="22"/>
          <w:szCs w:val="22"/>
        </w:rPr>
      </w:pPr>
      <w:ins w:id="23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"_Toc512931839"</w:instrText>
        </w:r>
        <w:r w:rsidRPr="005F601A">
          <w:rPr>
            <w:rStyle w:val="Hyperlink"/>
            <w:noProof/>
          </w:rPr>
          <w:instrText xml:space="preserve"> </w:instrText>
        </w:r>
        <w:r w:rsidRPr="005F601A">
          <w:rPr>
            <w:rStyle w:val="Hyperlink"/>
            <w:noProof/>
          </w:rPr>
          <w:fldChar w:fldCharType="separate"/>
        </w:r>
        <w:r w:rsidRPr="005F601A">
          <w:rPr>
            <w:rStyle w:val="Hyperlink"/>
            <w:noProof/>
          </w:rPr>
          <w:t>2.2.1</w:t>
        </w:r>
        <w:r>
          <w:rPr>
            <w:rFonts w:asciiTheme="minorHAnsi" w:eastAsiaTheme="minorEastAsia" w:hAnsiTheme="minorHAnsi" w:cstheme="minorBidi"/>
            <w:iCs w:val="0"/>
            <w:noProof/>
            <w:sz w:val="22"/>
            <w:szCs w:val="22"/>
          </w:rPr>
          <w:tab/>
        </w:r>
        <w:r w:rsidRPr="005F601A">
          <w:rPr>
            <w:rStyle w:val="Hyperlink"/>
            <w:noProof/>
          </w:rPr>
          <w:t>Connectivity between the systems</w:t>
        </w:r>
        <w:r>
          <w:rPr>
            <w:noProof/>
            <w:webHidden/>
          </w:rPr>
          <w:tab/>
        </w:r>
        <w:r>
          <w:rPr>
            <w:noProof/>
            <w:webHidden/>
          </w:rPr>
          <w:fldChar w:fldCharType="begin"/>
        </w:r>
        <w:r>
          <w:rPr>
            <w:noProof/>
            <w:webHidden/>
          </w:rPr>
          <w:instrText xml:space="preserve"> PAGEREF _Toc512931839 \h </w:instrText>
        </w:r>
      </w:ins>
      <w:r>
        <w:rPr>
          <w:noProof/>
          <w:webHidden/>
        </w:rPr>
      </w:r>
      <w:r>
        <w:rPr>
          <w:noProof/>
          <w:webHidden/>
        </w:rPr>
        <w:fldChar w:fldCharType="separate"/>
      </w:r>
      <w:ins w:id="238" w:author="Steffen Maerdian" w:date="2018-05-01T09:55:00Z">
        <w:r>
          <w:rPr>
            <w:noProof/>
            <w:webHidden/>
          </w:rPr>
          <w:t>5</w:t>
        </w:r>
        <w:r>
          <w:rPr>
            <w:noProof/>
            <w:webHidden/>
          </w:rPr>
          <w:fldChar w:fldCharType="end"/>
        </w:r>
        <w:r w:rsidRPr="005F601A">
          <w:rPr>
            <w:rStyle w:val="Hyperlink"/>
            <w:noProof/>
          </w:rPr>
          <w:fldChar w:fldCharType="end"/>
        </w:r>
      </w:ins>
    </w:p>
    <w:p w14:paraId="6799D5E2" w14:textId="39EAE529" w:rsidR="000A7D42" w:rsidRDefault="000A7D42">
      <w:pPr>
        <w:pStyle w:val="TOC2"/>
        <w:tabs>
          <w:tab w:val="left" w:pos="880"/>
          <w:tab w:val="right" w:leader="dot" w:pos="9350"/>
        </w:tabs>
        <w:rPr>
          <w:ins w:id="239" w:author="Steffen Maerdian" w:date="2018-05-01T09:55:00Z"/>
          <w:rFonts w:asciiTheme="minorHAnsi" w:eastAsiaTheme="minorEastAsia" w:hAnsiTheme="minorHAnsi" w:cstheme="minorBidi"/>
          <w:b w:val="0"/>
          <w:noProof/>
          <w:sz w:val="22"/>
          <w:szCs w:val="22"/>
        </w:rPr>
      </w:pPr>
      <w:ins w:id="24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rPr>
          <w:tab/>
        </w:r>
        <w:r w:rsidRPr="005F601A">
          <w:rPr>
            <w:rStyle w:val="Hyperlink"/>
            <w:noProof/>
          </w:rPr>
          <w:t>Operations</w:t>
        </w:r>
        <w:r>
          <w:rPr>
            <w:noProof/>
            <w:webHidden/>
          </w:rPr>
          <w:tab/>
        </w:r>
        <w:r>
          <w:rPr>
            <w:noProof/>
            <w:webHidden/>
          </w:rPr>
          <w:fldChar w:fldCharType="begin"/>
        </w:r>
        <w:r>
          <w:rPr>
            <w:noProof/>
            <w:webHidden/>
          </w:rPr>
          <w:instrText xml:space="preserve"> PAGEREF _Toc512931840 \h </w:instrText>
        </w:r>
      </w:ins>
      <w:r>
        <w:rPr>
          <w:noProof/>
          <w:webHidden/>
        </w:rPr>
      </w:r>
      <w:r>
        <w:rPr>
          <w:noProof/>
          <w:webHidden/>
        </w:rPr>
        <w:fldChar w:fldCharType="separate"/>
      </w:r>
      <w:ins w:id="241" w:author="Steffen Maerdian" w:date="2018-05-01T09:55:00Z">
        <w:r>
          <w:rPr>
            <w:noProof/>
            <w:webHidden/>
          </w:rPr>
          <w:t>6</w:t>
        </w:r>
        <w:r>
          <w:rPr>
            <w:noProof/>
            <w:webHidden/>
          </w:rPr>
          <w:fldChar w:fldCharType="end"/>
        </w:r>
        <w:r w:rsidRPr="005F601A">
          <w:rPr>
            <w:rStyle w:val="Hyperlink"/>
            <w:noProof/>
          </w:rPr>
          <w:fldChar w:fldCharType="end"/>
        </w:r>
      </w:ins>
    </w:p>
    <w:p w14:paraId="13AF265B" w14:textId="7B860629" w:rsidR="000A7D42" w:rsidRDefault="000A7D42">
      <w:pPr>
        <w:pStyle w:val="TOC3"/>
        <w:tabs>
          <w:tab w:val="left" w:pos="1320"/>
          <w:tab w:val="right" w:leader="dot" w:pos="9350"/>
        </w:tabs>
        <w:rPr>
          <w:ins w:id="242" w:author="Steffen Maerdian" w:date="2018-05-01T09:55:00Z"/>
          <w:rFonts w:asciiTheme="minorHAnsi" w:eastAsiaTheme="minorEastAsia" w:hAnsiTheme="minorHAnsi" w:cstheme="minorBidi"/>
          <w:iCs w:val="0"/>
          <w:noProof/>
          <w:sz w:val="22"/>
          <w:szCs w:val="22"/>
        </w:rPr>
      </w:pPr>
      <w:ins w:id="24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"_Toc512931841"</w:instrText>
        </w:r>
        <w:r w:rsidRPr="005F601A">
          <w:rPr>
            <w:rStyle w:val="Hyperlink"/>
            <w:noProof/>
          </w:rPr>
          <w:instrText xml:space="preserve"> </w:instrText>
        </w:r>
        <w:r w:rsidRPr="005F601A">
          <w:rPr>
            <w:rStyle w:val="Hyperlink"/>
            <w:noProof/>
          </w:rPr>
          <w:fldChar w:fldCharType="separate"/>
        </w:r>
        <w:r w:rsidRPr="005F601A">
          <w:rPr>
            <w:rStyle w:val="Hyperlink"/>
            <w:noProof/>
          </w:rPr>
          <w:t>2.3.1</w:t>
        </w:r>
        <w:r>
          <w:rPr>
            <w:rFonts w:asciiTheme="minorHAnsi" w:eastAsiaTheme="minorEastAsia" w:hAnsiTheme="minorHAnsi" w:cstheme="minorBidi"/>
            <w:iCs w:val="0"/>
            <w:noProof/>
            <w:sz w:val="22"/>
            <w:szCs w:val="22"/>
          </w:rPr>
          <w:tab/>
        </w:r>
        <w:r w:rsidRPr="005F601A">
          <w:rPr>
            <w:rStyle w:val="Hyperlink"/>
            <w:noProof/>
          </w:rPr>
          <w:t>Data Extraction</w:t>
        </w:r>
        <w:r>
          <w:rPr>
            <w:noProof/>
            <w:webHidden/>
          </w:rPr>
          <w:tab/>
        </w:r>
        <w:r>
          <w:rPr>
            <w:noProof/>
            <w:webHidden/>
          </w:rPr>
          <w:fldChar w:fldCharType="begin"/>
        </w:r>
        <w:r>
          <w:rPr>
            <w:noProof/>
            <w:webHidden/>
          </w:rPr>
          <w:instrText xml:space="preserve"> PAGEREF _Toc512931841 \h </w:instrText>
        </w:r>
      </w:ins>
      <w:r>
        <w:rPr>
          <w:noProof/>
          <w:webHidden/>
        </w:rPr>
      </w:r>
      <w:r>
        <w:rPr>
          <w:noProof/>
          <w:webHidden/>
        </w:rPr>
        <w:fldChar w:fldCharType="separate"/>
      </w:r>
      <w:ins w:id="244" w:author="Steffen Maerdian" w:date="2018-05-01T09:55:00Z">
        <w:r>
          <w:rPr>
            <w:noProof/>
            <w:webHidden/>
          </w:rPr>
          <w:t>6</w:t>
        </w:r>
        <w:r>
          <w:rPr>
            <w:noProof/>
            <w:webHidden/>
          </w:rPr>
          <w:fldChar w:fldCharType="end"/>
        </w:r>
        <w:r w:rsidRPr="005F601A">
          <w:rPr>
            <w:rStyle w:val="Hyperlink"/>
            <w:noProof/>
          </w:rPr>
          <w:fldChar w:fldCharType="end"/>
        </w:r>
      </w:ins>
    </w:p>
    <w:p w14:paraId="415F3013" w14:textId="5F7B1D94" w:rsidR="000A7D42" w:rsidRDefault="000A7D42">
      <w:pPr>
        <w:pStyle w:val="TOC3"/>
        <w:tabs>
          <w:tab w:val="left" w:pos="1320"/>
          <w:tab w:val="right" w:leader="dot" w:pos="9350"/>
        </w:tabs>
        <w:rPr>
          <w:ins w:id="245" w:author="Steffen Maerdian" w:date="2018-05-01T09:55:00Z"/>
          <w:rFonts w:asciiTheme="minorHAnsi" w:eastAsiaTheme="minorEastAsia" w:hAnsiTheme="minorHAnsi" w:cstheme="minorBidi"/>
          <w:iCs w:val="0"/>
          <w:noProof/>
          <w:sz w:val="22"/>
          <w:szCs w:val="22"/>
        </w:rPr>
      </w:pPr>
      <w:ins w:id="24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"_Toc512931842"</w:instrText>
        </w:r>
        <w:r w:rsidRPr="005F601A">
          <w:rPr>
            <w:rStyle w:val="Hyperlink"/>
            <w:noProof/>
          </w:rPr>
          <w:instrText xml:space="preserve"> </w:instrText>
        </w:r>
        <w:r w:rsidRPr="005F601A">
          <w:rPr>
            <w:rStyle w:val="Hyperlink"/>
            <w:noProof/>
          </w:rPr>
          <w:fldChar w:fldCharType="separate"/>
        </w:r>
        <w:r w:rsidRPr="005F601A">
          <w:rPr>
            <w:rStyle w:val="Hyperlink"/>
            <w:noProof/>
          </w:rPr>
          <w:t>2.3.2</w:t>
        </w:r>
        <w:r>
          <w:rPr>
            <w:rFonts w:asciiTheme="minorHAnsi" w:eastAsiaTheme="minorEastAsia" w:hAnsiTheme="minorHAnsi" w:cstheme="minorBidi"/>
            <w:iCs w:val="0"/>
            <w:noProof/>
            <w:sz w:val="22"/>
            <w:szCs w:val="22"/>
          </w:rPr>
          <w:tab/>
        </w:r>
        <w:r w:rsidRPr="005F601A">
          <w:rPr>
            <w:rStyle w:val="Hyperlink"/>
            <w:noProof/>
          </w:rPr>
          <w:t>Data Transformation</w:t>
        </w:r>
        <w:r>
          <w:rPr>
            <w:noProof/>
            <w:webHidden/>
          </w:rPr>
          <w:tab/>
        </w:r>
        <w:r>
          <w:rPr>
            <w:noProof/>
            <w:webHidden/>
          </w:rPr>
          <w:fldChar w:fldCharType="begin"/>
        </w:r>
        <w:r>
          <w:rPr>
            <w:noProof/>
            <w:webHidden/>
          </w:rPr>
          <w:instrText xml:space="preserve"> PAGEREF _Toc512931842 \h </w:instrText>
        </w:r>
      </w:ins>
      <w:r>
        <w:rPr>
          <w:noProof/>
          <w:webHidden/>
        </w:rPr>
      </w:r>
      <w:r>
        <w:rPr>
          <w:noProof/>
          <w:webHidden/>
        </w:rPr>
        <w:fldChar w:fldCharType="separate"/>
      </w:r>
      <w:ins w:id="247" w:author="Steffen Maerdian" w:date="2018-05-01T09:55:00Z">
        <w:r>
          <w:rPr>
            <w:noProof/>
            <w:webHidden/>
          </w:rPr>
          <w:t>6</w:t>
        </w:r>
        <w:r>
          <w:rPr>
            <w:noProof/>
            <w:webHidden/>
          </w:rPr>
          <w:fldChar w:fldCharType="end"/>
        </w:r>
        <w:r w:rsidRPr="005F601A">
          <w:rPr>
            <w:rStyle w:val="Hyperlink"/>
            <w:noProof/>
          </w:rPr>
          <w:fldChar w:fldCharType="end"/>
        </w:r>
      </w:ins>
    </w:p>
    <w:p w14:paraId="7BC41986" w14:textId="255375B0" w:rsidR="000A7D42" w:rsidRDefault="000A7D42">
      <w:pPr>
        <w:pStyle w:val="TOC3"/>
        <w:tabs>
          <w:tab w:val="left" w:pos="1320"/>
          <w:tab w:val="right" w:leader="dot" w:pos="9350"/>
        </w:tabs>
        <w:rPr>
          <w:ins w:id="248" w:author="Steffen Maerdian" w:date="2018-05-01T09:55:00Z"/>
          <w:rFonts w:asciiTheme="minorHAnsi" w:eastAsiaTheme="minorEastAsia" w:hAnsiTheme="minorHAnsi" w:cstheme="minorBidi"/>
          <w:iCs w:val="0"/>
          <w:noProof/>
          <w:sz w:val="22"/>
          <w:szCs w:val="22"/>
        </w:rPr>
      </w:pPr>
      <w:ins w:id="24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"_Toc512931843"</w:instrText>
        </w:r>
        <w:r w:rsidRPr="005F601A">
          <w:rPr>
            <w:rStyle w:val="Hyperlink"/>
            <w:noProof/>
          </w:rPr>
          <w:instrText xml:space="preserve"> </w:instrText>
        </w:r>
        <w:r w:rsidRPr="005F601A">
          <w:rPr>
            <w:rStyle w:val="Hyperlink"/>
            <w:noProof/>
          </w:rPr>
          <w:fldChar w:fldCharType="separate"/>
        </w:r>
        <w:r w:rsidRPr="005F601A">
          <w:rPr>
            <w:rStyle w:val="Hyperlink"/>
            <w:noProof/>
          </w:rPr>
          <w:t>2.3.3</w:t>
        </w:r>
        <w:r>
          <w:rPr>
            <w:rFonts w:asciiTheme="minorHAnsi" w:eastAsiaTheme="minorEastAsia" w:hAnsiTheme="minorHAnsi" w:cstheme="minorBidi"/>
            <w:iCs w:val="0"/>
            <w:noProof/>
            <w:sz w:val="22"/>
            <w:szCs w:val="22"/>
          </w:rPr>
          <w:tab/>
        </w:r>
        <w:r w:rsidRPr="005F601A">
          <w:rPr>
            <w:rStyle w:val="Hyperlink"/>
            <w:noProof/>
          </w:rPr>
          <w:t>Sending/Receiving</w:t>
        </w:r>
        <w:r>
          <w:rPr>
            <w:noProof/>
            <w:webHidden/>
          </w:rPr>
          <w:tab/>
        </w:r>
        <w:r>
          <w:rPr>
            <w:noProof/>
            <w:webHidden/>
          </w:rPr>
          <w:fldChar w:fldCharType="begin"/>
        </w:r>
        <w:r>
          <w:rPr>
            <w:noProof/>
            <w:webHidden/>
          </w:rPr>
          <w:instrText xml:space="preserve"> PAGEREF _Toc512931843 \h </w:instrText>
        </w:r>
      </w:ins>
      <w:r>
        <w:rPr>
          <w:noProof/>
          <w:webHidden/>
        </w:rPr>
      </w:r>
      <w:r>
        <w:rPr>
          <w:noProof/>
          <w:webHidden/>
        </w:rPr>
        <w:fldChar w:fldCharType="separate"/>
      </w:r>
      <w:ins w:id="250" w:author="Steffen Maerdian" w:date="2018-05-01T09:55:00Z">
        <w:r>
          <w:rPr>
            <w:noProof/>
            <w:webHidden/>
          </w:rPr>
          <w:t>6</w:t>
        </w:r>
        <w:r>
          <w:rPr>
            <w:noProof/>
            <w:webHidden/>
          </w:rPr>
          <w:fldChar w:fldCharType="end"/>
        </w:r>
        <w:r w:rsidRPr="005F601A">
          <w:rPr>
            <w:rStyle w:val="Hyperlink"/>
            <w:noProof/>
          </w:rPr>
          <w:fldChar w:fldCharType="end"/>
        </w:r>
      </w:ins>
    </w:p>
    <w:p w14:paraId="2D14149B" w14:textId="48BEBFCE" w:rsidR="000A7D42" w:rsidRDefault="000A7D42">
      <w:pPr>
        <w:pStyle w:val="TOC2"/>
        <w:tabs>
          <w:tab w:val="left" w:pos="880"/>
          <w:tab w:val="right" w:leader="dot" w:pos="9350"/>
        </w:tabs>
        <w:rPr>
          <w:ins w:id="251" w:author="Steffen Maerdian" w:date="2018-05-01T09:55:00Z"/>
          <w:rFonts w:asciiTheme="minorHAnsi" w:eastAsiaTheme="minorEastAsia" w:hAnsiTheme="minorHAnsi" w:cstheme="minorBidi"/>
          <w:b w:val="0"/>
          <w:noProof/>
          <w:sz w:val="22"/>
          <w:szCs w:val="22"/>
        </w:rPr>
      </w:pPr>
      <w:ins w:id="25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rPr>
          <w:tab/>
        </w:r>
        <w:r w:rsidRPr="005F601A">
          <w:rPr>
            <w:rStyle w:val="Hyperlink"/>
            <w:noProof/>
          </w:rPr>
          <w:t>Data Transfer</w:t>
        </w:r>
        <w:r>
          <w:rPr>
            <w:noProof/>
            <w:webHidden/>
          </w:rPr>
          <w:tab/>
        </w:r>
        <w:r>
          <w:rPr>
            <w:noProof/>
            <w:webHidden/>
          </w:rPr>
          <w:fldChar w:fldCharType="begin"/>
        </w:r>
        <w:r>
          <w:rPr>
            <w:noProof/>
            <w:webHidden/>
          </w:rPr>
          <w:instrText xml:space="preserve"> PAGEREF _Toc512931844 \h </w:instrText>
        </w:r>
      </w:ins>
      <w:r>
        <w:rPr>
          <w:noProof/>
          <w:webHidden/>
        </w:rPr>
      </w:r>
      <w:r>
        <w:rPr>
          <w:noProof/>
          <w:webHidden/>
        </w:rPr>
        <w:fldChar w:fldCharType="separate"/>
      </w:r>
      <w:ins w:id="253" w:author="Steffen Maerdian" w:date="2018-05-01T09:55:00Z">
        <w:r>
          <w:rPr>
            <w:noProof/>
            <w:webHidden/>
          </w:rPr>
          <w:t>6</w:t>
        </w:r>
        <w:r>
          <w:rPr>
            <w:noProof/>
            <w:webHidden/>
          </w:rPr>
          <w:fldChar w:fldCharType="end"/>
        </w:r>
        <w:r w:rsidRPr="005F601A">
          <w:rPr>
            <w:rStyle w:val="Hyperlink"/>
            <w:noProof/>
          </w:rPr>
          <w:fldChar w:fldCharType="end"/>
        </w:r>
      </w:ins>
    </w:p>
    <w:p w14:paraId="76673993" w14:textId="69444998" w:rsidR="000A7D42" w:rsidRDefault="000A7D42">
      <w:pPr>
        <w:pStyle w:val="TOC2"/>
        <w:tabs>
          <w:tab w:val="left" w:pos="880"/>
          <w:tab w:val="right" w:leader="dot" w:pos="9350"/>
        </w:tabs>
        <w:rPr>
          <w:ins w:id="254" w:author="Steffen Maerdian" w:date="2018-05-01T09:55:00Z"/>
          <w:rFonts w:asciiTheme="minorHAnsi" w:eastAsiaTheme="minorEastAsia" w:hAnsiTheme="minorHAnsi" w:cstheme="minorBidi"/>
          <w:b w:val="0"/>
          <w:noProof/>
          <w:sz w:val="22"/>
          <w:szCs w:val="22"/>
        </w:rPr>
      </w:pPr>
      <w:ins w:id="25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"_Toc512931845"</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rPr>
          <w:tab/>
        </w:r>
        <w:r w:rsidRPr="005F601A">
          <w:rPr>
            <w:rStyle w:val="Hyperlink"/>
            <w:noProof/>
          </w:rPr>
          <w:t>Transaction Types</w:t>
        </w:r>
        <w:r>
          <w:rPr>
            <w:noProof/>
            <w:webHidden/>
          </w:rPr>
          <w:tab/>
        </w:r>
        <w:r>
          <w:rPr>
            <w:noProof/>
            <w:webHidden/>
          </w:rPr>
          <w:fldChar w:fldCharType="begin"/>
        </w:r>
        <w:r>
          <w:rPr>
            <w:noProof/>
            <w:webHidden/>
          </w:rPr>
          <w:instrText xml:space="preserve"> PAGEREF _Toc512931845 \h </w:instrText>
        </w:r>
      </w:ins>
      <w:r>
        <w:rPr>
          <w:noProof/>
          <w:webHidden/>
        </w:rPr>
      </w:r>
      <w:r>
        <w:rPr>
          <w:noProof/>
          <w:webHidden/>
        </w:rPr>
        <w:fldChar w:fldCharType="separate"/>
      </w:r>
      <w:ins w:id="256" w:author="Steffen Maerdian" w:date="2018-05-01T09:55:00Z">
        <w:r>
          <w:rPr>
            <w:noProof/>
            <w:webHidden/>
          </w:rPr>
          <w:t>6</w:t>
        </w:r>
        <w:r>
          <w:rPr>
            <w:noProof/>
            <w:webHidden/>
          </w:rPr>
          <w:fldChar w:fldCharType="end"/>
        </w:r>
        <w:r w:rsidRPr="005F601A">
          <w:rPr>
            <w:rStyle w:val="Hyperlink"/>
            <w:noProof/>
          </w:rPr>
          <w:fldChar w:fldCharType="end"/>
        </w:r>
      </w:ins>
    </w:p>
    <w:p w14:paraId="7118B03D" w14:textId="3650CC99" w:rsidR="000A7D42" w:rsidRDefault="000A7D42">
      <w:pPr>
        <w:pStyle w:val="TOC2"/>
        <w:tabs>
          <w:tab w:val="left" w:pos="880"/>
          <w:tab w:val="right" w:leader="dot" w:pos="9350"/>
        </w:tabs>
        <w:rPr>
          <w:ins w:id="257" w:author="Steffen Maerdian" w:date="2018-05-01T09:55:00Z"/>
          <w:rFonts w:asciiTheme="minorHAnsi" w:eastAsiaTheme="minorEastAsia" w:hAnsiTheme="minorHAnsi" w:cstheme="minorBidi"/>
          <w:b w:val="0"/>
          <w:noProof/>
          <w:sz w:val="22"/>
          <w:szCs w:val="22"/>
        </w:rPr>
      </w:pPr>
      <w:ins w:id="25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rPr>
          <w:tab/>
        </w:r>
        <w:r w:rsidRPr="005F601A">
          <w:rPr>
            <w:rStyle w:val="Hyperlink"/>
            <w:noProof/>
          </w:rPr>
          <w:t>Data Exchanges</w:t>
        </w:r>
        <w:r>
          <w:rPr>
            <w:noProof/>
            <w:webHidden/>
          </w:rPr>
          <w:tab/>
        </w:r>
        <w:r>
          <w:rPr>
            <w:noProof/>
            <w:webHidden/>
          </w:rPr>
          <w:fldChar w:fldCharType="begin"/>
        </w:r>
        <w:r>
          <w:rPr>
            <w:noProof/>
            <w:webHidden/>
          </w:rPr>
          <w:instrText xml:space="preserve"> PAGEREF _Toc512931846 \h </w:instrText>
        </w:r>
      </w:ins>
      <w:r>
        <w:rPr>
          <w:noProof/>
          <w:webHidden/>
        </w:rPr>
      </w:r>
      <w:r>
        <w:rPr>
          <w:noProof/>
          <w:webHidden/>
        </w:rPr>
        <w:fldChar w:fldCharType="separate"/>
      </w:r>
      <w:ins w:id="259" w:author="Steffen Maerdian" w:date="2018-05-01T09:55:00Z">
        <w:r>
          <w:rPr>
            <w:noProof/>
            <w:webHidden/>
          </w:rPr>
          <w:t>6</w:t>
        </w:r>
        <w:r>
          <w:rPr>
            <w:noProof/>
            <w:webHidden/>
          </w:rPr>
          <w:fldChar w:fldCharType="end"/>
        </w:r>
        <w:r w:rsidRPr="005F601A">
          <w:rPr>
            <w:rStyle w:val="Hyperlink"/>
            <w:noProof/>
          </w:rPr>
          <w:fldChar w:fldCharType="end"/>
        </w:r>
      </w:ins>
    </w:p>
    <w:p w14:paraId="5B2E0D78" w14:textId="114CCED8" w:rsidR="000A7D42" w:rsidRDefault="000A7D42">
      <w:pPr>
        <w:pStyle w:val="TOC3"/>
        <w:tabs>
          <w:tab w:val="left" w:pos="1320"/>
          <w:tab w:val="right" w:leader="dot" w:pos="9350"/>
        </w:tabs>
        <w:rPr>
          <w:ins w:id="260" w:author="Steffen Maerdian" w:date="2018-05-01T09:55:00Z"/>
          <w:rFonts w:asciiTheme="minorHAnsi" w:eastAsiaTheme="minorEastAsia" w:hAnsiTheme="minorHAnsi" w:cstheme="minorBidi"/>
          <w:iCs w:val="0"/>
          <w:noProof/>
          <w:sz w:val="22"/>
          <w:szCs w:val="22"/>
        </w:rPr>
      </w:pPr>
      <w:ins w:id="26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"_Toc512931847"</w:instrText>
        </w:r>
        <w:r w:rsidRPr="005F601A">
          <w:rPr>
            <w:rStyle w:val="Hyperlink"/>
            <w:noProof/>
          </w:rPr>
          <w:instrText xml:space="preserve"> </w:instrText>
        </w:r>
        <w:r w:rsidRPr="005F601A">
          <w:rPr>
            <w:rStyle w:val="Hyperlink"/>
            <w:noProof/>
          </w:rPr>
          <w:fldChar w:fldCharType="separate"/>
        </w:r>
        <w:r w:rsidRPr="005F601A">
          <w:rPr>
            <w:rStyle w:val="Hyperlink"/>
            <w:noProof/>
          </w:rPr>
          <w:t>2.6.1</w:t>
        </w:r>
        <w:r>
          <w:rPr>
            <w:rFonts w:asciiTheme="minorHAnsi" w:eastAsiaTheme="minorEastAsia" w:hAnsiTheme="minorHAnsi" w:cstheme="minorBidi"/>
            <w:iCs w:val="0"/>
            <w:noProof/>
            <w:sz w:val="22"/>
            <w:szCs w:val="22"/>
          </w:rPr>
          <w:tab/>
        </w:r>
        <w:r w:rsidRPr="005F601A">
          <w:rPr>
            <w:rStyle w:val="Hyperlink"/>
            <w:noProof/>
          </w:rPr>
          <w:t>FHIR Based Resources</w:t>
        </w:r>
        <w:r>
          <w:rPr>
            <w:noProof/>
            <w:webHidden/>
          </w:rPr>
          <w:tab/>
        </w:r>
        <w:r>
          <w:rPr>
            <w:noProof/>
            <w:webHidden/>
          </w:rPr>
          <w:fldChar w:fldCharType="begin"/>
        </w:r>
        <w:r>
          <w:rPr>
            <w:noProof/>
            <w:webHidden/>
          </w:rPr>
          <w:instrText xml:space="preserve"> PAGEREF _Toc512931847 \h </w:instrText>
        </w:r>
      </w:ins>
      <w:r>
        <w:rPr>
          <w:noProof/>
          <w:webHidden/>
        </w:rPr>
      </w:r>
      <w:r>
        <w:rPr>
          <w:noProof/>
          <w:webHidden/>
        </w:rPr>
        <w:fldChar w:fldCharType="separate"/>
      </w:r>
      <w:ins w:id="262" w:author="Steffen Maerdian" w:date="2018-05-01T09:55:00Z">
        <w:r>
          <w:rPr>
            <w:noProof/>
            <w:webHidden/>
          </w:rPr>
          <w:t>7</w:t>
        </w:r>
        <w:r>
          <w:rPr>
            <w:noProof/>
            <w:webHidden/>
          </w:rPr>
          <w:fldChar w:fldCharType="end"/>
        </w:r>
        <w:r w:rsidRPr="005F601A">
          <w:rPr>
            <w:rStyle w:val="Hyperlink"/>
            <w:noProof/>
          </w:rPr>
          <w:fldChar w:fldCharType="end"/>
        </w:r>
      </w:ins>
    </w:p>
    <w:p w14:paraId="10C7916F" w14:textId="345AE161" w:rsidR="000A7D42" w:rsidRDefault="000A7D42">
      <w:pPr>
        <w:pStyle w:val="TOC3"/>
        <w:tabs>
          <w:tab w:val="left" w:pos="1320"/>
          <w:tab w:val="right" w:leader="dot" w:pos="9350"/>
        </w:tabs>
        <w:rPr>
          <w:ins w:id="263" w:author="Steffen Maerdian" w:date="2018-05-01T09:55:00Z"/>
          <w:rFonts w:asciiTheme="minorHAnsi" w:eastAsiaTheme="minorEastAsia" w:hAnsiTheme="minorHAnsi" w:cstheme="minorBidi"/>
          <w:iCs w:val="0"/>
          <w:noProof/>
          <w:sz w:val="22"/>
          <w:szCs w:val="22"/>
        </w:rPr>
      </w:pPr>
      <w:ins w:id="26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"_Toc512931848"</w:instrText>
        </w:r>
        <w:r w:rsidRPr="005F601A">
          <w:rPr>
            <w:rStyle w:val="Hyperlink"/>
            <w:noProof/>
          </w:rPr>
          <w:instrText xml:space="preserve"> </w:instrText>
        </w:r>
        <w:r w:rsidRPr="005F601A">
          <w:rPr>
            <w:rStyle w:val="Hyperlink"/>
            <w:noProof/>
          </w:rPr>
          <w:fldChar w:fldCharType="separate"/>
        </w:r>
        <w:r w:rsidRPr="005F601A">
          <w:rPr>
            <w:rStyle w:val="Hyperlink"/>
            <w:noProof/>
          </w:rPr>
          <w:t>2.6.2</w:t>
        </w:r>
        <w:r>
          <w:rPr>
            <w:rFonts w:asciiTheme="minorHAnsi" w:eastAsiaTheme="minorEastAsia" w:hAnsiTheme="minorHAnsi" w:cstheme="minorBidi"/>
            <w:iCs w:val="0"/>
            <w:noProof/>
            <w:sz w:val="22"/>
            <w:szCs w:val="22"/>
          </w:rPr>
          <w:tab/>
        </w:r>
        <w:r w:rsidRPr="005F601A">
          <w:rPr>
            <w:rStyle w:val="Hyperlink"/>
            <w:noProof/>
          </w:rPr>
          <w:t>JSON Format</w:t>
        </w:r>
        <w:r>
          <w:rPr>
            <w:noProof/>
            <w:webHidden/>
          </w:rPr>
          <w:tab/>
        </w:r>
        <w:r>
          <w:rPr>
            <w:noProof/>
            <w:webHidden/>
          </w:rPr>
          <w:fldChar w:fldCharType="begin"/>
        </w:r>
        <w:r>
          <w:rPr>
            <w:noProof/>
            <w:webHidden/>
          </w:rPr>
          <w:instrText xml:space="preserve"> PAGEREF _Toc512931848 \h </w:instrText>
        </w:r>
      </w:ins>
      <w:r>
        <w:rPr>
          <w:noProof/>
          <w:webHidden/>
        </w:rPr>
      </w:r>
      <w:r>
        <w:rPr>
          <w:noProof/>
          <w:webHidden/>
        </w:rPr>
        <w:fldChar w:fldCharType="separate"/>
      </w:r>
      <w:ins w:id="265" w:author="Steffen Maerdian" w:date="2018-05-01T09:55:00Z">
        <w:r>
          <w:rPr>
            <w:noProof/>
            <w:webHidden/>
          </w:rPr>
          <w:t>9</w:t>
        </w:r>
        <w:r>
          <w:rPr>
            <w:noProof/>
            <w:webHidden/>
          </w:rPr>
          <w:fldChar w:fldCharType="end"/>
        </w:r>
        <w:r w:rsidRPr="005F601A">
          <w:rPr>
            <w:rStyle w:val="Hyperlink"/>
            <w:noProof/>
          </w:rPr>
          <w:fldChar w:fldCharType="end"/>
        </w:r>
      </w:ins>
    </w:p>
    <w:p w14:paraId="532304D2" w14:textId="467ADF89" w:rsidR="000A7D42" w:rsidRDefault="000A7D42">
      <w:pPr>
        <w:pStyle w:val="TOC3"/>
        <w:tabs>
          <w:tab w:val="left" w:pos="1320"/>
          <w:tab w:val="right" w:leader="dot" w:pos="9350"/>
        </w:tabs>
        <w:rPr>
          <w:ins w:id="266" w:author="Steffen Maerdian" w:date="2018-05-01T09:55:00Z"/>
          <w:rFonts w:asciiTheme="minorHAnsi" w:eastAsiaTheme="minorEastAsia" w:hAnsiTheme="minorHAnsi" w:cstheme="minorBidi"/>
          <w:iCs w:val="0"/>
          <w:noProof/>
          <w:sz w:val="22"/>
          <w:szCs w:val="22"/>
        </w:rPr>
      </w:pPr>
      <w:ins w:id="26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"_Toc512931849"</w:instrText>
        </w:r>
        <w:r w:rsidRPr="005F601A">
          <w:rPr>
            <w:rStyle w:val="Hyperlink"/>
            <w:noProof/>
          </w:rPr>
          <w:instrText xml:space="preserve"> </w:instrText>
        </w:r>
        <w:r w:rsidRPr="005F601A">
          <w:rPr>
            <w:rStyle w:val="Hyperlink"/>
            <w:noProof/>
          </w:rPr>
          <w:fldChar w:fldCharType="separate"/>
        </w:r>
        <w:r w:rsidRPr="005F601A">
          <w:rPr>
            <w:rStyle w:val="Hyperlink"/>
            <w:noProof/>
          </w:rPr>
          <w:t>2.6.3</w:t>
        </w:r>
        <w:r>
          <w:rPr>
            <w:rFonts w:asciiTheme="minorHAnsi" w:eastAsiaTheme="minorEastAsia" w:hAnsiTheme="minorHAnsi" w:cstheme="minorBidi"/>
            <w:iCs w:val="0"/>
            <w:noProof/>
            <w:sz w:val="22"/>
            <w:szCs w:val="22"/>
          </w:rPr>
          <w:tab/>
        </w:r>
        <w:r w:rsidRPr="005F601A">
          <w:rPr>
            <w:rStyle w:val="Hyperlink"/>
            <w:noProof/>
          </w:rPr>
          <w:t>Bundle Definition</w:t>
        </w:r>
        <w:r>
          <w:rPr>
            <w:noProof/>
            <w:webHidden/>
          </w:rPr>
          <w:tab/>
        </w:r>
        <w:r>
          <w:rPr>
            <w:noProof/>
            <w:webHidden/>
          </w:rPr>
          <w:fldChar w:fldCharType="begin"/>
        </w:r>
        <w:r>
          <w:rPr>
            <w:noProof/>
            <w:webHidden/>
          </w:rPr>
          <w:instrText xml:space="preserve"> PAGEREF _Toc512931849 \h </w:instrText>
        </w:r>
      </w:ins>
      <w:r>
        <w:rPr>
          <w:noProof/>
          <w:webHidden/>
        </w:rPr>
      </w:r>
      <w:r>
        <w:rPr>
          <w:noProof/>
          <w:webHidden/>
        </w:rPr>
        <w:fldChar w:fldCharType="separate"/>
      </w:r>
      <w:ins w:id="268" w:author="Steffen Maerdian" w:date="2018-05-01T09:55:00Z">
        <w:r>
          <w:rPr>
            <w:noProof/>
            <w:webHidden/>
          </w:rPr>
          <w:t>10</w:t>
        </w:r>
        <w:r>
          <w:rPr>
            <w:noProof/>
            <w:webHidden/>
          </w:rPr>
          <w:fldChar w:fldCharType="end"/>
        </w:r>
        <w:r w:rsidRPr="005F601A">
          <w:rPr>
            <w:rStyle w:val="Hyperlink"/>
            <w:noProof/>
          </w:rPr>
          <w:fldChar w:fldCharType="end"/>
        </w:r>
      </w:ins>
    </w:p>
    <w:p w14:paraId="017CE0A8" w14:textId="0AFF8C80" w:rsidR="000A7D42" w:rsidRDefault="000A7D42">
      <w:pPr>
        <w:pStyle w:val="TOC2"/>
        <w:tabs>
          <w:tab w:val="left" w:pos="880"/>
          <w:tab w:val="right" w:leader="dot" w:pos="9350"/>
        </w:tabs>
        <w:rPr>
          <w:ins w:id="269" w:author="Steffen Maerdian" w:date="2018-05-01T09:55:00Z"/>
          <w:rFonts w:asciiTheme="minorHAnsi" w:eastAsiaTheme="minorEastAsia" w:hAnsiTheme="minorHAnsi" w:cstheme="minorBidi"/>
          <w:b w:val="0"/>
          <w:noProof/>
          <w:sz w:val="22"/>
          <w:szCs w:val="22"/>
        </w:rPr>
      </w:pPr>
      <w:ins w:id="27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rPr>
          <w:tab/>
        </w:r>
        <w:r w:rsidRPr="005F601A">
          <w:rPr>
            <w:rStyle w:val="Hyperlink"/>
            <w:noProof/>
          </w:rPr>
          <w:t>Communications Methods</w:t>
        </w:r>
        <w:r>
          <w:rPr>
            <w:noProof/>
            <w:webHidden/>
          </w:rPr>
          <w:tab/>
        </w:r>
        <w:r>
          <w:rPr>
            <w:noProof/>
            <w:webHidden/>
          </w:rPr>
          <w:fldChar w:fldCharType="begin"/>
        </w:r>
        <w:r>
          <w:rPr>
            <w:noProof/>
            <w:webHidden/>
          </w:rPr>
          <w:instrText xml:space="preserve"> PAGEREF _Toc512931850 \h </w:instrText>
        </w:r>
      </w:ins>
      <w:r>
        <w:rPr>
          <w:noProof/>
          <w:webHidden/>
        </w:rPr>
      </w:r>
      <w:r>
        <w:rPr>
          <w:noProof/>
          <w:webHidden/>
        </w:rPr>
        <w:fldChar w:fldCharType="separate"/>
      </w:r>
      <w:ins w:id="271" w:author="Steffen Maerdian" w:date="2018-05-01T09:55:00Z">
        <w:r>
          <w:rPr>
            <w:noProof/>
            <w:webHidden/>
          </w:rPr>
          <w:t>11</w:t>
        </w:r>
        <w:r>
          <w:rPr>
            <w:noProof/>
            <w:webHidden/>
          </w:rPr>
          <w:fldChar w:fldCharType="end"/>
        </w:r>
        <w:r w:rsidRPr="005F601A">
          <w:rPr>
            <w:rStyle w:val="Hyperlink"/>
            <w:noProof/>
          </w:rPr>
          <w:fldChar w:fldCharType="end"/>
        </w:r>
      </w:ins>
    </w:p>
    <w:p w14:paraId="2EC343E1" w14:textId="13FB0695" w:rsidR="000A7D42" w:rsidRDefault="000A7D42">
      <w:pPr>
        <w:pStyle w:val="TOC3"/>
        <w:tabs>
          <w:tab w:val="left" w:pos="1320"/>
          <w:tab w:val="right" w:leader="dot" w:pos="9350"/>
        </w:tabs>
        <w:rPr>
          <w:ins w:id="272" w:author="Steffen Maerdian" w:date="2018-05-01T09:55:00Z"/>
          <w:rFonts w:asciiTheme="minorHAnsi" w:eastAsiaTheme="minorEastAsia" w:hAnsiTheme="minorHAnsi" w:cstheme="minorBidi"/>
          <w:iCs w:val="0"/>
          <w:noProof/>
          <w:sz w:val="22"/>
          <w:szCs w:val="22"/>
        </w:rPr>
      </w:pPr>
      <w:ins w:id="27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"_Toc512931851"</w:instrText>
        </w:r>
        <w:r w:rsidRPr="005F601A">
          <w:rPr>
            <w:rStyle w:val="Hyperlink"/>
            <w:noProof/>
          </w:rPr>
          <w:instrText xml:space="preserve"> </w:instrText>
        </w:r>
        <w:r w:rsidRPr="005F601A">
          <w:rPr>
            <w:rStyle w:val="Hyperlink"/>
            <w:noProof/>
          </w:rPr>
          <w:fldChar w:fldCharType="separate"/>
        </w:r>
        <w:r w:rsidRPr="005F601A">
          <w:rPr>
            <w:rStyle w:val="Hyperlink"/>
            <w:noProof/>
          </w:rPr>
          <w:t>2.7.1</w:t>
        </w:r>
        <w:r>
          <w:rPr>
            <w:rFonts w:asciiTheme="minorHAnsi" w:eastAsiaTheme="minorEastAsia" w:hAnsiTheme="minorHAnsi" w:cstheme="minorBidi"/>
            <w:iCs w:val="0"/>
            <w:noProof/>
            <w:sz w:val="22"/>
            <w:szCs w:val="22"/>
          </w:rPr>
          <w:tab/>
        </w:r>
        <w:r w:rsidRPr="005F601A">
          <w:rPr>
            <w:rStyle w:val="Hyperlink"/>
            <w:noProof/>
          </w:rPr>
          <w:t>Ports and Protocols</w:t>
        </w:r>
        <w:r>
          <w:rPr>
            <w:noProof/>
            <w:webHidden/>
          </w:rPr>
          <w:tab/>
        </w:r>
        <w:r>
          <w:rPr>
            <w:noProof/>
            <w:webHidden/>
          </w:rPr>
          <w:fldChar w:fldCharType="begin"/>
        </w:r>
        <w:r>
          <w:rPr>
            <w:noProof/>
            <w:webHidden/>
          </w:rPr>
          <w:instrText xml:space="preserve"> PAGEREF _Toc512931851 \h </w:instrText>
        </w:r>
      </w:ins>
      <w:r>
        <w:rPr>
          <w:noProof/>
          <w:webHidden/>
        </w:rPr>
      </w:r>
      <w:r>
        <w:rPr>
          <w:noProof/>
          <w:webHidden/>
        </w:rPr>
        <w:fldChar w:fldCharType="separate"/>
      </w:r>
      <w:ins w:id="274" w:author="Steffen Maerdian" w:date="2018-05-01T09:55:00Z">
        <w:r>
          <w:rPr>
            <w:noProof/>
            <w:webHidden/>
          </w:rPr>
          <w:t>11</w:t>
        </w:r>
        <w:r>
          <w:rPr>
            <w:noProof/>
            <w:webHidden/>
          </w:rPr>
          <w:fldChar w:fldCharType="end"/>
        </w:r>
        <w:r w:rsidRPr="005F601A">
          <w:rPr>
            <w:rStyle w:val="Hyperlink"/>
            <w:noProof/>
          </w:rPr>
          <w:fldChar w:fldCharType="end"/>
        </w:r>
      </w:ins>
    </w:p>
    <w:p w14:paraId="140FE715" w14:textId="18C97739" w:rsidR="000A7D42" w:rsidRDefault="000A7D42">
      <w:pPr>
        <w:pStyle w:val="TOC3"/>
        <w:tabs>
          <w:tab w:val="left" w:pos="1320"/>
          <w:tab w:val="right" w:leader="dot" w:pos="9350"/>
        </w:tabs>
        <w:rPr>
          <w:ins w:id="275" w:author="Steffen Maerdian" w:date="2018-05-01T09:55:00Z"/>
          <w:rFonts w:asciiTheme="minorHAnsi" w:eastAsiaTheme="minorEastAsia" w:hAnsiTheme="minorHAnsi" w:cstheme="minorBidi"/>
          <w:iCs w:val="0"/>
          <w:noProof/>
          <w:sz w:val="22"/>
          <w:szCs w:val="22"/>
        </w:rPr>
      </w:pPr>
      <w:ins w:id="27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"_Toc512931852"</w:instrText>
        </w:r>
        <w:r w:rsidRPr="005F601A">
          <w:rPr>
            <w:rStyle w:val="Hyperlink"/>
            <w:noProof/>
          </w:rPr>
          <w:instrText xml:space="preserve"> </w:instrText>
        </w:r>
        <w:r w:rsidRPr="005F601A">
          <w:rPr>
            <w:rStyle w:val="Hyperlink"/>
            <w:noProof/>
          </w:rPr>
          <w:fldChar w:fldCharType="separate"/>
        </w:r>
        <w:r w:rsidRPr="005F601A">
          <w:rPr>
            <w:rStyle w:val="Hyperlink"/>
            <w:noProof/>
          </w:rPr>
          <w:t>2.7.2</w:t>
        </w:r>
        <w:r>
          <w:rPr>
            <w:rFonts w:asciiTheme="minorHAnsi" w:eastAsiaTheme="minorEastAsia" w:hAnsiTheme="minorHAnsi" w:cstheme="minorBidi"/>
            <w:iCs w:val="0"/>
            <w:noProof/>
            <w:sz w:val="22"/>
            <w:szCs w:val="22"/>
          </w:rPr>
          <w:tab/>
        </w:r>
        <w:r w:rsidRPr="005F601A">
          <w:rPr>
            <w:rStyle w:val="Hyperlink"/>
            <w:noProof/>
          </w:rPr>
          <w:t>ESB Configuration(s)</w:t>
        </w:r>
        <w:r>
          <w:rPr>
            <w:noProof/>
            <w:webHidden/>
          </w:rPr>
          <w:tab/>
        </w:r>
        <w:r>
          <w:rPr>
            <w:noProof/>
            <w:webHidden/>
          </w:rPr>
          <w:fldChar w:fldCharType="begin"/>
        </w:r>
        <w:r>
          <w:rPr>
            <w:noProof/>
            <w:webHidden/>
          </w:rPr>
          <w:instrText xml:space="preserve"> PAGEREF _Toc512931852 \h </w:instrText>
        </w:r>
      </w:ins>
      <w:r>
        <w:rPr>
          <w:noProof/>
          <w:webHidden/>
        </w:rPr>
      </w:r>
      <w:r>
        <w:rPr>
          <w:noProof/>
          <w:webHidden/>
        </w:rPr>
        <w:fldChar w:fldCharType="separate"/>
      </w:r>
      <w:ins w:id="277" w:author="Steffen Maerdian" w:date="2018-05-01T09:55:00Z">
        <w:r>
          <w:rPr>
            <w:noProof/>
            <w:webHidden/>
          </w:rPr>
          <w:t>12</w:t>
        </w:r>
        <w:r>
          <w:rPr>
            <w:noProof/>
            <w:webHidden/>
          </w:rPr>
          <w:fldChar w:fldCharType="end"/>
        </w:r>
        <w:r w:rsidRPr="005F601A">
          <w:rPr>
            <w:rStyle w:val="Hyperlink"/>
            <w:noProof/>
          </w:rPr>
          <w:fldChar w:fldCharType="end"/>
        </w:r>
      </w:ins>
    </w:p>
    <w:p w14:paraId="4120D587" w14:textId="7BAD2F4A" w:rsidR="000A7D42" w:rsidRDefault="000A7D42">
      <w:pPr>
        <w:pStyle w:val="TOC3"/>
        <w:tabs>
          <w:tab w:val="left" w:pos="1320"/>
          <w:tab w:val="right" w:leader="dot" w:pos="9350"/>
        </w:tabs>
        <w:rPr>
          <w:ins w:id="278" w:author="Steffen Maerdian" w:date="2018-05-01T09:55:00Z"/>
          <w:rFonts w:asciiTheme="minorHAnsi" w:eastAsiaTheme="minorEastAsia" w:hAnsiTheme="minorHAnsi" w:cstheme="minorBidi"/>
          <w:iCs w:val="0"/>
          <w:noProof/>
          <w:sz w:val="22"/>
          <w:szCs w:val="22"/>
        </w:rPr>
      </w:pPr>
      <w:ins w:id="27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"_Toc512931853"</w:instrText>
        </w:r>
        <w:r w:rsidRPr="005F601A">
          <w:rPr>
            <w:rStyle w:val="Hyperlink"/>
            <w:noProof/>
          </w:rPr>
          <w:instrText xml:space="preserve"> </w:instrText>
        </w:r>
        <w:r w:rsidRPr="005F601A">
          <w:rPr>
            <w:rStyle w:val="Hyperlink"/>
            <w:noProof/>
          </w:rPr>
          <w:fldChar w:fldCharType="separate"/>
        </w:r>
        <w:r w:rsidRPr="005F601A">
          <w:rPr>
            <w:rStyle w:val="Hyperlink"/>
            <w:noProof/>
          </w:rPr>
          <w:t>2.7.3</w:t>
        </w:r>
        <w:r>
          <w:rPr>
            <w:rFonts w:asciiTheme="minorHAnsi" w:eastAsiaTheme="minorEastAsia" w:hAnsiTheme="minorHAnsi" w:cstheme="minorBidi"/>
            <w:iCs w:val="0"/>
            <w:noProof/>
            <w:sz w:val="22"/>
            <w:szCs w:val="22"/>
          </w:rPr>
          <w:tab/>
        </w:r>
        <w:r w:rsidRPr="005F601A">
          <w:rPr>
            <w:rStyle w:val="Hyperlink"/>
            <w:noProof/>
          </w:rPr>
          <w:t>System Configuration</w:t>
        </w:r>
        <w:r>
          <w:rPr>
            <w:noProof/>
            <w:webHidden/>
          </w:rPr>
          <w:tab/>
        </w:r>
        <w:r>
          <w:rPr>
            <w:noProof/>
            <w:webHidden/>
          </w:rPr>
          <w:fldChar w:fldCharType="begin"/>
        </w:r>
        <w:r>
          <w:rPr>
            <w:noProof/>
            <w:webHidden/>
          </w:rPr>
          <w:instrText xml:space="preserve"> PAGEREF _Toc512931853 \h </w:instrText>
        </w:r>
      </w:ins>
      <w:r>
        <w:rPr>
          <w:noProof/>
          <w:webHidden/>
        </w:rPr>
      </w:r>
      <w:r>
        <w:rPr>
          <w:noProof/>
          <w:webHidden/>
        </w:rPr>
        <w:fldChar w:fldCharType="separate"/>
      </w:r>
      <w:ins w:id="280" w:author="Steffen Maerdian" w:date="2018-05-01T09:55:00Z">
        <w:r>
          <w:rPr>
            <w:noProof/>
            <w:webHidden/>
          </w:rPr>
          <w:t>12</w:t>
        </w:r>
        <w:r>
          <w:rPr>
            <w:noProof/>
            <w:webHidden/>
          </w:rPr>
          <w:fldChar w:fldCharType="end"/>
        </w:r>
        <w:r w:rsidRPr="005F601A">
          <w:rPr>
            <w:rStyle w:val="Hyperlink"/>
            <w:noProof/>
          </w:rPr>
          <w:fldChar w:fldCharType="end"/>
        </w:r>
      </w:ins>
    </w:p>
    <w:p w14:paraId="23AC636A" w14:textId="5D08B0B6" w:rsidR="000A7D42" w:rsidRDefault="000A7D42">
      <w:pPr>
        <w:pStyle w:val="TOC2"/>
        <w:tabs>
          <w:tab w:val="left" w:pos="880"/>
          <w:tab w:val="right" w:leader="dot" w:pos="9350"/>
        </w:tabs>
        <w:rPr>
          <w:ins w:id="281" w:author="Steffen Maerdian" w:date="2018-05-01T09:55:00Z"/>
          <w:rFonts w:asciiTheme="minorHAnsi" w:eastAsiaTheme="minorEastAsia" w:hAnsiTheme="minorHAnsi" w:cstheme="minorBidi"/>
          <w:b w:val="0"/>
          <w:noProof/>
          <w:sz w:val="22"/>
          <w:szCs w:val="22"/>
        </w:rPr>
      </w:pPr>
      <w:ins w:id="28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rPr>
          <w:tab/>
        </w:r>
        <w:r w:rsidRPr="005F601A">
          <w:rPr>
            <w:rStyle w:val="Hyperlink"/>
            <w:noProof/>
          </w:rPr>
          <w:t>Performance Requirements</w:t>
        </w:r>
        <w:r>
          <w:rPr>
            <w:noProof/>
            <w:webHidden/>
          </w:rPr>
          <w:tab/>
        </w:r>
        <w:r>
          <w:rPr>
            <w:noProof/>
            <w:webHidden/>
          </w:rPr>
          <w:fldChar w:fldCharType="begin"/>
        </w:r>
        <w:r>
          <w:rPr>
            <w:noProof/>
            <w:webHidden/>
          </w:rPr>
          <w:instrText xml:space="preserve"> PAGEREF _Toc512931854 \h </w:instrText>
        </w:r>
      </w:ins>
      <w:r>
        <w:rPr>
          <w:noProof/>
          <w:webHidden/>
        </w:rPr>
      </w:r>
      <w:r>
        <w:rPr>
          <w:noProof/>
          <w:webHidden/>
        </w:rPr>
        <w:fldChar w:fldCharType="separate"/>
      </w:r>
      <w:ins w:id="283" w:author="Steffen Maerdian" w:date="2018-05-01T09:55:00Z">
        <w:r>
          <w:rPr>
            <w:noProof/>
            <w:webHidden/>
          </w:rPr>
          <w:t>12</w:t>
        </w:r>
        <w:r>
          <w:rPr>
            <w:noProof/>
            <w:webHidden/>
          </w:rPr>
          <w:fldChar w:fldCharType="end"/>
        </w:r>
        <w:r w:rsidRPr="005F601A">
          <w:rPr>
            <w:rStyle w:val="Hyperlink"/>
            <w:noProof/>
          </w:rPr>
          <w:fldChar w:fldCharType="end"/>
        </w:r>
      </w:ins>
    </w:p>
    <w:p w14:paraId="276EA0B1" w14:textId="29C51A90" w:rsidR="000A7D42" w:rsidRDefault="000A7D42">
      <w:pPr>
        <w:pStyle w:val="TOC2"/>
        <w:tabs>
          <w:tab w:val="left" w:pos="880"/>
          <w:tab w:val="right" w:leader="dot" w:pos="9350"/>
        </w:tabs>
        <w:rPr>
          <w:ins w:id="284" w:author="Steffen Maerdian" w:date="2018-05-01T09:55:00Z"/>
          <w:rFonts w:asciiTheme="minorHAnsi" w:eastAsiaTheme="minorEastAsia" w:hAnsiTheme="minorHAnsi" w:cstheme="minorBidi"/>
          <w:b w:val="0"/>
          <w:noProof/>
          <w:sz w:val="22"/>
          <w:szCs w:val="22"/>
        </w:rPr>
      </w:pPr>
      <w:ins w:id="28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"_Toc512931855"</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rPr>
          <w:tab/>
        </w:r>
        <w:r w:rsidRPr="005F601A">
          <w:rPr>
            <w:rStyle w:val="Hyperlink"/>
            <w:noProof/>
          </w:rPr>
          <w:t>Security</w:t>
        </w:r>
        <w:r>
          <w:rPr>
            <w:noProof/>
            <w:webHidden/>
          </w:rPr>
          <w:tab/>
        </w:r>
        <w:r>
          <w:rPr>
            <w:noProof/>
            <w:webHidden/>
          </w:rPr>
          <w:fldChar w:fldCharType="begin"/>
        </w:r>
        <w:r>
          <w:rPr>
            <w:noProof/>
            <w:webHidden/>
          </w:rPr>
          <w:instrText xml:space="preserve"> PAGEREF _Toc512931855 \h </w:instrText>
        </w:r>
      </w:ins>
      <w:r>
        <w:rPr>
          <w:noProof/>
          <w:webHidden/>
        </w:rPr>
      </w:r>
      <w:r>
        <w:rPr>
          <w:noProof/>
          <w:webHidden/>
        </w:rPr>
        <w:fldChar w:fldCharType="separate"/>
      </w:r>
      <w:ins w:id="286" w:author="Steffen Maerdian" w:date="2018-05-01T09:55:00Z">
        <w:r>
          <w:rPr>
            <w:noProof/>
            <w:webHidden/>
          </w:rPr>
          <w:t>12</w:t>
        </w:r>
        <w:r>
          <w:rPr>
            <w:noProof/>
            <w:webHidden/>
          </w:rPr>
          <w:fldChar w:fldCharType="end"/>
        </w:r>
        <w:r w:rsidRPr="005F601A">
          <w:rPr>
            <w:rStyle w:val="Hyperlink"/>
            <w:noProof/>
          </w:rPr>
          <w:fldChar w:fldCharType="end"/>
        </w:r>
      </w:ins>
    </w:p>
    <w:p w14:paraId="5A176F34" w14:textId="388F0A85" w:rsidR="000A7D42" w:rsidRDefault="000A7D42">
      <w:pPr>
        <w:pStyle w:val="TOC2"/>
        <w:tabs>
          <w:tab w:val="left" w:pos="1100"/>
          <w:tab w:val="right" w:leader="dot" w:pos="9350"/>
        </w:tabs>
        <w:rPr>
          <w:ins w:id="287" w:author="Steffen Maerdian" w:date="2018-05-01T09:55:00Z"/>
          <w:rFonts w:asciiTheme="minorHAnsi" w:eastAsiaTheme="minorEastAsia" w:hAnsiTheme="minorHAnsi" w:cstheme="minorBidi"/>
          <w:b w:val="0"/>
          <w:noProof/>
          <w:sz w:val="22"/>
          <w:szCs w:val="22"/>
        </w:rPr>
      </w:pPr>
      <w:ins w:id="28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rPr>
          <w:tab/>
        </w:r>
        <w:r w:rsidRPr="005F601A">
          <w:rPr>
            <w:rStyle w:val="Hyperlink"/>
            <w:noProof/>
          </w:rPr>
          <w:t>Testing Requirements</w:t>
        </w:r>
        <w:r>
          <w:rPr>
            <w:noProof/>
            <w:webHidden/>
          </w:rPr>
          <w:tab/>
        </w:r>
        <w:r>
          <w:rPr>
            <w:noProof/>
            <w:webHidden/>
          </w:rPr>
          <w:fldChar w:fldCharType="begin"/>
        </w:r>
        <w:r>
          <w:rPr>
            <w:noProof/>
            <w:webHidden/>
          </w:rPr>
          <w:instrText xml:space="preserve"> PAGEREF _Toc512931856 \h </w:instrText>
        </w:r>
      </w:ins>
      <w:r>
        <w:rPr>
          <w:noProof/>
          <w:webHidden/>
        </w:rPr>
      </w:r>
      <w:r>
        <w:rPr>
          <w:noProof/>
          <w:webHidden/>
        </w:rPr>
        <w:fldChar w:fldCharType="separate"/>
      </w:r>
      <w:ins w:id="289" w:author="Steffen Maerdian" w:date="2018-05-01T09:55:00Z">
        <w:r>
          <w:rPr>
            <w:noProof/>
            <w:webHidden/>
          </w:rPr>
          <w:t>12</w:t>
        </w:r>
        <w:r>
          <w:rPr>
            <w:noProof/>
            <w:webHidden/>
          </w:rPr>
          <w:fldChar w:fldCharType="end"/>
        </w:r>
        <w:r w:rsidRPr="005F601A">
          <w:rPr>
            <w:rStyle w:val="Hyperlink"/>
            <w:noProof/>
          </w:rPr>
          <w:fldChar w:fldCharType="end"/>
        </w:r>
      </w:ins>
    </w:p>
    <w:p w14:paraId="501213FA" w14:textId="487A20D1" w:rsidR="000A7D42" w:rsidRDefault="000A7D42">
      <w:pPr>
        <w:pStyle w:val="TOC3"/>
        <w:tabs>
          <w:tab w:val="left" w:pos="1320"/>
          <w:tab w:val="right" w:leader="dot" w:pos="9350"/>
        </w:tabs>
        <w:rPr>
          <w:ins w:id="290" w:author="Steffen Maerdian" w:date="2018-05-01T09:55:00Z"/>
          <w:rFonts w:asciiTheme="minorHAnsi" w:eastAsiaTheme="minorEastAsia" w:hAnsiTheme="minorHAnsi" w:cstheme="minorBidi"/>
          <w:iCs w:val="0"/>
          <w:noProof/>
          <w:sz w:val="22"/>
          <w:szCs w:val="22"/>
        </w:rPr>
      </w:pPr>
      <w:ins w:id="29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"_Toc512931857"</w:instrText>
        </w:r>
        <w:r w:rsidRPr="005F601A">
          <w:rPr>
            <w:rStyle w:val="Hyperlink"/>
            <w:noProof/>
          </w:rPr>
          <w:instrText xml:space="preserve"> </w:instrText>
        </w:r>
        <w:r w:rsidRPr="005F601A">
          <w:rPr>
            <w:rStyle w:val="Hyperlink"/>
            <w:noProof/>
          </w:rPr>
          <w:fldChar w:fldCharType="separate"/>
        </w:r>
        <w:r w:rsidRPr="005F601A">
          <w:rPr>
            <w:rStyle w:val="Hyperlink"/>
            <w:noProof/>
          </w:rPr>
          <w:t>2.10.1</w:t>
        </w:r>
        <w:r>
          <w:rPr>
            <w:rFonts w:asciiTheme="minorHAnsi" w:eastAsiaTheme="minorEastAsia" w:hAnsiTheme="minorHAnsi" w:cstheme="minorBidi"/>
            <w:iCs w:val="0"/>
            <w:noProof/>
            <w:sz w:val="22"/>
            <w:szCs w:val="22"/>
          </w:rPr>
          <w:tab/>
        </w:r>
        <w:r w:rsidRPr="005F601A">
          <w:rPr>
            <w:rStyle w:val="Hyperlink"/>
            <w:noProof/>
          </w:rPr>
          <w:t>Comparison of Data</w:t>
        </w:r>
        <w:r>
          <w:rPr>
            <w:noProof/>
            <w:webHidden/>
          </w:rPr>
          <w:tab/>
        </w:r>
        <w:r>
          <w:rPr>
            <w:noProof/>
            <w:webHidden/>
          </w:rPr>
          <w:fldChar w:fldCharType="begin"/>
        </w:r>
        <w:r>
          <w:rPr>
            <w:noProof/>
            <w:webHidden/>
          </w:rPr>
          <w:instrText xml:space="preserve"> PAGEREF _Toc512931857 \h </w:instrText>
        </w:r>
      </w:ins>
      <w:r>
        <w:rPr>
          <w:noProof/>
          <w:webHidden/>
        </w:rPr>
      </w:r>
      <w:r>
        <w:rPr>
          <w:noProof/>
          <w:webHidden/>
        </w:rPr>
        <w:fldChar w:fldCharType="separate"/>
      </w:r>
      <w:ins w:id="292" w:author="Steffen Maerdian" w:date="2018-05-01T09:55:00Z">
        <w:r>
          <w:rPr>
            <w:noProof/>
            <w:webHidden/>
          </w:rPr>
          <w:t>13</w:t>
        </w:r>
        <w:r>
          <w:rPr>
            <w:noProof/>
            <w:webHidden/>
          </w:rPr>
          <w:fldChar w:fldCharType="end"/>
        </w:r>
        <w:r w:rsidRPr="005F601A">
          <w:rPr>
            <w:rStyle w:val="Hyperlink"/>
            <w:noProof/>
          </w:rPr>
          <w:fldChar w:fldCharType="end"/>
        </w:r>
      </w:ins>
    </w:p>
    <w:p w14:paraId="609541D9" w14:textId="216F51EB" w:rsidR="000A7D42" w:rsidRDefault="000A7D42">
      <w:pPr>
        <w:pStyle w:val="TOC3"/>
        <w:tabs>
          <w:tab w:val="left" w:pos="1320"/>
          <w:tab w:val="right" w:leader="dot" w:pos="9350"/>
        </w:tabs>
        <w:rPr>
          <w:ins w:id="293" w:author="Steffen Maerdian" w:date="2018-05-01T09:55:00Z"/>
          <w:rFonts w:asciiTheme="minorHAnsi" w:eastAsiaTheme="minorEastAsia" w:hAnsiTheme="minorHAnsi" w:cstheme="minorBidi"/>
          <w:iCs w:val="0"/>
          <w:noProof/>
          <w:sz w:val="22"/>
          <w:szCs w:val="22"/>
        </w:rPr>
      </w:pPr>
      <w:ins w:id="29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"_Toc512931858"</w:instrText>
        </w:r>
        <w:r w:rsidRPr="005F601A">
          <w:rPr>
            <w:rStyle w:val="Hyperlink"/>
            <w:noProof/>
          </w:rPr>
          <w:instrText xml:space="preserve"> </w:instrText>
        </w:r>
        <w:r w:rsidRPr="005F601A">
          <w:rPr>
            <w:rStyle w:val="Hyperlink"/>
            <w:noProof/>
          </w:rPr>
          <w:fldChar w:fldCharType="separate"/>
        </w:r>
        <w:r w:rsidRPr="005F601A">
          <w:rPr>
            <w:rStyle w:val="Hyperlink"/>
            <w:noProof/>
          </w:rPr>
          <w:t>2.10.2</w:t>
        </w:r>
        <w:r>
          <w:rPr>
            <w:rFonts w:asciiTheme="minorHAnsi" w:eastAsiaTheme="minorEastAsia" w:hAnsiTheme="minorHAnsi" w:cstheme="minorBidi"/>
            <w:iCs w:val="0"/>
            <w:noProof/>
            <w:sz w:val="22"/>
            <w:szCs w:val="22"/>
          </w:rPr>
          <w:tab/>
        </w:r>
        <w:r w:rsidRPr="005F601A">
          <w:rPr>
            <w:rStyle w:val="Hyperlink"/>
            <w:noProof/>
          </w:rPr>
          <w:t>Completeness</w:t>
        </w:r>
        <w:r>
          <w:rPr>
            <w:noProof/>
            <w:webHidden/>
          </w:rPr>
          <w:tab/>
        </w:r>
        <w:r>
          <w:rPr>
            <w:noProof/>
            <w:webHidden/>
          </w:rPr>
          <w:fldChar w:fldCharType="begin"/>
        </w:r>
        <w:r>
          <w:rPr>
            <w:noProof/>
            <w:webHidden/>
          </w:rPr>
          <w:instrText xml:space="preserve"> PAGEREF _Toc512931858 \h </w:instrText>
        </w:r>
      </w:ins>
      <w:r>
        <w:rPr>
          <w:noProof/>
          <w:webHidden/>
        </w:rPr>
      </w:r>
      <w:r>
        <w:rPr>
          <w:noProof/>
          <w:webHidden/>
        </w:rPr>
        <w:fldChar w:fldCharType="separate"/>
      </w:r>
      <w:ins w:id="295" w:author="Steffen Maerdian" w:date="2018-05-01T09:55:00Z">
        <w:r>
          <w:rPr>
            <w:noProof/>
            <w:webHidden/>
          </w:rPr>
          <w:t>13</w:t>
        </w:r>
        <w:r>
          <w:rPr>
            <w:noProof/>
            <w:webHidden/>
          </w:rPr>
          <w:fldChar w:fldCharType="end"/>
        </w:r>
        <w:r w:rsidRPr="005F601A">
          <w:rPr>
            <w:rStyle w:val="Hyperlink"/>
            <w:noProof/>
          </w:rPr>
          <w:fldChar w:fldCharType="end"/>
        </w:r>
      </w:ins>
    </w:p>
    <w:p w14:paraId="590C0E7A" w14:textId="4BF9B05D" w:rsidR="000A7D42" w:rsidRDefault="000A7D42">
      <w:pPr>
        <w:pStyle w:val="TOC3"/>
        <w:tabs>
          <w:tab w:val="left" w:pos="1320"/>
          <w:tab w:val="right" w:leader="dot" w:pos="9350"/>
        </w:tabs>
        <w:rPr>
          <w:ins w:id="296" w:author="Steffen Maerdian" w:date="2018-05-01T09:55:00Z"/>
          <w:rFonts w:asciiTheme="minorHAnsi" w:eastAsiaTheme="minorEastAsia" w:hAnsiTheme="minorHAnsi" w:cstheme="minorBidi"/>
          <w:iCs w:val="0"/>
          <w:noProof/>
          <w:sz w:val="22"/>
          <w:szCs w:val="22"/>
        </w:rPr>
      </w:pPr>
      <w:ins w:id="29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"_Toc512931859"</w:instrText>
        </w:r>
        <w:r w:rsidRPr="005F601A">
          <w:rPr>
            <w:rStyle w:val="Hyperlink"/>
            <w:noProof/>
          </w:rPr>
          <w:instrText xml:space="preserve"> </w:instrText>
        </w:r>
        <w:r w:rsidRPr="005F601A">
          <w:rPr>
            <w:rStyle w:val="Hyperlink"/>
            <w:noProof/>
          </w:rPr>
          <w:fldChar w:fldCharType="separate"/>
        </w:r>
        <w:r w:rsidRPr="005F601A">
          <w:rPr>
            <w:rStyle w:val="Hyperlink"/>
            <w:noProof/>
          </w:rPr>
          <w:t>2.10.3</w:t>
        </w:r>
        <w:r>
          <w:rPr>
            <w:rFonts w:asciiTheme="minorHAnsi" w:eastAsiaTheme="minorEastAsia" w:hAnsiTheme="minorHAnsi" w:cstheme="minorBidi"/>
            <w:iCs w:val="0"/>
            <w:noProof/>
            <w:sz w:val="22"/>
            <w:szCs w:val="22"/>
          </w:rPr>
          <w:tab/>
        </w:r>
        <w:r w:rsidRPr="005F601A">
          <w:rPr>
            <w:rStyle w:val="Hyperlink"/>
            <w:noProof/>
          </w:rPr>
          <w:t>Load Testing</w:t>
        </w:r>
        <w:r>
          <w:rPr>
            <w:noProof/>
            <w:webHidden/>
          </w:rPr>
          <w:tab/>
        </w:r>
        <w:r>
          <w:rPr>
            <w:noProof/>
            <w:webHidden/>
          </w:rPr>
          <w:fldChar w:fldCharType="begin"/>
        </w:r>
        <w:r>
          <w:rPr>
            <w:noProof/>
            <w:webHidden/>
          </w:rPr>
          <w:instrText xml:space="preserve"> PAGEREF _Toc512931859 \h </w:instrText>
        </w:r>
      </w:ins>
      <w:r>
        <w:rPr>
          <w:noProof/>
          <w:webHidden/>
        </w:rPr>
      </w:r>
      <w:r>
        <w:rPr>
          <w:noProof/>
          <w:webHidden/>
        </w:rPr>
        <w:fldChar w:fldCharType="separate"/>
      </w:r>
      <w:ins w:id="298" w:author="Steffen Maerdian" w:date="2018-05-01T09:55:00Z">
        <w:r>
          <w:rPr>
            <w:noProof/>
            <w:webHidden/>
          </w:rPr>
          <w:t>13</w:t>
        </w:r>
        <w:r>
          <w:rPr>
            <w:noProof/>
            <w:webHidden/>
          </w:rPr>
          <w:fldChar w:fldCharType="end"/>
        </w:r>
        <w:r w:rsidRPr="005F601A">
          <w:rPr>
            <w:rStyle w:val="Hyperlink"/>
            <w:noProof/>
          </w:rPr>
          <w:fldChar w:fldCharType="end"/>
        </w:r>
      </w:ins>
    </w:p>
    <w:p w14:paraId="3E9446B2" w14:textId="745A6236" w:rsidR="000A7D42" w:rsidRDefault="000A7D42">
      <w:pPr>
        <w:pStyle w:val="TOC2"/>
        <w:tabs>
          <w:tab w:val="left" w:pos="1100"/>
          <w:tab w:val="right" w:leader="dot" w:pos="9350"/>
        </w:tabs>
        <w:rPr>
          <w:ins w:id="299" w:author="Steffen Maerdian" w:date="2018-05-01T09:55:00Z"/>
          <w:rFonts w:asciiTheme="minorHAnsi" w:eastAsiaTheme="minorEastAsia" w:hAnsiTheme="minorHAnsi" w:cstheme="minorBidi"/>
          <w:b w:val="0"/>
          <w:noProof/>
          <w:sz w:val="22"/>
          <w:szCs w:val="22"/>
        </w:rPr>
      </w:pPr>
      <w:ins w:id="300"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"_Toc512931860"</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rPr>
          <w:tab/>
        </w:r>
        <w:r w:rsidRPr="005F601A">
          <w:rPr>
            <w:rStyle w:val="Hyperlink"/>
            <w:noProof/>
          </w:rPr>
          <w:t>Policies and Constraints</w:t>
        </w:r>
        <w:r>
          <w:rPr>
            <w:noProof/>
            <w:webHidden/>
          </w:rPr>
          <w:tab/>
        </w:r>
        <w:r>
          <w:rPr>
            <w:noProof/>
            <w:webHidden/>
          </w:rPr>
          <w:fldChar w:fldCharType="begin"/>
        </w:r>
        <w:r>
          <w:rPr>
            <w:noProof/>
            <w:webHidden/>
          </w:rPr>
          <w:instrText xml:space="preserve"> PAGEREF _Toc512931860 \h </w:instrText>
        </w:r>
      </w:ins>
      <w:r>
        <w:rPr>
          <w:noProof/>
          <w:webHidden/>
        </w:rPr>
      </w:r>
      <w:r>
        <w:rPr>
          <w:noProof/>
          <w:webHidden/>
        </w:rPr>
        <w:fldChar w:fldCharType="separate"/>
      </w:r>
      <w:ins w:id="301" w:author="Steffen Maerdian" w:date="2018-05-01T09:55:00Z">
        <w:r>
          <w:rPr>
            <w:noProof/>
            <w:webHidden/>
          </w:rPr>
          <w:t>13</w:t>
        </w:r>
        <w:r>
          <w:rPr>
            <w:noProof/>
            <w:webHidden/>
          </w:rPr>
          <w:fldChar w:fldCharType="end"/>
        </w:r>
        <w:r w:rsidRPr="005F601A">
          <w:rPr>
            <w:rStyle w:val="Hyperlink"/>
            <w:noProof/>
          </w:rPr>
          <w:fldChar w:fldCharType="end"/>
        </w:r>
      </w:ins>
    </w:p>
    <w:p w14:paraId="5968F57A" w14:textId="62213579" w:rsidR="000A7D42" w:rsidRDefault="000A7D42">
      <w:pPr>
        <w:pStyle w:val="TOC3"/>
        <w:tabs>
          <w:tab w:val="left" w:pos="1320"/>
          <w:tab w:val="right" w:leader="dot" w:pos="9350"/>
        </w:tabs>
        <w:rPr>
          <w:ins w:id="302" w:author="Steffen Maerdian" w:date="2018-05-01T09:55:00Z"/>
          <w:rFonts w:asciiTheme="minorHAnsi" w:eastAsiaTheme="minorEastAsia" w:hAnsiTheme="minorHAnsi" w:cstheme="minorBidi"/>
          <w:iCs w:val="0"/>
          <w:noProof/>
          <w:sz w:val="22"/>
          <w:szCs w:val="22"/>
        </w:rPr>
      </w:pPr>
      <w:ins w:id="30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"_Toc512931861"</w:instrText>
        </w:r>
        <w:r w:rsidRPr="005F601A">
          <w:rPr>
            <w:rStyle w:val="Hyperlink"/>
            <w:noProof/>
          </w:rPr>
          <w:instrText xml:space="preserve"> </w:instrText>
        </w:r>
        <w:r w:rsidRPr="005F601A">
          <w:rPr>
            <w:rStyle w:val="Hyperlink"/>
            <w:noProof/>
          </w:rPr>
          <w:fldChar w:fldCharType="separate"/>
        </w:r>
        <w:r w:rsidRPr="005F601A">
          <w:rPr>
            <w:rStyle w:val="Hyperlink"/>
            <w:noProof/>
          </w:rPr>
          <w:t>2.11.1</w:t>
        </w:r>
        <w:r>
          <w:rPr>
            <w:rFonts w:asciiTheme="minorHAnsi" w:eastAsiaTheme="minorEastAsia" w:hAnsiTheme="minorHAnsi" w:cstheme="minorBidi"/>
            <w:iCs w:val="0"/>
            <w:noProof/>
            <w:sz w:val="22"/>
            <w:szCs w:val="22"/>
          </w:rPr>
          <w:tab/>
        </w:r>
        <w:r w:rsidRPr="005F601A">
          <w:rPr>
            <w:rStyle w:val="Hyperlink"/>
            <w:noProof/>
          </w:rPr>
          <w:t>HIPAA Compliance</w:t>
        </w:r>
        <w:r>
          <w:rPr>
            <w:noProof/>
            <w:webHidden/>
          </w:rPr>
          <w:tab/>
        </w:r>
        <w:r>
          <w:rPr>
            <w:noProof/>
            <w:webHidden/>
          </w:rPr>
          <w:fldChar w:fldCharType="begin"/>
        </w:r>
        <w:r>
          <w:rPr>
            <w:noProof/>
            <w:webHidden/>
          </w:rPr>
          <w:instrText xml:space="preserve"> PAGEREF _Toc512931861 \h </w:instrText>
        </w:r>
      </w:ins>
      <w:r>
        <w:rPr>
          <w:noProof/>
          <w:webHidden/>
        </w:rPr>
      </w:r>
      <w:r>
        <w:rPr>
          <w:noProof/>
          <w:webHidden/>
        </w:rPr>
        <w:fldChar w:fldCharType="separate"/>
      </w:r>
      <w:ins w:id="304" w:author="Steffen Maerdian" w:date="2018-05-01T09:55:00Z">
        <w:r>
          <w:rPr>
            <w:noProof/>
            <w:webHidden/>
          </w:rPr>
          <w:t>14</w:t>
        </w:r>
        <w:r>
          <w:rPr>
            <w:noProof/>
            <w:webHidden/>
          </w:rPr>
          <w:fldChar w:fldCharType="end"/>
        </w:r>
        <w:r w:rsidRPr="005F601A">
          <w:rPr>
            <w:rStyle w:val="Hyperlink"/>
            <w:noProof/>
          </w:rPr>
          <w:fldChar w:fldCharType="end"/>
        </w:r>
      </w:ins>
    </w:p>
    <w:p w14:paraId="2A9E28DB" w14:textId="01A9D8A2" w:rsidR="000A7D42" w:rsidRDefault="000A7D42">
      <w:pPr>
        <w:pStyle w:val="TOC1"/>
        <w:tabs>
          <w:tab w:val="left" w:pos="440"/>
          <w:tab w:val="right" w:leader="dot" w:pos="9350"/>
        </w:tabs>
        <w:rPr>
          <w:ins w:id="305" w:author="Steffen Maerdian" w:date="2018-05-01T09:55:00Z"/>
          <w:rFonts w:asciiTheme="minorHAnsi" w:eastAsiaTheme="minorEastAsia" w:hAnsiTheme="minorHAnsi" w:cstheme="minorBidi"/>
          <w:b w:val="0"/>
          <w:bCs w:val="0"/>
          <w:noProof/>
          <w:sz w:val="22"/>
          <w:szCs w:val="22"/>
        </w:rPr>
      </w:pPr>
      <w:ins w:id="30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"_Toc512931862"</w:instrText>
        </w:r>
        <w:r w:rsidRPr="005F601A">
          <w:rPr>
            <w:rStyle w:val="Hyperlink"/>
            <w:noProof/>
          </w:rPr>
          <w:instrText xml:space="preserve"> </w:instrText>
        </w:r>
        <w:r w:rsidRPr="005F601A">
          <w:rPr>
            <w:rStyle w:val="Hyperlink"/>
            <w:noProof/>
          </w:rPr>
          <w:fldChar w:fldCharType="separate"/>
        </w:r>
        <w:r w:rsidRPr="005F601A">
          <w:rPr>
            <w:rStyle w:val="Hyperlink"/>
            <w:noProof/>
          </w:rPr>
          <w:t>3</w:t>
        </w:r>
        <w:r>
          <w:rPr>
            <w:rFonts w:asciiTheme="minorHAnsi" w:eastAsiaTheme="minorEastAsia" w:hAnsiTheme="minorHAnsi" w:cstheme="minorBidi"/>
            <w:b w:val="0"/>
            <w:bCs w:val="0"/>
            <w:noProof/>
            <w:sz w:val="22"/>
            <w:szCs w:val="22"/>
          </w:rPr>
          <w:tab/>
        </w:r>
        <w:r w:rsidRPr="005F601A">
          <w:rPr>
            <w:rStyle w:val="Hyperlink"/>
            <w:noProof/>
          </w:rPr>
          <w:t>Appendix A</w:t>
        </w:r>
        <w:r>
          <w:rPr>
            <w:noProof/>
            <w:webHidden/>
          </w:rPr>
          <w:tab/>
        </w:r>
        <w:r>
          <w:rPr>
            <w:noProof/>
            <w:webHidden/>
          </w:rPr>
          <w:fldChar w:fldCharType="begin"/>
        </w:r>
        <w:r>
          <w:rPr>
            <w:noProof/>
            <w:webHidden/>
          </w:rPr>
          <w:instrText xml:space="preserve"> PAGEREF _Toc512931862 \h </w:instrText>
        </w:r>
      </w:ins>
      <w:r>
        <w:rPr>
          <w:noProof/>
          <w:webHidden/>
        </w:rPr>
      </w:r>
      <w:r>
        <w:rPr>
          <w:noProof/>
          <w:webHidden/>
        </w:rPr>
        <w:fldChar w:fldCharType="separate"/>
      </w:r>
      <w:ins w:id="307" w:author="Steffen Maerdian" w:date="2018-05-01T09:55:00Z">
        <w:r>
          <w:rPr>
            <w:noProof/>
            <w:webHidden/>
          </w:rPr>
          <w:t>15</w:t>
        </w:r>
        <w:r>
          <w:rPr>
            <w:noProof/>
            <w:webHidden/>
          </w:rPr>
          <w:fldChar w:fldCharType="end"/>
        </w:r>
        <w:r w:rsidRPr="005F601A">
          <w:rPr>
            <w:rStyle w:val="Hyperlink"/>
            <w:noProof/>
          </w:rPr>
          <w:fldChar w:fldCharType="end"/>
        </w:r>
      </w:ins>
    </w:p>
    <w:p w14:paraId="109223BE" w14:textId="57173371" w:rsidR="000A7D42" w:rsidRDefault="000A7D42">
      <w:pPr>
        <w:pStyle w:val="TOC2"/>
        <w:tabs>
          <w:tab w:val="left" w:pos="880"/>
          <w:tab w:val="right" w:leader="dot" w:pos="9350"/>
        </w:tabs>
        <w:rPr>
          <w:ins w:id="308" w:author="Steffen Maerdian" w:date="2018-05-01T09:55:00Z"/>
          <w:rFonts w:asciiTheme="minorHAnsi" w:eastAsiaTheme="minorEastAsia" w:hAnsiTheme="minorHAnsi" w:cstheme="minorBidi"/>
          <w:b w:val="0"/>
          <w:noProof/>
          <w:sz w:val="22"/>
          <w:szCs w:val="22"/>
        </w:rPr>
      </w:pPr>
      <w:ins w:id="30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"_Toc512931863"</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2"/>
            <w:szCs w:val="22"/>
          </w:rPr>
          <w:tab/>
        </w:r>
        <w:r w:rsidRPr="005F601A">
          <w:rPr>
            <w:rStyle w:val="Hyperlink"/>
            <w:noProof/>
          </w:rPr>
          <w:t>Data Elements</w:t>
        </w:r>
        <w:r>
          <w:rPr>
            <w:noProof/>
            <w:webHidden/>
          </w:rPr>
          <w:tab/>
        </w:r>
        <w:r>
          <w:rPr>
            <w:noProof/>
            <w:webHidden/>
          </w:rPr>
          <w:fldChar w:fldCharType="begin"/>
        </w:r>
        <w:r>
          <w:rPr>
            <w:noProof/>
            <w:webHidden/>
          </w:rPr>
          <w:instrText xml:space="preserve"> PAGEREF _Toc512931863 \h </w:instrText>
        </w:r>
      </w:ins>
      <w:r>
        <w:rPr>
          <w:noProof/>
          <w:webHidden/>
        </w:rPr>
      </w:r>
      <w:r>
        <w:rPr>
          <w:noProof/>
          <w:webHidden/>
        </w:rPr>
        <w:fldChar w:fldCharType="separate"/>
      </w:r>
      <w:ins w:id="310" w:author="Steffen Maerdian" w:date="2018-05-01T09:55:00Z">
        <w:r>
          <w:rPr>
            <w:noProof/>
            <w:webHidden/>
          </w:rPr>
          <w:t>15</w:t>
        </w:r>
        <w:r>
          <w:rPr>
            <w:noProof/>
            <w:webHidden/>
          </w:rPr>
          <w:fldChar w:fldCharType="end"/>
        </w:r>
        <w:r w:rsidRPr="005F601A">
          <w:rPr>
            <w:rStyle w:val="Hyperlink"/>
            <w:noProof/>
          </w:rPr>
          <w:fldChar w:fldCharType="end"/>
        </w:r>
      </w:ins>
    </w:p>
    <w:p w14:paraId="5171DCC1" w14:textId="12FC2440" w:rsidR="000A7D42" w:rsidRDefault="000A7D42">
      <w:pPr>
        <w:pStyle w:val="TOC2"/>
        <w:tabs>
          <w:tab w:val="left" w:pos="880"/>
          <w:tab w:val="right" w:leader="dot" w:pos="9350"/>
        </w:tabs>
        <w:rPr>
          <w:ins w:id="311" w:author="Steffen Maerdian" w:date="2018-05-01T09:55:00Z"/>
          <w:rFonts w:asciiTheme="minorHAnsi" w:eastAsiaTheme="minorEastAsia" w:hAnsiTheme="minorHAnsi" w:cstheme="minorBidi"/>
          <w:b w:val="0"/>
          <w:noProof/>
          <w:sz w:val="22"/>
          <w:szCs w:val="22"/>
        </w:rPr>
      </w:pPr>
      <w:ins w:id="31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"_Toc512931864"</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2"/>
            <w:szCs w:val="22"/>
          </w:rPr>
          <w:tab/>
        </w:r>
        <w:r w:rsidRPr="005F601A">
          <w:rPr>
            <w:rStyle w:val="Hyperlink"/>
            <w:noProof/>
          </w:rPr>
          <w:t>Bundle (837)</w:t>
        </w:r>
        <w:r>
          <w:rPr>
            <w:noProof/>
            <w:webHidden/>
          </w:rPr>
          <w:tab/>
        </w:r>
        <w:r>
          <w:rPr>
            <w:noProof/>
            <w:webHidden/>
          </w:rPr>
          <w:fldChar w:fldCharType="begin"/>
        </w:r>
        <w:r>
          <w:rPr>
            <w:noProof/>
            <w:webHidden/>
          </w:rPr>
          <w:instrText xml:space="preserve"> PAGEREF _Toc512931864 \h </w:instrText>
        </w:r>
      </w:ins>
      <w:r>
        <w:rPr>
          <w:noProof/>
          <w:webHidden/>
        </w:rPr>
      </w:r>
      <w:r>
        <w:rPr>
          <w:noProof/>
          <w:webHidden/>
        </w:rPr>
        <w:fldChar w:fldCharType="separate"/>
      </w:r>
      <w:ins w:id="313" w:author="Steffen Maerdian" w:date="2018-05-01T09:55:00Z">
        <w:r>
          <w:rPr>
            <w:noProof/>
            <w:webHidden/>
          </w:rPr>
          <w:t>15</w:t>
        </w:r>
        <w:r>
          <w:rPr>
            <w:noProof/>
            <w:webHidden/>
          </w:rPr>
          <w:fldChar w:fldCharType="end"/>
        </w:r>
        <w:r w:rsidRPr="005F601A">
          <w:rPr>
            <w:rStyle w:val="Hyperlink"/>
            <w:noProof/>
          </w:rPr>
          <w:fldChar w:fldCharType="end"/>
        </w:r>
      </w:ins>
    </w:p>
    <w:p w14:paraId="182EC2D0" w14:textId="7AD65F45" w:rsidR="000A7D42" w:rsidRDefault="000A7D42">
      <w:pPr>
        <w:pStyle w:val="TOC3"/>
        <w:tabs>
          <w:tab w:val="left" w:pos="1320"/>
          <w:tab w:val="right" w:leader="dot" w:pos="9350"/>
        </w:tabs>
        <w:rPr>
          <w:ins w:id="314" w:author="Steffen Maerdian" w:date="2018-05-01T09:55:00Z"/>
          <w:rFonts w:asciiTheme="minorHAnsi" w:eastAsiaTheme="minorEastAsia" w:hAnsiTheme="minorHAnsi" w:cstheme="minorBidi"/>
          <w:iCs w:val="0"/>
          <w:noProof/>
          <w:sz w:val="22"/>
          <w:szCs w:val="22"/>
        </w:rPr>
      </w:pPr>
      <w:ins w:id="31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"_Toc512931865"</w:instrText>
        </w:r>
        <w:r w:rsidRPr="005F601A">
          <w:rPr>
            <w:rStyle w:val="Hyperlink"/>
            <w:noProof/>
          </w:rPr>
          <w:instrText xml:space="preserve"> </w:instrText>
        </w:r>
        <w:r w:rsidRPr="005F601A">
          <w:rPr>
            <w:rStyle w:val="Hyperlink"/>
            <w:noProof/>
          </w:rPr>
          <w:fldChar w:fldCharType="separate"/>
        </w:r>
        <w:r w:rsidRPr="005F601A">
          <w:rPr>
            <w:rStyle w:val="Hyperlink"/>
            <w:noProof/>
          </w:rPr>
          <w:t>3.2.1</w:t>
        </w:r>
        <w:r>
          <w:rPr>
            <w:rFonts w:asciiTheme="minorHAnsi" w:eastAsiaTheme="minorEastAsia" w:hAnsiTheme="minorHAnsi" w:cstheme="minorBidi"/>
            <w:iCs w:val="0"/>
            <w:noProof/>
            <w:sz w:val="22"/>
            <w:szCs w:val="22"/>
          </w:rPr>
          <w:tab/>
        </w:r>
        <w:r w:rsidRPr="005F601A">
          <w:rPr>
            <w:rStyle w:val="Hyperlink"/>
            <w:noProof/>
          </w:rPr>
          <w:t>837 Health Care Claims Bundles</w:t>
        </w:r>
        <w:r>
          <w:rPr>
            <w:noProof/>
            <w:webHidden/>
          </w:rPr>
          <w:tab/>
        </w:r>
        <w:r>
          <w:rPr>
            <w:noProof/>
            <w:webHidden/>
          </w:rPr>
          <w:fldChar w:fldCharType="begin"/>
        </w:r>
        <w:r>
          <w:rPr>
            <w:noProof/>
            <w:webHidden/>
          </w:rPr>
          <w:instrText xml:space="preserve"> PAGEREF _Toc512931865 \h </w:instrText>
        </w:r>
      </w:ins>
      <w:r>
        <w:rPr>
          <w:noProof/>
          <w:webHidden/>
        </w:rPr>
      </w:r>
      <w:r>
        <w:rPr>
          <w:noProof/>
          <w:webHidden/>
        </w:rPr>
        <w:fldChar w:fldCharType="separate"/>
      </w:r>
      <w:ins w:id="316" w:author="Steffen Maerdian" w:date="2018-05-01T09:55:00Z">
        <w:r>
          <w:rPr>
            <w:noProof/>
            <w:webHidden/>
          </w:rPr>
          <w:t>15</w:t>
        </w:r>
        <w:r>
          <w:rPr>
            <w:noProof/>
            <w:webHidden/>
          </w:rPr>
          <w:fldChar w:fldCharType="end"/>
        </w:r>
        <w:r w:rsidRPr="005F601A">
          <w:rPr>
            <w:rStyle w:val="Hyperlink"/>
            <w:noProof/>
          </w:rPr>
          <w:fldChar w:fldCharType="end"/>
        </w:r>
      </w:ins>
    </w:p>
    <w:p w14:paraId="54F47237" w14:textId="0CAFFEA2" w:rsidR="000A7D42" w:rsidRDefault="000A7D42">
      <w:pPr>
        <w:pStyle w:val="TOC2"/>
        <w:tabs>
          <w:tab w:val="left" w:pos="880"/>
          <w:tab w:val="right" w:leader="dot" w:pos="9350"/>
        </w:tabs>
        <w:rPr>
          <w:ins w:id="317" w:author="Steffen Maerdian" w:date="2018-05-01T09:55:00Z"/>
          <w:rFonts w:asciiTheme="minorHAnsi" w:eastAsiaTheme="minorEastAsia" w:hAnsiTheme="minorHAnsi" w:cstheme="minorBidi"/>
          <w:b w:val="0"/>
          <w:noProof/>
          <w:sz w:val="22"/>
          <w:szCs w:val="22"/>
        </w:rPr>
      </w:pPr>
      <w:ins w:id="31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"_Toc512931866"</w:instrText>
        </w:r>
        <w:r w:rsidRPr="005F601A">
          <w:rPr>
            <w:rStyle w:val="Hyperlink"/>
            <w:noProof/>
          </w:rPr>
          <w:instrText xml:space="preserve"> </w:instrText>
        </w:r>
        <w:r w:rsidRPr="005F601A">
          <w:rPr>
            <w:rStyle w:val="Hyperlink"/>
            <w:noProof/>
          </w:rPr>
          <w:fldChar w:fldCharType="separate"/>
        </w:r>
        <w:r w:rsidRPr="005F601A">
          <w:rPr>
            <w:rStyle w:val="Hyperlink"/>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2"/>
            <w:szCs w:val="22"/>
          </w:rPr>
          <w:tab/>
        </w:r>
        <w:r w:rsidRPr="005F601A">
          <w:rPr>
            <w:rStyle w:val="Hyperlink"/>
            <w:noProof/>
          </w:rPr>
          <w:t>Resource Sections</w:t>
        </w:r>
        <w:r>
          <w:rPr>
            <w:noProof/>
            <w:webHidden/>
          </w:rPr>
          <w:tab/>
        </w:r>
        <w:r>
          <w:rPr>
            <w:noProof/>
            <w:webHidden/>
          </w:rPr>
          <w:fldChar w:fldCharType="begin"/>
        </w:r>
        <w:r>
          <w:rPr>
            <w:noProof/>
            <w:webHidden/>
          </w:rPr>
          <w:instrText xml:space="preserve"> PAGEREF _Toc512931866 \h </w:instrText>
        </w:r>
      </w:ins>
      <w:r>
        <w:rPr>
          <w:noProof/>
          <w:webHidden/>
        </w:rPr>
      </w:r>
      <w:r>
        <w:rPr>
          <w:noProof/>
          <w:webHidden/>
        </w:rPr>
        <w:fldChar w:fldCharType="separate"/>
      </w:r>
      <w:ins w:id="319" w:author="Steffen Maerdian" w:date="2018-05-01T09:55:00Z">
        <w:r>
          <w:rPr>
            <w:noProof/>
            <w:webHidden/>
          </w:rPr>
          <w:t>16</w:t>
        </w:r>
        <w:r>
          <w:rPr>
            <w:noProof/>
            <w:webHidden/>
          </w:rPr>
          <w:fldChar w:fldCharType="end"/>
        </w:r>
        <w:r w:rsidRPr="005F601A">
          <w:rPr>
            <w:rStyle w:val="Hyperlink"/>
            <w:noProof/>
          </w:rPr>
          <w:fldChar w:fldCharType="end"/>
        </w:r>
      </w:ins>
    </w:p>
    <w:p w14:paraId="40CE7ADA" w14:textId="069F8A49" w:rsidR="000A7D42" w:rsidRDefault="000A7D42">
      <w:pPr>
        <w:pStyle w:val="TOC3"/>
        <w:tabs>
          <w:tab w:val="left" w:pos="1320"/>
          <w:tab w:val="right" w:leader="dot" w:pos="9350"/>
        </w:tabs>
        <w:rPr>
          <w:ins w:id="320" w:author="Steffen Maerdian" w:date="2018-05-01T09:55:00Z"/>
          <w:rFonts w:asciiTheme="minorHAnsi" w:eastAsiaTheme="minorEastAsia" w:hAnsiTheme="minorHAnsi" w:cstheme="minorBidi"/>
          <w:iCs w:val="0"/>
          <w:noProof/>
          <w:sz w:val="22"/>
          <w:szCs w:val="22"/>
        </w:rPr>
      </w:pPr>
      <w:ins w:id="321"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"_Toc512931867"</w:instrText>
        </w:r>
        <w:r w:rsidRPr="005F601A">
          <w:rPr>
            <w:rStyle w:val="Hyperlink"/>
            <w:noProof/>
          </w:rPr>
          <w:instrText xml:space="preserve"> </w:instrText>
        </w:r>
        <w:r w:rsidRPr="005F601A">
          <w:rPr>
            <w:rStyle w:val="Hyperlink"/>
            <w:noProof/>
          </w:rPr>
          <w:fldChar w:fldCharType="separate"/>
        </w:r>
        <w:r w:rsidRPr="005F601A">
          <w:rPr>
            <w:rStyle w:val="Hyperlink"/>
            <w:noProof/>
          </w:rPr>
          <w:t>3.3.1</w:t>
        </w:r>
        <w:r>
          <w:rPr>
            <w:rFonts w:asciiTheme="minorHAnsi" w:eastAsiaTheme="minorEastAsia" w:hAnsiTheme="minorHAnsi" w:cstheme="minorBidi"/>
            <w:iCs w:val="0"/>
            <w:noProof/>
            <w:sz w:val="22"/>
            <w:szCs w:val="22"/>
          </w:rPr>
          <w:tab/>
        </w:r>
        <w:r w:rsidRPr="005F601A">
          <w:rPr>
            <w:rStyle w:val="Hyperlink"/>
            <w:noProof/>
          </w:rPr>
          <w:t>837I Transaction Resources</w:t>
        </w:r>
        <w:r>
          <w:rPr>
            <w:noProof/>
            <w:webHidden/>
          </w:rPr>
          <w:tab/>
        </w:r>
        <w:r>
          <w:rPr>
            <w:noProof/>
            <w:webHidden/>
          </w:rPr>
          <w:fldChar w:fldCharType="begin"/>
        </w:r>
        <w:r>
          <w:rPr>
            <w:noProof/>
            <w:webHidden/>
          </w:rPr>
          <w:instrText xml:space="preserve"> PAGEREF _Toc512931867 \h </w:instrText>
        </w:r>
      </w:ins>
      <w:r>
        <w:rPr>
          <w:noProof/>
          <w:webHidden/>
        </w:rPr>
      </w:r>
      <w:r>
        <w:rPr>
          <w:noProof/>
          <w:webHidden/>
        </w:rPr>
        <w:fldChar w:fldCharType="separate"/>
      </w:r>
      <w:ins w:id="322" w:author="Steffen Maerdian" w:date="2018-05-01T09:55:00Z">
        <w:r>
          <w:rPr>
            <w:noProof/>
            <w:webHidden/>
          </w:rPr>
          <w:t>16</w:t>
        </w:r>
        <w:r>
          <w:rPr>
            <w:noProof/>
            <w:webHidden/>
          </w:rPr>
          <w:fldChar w:fldCharType="end"/>
        </w:r>
        <w:r w:rsidRPr="005F601A">
          <w:rPr>
            <w:rStyle w:val="Hyperlink"/>
            <w:noProof/>
          </w:rPr>
          <w:fldChar w:fldCharType="end"/>
        </w:r>
      </w:ins>
    </w:p>
    <w:p w14:paraId="4C4BD2FD" w14:textId="4789FB0E" w:rsidR="000A7D42" w:rsidRDefault="000A7D42">
      <w:pPr>
        <w:pStyle w:val="TOC3"/>
        <w:tabs>
          <w:tab w:val="left" w:pos="1320"/>
          <w:tab w:val="right" w:leader="dot" w:pos="9350"/>
        </w:tabs>
        <w:rPr>
          <w:ins w:id="323" w:author="Steffen Maerdian" w:date="2018-05-01T09:55:00Z"/>
          <w:rFonts w:asciiTheme="minorHAnsi" w:eastAsiaTheme="minorEastAsia" w:hAnsiTheme="minorHAnsi" w:cstheme="minorBidi"/>
          <w:iCs w:val="0"/>
          <w:noProof/>
          <w:sz w:val="22"/>
          <w:szCs w:val="22"/>
        </w:rPr>
      </w:pPr>
      <w:ins w:id="324"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"_Toc512931868"</w:instrText>
        </w:r>
        <w:r w:rsidRPr="005F601A">
          <w:rPr>
            <w:rStyle w:val="Hyperlink"/>
            <w:noProof/>
          </w:rPr>
          <w:instrText xml:space="preserve"> </w:instrText>
        </w:r>
        <w:r w:rsidRPr="005F601A">
          <w:rPr>
            <w:rStyle w:val="Hyperlink"/>
            <w:noProof/>
          </w:rPr>
          <w:fldChar w:fldCharType="separate"/>
        </w:r>
        <w:r w:rsidRPr="005F601A">
          <w:rPr>
            <w:rStyle w:val="Hyperlink"/>
            <w:noProof/>
          </w:rPr>
          <w:t>3.3.2</w:t>
        </w:r>
        <w:r>
          <w:rPr>
            <w:rFonts w:asciiTheme="minorHAnsi" w:eastAsiaTheme="minorEastAsia" w:hAnsiTheme="minorHAnsi" w:cstheme="minorBidi"/>
            <w:iCs w:val="0"/>
            <w:noProof/>
            <w:sz w:val="22"/>
            <w:szCs w:val="22"/>
          </w:rPr>
          <w:tab/>
        </w:r>
        <w:r w:rsidRPr="005F601A">
          <w:rPr>
            <w:rStyle w:val="Hyperlink"/>
            <w:noProof/>
          </w:rPr>
          <w:t>837P Transaction Resources</w:t>
        </w:r>
        <w:r>
          <w:rPr>
            <w:noProof/>
            <w:webHidden/>
          </w:rPr>
          <w:tab/>
        </w:r>
        <w:r>
          <w:rPr>
            <w:noProof/>
            <w:webHidden/>
          </w:rPr>
          <w:fldChar w:fldCharType="begin"/>
        </w:r>
        <w:r>
          <w:rPr>
            <w:noProof/>
            <w:webHidden/>
          </w:rPr>
          <w:instrText xml:space="preserve"> PAGEREF _Toc512931868 \h </w:instrText>
        </w:r>
      </w:ins>
      <w:r>
        <w:rPr>
          <w:noProof/>
          <w:webHidden/>
        </w:rPr>
      </w:r>
      <w:r>
        <w:rPr>
          <w:noProof/>
          <w:webHidden/>
        </w:rPr>
        <w:fldChar w:fldCharType="separate"/>
      </w:r>
      <w:ins w:id="325" w:author="Steffen Maerdian" w:date="2018-05-01T09:55:00Z">
        <w:r>
          <w:rPr>
            <w:noProof/>
            <w:webHidden/>
          </w:rPr>
          <w:t>17</w:t>
        </w:r>
        <w:r>
          <w:rPr>
            <w:noProof/>
            <w:webHidden/>
          </w:rPr>
          <w:fldChar w:fldCharType="end"/>
        </w:r>
        <w:r w:rsidRPr="005F601A">
          <w:rPr>
            <w:rStyle w:val="Hyperlink"/>
            <w:noProof/>
          </w:rPr>
          <w:fldChar w:fldCharType="end"/>
        </w:r>
      </w:ins>
    </w:p>
    <w:p w14:paraId="13EA0CEE" w14:textId="3F22BDAE" w:rsidR="000A7D42" w:rsidRDefault="000A7D42">
      <w:pPr>
        <w:pStyle w:val="TOC3"/>
        <w:tabs>
          <w:tab w:val="left" w:pos="1320"/>
          <w:tab w:val="right" w:leader="dot" w:pos="9350"/>
        </w:tabs>
        <w:rPr>
          <w:ins w:id="326" w:author="Steffen Maerdian" w:date="2018-05-01T09:55:00Z"/>
          <w:rFonts w:asciiTheme="minorHAnsi" w:eastAsiaTheme="minorEastAsia" w:hAnsiTheme="minorHAnsi" w:cstheme="minorBidi"/>
          <w:iCs w:val="0"/>
          <w:noProof/>
          <w:sz w:val="22"/>
          <w:szCs w:val="22"/>
        </w:rPr>
      </w:pPr>
      <w:ins w:id="327"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"_Toc512931869"</w:instrText>
        </w:r>
        <w:r w:rsidRPr="005F601A">
          <w:rPr>
            <w:rStyle w:val="Hyperlink"/>
            <w:noProof/>
          </w:rPr>
          <w:instrText xml:space="preserve"> </w:instrText>
        </w:r>
        <w:r w:rsidRPr="005F601A">
          <w:rPr>
            <w:rStyle w:val="Hyperlink"/>
            <w:noProof/>
          </w:rPr>
          <w:fldChar w:fldCharType="separate"/>
        </w:r>
        <w:r w:rsidRPr="005F601A">
          <w:rPr>
            <w:rStyle w:val="Hyperlink"/>
            <w:noProof/>
          </w:rPr>
          <w:t>3.3.3</w:t>
        </w:r>
        <w:r>
          <w:rPr>
            <w:rFonts w:asciiTheme="minorHAnsi" w:eastAsiaTheme="minorEastAsia" w:hAnsiTheme="minorHAnsi" w:cstheme="minorBidi"/>
            <w:iCs w:val="0"/>
            <w:noProof/>
            <w:sz w:val="22"/>
            <w:szCs w:val="22"/>
          </w:rPr>
          <w:tab/>
        </w:r>
        <w:r w:rsidRPr="005F601A">
          <w:rPr>
            <w:rStyle w:val="Hyperlink"/>
            <w:noProof/>
          </w:rPr>
          <w:t>837D Transaction Resources</w:t>
        </w:r>
        <w:r>
          <w:rPr>
            <w:noProof/>
            <w:webHidden/>
          </w:rPr>
          <w:tab/>
        </w:r>
        <w:r>
          <w:rPr>
            <w:noProof/>
            <w:webHidden/>
          </w:rPr>
          <w:fldChar w:fldCharType="begin"/>
        </w:r>
        <w:r>
          <w:rPr>
            <w:noProof/>
            <w:webHidden/>
          </w:rPr>
          <w:instrText xml:space="preserve"> PAGEREF _Toc512931869 \h </w:instrText>
        </w:r>
      </w:ins>
      <w:r>
        <w:rPr>
          <w:noProof/>
          <w:webHidden/>
        </w:rPr>
      </w:r>
      <w:r>
        <w:rPr>
          <w:noProof/>
          <w:webHidden/>
        </w:rPr>
        <w:fldChar w:fldCharType="separate"/>
      </w:r>
      <w:ins w:id="328" w:author="Steffen Maerdian" w:date="2018-05-01T09:55:00Z">
        <w:r>
          <w:rPr>
            <w:noProof/>
            <w:webHidden/>
          </w:rPr>
          <w:t>18</w:t>
        </w:r>
        <w:r>
          <w:rPr>
            <w:noProof/>
            <w:webHidden/>
          </w:rPr>
          <w:fldChar w:fldCharType="end"/>
        </w:r>
        <w:r w:rsidRPr="005F601A">
          <w:rPr>
            <w:rStyle w:val="Hyperlink"/>
            <w:noProof/>
          </w:rPr>
          <w:fldChar w:fldCharType="end"/>
        </w:r>
      </w:ins>
    </w:p>
    <w:p w14:paraId="14FEB1D9" w14:textId="6E3C2BFA" w:rsidR="000A7D42" w:rsidRDefault="000A7D42">
      <w:pPr>
        <w:pStyle w:val="TOC3"/>
        <w:tabs>
          <w:tab w:val="left" w:pos="1320"/>
          <w:tab w:val="right" w:leader="dot" w:pos="9350"/>
        </w:tabs>
        <w:rPr>
          <w:ins w:id="329" w:author="Steffen Maerdian" w:date="2018-05-01T09:55:00Z"/>
          <w:rFonts w:asciiTheme="minorHAnsi" w:eastAsiaTheme="minorEastAsia" w:hAnsiTheme="minorHAnsi" w:cstheme="minorBidi"/>
          <w:iCs w:val="0"/>
          <w:noProof/>
          <w:sz w:val="22"/>
          <w:szCs w:val="22"/>
        </w:rPr>
      </w:pPr>
      <w:ins w:id="330" w:author="Steffen Maerdian" w:date="2018-05-01T09:55:00Z">
        <w:r w:rsidRPr="005F601A">
          <w:rPr>
            <w:rStyle w:val="Hyperlink"/>
            <w:noProof/>
          </w:rPr>
          <w:lastRenderedPageBreak/>
          <w:fldChar w:fldCharType="begin"/>
        </w:r>
        <w:r w:rsidRPr="005F601A">
          <w:rPr>
            <w:rStyle w:val="Hyperlink"/>
            <w:noProof/>
          </w:rPr>
          <w:instrText xml:space="preserve"> </w:instrText>
        </w:r>
        <w:r>
          <w:rPr>
            <w:noProof/>
          </w:rPr>
          <w:instrText>HYPERLINK \l "_Toc512931870"</w:instrText>
        </w:r>
        <w:r w:rsidRPr="005F601A">
          <w:rPr>
            <w:rStyle w:val="Hyperlink"/>
            <w:noProof/>
          </w:rPr>
          <w:instrText xml:space="preserve"> </w:instrText>
        </w:r>
        <w:r w:rsidRPr="005F601A">
          <w:rPr>
            <w:rStyle w:val="Hyperlink"/>
            <w:noProof/>
          </w:rPr>
          <w:fldChar w:fldCharType="separate"/>
        </w:r>
        <w:r w:rsidRPr="005F601A">
          <w:rPr>
            <w:rStyle w:val="Hyperlink"/>
            <w:noProof/>
          </w:rPr>
          <w:t>3.3.4</w:t>
        </w:r>
        <w:r>
          <w:rPr>
            <w:rFonts w:asciiTheme="minorHAnsi" w:eastAsiaTheme="minorEastAsia" w:hAnsiTheme="minorHAnsi" w:cstheme="minorBidi"/>
            <w:iCs w:val="0"/>
            <w:noProof/>
            <w:sz w:val="22"/>
            <w:szCs w:val="22"/>
          </w:rPr>
          <w:tab/>
        </w:r>
        <w:r w:rsidRPr="005F601A">
          <w:rPr>
            <w:rStyle w:val="Hyperlink"/>
            <w:noProof/>
          </w:rPr>
          <w:t>Mapping Sheet</w:t>
        </w:r>
        <w:r>
          <w:rPr>
            <w:noProof/>
            <w:webHidden/>
          </w:rPr>
          <w:tab/>
        </w:r>
        <w:r>
          <w:rPr>
            <w:noProof/>
            <w:webHidden/>
          </w:rPr>
          <w:fldChar w:fldCharType="begin"/>
        </w:r>
        <w:r>
          <w:rPr>
            <w:noProof/>
            <w:webHidden/>
          </w:rPr>
          <w:instrText xml:space="preserve"> PAGEREF _Toc512931870 \h </w:instrText>
        </w:r>
      </w:ins>
      <w:r>
        <w:rPr>
          <w:noProof/>
          <w:webHidden/>
        </w:rPr>
      </w:r>
      <w:r>
        <w:rPr>
          <w:noProof/>
          <w:webHidden/>
        </w:rPr>
        <w:fldChar w:fldCharType="separate"/>
      </w:r>
      <w:ins w:id="331" w:author="Steffen Maerdian" w:date="2018-05-01T09:55:00Z">
        <w:r>
          <w:rPr>
            <w:noProof/>
            <w:webHidden/>
          </w:rPr>
          <w:t>19</w:t>
        </w:r>
        <w:r>
          <w:rPr>
            <w:noProof/>
            <w:webHidden/>
          </w:rPr>
          <w:fldChar w:fldCharType="end"/>
        </w:r>
        <w:r w:rsidRPr="005F601A">
          <w:rPr>
            <w:rStyle w:val="Hyperlink"/>
            <w:noProof/>
          </w:rPr>
          <w:fldChar w:fldCharType="end"/>
        </w:r>
      </w:ins>
    </w:p>
    <w:p w14:paraId="09F98BD5" w14:textId="03EE2077" w:rsidR="000A7D42" w:rsidRDefault="000A7D42">
      <w:pPr>
        <w:pStyle w:val="TOC1"/>
        <w:tabs>
          <w:tab w:val="left" w:pos="440"/>
          <w:tab w:val="right" w:leader="dot" w:pos="9350"/>
        </w:tabs>
        <w:rPr>
          <w:ins w:id="332" w:author="Steffen Maerdian" w:date="2018-05-01T09:55:00Z"/>
          <w:rFonts w:asciiTheme="minorHAnsi" w:eastAsiaTheme="minorEastAsia" w:hAnsiTheme="minorHAnsi" w:cstheme="minorBidi"/>
          <w:b w:val="0"/>
          <w:bCs w:val="0"/>
          <w:noProof/>
          <w:sz w:val="22"/>
          <w:szCs w:val="22"/>
        </w:rPr>
      </w:pPr>
      <w:ins w:id="333"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"_Toc512931871"</w:instrText>
        </w:r>
        <w:r w:rsidRPr="005F601A">
          <w:rPr>
            <w:rStyle w:val="Hyperlink"/>
            <w:noProof/>
          </w:rPr>
          <w:instrText xml:space="preserve"> </w:instrText>
        </w:r>
        <w:r w:rsidRPr="005F601A">
          <w:rPr>
            <w:rStyle w:val="Hyperlink"/>
            <w:noProof/>
          </w:rPr>
          <w:fldChar w:fldCharType="separate"/>
        </w:r>
        <w:r w:rsidRPr="005F601A">
          <w:rPr>
            <w:rStyle w:val="Hyperlink"/>
            <w:noProof/>
          </w:rPr>
          <w:t>4</w:t>
        </w:r>
        <w:r>
          <w:rPr>
            <w:rFonts w:asciiTheme="minorHAnsi" w:eastAsiaTheme="minorEastAsia" w:hAnsiTheme="minorHAnsi" w:cstheme="minorBidi"/>
            <w:b w:val="0"/>
            <w:bCs w:val="0"/>
            <w:noProof/>
            <w:sz w:val="22"/>
            <w:szCs w:val="22"/>
          </w:rPr>
          <w:tab/>
        </w:r>
        <w:r w:rsidRPr="005F601A">
          <w:rPr>
            <w:rStyle w:val="Hyperlink"/>
            <w:noProof/>
          </w:rPr>
          <w:t>Appendix B - TASCore Mapping Rules</w:t>
        </w:r>
        <w:r>
          <w:rPr>
            <w:noProof/>
            <w:webHidden/>
          </w:rPr>
          <w:tab/>
        </w:r>
        <w:r>
          <w:rPr>
            <w:noProof/>
            <w:webHidden/>
          </w:rPr>
          <w:fldChar w:fldCharType="begin"/>
        </w:r>
        <w:r>
          <w:rPr>
            <w:noProof/>
            <w:webHidden/>
          </w:rPr>
          <w:instrText xml:space="preserve"> PAGEREF _Toc512931871 \h </w:instrText>
        </w:r>
      </w:ins>
      <w:r>
        <w:rPr>
          <w:noProof/>
          <w:webHidden/>
        </w:rPr>
      </w:r>
      <w:r>
        <w:rPr>
          <w:noProof/>
          <w:webHidden/>
        </w:rPr>
        <w:fldChar w:fldCharType="separate"/>
      </w:r>
      <w:ins w:id="334" w:author="Steffen Maerdian" w:date="2018-05-01T09:55:00Z">
        <w:r>
          <w:rPr>
            <w:noProof/>
            <w:webHidden/>
          </w:rPr>
          <w:t>19</w:t>
        </w:r>
        <w:r>
          <w:rPr>
            <w:noProof/>
            <w:webHidden/>
          </w:rPr>
          <w:fldChar w:fldCharType="end"/>
        </w:r>
        <w:r w:rsidRPr="005F601A">
          <w:rPr>
            <w:rStyle w:val="Hyperlink"/>
            <w:noProof/>
          </w:rPr>
          <w:fldChar w:fldCharType="end"/>
        </w:r>
      </w:ins>
    </w:p>
    <w:p w14:paraId="45760E1F" w14:textId="70204606" w:rsidR="000A7D42" w:rsidRDefault="000A7D42">
      <w:pPr>
        <w:pStyle w:val="TOC1"/>
        <w:tabs>
          <w:tab w:val="left" w:pos="440"/>
          <w:tab w:val="right" w:leader="dot" w:pos="9350"/>
        </w:tabs>
        <w:rPr>
          <w:ins w:id="335" w:author="Steffen Maerdian" w:date="2018-05-01T09:55:00Z"/>
          <w:rFonts w:asciiTheme="minorHAnsi" w:eastAsiaTheme="minorEastAsia" w:hAnsiTheme="minorHAnsi" w:cstheme="minorBidi"/>
          <w:b w:val="0"/>
          <w:bCs w:val="0"/>
          <w:noProof/>
          <w:sz w:val="22"/>
          <w:szCs w:val="22"/>
        </w:rPr>
      </w:pPr>
      <w:ins w:id="336"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"_Toc512931872"</w:instrText>
        </w:r>
        <w:r w:rsidRPr="005F601A">
          <w:rPr>
            <w:rStyle w:val="Hyperlink"/>
            <w:noProof/>
          </w:rPr>
          <w:instrText xml:space="preserve"> </w:instrText>
        </w:r>
        <w:r w:rsidRPr="005F601A">
          <w:rPr>
            <w:rStyle w:val="Hyperlink"/>
            <w:noProof/>
          </w:rPr>
          <w:fldChar w:fldCharType="separate"/>
        </w:r>
        <w:r w:rsidRPr="005F601A">
          <w:rPr>
            <w:rStyle w:val="Hyperlink"/>
            <w:noProof/>
          </w:rPr>
          <w:t>5</w:t>
        </w:r>
        <w:r>
          <w:rPr>
            <w:rFonts w:asciiTheme="minorHAnsi" w:eastAsiaTheme="minorEastAsia" w:hAnsiTheme="minorHAnsi" w:cstheme="minorBidi"/>
            <w:b w:val="0"/>
            <w:bCs w:val="0"/>
            <w:noProof/>
            <w:sz w:val="22"/>
            <w:szCs w:val="22"/>
          </w:rPr>
          <w:tab/>
        </w:r>
        <w:r w:rsidRPr="005F601A">
          <w:rPr>
            <w:rStyle w:val="Hyperlink"/>
            <w:noProof/>
          </w:rPr>
          <w:t>Appendix C – TASCore Default Values</w:t>
        </w:r>
        <w:r>
          <w:rPr>
            <w:noProof/>
            <w:webHidden/>
          </w:rPr>
          <w:tab/>
        </w:r>
        <w:r>
          <w:rPr>
            <w:noProof/>
            <w:webHidden/>
          </w:rPr>
          <w:fldChar w:fldCharType="begin"/>
        </w:r>
        <w:r>
          <w:rPr>
            <w:noProof/>
            <w:webHidden/>
          </w:rPr>
          <w:instrText xml:space="preserve"> PAGEREF _Toc512931872 \h </w:instrText>
        </w:r>
      </w:ins>
      <w:r>
        <w:rPr>
          <w:noProof/>
          <w:webHidden/>
        </w:rPr>
      </w:r>
      <w:r>
        <w:rPr>
          <w:noProof/>
          <w:webHidden/>
        </w:rPr>
        <w:fldChar w:fldCharType="separate"/>
      </w:r>
      <w:ins w:id="337" w:author="Steffen Maerdian" w:date="2018-05-01T09:55:00Z">
        <w:r>
          <w:rPr>
            <w:noProof/>
            <w:webHidden/>
          </w:rPr>
          <w:t>19</w:t>
        </w:r>
        <w:r>
          <w:rPr>
            <w:noProof/>
            <w:webHidden/>
          </w:rPr>
          <w:fldChar w:fldCharType="end"/>
        </w:r>
        <w:r w:rsidRPr="005F601A">
          <w:rPr>
            <w:rStyle w:val="Hyperlink"/>
            <w:noProof/>
          </w:rPr>
          <w:fldChar w:fldCharType="end"/>
        </w:r>
      </w:ins>
    </w:p>
    <w:p w14:paraId="5D088763" w14:textId="0EC186BA" w:rsidR="000A7D42" w:rsidRDefault="000A7D42">
      <w:pPr>
        <w:pStyle w:val="TOC1"/>
        <w:tabs>
          <w:tab w:val="left" w:pos="440"/>
          <w:tab w:val="right" w:leader="dot" w:pos="9350"/>
        </w:tabs>
        <w:rPr>
          <w:ins w:id="338" w:author="Steffen Maerdian" w:date="2018-05-01T09:55:00Z"/>
          <w:rFonts w:asciiTheme="minorHAnsi" w:eastAsiaTheme="minorEastAsia" w:hAnsiTheme="minorHAnsi" w:cstheme="minorBidi"/>
          <w:b w:val="0"/>
          <w:bCs w:val="0"/>
          <w:noProof/>
          <w:sz w:val="22"/>
          <w:szCs w:val="22"/>
        </w:rPr>
      </w:pPr>
      <w:ins w:id="339"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"_Toc512931873"</w:instrText>
        </w:r>
        <w:r w:rsidRPr="005F601A">
          <w:rPr>
            <w:rStyle w:val="Hyperlink"/>
            <w:noProof/>
          </w:rPr>
          <w:instrText xml:space="preserve"> </w:instrText>
        </w:r>
        <w:r w:rsidRPr="005F601A">
          <w:rPr>
            <w:rStyle w:val="Hyperlink"/>
            <w:noProof/>
          </w:rPr>
          <w:fldChar w:fldCharType="separate"/>
        </w:r>
        <w:r w:rsidRPr="005F601A">
          <w:rPr>
            <w:rStyle w:val="Hyperlink"/>
            <w:noProof/>
          </w:rPr>
          <w:t>6</w:t>
        </w:r>
        <w:r>
          <w:rPr>
            <w:rFonts w:asciiTheme="minorHAnsi" w:eastAsiaTheme="minorEastAsia" w:hAnsiTheme="minorHAnsi" w:cstheme="minorBidi"/>
            <w:b w:val="0"/>
            <w:bCs w:val="0"/>
            <w:noProof/>
            <w:sz w:val="22"/>
            <w:szCs w:val="22"/>
          </w:rPr>
          <w:tab/>
        </w:r>
        <w:r w:rsidRPr="005F601A">
          <w:rPr>
            <w:rStyle w:val="Hyperlink"/>
            <w:noProof/>
          </w:rPr>
          <w:t>Appendix D – FSC Mapping Rules</w:t>
        </w:r>
        <w:r>
          <w:rPr>
            <w:noProof/>
            <w:webHidden/>
          </w:rPr>
          <w:tab/>
        </w:r>
        <w:r>
          <w:rPr>
            <w:noProof/>
            <w:webHidden/>
          </w:rPr>
          <w:fldChar w:fldCharType="begin"/>
        </w:r>
        <w:r>
          <w:rPr>
            <w:noProof/>
            <w:webHidden/>
          </w:rPr>
          <w:instrText xml:space="preserve"> PAGEREF _Toc512931873 \h </w:instrText>
        </w:r>
      </w:ins>
      <w:r>
        <w:rPr>
          <w:noProof/>
          <w:webHidden/>
        </w:rPr>
      </w:r>
      <w:r>
        <w:rPr>
          <w:noProof/>
          <w:webHidden/>
        </w:rPr>
        <w:fldChar w:fldCharType="separate"/>
      </w:r>
      <w:ins w:id="340" w:author="Steffen Maerdian" w:date="2018-05-01T09:55:00Z">
        <w:r>
          <w:rPr>
            <w:noProof/>
            <w:webHidden/>
          </w:rPr>
          <w:t>19</w:t>
        </w:r>
        <w:r>
          <w:rPr>
            <w:noProof/>
            <w:webHidden/>
          </w:rPr>
          <w:fldChar w:fldCharType="end"/>
        </w:r>
        <w:r w:rsidRPr="005F601A">
          <w:rPr>
            <w:rStyle w:val="Hyperlink"/>
            <w:noProof/>
          </w:rPr>
          <w:fldChar w:fldCharType="end"/>
        </w:r>
      </w:ins>
    </w:p>
    <w:p w14:paraId="2B3ECFC9" w14:textId="61B1DD9D" w:rsidR="000A7D42" w:rsidRDefault="000A7D42">
      <w:pPr>
        <w:pStyle w:val="TOC1"/>
        <w:tabs>
          <w:tab w:val="left" w:pos="440"/>
          <w:tab w:val="right" w:leader="dot" w:pos="9350"/>
        </w:tabs>
        <w:rPr>
          <w:ins w:id="341" w:author="Steffen Maerdian" w:date="2018-05-01T09:55:00Z"/>
          <w:rFonts w:asciiTheme="minorHAnsi" w:eastAsiaTheme="minorEastAsia" w:hAnsiTheme="minorHAnsi" w:cstheme="minorBidi"/>
          <w:b w:val="0"/>
          <w:bCs w:val="0"/>
          <w:noProof/>
          <w:sz w:val="22"/>
          <w:szCs w:val="22"/>
        </w:rPr>
      </w:pPr>
      <w:ins w:id="342"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"_Toc512931874"</w:instrText>
        </w:r>
        <w:r w:rsidRPr="005F601A">
          <w:rPr>
            <w:rStyle w:val="Hyperlink"/>
            <w:noProof/>
          </w:rPr>
          <w:instrText xml:space="preserve"> </w:instrText>
        </w:r>
        <w:r w:rsidRPr="005F601A">
          <w:rPr>
            <w:rStyle w:val="Hyperlink"/>
            <w:noProof/>
          </w:rPr>
          <w:fldChar w:fldCharType="separate"/>
        </w:r>
        <w:r w:rsidRPr="005F601A">
          <w:rPr>
            <w:rStyle w:val="Hyperlink"/>
            <w:noProof/>
          </w:rPr>
          <w:t>7</w:t>
        </w:r>
        <w:r>
          <w:rPr>
            <w:rFonts w:asciiTheme="minorHAnsi" w:eastAsiaTheme="minorEastAsia" w:hAnsiTheme="minorHAnsi" w:cstheme="minorBidi"/>
            <w:b w:val="0"/>
            <w:bCs w:val="0"/>
            <w:noProof/>
            <w:sz w:val="22"/>
            <w:szCs w:val="22"/>
          </w:rPr>
          <w:tab/>
        </w:r>
        <w:r w:rsidRPr="005F601A">
          <w:rPr>
            <w:rStyle w:val="Hyperlink"/>
            <w:noProof/>
          </w:rPr>
          <w:t>Appendix E – FSC Default Values</w:t>
        </w:r>
        <w:r>
          <w:rPr>
            <w:noProof/>
            <w:webHidden/>
          </w:rPr>
          <w:tab/>
        </w:r>
        <w:r>
          <w:rPr>
            <w:noProof/>
            <w:webHidden/>
          </w:rPr>
          <w:fldChar w:fldCharType="begin"/>
        </w:r>
        <w:r>
          <w:rPr>
            <w:noProof/>
            <w:webHidden/>
          </w:rPr>
          <w:instrText xml:space="preserve"> PAGEREF _Toc512931874 \h </w:instrText>
        </w:r>
      </w:ins>
      <w:r>
        <w:rPr>
          <w:noProof/>
          <w:webHidden/>
        </w:rPr>
      </w:r>
      <w:r>
        <w:rPr>
          <w:noProof/>
          <w:webHidden/>
        </w:rPr>
        <w:fldChar w:fldCharType="separate"/>
      </w:r>
      <w:ins w:id="343" w:author="Steffen Maerdian" w:date="2018-05-01T09:55:00Z">
        <w:r>
          <w:rPr>
            <w:noProof/>
            <w:webHidden/>
          </w:rPr>
          <w:t>19</w:t>
        </w:r>
        <w:r>
          <w:rPr>
            <w:noProof/>
            <w:webHidden/>
          </w:rPr>
          <w:fldChar w:fldCharType="end"/>
        </w:r>
        <w:r w:rsidRPr="005F601A">
          <w:rPr>
            <w:rStyle w:val="Hyperlink"/>
            <w:noProof/>
          </w:rPr>
          <w:fldChar w:fldCharType="end"/>
        </w:r>
      </w:ins>
    </w:p>
    <w:p w14:paraId="23B61E4C" w14:textId="65177502" w:rsidR="000A7D42" w:rsidRDefault="000A7D42">
      <w:pPr>
        <w:pStyle w:val="TOC1"/>
        <w:tabs>
          <w:tab w:val="left" w:pos="440"/>
          <w:tab w:val="right" w:leader="dot" w:pos="9350"/>
        </w:tabs>
        <w:rPr>
          <w:ins w:id="344" w:author="Steffen Maerdian" w:date="2018-05-01T09:55:00Z"/>
          <w:rFonts w:asciiTheme="minorHAnsi" w:eastAsiaTheme="minorEastAsia" w:hAnsiTheme="minorHAnsi" w:cstheme="minorBidi"/>
          <w:b w:val="0"/>
          <w:bCs w:val="0"/>
          <w:noProof/>
          <w:sz w:val="22"/>
          <w:szCs w:val="22"/>
        </w:rPr>
      </w:pPr>
      <w:ins w:id="345"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"_Toc512931875"</w:instrText>
        </w:r>
        <w:r w:rsidRPr="005F601A">
          <w:rPr>
            <w:rStyle w:val="Hyperlink"/>
            <w:noProof/>
          </w:rPr>
          <w:instrText xml:space="preserve"> </w:instrText>
        </w:r>
        <w:r w:rsidRPr="005F601A">
          <w:rPr>
            <w:rStyle w:val="Hyperlink"/>
            <w:noProof/>
          </w:rPr>
          <w:fldChar w:fldCharType="separate"/>
        </w:r>
        <w:r w:rsidRPr="005F601A">
          <w:rPr>
            <w:rStyle w:val="Hyperlink"/>
            <w:noProof/>
          </w:rPr>
          <w:t>8</w:t>
        </w:r>
        <w:r>
          <w:rPr>
            <w:rFonts w:asciiTheme="minorHAnsi" w:eastAsiaTheme="minorEastAsia" w:hAnsiTheme="minorHAnsi" w:cstheme="minorBidi"/>
            <w:b w:val="0"/>
            <w:bCs w:val="0"/>
            <w:noProof/>
            <w:sz w:val="22"/>
            <w:szCs w:val="22"/>
          </w:rPr>
          <w:tab/>
        </w:r>
        <w:r w:rsidRPr="005F601A">
          <w:rPr>
            <w:rStyle w:val="Hyperlink"/>
            <w:noProof/>
          </w:rPr>
          <w:t>Glossary</w:t>
        </w:r>
        <w:r>
          <w:rPr>
            <w:noProof/>
            <w:webHidden/>
          </w:rPr>
          <w:tab/>
        </w:r>
        <w:r>
          <w:rPr>
            <w:noProof/>
            <w:webHidden/>
          </w:rPr>
          <w:fldChar w:fldCharType="begin"/>
        </w:r>
        <w:r>
          <w:rPr>
            <w:noProof/>
            <w:webHidden/>
          </w:rPr>
          <w:instrText xml:space="preserve"> PAGEREF _Toc512931875 \h </w:instrText>
        </w:r>
      </w:ins>
      <w:r>
        <w:rPr>
          <w:noProof/>
          <w:webHidden/>
        </w:rPr>
      </w:r>
      <w:r>
        <w:rPr>
          <w:noProof/>
          <w:webHidden/>
        </w:rPr>
        <w:fldChar w:fldCharType="separate"/>
      </w:r>
      <w:ins w:id="346" w:author="Steffen Maerdian" w:date="2018-05-01T09:55:00Z">
        <w:r>
          <w:rPr>
            <w:noProof/>
            <w:webHidden/>
          </w:rPr>
          <w:t>19</w:t>
        </w:r>
        <w:r>
          <w:rPr>
            <w:noProof/>
            <w:webHidden/>
          </w:rPr>
          <w:fldChar w:fldCharType="end"/>
        </w:r>
        <w:r w:rsidRPr="005F601A">
          <w:rPr>
            <w:rStyle w:val="Hyperlink"/>
            <w:noProof/>
          </w:rPr>
          <w:fldChar w:fldCharType="end"/>
        </w:r>
      </w:ins>
    </w:p>
    <w:p w14:paraId="1CB52001" w14:textId="1F315090" w:rsidR="000A7D42" w:rsidRDefault="000A7D42">
      <w:pPr>
        <w:pStyle w:val="TOC1"/>
        <w:tabs>
          <w:tab w:val="left" w:pos="440"/>
          <w:tab w:val="right" w:leader="dot" w:pos="9350"/>
        </w:tabs>
        <w:rPr>
          <w:ins w:id="347" w:author="Steffen Maerdian" w:date="2018-05-01T09:55:00Z"/>
          <w:rFonts w:asciiTheme="minorHAnsi" w:eastAsiaTheme="minorEastAsia" w:hAnsiTheme="minorHAnsi" w:cstheme="minorBidi"/>
          <w:b w:val="0"/>
          <w:bCs w:val="0"/>
          <w:noProof/>
          <w:sz w:val="22"/>
          <w:szCs w:val="22"/>
        </w:rPr>
      </w:pPr>
      <w:ins w:id="348" w:author="Steffen Maerdian" w:date="2018-05-01T09:55:00Z">
        <w:r w:rsidRPr="005F601A">
          <w:rPr>
            <w:rStyle w:val="Hyperlink"/>
            <w:noProof/>
          </w:rPr>
          <w:fldChar w:fldCharType="begin"/>
        </w:r>
        <w:r w:rsidRPr="005F601A">
          <w:rPr>
            <w:rStyle w:val="Hyperlink"/>
            <w:noProof/>
          </w:rPr>
          <w:instrText xml:space="preserve"> </w:instrText>
        </w:r>
        <w:r>
          <w:rPr>
            <w:noProof/>
          </w:rPr>
          <w:instrText>HYPERLINK \l "_Toc512931876"</w:instrText>
        </w:r>
        <w:r w:rsidRPr="005F601A">
          <w:rPr>
            <w:rStyle w:val="Hyperlink"/>
            <w:noProof/>
          </w:rPr>
          <w:instrText xml:space="preserve"> </w:instrText>
        </w:r>
        <w:r w:rsidRPr="005F601A">
          <w:rPr>
            <w:rStyle w:val="Hyperlink"/>
            <w:noProof/>
          </w:rPr>
          <w:fldChar w:fldCharType="separate"/>
        </w:r>
        <w:r w:rsidRPr="005F601A">
          <w:rPr>
            <w:rStyle w:val="Hyperlink"/>
            <w:noProof/>
          </w:rPr>
          <w:t>9</w:t>
        </w:r>
        <w:r>
          <w:rPr>
            <w:rFonts w:asciiTheme="minorHAnsi" w:eastAsiaTheme="minorEastAsia" w:hAnsiTheme="minorHAnsi" w:cstheme="minorBidi"/>
            <w:b w:val="0"/>
            <w:bCs w:val="0"/>
            <w:noProof/>
            <w:sz w:val="22"/>
            <w:szCs w:val="22"/>
          </w:rPr>
          <w:tab/>
        </w:r>
        <w:r w:rsidRPr="005F601A">
          <w:rPr>
            <w:rStyle w:val="Hyperlink"/>
            <w:noProof/>
          </w:rPr>
          <w:t>Attachment A – Approval Signatures</w:t>
        </w:r>
        <w:r>
          <w:rPr>
            <w:noProof/>
            <w:webHidden/>
          </w:rPr>
          <w:tab/>
        </w:r>
        <w:r>
          <w:rPr>
            <w:noProof/>
            <w:webHidden/>
          </w:rPr>
          <w:fldChar w:fldCharType="begin"/>
        </w:r>
        <w:r>
          <w:rPr>
            <w:noProof/>
            <w:webHidden/>
          </w:rPr>
          <w:instrText xml:space="preserve"> PAGEREF _Toc512931876 \h </w:instrText>
        </w:r>
      </w:ins>
      <w:r>
        <w:rPr>
          <w:noProof/>
          <w:webHidden/>
        </w:rPr>
      </w:r>
      <w:r>
        <w:rPr>
          <w:noProof/>
          <w:webHidden/>
        </w:rPr>
        <w:fldChar w:fldCharType="separate"/>
      </w:r>
      <w:ins w:id="349" w:author="Steffen Maerdian" w:date="2018-05-01T09:55:00Z">
        <w:r>
          <w:rPr>
            <w:noProof/>
            <w:webHidden/>
          </w:rPr>
          <w:t>20</w:t>
        </w:r>
        <w:r>
          <w:rPr>
            <w:noProof/>
            <w:webHidden/>
          </w:rPr>
          <w:fldChar w:fldCharType="end"/>
        </w:r>
        <w:r w:rsidRPr="005F601A">
          <w:rPr>
            <w:rStyle w:val="Hyperlink"/>
            <w:noProof/>
          </w:rPr>
          <w:fldChar w:fldCharType="end"/>
        </w:r>
      </w:ins>
    </w:p>
    <w:p w14:paraId="529DC947" w14:textId="4641A8DE" w:rsidR="00244CC4" w:rsidDel="000A7D42" w:rsidRDefault="00244CC4">
      <w:pPr>
        <w:pStyle w:val="TOC1"/>
        <w:tabs>
          <w:tab w:val="left" w:pos="440"/>
          <w:tab w:val="right" w:leader="dot" w:pos="9350"/>
        </w:tabs>
        <w:rPr>
          <w:ins w:id="350" w:author="Keith Oulson" w:date="2018-04-25T12:11:00Z"/>
          <w:del w:id="351" w:author="Steffen Maerdian" w:date="2018-05-01T09:55:00Z"/>
          <w:rFonts w:asciiTheme="minorHAnsi" w:eastAsiaTheme="minorEastAsia" w:hAnsiTheme="minorHAnsi" w:cstheme="minorBidi"/>
          <w:b w:val="0"/>
          <w:bCs w:val="0"/>
          <w:noProof/>
          <w:sz w:val="22"/>
          <w:szCs w:val="22"/>
        </w:rPr>
      </w:pPr>
      <w:ins w:id="352" w:author="Keith Oulson" w:date="2018-04-25T12:11:00Z">
        <w:del w:id="353" w:author="Steffen Maerdian" w:date="2018-05-01T09:55:00Z">
          <w:r w:rsidRPr="000A7D42" w:rsidDel="000A7D42">
            <w:rPr>
              <w:rStyle w:val="Hyperlink"/>
              <w:noProof/>
            </w:rPr>
            <w:delText>1</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Introduction</w:delText>
          </w:r>
          <w:r w:rsidDel="000A7D42">
            <w:rPr>
              <w:noProof/>
              <w:webHidden/>
            </w:rPr>
            <w:tab/>
            <w:delText>1</w:delText>
          </w:r>
        </w:del>
      </w:ins>
    </w:p>
    <w:p w14:paraId="0A3F8C9A" w14:textId="25538CC0" w:rsidR="00244CC4" w:rsidDel="000A7D42" w:rsidRDefault="00244CC4">
      <w:pPr>
        <w:pStyle w:val="TOC2"/>
        <w:tabs>
          <w:tab w:val="left" w:pos="880"/>
          <w:tab w:val="right" w:leader="dot" w:pos="9350"/>
        </w:tabs>
        <w:rPr>
          <w:ins w:id="354" w:author="Keith Oulson" w:date="2018-04-25T12:11:00Z"/>
          <w:del w:id="355" w:author="Steffen Maerdian" w:date="2018-05-01T09:55:00Z"/>
          <w:rFonts w:asciiTheme="minorHAnsi" w:eastAsiaTheme="minorEastAsia" w:hAnsiTheme="minorHAnsi" w:cstheme="minorBidi"/>
          <w:b w:val="0"/>
          <w:noProof/>
          <w:sz w:val="22"/>
          <w:szCs w:val="22"/>
        </w:rPr>
      </w:pPr>
      <w:ins w:id="356" w:author="Keith Oulson" w:date="2018-04-25T12:11:00Z">
        <w:del w:id="357"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1.1</w:delText>
          </w:r>
          <w:r w:rsidDel="000A7D42">
            <w:rPr>
              <w:rFonts w:asciiTheme="minorHAnsi" w:eastAsiaTheme="minorEastAsia" w:hAnsiTheme="minorHAnsi" w:cstheme="minorBidi"/>
              <w:b w:val="0"/>
              <w:noProof/>
              <w:sz w:val="22"/>
              <w:szCs w:val="22"/>
            </w:rPr>
            <w:tab/>
          </w:r>
          <w:r w:rsidRPr="000A7D42" w:rsidDel="000A7D42">
            <w:rPr>
              <w:rStyle w:val="Hyperlink"/>
              <w:noProof/>
            </w:rPr>
            <w:delText>Purpose</w:delText>
          </w:r>
          <w:r w:rsidDel="000A7D42">
            <w:rPr>
              <w:noProof/>
              <w:webHidden/>
            </w:rPr>
            <w:tab/>
            <w:delText>1</w:delText>
          </w:r>
        </w:del>
      </w:ins>
    </w:p>
    <w:p w14:paraId="4301A153" w14:textId="7979A39F" w:rsidR="00244CC4" w:rsidDel="000A7D42" w:rsidRDefault="00244CC4">
      <w:pPr>
        <w:pStyle w:val="TOC2"/>
        <w:tabs>
          <w:tab w:val="left" w:pos="880"/>
          <w:tab w:val="right" w:leader="dot" w:pos="9350"/>
        </w:tabs>
        <w:rPr>
          <w:ins w:id="358" w:author="Keith Oulson" w:date="2018-04-25T12:11:00Z"/>
          <w:del w:id="359" w:author="Steffen Maerdian" w:date="2018-05-01T09:55:00Z"/>
          <w:rFonts w:asciiTheme="minorHAnsi" w:eastAsiaTheme="minorEastAsia" w:hAnsiTheme="minorHAnsi" w:cstheme="minorBidi"/>
          <w:b w:val="0"/>
          <w:noProof/>
          <w:sz w:val="22"/>
          <w:szCs w:val="22"/>
        </w:rPr>
      </w:pPr>
      <w:ins w:id="360" w:author="Keith Oulson" w:date="2018-04-25T12:11:00Z">
        <w:del w:id="36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1.2</w:delText>
          </w:r>
          <w:r w:rsidDel="000A7D42">
            <w:rPr>
              <w:rFonts w:asciiTheme="minorHAnsi" w:eastAsiaTheme="minorEastAsia" w:hAnsiTheme="minorHAnsi" w:cstheme="minorBidi"/>
              <w:b w:val="0"/>
              <w:noProof/>
              <w:sz w:val="22"/>
              <w:szCs w:val="22"/>
            </w:rPr>
            <w:tab/>
          </w:r>
          <w:r w:rsidRPr="000A7D42" w:rsidDel="000A7D42">
            <w:rPr>
              <w:rStyle w:val="Hyperlink"/>
              <w:noProof/>
            </w:rPr>
            <w:delText>Scope</w:delText>
          </w:r>
          <w:r w:rsidDel="000A7D42">
            <w:rPr>
              <w:noProof/>
              <w:webHidden/>
            </w:rPr>
            <w:tab/>
            <w:delText>1</w:delText>
          </w:r>
        </w:del>
      </w:ins>
    </w:p>
    <w:p w14:paraId="3096BB87" w14:textId="45D55F89" w:rsidR="00244CC4" w:rsidDel="000A7D42" w:rsidRDefault="00244CC4">
      <w:pPr>
        <w:pStyle w:val="TOC2"/>
        <w:tabs>
          <w:tab w:val="left" w:pos="880"/>
          <w:tab w:val="right" w:leader="dot" w:pos="9350"/>
        </w:tabs>
        <w:rPr>
          <w:ins w:id="362" w:author="Keith Oulson" w:date="2018-04-25T12:11:00Z"/>
          <w:del w:id="363" w:author="Steffen Maerdian" w:date="2018-05-01T09:55:00Z"/>
          <w:rFonts w:asciiTheme="minorHAnsi" w:eastAsiaTheme="minorEastAsia" w:hAnsiTheme="minorHAnsi" w:cstheme="minorBidi"/>
          <w:b w:val="0"/>
          <w:noProof/>
          <w:sz w:val="22"/>
          <w:szCs w:val="22"/>
        </w:rPr>
      </w:pPr>
      <w:ins w:id="364" w:author="Keith Oulson" w:date="2018-04-25T12:11:00Z">
        <w:del w:id="365"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1.3</w:delText>
          </w:r>
          <w:r w:rsidDel="000A7D42">
            <w:rPr>
              <w:rFonts w:asciiTheme="minorHAnsi" w:eastAsiaTheme="minorEastAsia" w:hAnsiTheme="minorHAnsi" w:cstheme="minorBidi"/>
              <w:b w:val="0"/>
              <w:noProof/>
              <w:sz w:val="22"/>
              <w:szCs w:val="22"/>
            </w:rPr>
            <w:tab/>
          </w:r>
          <w:r w:rsidRPr="000A7D42" w:rsidDel="000A7D42">
            <w:rPr>
              <w:rStyle w:val="Hyperlink"/>
              <w:noProof/>
            </w:rPr>
            <w:delText>System Identification</w:delText>
          </w:r>
          <w:r w:rsidDel="000A7D42">
            <w:rPr>
              <w:noProof/>
              <w:webHidden/>
            </w:rPr>
            <w:tab/>
            <w:delText>1</w:delText>
          </w:r>
        </w:del>
      </w:ins>
    </w:p>
    <w:p w14:paraId="21A503BC" w14:textId="1C9A2409" w:rsidR="00244CC4" w:rsidDel="000A7D42" w:rsidRDefault="00244CC4">
      <w:pPr>
        <w:pStyle w:val="TOC3"/>
        <w:tabs>
          <w:tab w:val="left" w:pos="1320"/>
          <w:tab w:val="right" w:leader="dot" w:pos="9350"/>
        </w:tabs>
        <w:rPr>
          <w:ins w:id="366" w:author="Keith Oulson" w:date="2018-04-25T12:11:00Z"/>
          <w:del w:id="367" w:author="Steffen Maerdian" w:date="2018-05-01T09:55:00Z"/>
          <w:rFonts w:asciiTheme="minorHAnsi" w:eastAsiaTheme="minorEastAsia" w:hAnsiTheme="minorHAnsi" w:cstheme="minorBidi"/>
          <w:iCs w:val="0"/>
          <w:noProof/>
          <w:sz w:val="22"/>
          <w:szCs w:val="22"/>
        </w:rPr>
      </w:pPr>
      <w:ins w:id="368" w:author="Keith Oulson" w:date="2018-04-25T12:11:00Z">
        <w:del w:id="369" w:author="Steffen Maerdian" w:date="2018-05-01T09:55:00Z">
          <w:r w:rsidRPr="000A7D42" w:rsidDel="000A7D42">
            <w:rPr>
              <w:rStyle w:val="Hyperlink"/>
              <w:noProof/>
            </w:rPr>
            <w:delText>1.3.1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MCCF EDI TAS</w:delText>
          </w:r>
          <w:r w:rsidDel="000A7D42">
            <w:rPr>
              <w:noProof/>
              <w:webHidden/>
            </w:rPr>
            <w:tab/>
            <w:delText>1</w:delText>
          </w:r>
        </w:del>
      </w:ins>
    </w:p>
    <w:p w14:paraId="528D0708" w14:textId="5FFB4167" w:rsidR="00244CC4" w:rsidDel="000A7D42" w:rsidRDefault="00244CC4">
      <w:pPr>
        <w:pStyle w:val="TOC3"/>
        <w:tabs>
          <w:tab w:val="left" w:pos="1320"/>
          <w:tab w:val="right" w:leader="dot" w:pos="9350"/>
        </w:tabs>
        <w:rPr>
          <w:ins w:id="370" w:author="Keith Oulson" w:date="2018-04-25T12:11:00Z"/>
          <w:del w:id="371" w:author="Steffen Maerdian" w:date="2018-05-01T09:55:00Z"/>
          <w:rFonts w:asciiTheme="minorHAnsi" w:eastAsiaTheme="minorEastAsia" w:hAnsiTheme="minorHAnsi" w:cstheme="minorBidi"/>
          <w:iCs w:val="0"/>
          <w:noProof/>
          <w:sz w:val="22"/>
          <w:szCs w:val="22"/>
        </w:rPr>
      </w:pPr>
      <w:ins w:id="372" w:author="Keith Oulson" w:date="2018-04-25T12:11:00Z">
        <w:del w:id="373" w:author="Steffen Maerdian" w:date="2018-05-01T09:55:00Z">
          <w:r w:rsidRPr="000A7D42" w:rsidDel="000A7D42">
            <w:rPr>
              <w:rStyle w:val="Hyperlink"/>
              <w:noProof/>
            </w:rPr>
            <w:delText>1.3.2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FSC</w:delText>
          </w:r>
          <w:r w:rsidDel="000A7D42">
            <w:rPr>
              <w:noProof/>
              <w:webHidden/>
            </w:rPr>
            <w:tab/>
            <w:delText>2</w:delText>
          </w:r>
        </w:del>
      </w:ins>
    </w:p>
    <w:p w14:paraId="07539F8B" w14:textId="04F7E8F5" w:rsidR="00244CC4" w:rsidDel="000A7D42" w:rsidRDefault="00244CC4">
      <w:pPr>
        <w:pStyle w:val="TOC2"/>
        <w:tabs>
          <w:tab w:val="left" w:pos="880"/>
          <w:tab w:val="right" w:leader="dot" w:pos="9350"/>
        </w:tabs>
        <w:rPr>
          <w:ins w:id="374" w:author="Keith Oulson" w:date="2018-04-25T12:11:00Z"/>
          <w:del w:id="375" w:author="Steffen Maerdian" w:date="2018-05-01T09:55:00Z"/>
          <w:rFonts w:asciiTheme="minorHAnsi" w:eastAsiaTheme="minorEastAsia" w:hAnsiTheme="minorHAnsi" w:cstheme="minorBidi"/>
          <w:b w:val="0"/>
          <w:noProof/>
          <w:sz w:val="22"/>
          <w:szCs w:val="22"/>
        </w:rPr>
      </w:pPr>
      <w:ins w:id="376" w:author="Keith Oulson" w:date="2018-04-25T12:11:00Z">
        <w:del w:id="377"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1.4</w:delText>
          </w:r>
          <w:r w:rsidDel="000A7D42">
            <w:rPr>
              <w:rFonts w:asciiTheme="minorHAnsi" w:eastAsiaTheme="minorEastAsia" w:hAnsiTheme="minorHAnsi" w:cstheme="minorBidi"/>
              <w:b w:val="0"/>
              <w:noProof/>
              <w:sz w:val="22"/>
              <w:szCs w:val="22"/>
            </w:rPr>
            <w:tab/>
          </w:r>
          <w:r w:rsidRPr="000A7D42" w:rsidDel="000A7D42">
            <w:rPr>
              <w:rStyle w:val="Hyperlink"/>
              <w:noProof/>
            </w:rPr>
            <w:delText>Operational Agreement</w:delText>
          </w:r>
          <w:r w:rsidDel="000A7D42">
            <w:rPr>
              <w:noProof/>
              <w:webHidden/>
            </w:rPr>
            <w:tab/>
            <w:delText>2</w:delText>
          </w:r>
        </w:del>
      </w:ins>
    </w:p>
    <w:p w14:paraId="2E1C3E9C" w14:textId="7D85D8BB" w:rsidR="00244CC4" w:rsidDel="000A7D42" w:rsidRDefault="00244CC4">
      <w:pPr>
        <w:pStyle w:val="TOC1"/>
        <w:tabs>
          <w:tab w:val="left" w:pos="440"/>
          <w:tab w:val="right" w:leader="dot" w:pos="9350"/>
        </w:tabs>
        <w:rPr>
          <w:ins w:id="378" w:author="Keith Oulson" w:date="2018-04-25T12:11:00Z"/>
          <w:del w:id="379" w:author="Steffen Maerdian" w:date="2018-05-01T09:55:00Z"/>
          <w:rFonts w:asciiTheme="minorHAnsi" w:eastAsiaTheme="minorEastAsia" w:hAnsiTheme="minorHAnsi" w:cstheme="minorBidi"/>
          <w:b w:val="0"/>
          <w:bCs w:val="0"/>
          <w:noProof/>
          <w:sz w:val="22"/>
          <w:szCs w:val="22"/>
        </w:rPr>
      </w:pPr>
      <w:ins w:id="380" w:author="Keith Oulson" w:date="2018-04-25T12:11:00Z">
        <w:del w:id="381" w:author="Steffen Maerdian" w:date="2018-05-01T09:55:00Z">
          <w:r w:rsidRPr="000A7D42" w:rsidDel="000A7D42">
            <w:rPr>
              <w:rStyle w:val="Hyperlink"/>
              <w:noProof/>
            </w:rPr>
            <w:delText>2</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Interface Definition</w:delText>
          </w:r>
          <w:r w:rsidDel="000A7D42">
            <w:rPr>
              <w:noProof/>
              <w:webHidden/>
            </w:rPr>
            <w:tab/>
            <w:delText>2</w:delText>
          </w:r>
        </w:del>
      </w:ins>
    </w:p>
    <w:p w14:paraId="0C9AB979" w14:textId="2B1C8DE8" w:rsidR="00244CC4" w:rsidDel="000A7D42" w:rsidRDefault="00244CC4">
      <w:pPr>
        <w:pStyle w:val="TOC2"/>
        <w:tabs>
          <w:tab w:val="left" w:pos="880"/>
          <w:tab w:val="right" w:leader="dot" w:pos="9350"/>
        </w:tabs>
        <w:rPr>
          <w:ins w:id="382" w:author="Keith Oulson" w:date="2018-04-25T12:11:00Z"/>
          <w:del w:id="383" w:author="Steffen Maerdian" w:date="2018-05-01T09:55:00Z"/>
          <w:rFonts w:asciiTheme="minorHAnsi" w:eastAsiaTheme="minorEastAsia" w:hAnsiTheme="minorHAnsi" w:cstheme="minorBidi"/>
          <w:b w:val="0"/>
          <w:noProof/>
          <w:sz w:val="22"/>
          <w:szCs w:val="22"/>
        </w:rPr>
      </w:pPr>
      <w:ins w:id="384" w:author="Keith Oulson" w:date="2018-04-25T12:11:00Z">
        <w:del w:id="385"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w:delText>
          </w:r>
          <w:r w:rsidDel="000A7D42">
            <w:rPr>
              <w:rFonts w:asciiTheme="minorHAnsi" w:eastAsiaTheme="minorEastAsia" w:hAnsiTheme="minorHAnsi" w:cstheme="minorBidi"/>
              <w:b w:val="0"/>
              <w:noProof/>
              <w:sz w:val="22"/>
              <w:szCs w:val="22"/>
            </w:rPr>
            <w:tab/>
          </w:r>
          <w:r w:rsidRPr="000A7D42" w:rsidDel="000A7D42">
            <w:rPr>
              <w:rStyle w:val="Hyperlink"/>
              <w:noProof/>
            </w:rPr>
            <w:delText>System Overview</w:delText>
          </w:r>
          <w:r w:rsidDel="000A7D42">
            <w:rPr>
              <w:noProof/>
              <w:webHidden/>
            </w:rPr>
            <w:tab/>
            <w:delText>3</w:delText>
          </w:r>
        </w:del>
      </w:ins>
    </w:p>
    <w:p w14:paraId="26C9FF6C" w14:textId="0DF998C6" w:rsidR="00244CC4" w:rsidDel="000A7D42" w:rsidRDefault="00244CC4">
      <w:pPr>
        <w:pStyle w:val="TOC3"/>
        <w:tabs>
          <w:tab w:val="left" w:pos="1320"/>
          <w:tab w:val="right" w:leader="dot" w:pos="9350"/>
        </w:tabs>
        <w:rPr>
          <w:ins w:id="386" w:author="Keith Oulson" w:date="2018-04-25T12:11:00Z"/>
          <w:del w:id="387" w:author="Steffen Maerdian" w:date="2018-05-01T09:55:00Z"/>
          <w:rFonts w:asciiTheme="minorHAnsi" w:eastAsiaTheme="minorEastAsia" w:hAnsiTheme="minorHAnsi" w:cstheme="minorBidi"/>
          <w:iCs w:val="0"/>
          <w:noProof/>
          <w:sz w:val="22"/>
          <w:szCs w:val="22"/>
        </w:rPr>
      </w:pPr>
      <w:ins w:id="388" w:author="Keith Oulson" w:date="2018-04-25T12:11:00Z">
        <w:del w:id="389" w:author="Steffen Maerdian" w:date="2018-05-01T09:55:00Z">
          <w:r w:rsidRPr="000A7D42" w:rsidDel="000A7D42">
            <w:rPr>
              <w:rStyle w:val="Hyperlink"/>
              <w:noProof/>
            </w:rPr>
            <w:delText>2.1.1</w:delText>
          </w:r>
          <w:r w:rsidDel="000A7D42">
            <w:rPr>
              <w:rFonts w:asciiTheme="minorHAnsi" w:eastAsiaTheme="minorEastAsia" w:hAnsiTheme="minorHAnsi" w:cstheme="minorBidi"/>
              <w:iCs w:val="0"/>
              <w:noProof/>
              <w:sz w:val="22"/>
              <w:szCs w:val="22"/>
            </w:rPr>
            <w:tab/>
          </w:r>
          <w:r w:rsidRPr="000A7D42" w:rsidDel="000A7D42">
            <w:rPr>
              <w:rStyle w:val="Hyperlink"/>
              <w:noProof/>
            </w:rPr>
            <w:delText>Overview Diagram</w:delText>
          </w:r>
          <w:r w:rsidDel="000A7D42">
            <w:rPr>
              <w:noProof/>
              <w:webHidden/>
            </w:rPr>
            <w:tab/>
            <w:delText>3</w:delText>
          </w:r>
        </w:del>
      </w:ins>
    </w:p>
    <w:p w14:paraId="2E588902" w14:textId="2A6F811E" w:rsidR="00244CC4" w:rsidDel="000A7D42" w:rsidRDefault="00244CC4">
      <w:pPr>
        <w:pStyle w:val="TOC2"/>
        <w:tabs>
          <w:tab w:val="left" w:pos="880"/>
          <w:tab w:val="right" w:leader="dot" w:pos="9350"/>
        </w:tabs>
        <w:rPr>
          <w:ins w:id="390" w:author="Keith Oulson" w:date="2018-04-25T12:11:00Z"/>
          <w:del w:id="391" w:author="Steffen Maerdian" w:date="2018-05-01T09:55:00Z"/>
          <w:rFonts w:asciiTheme="minorHAnsi" w:eastAsiaTheme="minorEastAsia" w:hAnsiTheme="minorHAnsi" w:cstheme="minorBidi"/>
          <w:b w:val="0"/>
          <w:noProof/>
          <w:sz w:val="22"/>
          <w:szCs w:val="22"/>
        </w:rPr>
      </w:pPr>
      <w:ins w:id="392" w:author="Keith Oulson" w:date="2018-04-25T12:11:00Z">
        <w:del w:id="393"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2.2</w:delText>
          </w:r>
          <w:r w:rsidDel="000A7D42">
            <w:rPr>
              <w:rFonts w:asciiTheme="minorHAnsi" w:eastAsiaTheme="minorEastAsia" w:hAnsiTheme="minorHAnsi" w:cstheme="minorBidi"/>
              <w:b w:val="0"/>
              <w:noProof/>
              <w:sz w:val="22"/>
              <w:szCs w:val="22"/>
            </w:rPr>
            <w:tab/>
          </w:r>
          <w:r w:rsidRPr="000A7D42" w:rsidDel="000A7D42">
            <w:rPr>
              <w:rStyle w:val="Hyperlink"/>
              <w:noProof/>
            </w:rPr>
            <w:delText>Interface Overview</w:delText>
          </w:r>
          <w:r w:rsidDel="000A7D42">
            <w:rPr>
              <w:noProof/>
              <w:webHidden/>
            </w:rPr>
            <w:tab/>
            <w:delText>5</w:delText>
          </w:r>
        </w:del>
      </w:ins>
    </w:p>
    <w:p w14:paraId="158CE31A" w14:textId="4B0C73EC" w:rsidR="00244CC4" w:rsidDel="000A7D42" w:rsidRDefault="00244CC4">
      <w:pPr>
        <w:pStyle w:val="TOC3"/>
        <w:tabs>
          <w:tab w:val="left" w:pos="1320"/>
          <w:tab w:val="right" w:leader="dot" w:pos="9350"/>
        </w:tabs>
        <w:rPr>
          <w:ins w:id="394" w:author="Keith Oulson" w:date="2018-04-25T12:11:00Z"/>
          <w:del w:id="395" w:author="Steffen Maerdian" w:date="2018-05-01T09:55:00Z"/>
          <w:rFonts w:asciiTheme="minorHAnsi" w:eastAsiaTheme="minorEastAsia" w:hAnsiTheme="minorHAnsi" w:cstheme="minorBidi"/>
          <w:iCs w:val="0"/>
          <w:noProof/>
          <w:sz w:val="22"/>
          <w:szCs w:val="22"/>
        </w:rPr>
      </w:pPr>
      <w:ins w:id="396" w:author="Keith Oulson" w:date="2018-04-25T12:11:00Z">
        <w:del w:id="397" w:author="Steffen Maerdian" w:date="2018-05-01T09:55:00Z">
          <w:r w:rsidRPr="000A7D42" w:rsidDel="000A7D42">
            <w:rPr>
              <w:rStyle w:val="Hyperlink"/>
              <w:noProof/>
            </w:rPr>
            <w:delText>2.2.1</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Connectivity between the systems</w:delText>
          </w:r>
          <w:r w:rsidDel="000A7D42">
            <w:rPr>
              <w:noProof/>
              <w:webHidden/>
            </w:rPr>
            <w:tab/>
            <w:delText>5</w:delText>
          </w:r>
        </w:del>
      </w:ins>
    </w:p>
    <w:p w14:paraId="58F119F6" w14:textId="43A04EDC" w:rsidR="00244CC4" w:rsidDel="000A7D42" w:rsidRDefault="00244CC4">
      <w:pPr>
        <w:pStyle w:val="TOC2"/>
        <w:tabs>
          <w:tab w:val="left" w:pos="880"/>
          <w:tab w:val="right" w:leader="dot" w:pos="9350"/>
        </w:tabs>
        <w:rPr>
          <w:ins w:id="398" w:author="Keith Oulson" w:date="2018-04-25T12:11:00Z"/>
          <w:del w:id="399" w:author="Steffen Maerdian" w:date="2018-05-01T09:55:00Z"/>
          <w:rFonts w:asciiTheme="minorHAnsi" w:eastAsiaTheme="minorEastAsia" w:hAnsiTheme="minorHAnsi" w:cstheme="minorBidi"/>
          <w:b w:val="0"/>
          <w:noProof/>
          <w:sz w:val="22"/>
          <w:szCs w:val="22"/>
        </w:rPr>
      </w:pPr>
      <w:ins w:id="400" w:author="Keith Oulson" w:date="2018-04-25T12:11:00Z">
        <w:del w:id="40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2.3</w:delText>
          </w:r>
          <w:r w:rsidDel="000A7D42">
            <w:rPr>
              <w:rFonts w:asciiTheme="minorHAnsi" w:eastAsiaTheme="minorEastAsia" w:hAnsiTheme="minorHAnsi" w:cstheme="minorBidi"/>
              <w:b w:val="0"/>
              <w:noProof/>
              <w:sz w:val="22"/>
              <w:szCs w:val="22"/>
            </w:rPr>
            <w:tab/>
          </w:r>
          <w:r w:rsidRPr="000A7D42" w:rsidDel="000A7D42">
            <w:rPr>
              <w:rStyle w:val="Hyperlink"/>
              <w:noProof/>
            </w:rPr>
            <w:delText>Operations</w:delText>
          </w:r>
          <w:r w:rsidDel="000A7D42">
            <w:rPr>
              <w:noProof/>
              <w:webHidden/>
            </w:rPr>
            <w:tab/>
            <w:delText>6</w:delText>
          </w:r>
        </w:del>
      </w:ins>
    </w:p>
    <w:p w14:paraId="347DD114" w14:textId="2C87D959" w:rsidR="00244CC4" w:rsidDel="000A7D42" w:rsidRDefault="00244CC4">
      <w:pPr>
        <w:pStyle w:val="TOC3"/>
        <w:tabs>
          <w:tab w:val="left" w:pos="1320"/>
          <w:tab w:val="right" w:leader="dot" w:pos="9350"/>
        </w:tabs>
        <w:rPr>
          <w:ins w:id="402" w:author="Keith Oulson" w:date="2018-04-25T12:11:00Z"/>
          <w:del w:id="403" w:author="Steffen Maerdian" w:date="2018-05-01T09:55:00Z"/>
          <w:rFonts w:asciiTheme="minorHAnsi" w:eastAsiaTheme="minorEastAsia" w:hAnsiTheme="minorHAnsi" w:cstheme="minorBidi"/>
          <w:iCs w:val="0"/>
          <w:noProof/>
          <w:sz w:val="22"/>
          <w:szCs w:val="22"/>
        </w:rPr>
      </w:pPr>
      <w:ins w:id="404" w:author="Keith Oulson" w:date="2018-04-25T12:11:00Z">
        <w:del w:id="405" w:author="Steffen Maerdian" w:date="2018-05-01T09:55:00Z">
          <w:r w:rsidRPr="000A7D42" w:rsidDel="000A7D42">
            <w:rPr>
              <w:rStyle w:val="Hyperlink"/>
              <w:noProof/>
            </w:rPr>
            <w:delText>2.3.1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Data Extraction</w:delText>
          </w:r>
          <w:r w:rsidDel="000A7D42">
            <w:rPr>
              <w:noProof/>
              <w:webHidden/>
            </w:rPr>
            <w:tab/>
            <w:delText>6</w:delText>
          </w:r>
        </w:del>
      </w:ins>
    </w:p>
    <w:p w14:paraId="59CAB685" w14:textId="54A742AF" w:rsidR="00244CC4" w:rsidDel="000A7D42" w:rsidRDefault="00244CC4">
      <w:pPr>
        <w:pStyle w:val="TOC3"/>
        <w:tabs>
          <w:tab w:val="left" w:pos="1320"/>
          <w:tab w:val="right" w:leader="dot" w:pos="9350"/>
        </w:tabs>
        <w:rPr>
          <w:ins w:id="406" w:author="Keith Oulson" w:date="2018-04-25T12:11:00Z"/>
          <w:del w:id="407" w:author="Steffen Maerdian" w:date="2018-05-01T09:55:00Z"/>
          <w:rFonts w:asciiTheme="minorHAnsi" w:eastAsiaTheme="minorEastAsia" w:hAnsiTheme="minorHAnsi" w:cstheme="minorBidi"/>
          <w:iCs w:val="0"/>
          <w:noProof/>
          <w:sz w:val="22"/>
          <w:szCs w:val="22"/>
        </w:rPr>
      </w:pPr>
      <w:ins w:id="408" w:author="Keith Oulson" w:date="2018-04-25T12:11:00Z">
        <w:del w:id="409" w:author="Steffen Maerdian" w:date="2018-05-01T09:55:00Z">
          <w:r w:rsidRPr="000A7D42" w:rsidDel="000A7D42">
            <w:rPr>
              <w:rStyle w:val="Hyperlink"/>
              <w:noProof/>
            </w:rPr>
            <w:delText>2.3.2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Data Transformation</w:delText>
          </w:r>
          <w:r w:rsidDel="000A7D42">
            <w:rPr>
              <w:noProof/>
              <w:webHidden/>
            </w:rPr>
            <w:tab/>
            <w:delText>6</w:delText>
          </w:r>
        </w:del>
      </w:ins>
    </w:p>
    <w:p w14:paraId="50C8E661" w14:textId="6F2D845A" w:rsidR="00244CC4" w:rsidDel="000A7D42" w:rsidRDefault="00244CC4">
      <w:pPr>
        <w:pStyle w:val="TOC3"/>
        <w:tabs>
          <w:tab w:val="left" w:pos="1320"/>
          <w:tab w:val="right" w:leader="dot" w:pos="9350"/>
        </w:tabs>
        <w:rPr>
          <w:ins w:id="410" w:author="Keith Oulson" w:date="2018-04-25T12:11:00Z"/>
          <w:del w:id="411" w:author="Steffen Maerdian" w:date="2018-05-01T09:55:00Z"/>
          <w:rFonts w:asciiTheme="minorHAnsi" w:eastAsiaTheme="minorEastAsia" w:hAnsiTheme="minorHAnsi" w:cstheme="minorBidi"/>
          <w:iCs w:val="0"/>
          <w:noProof/>
          <w:sz w:val="22"/>
          <w:szCs w:val="22"/>
        </w:rPr>
      </w:pPr>
      <w:ins w:id="412" w:author="Keith Oulson" w:date="2018-04-25T12:11:00Z">
        <w:del w:id="413" w:author="Steffen Maerdian" w:date="2018-05-01T09:55:00Z">
          <w:r w:rsidRPr="000A7D42" w:rsidDel="000A7D42">
            <w:rPr>
              <w:rStyle w:val="Hyperlink"/>
              <w:noProof/>
            </w:rPr>
            <w:delText>2.3.3</w:delText>
          </w:r>
          <w:r w:rsidDel="000A7D42">
            <w:rPr>
              <w:rFonts w:asciiTheme="minorHAnsi" w:eastAsiaTheme="minorEastAsia" w:hAnsiTheme="minorHAnsi" w:cstheme="minorBidi"/>
              <w:iCs w:val="0"/>
              <w:noProof/>
              <w:sz w:val="22"/>
              <w:szCs w:val="22"/>
            </w:rPr>
            <w:tab/>
          </w:r>
          <w:r w:rsidRPr="000A7D42" w:rsidDel="000A7D42">
            <w:rPr>
              <w:rStyle w:val="Hyperlink"/>
              <w:noProof/>
            </w:rPr>
            <w:delText>Sending/Receiving</w:delText>
          </w:r>
          <w:r w:rsidDel="000A7D42">
            <w:rPr>
              <w:noProof/>
              <w:webHidden/>
            </w:rPr>
            <w:tab/>
            <w:delText>6</w:delText>
          </w:r>
        </w:del>
      </w:ins>
    </w:p>
    <w:p w14:paraId="463AFDD1" w14:textId="4150E449" w:rsidR="00244CC4" w:rsidDel="000A7D42" w:rsidRDefault="00244CC4">
      <w:pPr>
        <w:pStyle w:val="TOC2"/>
        <w:tabs>
          <w:tab w:val="left" w:pos="880"/>
          <w:tab w:val="right" w:leader="dot" w:pos="9350"/>
        </w:tabs>
        <w:rPr>
          <w:ins w:id="414" w:author="Keith Oulson" w:date="2018-04-25T12:11:00Z"/>
          <w:del w:id="415" w:author="Steffen Maerdian" w:date="2018-05-01T09:55:00Z"/>
          <w:rFonts w:asciiTheme="minorHAnsi" w:eastAsiaTheme="minorEastAsia" w:hAnsiTheme="minorHAnsi" w:cstheme="minorBidi"/>
          <w:b w:val="0"/>
          <w:noProof/>
          <w:sz w:val="22"/>
          <w:szCs w:val="22"/>
        </w:rPr>
      </w:pPr>
      <w:ins w:id="416" w:author="Keith Oulson" w:date="2018-04-25T12:11:00Z">
        <w:del w:id="417"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2.4</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Transfer</w:delText>
          </w:r>
          <w:r w:rsidDel="000A7D42">
            <w:rPr>
              <w:noProof/>
              <w:webHidden/>
            </w:rPr>
            <w:tab/>
            <w:delText>6</w:delText>
          </w:r>
        </w:del>
      </w:ins>
    </w:p>
    <w:p w14:paraId="602807F3" w14:textId="26D749C2" w:rsidR="00244CC4" w:rsidDel="000A7D42" w:rsidRDefault="00244CC4">
      <w:pPr>
        <w:pStyle w:val="TOC2"/>
        <w:tabs>
          <w:tab w:val="left" w:pos="880"/>
          <w:tab w:val="right" w:leader="dot" w:pos="9350"/>
        </w:tabs>
        <w:rPr>
          <w:ins w:id="418" w:author="Keith Oulson" w:date="2018-04-25T12:11:00Z"/>
          <w:del w:id="419" w:author="Steffen Maerdian" w:date="2018-05-01T09:55:00Z"/>
          <w:rFonts w:asciiTheme="minorHAnsi" w:eastAsiaTheme="minorEastAsia" w:hAnsiTheme="minorHAnsi" w:cstheme="minorBidi"/>
          <w:b w:val="0"/>
          <w:noProof/>
          <w:sz w:val="22"/>
          <w:szCs w:val="22"/>
        </w:rPr>
      </w:pPr>
      <w:ins w:id="420" w:author="Keith Oulson" w:date="2018-04-25T12:11:00Z">
        <w:del w:id="42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2.5</w:delText>
          </w:r>
          <w:r w:rsidDel="000A7D42">
            <w:rPr>
              <w:rFonts w:asciiTheme="minorHAnsi" w:eastAsiaTheme="minorEastAsia" w:hAnsiTheme="minorHAnsi" w:cstheme="minorBidi"/>
              <w:b w:val="0"/>
              <w:noProof/>
              <w:sz w:val="22"/>
              <w:szCs w:val="22"/>
            </w:rPr>
            <w:tab/>
          </w:r>
          <w:r w:rsidRPr="000A7D42" w:rsidDel="000A7D42">
            <w:rPr>
              <w:rStyle w:val="Hyperlink"/>
              <w:noProof/>
            </w:rPr>
            <w:delText>Transaction Types</w:delText>
          </w:r>
          <w:r w:rsidDel="000A7D42">
            <w:rPr>
              <w:noProof/>
              <w:webHidden/>
            </w:rPr>
            <w:tab/>
            <w:delText>6</w:delText>
          </w:r>
        </w:del>
      </w:ins>
    </w:p>
    <w:p w14:paraId="7AC5EAFD" w14:textId="3AF23F1F" w:rsidR="00244CC4" w:rsidDel="000A7D42" w:rsidRDefault="00244CC4">
      <w:pPr>
        <w:pStyle w:val="TOC2"/>
        <w:tabs>
          <w:tab w:val="left" w:pos="880"/>
          <w:tab w:val="right" w:leader="dot" w:pos="9350"/>
        </w:tabs>
        <w:rPr>
          <w:ins w:id="422" w:author="Keith Oulson" w:date="2018-04-25T12:11:00Z"/>
          <w:del w:id="423" w:author="Steffen Maerdian" w:date="2018-05-01T09:55:00Z"/>
          <w:rFonts w:asciiTheme="minorHAnsi" w:eastAsiaTheme="minorEastAsia" w:hAnsiTheme="minorHAnsi" w:cstheme="minorBidi"/>
          <w:b w:val="0"/>
          <w:noProof/>
          <w:sz w:val="22"/>
          <w:szCs w:val="22"/>
        </w:rPr>
      </w:pPr>
      <w:ins w:id="424" w:author="Keith Oulson" w:date="2018-04-25T12:11:00Z">
        <w:del w:id="425"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2.6</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Exchanges</w:delText>
          </w:r>
          <w:r w:rsidDel="000A7D42">
            <w:rPr>
              <w:noProof/>
              <w:webHidden/>
            </w:rPr>
            <w:tab/>
            <w:delText>6</w:delText>
          </w:r>
        </w:del>
      </w:ins>
    </w:p>
    <w:p w14:paraId="15D4D377" w14:textId="565876E9" w:rsidR="00244CC4" w:rsidDel="000A7D42" w:rsidRDefault="00244CC4">
      <w:pPr>
        <w:pStyle w:val="TOC3"/>
        <w:tabs>
          <w:tab w:val="left" w:pos="1320"/>
          <w:tab w:val="right" w:leader="dot" w:pos="9350"/>
        </w:tabs>
        <w:rPr>
          <w:ins w:id="426" w:author="Keith Oulson" w:date="2018-04-25T12:11:00Z"/>
          <w:del w:id="427" w:author="Steffen Maerdian" w:date="2018-05-01T09:55:00Z"/>
          <w:rFonts w:asciiTheme="minorHAnsi" w:eastAsiaTheme="minorEastAsia" w:hAnsiTheme="minorHAnsi" w:cstheme="minorBidi"/>
          <w:iCs w:val="0"/>
          <w:noProof/>
          <w:sz w:val="22"/>
          <w:szCs w:val="22"/>
        </w:rPr>
      </w:pPr>
      <w:ins w:id="428" w:author="Keith Oulson" w:date="2018-04-25T12:11:00Z">
        <w:del w:id="429" w:author="Steffen Maerdian" w:date="2018-05-01T09:55:00Z">
          <w:r w:rsidRPr="000A7D42" w:rsidDel="000A7D42">
            <w:rPr>
              <w:rStyle w:val="Hyperlink"/>
              <w:noProof/>
            </w:rPr>
            <w:delText>2.6.1</w:delText>
          </w:r>
          <w:r w:rsidDel="000A7D42">
            <w:rPr>
              <w:rFonts w:asciiTheme="minorHAnsi" w:eastAsiaTheme="minorEastAsia" w:hAnsiTheme="minorHAnsi" w:cstheme="minorBidi"/>
              <w:iCs w:val="0"/>
              <w:noProof/>
              <w:sz w:val="22"/>
              <w:szCs w:val="22"/>
            </w:rPr>
            <w:tab/>
          </w:r>
          <w:r w:rsidRPr="000A7D42" w:rsidDel="000A7D42">
            <w:rPr>
              <w:rStyle w:val="Hyperlink"/>
              <w:noProof/>
            </w:rPr>
            <w:delText>FHIR Based Resources</w:delText>
          </w:r>
          <w:r w:rsidDel="000A7D42">
            <w:rPr>
              <w:noProof/>
              <w:webHidden/>
            </w:rPr>
            <w:tab/>
            <w:delText>7</w:delText>
          </w:r>
        </w:del>
      </w:ins>
    </w:p>
    <w:p w14:paraId="20C130E8" w14:textId="716C4449" w:rsidR="00244CC4" w:rsidDel="000A7D42" w:rsidRDefault="00244CC4">
      <w:pPr>
        <w:pStyle w:val="TOC3"/>
        <w:tabs>
          <w:tab w:val="left" w:pos="1320"/>
          <w:tab w:val="right" w:leader="dot" w:pos="9350"/>
        </w:tabs>
        <w:rPr>
          <w:ins w:id="430" w:author="Keith Oulson" w:date="2018-04-25T12:11:00Z"/>
          <w:del w:id="431" w:author="Steffen Maerdian" w:date="2018-05-01T09:55:00Z"/>
          <w:rFonts w:asciiTheme="minorHAnsi" w:eastAsiaTheme="minorEastAsia" w:hAnsiTheme="minorHAnsi" w:cstheme="minorBidi"/>
          <w:iCs w:val="0"/>
          <w:noProof/>
          <w:sz w:val="22"/>
          <w:szCs w:val="22"/>
        </w:rPr>
      </w:pPr>
      <w:ins w:id="432" w:author="Keith Oulson" w:date="2018-04-25T12:11:00Z">
        <w:del w:id="433" w:author="Steffen Maerdian" w:date="2018-05-01T09:55:00Z">
          <w:r w:rsidRPr="000A7D42" w:rsidDel="000A7D42">
            <w:rPr>
              <w:rStyle w:val="Hyperlink"/>
              <w:noProof/>
            </w:rPr>
            <w:delText>2.6.2</w:delText>
          </w:r>
          <w:r w:rsidDel="000A7D42">
            <w:rPr>
              <w:rFonts w:asciiTheme="minorHAnsi" w:eastAsiaTheme="minorEastAsia" w:hAnsiTheme="minorHAnsi" w:cstheme="minorBidi"/>
              <w:iCs w:val="0"/>
              <w:noProof/>
              <w:sz w:val="22"/>
              <w:szCs w:val="22"/>
            </w:rPr>
            <w:tab/>
          </w:r>
          <w:r w:rsidRPr="000A7D42" w:rsidDel="000A7D42">
            <w:rPr>
              <w:rStyle w:val="Hyperlink"/>
              <w:noProof/>
            </w:rPr>
            <w:delText>JSON Format</w:delText>
          </w:r>
          <w:r w:rsidDel="000A7D42">
            <w:rPr>
              <w:noProof/>
              <w:webHidden/>
            </w:rPr>
            <w:tab/>
            <w:delText>9</w:delText>
          </w:r>
        </w:del>
      </w:ins>
    </w:p>
    <w:p w14:paraId="2E7E025C" w14:textId="3B094900" w:rsidR="00244CC4" w:rsidDel="000A7D42" w:rsidRDefault="00244CC4">
      <w:pPr>
        <w:pStyle w:val="TOC3"/>
        <w:tabs>
          <w:tab w:val="left" w:pos="1320"/>
          <w:tab w:val="right" w:leader="dot" w:pos="9350"/>
        </w:tabs>
        <w:rPr>
          <w:ins w:id="434" w:author="Keith Oulson" w:date="2018-04-25T12:11:00Z"/>
          <w:del w:id="435" w:author="Steffen Maerdian" w:date="2018-05-01T09:55:00Z"/>
          <w:rFonts w:asciiTheme="minorHAnsi" w:eastAsiaTheme="minorEastAsia" w:hAnsiTheme="minorHAnsi" w:cstheme="minorBidi"/>
          <w:iCs w:val="0"/>
          <w:noProof/>
          <w:sz w:val="22"/>
          <w:szCs w:val="22"/>
        </w:rPr>
      </w:pPr>
      <w:ins w:id="436" w:author="Keith Oulson" w:date="2018-04-25T12:11:00Z">
        <w:del w:id="437" w:author="Steffen Maerdian" w:date="2018-05-01T09:55:00Z">
          <w:r w:rsidRPr="000A7D42" w:rsidDel="000A7D42">
            <w:rPr>
              <w:rStyle w:val="Hyperlink"/>
              <w:noProof/>
            </w:rPr>
            <w:delText>2.6.3</w:delText>
          </w:r>
          <w:r w:rsidDel="000A7D42">
            <w:rPr>
              <w:rFonts w:asciiTheme="minorHAnsi" w:eastAsiaTheme="minorEastAsia" w:hAnsiTheme="minorHAnsi" w:cstheme="minorBidi"/>
              <w:iCs w:val="0"/>
              <w:noProof/>
              <w:sz w:val="22"/>
              <w:szCs w:val="22"/>
            </w:rPr>
            <w:tab/>
          </w:r>
          <w:r w:rsidRPr="000A7D42" w:rsidDel="000A7D42">
            <w:rPr>
              <w:rStyle w:val="Hyperlink"/>
              <w:noProof/>
            </w:rPr>
            <w:delText>Bundle Definition</w:delText>
          </w:r>
          <w:r w:rsidDel="000A7D42">
            <w:rPr>
              <w:noProof/>
              <w:webHidden/>
            </w:rPr>
            <w:tab/>
            <w:delText>10</w:delText>
          </w:r>
        </w:del>
      </w:ins>
    </w:p>
    <w:p w14:paraId="332D413D" w14:textId="6F61B243" w:rsidR="00244CC4" w:rsidDel="000A7D42" w:rsidRDefault="00244CC4">
      <w:pPr>
        <w:pStyle w:val="TOC2"/>
        <w:tabs>
          <w:tab w:val="left" w:pos="880"/>
          <w:tab w:val="right" w:leader="dot" w:pos="9350"/>
        </w:tabs>
        <w:rPr>
          <w:ins w:id="438" w:author="Keith Oulson" w:date="2018-04-25T12:11:00Z"/>
          <w:del w:id="439" w:author="Steffen Maerdian" w:date="2018-05-01T09:55:00Z"/>
          <w:rFonts w:asciiTheme="minorHAnsi" w:eastAsiaTheme="minorEastAsia" w:hAnsiTheme="minorHAnsi" w:cstheme="minorBidi"/>
          <w:b w:val="0"/>
          <w:noProof/>
          <w:sz w:val="22"/>
          <w:szCs w:val="22"/>
        </w:rPr>
      </w:pPr>
      <w:ins w:id="440" w:author="Keith Oulson" w:date="2018-04-25T12:11:00Z">
        <w:del w:id="44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2.7</w:delText>
          </w:r>
          <w:r w:rsidDel="000A7D42">
            <w:rPr>
              <w:rFonts w:asciiTheme="minorHAnsi" w:eastAsiaTheme="minorEastAsia" w:hAnsiTheme="minorHAnsi" w:cstheme="minorBidi"/>
              <w:b w:val="0"/>
              <w:noProof/>
              <w:sz w:val="22"/>
              <w:szCs w:val="22"/>
            </w:rPr>
            <w:tab/>
          </w:r>
          <w:r w:rsidRPr="000A7D42" w:rsidDel="000A7D42">
            <w:rPr>
              <w:rStyle w:val="Hyperlink"/>
              <w:noProof/>
            </w:rPr>
            <w:delText>Communications Methods</w:delText>
          </w:r>
          <w:r w:rsidDel="000A7D42">
            <w:rPr>
              <w:noProof/>
              <w:webHidden/>
            </w:rPr>
            <w:tab/>
            <w:delText>11</w:delText>
          </w:r>
        </w:del>
      </w:ins>
    </w:p>
    <w:p w14:paraId="6A2C9561" w14:textId="400DBE49" w:rsidR="00244CC4" w:rsidDel="000A7D42" w:rsidRDefault="00244CC4">
      <w:pPr>
        <w:pStyle w:val="TOC3"/>
        <w:tabs>
          <w:tab w:val="left" w:pos="1320"/>
          <w:tab w:val="right" w:leader="dot" w:pos="9350"/>
        </w:tabs>
        <w:rPr>
          <w:ins w:id="442" w:author="Keith Oulson" w:date="2018-04-25T12:11:00Z"/>
          <w:del w:id="443" w:author="Steffen Maerdian" w:date="2018-05-01T09:55:00Z"/>
          <w:rFonts w:asciiTheme="minorHAnsi" w:eastAsiaTheme="minorEastAsia" w:hAnsiTheme="minorHAnsi" w:cstheme="minorBidi"/>
          <w:iCs w:val="0"/>
          <w:noProof/>
          <w:sz w:val="22"/>
          <w:szCs w:val="22"/>
        </w:rPr>
      </w:pPr>
      <w:ins w:id="444" w:author="Keith Oulson" w:date="2018-04-25T12:11:00Z">
        <w:del w:id="445" w:author="Steffen Maerdian" w:date="2018-05-01T09:55:00Z">
          <w:r w:rsidRPr="000A7D42" w:rsidDel="000A7D42">
            <w:rPr>
              <w:rStyle w:val="Hyperlink"/>
              <w:noProof/>
            </w:rPr>
            <w:delText>2.7.1</w:delText>
          </w:r>
          <w:r w:rsidDel="000A7D42">
            <w:rPr>
              <w:rFonts w:asciiTheme="minorHAnsi" w:eastAsiaTheme="minorEastAsia" w:hAnsiTheme="minorHAnsi" w:cstheme="minorBidi"/>
              <w:iCs w:val="0"/>
              <w:noProof/>
              <w:sz w:val="22"/>
              <w:szCs w:val="22"/>
            </w:rPr>
            <w:tab/>
          </w:r>
          <w:r w:rsidRPr="000A7D42" w:rsidDel="000A7D42">
            <w:rPr>
              <w:rStyle w:val="Hyperlink"/>
              <w:noProof/>
            </w:rPr>
            <w:delText>Ports and Protocols</w:delText>
          </w:r>
          <w:r w:rsidDel="000A7D42">
            <w:rPr>
              <w:noProof/>
              <w:webHidden/>
            </w:rPr>
            <w:tab/>
            <w:delText>11</w:delText>
          </w:r>
        </w:del>
      </w:ins>
    </w:p>
    <w:p w14:paraId="4B6B8A5F" w14:textId="3878AC5A" w:rsidR="00244CC4" w:rsidDel="000A7D42" w:rsidRDefault="00244CC4">
      <w:pPr>
        <w:pStyle w:val="TOC3"/>
        <w:tabs>
          <w:tab w:val="left" w:pos="1320"/>
          <w:tab w:val="right" w:leader="dot" w:pos="9350"/>
        </w:tabs>
        <w:rPr>
          <w:ins w:id="446" w:author="Keith Oulson" w:date="2018-04-25T12:11:00Z"/>
          <w:del w:id="447" w:author="Steffen Maerdian" w:date="2018-05-01T09:55:00Z"/>
          <w:rFonts w:asciiTheme="minorHAnsi" w:eastAsiaTheme="minorEastAsia" w:hAnsiTheme="minorHAnsi" w:cstheme="minorBidi"/>
          <w:iCs w:val="0"/>
          <w:noProof/>
          <w:sz w:val="22"/>
          <w:szCs w:val="22"/>
        </w:rPr>
      </w:pPr>
      <w:ins w:id="448" w:author="Keith Oulson" w:date="2018-04-25T12:11:00Z">
        <w:del w:id="449" w:author="Steffen Maerdian" w:date="2018-05-01T09:55:00Z">
          <w:r w:rsidRPr="000A7D42" w:rsidDel="000A7D42">
            <w:rPr>
              <w:rStyle w:val="Hyperlink"/>
              <w:noProof/>
            </w:rPr>
            <w:delText>2.7.2</w:delText>
          </w:r>
          <w:r w:rsidDel="000A7D42">
            <w:rPr>
              <w:rFonts w:asciiTheme="minorHAnsi" w:eastAsiaTheme="minorEastAsia" w:hAnsiTheme="minorHAnsi" w:cstheme="minorBidi"/>
              <w:iCs w:val="0"/>
              <w:noProof/>
              <w:sz w:val="22"/>
              <w:szCs w:val="22"/>
            </w:rPr>
            <w:tab/>
          </w:r>
          <w:r w:rsidRPr="000A7D42" w:rsidDel="000A7D42">
            <w:rPr>
              <w:rStyle w:val="Hyperlink"/>
              <w:noProof/>
            </w:rPr>
            <w:delText>ESB Configuration(s)</w:delText>
          </w:r>
          <w:r w:rsidDel="000A7D42">
            <w:rPr>
              <w:noProof/>
              <w:webHidden/>
            </w:rPr>
            <w:tab/>
            <w:delText>12</w:delText>
          </w:r>
        </w:del>
      </w:ins>
    </w:p>
    <w:p w14:paraId="77A83A12" w14:textId="03B56C46" w:rsidR="00244CC4" w:rsidDel="000A7D42" w:rsidRDefault="00244CC4">
      <w:pPr>
        <w:pStyle w:val="TOC3"/>
        <w:tabs>
          <w:tab w:val="left" w:pos="1320"/>
          <w:tab w:val="right" w:leader="dot" w:pos="9350"/>
        </w:tabs>
        <w:rPr>
          <w:ins w:id="450" w:author="Keith Oulson" w:date="2018-04-25T12:11:00Z"/>
          <w:del w:id="451" w:author="Steffen Maerdian" w:date="2018-05-01T09:55:00Z"/>
          <w:rFonts w:asciiTheme="minorHAnsi" w:eastAsiaTheme="minorEastAsia" w:hAnsiTheme="minorHAnsi" w:cstheme="minorBidi"/>
          <w:iCs w:val="0"/>
          <w:noProof/>
          <w:sz w:val="22"/>
          <w:szCs w:val="22"/>
        </w:rPr>
      </w:pPr>
      <w:ins w:id="452" w:author="Keith Oulson" w:date="2018-04-25T12:11:00Z">
        <w:del w:id="453" w:author="Steffen Maerdian" w:date="2018-05-01T09:55:00Z">
          <w:r w:rsidRPr="000A7D42" w:rsidDel="000A7D42">
            <w:rPr>
              <w:rStyle w:val="Hyperlink"/>
              <w:noProof/>
            </w:rPr>
            <w:delText>2.7.3</w:delText>
          </w:r>
          <w:r w:rsidDel="000A7D42">
            <w:rPr>
              <w:rFonts w:asciiTheme="minorHAnsi" w:eastAsiaTheme="minorEastAsia" w:hAnsiTheme="minorHAnsi" w:cstheme="minorBidi"/>
              <w:iCs w:val="0"/>
              <w:noProof/>
              <w:sz w:val="22"/>
              <w:szCs w:val="22"/>
            </w:rPr>
            <w:tab/>
          </w:r>
          <w:r w:rsidRPr="000A7D42" w:rsidDel="000A7D42">
            <w:rPr>
              <w:rStyle w:val="Hyperlink"/>
              <w:noProof/>
            </w:rPr>
            <w:delText>System Configuration</w:delText>
          </w:r>
          <w:r w:rsidDel="000A7D42">
            <w:rPr>
              <w:noProof/>
              <w:webHidden/>
            </w:rPr>
            <w:tab/>
            <w:delText>12</w:delText>
          </w:r>
        </w:del>
      </w:ins>
    </w:p>
    <w:p w14:paraId="0BC8C365" w14:textId="432519E3" w:rsidR="00244CC4" w:rsidDel="000A7D42" w:rsidRDefault="00244CC4">
      <w:pPr>
        <w:pStyle w:val="TOC2"/>
        <w:tabs>
          <w:tab w:val="left" w:pos="880"/>
          <w:tab w:val="right" w:leader="dot" w:pos="9350"/>
        </w:tabs>
        <w:rPr>
          <w:ins w:id="454" w:author="Keith Oulson" w:date="2018-04-25T12:11:00Z"/>
          <w:del w:id="455" w:author="Steffen Maerdian" w:date="2018-05-01T09:55:00Z"/>
          <w:rFonts w:asciiTheme="minorHAnsi" w:eastAsiaTheme="minorEastAsia" w:hAnsiTheme="minorHAnsi" w:cstheme="minorBidi"/>
          <w:b w:val="0"/>
          <w:noProof/>
          <w:sz w:val="22"/>
          <w:szCs w:val="22"/>
        </w:rPr>
      </w:pPr>
      <w:ins w:id="456" w:author="Keith Oulson" w:date="2018-04-25T12:11:00Z">
        <w:del w:id="457"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2.8</w:delText>
          </w:r>
          <w:r w:rsidDel="000A7D42">
            <w:rPr>
              <w:rFonts w:asciiTheme="minorHAnsi" w:eastAsiaTheme="minorEastAsia" w:hAnsiTheme="minorHAnsi" w:cstheme="minorBidi"/>
              <w:b w:val="0"/>
              <w:noProof/>
              <w:sz w:val="22"/>
              <w:szCs w:val="22"/>
            </w:rPr>
            <w:tab/>
          </w:r>
          <w:r w:rsidRPr="000A7D42" w:rsidDel="000A7D42">
            <w:rPr>
              <w:rStyle w:val="Hyperlink"/>
              <w:noProof/>
            </w:rPr>
            <w:delText>Performance Requirements</w:delText>
          </w:r>
          <w:r w:rsidDel="000A7D42">
            <w:rPr>
              <w:noProof/>
              <w:webHidden/>
            </w:rPr>
            <w:tab/>
            <w:delText>12</w:delText>
          </w:r>
        </w:del>
      </w:ins>
    </w:p>
    <w:p w14:paraId="2FFCC119" w14:textId="1F9166D4" w:rsidR="00244CC4" w:rsidDel="000A7D42" w:rsidRDefault="00244CC4">
      <w:pPr>
        <w:pStyle w:val="TOC2"/>
        <w:tabs>
          <w:tab w:val="left" w:pos="880"/>
          <w:tab w:val="right" w:leader="dot" w:pos="9350"/>
        </w:tabs>
        <w:rPr>
          <w:ins w:id="458" w:author="Keith Oulson" w:date="2018-04-25T12:11:00Z"/>
          <w:del w:id="459" w:author="Steffen Maerdian" w:date="2018-05-01T09:55:00Z"/>
          <w:rFonts w:asciiTheme="minorHAnsi" w:eastAsiaTheme="minorEastAsia" w:hAnsiTheme="minorHAnsi" w:cstheme="minorBidi"/>
          <w:b w:val="0"/>
          <w:noProof/>
          <w:sz w:val="22"/>
          <w:szCs w:val="22"/>
        </w:rPr>
      </w:pPr>
      <w:ins w:id="460" w:author="Keith Oulson" w:date="2018-04-25T12:11:00Z">
        <w:del w:id="46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2.9</w:delText>
          </w:r>
          <w:r w:rsidDel="000A7D42">
            <w:rPr>
              <w:rFonts w:asciiTheme="minorHAnsi" w:eastAsiaTheme="minorEastAsia" w:hAnsiTheme="minorHAnsi" w:cstheme="minorBidi"/>
              <w:b w:val="0"/>
              <w:noProof/>
              <w:sz w:val="22"/>
              <w:szCs w:val="22"/>
            </w:rPr>
            <w:tab/>
          </w:r>
          <w:r w:rsidRPr="000A7D42" w:rsidDel="000A7D42">
            <w:rPr>
              <w:rStyle w:val="Hyperlink"/>
              <w:noProof/>
            </w:rPr>
            <w:delText>Security</w:delText>
          </w:r>
          <w:r w:rsidDel="000A7D42">
            <w:rPr>
              <w:noProof/>
              <w:webHidden/>
            </w:rPr>
            <w:tab/>
            <w:delText>12</w:delText>
          </w:r>
        </w:del>
      </w:ins>
    </w:p>
    <w:p w14:paraId="0E88B9E5" w14:textId="31A05A57" w:rsidR="00244CC4" w:rsidDel="000A7D42" w:rsidRDefault="00244CC4">
      <w:pPr>
        <w:pStyle w:val="TOC2"/>
        <w:tabs>
          <w:tab w:val="left" w:pos="1100"/>
          <w:tab w:val="right" w:leader="dot" w:pos="9350"/>
        </w:tabs>
        <w:rPr>
          <w:ins w:id="462" w:author="Keith Oulson" w:date="2018-04-25T12:11:00Z"/>
          <w:del w:id="463" w:author="Steffen Maerdian" w:date="2018-05-01T09:55:00Z"/>
          <w:rFonts w:asciiTheme="minorHAnsi" w:eastAsiaTheme="minorEastAsia" w:hAnsiTheme="minorHAnsi" w:cstheme="minorBidi"/>
          <w:b w:val="0"/>
          <w:noProof/>
          <w:sz w:val="22"/>
          <w:szCs w:val="22"/>
        </w:rPr>
      </w:pPr>
      <w:ins w:id="464" w:author="Keith Oulson" w:date="2018-04-25T12:11:00Z">
        <w:del w:id="465"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2.10</w:delText>
          </w:r>
          <w:r w:rsidDel="000A7D42">
            <w:rPr>
              <w:rFonts w:asciiTheme="minorHAnsi" w:eastAsiaTheme="minorEastAsia" w:hAnsiTheme="minorHAnsi" w:cstheme="minorBidi"/>
              <w:b w:val="0"/>
              <w:noProof/>
              <w:sz w:val="22"/>
              <w:szCs w:val="22"/>
            </w:rPr>
            <w:tab/>
          </w:r>
          <w:r w:rsidRPr="000A7D42" w:rsidDel="000A7D42">
            <w:rPr>
              <w:rStyle w:val="Hyperlink"/>
              <w:noProof/>
            </w:rPr>
            <w:delText>Testing Requirements</w:delText>
          </w:r>
          <w:r w:rsidDel="000A7D42">
            <w:rPr>
              <w:noProof/>
              <w:webHidden/>
            </w:rPr>
            <w:tab/>
            <w:delText>12</w:delText>
          </w:r>
        </w:del>
      </w:ins>
    </w:p>
    <w:p w14:paraId="2E50498E" w14:textId="0CE746C7" w:rsidR="00244CC4" w:rsidDel="000A7D42" w:rsidRDefault="00244CC4">
      <w:pPr>
        <w:pStyle w:val="TOC3"/>
        <w:tabs>
          <w:tab w:val="left" w:pos="1320"/>
          <w:tab w:val="right" w:leader="dot" w:pos="9350"/>
        </w:tabs>
        <w:rPr>
          <w:ins w:id="466" w:author="Keith Oulson" w:date="2018-04-25T12:11:00Z"/>
          <w:del w:id="467" w:author="Steffen Maerdian" w:date="2018-05-01T09:55:00Z"/>
          <w:rFonts w:asciiTheme="minorHAnsi" w:eastAsiaTheme="minorEastAsia" w:hAnsiTheme="minorHAnsi" w:cstheme="minorBidi"/>
          <w:iCs w:val="0"/>
          <w:noProof/>
          <w:sz w:val="22"/>
          <w:szCs w:val="22"/>
        </w:rPr>
      </w:pPr>
      <w:ins w:id="468" w:author="Keith Oulson" w:date="2018-04-25T12:11:00Z">
        <w:del w:id="469" w:author="Steffen Maerdian" w:date="2018-05-01T09:55:00Z">
          <w:r w:rsidRPr="000A7D42" w:rsidDel="000A7D42">
            <w:rPr>
              <w:rStyle w:val="Hyperlink"/>
              <w:noProof/>
            </w:rPr>
            <w:delText>2.10.1</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Comparison of Data</w:delText>
          </w:r>
          <w:r w:rsidDel="000A7D42">
            <w:rPr>
              <w:noProof/>
              <w:webHidden/>
            </w:rPr>
            <w:tab/>
            <w:delText>13</w:delText>
          </w:r>
        </w:del>
      </w:ins>
    </w:p>
    <w:p w14:paraId="59228B60" w14:textId="33A1B628" w:rsidR="00244CC4" w:rsidDel="000A7D42" w:rsidRDefault="00244CC4">
      <w:pPr>
        <w:pStyle w:val="TOC3"/>
        <w:tabs>
          <w:tab w:val="left" w:pos="1320"/>
          <w:tab w:val="right" w:leader="dot" w:pos="9350"/>
        </w:tabs>
        <w:rPr>
          <w:ins w:id="470" w:author="Keith Oulson" w:date="2018-04-25T12:11:00Z"/>
          <w:del w:id="471" w:author="Steffen Maerdian" w:date="2018-05-01T09:55:00Z"/>
          <w:rFonts w:asciiTheme="minorHAnsi" w:eastAsiaTheme="minorEastAsia" w:hAnsiTheme="minorHAnsi" w:cstheme="minorBidi"/>
          <w:iCs w:val="0"/>
          <w:noProof/>
          <w:sz w:val="22"/>
          <w:szCs w:val="22"/>
        </w:rPr>
      </w:pPr>
      <w:ins w:id="472" w:author="Keith Oulson" w:date="2018-04-25T12:11:00Z">
        <w:del w:id="473" w:author="Steffen Maerdian" w:date="2018-05-01T09:55:00Z">
          <w:r w:rsidRPr="000A7D42" w:rsidDel="000A7D42">
            <w:rPr>
              <w:rStyle w:val="Hyperlink"/>
              <w:noProof/>
            </w:rPr>
            <w:delText>2.10.2</w:delText>
          </w:r>
          <w:r w:rsidDel="000A7D42">
            <w:rPr>
              <w:rFonts w:asciiTheme="minorHAnsi" w:eastAsiaTheme="minorEastAsia" w:hAnsiTheme="minorHAnsi" w:cstheme="minorBidi"/>
              <w:iCs w:val="0"/>
              <w:noProof/>
              <w:sz w:val="22"/>
              <w:szCs w:val="22"/>
            </w:rPr>
            <w:tab/>
          </w:r>
          <w:r w:rsidRPr="000A7D42" w:rsidDel="000A7D42">
            <w:rPr>
              <w:rStyle w:val="Hyperlink"/>
              <w:noProof/>
            </w:rPr>
            <w:delText>Completeness</w:delText>
          </w:r>
          <w:r w:rsidDel="000A7D42">
            <w:rPr>
              <w:noProof/>
              <w:webHidden/>
            </w:rPr>
            <w:tab/>
            <w:delText>13</w:delText>
          </w:r>
        </w:del>
      </w:ins>
    </w:p>
    <w:p w14:paraId="1D49C3F5" w14:textId="1F511E1D" w:rsidR="00244CC4" w:rsidDel="000A7D42" w:rsidRDefault="00244CC4">
      <w:pPr>
        <w:pStyle w:val="TOC3"/>
        <w:tabs>
          <w:tab w:val="left" w:pos="1320"/>
          <w:tab w:val="right" w:leader="dot" w:pos="9350"/>
        </w:tabs>
        <w:rPr>
          <w:ins w:id="474" w:author="Keith Oulson" w:date="2018-04-25T12:11:00Z"/>
          <w:del w:id="475" w:author="Steffen Maerdian" w:date="2018-05-01T09:55:00Z"/>
          <w:rFonts w:asciiTheme="minorHAnsi" w:eastAsiaTheme="minorEastAsia" w:hAnsiTheme="minorHAnsi" w:cstheme="minorBidi"/>
          <w:iCs w:val="0"/>
          <w:noProof/>
          <w:sz w:val="22"/>
          <w:szCs w:val="22"/>
        </w:rPr>
      </w:pPr>
      <w:ins w:id="476" w:author="Keith Oulson" w:date="2018-04-25T12:11:00Z">
        <w:del w:id="477" w:author="Steffen Maerdian" w:date="2018-05-01T09:55:00Z">
          <w:r w:rsidRPr="000A7D42" w:rsidDel="000A7D42">
            <w:rPr>
              <w:rStyle w:val="Hyperlink"/>
              <w:noProof/>
            </w:rPr>
            <w:delText>2.10.3</w:delText>
          </w:r>
          <w:r w:rsidDel="000A7D42">
            <w:rPr>
              <w:rFonts w:asciiTheme="minorHAnsi" w:eastAsiaTheme="minorEastAsia" w:hAnsiTheme="minorHAnsi" w:cstheme="minorBidi"/>
              <w:iCs w:val="0"/>
              <w:noProof/>
              <w:sz w:val="22"/>
              <w:szCs w:val="22"/>
            </w:rPr>
            <w:tab/>
          </w:r>
          <w:r w:rsidRPr="000A7D42" w:rsidDel="000A7D42">
            <w:rPr>
              <w:rStyle w:val="Hyperlink"/>
              <w:noProof/>
            </w:rPr>
            <w:delText>Load Testing</w:delText>
          </w:r>
          <w:r w:rsidDel="000A7D42">
            <w:rPr>
              <w:noProof/>
              <w:webHidden/>
            </w:rPr>
            <w:tab/>
            <w:delText>13</w:delText>
          </w:r>
        </w:del>
      </w:ins>
    </w:p>
    <w:p w14:paraId="31EF5EED" w14:textId="00F35DD9" w:rsidR="00244CC4" w:rsidDel="000A7D42" w:rsidRDefault="00244CC4">
      <w:pPr>
        <w:pStyle w:val="TOC2"/>
        <w:tabs>
          <w:tab w:val="left" w:pos="1100"/>
          <w:tab w:val="right" w:leader="dot" w:pos="9350"/>
        </w:tabs>
        <w:rPr>
          <w:ins w:id="478" w:author="Keith Oulson" w:date="2018-04-25T12:11:00Z"/>
          <w:del w:id="479" w:author="Steffen Maerdian" w:date="2018-05-01T09:55:00Z"/>
          <w:rFonts w:asciiTheme="minorHAnsi" w:eastAsiaTheme="minorEastAsia" w:hAnsiTheme="minorHAnsi" w:cstheme="minorBidi"/>
          <w:b w:val="0"/>
          <w:noProof/>
          <w:sz w:val="22"/>
          <w:szCs w:val="22"/>
        </w:rPr>
      </w:pPr>
      <w:ins w:id="480" w:author="Keith Oulson" w:date="2018-04-25T12:11:00Z">
        <w:del w:id="481"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2.11</w:delText>
          </w:r>
          <w:r w:rsidDel="000A7D42">
            <w:rPr>
              <w:rFonts w:asciiTheme="minorHAnsi" w:eastAsiaTheme="minorEastAsia" w:hAnsiTheme="minorHAnsi" w:cstheme="minorBidi"/>
              <w:b w:val="0"/>
              <w:noProof/>
              <w:sz w:val="22"/>
              <w:szCs w:val="22"/>
            </w:rPr>
            <w:tab/>
          </w:r>
          <w:r w:rsidRPr="000A7D42" w:rsidDel="000A7D42">
            <w:rPr>
              <w:rStyle w:val="Hyperlink"/>
              <w:noProof/>
            </w:rPr>
            <w:delText>Policies and Constraints</w:delText>
          </w:r>
          <w:r w:rsidDel="000A7D42">
            <w:rPr>
              <w:noProof/>
              <w:webHidden/>
            </w:rPr>
            <w:tab/>
            <w:delText>13</w:delText>
          </w:r>
        </w:del>
      </w:ins>
    </w:p>
    <w:p w14:paraId="47198A88" w14:textId="75C8296A" w:rsidR="00244CC4" w:rsidDel="000A7D42" w:rsidRDefault="00244CC4">
      <w:pPr>
        <w:pStyle w:val="TOC3"/>
        <w:tabs>
          <w:tab w:val="left" w:pos="1320"/>
          <w:tab w:val="right" w:leader="dot" w:pos="9350"/>
        </w:tabs>
        <w:rPr>
          <w:ins w:id="482" w:author="Keith Oulson" w:date="2018-04-25T12:11:00Z"/>
          <w:del w:id="483" w:author="Steffen Maerdian" w:date="2018-05-01T09:55:00Z"/>
          <w:rFonts w:asciiTheme="minorHAnsi" w:eastAsiaTheme="minorEastAsia" w:hAnsiTheme="minorHAnsi" w:cstheme="minorBidi"/>
          <w:iCs w:val="0"/>
          <w:noProof/>
          <w:sz w:val="22"/>
          <w:szCs w:val="22"/>
        </w:rPr>
      </w:pPr>
      <w:ins w:id="484" w:author="Keith Oulson" w:date="2018-04-25T12:11:00Z">
        <w:del w:id="485" w:author="Steffen Maerdian" w:date="2018-05-01T09:55:00Z">
          <w:r w:rsidRPr="000A7D42" w:rsidDel="000A7D42">
            <w:rPr>
              <w:rStyle w:val="Hyperlink"/>
              <w:noProof/>
            </w:rPr>
            <w:delText>2.11.1</w:delText>
          </w:r>
          <w:r w:rsidDel="000A7D42">
            <w:rPr>
              <w:rFonts w:asciiTheme="minorHAnsi" w:eastAsiaTheme="minorEastAsia" w:hAnsiTheme="minorHAnsi" w:cstheme="minorBidi"/>
              <w:iCs w:val="0"/>
              <w:noProof/>
              <w:sz w:val="22"/>
              <w:szCs w:val="22"/>
            </w:rPr>
            <w:tab/>
          </w:r>
          <w:r w:rsidRPr="000A7D42" w:rsidDel="000A7D42">
            <w:rPr>
              <w:rStyle w:val="Hyperlink"/>
              <w:noProof/>
            </w:rPr>
            <w:delText>HIPAA Compliance</w:delText>
          </w:r>
          <w:r w:rsidDel="000A7D42">
            <w:rPr>
              <w:noProof/>
              <w:webHidden/>
            </w:rPr>
            <w:tab/>
            <w:delText>14</w:delText>
          </w:r>
        </w:del>
      </w:ins>
    </w:p>
    <w:p w14:paraId="39E4547B" w14:textId="10AE9A28" w:rsidR="00244CC4" w:rsidDel="000A7D42" w:rsidRDefault="00244CC4">
      <w:pPr>
        <w:pStyle w:val="TOC1"/>
        <w:tabs>
          <w:tab w:val="left" w:pos="440"/>
          <w:tab w:val="right" w:leader="dot" w:pos="9350"/>
        </w:tabs>
        <w:rPr>
          <w:ins w:id="486" w:author="Keith Oulson" w:date="2018-04-25T12:11:00Z"/>
          <w:del w:id="487" w:author="Steffen Maerdian" w:date="2018-05-01T09:55:00Z"/>
          <w:rFonts w:asciiTheme="minorHAnsi" w:eastAsiaTheme="minorEastAsia" w:hAnsiTheme="minorHAnsi" w:cstheme="minorBidi"/>
          <w:b w:val="0"/>
          <w:bCs w:val="0"/>
          <w:noProof/>
          <w:sz w:val="22"/>
          <w:szCs w:val="22"/>
        </w:rPr>
      </w:pPr>
      <w:ins w:id="488" w:author="Keith Oulson" w:date="2018-04-25T12:11:00Z">
        <w:del w:id="489" w:author="Steffen Maerdian" w:date="2018-05-01T09:55:00Z">
          <w:r w:rsidRPr="000A7D42" w:rsidDel="000A7D42">
            <w:rPr>
              <w:rStyle w:val="Hyperlink"/>
              <w:noProof/>
            </w:rPr>
            <w:delText>3</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A</w:delText>
          </w:r>
          <w:r w:rsidDel="000A7D42">
            <w:rPr>
              <w:noProof/>
              <w:webHidden/>
            </w:rPr>
            <w:tab/>
            <w:delText>15</w:delText>
          </w:r>
        </w:del>
      </w:ins>
    </w:p>
    <w:p w14:paraId="0789BAB2" w14:textId="54333F73" w:rsidR="00244CC4" w:rsidDel="000A7D42" w:rsidRDefault="00244CC4">
      <w:pPr>
        <w:pStyle w:val="TOC2"/>
        <w:tabs>
          <w:tab w:val="left" w:pos="880"/>
          <w:tab w:val="right" w:leader="dot" w:pos="9350"/>
        </w:tabs>
        <w:rPr>
          <w:ins w:id="490" w:author="Keith Oulson" w:date="2018-04-25T12:11:00Z"/>
          <w:del w:id="491" w:author="Steffen Maerdian" w:date="2018-05-01T09:55:00Z"/>
          <w:rFonts w:asciiTheme="minorHAnsi" w:eastAsiaTheme="minorEastAsia" w:hAnsiTheme="minorHAnsi" w:cstheme="minorBidi"/>
          <w:b w:val="0"/>
          <w:noProof/>
          <w:sz w:val="22"/>
          <w:szCs w:val="22"/>
        </w:rPr>
      </w:pPr>
      <w:ins w:id="492" w:author="Keith Oulson" w:date="2018-04-25T12:11:00Z">
        <w:del w:id="493"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3.1</w:delText>
          </w:r>
          <w:r w:rsidDel="000A7D42">
            <w:rPr>
              <w:rFonts w:asciiTheme="minorHAnsi" w:eastAsiaTheme="minorEastAsia" w:hAnsiTheme="minorHAnsi" w:cstheme="minorBidi"/>
              <w:b w:val="0"/>
              <w:noProof/>
              <w:sz w:val="22"/>
              <w:szCs w:val="22"/>
            </w:rPr>
            <w:tab/>
          </w:r>
          <w:r w:rsidRPr="000A7D42" w:rsidDel="000A7D42">
            <w:rPr>
              <w:rStyle w:val="Hyperlink"/>
              <w:noProof/>
            </w:rPr>
            <w:delText>Data Elements</w:delText>
          </w:r>
          <w:r w:rsidDel="000A7D42">
            <w:rPr>
              <w:noProof/>
              <w:webHidden/>
            </w:rPr>
            <w:tab/>
            <w:delText>15</w:delText>
          </w:r>
        </w:del>
      </w:ins>
    </w:p>
    <w:p w14:paraId="49CBE121" w14:textId="232726D0" w:rsidR="00244CC4" w:rsidDel="000A7D42" w:rsidRDefault="00244CC4">
      <w:pPr>
        <w:pStyle w:val="TOC2"/>
        <w:tabs>
          <w:tab w:val="left" w:pos="880"/>
          <w:tab w:val="right" w:leader="dot" w:pos="9350"/>
        </w:tabs>
        <w:rPr>
          <w:ins w:id="494" w:author="Keith Oulson" w:date="2018-04-25T12:11:00Z"/>
          <w:del w:id="495" w:author="Steffen Maerdian" w:date="2018-05-01T09:55:00Z"/>
          <w:rFonts w:asciiTheme="minorHAnsi" w:eastAsiaTheme="minorEastAsia" w:hAnsiTheme="minorHAnsi" w:cstheme="minorBidi"/>
          <w:b w:val="0"/>
          <w:noProof/>
          <w:sz w:val="22"/>
          <w:szCs w:val="22"/>
        </w:rPr>
      </w:pPr>
      <w:ins w:id="496" w:author="Keith Oulson" w:date="2018-04-25T12:11:00Z">
        <w:del w:id="497"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3.2</w:delText>
          </w:r>
          <w:r w:rsidDel="000A7D42">
            <w:rPr>
              <w:rFonts w:asciiTheme="minorHAnsi" w:eastAsiaTheme="minorEastAsia" w:hAnsiTheme="minorHAnsi" w:cstheme="minorBidi"/>
              <w:b w:val="0"/>
              <w:noProof/>
              <w:sz w:val="22"/>
              <w:szCs w:val="22"/>
            </w:rPr>
            <w:tab/>
          </w:r>
          <w:r w:rsidRPr="000A7D42" w:rsidDel="000A7D42">
            <w:rPr>
              <w:rStyle w:val="Hyperlink"/>
              <w:noProof/>
            </w:rPr>
            <w:delText>Bundle (837)</w:delText>
          </w:r>
          <w:r w:rsidDel="000A7D42">
            <w:rPr>
              <w:noProof/>
              <w:webHidden/>
            </w:rPr>
            <w:tab/>
            <w:delText>15</w:delText>
          </w:r>
        </w:del>
      </w:ins>
    </w:p>
    <w:p w14:paraId="2D889E1C" w14:textId="00F3A04B" w:rsidR="00244CC4" w:rsidDel="000A7D42" w:rsidRDefault="00244CC4">
      <w:pPr>
        <w:pStyle w:val="TOC3"/>
        <w:tabs>
          <w:tab w:val="left" w:pos="1320"/>
          <w:tab w:val="right" w:leader="dot" w:pos="9350"/>
        </w:tabs>
        <w:rPr>
          <w:ins w:id="498" w:author="Keith Oulson" w:date="2018-04-25T12:11:00Z"/>
          <w:del w:id="499" w:author="Steffen Maerdian" w:date="2018-05-01T09:55:00Z"/>
          <w:rFonts w:asciiTheme="minorHAnsi" w:eastAsiaTheme="minorEastAsia" w:hAnsiTheme="minorHAnsi" w:cstheme="minorBidi"/>
          <w:iCs w:val="0"/>
          <w:noProof/>
          <w:sz w:val="22"/>
          <w:szCs w:val="22"/>
        </w:rPr>
      </w:pPr>
      <w:ins w:id="500" w:author="Keith Oulson" w:date="2018-04-25T12:11:00Z">
        <w:del w:id="501" w:author="Steffen Maerdian" w:date="2018-05-01T09:55:00Z">
          <w:r w:rsidRPr="000A7D42" w:rsidDel="000A7D42">
            <w:rPr>
              <w:rStyle w:val="Hyperlink"/>
              <w:noProof/>
            </w:rPr>
            <w:delText>3.2.1</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 Health Care Claims Bundles</w:delText>
          </w:r>
          <w:r w:rsidDel="000A7D42">
            <w:rPr>
              <w:noProof/>
              <w:webHidden/>
            </w:rPr>
            <w:tab/>
            <w:delText>15</w:delText>
          </w:r>
        </w:del>
      </w:ins>
    </w:p>
    <w:p w14:paraId="6D2659F5" w14:textId="7600BCF1" w:rsidR="00244CC4" w:rsidDel="000A7D42" w:rsidRDefault="00244CC4">
      <w:pPr>
        <w:pStyle w:val="TOC2"/>
        <w:tabs>
          <w:tab w:val="left" w:pos="880"/>
          <w:tab w:val="right" w:leader="dot" w:pos="9350"/>
        </w:tabs>
        <w:rPr>
          <w:ins w:id="502" w:author="Keith Oulson" w:date="2018-04-25T12:11:00Z"/>
          <w:del w:id="503" w:author="Steffen Maerdian" w:date="2018-05-01T09:55:00Z"/>
          <w:rFonts w:asciiTheme="minorHAnsi" w:eastAsiaTheme="minorEastAsia" w:hAnsiTheme="minorHAnsi" w:cstheme="minorBidi"/>
          <w:b w:val="0"/>
          <w:noProof/>
          <w:sz w:val="22"/>
          <w:szCs w:val="22"/>
        </w:rPr>
      </w:pPr>
      <w:ins w:id="504" w:author="Keith Oulson" w:date="2018-04-25T12:11:00Z">
        <w:del w:id="505" w:author="Steffen Maerdian" w:date="2018-05-01T09:55:00Z">
          <w:r w:rsidRPr="000A7D42" w:rsidDel="000A7D42">
            <w:rPr>
              <w:rStyle w:val="Hyperlink"/>
              <w:noProof/>
              <w:lang w:bidi="x-none"/>
              <w14:scene3d>
                <w14:camera w14:prst="orthographicFront"/>
                <w14:lightRig w14:rig="threePt" w14:dir="t">
                  <w14:rot w14:lat="0" w14:lon="0" w14:rev="0"/>
                </w14:lightRig>
              </w14:scene3d>
            </w:rPr>
            <w:delText>3.3</w:delText>
          </w:r>
          <w:r w:rsidDel="000A7D42">
            <w:rPr>
              <w:rFonts w:asciiTheme="minorHAnsi" w:eastAsiaTheme="minorEastAsia" w:hAnsiTheme="minorHAnsi" w:cstheme="minorBidi"/>
              <w:b w:val="0"/>
              <w:noProof/>
              <w:sz w:val="22"/>
              <w:szCs w:val="22"/>
            </w:rPr>
            <w:tab/>
          </w:r>
          <w:r w:rsidRPr="000A7D42" w:rsidDel="000A7D42">
            <w:rPr>
              <w:rStyle w:val="Hyperlink"/>
              <w:noProof/>
            </w:rPr>
            <w:delText>Resource Sections</w:delText>
          </w:r>
          <w:r w:rsidDel="000A7D42">
            <w:rPr>
              <w:noProof/>
              <w:webHidden/>
            </w:rPr>
            <w:tab/>
            <w:delText>16</w:delText>
          </w:r>
        </w:del>
      </w:ins>
    </w:p>
    <w:p w14:paraId="7355F846" w14:textId="2482CC7B" w:rsidR="00244CC4" w:rsidDel="000A7D42" w:rsidRDefault="00244CC4">
      <w:pPr>
        <w:pStyle w:val="TOC3"/>
        <w:tabs>
          <w:tab w:val="left" w:pos="1320"/>
          <w:tab w:val="right" w:leader="dot" w:pos="9350"/>
        </w:tabs>
        <w:rPr>
          <w:ins w:id="506" w:author="Keith Oulson" w:date="2018-04-25T12:11:00Z"/>
          <w:del w:id="507" w:author="Steffen Maerdian" w:date="2018-05-01T09:55:00Z"/>
          <w:rFonts w:asciiTheme="minorHAnsi" w:eastAsiaTheme="minorEastAsia" w:hAnsiTheme="minorHAnsi" w:cstheme="minorBidi"/>
          <w:iCs w:val="0"/>
          <w:noProof/>
          <w:sz w:val="22"/>
          <w:szCs w:val="22"/>
        </w:rPr>
      </w:pPr>
      <w:ins w:id="508" w:author="Keith Oulson" w:date="2018-04-25T12:11:00Z">
        <w:del w:id="509" w:author="Steffen Maerdian" w:date="2018-05-01T09:55:00Z">
          <w:r w:rsidRPr="000A7D42" w:rsidDel="000A7D42">
            <w:rPr>
              <w:rStyle w:val="Hyperlink"/>
              <w:noProof/>
            </w:rPr>
            <w:delText>3.3.1</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837I Transaction Resources</w:delText>
          </w:r>
          <w:r w:rsidDel="000A7D42">
            <w:rPr>
              <w:noProof/>
              <w:webHidden/>
            </w:rPr>
            <w:tab/>
            <w:delText>16</w:delText>
          </w:r>
        </w:del>
      </w:ins>
    </w:p>
    <w:p w14:paraId="44228167" w14:textId="27DAE2FF" w:rsidR="00244CC4" w:rsidDel="000A7D42" w:rsidRDefault="00244CC4">
      <w:pPr>
        <w:pStyle w:val="TOC3"/>
        <w:tabs>
          <w:tab w:val="left" w:pos="1320"/>
          <w:tab w:val="right" w:leader="dot" w:pos="9350"/>
        </w:tabs>
        <w:rPr>
          <w:ins w:id="510" w:author="Keith Oulson" w:date="2018-04-25T12:11:00Z"/>
          <w:del w:id="511" w:author="Steffen Maerdian" w:date="2018-05-01T09:55:00Z"/>
          <w:rFonts w:asciiTheme="minorHAnsi" w:eastAsiaTheme="minorEastAsia" w:hAnsiTheme="minorHAnsi" w:cstheme="minorBidi"/>
          <w:iCs w:val="0"/>
          <w:noProof/>
          <w:sz w:val="22"/>
          <w:szCs w:val="22"/>
        </w:rPr>
      </w:pPr>
      <w:ins w:id="512" w:author="Keith Oulson" w:date="2018-04-25T12:11:00Z">
        <w:del w:id="513" w:author="Steffen Maerdian" w:date="2018-05-01T09:55:00Z">
          <w:r w:rsidRPr="000A7D42" w:rsidDel="000A7D42">
            <w:rPr>
              <w:rStyle w:val="Hyperlink"/>
              <w:noProof/>
            </w:rPr>
            <w:delText>3.3.2</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837P Transaction Resources</w:delText>
          </w:r>
          <w:r w:rsidDel="000A7D42">
            <w:rPr>
              <w:noProof/>
              <w:webHidden/>
            </w:rPr>
            <w:tab/>
            <w:delText>17</w:delText>
          </w:r>
        </w:del>
      </w:ins>
    </w:p>
    <w:p w14:paraId="7ACB1C83" w14:textId="4FEF7C1B" w:rsidR="00244CC4" w:rsidDel="000A7D42" w:rsidRDefault="00244CC4">
      <w:pPr>
        <w:pStyle w:val="TOC3"/>
        <w:tabs>
          <w:tab w:val="left" w:pos="1320"/>
          <w:tab w:val="right" w:leader="dot" w:pos="9350"/>
        </w:tabs>
        <w:rPr>
          <w:ins w:id="514" w:author="Keith Oulson" w:date="2018-04-25T12:11:00Z"/>
          <w:del w:id="515" w:author="Steffen Maerdian" w:date="2018-05-01T09:55:00Z"/>
          <w:rFonts w:asciiTheme="minorHAnsi" w:eastAsiaTheme="minorEastAsia" w:hAnsiTheme="minorHAnsi" w:cstheme="minorBidi"/>
          <w:iCs w:val="0"/>
          <w:noProof/>
          <w:sz w:val="22"/>
          <w:szCs w:val="22"/>
        </w:rPr>
      </w:pPr>
      <w:ins w:id="516" w:author="Keith Oulson" w:date="2018-04-25T12:11:00Z">
        <w:del w:id="517" w:author="Steffen Maerdian" w:date="2018-05-01T09:55:00Z">
          <w:r w:rsidRPr="000A7D42" w:rsidDel="000A7D42">
            <w:rPr>
              <w:rStyle w:val="Hyperlink"/>
              <w:noProof/>
            </w:rPr>
            <w:delText>3.3.3</w:delText>
          </w:r>
          <w:r w:rsidDel="000A7D42">
            <w:rPr>
              <w:rFonts w:asciiTheme="minorHAnsi" w:eastAsiaTheme="minorEastAsia" w:hAnsiTheme="minorHAnsi" w:cstheme="minorBidi"/>
              <w:iCs w:val="0"/>
              <w:noProof/>
              <w:sz w:val="22"/>
              <w:szCs w:val="22"/>
            </w:rPr>
            <w:tab/>
          </w:r>
          <w:r w:rsidRPr="000A7D42" w:rsidDel="000A7D42">
            <w:rPr>
              <w:rStyle w:val="Hyperlink"/>
              <w:noProof/>
            </w:rPr>
            <w:delText>837D Transaction Resources</w:delText>
          </w:r>
          <w:r w:rsidDel="000A7D42">
            <w:rPr>
              <w:noProof/>
              <w:webHidden/>
            </w:rPr>
            <w:tab/>
            <w:delText>18</w:delText>
          </w:r>
        </w:del>
      </w:ins>
    </w:p>
    <w:p w14:paraId="5D11D476" w14:textId="65D53F0D" w:rsidR="00244CC4" w:rsidDel="000A7D42" w:rsidRDefault="00244CC4">
      <w:pPr>
        <w:pStyle w:val="TOC3"/>
        <w:tabs>
          <w:tab w:val="left" w:pos="1320"/>
          <w:tab w:val="right" w:leader="dot" w:pos="9350"/>
        </w:tabs>
        <w:rPr>
          <w:ins w:id="518" w:author="Keith Oulson" w:date="2018-04-25T12:11:00Z"/>
          <w:del w:id="519" w:author="Steffen Maerdian" w:date="2018-05-01T09:55:00Z"/>
          <w:rFonts w:asciiTheme="minorHAnsi" w:eastAsiaTheme="minorEastAsia" w:hAnsiTheme="minorHAnsi" w:cstheme="minorBidi"/>
          <w:iCs w:val="0"/>
          <w:noProof/>
          <w:sz w:val="22"/>
          <w:szCs w:val="22"/>
        </w:rPr>
      </w:pPr>
      <w:ins w:id="520" w:author="Keith Oulson" w:date="2018-04-25T12:11:00Z">
        <w:del w:id="521" w:author="Steffen Maerdian" w:date="2018-05-01T09:55:00Z">
          <w:r w:rsidRPr="000A7D42" w:rsidDel="000A7D42">
            <w:rPr>
              <w:rStyle w:val="Hyperlink"/>
              <w:noProof/>
            </w:rPr>
            <w:delText>3.3.4</w:delText>
          </w:r>
          <w:r w:rsidDel="000A7D42">
            <w:rPr>
              <w:rFonts w:asciiTheme="minorHAnsi" w:eastAsiaTheme="minorEastAsia" w:hAnsiTheme="minorHAnsi" w:cstheme="minorBidi"/>
              <w:iCs w:val="0"/>
              <w:noProof/>
              <w:sz w:val="22"/>
              <w:szCs w:val="22"/>
            </w:rPr>
            <w:tab/>
          </w:r>
          <w:r w:rsidRPr="000A7D42" w:rsidDel="000A7D42">
            <w:rPr>
              <w:rStyle w:val="Hyperlink"/>
              <w:noProof/>
            </w:rPr>
            <w:delText>Mapping Sheet</w:delText>
          </w:r>
          <w:r w:rsidDel="000A7D42">
            <w:rPr>
              <w:noProof/>
              <w:webHidden/>
            </w:rPr>
            <w:tab/>
            <w:delText>19</w:delText>
          </w:r>
        </w:del>
      </w:ins>
    </w:p>
    <w:p w14:paraId="10108AE9" w14:textId="2324CCB5" w:rsidR="00244CC4" w:rsidDel="000A7D42" w:rsidRDefault="00244CC4">
      <w:pPr>
        <w:pStyle w:val="TOC1"/>
        <w:tabs>
          <w:tab w:val="left" w:pos="440"/>
          <w:tab w:val="right" w:leader="dot" w:pos="9350"/>
        </w:tabs>
        <w:rPr>
          <w:ins w:id="522" w:author="Keith Oulson" w:date="2018-04-25T12:11:00Z"/>
          <w:del w:id="523" w:author="Steffen Maerdian" w:date="2018-05-01T09:55:00Z"/>
          <w:rFonts w:asciiTheme="minorHAnsi" w:eastAsiaTheme="minorEastAsia" w:hAnsiTheme="minorHAnsi" w:cstheme="minorBidi"/>
          <w:b w:val="0"/>
          <w:bCs w:val="0"/>
          <w:noProof/>
          <w:sz w:val="22"/>
          <w:szCs w:val="22"/>
        </w:rPr>
      </w:pPr>
      <w:ins w:id="524" w:author="Keith Oulson" w:date="2018-04-25T12:11:00Z">
        <w:del w:id="525" w:author="Steffen Maerdian" w:date="2018-05-01T09:55:00Z">
          <w:r w:rsidRPr="000A7D42" w:rsidDel="000A7D42">
            <w:rPr>
              <w:rStyle w:val="Hyperlink"/>
              <w:noProof/>
            </w:rPr>
            <w:delText>4</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B - TASCore Mapping Rules</w:delText>
          </w:r>
          <w:r w:rsidDel="000A7D42">
            <w:rPr>
              <w:noProof/>
              <w:webHidden/>
            </w:rPr>
            <w:tab/>
            <w:delText>19</w:delText>
          </w:r>
        </w:del>
      </w:ins>
    </w:p>
    <w:p w14:paraId="65ADD087" w14:textId="19952D90" w:rsidR="00244CC4" w:rsidDel="000A7D42" w:rsidRDefault="00244CC4">
      <w:pPr>
        <w:pStyle w:val="TOC1"/>
        <w:tabs>
          <w:tab w:val="left" w:pos="440"/>
          <w:tab w:val="right" w:leader="dot" w:pos="9350"/>
        </w:tabs>
        <w:rPr>
          <w:ins w:id="526" w:author="Keith Oulson" w:date="2018-04-25T12:11:00Z"/>
          <w:del w:id="527" w:author="Steffen Maerdian" w:date="2018-05-01T09:55:00Z"/>
          <w:rFonts w:asciiTheme="minorHAnsi" w:eastAsiaTheme="minorEastAsia" w:hAnsiTheme="minorHAnsi" w:cstheme="minorBidi"/>
          <w:b w:val="0"/>
          <w:bCs w:val="0"/>
          <w:noProof/>
          <w:sz w:val="22"/>
          <w:szCs w:val="22"/>
        </w:rPr>
      </w:pPr>
      <w:ins w:id="528" w:author="Keith Oulson" w:date="2018-04-25T12:11:00Z">
        <w:del w:id="529" w:author="Steffen Maerdian" w:date="2018-05-01T09:55:00Z">
          <w:r w:rsidRPr="000A7D42" w:rsidDel="000A7D42">
            <w:rPr>
              <w:rStyle w:val="Hyperlink"/>
              <w:noProof/>
            </w:rPr>
            <w:delText>5</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C – TASCore Default Values</w:delText>
          </w:r>
          <w:r w:rsidDel="000A7D42">
            <w:rPr>
              <w:noProof/>
              <w:webHidden/>
            </w:rPr>
            <w:tab/>
            <w:delText>19</w:delText>
          </w:r>
        </w:del>
      </w:ins>
    </w:p>
    <w:p w14:paraId="5825BA9C" w14:textId="15F55244" w:rsidR="00244CC4" w:rsidDel="000A7D42" w:rsidRDefault="00244CC4">
      <w:pPr>
        <w:pStyle w:val="TOC1"/>
        <w:tabs>
          <w:tab w:val="left" w:pos="440"/>
          <w:tab w:val="right" w:leader="dot" w:pos="9350"/>
        </w:tabs>
        <w:rPr>
          <w:ins w:id="530" w:author="Keith Oulson" w:date="2018-04-25T12:11:00Z"/>
          <w:del w:id="531" w:author="Steffen Maerdian" w:date="2018-05-01T09:55:00Z"/>
          <w:rFonts w:asciiTheme="minorHAnsi" w:eastAsiaTheme="minorEastAsia" w:hAnsiTheme="minorHAnsi" w:cstheme="minorBidi"/>
          <w:b w:val="0"/>
          <w:bCs w:val="0"/>
          <w:noProof/>
          <w:sz w:val="22"/>
          <w:szCs w:val="22"/>
        </w:rPr>
      </w:pPr>
      <w:ins w:id="532" w:author="Keith Oulson" w:date="2018-04-25T12:11:00Z">
        <w:del w:id="533" w:author="Steffen Maerdian" w:date="2018-05-01T09:55:00Z">
          <w:r w:rsidRPr="000A7D42" w:rsidDel="000A7D42">
            <w:rPr>
              <w:rStyle w:val="Hyperlink"/>
              <w:noProof/>
            </w:rPr>
            <w:delText>6</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D – FSC Mapping Rules</w:delText>
          </w:r>
          <w:r w:rsidDel="000A7D42">
            <w:rPr>
              <w:noProof/>
              <w:webHidden/>
            </w:rPr>
            <w:tab/>
            <w:delText>19</w:delText>
          </w:r>
        </w:del>
      </w:ins>
    </w:p>
    <w:p w14:paraId="3A74DE45" w14:textId="031B0D01" w:rsidR="00244CC4" w:rsidDel="000A7D42" w:rsidRDefault="00244CC4">
      <w:pPr>
        <w:pStyle w:val="TOC1"/>
        <w:tabs>
          <w:tab w:val="left" w:pos="440"/>
          <w:tab w:val="right" w:leader="dot" w:pos="9350"/>
        </w:tabs>
        <w:rPr>
          <w:ins w:id="534" w:author="Keith Oulson" w:date="2018-04-25T12:11:00Z"/>
          <w:del w:id="535" w:author="Steffen Maerdian" w:date="2018-05-01T09:55:00Z"/>
          <w:rFonts w:asciiTheme="minorHAnsi" w:eastAsiaTheme="minorEastAsia" w:hAnsiTheme="minorHAnsi" w:cstheme="minorBidi"/>
          <w:b w:val="0"/>
          <w:bCs w:val="0"/>
          <w:noProof/>
          <w:sz w:val="22"/>
          <w:szCs w:val="22"/>
        </w:rPr>
      </w:pPr>
      <w:ins w:id="536" w:author="Keith Oulson" w:date="2018-04-25T12:11:00Z">
        <w:del w:id="537" w:author="Steffen Maerdian" w:date="2018-05-01T09:55:00Z">
          <w:r w:rsidRPr="000A7D42" w:rsidDel="000A7D42">
            <w:rPr>
              <w:rStyle w:val="Hyperlink"/>
              <w:noProof/>
            </w:rPr>
            <w:delText>7</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Appendix E – FSC Default Values</w:delText>
          </w:r>
          <w:r w:rsidDel="000A7D42">
            <w:rPr>
              <w:noProof/>
              <w:webHidden/>
            </w:rPr>
            <w:tab/>
            <w:delText>19</w:delText>
          </w:r>
        </w:del>
      </w:ins>
    </w:p>
    <w:p w14:paraId="307FD09D" w14:textId="3371BBE4" w:rsidR="00244CC4" w:rsidDel="000A7D42" w:rsidRDefault="00244CC4">
      <w:pPr>
        <w:pStyle w:val="TOC1"/>
        <w:tabs>
          <w:tab w:val="left" w:pos="440"/>
          <w:tab w:val="right" w:leader="dot" w:pos="9350"/>
        </w:tabs>
        <w:rPr>
          <w:ins w:id="538" w:author="Keith Oulson" w:date="2018-04-25T12:11:00Z"/>
          <w:del w:id="539" w:author="Steffen Maerdian" w:date="2018-05-01T09:55:00Z"/>
          <w:rFonts w:asciiTheme="minorHAnsi" w:eastAsiaTheme="minorEastAsia" w:hAnsiTheme="minorHAnsi" w:cstheme="minorBidi"/>
          <w:b w:val="0"/>
          <w:bCs w:val="0"/>
          <w:noProof/>
          <w:sz w:val="22"/>
          <w:szCs w:val="22"/>
        </w:rPr>
      </w:pPr>
      <w:ins w:id="540" w:author="Keith Oulson" w:date="2018-04-25T12:11:00Z">
        <w:del w:id="541" w:author="Steffen Maerdian" w:date="2018-05-01T09:55:00Z">
          <w:r w:rsidRPr="000A7D42" w:rsidDel="000A7D42">
            <w:rPr>
              <w:rStyle w:val="Hyperlink"/>
              <w:noProof/>
            </w:rPr>
            <w:delText>8</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Glossary</w:delText>
          </w:r>
          <w:r w:rsidDel="000A7D42">
            <w:rPr>
              <w:noProof/>
              <w:webHidden/>
            </w:rPr>
            <w:tab/>
            <w:delText>19</w:delText>
          </w:r>
        </w:del>
      </w:ins>
    </w:p>
    <w:p w14:paraId="3272DED1" w14:textId="39F2AD54" w:rsidR="00244CC4" w:rsidDel="000A7D42" w:rsidRDefault="00244CC4">
      <w:pPr>
        <w:pStyle w:val="TOC1"/>
        <w:tabs>
          <w:tab w:val="left" w:pos="440"/>
          <w:tab w:val="right" w:leader="dot" w:pos="9350"/>
        </w:tabs>
        <w:rPr>
          <w:ins w:id="542" w:author="Keith Oulson" w:date="2018-04-25T12:11:00Z"/>
          <w:del w:id="543" w:author="Steffen Maerdian" w:date="2018-05-01T09:55:00Z"/>
          <w:rFonts w:asciiTheme="minorHAnsi" w:eastAsiaTheme="minorEastAsia" w:hAnsiTheme="minorHAnsi" w:cstheme="minorBidi"/>
          <w:b w:val="0"/>
          <w:bCs w:val="0"/>
          <w:noProof/>
          <w:sz w:val="22"/>
          <w:szCs w:val="22"/>
        </w:rPr>
      </w:pPr>
      <w:ins w:id="544" w:author="Keith Oulson" w:date="2018-04-25T12:11:00Z">
        <w:del w:id="545" w:author="Steffen Maerdian" w:date="2018-05-01T09:55:00Z">
          <w:r w:rsidRPr="000A7D42" w:rsidDel="000A7D42">
            <w:rPr>
              <w:rStyle w:val="Hyperlink"/>
              <w:noProof/>
            </w:rPr>
            <w:delText>9</w:delText>
          </w:r>
          <w:r w:rsidDel="000A7D42">
            <w:rPr>
              <w:rFonts w:asciiTheme="minorHAnsi" w:eastAsiaTheme="minorEastAsia" w:hAnsiTheme="minorHAnsi" w:cstheme="minorBidi"/>
              <w:b w:val="0"/>
              <w:bCs w:val="0"/>
              <w:noProof/>
              <w:sz w:val="22"/>
              <w:szCs w:val="22"/>
            </w:rPr>
            <w:tab/>
          </w:r>
          <w:r w:rsidRPr="000A7D42" w:rsidDel="000A7D42">
            <w:rPr>
              <w:rStyle w:val="Hyperlink"/>
              <w:noProof/>
            </w:rPr>
            <w:delText>Attachment A – Approval Signatures</w:delText>
          </w:r>
          <w:r w:rsidDel="000A7D42">
            <w:rPr>
              <w:noProof/>
              <w:webHidden/>
            </w:rPr>
            <w:tab/>
            <w:delText>20</w:delText>
          </w:r>
        </w:del>
      </w:ins>
    </w:p>
    <w:p w14:paraId="2248CFB2" w14:textId="34DBD189" w:rsidR="002502D1" w:rsidDel="000A7D42" w:rsidRDefault="002502D1">
      <w:pPr>
        <w:pStyle w:val="TOC1"/>
        <w:tabs>
          <w:tab w:val="left" w:pos="440"/>
          <w:tab w:val="right" w:leader="dot" w:pos="9350"/>
        </w:tabs>
        <w:rPr>
          <w:del w:id="546" w:author="Steffen Maerdian" w:date="2018-05-01T09:55:00Z"/>
          <w:rFonts w:asciiTheme="minorHAnsi" w:eastAsiaTheme="minorEastAsia" w:hAnsiTheme="minorHAnsi" w:cstheme="minorBidi"/>
          <w:b w:val="0"/>
          <w:bCs w:val="0"/>
          <w:noProof/>
          <w:sz w:val="22"/>
          <w:szCs w:val="22"/>
        </w:rPr>
      </w:pPr>
      <w:del w:id="547" w:author="Steffen Maerdian" w:date="2018-05-01T09:55:00Z">
        <w:r w:rsidRPr="00AC3FB9" w:rsidDel="000A7D42">
          <w:rPr>
            <w:rPrChange w:id="548" w:author="Steffen Maerdian" w:date="2018-04-18T18:16:00Z">
              <w:rPr>
                <w:rStyle w:val="Hyperlink"/>
                <w:noProof/>
              </w:rPr>
            </w:rPrChange>
          </w:rPr>
          <w:delText>1</w:delText>
        </w:r>
        <w:r w:rsidDel="000A7D42">
          <w:rPr>
            <w:rFonts w:asciiTheme="minorHAnsi" w:eastAsiaTheme="minorEastAsia" w:hAnsiTheme="minorHAnsi" w:cstheme="minorBidi"/>
            <w:b w:val="0"/>
            <w:bCs w:val="0"/>
            <w:noProof/>
            <w:sz w:val="22"/>
            <w:szCs w:val="22"/>
          </w:rPr>
          <w:tab/>
        </w:r>
        <w:r w:rsidRPr="00AC3FB9" w:rsidDel="000A7D42">
          <w:rPr>
            <w:rPrChange w:id="549" w:author="Steffen Maerdian" w:date="2018-04-18T18:16:00Z">
              <w:rPr>
                <w:rStyle w:val="Hyperlink"/>
                <w:noProof/>
              </w:rPr>
            </w:rPrChange>
          </w:rPr>
          <w:delText>Introduction</w:delText>
        </w:r>
        <w:r w:rsidDel="000A7D42">
          <w:rPr>
            <w:noProof/>
            <w:webHidden/>
          </w:rPr>
          <w:tab/>
          <w:delText>1</w:delText>
        </w:r>
      </w:del>
    </w:p>
    <w:p w14:paraId="5E54B561" w14:textId="7EF9788E" w:rsidR="002502D1" w:rsidDel="000A7D42" w:rsidRDefault="002502D1">
      <w:pPr>
        <w:pStyle w:val="TOC2"/>
        <w:tabs>
          <w:tab w:val="left" w:pos="880"/>
          <w:tab w:val="right" w:leader="dot" w:pos="9350"/>
        </w:tabs>
        <w:rPr>
          <w:del w:id="550" w:author="Steffen Maerdian" w:date="2018-05-01T09:55:00Z"/>
          <w:rFonts w:asciiTheme="minorHAnsi" w:eastAsiaTheme="minorEastAsia" w:hAnsiTheme="minorHAnsi" w:cstheme="minorBidi"/>
          <w:b w:val="0"/>
          <w:noProof/>
          <w:sz w:val="22"/>
          <w:szCs w:val="22"/>
        </w:rPr>
      </w:pPr>
      <w:del w:id="551" w:author="Steffen Maerdian" w:date="2018-05-01T09:55:00Z">
        <w:r w:rsidRPr="00AC3FB9" w:rsidDel="000A7D42">
          <w:rPr>
            <w:rPrChange w:id="552" w:author="Steffen Maerdian" w:date="2018-04-18T18:16:00Z">
              <w:rPr>
                <w:rStyle w:val="Hyperlink"/>
                <w:noProof/>
              </w:rPr>
            </w:rPrChange>
          </w:rPr>
          <w:delText>1.1</w:delText>
        </w:r>
        <w:r w:rsidDel="000A7D42">
          <w:rPr>
            <w:rFonts w:asciiTheme="minorHAnsi" w:eastAsiaTheme="minorEastAsia" w:hAnsiTheme="minorHAnsi" w:cstheme="minorBidi"/>
            <w:b w:val="0"/>
            <w:noProof/>
            <w:sz w:val="22"/>
            <w:szCs w:val="22"/>
          </w:rPr>
          <w:tab/>
        </w:r>
        <w:r w:rsidRPr="00AC3FB9" w:rsidDel="000A7D42">
          <w:rPr>
            <w:rPrChange w:id="553" w:author="Steffen Maerdian" w:date="2018-04-18T18:16:00Z">
              <w:rPr>
                <w:rStyle w:val="Hyperlink"/>
                <w:noProof/>
              </w:rPr>
            </w:rPrChange>
          </w:rPr>
          <w:delText>Purpose</w:delText>
        </w:r>
        <w:r w:rsidDel="000A7D42">
          <w:rPr>
            <w:noProof/>
            <w:webHidden/>
          </w:rPr>
          <w:tab/>
          <w:delText>1</w:delText>
        </w:r>
      </w:del>
    </w:p>
    <w:p w14:paraId="72BF42A5" w14:textId="18668142" w:rsidR="002502D1" w:rsidDel="000A7D42" w:rsidRDefault="002502D1">
      <w:pPr>
        <w:pStyle w:val="TOC2"/>
        <w:tabs>
          <w:tab w:val="left" w:pos="880"/>
          <w:tab w:val="right" w:leader="dot" w:pos="9350"/>
        </w:tabs>
        <w:rPr>
          <w:del w:id="554" w:author="Steffen Maerdian" w:date="2018-05-01T09:55:00Z"/>
          <w:rFonts w:asciiTheme="minorHAnsi" w:eastAsiaTheme="minorEastAsia" w:hAnsiTheme="minorHAnsi" w:cstheme="minorBidi"/>
          <w:b w:val="0"/>
          <w:noProof/>
          <w:sz w:val="22"/>
          <w:szCs w:val="22"/>
        </w:rPr>
      </w:pPr>
      <w:del w:id="555" w:author="Steffen Maerdian" w:date="2018-05-01T09:55:00Z">
        <w:r w:rsidRPr="00AC3FB9" w:rsidDel="000A7D42">
          <w:rPr>
            <w:rPrChange w:id="556" w:author="Steffen Maerdian" w:date="2018-04-18T18:16:00Z">
              <w:rPr>
                <w:rStyle w:val="Hyperlink"/>
                <w:noProof/>
              </w:rPr>
            </w:rPrChange>
          </w:rPr>
          <w:delText>1.2</w:delText>
        </w:r>
        <w:r w:rsidDel="000A7D42">
          <w:rPr>
            <w:rFonts w:asciiTheme="minorHAnsi" w:eastAsiaTheme="minorEastAsia" w:hAnsiTheme="minorHAnsi" w:cstheme="minorBidi"/>
            <w:b w:val="0"/>
            <w:noProof/>
            <w:sz w:val="22"/>
            <w:szCs w:val="22"/>
          </w:rPr>
          <w:tab/>
        </w:r>
        <w:r w:rsidRPr="00AC3FB9" w:rsidDel="000A7D42">
          <w:rPr>
            <w:rPrChange w:id="557" w:author="Steffen Maerdian" w:date="2018-04-18T18:16:00Z">
              <w:rPr>
                <w:rStyle w:val="Hyperlink"/>
                <w:noProof/>
              </w:rPr>
            </w:rPrChange>
          </w:rPr>
          <w:delText>Scope</w:delText>
        </w:r>
        <w:r w:rsidDel="000A7D42">
          <w:rPr>
            <w:noProof/>
            <w:webHidden/>
          </w:rPr>
          <w:tab/>
          <w:delText>1</w:delText>
        </w:r>
      </w:del>
    </w:p>
    <w:p w14:paraId="2E6CB02D" w14:textId="489304C0" w:rsidR="002502D1" w:rsidDel="000A7D42" w:rsidRDefault="002502D1">
      <w:pPr>
        <w:pStyle w:val="TOC2"/>
        <w:tabs>
          <w:tab w:val="left" w:pos="880"/>
          <w:tab w:val="right" w:leader="dot" w:pos="9350"/>
        </w:tabs>
        <w:rPr>
          <w:del w:id="558" w:author="Steffen Maerdian" w:date="2018-05-01T09:55:00Z"/>
          <w:rFonts w:asciiTheme="minorHAnsi" w:eastAsiaTheme="minorEastAsia" w:hAnsiTheme="minorHAnsi" w:cstheme="minorBidi"/>
          <w:b w:val="0"/>
          <w:noProof/>
          <w:sz w:val="22"/>
          <w:szCs w:val="22"/>
        </w:rPr>
      </w:pPr>
      <w:del w:id="559" w:author="Steffen Maerdian" w:date="2018-05-01T09:55:00Z">
        <w:r w:rsidRPr="00AC3FB9" w:rsidDel="000A7D42">
          <w:rPr>
            <w:rPrChange w:id="560" w:author="Steffen Maerdian" w:date="2018-04-18T18:16:00Z">
              <w:rPr>
                <w:rStyle w:val="Hyperlink"/>
                <w:noProof/>
              </w:rPr>
            </w:rPrChange>
          </w:rPr>
          <w:delText>1.3</w:delText>
        </w:r>
        <w:r w:rsidDel="000A7D42">
          <w:rPr>
            <w:rFonts w:asciiTheme="minorHAnsi" w:eastAsiaTheme="minorEastAsia" w:hAnsiTheme="minorHAnsi" w:cstheme="minorBidi"/>
            <w:b w:val="0"/>
            <w:noProof/>
            <w:sz w:val="22"/>
            <w:szCs w:val="22"/>
          </w:rPr>
          <w:tab/>
        </w:r>
        <w:r w:rsidRPr="00AC3FB9" w:rsidDel="000A7D42">
          <w:rPr>
            <w:rPrChange w:id="561" w:author="Steffen Maerdian" w:date="2018-04-18T18:16:00Z">
              <w:rPr>
                <w:rStyle w:val="Hyperlink"/>
                <w:noProof/>
              </w:rPr>
            </w:rPrChange>
          </w:rPr>
          <w:delText>System Identification</w:delText>
        </w:r>
        <w:r w:rsidDel="000A7D42">
          <w:rPr>
            <w:noProof/>
            <w:webHidden/>
          </w:rPr>
          <w:tab/>
          <w:delText>1</w:delText>
        </w:r>
      </w:del>
    </w:p>
    <w:p w14:paraId="1AAF681F" w14:textId="7F711D91" w:rsidR="002502D1" w:rsidDel="000A7D42" w:rsidRDefault="002502D1">
      <w:pPr>
        <w:pStyle w:val="TOC3"/>
        <w:tabs>
          <w:tab w:val="left" w:pos="1320"/>
          <w:tab w:val="right" w:leader="dot" w:pos="9350"/>
        </w:tabs>
        <w:rPr>
          <w:del w:id="562" w:author="Steffen Maerdian" w:date="2018-05-01T09:55:00Z"/>
          <w:rFonts w:asciiTheme="minorHAnsi" w:eastAsiaTheme="minorEastAsia" w:hAnsiTheme="minorHAnsi" w:cstheme="minorBidi"/>
          <w:iCs w:val="0"/>
          <w:noProof/>
          <w:sz w:val="22"/>
          <w:szCs w:val="22"/>
        </w:rPr>
      </w:pPr>
      <w:del w:id="563" w:author="Steffen Maerdian" w:date="2018-05-01T09:55:00Z">
        <w:r w:rsidRPr="00AC3FB9" w:rsidDel="000A7D42">
          <w:rPr>
            <w:rPrChange w:id="564" w:author="Steffen Maerdian" w:date="2018-04-18T18:16:00Z">
              <w:rPr>
                <w:rStyle w:val="Hyperlink"/>
                <w:noProof/>
              </w:rPr>
            </w:rPrChange>
          </w:rPr>
          <w:delText>1.3.1</w:delText>
        </w:r>
        <w:r w:rsidDel="000A7D42">
          <w:rPr>
            <w:rFonts w:asciiTheme="minorHAnsi" w:eastAsiaTheme="minorEastAsia" w:hAnsiTheme="minorHAnsi" w:cstheme="minorBidi"/>
            <w:iCs w:val="0"/>
            <w:noProof/>
            <w:sz w:val="22"/>
            <w:szCs w:val="22"/>
          </w:rPr>
          <w:tab/>
        </w:r>
        <w:r w:rsidRPr="00AC3FB9" w:rsidDel="000A7D42">
          <w:rPr>
            <w:rPrChange w:id="565" w:author="Steffen Maerdian" w:date="2018-04-18T18:16:00Z">
              <w:rPr>
                <w:rStyle w:val="Hyperlink"/>
                <w:noProof/>
              </w:rPr>
            </w:rPrChange>
          </w:rPr>
          <w:delText>MCCF EDI TAS</w:delText>
        </w:r>
        <w:r w:rsidDel="000A7D42">
          <w:rPr>
            <w:noProof/>
            <w:webHidden/>
          </w:rPr>
          <w:tab/>
          <w:delText>1</w:delText>
        </w:r>
      </w:del>
    </w:p>
    <w:p w14:paraId="563A2276" w14:textId="425BB1D8" w:rsidR="002502D1" w:rsidDel="000A7D42" w:rsidRDefault="002502D1">
      <w:pPr>
        <w:pStyle w:val="TOC3"/>
        <w:tabs>
          <w:tab w:val="left" w:pos="1320"/>
          <w:tab w:val="right" w:leader="dot" w:pos="9350"/>
        </w:tabs>
        <w:rPr>
          <w:del w:id="566" w:author="Steffen Maerdian" w:date="2018-05-01T09:55:00Z"/>
          <w:rFonts w:asciiTheme="minorHAnsi" w:eastAsiaTheme="minorEastAsia" w:hAnsiTheme="minorHAnsi" w:cstheme="minorBidi"/>
          <w:iCs w:val="0"/>
          <w:noProof/>
          <w:sz w:val="22"/>
          <w:szCs w:val="22"/>
        </w:rPr>
      </w:pPr>
      <w:del w:id="567" w:author="Steffen Maerdian" w:date="2018-05-01T09:55:00Z">
        <w:r w:rsidRPr="00AC3FB9" w:rsidDel="000A7D42">
          <w:rPr>
            <w:rPrChange w:id="568" w:author="Steffen Maerdian" w:date="2018-04-18T18:16:00Z">
              <w:rPr>
                <w:rStyle w:val="Hyperlink"/>
                <w:noProof/>
              </w:rPr>
            </w:rPrChange>
          </w:rPr>
          <w:delText>1.3.2</w:delText>
        </w:r>
        <w:r w:rsidDel="000A7D42">
          <w:rPr>
            <w:rFonts w:asciiTheme="minorHAnsi" w:eastAsiaTheme="minorEastAsia" w:hAnsiTheme="minorHAnsi" w:cstheme="minorBidi"/>
            <w:iCs w:val="0"/>
            <w:noProof/>
            <w:sz w:val="22"/>
            <w:szCs w:val="22"/>
          </w:rPr>
          <w:tab/>
        </w:r>
        <w:r w:rsidRPr="00AC3FB9" w:rsidDel="000A7D42">
          <w:rPr>
            <w:rPrChange w:id="569" w:author="Steffen Maerdian" w:date="2018-04-18T18:16:00Z">
              <w:rPr>
                <w:rStyle w:val="Hyperlink"/>
                <w:noProof/>
              </w:rPr>
            </w:rPrChange>
          </w:rPr>
          <w:delText>FSC</w:delText>
        </w:r>
        <w:r w:rsidDel="000A7D42">
          <w:rPr>
            <w:noProof/>
            <w:webHidden/>
          </w:rPr>
          <w:tab/>
          <w:delText>2</w:delText>
        </w:r>
      </w:del>
    </w:p>
    <w:p w14:paraId="0F48E15C" w14:textId="42E3E2FF" w:rsidR="002502D1" w:rsidDel="000A7D42" w:rsidRDefault="002502D1">
      <w:pPr>
        <w:pStyle w:val="TOC2"/>
        <w:tabs>
          <w:tab w:val="left" w:pos="880"/>
          <w:tab w:val="right" w:leader="dot" w:pos="9350"/>
        </w:tabs>
        <w:rPr>
          <w:del w:id="570" w:author="Steffen Maerdian" w:date="2018-05-01T09:55:00Z"/>
          <w:rFonts w:asciiTheme="minorHAnsi" w:eastAsiaTheme="minorEastAsia" w:hAnsiTheme="minorHAnsi" w:cstheme="minorBidi"/>
          <w:b w:val="0"/>
          <w:noProof/>
          <w:sz w:val="22"/>
          <w:szCs w:val="22"/>
        </w:rPr>
      </w:pPr>
      <w:del w:id="571" w:author="Steffen Maerdian" w:date="2018-05-01T09:55:00Z">
        <w:r w:rsidRPr="00AC3FB9" w:rsidDel="000A7D42">
          <w:rPr>
            <w:rPrChange w:id="572" w:author="Steffen Maerdian" w:date="2018-04-18T18:16:00Z">
              <w:rPr>
                <w:rStyle w:val="Hyperlink"/>
                <w:noProof/>
              </w:rPr>
            </w:rPrChange>
          </w:rPr>
          <w:delText>1.4</w:delText>
        </w:r>
        <w:r w:rsidDel="000A7D42">
          <w:rPr>
            <w:rFonts w:asciiTheme="minorHAnsi" w:eastAsiaTheme="minorEastAsia" w:hAnsiTheme="minorHAnsi" w:cstheme="minorBidi"/>
            <w:b w:val="0"/>
            <w:noProof/>
            <w:sz w:val="22"/>
            <w:szCs w:val="22"/>
          </w:rPr>
          <w:tab/>
        </w:r>
        <w:r w:rsidRPr="00AC3FB9" w:rsidDel="000A7D42">
          <w:rPr>
            <w:rPrChange w:id="573" w:author="Steffen Maerdian" w:date="2018-04-18T18:16:00Z">
              <w:rPr>
                <w:rStyle w:val="Hyperlink"/>
                <w:noProof/>
              </w:rPr>
            </w:rPrChange>
          </w:rPr>
          <w:delText>Operational Agreement</w:delText>
        </w:r>
        <w:r w:rsidDel="000A7D42">
          <w:rPr>
            <w:noProof/>
            <w:webHidden/>
          </w:rPr>
          <w:tab/>
          <w:delText>2</w:delText>
        </w:r>
      </w:del>
    </w:p>
    <w:p w14:paraId="79FA4DC0" w14:textId="49217499" w:rsidR="002502D1" w:rsidDel="000A7D42" w:rsidRDefault="002502D1">
      <w:pPr>
        <w:pStyle w:val="TOC1"/>
        <w:tabs>
          <w:tab w:val="left" w:pos="440"/>
          <w:tab w:val="right" w:leader="dot" w:pos="9350"/>
        </w:tabs>
        <w:rPr>
          <w:del w:id="574" w:author="Steffen Maerdian" w:date="2018-05-01T09:55:00Z"/>
          <w:rFonts w:asciiTheme="minorHAnsi" w:eastAsiaTheme="minorEastAsia" w:hAnsiTheme="minorHAnsi" w:cstheme="minorBidi"/>
          <w:b w:val="0"/>
          <w:bCs w:val="0"/>
          <w:noProof/>
          <w:sz w:val="22"/>
          <w:szCs w:val="22"/>
        </w:rPr>
      </w:pPr>
      <w:del w:id="575" w:author="Steffen Maerdian" w:date="2018-05-01T09:55:00Z">
        <w:r w:rsidRPr="00AC3FB9" w:rsidDel="000A7D42">
          <w:rPr>
            <w:rPrChange w:id="576" w:author="Steffen Maerdian" w:date="2018-04-18T18:16:00Z">
              <w:rPr>
                <w:rStyle w:val="Hyperlink"/>
                <w:noProof/>
              </w:rPr>
            </w:rPrChange>
          </w:rPr>
          <w:delText>2</w:delText>
        </w:r>
        <w:r w:rsidDel="000A7D42">
          <w:rPr>
            <w:rFonts w:asciiTheme="minorHAnsi" w:eastAsiaTheme="minorEastAsia" w:hAnsiTheme="minorHAnsi" w:cstheme="minorBidi"/>
            <w:b w:val="0"/>
            <w:bCs w:val="0"/>
            <w:noProof/>
            <w:sz w:val="22"/>
            <w:szCs w:val="22"/>
          </w:rPr>
          <w:tab/>
        </w:r>
        <w:r w:rsidRPr="00AC3FB9" w:rsidDel="000A7D42">
          <w:rPr>
            <w:rPrChange w:id="577" w:author="Steffen Maerdian" w:date="2018-04-18T18:16:00Z">
              <w:rPr>
                <w:rStyle w:val="Hyperlink"/>
                <w:noProof/>
              </w:rPr>
            </w:rPrChange>
          </w:rPr>
          <w:delText>Interface Definition</w:delText>
        </w:r>
        <w:r w:rsidDel="000A7D42">
          <w:rPr>
            <w:noProof/>
            <w:webHidden/>
          </w:rPr>
          <w:tab/>
          <w:delText>2</w:delText>
        </w:r>
      </w:del>
    </w:p>
    <w:p w14:paraId="1285BBF5" w14:textId="330F03FE" w:rsidR="002502D1" w:rsidDel="000A7D42" w:rsidRDefault="002502D1">
      <w:pPr>
        <w:pStyle w:val="TOC2"/>
        <w:tabs>
          <w:tab w:val="left" w:pos="880"/>
          <w:tab w:val="right" w:leader="dot" w:pos="9350"/>
        </w:tabs>
        <w:rPr>
          <w:del w:id="578" w:author="Steffen Maerdian" w:date="2018-05-01T09:55:00Z"/>
          <w:rFonts w:asciiTheme="minorHAnsi" w:eastAsiaTheme="minorEastAsia" w:hAnsiTheme="minorHAnsi" w:cstheme="minorBidi"/>
          <w:b w:val="0"/>
          <w:noProof/>
          <w:sz w:val="22"/>
          <w:szCs w:val="22"/>
        </w:rPr>
      </w:pPr>
      <w:del w:id="579" w:author="Steffen Maerdian" w:date="2018-05-01T09:55:00Z">
        <w:r w:rsidRPr="00AC3FB9" w:rsidDel="000A7D42">
          <w:rPr>
            <w:rPrChange w:id="580" w:author="Steffen Maerdian" w:date="2018-04-18T18:16:00Z">
              <w:rPr>
                <w:rStyle w:val="Hyperlink"/>
                <w:noProof/>
              </w:rPr>
            </w:rPrChange>
          </w:rPr>
          <w:delText>2.1</w:delText>
        </w:r>
        <w:r w:rsidDel="000A7D42">
          <w:rPr>
            <w:rFonts w:asciiTheme="minorHAnsi" w:eastAsiaTheme="minorEastAsia" w:hAnsiTheme="minorHAnsi" w:cstheme="minorBidi"/>
            <w:b w:val="0"/>
            <w:noProof/>
            <w:sz w:val="22"/>
            <w:szCs w:val="22"/>
          </w:rPr>
          <w:tab/>
        </w:r>
        <w:r w:rsidRPr="00AC3FB9" w:rsidDel="000A7D42">
          <w:rPr>
            <w:rPrChange w:id="581" w:author="Steffen Maerdian" w:date="2018-04-18T18:16:00Z">
              <w:rPr>
                <w:rStyle w:val="Hyperlink"/>
                <w:noProof/>
              </w:rPr>
            </w:rPrChange>
          </w:rPr>
          <w:delText>System Overview</w:delText>
        </w:r>
        <w:r w:rsidDel="000A7D42">
          <w:rPr>
            <w:noProof/>
            <w:webHidden/>
          </w:rPr>
          <w:tab/>
          <w:delText>3</w:delText>
        </w:r>
      </w:del>
    </w:p>
    <w:p w14:paraId="2F886D90" w14:textId="478FED4B" w:rsidR="002502D1" w:rsidDel="000A7D42" w:rsidRDefault="002502D1">
      <w:pPr>
        <w:pStyle w:val="TOC3"/>
        <w:tabs>
          <w:tab w:val="left" w:pos="1320"/>
          <w:tab w:val="right" w:leader="dot" w:pos="9350"/>
        </w:tabs>
        <w:rPr>
          <w:del w:id="582" w:author="Steffen Maerdian" w:date="2018-05-01T09:55:00Z"/>
          <w:rFonts w:asciiTheme="minorHAnsi" w:eastAsiaTheme="minorEastAsia" w:hAnsiTheme="minorHAnsi" w:cstheme="minorBidi"/>
          <w:iCs w:val="0"/>
          <w:noProof/>
          <w:sz w:val="22"/>
          <w:szCs w:val="22"/>
        </w:rPr>
      </w:pPr>
      <w:del w:id="583" w:author="Steffen Maerdian" w:date="2018-05-01T09:55:00Z">
        <w:r w:rsidRPr="00AC3FB9" w:rsidDel="000A7D42">
          <w:rPr>
            <w:rPrChange w:id="584" w:author="Steffen Maerdian" w:date="2018-04-18T18:16:00Z">
              <w:rPr>
                <w:rStyle w:val="Hyperlink"/>
                <w:noProof/>
              </w:rPr>
            </w:rPrChange>
          </w:rPr>
          <w:delText>2.1.1</w:delText>
        </w:r>
        <w:r w:rsidDel="000A7D42">
          <w:rPr>
            <w:rFonts w:asciiTheme="minorHAnsi" w:eastAsiaTheme="minorEastAsia" w:hAnsiTheme="minorHAnsi" w:cstheme="minorBidi"/>
            <w:iCs w:val="0"/>
            <w:noProof/>
            <w:sz w:val="22"/>
            <w:szCs w:val="22"/>
          </w:rPr>
          <w:tab/>
        </w:r>
        <w:r w:rsidRPr="00AC3FB9" w:rsidDel="000A7D42">
          <w:rPr>
            <w:rPrChange w:id="585" w:author="Steffen Maerdian" w:date="2018-04-18T18:16:00Z">
              <w:rPr>
                <w:rStyle w:val="Hyperlink"/>
                <w:noProof/>
              </w:rPr>
            </w:rPrChange>
          </w:rPr>
          <w:delText>Overview Diagram</w:delText>
        </w:r>
        <w:r w:rsidDel="000A7D42">
          <w:rPr>
            <w:noProof/>
            <w:webHidden/>
          </w:rPr>
          <w:tab/>
          <w:delText>3</w:delText>
        </w:r>
      </w:del>
    </w:p>
    <w:p w14:paraId="1FDFF2B3" w14:textId="6E558360" w:rsidR="002502D1" w:rsidDel="000A7D42" w:rsidRDefault="002502D1">
      <w:pPr>
        <w:pStyle w:val="TOC2"/>
        <w:tabs>
          <w:tab w:val="left" w:pos="880"/>
          <w:tab w:val="right" w:leader="dot" w:pos="9350"/>
        </w:tabs>
        <w:rPr>
          <w:del w:id="586" w:author="Steffen Maerdian" w:date="2018-05-01T09:55:00Z"/>
          <w:rFonts w:asciiTheme="minorHAnsi" w:eastAsiaTheme="minorEastAsia" w:hAnsiTheme="minorHAnsi" w:cstheme="minorBidi"/>
          <w:b w:val="0"/>
          <w:noProof/>
          <w:sz w:val="22"/>
          <w:szCs w:val="22"/>
        </w:rPr>
      </w:pPr>
      <w:del w:id="587" w:author="Steffen Maerdian" w:date="2018-05-01T09:55:00Z">
        <w:r w:rsidRPr="00AC3FB9" w:rsidDel="000A7D42">
          <w:rPr>
            <w:rPrChange w:id="588" w:author="Steffen Maerdian" w:date="2018-04-18T18:16:00Z">
              <w:rPr>
                <w:rStyle w:val="Hyperlink"/>
                <w:noProof/>
              </w:rPr>
            </w:rPrChange>
          </w:rPr>
          <w:delText>2.2</w:delText>
        </w:r>
        <w:r w:rsidDel="000A7D42">
          <w:rPr>
            <w:rFonts w:asciiTheme="minorHAnsi" w:eastAsiaTheme="minorEastAsia" w:hAnsiTheme="minorHAnsi" w:cstheme="minorBidi"/>
            <w:b w:val="0"/>
            <w:noProof/>
            <w:sz w:val="22"/>
            <w:szCs w:val="22"/>
          </w:rPr>
          <w:tab/>
        </w:r>
        <w:r w:rsidRPr="00AC3FB9" w:rsidDel="000A7D42">
          <w:rPr>
            <w:rPrChange w:id="589" w:author="Steffen Maerdian" w:date="2018-04-18T18:16:00Z">
              <w:rPr>
                <w:rStyle w:val="Hyperlink"/>
                <w:noProof/>
              </w:rPr>
            </w:rPrChange>
          </w:rPr>
          <w:delText>Interface Overview</w:delText>
        </w:r>
        <w:r w:rsidDel="000A7D42">
          <w:rPr>
            <w:noProof/>
            <w:webHidden/>
          </w:rPr>
          <w:tab/>
          <w:delText>5</w:delText>
        </w:r>
      </w:del>
    </w:p>
    <w:p w14:paraId="6D6E7825" w14:textId="361AAEA0" w:rsidR="002502D1" w:rsidDel="000A7D42" w:rsidRDefault="002502D1">
      <w:pPr>
        <w:pStyle w:val="TOC3"/>
        <w:tabs>
          <w:tab w:val="left" w:pos="1320"/>
          <w:tab w:val="right" w:leader="dot" w:pos="9350"/>
        </w:tabs>
        <w:rPr>
          <w:del w:id="590" w:author="Steffen Maerdian" w:date="2018-05-01T09:55:00Z"/>
          <w:rFonts w:asciiTheme="minorHAnsi" w:eastAsiaTheme="minorEastAsia" w:hAnsiTheme="minorHAnsi" w:cstheme="minorBidi"/>
          <w:iCs w:val="0"/>
          <w:noProof/>
          <w:sz w:val="22"/>
          <w:szCs w:val="22"/>
        </w:rPr>
      </w:pPr>
      <w:del w:id="591" w:author="Steffen Maerdian" w:date="2018-05-01T09:55:00Z">
        <w:r w:rsidRPr="00AC3FB9" w:rsidDel="000A7D42">
          <w:rPr>
            <w:rPrChange w:id="592" w:author="Steffen Maerdian" w:date="2018-04-18T18:16:00Z">
              <w:rPr>
                <w:rStyle w:val="Hyperlink"/>
                <w:noProof/>
              </w:rPr>
            </w:rPrChange>
          </w:rPr>
          <w:delText>2.2.1</w:delText>
        </w:r>
        <w:r w:rsidDel="000A7D42">
          <w:rPr>
            <w:rFonts w:asciiTheme="minorHAnsi" w:eastAsiaTheme="minorEastAsia" w:hAnsiTheme="minorHAnsi" w:cstheme="minorBidi"/>
            <w:iCs w:val="0"/>
            <w:noProof/>
            <w:sz w:val="22"/>
            <w:szCs w:val="22"/>
          </w:rPr>
          <w:tab/>
        </w:r>
        <w:r w:rsidRPr="00AC3FB9" w:rsidDel="000A7D42">
          <w:rPr>
            <w:rPrChange w:id="593" w:author="Steffen Maerdian" w:date="2018-04-18T18:16:00Z">
              <w:rPr>
                <w:rStyle w:val="Hyperlink"/>
                <w:noProof/>
              </w:rPr>
            </w:rPrChange>
          </w:rPr>
          <w:delText>Connectivity between the systems</w:delText>
        </w:r>
        <w:r w:rsidDel="000A7D42">
          <w:rPr>
            <w:noProof/>
            <w:webHidden/>
          </w:rPr>
          <w:tab/>
          <w:delText>5</w:delText>
        </w:r>
      </w:del>
    </w:p>
    <w:p w14:paraId="42040958" w14:textId="2C49F896" w:rsidR="002502D1" w:rsidDel="000A7D42" w:rsidRDefault="002502D1">
      <w:pPr>
        <w:pStyle w:val="TOC2"/>
        <w:tabs>
          <w:tab w:val="left" w:pos="880"/>
          <w:tab w:val="right" w:leader="dot" w:pos="9350"/>
        </w:tabs>
        <w:rPr>
          <w:del w:id="594" w:author="Steffen Maerdian" w:date="2018-05-01T09:55:00Z"/>
          <w:rFonts w:asciiTheme="minorHAnsi" w:eastAsiaTheme="minorEastAsia" w:hAnsiTheme="minorHAnsi" w:cstheme="minorBidi"/>
          <w:b w:val="0"/>
          <w:noProof/>
          <w:sz w:val="22"/>
          <w:szCs w:val="22"/>
        </w:rPr>
      </w:pPr>
      <w:del w:id="595" w:author="Steffen Maerdian" w:date="2018-05-01T09:55:00Z">
        <w:r w:rsidRPr="00AC3FB9" w:rsidDel="000A7D42">
          <w:rPr>
            <w:rPrChange w:id="596" w:author="Steffen Maerdian" w:date="2018-04-18T18:16:00Z">
              <w:rPr>
                <w:rStyle w:val="Hyperlink"/>
                <w:noProof/>
              </w:rPr>
            </w:rPrChange>
          </w:rPr>
          <w:delText>2.3</w:delText>
        </w:r>
        <w:r w:rsidDel="000A7D42">
          <w:rPr>
            <w:rFonts w:asciiTheme="minorHAnsi" w:eastAsiaTheme="minorEastAsia" w:hAnsiTheme="minorHAnsi" w:cstheme="minorBidi"/>
            <w:b w:val="0"/>
            <w:noProof/>
            <w:sz w:val="22"/>
            <w:szCs w:val="22"/>
          </w:rPr>
          <w:tab/>
        </w:r>
        <w:r w:rsidRPr="00AC3FB9" w:rsidDel="000A7D42">
          <w:rPr>
            <w:rPrChange w:id="597" w:author="Steffen Maerdian" w:date="2018-04-18T18:16:00Z">
              <w:rPr>
                <w:rStyle w:val="Hyperlink"/>
                <w:noProof/>
              </w:rPr>
            </w:rPrChange>
          </w:rPr>
          <w:delText>Operations</w:delText>
        </w:r>
        <w:r w:rsidDel="000A7D42">
          <w:rPr>
            <w:noProof/>
            <w:webHidden/>
          </w:rPr>
          <w:tab/>
          <w:delText>6</w:delText>
        </w:r>
      </w:del>
    </w:p>
    <w:p w14:paraId="2FE75002" w14:textId="4BC674B9" w:rsidR="002502D1" w:rsidDel="000A7D42" w:rsidRDefault="002502D1">
      <w:pPr>
        <w:pStyle w:val="TOC3"/>
        <w:tabs>
          <w:tab w:val="left" w:pos="1320"/>
          <w:tab w:val="right" w:leader="dot" w:pos="9350"/>
        </w:tabs>
        <w:rPr>
          <w:del w:id="598" w:author="Steffen Maerdian" w:date="2018-05-01T09:55:00Z"/>
          <w:rFonts w:asciiTheme="minorHAnsi" w:eastAsiaTheme="minorEastAsia" w:hAnsiTheme="minorHAnsi" w:cstheme="minorBidi"/>
          <w:iCs w:val="0"/>
          <w:noProof/>
          <w:sz w:val="22"/>
          <w:szCs w:val="22"/>
        </w:rPr>
      </w:pPr>
      <w:del w:id="599" w:author="Steffen Maerdian" w:date="2018-05-01T09:55:00Z">
        <w:r w:rsidRPr="00AC3FB9" w:rsidDel="000A7D42">
          <w:rPr>
            <w:rPrChange w:id="600" w:author="Steffen Maerdian" w:date="2018-04-18T18:16:00Z">
              <w:rPr>
                <w:rStyle w:val="Hyperlink"/>
                <w:noProof/>
              </w:rPr>
            </w:rPrChange>
          </w:rPr>
          <w:delText>2.3.1</w:delText>
        </w:r>
        <w:r w:rsidDel="000A7D42">
          <w:rPr>
            <w:rFonts w:asciiTheme="minorHAnsi" w:eastAsiaTheme="minorEastAsia" w:hAnsiTheme="minorHAnsi" w:cstheme="minorBidi"/>
            <w:iCs w:val="0"/>
            <w:noProof/>
            <w:sz w:val="22"/>
            <w:szCs w:val="22"/>
          </w:rPr>
          <w:tab/>
        </w:r>
        <w:r w:rsidRPr="00AC3FB9" w:rsidDel="000A7D42">
          <w:rPr>
            <w:rPrChange w:id="601" w:author="Steffen Maerdian" w:date="2018-04-18T18:16:00Z">
              <w:rPr>
                <w:rStyle w:val="Hyperlink"/>
                <w:noProof/>
              </w:rPr>
            </w:rPrChange>
          </w:rPr>
          <w:delText>Data Extraction</w:delText>
        </w:r>
        <w:r w:rsidDel="000A7D42">
          <w:rPr>
            <w:noProof/>
            <w:webHidden/>
          </w:rPr>
          <w:tab/>
          <w:delText>6</w:delText>
        </w:r>
      </w:del>
    </w:p>
    <w:p w14:paraId="57F52ACD" w14:textId="603F8B50" w:rsidR="002502D1" w:rsidDel="000A7D42" w:rsidRDefault="002502D1">
      <w:pPr>
        <w:pStyle w:val="TOC3"/>
        <w:tabs>
          <w:tab w:val="left" w:pos="1320"/>
          <w:tab w:val="right" w:leader="dot" w:pos="9350"/>
        </w:tabs>
        <w:rPr>
          <w:del w:id="602" w:author="Steffen Maerdian" w:date="2018-05-01T09:55:00Z"/>
          <w:rFonts w:asciiTheme="minorHAnsi" w:eastAsiaTheme="minorEastAsia" w:hAnsiTheme="minorHAnsi" w:cstheme="minorBidi"/>
          <w:iCs w:val="0"/>
          <w:noProof/>
          <w:sz w:val="22"/>
          <w:szCs w:val="22"/>
        </w:rPr>
      </w:pPr>
      <w:del w:id="603" w:author="Steffen Maerdian" w:date="2018-05-01T09:55:00Z">
        <w:r w:rsidRPr="00AC3FB9" w:rsidDel="000A7D42">
          <w:rPr>
            <w:rPrChange w:id="604" w:author="Steffen Maerdian" w:date="2018-04-18T18:16:00Z">
              <w:rPr>
                <w:rStyle w:val="Hyperlink"/>
                <w:noProof/>
              </w:rPr>
            </w:rPrChange>
          </w:rPr>
          <w:delText>2.3.2</w:delText>
        </w:r>
        <w:r w:rsidDel="000A7D42">
          <w:rPr>
            <w:rFonts w:asciiTheme="minorHAnsi" w:eastAsiaTheme="minorEastAsia" w:hAnsiTheme="minorHAnsi" w:cstheme="minorBidi"/>
            <w:iCs w:val="0"/>
            <w:noProof/>
            <w:sz w:val="22"/>
            <w:szCs w:val="22"/>
          </w:rPr>
          <w:tab/>
        </w:r>
        <w:r w:rsidRPr="00AC3FB9" w:rsidDel="000A7D42">
          <w:rPr>
            <w:rPrChange w:id="605" w:author="Steffen Maerdian" w:date="2018-04-18T18:16:00Z">
              <w:rPr>
                <w:rStyle w:val="Hyperlink"/>
                <w:noProof/>
              </w:rPr>
            </w:rPrChange>
          </w:rPr>
          <w:delText>Data Transformation</w:delText>
        </w:r>
        <w:r w:rsidDel="000A7D42">
          <w:rPr>
            <w:noProof/>
            <w:webHidden/>
          </w:rPr>
          <w:tab/>
          <w:delText>6</w:delText>
        </w:r>
      </w:del>
    </w:p>
    <w:p w14:paraId="7377DEA6" w14:textId="514D4249" w:rsidR="002502D1" w:rsidDel="000A7D42" w:rsidRDefault="002502D1">
      <w:pPr>
        <w:pStyle w:val="TOC3"/>
        <w:tabs>
          <w:tab w:val="left" w:pos="1320"/>
          <w:tab w:val="right" w:leader="dot" w:pos="9350"/>
        </w:tabs>
        <w:rPr>
          <w:del w:id="606" w:author="Steffen Maerdian" w:date="2018-05-01T09:55:00Z"/>
          <w:rFonts w:asciiTheme="minorHAnsi" w:eastAsiaTheme="minorEastAsia" w:hAnsiTheme="minorHAnsi" w:cstheme="minorBidi"/>
          <w:iCs w:val="0"/>
          <w:noProof/>
          <w:sz w:val="22"/>
          <w:szCs w:val="22"/>
        </w:rPr>
      </w:pPr>
      <w:del w:id="607" w:author="Steffen Maerdian" w:date="2018-05-01T09:55:00Z">
        <w:r w:rsidRPr="00AC3FB9" w:rsidDel="000A7D42">
          <w:rPr>
            <w:rPrChange w:id="608" w:author="Steffen Maerdian" w:date="2018-04-18T18:16:00Z">
              <w:rPr>
                <w:rStyle w:val="Hyperlink"/>
                <w:noProof/>
              </w:rPr>
            </w:rPrChange>
          </w:rPr>
          <w:delText>2.3.3</w:delText>
        </w:r>
        <w:r w:rsidDel="000A7D42">
          <w:rPr>
            <w:rFonts w:asciiTheme="minorHAnsi" w:eastAsiaTheme="minorEastAsia" w:hAnsiTheme="minorHAnsi" w:cstheme="minorBidi"/>
            <w:iCs w:val="0"/>
            <w:noProof/>
            <w:sz w:val="22"/>
            <w:szCs w:val="22"/>
          </w:rPr>
          <w:tab/>
        </w:r>
        <w:r w:rsidRPr="00AC3FB9" w:rsidDel="000A7D42">
          <w:rPr>
            <w:rPrChange w:id="609" w:author="Steffen Maerdian" w:date="2018-04-18T18:16:00Z">
              <w:rPr>
                <w:rStyle w:val="Hyperlink"/>
                <w:noProof/>
              </w:rPr>
            </w:rPrChange>
          </w:rPr>
          <w:delText>Sending/Receiving</w:delText>
        </w:r>
        <w:r w:rsidDel="000A7D42">
          <w:rPr>
            <w:noProof/>
            <w:webHidden/>
          </w:rPr>
          <w:tab/>
          <w:delText>6</w:delText>
        </w:r>
      </w:del>
    </w:p>
    <w:p w14:paraId="58A580E3" w14:textId="474996CA" w:rsidR="002502D1" w:rsidDel="000A7D42" w:rsidRDefault="002502D1">
      <w:pPr>
        <w:pStyle w:val="TOC2"/>
        <w:tabs>
          <w:tab w:val="left" w:pos="880"/>
          <w:tab w:val="right" w:leader="dot" w:pos="9350"/>
        </w:tabs>
        <w:rPr>
          <w:del w:id="610" w:author="Steffen Maerdian" w:date="2018-05-01T09:55:00Z"/>
          <w:rFonts w:asciiTheme="minorHAnsi" w:eastAsiaTheme="minorEastAsia" w:hAnsiTheme="minorHAnsi" w:cstheme="minorBidi"/>
          <w:b w:val="0"/>
          <w:noProof/>
          <w:sz w:val="22"/>
          <w:szCs w:val="22"/>
        </w:rPr>
      </w:pPr>
      <w:del w:id="611" w:author="Steffen Maerdian" w:date="2018-05-01T09:55:00Z">
        <w:r w:rsidRPr="00AC3FB9" w:rsidDel="000A7D42">
          <w:rPr>
            <w:rPrChange w:id="612" w:author="Steffen Maerdian" w:date="2018-04-18T18:16:00Z">
              <w:rPr>
                <w:rStyle w:val="Hyperlink"/>
                <w:noProof/>
              </w:rPr>
            </w:rPrChange>
          </w:rPr>
          <w:delText>2.4</w:delText>
        </w:r>
        <w:r w:rsidDel="000A7D42">
          <w:rPr>
            <w:rFonts w:asciiTheme="minorHAnsi" w:eastAsiaTheme="minorEastAsia" w:hAnsiTheme="minorHAnsi" w:cstheme="minorBidi"/>
            <w:b w:val="0"/>
            <w:noProof/>
            <w:sz w:val="22"/>
            <w:szCs w:val="22"/>
          </w:rPr>
          <w:tab/>
        </w:r>
        <w:r w:rsidRPr="00AC3FB9" w:rsidDel="000A7D42">
          <w:rPr>
            <w:rPrChange w:id="613" w:author="Steffen Maerdian" w:date="2018-04-18T18:16:00Z">
              <w:rPr>
                <w:rStyle w:val="Hyperlink"/>
                <w:noProof/>
              </w:rPr>
            </w:rPrChange>
          </w:rPr>
          <w:delText>Data Transfer</w:delText>
        </w:r>
        <w:r w:rsidDel="000A7D42">
          <w:rPr>
            <w:noProof/>
            <w:webHidden/>
          </w:rPr>
          <w:tab/>
          <w:delText>6</w:delText>
        </w:r>
      </w:del>
    </w:p>
    <w:p w14:paraId="604E6499" w14:textId="30042D12" w:rsidR="002502D1" w:rsidDel="000A7D42" w:rsidRDefault="002502D1">
      <w:pPr>
        <w:pStyle w:val="TOC2"/>
        <w:tabs>
          <w:tab w:val="left" w:pos="880"/>
          <w:tab w:val="right" w:leader="dot" w:pos="9350"/>
        </w:tabs>
        <w:rPr>
          <w:del w:id="614" w:author="Steffen Maerdian" w:date="2018-05-01T09:55:00Z"/>
          <w:rFonts w:asciiTheme="minorHAnsi" w:eastAsiaTheme="minorEastAsia" w:hAnsiTheme="minorHAnsi" w:cstheme="minorBidi"/>
          <w:b w:val="0"/>
          <w:noProof/>
          <w:sz w:val="22"/>
          <w:szCs w:val="22"/>
        </w:rPr>
      </w:pPr>
      <w:del w:id="615" w:author="Steffen Maerdian" w:date="2018-05-01T09:55:00Z">
        <w:r w:rsidRPr="00AC3FB9" w:rsidDel="000A7D42">
          <w:rPr>
            <w:rPrChange w:id="616" w:author="Steffen Maerdian" w:date="2018-04-18T18:16:00Z">
              <w:rPr>
                <w:rStyle w:val="Hyperlink"/>
                <w:noProof/>
              </w:rPr>
            </w:rPrChange>
          </w:rPr>
          <w:delText>2.5</w:delText>
        </w:r>
        <w:r w:rsidDel="000A7D42">
          <w:rPr>
            <w:rFonts w:asciiTheme="minorHAnsi" w:eastAsiaTheme="minorEastAsia" w:hAnsiTheme="minorHAnsi" w:cstheme="minorBidi"/>
            <w:b w:val="0"/>
            <w:noProof/>
            <w:sz w:val="22"/>
            <w:szCs w:val="22"/>
          </w:rPr>
          <w:tab/>
        </w:r>
        <w:r w:rsidRPr="00AC3FB9" w:rsidDel="000A7D42">
          <w:rPr>
            <w:rPrChange w:id="617" w:author="Steffen Maerdian" w:date="2018-04-18T18:16:00Z">
              <w:rPr>
                <w:rStyle w:val="Hyperlink"/>
                <w:noProof/>
              </w:rPr>
            </w:rPrChange>
          </w:rPr>
          <w:delText>Transaction Types</w:delText>
        </w:r>
        <w:r w:rsidDel="000A7D42">
          <w:rPr>
            <w:noProof/>
            <w:webHidden/>
          </w:rPr>
          <w:tab/>
          <w:delText>6</w:delText>
        </w:r>
      </w:del>
    </w:p>
    <w:p w14:paraId="3A761D25" w14:textId="3D25F812" w:rsidR="002502D1" w:rsidDel="000A7D42" w:rsidRDefault="002502D1">
      <w:pPr>
        <w:pStyle w:val="TOC2"/>
        <w:tabs>
          <w:tab w:val="left" w:pos="880"/>
          <w:tab w:val="right" w:leader="dot" w:pos="9350"/>
        </w:tabs>
        <w:rPr>
          <w:del w:id="618" w:author="Steffen Maerdian" w:date="2018-05-01T09:55:00Z"/>
          <w:rFonts w:asciiTheme="minorHAnsi" w:eastAsiaTheme="minorEastAsia" w:hAnsiTheme="minorHAnsi" w:cstheme="minorBidi"/>
          <w:b w:val="0"/>
          <w:noProof/>
          <w:sz w:val="22"/>
          <w:szCs w:val="22"/>
        </w:rPr>
      </w:pPr>
      <w:del w:id="619" w:author="Steffen Maerdian" w:date="2018-05-01T09:55:00Z">
        <w:r w:rsidRPr="00AC3FB9" w:rsidDel="000A7D42">
          <w:rPr>
            <w:rPrChange w:id="620" w:author="Steffen Maerdian" w:date="2018-04-18T18:16:00Z">
              <w:rPr>
                <w:rStyle w:val="Hyperlink"/>
                <w:noProof/>
              </w:rPr>
            </w:rPrChange>
          </w:rPr>
          <w:delText>2.6</w:delText>
        </w:r>
        <w:r w:rsidDel="000A7D42">
          <w:rPr>
            <w:rFonts w:asciiTheme="minorHAnsi" w:eastAsiaTheme="minorEastAsia" w:hAnsiTheme="minorHAnsi" w:cstheme="minorBidi"/>
            <w:b w:val="0"/>
            <w:noProof/>
            <w:sz w:val="22"/>
            <w:szCs w:val="22"/>
          </w:rPr>
          <w:tab/>
        </w:r>
        <w:r w:rsidRPr="00AC3FB9" w:rsidDel="000A7D42">
          <w:rPr>
            <w:rPrChange w:id="621" w:author="Steffen Maerdian" w:date="2018-04-18T18:16:00Z">
              <w:rPr>
                <w:rStyle w:val="Hyperlink"/>
                <w:noProof/>
              </w:rPr>
            </w:rPrChange>
          </w:rPr>
          <w:delText>Data Exchanges</w:delText>
        </w:r>
        <w:r w:rsidDel="000A7D42">
          <w:rPr>
            <w:noProof/>
            <w:webHidden/>
          </w:rPr>
          <w:tab/>
          <w:delText>6</w:delText>
        </w:r>
      </w:del>
    </w:p>
    <w:p w14:paraId="6048ECEE" w14:textId="3094C982" w:rsidR="002502D1" w:rsidDel="000A7D42" w:rsidRDefault="002502D1">
      <w:pPr>
        <w:pStyle w:val="TOC3"/>
        <w:tabs>
          <w:tab w:val="left" w:pos="1320"/>
          <w:tab w:val="right" w:leader="dot" w:pos="9350"/>
        </w:tabs>
        <w:rPr>
          <w:del w:id="622" w:author="Steffen Maerdian" w:date="2018-05-01T09:55:00Z"/>
          <w:rFonts w:asciiTheme="minorHAnsi" w:eastAsiaTheme="minorEastAsia" w:hAnsiTheme="minorHAnsi" w:cstheme="minorBidi"/>
          <w:iCs w:val="0"/>
          <w:noProof/>
          <w:sz w:val="22"/>
          <w:szCs w:val="22"/>
        </w:rPr>
      </w:pPr>
      <w:del w:id="623" w:author="Steffen Maerdian" w:date="2018-05-01T09:55:00Z">
        <w:r w:rsidRPr="00AC3FB9" w:rsidDel="000A7D42">
          <w:rPr>
            <w:rPrChange w:id="624" w:author="Steffen Maerdian" w:date="2018-04-18T18:16:00Z">
              <w:rPr>
                <w:rStyle w:val="Hyperlink"/>
                <w:noProof/>
              </w:rPr>
            </w:rPrChange>
          </w:rPr>
          <w:delText>2.6.1</w:delText>
        </w:r>
        <w:r w:rsidDel="000A7D42">
          <w:rPr>
            <w:rFonts w:asciiTheme="minorHAnsi" w:eastAsiaTheme="minorEastAsia" w:hAnsiTheme="minorHAnsi" w:cstheme="minorBidi"/>
            <w:iCs w:val="0"/>
            <w:noProof/>
            <w:sz w:val="22"/>
            <w:szCs w:val="22"/>
          </w:rPr>
          <w:tab/>
        </w:r>
        <w:r w:rsidRPr="00AC3FB9" w:rsidDel="000A7D42">
          <w:rPr>
            <w:rPrChange w:id="625" w:author="Steffen Maerdian" w:date="2018-04-18T18:16:00Z">
              <w:rPr>
                <w:rStyle w:val="Hyperlink"/>
                <w:noProof/>
              </w:rPr>
            </w:rPrChange>
          </w:rPr>
          <w:delText>FHIR Based Resources</w:delText>
        </w:r>
        <w:r w:rsidDel="000A7D42">
          <w:rPr>
            <w:noProof/>
            <w:webHidden/>
          </w:rPr>
          <w:tab/>
          <w:delText>7</w:delText>
        </w:r>
      </w:del>
    </w:p>
    <w:p w14:paraId="68B65427" w14:textId="6ABB3690" w:rsidR="002502D1" w:rsidDel="000A7D42" w:rsidRDefault="002502D1">
      <w:pPr>
        <w:pStyle w:val="TOC3"/>
        <w:tabs>
          <w:tab w:val="left" w:pos="1320"/>
          <w:tab w:val="right" w:leader="dot" w:pos="9350"/>
        </w:tabs>
        <w:rPr>
          <w:del w:id="626" w:author="Steffen Maerdian" w:date="2018-05-01T09:55:00Z"/>
          <w:rFonts w:asciiTheme="minorHAnsi" w:eastAsiaTheme="minorEastAsia" w:hAnsiTheme="minorHAnsi" w:cstheme="minorBidi"/>
          <w:iCs w:val="0"/>
          <w:noProof/>
          <w:sz w:val="22"/>
          <w:szCs w:val="22"/>
        </w:rPr>
      </w:pPr>
      <w:del w:id="627" w:author="Steffen Maerdian" w:date="2018-05-01T09:55:00Z">
        <w:r w:rsidRPr="00AC3FB9" w:rsidDel="000A7D42">
          <w:rPr>
            <w:rPrChange w:id="628" w:author="Steffen Maerdian" w:date="2018-04-18T18:16:00Z">
              <w:rPr>
                <w:rStyle w:val="Hyperlink"/>
                <w:noProof/>
              </w:rPr>
            </w:rPrChange>
          </w:rPr>
          <w:delText>2.6.2</w:delText>
        </w:r>
        <w:r w:rsidDel="000A7D42">
          <w:rPr>
            <w:rFonts w:asciiTheme="minorHAnsi" w:eastAsiaTheme="minorEastAsia" w:hAnsiTheme="minorHAnsi" w:cstheme="minorBidi"/>
            <w:iCs w:val="0"/>
            <w:noProof/>
            <w:sz w:val="22"/>
            <w:szCs w:val="22"/>
          </w:rPr>
          <w:tab/>
        </w:r>
        <w:r w:rsidRPr="00AC3FB9" w:rsidDel="000A7D42">
          <w:rPr>
            <w:rPrChange w:id="629" w:author="Steffen Maerdian" w:date="2018-04-18T18:16:00Z">
              <w:rPr>
                <w:rStyle w:val="Hyperlink"/>
                <w:noProof/>
              </w:rPr>
            </w:rPrChange>
          </w:rPr>
          <w:delText>JSON Format</w:delText>
        </w:r>
        <w:r w:rsidDel="000A7D42">
          <w:rPr>
            <w:noProof/>
            <w:webHidden/>
          </w:rPr>
          <w:tab/>
          <w:delText>9</w:delText>
        </w:r>
      </w:del>
    </w:p>
    <w:p w14:paraId="35C75960" w14:textId="58C2CECD" w:rsidR="002502D1" w:rsidDel="000A7D42" w:rsidRDefault="002502D1">
      <w:pPr>
        <w:pStyle w:val="TOC3"/>
        <w:tabs>
          <w:tab w:val="left" w:pos="1320"/>
          <w:tab w:val="right" w:leader="dot" w:pos="9350"/>
        </w:tabs>
        <w:rPr>
          <w:del w:id="630" w:author="Steffen Maerdian" w:date="2018-05-01T09:55:00Z"/>
          <w:rFonts w:asciiTheme="minorHAnsi" w:eastAsiaTheme="minorEastAsia" w:hAnsiTheme="minorHAnsi" w:cstheme="minorBidi"/>
          <w:iCs w:val="0"/>
          <w:noProof/>
          <w:sz w:val="22"/>
          <w:szCs w:val="22"/>
        </w:rPr>
      </w:pPr>
      <w:del w:id="631" w:author="Steffen Maerdian" w:date="2018-05-01T09:55:00Z">
        <w:r w:rsidRPr="00AC3FB9" w:rsidDel="000A7D42">
          <w:rPr>
            <w:rPrChange w:id="632" w:author="Steffen Maerdian" w:date="2018-04-18T18:16:00Z">
              <w:rPr>
                <w:rStyle w:val="Hyperlink"/>
                <w:noProof/>
              </w:rPr>
            </w:rPrChange>
          </w:rPr>
          <w:delText>2.6.3</w:delText>
        </w:r>
        <w:r w:rsidDel="000A7D42">
          <w:rPr>
            <w:rFonts w:asciiTheme="minorHAnsi" w:eastAsiaTheme="minorEastAsia" w:hAnsiTheme="minorHAnsi" w:cstheme="minorBidi"/>
            <w:iCs w:val="0"/>
            <w:noProof/>
            <w:sz w:val="22"/>
            <w:szCs w:val="22"/>
          </w:rPr>
          <w:tab/>
        </w:r>
        <w:r w:rsidRPr="00AC3FB9" w:rsidDel="000A7D42">
          <w:rPr>
            <w:rPrChange w:id="633" w:author="Steffen Maerdian" w:date="2018-04-18T18:16:00Z">
              <w:rPr>
                <w:rStyle w:val="Hyperlink"/>
                <w:noProof/>
              </w:rPr>
            </w:rPrChange>
          </w:rPr>
          <w:delText>Bundle Definition</w:delText>
        </w:r>
        <w:r w:rsidDel="000A7D42">
          <w:rPr>
            <w:noProof/>
            <w:webHidden/>
          </w:rPr>
          <w:tab/>
          <w:delText>10</w:delText>
        </w:r>
      </w:del>
    </w:p>
    <w:p w14:paraId="3BBC7F5B" w14:textId="42B5FA65" w:rsidR="002502D1" w:rsidDel="000A7D42" w:rsidRDefault="002502D1">
      <w:pPr>
        <w:pStyle w:val="TOC2"/>
        <w:tabs>
          <w:tab w:val="left" w:pos="880"/>
          <w:tab w:val="right" w:leader="dot" w:pos="9350"/>
        </w:tabs>
        <w:rPr>
          <w:del w:id="634" w:author="Steffen Maerdian" w:date="2018-05-01T09:55:00Z"/>
          <w:rFonts w:asciiTheme="minorHAnsi" w:eastAsiaTheme="minorEastAsia" w:hAnsiTheme="minorHAnsi" w:cstheme="minorBidi"/>
          <w:b w:val="0"/>
          <w:noProof/>
          <w:sz w:val="22"/>
          <w:szCs w:val="22"/>
        </w:rPr>
      </w:pPr>
      <w:del w:id="635" w:author="Steffen Maerdian" w:date="2018-05-01T09:55:00Z">
        <w:r w:rsidRPr="00AC3FB9" w:rsidDel="000A7D42">
          <w:rPr>
            <w:rPrChange w:id="636" w:author="Steffen Maerdian" w:date="2018-04-18T18:16:00Z">
              <w:rPr>
                <w:rStyle w:val="Hyperlink"/>
                <w:noProof/>
              </w:rPr>
            </w:rPrChange>
          </w:rPr>
          <w:delText>2.7</w:delText>
        </w:r>
        <w:r w:rsidDel="000A7D42">
          <w:rPr>
            <w:rFonts w:asciiTheme="minorHAnsi" w:eastAsiaTheme="minorEastAsia" w:hAnsiTheme="minorHAnsi" w:cstheme="minorBidi"/>
            <w:b w:val="0"/>
            <w:noProof/>
            <w:sz w:val="22"/>
            <w:szCs w:val="22"/>
          </w:rPr>
          <w:tab/>
        </w:r>
        <w:r w:rsidRPr="00AC3FB9" w:rsidDel="000A7D42">
          <w:rPr>
            <w:rPrChange w:id="637" w:author="Steffen Maerdian" w:date="2018-04-18T18:16:00Z">
              <w:rPr>
                <w:rStyle w:val="Hyperlink"/>
                <w:noProof/>
              </w:rPr>
            </w:rPrChange>
          </w:rPr>
          <w:delText>Communications Methods</w:delText>
        </w:r>
        <w:r w:rsidDel="000A7D42">
          <w:rPr>
            <w:noProof/>
            <w:webHidden/>
          </w:rPr>
          <w:tab/>
          <w:delText>11</w:delText>
        </w:r>
      </w:del>
    </w:p>
    <w:p w14:paraId="496EAAD6" w14:textId="00681C29" w:rsidR="002502D1" w:rsidDel="000A7D42" w:rsidRDefault="002502D1">
      <w:pPr>
        <w:pStyle w:val="TOC3"/>
        <w:tabs>
          <w:tab w:val="left" w:pos="1320"/>
          <w:tab w:val="right" w:leader="dot" w:pos="9350"/>
        </w:tabs>
        <w:rPr>
          <w:del w:id="638" w:author="Steffen Maerdian" w:date="2018-05-01T09:55:00Z"/>
          <w:rFonts w:asciiTheme="minorHAnsi" w:eastAsiaTheme="minorEastAsia" w:hAnsiTheme="minorHAnsi" w:cstheme="minorBidi"/>
          <w:iCs w:val="0"/>
          <w:noProof/>
          <w:sz w:val="22"/>
          <w:szCs w:val="22"/>
        </w:rPr>
      </w:pPr>
      <w:del w:id="639" w:author="Steffen Maerdian" w:date="2018-05-01T09:55:00Z">
        <w:r w:rsidRPr="00AC3FB9" w:rsidDel="000A7D42">
          <w:rPr>
            <w:rPrChange w:id="640" w:author="Steffen Maerdian" w:date="2018-04-18T18:16:00Z">
              <w:rPr>
                <w:rStyle w:val="Hyperlink"/>
                <w:noProof/>
              </w:rPr>
            </w:rPrChange>
          </w:rPr>
          <w:delText>2.7.1</w:delText>
        </w:r>
        <w:r w:rsidDel="000A7D42">
          <w:rPr>
            <w:rFonts w:asciiTheme="minorHAnsi" w:eastAsiaTheme="minorEastAsia" w:hAnsiTheme="minorHAnsi" w:cstheme="minorBidi"/>
            <w:iCs w:val="0"/>
            <w:noProof/>
            <w:sz w:val="22"/>
            <w:szCs w:val="22"/>
          </w:rPr>
          <w:tab/>
        </w:r>
        <w:r w:rsidRPr="00AC3FB9" w:rsidDel="000A7D42">
          <w:rPr>
            <w:rPrChange w:id="641" w:author="Steffen Maerdian" w:date="2018-04-18T18:16:00Z">
              <w:rPr>
                <w:rStyle w:val="Hyperlink"/>
                <w:noProof/>
              </w:rPr>
            </w:rPrChange>
          </w:rPr>
          <w:delText>Ports and Protocols</w:delText>
        </w:r>
        <w:r w:rsidDel="000A7D42">
          <w:rPr>
            <w:noProof/>
            <w:webHidden/>
          </w:rPr>
          <w:tab/>
          <w:delText>11</w:delText>
        </w:r>
      </w:del>
    </w:p>
    <w:p w14:paraId="359CB959" w14:textId="3D7160E6" w:rsidR="002502D1" w:rsidDel="000A7D42" w:rsidRDefault="002502D1">
      <w:pPr>
        <w:pStyle w:val="TOC3"/>
        <w:tabs>
          <w:tab w:val="left" w:pos="1320"/>
          <w:tab w:val="right" w:leader="dot" w:pos="9350"/>
        </w:tabs>
        <w:rPr>
          <w:del w:id="642" w:author="Steffen Maerdian" w:date="2018-05-01T09:55:00Z"/>
          <w:rFonts w:asciiTheme="minorHAnsi" w:eastAsiaTheme="minorEastAsia" w:hAnsiTheme="minorHAnsi" w:cstheme="minorBidi"/>
          <w:iCs w:val="0"/>
          <w:noProof/>
          <w:sz w:val="22"/>
          <w:szCs w:val="22"/>
        </w:rPr>
      </w:pPr>
      <w:del w:id="643" w:author="Steffen Maerdian" w:date="2018-05-01T09:55:00Z">
        <w:r w:rsidRPr="00AC3FB9" w:rsidDel="000A7D42">
          <w:rPr>
            <w:rPrChange w:id="644" w:author="Steffen Maerdian" w:date="2018-04-18T18:16:00Z">
              <w:rPr>
                <w:rStyle w:val="Hyperlink"/>
                <w:noProof/>
              </w:rPr>
            </w:rPrChange>
          </w:rPr>
          <w:delText>2.7.2</w:delText>
        </w:r>
        <w:r w:rsidDel="000A7D42">
          <w:rPr>
            <w:rFonts w:asciiTheme="minorHAnsi" w:eastAsiaTheme="minorEastAsia" w:hAnsiTheme="minorHAnsi" w:cstheme="minorBidi"/>
            <w:iCs w:val="0"/>
            <w:noProof/>
            <w:sz w:val="22"/>
            <w:szCs w:val="22"/>
          </w:rPr>
          <w:tab/>
        </w:r>
        <w:r w:rsidRPr="00AC3FB9" w:rsidDel="000A7D42">
          <w:rPr>
            <w:rPrChange w:id="645" w:author="Steffen Maerdian" w:date="2018-04-18T18:16:00Z">
              <w:rPr>
                <w:rStyle w:val="Hyperlink"/>
                <w:noProof/>
              </w:rPr>
            </w:rPrChange>
          </w:rPr>
          <w:delText>ESB Configuration(s)</w:delText>
        </w:r>
        <w:r w:rsidDel="000A7D42">
          <w:rPr>
            <w:noProof/>
            <w:webHidden/>
          </w:rPr>
          <w:tab/>
          <w:delText>12</w:delText>
        </w:r>
      </w:del>
    </w:p>
    <w:p w14:paraId="587F4A7F" w14:textId="74D2E637" w:rsidR="002502D1" w:rsidDel="000A7D42" w:rsidRDefault="002502D1">
      <w:pPr>
        <w:pStyle w:val="TOC3"/>
        <w:tabs>
          <w:tab w:val="left" w:pos="1320"/>
          <w:tab w:val="right" w:leader="dot" w:pos="9350"/>
        </w:tabs>
        <w:rPr>
          <w:del w:id="646" w:author="Steffen Maerdian" w:date="2018-05-01T09:55:00Z"/>
          <w:rFonts w:asciiTheme="minorHAnsi" w:eastAsiaTheme="minorEastAsia" w:hAnsiTheme="minorHAnsi" w:cstheme="minorBidi"/>
          <w:iCs w:val="0"/>
          <w:noProof/>
          <w:sz w:val="22"/>
          <w:szCs w:val="22"/>
        </w:rPr>
      </w:pPr>
      <w:del w:id="647" w:author="Steffen Maerdian" w:date="2018-05-01T09:55:00Z">
        <w:r w:rsidRPr="00AC3FB9" w:rsidDel="000A7D42">
          <w:rPr>
            <w:rPrChange w:id="648" w:author="Steffen Maerdian" w:date="2018-04-18T18:16:00Z">
              <w:rPr>
                <w:rStyle w:val="Hyperlink"/>
                <w:noProof/>
              </w:rPr>
            </w:rPrChange>
          </w:rPr>
          <w:delText>2.7.3</w:delText>
        </w:r>
        <w:r w:rsidDel="000A7D42">
          <w:rPr>
            <w:rFonts w:asciiTheme="minorHAnsi" w:eastAsiaTheme="minorEastAsia" w:hAnsiTheme="minorHAnsi" w:cstheme="minorBidi"/>
            <w:iCs w:val="0"/>
            <w:noProof/>
            <w:sz w:val="22"/>
            <w:szCs w:val="22"/>
          </w:rPr>
          <w:tab/>
        </w:r>
        <w:r w:rsidRPr="00AC3FB9" w:rsidDel="000A7D42">
          <w:rPr>
            <w:rPrChange w:id="649" w:author="Steffen Maerdian" w:date="2018-04-18T18:16:00Z">
              <w:rPr>
                <w:rStyle w:val="Hyperlink"/>
                <w:noProof/>
              </w:rPr>
            </w:rPrChange>
          </w:rPr>
          <w:delText>System Configuration</w:delText>
        </w:r>
        <w:r w:rsidDel="000A7D42">
          <w:rPr>
            <w:noProof/>
            <w:webHidden/>
          </w:rPr>
          <w:tab/>
          <w:delText>12</w:delText>
        </w:r>
      </w:del>
    </w:p>
    <w:p w14:paraId="2659C8B3" w14:textId="6EFE8AC6" w:rsidR="002502D1" w:rsidDel="000A7D42" w:rsidRDefault="002502D1">
      <w:pPr>
        <w:pStyle w:val="TOC2"/>
        <w:tabs>
          <w:tab w:val="left" w:pos="880"/>
          <w:tab w:val="right" w:leader="dot" w:pos="9350"/>
        </w:tabs>
        <w:rPr>
          <w:del w:id="650" w:author="Steffen Maerdian" w:date="2018-05-01T09:55:00Z"/>
          <w:rFonts w:asciiTheme="minorHAnsi" w:eastAsiaTheme="minorEastAsia" w:hAnsiTheme="minorHAnsi" w:cstheme="minorBidi"/>
          <w:b w:val="0"/>
          <w:noProof/>
          <w:sz w:val="22"/>
          <w:szCs w:val="22"/>
        </w:rPr>
      </w:pPr>
      <w:del w:id="651" w:author="Steffen Maerdian" w:date="2018-05-01T09:55:00Z">
        <w:r w:rsidRPr="00AC3FB9" w:rsidDel="000A7D42">
          <w:rPr>
            <w:rPrChange w:id="652" w:author="Steffen Maerdian" w:date="2018-04-18T18:16:00Z">
              <w:rPr>
                <w:rStyle w:val="Hyperlink"/>
                <w:noProof/>
              </w:rPr>
            </w:rPrChange>
          </w:rPr>
          <w:delText>2.8</w:delText>
        </w:r>
        <w:r w:rsidDel="000A7D42">
          <w:rPr>
            <w:rFonts w:asciiTheme="minorHAnsi" w:eastAsiaTheme="minorEastAsia" w:hAnsiTheme="minorHAnsi" w:cstheme="minorBidi"/>
            <w:b w:val="0"/>
            <w:noProof/>
            <w:sz w:val="22"/>
            <w:szCs w:val="22"/>
          </w:rPr>
          <w:tab/>
        </w:r>
        <w:r w:rsidRPr="00AC3FB9" w:rsidDel="000A7D42">
          <w:rPr>
            <w:rPrChange w:id="653" w:author="Steffen Maerdian" w:date="2018-04-18T18:16:00Z">
              <w:rPr>
                <w:rStyle w:val="Hyperlink"/>
                <w:noProof/>
              </w:rPr>
            </w:rPrChange>
          </w:rPr>
          <w:delText>Performance Requirements</w:delText>
        </w:r>
        <w:r w:rsidDel="000A7D42">
          <w:rPr>
            <w:noProof/>
            <w:webHidden/>
          </w:rPr>
          <w:tab/>
          <w:delText>12</w:delText>
        </w:r>
      </w:del>
    </w:p>
    <w:p w14:paraId="5D753758" w14:textId="00826AA6" w:rsidR="002502D1" w:rsidDel="000A7D42" w:rsidRDefault="002502D1">
      <w:pPr>
        <w:pStyle w:val="TOC2"/>
        <w:tabs>
          <w:tab w:val="left" w:pos="880"/>
          <w:tab w:val="right" w:leader="dot" w:pos="9350"/>
        </w:tabs>
        <w:rPr>
          <w:del w:id="654" w:author="Steffen Maerdian" w:date="2018-05-01T09:55:00Z"/>
          <w:rFonts w:asciiTheme="minorHAnsi" w:eastAsiaTheme="minorEastAsia" w:hAnsiTheme="minorHAnsi" w:cstheme="minorBidi"/>
          <w:b w:val="0"/>
          <w:noProof/>
          <w:sz w:val="22"/>
          <w:szCs w:val="22"/>
        </w:rPr>
      </w:pPr>
      <w:del w:id="655" w:author="Steffen Maerdian" w:date="2018-05-01T09:55:00Z">
        <w:r w:rsidRPr="00AC3FB9" w:rsidDel="000A7D42">
          <w:rPr>
            <w:rPrChange w:id="656" w:author="Steffen Maerdian" w:date="2018-04-18T18:16:00Z">
              <w:rPr>
                <w:rStyle w:val="Hyperlink"/>
                <w:noProof/>
              </w:rPr>
            </w:rPrChange>
          </w:rPr>
          <w:delText>2.9</w:delText>
        </w:r>
        <w:r w:rsidDel="000A7D42">
          <w:rPr>
            <w:rFonts w:asciiTheme="minorHAnsi" w:eastAsiaTheme="minorEastAsia" w:hAnsiTheme="minorHAnsi" w:cstheme="minorBidi"/>
            <w:b w:val="0"/>
            <w:noProof/>
            <w:sz w:val="22"/>
            <w:szCs w:val="22"/>
          </w:rPr>
          <w:tab/>
        </w:r>
        <w:r w:rsidRPr="00AC3FB9" w:rsidDel="000A7D42">
          <w:rPr>
            <w:rPrChange w:id="657" w:author="Steffen Maerdian" w:date="2018-04-18T18:16:00Z">
              <w:rPr>
                <w:rStyle w:val="Hyperlink"/>
                <w:noProof/>
              </w:rPr>
            </w:rPrChange>
          </w:rPr>
          <w:delText>Security</w:delText>
        </w:r>
        <w:r w:rsidDel="000A7D42">
          <w:rPr>
            <w:noProof/>
            <w:webHidden/>
          </w:rPr>
          <w:tab/>
          <w:delText>12</w:delText>
        </w:r>
      </w:del>
    </w:p>
    <w:p w14:paraId="74D90D46" w14:textId="656DCFE9" w:rsidR="002502D1" w:rsidDel="000A7D42" w:rsidRDefault="002502D1">
      <w:pPr>
        <w:pStyle w:val="TOC2"/>
        <w:tabs>
          <w:tab w:val="left" w:pos="1100"/>
          <w:tab w:val="right" w:leader="dot" w:pos="9350"/>
        </w:tabs>
        <w:rPr>
          <w:del w:id="658" w:author="Steffen Maerdian" w:date="2018-05-01T09:55:00Z"/>
          <w:rFonts w:asciiTheme="minorHAnsi" w:eastAsiaTheme="minorEastAsia" w:hAnsiTheme="minorHAnsi" w:cstheme="minorBidi"/>
          <w:b w:val="0"/>
          <w:noProof/>
          <w:sz w:val="22"/>
          <w:szCs w:val="22"/>
        </w:rPr>
      </w:pPr>
      <w:del w:id="659" w:author="Steffen Maerdian" w:date="2018-05-01T09:55:00Z">
        <w:r w:rsidRPr="00AC3FB9" w:rsidDel="000A7D42">
          <w:rPr>
            <w:rPrChange w:id="660" w:author="Steffen Maerdian" w:date="2018-04-18T18:16:00Z">
              <w:rPr>
                <w:rStyle w:val="Hyperlink"/>
                <w:noProof/>
              </w:rPr>
            </w:rPrChange>
          </w:rPr>
          <w:delText>2.10</w:delText>
        </w:r>
        <w:r w:rsidDel="000A7D42">
          <w:rPr>
            <w:rFonts w:asciiTheme="minorHAnsi" w:eastAsiaTheme="minorEastAsia" w:hAnsiTheme="minorHAnsi" w:cstheme="minorBidi"/>
            <w:b w:val="0"/>
            <w:noProof/>
            <w:sz w:val="22"/>
            <w:szCs w:val="22"/>
          </w:rPr>
          <w:tab/>
        </w:r>
        <w:r w:rsidRPr="00AC3FB9" w:rsidDel="000A7D42">
          <w:rPr>
            <w:rPrChange w:id="661" w:author="Steffen Maerdian" w:date="2018-04-18T18:16:00Z">
              <w:rPr>
                <w:rStyle w:val="Hyperlink"/>
                <w:noProof/>
              </w:rPr>
            </w:rPrChange>
          </w:rPr>
          <w:delText>Testing Requirements</w:delText>
        </w:r>
        <w:r w:rsidDel="000A7D42">
          <w:rPr>
            <w:noProof/>
            <w:webHidden/>
          </w:rPr>
          <w:tab/>
          <w:delText>12</w:delText>
        </w:r>
      </w:del>
    </w:p>
    <w:p w14:paraId="45DF1C42" w14:textId="44236143" w:rsidR="002502D1" w:rsidDel="000A7D42" w:rsidRDefault="002502D1">
      <w:pPr>
        <w:pStyle w:val="TOC3"/>
        <w:tabs>
          <w:tab w:val="left" w:pos="1320"/>
          <w:tab w:val="right" w:leader="dot" w:pos="9350"/>
        </w:tabs>
        <w:rPr>
          <w:del w:id="662" w:author="Steffen Maerdian" w:date="2018-05-01T09:55:00Z"/>
          <w:rFonts w:asciiTheme="minorHAnsi" w:eastAsiaTheme="minorEastAsia" w:hAnsiTheme="minorHAnsi" w:cstheme="minorBidi"/>
          <w:iCs w:val="0"/>
          <w:noProof/>
          <w:sz w:val="22"/>
          <w:szCs w:val="22"/>
        </w:rPr>
      </w:pPr>
      <w:del w:id="663" w:author="Steffen Maerdian" w:date="2018-05-01T09:55:00Z">
        <w:r w:rsidRPr="00AC3FB9" w:rsidDel="000A7D42">
          <w:rPr>
            <w:rPrChange w:id="664" w:author="Steffen Maerdian" w:date="2018-04-18T18:16:00Z">
              <w:rPr>
                <w:rStyle w:val="Hyperlink"/>
                <w:noProof/>
              </w:rPr>
            </w:rPrChange>
          </w:rPr>
          <w:delText>2.10.1</w:delText>
        </w:r>
        <w:r w:rsidDel="000A7D42">
          <w:rPr>
            <w:rFonts w:asciiTheme="minorHAnsi" w:eastAsiaTheme="minorEastAsia" w:hAnsiTheme="minorHAnsi" w:cstheme="minorBidi"/>
            <w:iCs w:val="0"/>
            <w:noProof/>
            <w:sz w:val="22"/>
            <w:szCs w:val="22"/>
          </w:rPr>
          <w:tab/>
        </w:r>
        <w:r w:rsidRPr="00AC3FB9" w:rsidDel="000A7D42">
          <w:rPr>
            <w:rPrChange w:id="665" w:author="Steffen Maerdian" w:date="2018-04-18T18:16:00Z">
              <w:rPr>
                <w:rStyle w:val="Hyperlink"/>
                <w:noProof/>
              </w:rPr>
            </w:rPrChange>
          </w:rPr>
          <w:delText>Comparison of Data</w:delText>
        </w:r>
        <w:r w:rsidDel="000A7D42">
          <w:rPr>
            <w:noProof/>
            <w:webHidden/>
          </w:rPr>
          <w:tab/>
          <w:delText>12</w:delText>
        </w:r>
      </w:del>
    </w:p>
    <w:p w14:paraId="1B4BE420" w14:textId="235BC930" w:rsidR="002502D1" w:rsidDel="000A7D42" w:rsidRDefault="002502D1">
      <w:pPr>
        <w:pStyle w:val="TOC3"/>
        <w:tabs>
          <w:tab w:val="left" w:pos="1320"/>
          <w:tab w:val="right" w:leader="dot" w:pos="9350"/>
        </w:tabs>
        <w:rPr>
          <w:del w:id="666" w:author="Steffen Maerdian" w:date="2018-05-01T09:55:00Z"/>
          <w:rFonts w:asciiTheme="minorHAnsi" w:eastAsiaTheme="minorEastAsia" w:hAnsiTheme="minorHAnsi" w:cstheme="minorBidi"/>
          <w:iCs w:val="0"/>
          <w:noProof/>
          <w:sz w:val="22"/>
          <w:szCs w:val="22"/>
        </w:rPr>
      </w:pPr>
      <w:del w:id="667" w:author="Steffen Maerdian" w:date="2018-05-01T09:55:00Z">
        <w:r w:rsidRPr="00AC3FB9" w:rsidDel="000A7D42">
          <w:rPr>
            <w:rPrChange w:id="668" w:author="Steffen Maerdian" w:date="2018-04-18T18:16:00Z">
              <w:rPr>
                <w:rStyle w:val="Hyperlink"/>
                <w:noProof/>
              </w:rPr>
            </w:rPrChange>
          </w:rPr>
          <w:delText>2.10.2</w:delText>
        </w:r>
        <w:r w:rsidDel="000A7D42">
          <w:rPr>
            <w:rFonts w:asciiTheme="minorHAnsi" w:eastAsiaTheme="minorEastAsia" w:hAnsiTheme="minorHAnsi" w:cstheme="minorBidi"/>
            <w:iCs w:val="0"/>
            <w:noProof/>
            <w:sz w:val="22"/>
            <w:szCs w:val="22"/>
          </w:rPr>
          <w:tab/>
        </w:r>
        <w:r w:rsidRPr="00AC3FB9" w:rsidDel="000A7D42">
          <w:rPr>
            <w:rPrChange w:id="669" w:author="Steffen Maerdian" w:date="2018-04-18T18:16:00Z">
              <w:rPr>
                <w:rStyle w:val="Hyperlink"/>
                <w:noProof/>
              </w:rPr>
            </w:rPrChange>
          </w:rPr>
          <w:delText>Completeness</w:delText>
        </w:r>
        <w:r w:rsidDel="000A7D42">
          <w:rPr>
            <w:noProof/>
            <w:webHidden/>
          </w:rPr>
          <w:tab/>
          <w:delText>12</w:delText>
        </w:r>
      </w:del>
    </w:p>
    <w:p w14:paraId="497B526D" w14:textId="37DB87CC" w:rsidR="002502D1" w:rsidDel="000A7D42" w:rsidRDefault="002502D1">
      <w:pPr>
        <w:pStyle w:val="TOC3"/>
        <w:tabs>
          <w:tab w:val="left" w:pos="1320"/>
          <w:tab w:val="right" w:leader="dot" w:pos="9350"/>
        </w:tabs>
        <w:rPr>
          <w:del w:id="670" w:author="Steffen Maerdian" w:date="2018-05-01T09:55:00Z"/>
          <w:rFonts w:asciiTheme="minorHAnsi" w:eastAsiaTheme="minorEastAsia" w:hAnsiTheme="minorHAnsi" w:cstheme="minorBidi"/>
          <w:iCs w:val="0"/>
          <w:noProof/>
          <w:sz w:val="22"/>
          <w:szCs w:val="22"/>
        </w:rPr>
      </w:pPr>
      <w:del w:id="671" w:author="Steffen Maerdian" w:date="2018-05-01T09:55:00Z">
        <w:r w:rsidRPr="00AC3FB9" w:rsidDel="000A7D42">
          <w:rPr>
            <w:rPrChange w:id="672" w:author="Steffen Maerdian" w:date="2018-04-18T18:16:00Z">
              <w:rPr>
                <w:rStyle w:val="Hyperlink"/>
                <w:noProof/>
              </w:rPr>
            </w:rPrChange>
          </w:rPr>
          <w:delText>2.10.3</w:delText>
        </w:r>
        <w:r w:rsidDel="000A7D42">
          <w:rPr>
            <w:rFonts w:asciiTheme="minorHAnsi" w:eastAsiaTheme="minorEastAsia" w:hAnsiTheme="minorHAnsi" w:cstheme="minorBidi"/>
            <w:iCs w:val="0"/>
            <w:noProof/>
            <w:sz w:val="22"/>
            <w:szCs w:val="22"/>
          </w:rPr>
          <w:tab/>
        </w:r>
        <w:r w:rsidRPr="00AC3FB9" w:rsidDel="000A7D42">
          <w:rPr>
            <w:rPrChange w:id="673" w:author="Steffen Maerdian" w:date="2018-04-18T18:16:00Z">
              <w:rPr>
                <w:rStyle w:val="Hyperlink"/>
                <w:noProof/>
              </w:rPr>
            </w:rPrChange>
          </w:rPr>
          <w:delText>Load Testing</w:delText>
        </w:r>
        <w:r w:rsidDel="000A7D42">
          <w:rPr>
            <w:noProof/>
            <w:webHidden/>
          </w:rPr>
          <w:tab/>
          <w:delText>12</w:delText>
        </w:r>
      </w:del>
    </w:p>
    <w:p w14:paraId="1B15FF49" w14:textId="6622A0D7" w:rsidR="002502D1" w:rsidDel="000A7D42" w:rsidRDefault="002502D1">
      <w:pPr>
        <w:pStyle w:val="TOC2"/>
        <w:tabs>
          <w:tab w:val="left" w:pos="1100"/>
          <w:tab w:val="right" w:leader="dot" w:pos="9350"/>
        </w:tabs>
        <w:rPr>
          <w:del w:id="674" w:author="Steffen Maerdian" w:date="2018-05-01T09:55:00Z"/>
          <w:rFonts w:asciiTheme="minorHAnsi" w:eastAsiaTheme="minorEastAsia" w:hAnsiTheme="minorHAnsi" w:cstheme="minorBidi"/>
          <w:b w:val="0"/>
          <w:noProof/>
          <w:sz w:val="22"/>
          <w:szCs w:val="22"/>
        </w:rPr>
      </w:pPr>
      <w:del w:id="675" w:author="Steffen Maerdian" w:date="2018-05-01T09:55:00Z">
        <w:r w:rsidRPr="00AC3FB9" w:rsidDel="000A7D42">
          <w:rPr>
            <w:rPrChange w:id="676" w:author="Steffen Maerdian" w:date="2018-04-18T18:16:00Z">
              <w:rPr>
                <w:rStyle w:val="Hyperlink"/>
                <w:noProof/>
              </w:rPr>
            </w:rPrChange>
          </w:rPr>
          <w:delText>2.11</w:delText>
        </w:r>
        <w:r w:rsidDel="000A7D42">
          <w:rPr>
            <w:rFonts w:asciiTheme="minorHAnsi" w:eastAsiaTheme="minorEastAsia" w:hAnsiTheme="minorHAnsi" w:cstheme="minorBidi"/>
            <w:b w:val="0"/>
            <w:noProof/>
            <w:sz w:val="22"/>
            <w:szCs w:val="22"/>
          </w:rPr>
          <w:tab/>
        </w:r>
        <w:r w:rsidRPr="00AC3FB9" w:rsidDel="000A7D42">
          <w:rPr>
            <w:rPrChange w:id="677" w:author="Steffen Maerdian" w:date="2018-04-18T18:16:00Z">
              <w:rPr>
                <w:rStyle w:val="Hyperlink"/>
                <w:noProof/>
              </w:rPr>
            </w:rPrChange>
          </w:rPr>
          <w:delText>Policies and Constraints</w:delText>
        </w:r>
        <w:r w:rsidDel="000A7D42">
          <w:rPr>
            <w:noProof/>
            <w:webHidden/>
          </w:rPr>
          <w:tab/>
          <w:delText>13</w:delText>
        </w:r>
      </w:del>
    </w:p>
    <w:p w14:paraId="35EF4546" w14:textId="351AE9B0" w:rsidR="002502D1" w:rsidDel="000A7D42" w:rsidRDefault="002502D1">
      <w:pPr>
        <w:pStyle w:val="TOC3"/>
        <w:tabs>
          <w:tab w:val="left" w:pos="1320"/>
          <w:tab w:val="right" w:leader="dot" w:pos="9350"/>
        </w:tabs>
        <w:rPr>
          <w:del w:id="678" w:author="Steffen Maerdian" w:date="2018-05-01T09:55:00Z"/>
          <w:rFonts w:asciiTheme="minorHAnsi" w:eastAsiaTheme="minorEastAsia" w:hAnsiTheme="minorHAnsi" w:cstheme="minorBidi"/>
          <w:iCs w:val="0"/>
          <w:noProof/>
          <w:sz w:val="22"/>
          <w:szCs w:val="22"/>
        </w:rPr>
      </w:pPr>
      <w:del w:id="679" w:author="Steffen Maerdian" w:date="2018-05-01T09:55:00Z">
        <w:r w:rsidRPr="00AC3FB9" w:rsidDel="000A7D42">
          <w:rPr>
            <w:rPrChange w:id="680" w:author="Steffen Maerdian" w:date="2018-04-18T18:16:00Z">
              <w:rPr>
                <w:rStyle w:val="Hyperlink"/>
                <w:noProof/>
              </w:rPr>
            </w:rPrChange>
          </w:rPr>
          <w:delText>2.11.1</w:delText>
        </w:r>
        <w:r w:rsidDel="000A7D42">
          <w:rPr>
            <w:rFonts w:asciiTheme="minorHAnsi" w:eastAsiaTheme="minorEastAsia" w:hAnsiTheme="minorHAnsi" w:cstheme="minorBidi"/>
            <w:iCs w:val="0"/>
            <w:noProof/>
            <w:sz w:val="22"/>
            <w:szCs w:val="22"/>
          </w:rPr>
          <w:tab/>
        </w:r>
        <w:r w:rsidRPr="00AC3FB9" w:rsidDel="000A7D42">
          <w:rPr>
            <w:rPrChange w:id="681" w:author="Steffen Maerdian" w:date="2018-04-18T18:16:00Z">
              <w:rPr>
                <w:rStyle w:val="Hyperlink"/>
                <w:noProof/>
              </w:rPr>
            </w:rPrChange>
          </w:rPr>
          <w:delText>HIPAA Compliance</w:delText>
        </w:r>
        <w:r w:rsidDel="000A7D42">
          <w:rPr>
            <w:noProof/>
            <w:webHidden/>
          </w:rPr>
          <w:tab/>
          <w:delText>13</w:delText>
        </w:r>
      </w:del>
    </w:p>
    <w:p w14:paraId="37415949" w14:textId="5222F752" w:rsidR="002502D1" w:rsidDel="000A7D42" w:rsidRDefault="002502D1">
      <w:pPr>
        <w:pStyle w:val="TOC1"/>
        <w:tabs>
          <w:tab w:val="left" w:pos="440"/>
          <w:tab w:val="right" w:leader="dot" w:pos="9350"/>
        </w:tabs>
        <w:rPr>
          <w:del w:id="682" w:author="Steffen Maerdian" w:date="2018-05-01T09:55:00Z"/>
          <w:rFonts w:asciiTheme="minorHAnsi" w:eastAsiaTheme="minorEastAsia" w:hAnsiTheme="minorHAnsi" w:cstheme="minorBidi"/>
          <w:b w:val="0"/>
          <w:bCs w:val="0"/>
          <w:noProof/>
          <w:sz w:val="22"/>
          <w:szCs w:val="22"/>
        </w:rPr>
      </w:pPr>
      <w:del w:id="683" w:author="Steffen Maerdian" w:date="2018-05-01T09:55:00Z">
        <w:r w:rsidRPr="00AC3FB9" w:rsidDel="000A7D42">
          <w:rPr>
            <w:rPrChange w:id="684" w:author="Steffen Maerdian" w:date="2018-04-18T18:16:00Z">
              <w:rPr>
                <w:rStyle w:val="Hyperlink"/>
                <w:noProof/>
              </w:rPr>
            </w:rPrChange>
          </w:rPr>
          <w:delText>3</w:delText>
        </w:r>
        <w:r w:rsidDel="000A7D42">
          <w:rPr>
            <w:rFonts w:asciiTheme="minorHAnsi" w:eastAsiaTheme="minorEastAsia" w:hAnsiTheme="minorHAnsi" w:cstheme="minorBidi"/>
            <w:b w:val="0"/>
            <w:bCs w:val="0"/>
            <w:noProof/>
            <w:sz w:val="22"/>
            <w:szCs w:val="22"/>
          </w:rPr>
          <w:tab/>
        </w:r>
        <w:r w:rsidRPr="00AC3FB9" w:rsidDel="000A7D42">
          <w:rPr>
            <w:rPrChange w:id="685" w:author="Steffen Maerdian" w:date="2018-04-18T18:16:00Z">
              <w:rPr>
                <w:rStyle w:val="Hyperlink"/>
                <w:noProof/>
              </w:rPr>
            </w:rPrChange>
          </w:rPr>
          <w:delText>Appendix A</w:delText>
        </w:r>
        <w:r w:rsidDel="000A7D42">
          <w:rPr>
            <w:noProof/>
            <w:webHidden/>
          </w:rPr>
          <w:tab/>
          <w:delText>14</w:delText>
        </w:r>
      </w:del>
    </w:p>
    <w:p w14:paraId="610B0A9A" w14:textId="1673AC5E" w:rsidR="002502D1" w:rsidDel="000A7D42" w:rsidRDefault="002502D1">
      <w:pPr>
        <w:pStyle w:val="TOC2"/>
        <w:tabs>
          <w:tab w:val="left" w:pos="880"/>
          <w:tab w:val="right" w:leader="dot" w:pos="9350"/>
        </w:tabs>
        <w:rPr>
          <w:del w:id="686" w:author="Steffen Maerdian" w:date="2018-05-01T09:55:00Z"/>
          <w:rFonts w:asciiTheme="minorHAnsi" w:eastAsiaTheme="minorEastAsia" w:hAnsiTheme="minorHAnsi" w:cstheme="minorBidi"/>
          <w:b w:val="0"/>
          <w:noProof/>
          <w:sz w:val="22"/>
          <w:szCs w:val="22"/>
        </w:rPr>
      </w:pPr>
      <w:del w:id="687" w:author="Steffen Maerdian" w:date="2018-05-01T09:55:00Z">
        <w:r w:rsidRPr="00AC3FB9" w:rsidDel="000A7D42">
          <w:rPr>
            <w:rPrChange w:id="688" w:author="Steffen Maerdian" w:date="2018-04-18T18:16:00Z">
              <w:rPr>
                <w:rStyle w:val="Hyperlink"/>
                <w:noProof/>
              </w:rPr>
            </w:rPrChange>
          </w:rPr>
          <w:delText>3.1</w:delText>
        </w:r>
        <w:r w:rsidDel="000A7D42">
          <w:rPr>
            <w:rFonts w:asciiTheme="minorHAnsi" w:eastAsiaTheme="minorEastAsia" w:hAnsiTheme="minorHAnsi" w:cstheme="minorBidi"/>
            <w:b w:val="0"/>
            <w:noProof/>
            <w:sz w:val="22"/>
            <w:szCs w:val="22"/>
          </w:rPr>
          <w:tab/>
        </w:r>
        <w:r w:rsidRPr="00AC3FB9" w:rsidDel="000A7D42">
          <w:rPr>
            <w:rPrChange w:id="689" w:author="Steffen Maerdian" w:date="2018-04-18T18:16:00Z">
              <w:rPr>
                <w:rStyle w:val="Hyperlink"/>
                <w:noProof/>
              </w:rPr>
            </w:rPrChange>
          </w:rPr>
          <w:delText>Data Elements</w:delText>
        </w:r>
        <w:r w:rsidDel="000A7D42">
          <w:rPr>
            <w:noProof/>
            <w:webHidden/>
          </w:rPr>
          <w:tab/>
          <w:delText>14</w:delText>
        </w:r>
      </w:del>
    </w:p>
    <w:p w14:paraId="7FA2A1EA" w14:textId="7CC6F7BA" w:rsidR="002502D1" w:rsidDel="000A7D42" w:rsidRDefault="002502D1">
      <w:pPr>
        <w:pStyle w:val="TOC2"/>
        <w:tabs>
          <w:tab w:val="left" w:pos="880"/>
          <w:tab w:val="right" w:leader="dot" w:pos="9350"/>
        </w:tabs>
        <w:rPr>
          <w:del w:id="690" w:author="Steffen Maerdian" w:date="2018-05-01T09:55:00Z"/>
          <w:rFonts w:asciiTheme="minorHAnsi" w:eastAsiaTheme="minorEastAsia" w:hAnsiTheme="minorHAnsi" w:cstheme="minorBidi"/>
          <w:b w:val="0"/>
          <w:noProof/>
          <w:sz w:val="22"/>
          <w:szCs w:val="22"/>
        </w:rPr>
      </w:pPr>
      <w:del w:id="691" w:author="Steffen Maerdian" w:date="2018-05-01T09:55:00Z">
        <w:r w:rsidRPr="00AC3FB9" w:rsidDel="000A7D42">
          <w:rPr>
            <w:rPrChange w:id="692" w:author="Steffen Maerdian" w:date="2018-04-18T18:16:00Z">
              <w:rPr>
                <w:rStyle w:val="Hyperlink"/>
                <w:noProof/>
              </w:rPr>
            </w:rPrChange>
          </w:rPr>
          <w:delText>3.2</w:delText>
        </w:r>
        <w:r w:rsidDel="000A7D42">
          <w:rPr>
            <w:rFonts w:asciiTheme="minorHAnsi" w:eastAsiaTheme="minorEastAsia" w:hAnsiTheme="minorHAnsi" w:cstheme="minorBidi"/>
            <w:b w:val="0"/>
            <w:noProof/>
            <w:sz w:val="22"/>
            <w:szCs w:val="22"/>
          </w:rPr>
          <w:tab/>
        </w:r>
        <w:r w:rsidRPr="00AC3FB9" w:rsidDel="000A7D42">
          <w:rPr>
            <w:rPrChange w:id="693" w:author="Steffen Maerdian" w:date="2018-04-18T18:16:00Z">
              <w:rPr>
                <w:rStyle w:val="Hyperlink"/>
                <w:noProof/>
              </w:rPr>
            </w:rPrChange>
          </w:rPr>
          <w:delText>Bundle (837)</w:delText>
        </w:r>
        <w:r w:rsidDel="000A7D42">
          <w:rPr>
            <w:noProof/>
            <w:webHidden/>
          </w:rPr>
          <w:tab/>
          <w:delText>14</w:delText>
        </w:r>
      </w:del>
    </w:p>
    <w:p w14:paraId="1D2A8466" w14:textId="347DC7FF" w:rsidR="002502D1" w:rsidDel="000A7D42" w:rsidRDefault="002502D1">
      <w:pPr>
        <w:pStyle w:val="TOC3"/>
        <w:tabs>
          <w:tab w:val="left" w:pos="1320"/>
          <w:tab w:val="right" w:leader="dot" w:pos="9350"/>
        </w:tabs>
        <w:rPr>
          <w:del w:id="694" w:author="Steffen Maerdian" w:date="2018-05-01T09:55:00Z"/>
          <w:rFonts w:asciiTheme="minorHAnsi" w:eastAsiaTheme="minorEastAsia" w:hAnsiTheme="minorHAnsi" w:cstheme="minorBidi"/>
          <w:iCs w:val="0"/>
          <w:noProof/>
          <w:sz w:val="22"/>
          <w:szCs w:val="22"/>
        </w:rPr>
      </w:pPr>
      <w:del w:id="695" w:author="Steffen Maerdian" w:date="2018-05-01T09:55:00Z">
        <w:r w:rsidRPr="00AC3FB9" w:rsidDel="000A7D42">
          <w:rPr>
            <w:rPrChange w:id="696" w:author="Steffen Maerdian" w:date="2018-04-18T18:16:00Z">
              <w:rPr>
                <w:rStyle w:val="Hyperlink"/>
                <w:noProof/>
              </w:rPr>
            </w:rPrChange>
          </w:rPr>
          <w:delText>3.2.1</w:delText>
        </w:r>
        <w:r w:rsidDel="000A7D42">
          <w:rPr>
            <w:rFonts w:asciiTheme="minorHAnsi" w:eastAsiaTheme="minorEastAsia" w:hAnsiTheme="minorHAnsi" w:cstheme="minorBidi"/>
            <w:iCs w:val="0"/>
            <w:noProof/>
            <w:sz w:val="22"/>
            <w:szCs w:val="22"/>
          </w:rPr>
          <w:tab/>
        </w:r>
        <w:r w:rsidRPr="00AC3FB9" w:rsidDel="000A7D42">
          <w:rPr>
            <w:rPrChange w:id="697" w:author="Steffen Maerdian" w:date="2018-04-18T18:16:00Z">
              <w:rPr>
                <w:rStyle w:val="Hyperlink"/>
                <w:noProof/>
              </w:rPr>
            </w:rPrChange>
          </w:rPr>
          <w:delText>837 Health Care Claims Bundles</w:delText>
        </w:r>
        <w:r w:rsidDel="000A7D42">
          <w:rPr>
            <w:noProof/>
            <w:webHidden/>
          </w:rPr>
          <w:tab/>
          <w:delText>14</w:delText>
        </w:r>
      </w:del>
    </w:p>
    <w:p w14:paraId="0325F03C" w14:textId="7DA80D87" w:rsidR="002502D1" w:rsidDel="000A7D42" w:rsidRDefault="002502D1">
      <w:pPr>
        <w:pStyle w:val="TOC2"/>
        <w:tabs>
          <w:tab w:val="left" w:pos="880"/>
          <w:tab w:val="right" w:leader="dot" w:pos="9350"/>
        </w:tabs>
        <w:rPr>
          <w:del w:id="698" w:author="Steffen Maerdian" w:date="2018-05-01T09:55:00Z"/>
          <w:rFonts w:asciiTheme="minorHAnsi" w:eastAsiaTheme="minorEastAsia" w:hAnsiTheme="minorHAnsi" w:cstheme="minorBidi"/>
          <w:b w:val="0"/>
          <w:noProof/>
          <w:sz w:val="22"/>
          <w:szCs w:val="22"/>
        </w:rPr>
      </w:pPr>
      <w:del w:id="699" w:author="Steffen Maerdian" w:date="2018-05-01T09:55:00Z">
        <w:r w:rsidRPr="00AC3FB9" w:rsidDel="000A7D42">
          <w:rPr>
            <w:rPrChange w:id="700" w:author="Steffen Maerdian" w:date="2018-04-18T18:16:00Z">
              <w:rPr>
                <w:rStyle w:val="Hyperlink"/>
                <w:noProof/>
              </w:rPr>
            </w:rPrChange>
          </w:rPr>
          <w:delText>3.3</w:delText>
        </w:r>
        <w:r w:rsidDel="000A7D42">
          <w:rPr>
            <w:rFonts w:asciiTheme="minorHAnsi" w:eastAsiaTheme="minorEastAsia" w:hAnsiTheme="minorHAnsi" w:cstheme="minorBidi"/>
            <w:b w:val="0"/>
            <w:noProof/>
            <w:sz w:val="22"/>
            <w:szCs w:val="22"/>
          </w:rPr>
          <w:tab/>
        </w:r>
        <w:r w:rsidRPr="00AC3FB9" w:rsidDel="000A7D42">
          <w:rPr>
            <w:rPrChange w:id="701" w:author="Steffen Maerdian" w:date="2018-04-18T18:16:00Z">
              <w:rPr>
                <w:rStyle w:val="Hyperlink"/>
                <w:noProof/>
              </w:rPr>
            </w:rPrChange>
          </w:rPr>
          <w:delText>Resource Sections</w:delText>
        </w:r>
        <w:r w:rsidDel="000A7D42">
          <w:rPr>
            <w:noProof/>
            <w:webHidden/>
          </w:rPr>
          <w:tab/>
          <w:delText>15</w:delText>
        </w:r>
      </w:del>
    </w:p>
    <w:p w14:paraId="617DE398" w14:textId="2B0BAECE" w:rsidR="002502D1" w:rsidDel="000A7D42" w:rsidRDefault="002502D1">
      <w:pPr>
        <w:pStyle w:val="TOC3"/>
        <w:tabs>
          <w:tab w:val="left" w:pos="1320"/>
          <w:tab w:val="right" w:leader="dot" w:pos="9350"/>
        </w:tabs>
        <w:rPr>
          <w:del w:id="702" w:author="Steffen Maerdian" w:date="2018-05-01T09:55:00Z"/>
          <w:rFonts w:asciiTheme="minorHAnsi" w:eastAsiaTheme="minorEastAsia" w:hAnsiTheme="minorHAnsi" w:cstheme="minorBidi"/>
          <w:iCs w:val="0"/>
          <w:noProof/>
          <w:sz w:val="22"/>
          <w:szCs w:val="22"/>
        </w:rPr>
      </w:pPr>
      <w:del w:id="703" w:author="Steffen Maerdian" w:date="2018-05-01T09:55:00Z">
        <w:r w:rsidRPr="00AC3FB9" w:rsidDel="000A7D42">
          <w:rPr>
            <w:rPrChange w:id="704" w:author="Steffen Maerdian" w:date="2018-04-18T18:16:00Z">
              <w:rPr>
                <w:rStyle w:val="Hyperlink"/>
                <w:noProof/>
              </w:rPr>
            </w:rPrChange>
          </w:rPr>
          <w:delText>3.3.1</w:delText>
        </w:r>
        <w:r w:rsidDel="000A7D42">
          <w:rPr>
            <w:rFonts w:asciiTheme="minorHAnsi" w:eastAsiaTheme="minorEastAsia" w:hAnsiTheme="minorHAnsi" w:cstheme="minorBidi"/>
            <w:iCs w:val="0"/>
            <w:noProof/>
            <w:sz w:val="22"/>
            <w:szCs w:val="22"/>
          </w:rPr>
          <w:tab/>
        </w:r>
        <w:r w:rsidRPr="00AC3FB9" w:rsidDel="000A7D42">
          <w:rPr>
            <w:rPrChange w:id="705" w:author="Steffen Maerdian" w:date="2018-04-18T18:16:00Z">
              <w:rPr>
                <w:rStyle w:val="Hyperlink"/>
                <w:noProof/>
              </w:rPr>
            </w:rPrChange>
          </w:rPr>
          <w:delText>837I Transaction Resources</w:delText>
        </w:r>
        <w:r w:rsidDel="000A7D42">
          <w:rPr>
            <w:noProof/>
            <w:webHidden/>
          </w:rPr>
          <w:tab/>
          <w:delText>15</w:delText>
        </w:r>
      </w:del>
    </w:p>
    <w:p w14:paraId="35912819" w14:textId="68B2A9A3" w:rsidR="002502D1" w:rsidDel="000A7D42" w:rsidRDefault="002502D1">
      <w:pPr>
        <w:pStyle w:val="TOC3"/>
        <w:tabs>
          <w:tab w:val="left" w:pos="1320"/>
          <w:tab w:val="right" w:leader="dot" w:pos="9350"/>
        </w:tabs>
        <w:rPr>
          <w:del w:id="706" w:author="Steffen Maerdian" w:date="2018-05-01T09:55:00Z"/>
          <w:rFonts w:asciiTheme="minorHAnsi" w:eastAsiaTheme="minorEastAsia" w:hAnsiTheme="minorHAnsi" w:cstheme="minorBidi"/>
          <w:iCs w:val="0"/>
          <w:noProof/>
          <w:sz w:val="22"/>
          <w:szCs w:val="22"/>
        </w:rPr>
      </w:pPr>
      <w:del w:id="707" w:author="Steffen Maerdian" w:date="2018-05-01T09:55:00Z">
        <w:r w:rsidRPr="00AC3FB9" w:rsidDel="000A7D42">
          <w:rPr>
            <w:rPrChange w:id="708" w:author="Steffen Maerdian" w:date="2018-04-18T18:16:00Z">
              <w:rPr>
                <w:rStyle w:val="Hyperlink"/>
                <w:noProof/>
              </w:rPr>
            </w:rPrChange>
          </w:rPr>
          <w:delText>3.3.2</w:delText>
        </w:r>
        <w:r w:rsidDel="000A7D42">
          <w:rPr>
            <w:rFonts w:asciiTheme="minorHAnsi" w:eastAsiaTheme="minorEastAsia" w:hAnsiTheme="minorHAnsi" w:cstheme="minorBidi"/>
            <w:iCs w:val="0"/>
            <w:noProof/>
            <w:sz w:val="22"/>
            <w:szCs w:val="22"/>
          </w:rPr>
          <w:tab/>
        </w:r>
        <w:r w:rsidRPr="00AC3FB9" w:rsidDel="000A7D42">
          <w:rPr>
            <w:rPrChange w:id="709" w:author="Steffen Maerdian" w:date="2018-04-18T18:16:00Z">
              <w:rPr>
                <w:rStyle w:val="Hyperlink"/>
                <w:noProof/>
              </w:rPr>
            </w:rPrChange>
          </w:rPr>
          <w:delText>837P Transaction Resources</w:delText>
        </w:r>
        <w:r w:rsidDel="000A7D42">
          <w:rPr>
            <w:noProof/>
            <w:webHidden/>
          </w:rPr>
          <w:tab/>
          <w:delText>16</w:delText>
        </w:r>
      </w:del>
    </w:p>
    <w:p w14:paraId="1CBC0473" w14:textId="1263C791" w:rsidR="002502D1" w:rsidDel="000A7D42" w:rsidRDefault="002502D1">
      <w:pPr>
        <w:pStyle w:val="TOC3"/>
        <w:tabs>
          <w:tab w:val="left" w:pos="1320"/>
          <w:tab w:val="right" w:leader="dot" w:pos="9350"/>
        </w:tabs>
        <w:rPr>
          <w:del w:id="710" w:author="Steffen Maerdian" w:date="2018-05-01T09:55:00Z"/>
          <w:rFonts w:asciiTheme="minorHAnsi" w:eastAsiaTheme="minorEastAsia" w:hAnsiTheme="minorHAnsi" w:cstheme="minorBidi"/>
          <w:iCs w:val="0"/>
          <w:noProof/>
          <w:sz w:val="22"/>
          <w:szCs w:val="22"/>
        </w:rPr>
      </w:pPr>
      <w:del w:id="711" w:author="Steffen Maerdian" w:date="2018-05-01T09:55:00Z">
        <w:r w:rsidRPr="00AC3FB9" w:rsidDel="000A7D42">
          <w:rPr>
            <w:rPrChange w:id="712" w:author="Steffen Maerdian" w:date="2018-04-18T18:16:00Z">
              <w:rPr>
                <w:rStyle w:val="Hyperlink"/>
                <w:noProof/>
              </w:rPr>
            </w:rPrChange>
          </w:rPr>
          <w:delText>3.3.3</w:delText>
        </w:r>
        <w:r w:rsidDel="000A7D42">
          <w:rPr>
            <w:rFonts w:asciiTheme="minorHAnsi" w:eastAsiaTheme="minorEastAsia" w:hAnsiTheme="minorHAnsi" w:cstheme="minorBidi"/>
            <w:iCs w:val="0"/>
            <w:noProof/>
            <w:sz w:val="22"/>
            <w:szCs w:val="22"/>
          </w:rPr>
          <w:tab/>
        </w:r>
        <w:r w:rsidRPr="00AC3FB9" w:rsidDel="000A7D42">
          <w:rPr>
            <w:rPrChange w:id="713" w:author="Steffen Maerdian" w:date="2018-04-18T18:16:00Z">
              <w:rPr>
                <w:rStyle w:val="Hyperlink"/>
                <w:noProof/>
              </w:rPr>
            </w:rPrChange>
          </w:rPr>
          <w:delText>837D Transaction Resources</w:delText>
        </w:r>
        <w:r w:rsidDel="000A7D42">
          <w:rPr>
            <w:noProof/>
            <w:webHidden/>
          </w:rPr>
          <w:tab/>
          <w:delText>17</w:delText>
        </w:r>
      </w:del>
    </w:p>
    <w:p w14:paraId="7403808C" w14:textId="55FF5F33" w:rsidR="002502D1" w:rsidDel="000A7D42" w:rsidRDefault="002502D1">
      <w:pPr>
        <w:pStyle w:val="TOC3"/>
        <w:tabs>
          <w:tab w:val="left" w:pos="1320"/>
          <w:tab w:val="right" w:leader="dot" w:pos="9350"/>
        </w:tabs>
        <w:rPr>
          <w:del w:id="714" w:author="Steffen Maerdian" w:date="2018-05-01T09:55:00Z"/>
          <w:rFonts w:asciiTheme="minorHAnsi" w:eastAsiaTheme="minorEastAsia" w:hAnsiTheme="minorHAnsi" w:cstheme="minorBidi"/>
          <w:iCs w:val="0"/>
          <w:noProof/>
          <w:sz w:val="22"/>
          <w:szCs w:val="22"/>
        </w:rPr>
      </w:pPr>
      <w:del w:id="715" w:author="Steffen Maerdian" w:date="2018-05-01T09:55:00Z">
        <w:r w:rsidRPr="00AC3FB9" w:rsidDel="000A7D42">
          <w:rPr>
            <w:rPrChange w:id="716" w:author="Steffen Maerdian" w:date="2018-04-18T18:16:00Z">
              <w:rPr>
                <w:rStyle w:val="Hyperlink"/>
                <w:noProof/>
              </w:rPr>
            </w:rPrChange>
          </w:rPr>
          <w:delText>3.3.4</w:delText>
        </w:r>
        <w:r w:rsidDel="000A7D42">
          <w:rPr>
            <w:rFonts w:asciiTheme="minorHAnsi" w:eastAsiaTheme="minorEastAsia" w:hAnsiTheme="minorHAnsi" w:cstheme="minorBidi"/>
            <w:iCs w:val="0"/>
            <w:noProof/>
            <w:sz w:val="22"/>
            <w:szCs w:val="22"/>
          </w:rPr>
          <w:tab/>
        </w:r>
        <w:r w:rsidRPr="00AC3FB9" w:rsidDel="000A7D42">
          <w:rPr>
            <w:rPrChange w:id="717" w:author="Steffen Maerdian" w:date="2018-04-18T18:16:00Z">
              <w:rPr>
                <w:rStyle w:val="Hyperlink"/>
                <w:noProof/>
              </w:rPr>
            </w:rPrChange>
          </w:rPr>
          <w:delText>Mapping Sheet</w:delText>
        </w:r>
        <w:r w:rsidDel="000A7D42">
          <w:rPr>
            <w:noProof/>
            <w:webHidden/>
          </w:rPr>
          <w:tab/>
          <w:delText>18</w:delText>
        </w:r>
      </w:del>
    </w:p>
    <w:p w14:paraId="456773B8" w14:textId="1D3901C6" w:rsidR="002502D1" w:rsidDel="000A7D42" w:rsidRDefault="002502D1">
      <w:pPr>
        <w:pStyle w:val="TOC1"/>
        <w:tabs>
          <w:tab w:val="left" w:pos="440"/>
          <w:tab w:val="right" w:leader="dot" w:pos="9350"/>
        </w:tabs>
        <w:rPr>
          <w:del w:id="718" w:author="Steffen Maerdian" w:date="2018-05-01T09:55:00Z"/>
          <w:rFonts w:asciiTheme="minorHAnsi" w:eastAsiaTheme="minorEastAsia" w:hAnsiTheme="minorHAnsi" w:cstheme="minorBidi"/>
          <w:b w:val="0"/>
          <w:bCs w:val="0"/>
          <w:noProof/>
          <w:sz w:val="22"/>
          <w:szCs w:val="22"/>
        </w:rPr>
      </w:pPr>
      <w:del w:id="719" w:author="Steffen Maerdian" w:date="2018-05-01T09:55:00Z">
        <w:r w:rsidRPr="00AC3FB9" w:rsidDel="000A7D42">
          <w:rPr>
            <w:rPrChange w:id="720" w:author="Steffen Maerdian" w:date="2018-04-18T18:16:00Z">
              <w:rPr>
                <w:rStyle w:val="Hyperlink"/>
                <w:noProof/>
              </w:rPr>
            </w:rPrChange>
          </w:rPr>
          <w:delText>4</w:delText>
        </w:r>
        <w:r w:rsidDel="000A7D42">
          <w:rPr>
            <w:rFonts w:asciiTheme="minorHAnsi" w:eastAsiaTheme="minorEastAsia" w:hAnsiTheme="minorHAnsi" w:cstheme="minorBidi"/>
            <w:b w:val="0"/>
            <w:bCs w:val="0"/>
            <w:noProof/>
            <w:sz w:val="22"/>
            <w:szCs w:val="22"/>
          </w:rPr>
          <w:tab/>
        </w:r>
        <w:r w:rsidRPr="00AC3FB9" w:rsidDel="000A7D42">
          <w:rPr>
            <w:rPrChange w:id="721" w:author="Steffen Maerdian" w:date="2018-04-18T18:16:00Z">
              <w:rPr>
                <w:rStyle w:val="Hyperlink"/>
                <w:noProof/>
              </w:rPr>
            </w:rPrChange>
          </w:rPr>
          <w:delText>Appendix B - TASCore Mapping Rules</w:delText>
        </w:r>
        <w:r w:rsidDel="000A7D42">
          <w:rPr>
            <w:noProof/>
            <w:webHidden/>
          </w:rPr>
          <w:tab/>
          <w:delText>18</w:delText>
        </w:r>
      </w:del>
    </w:p>
    <w:p w14:paraId="2CCF333C" w14:textId="34586734" w:rsidR="002502D1" w:rsidDel="000A7D42" w:rsidRDefault="002502D1">
      <w:pPr>
        <w:pStyle w:val="TOC1"/>
        <w:tabs>
          <w:tab w:val="left" w:pos="440"/>
          <w:tab w:val="right" w:leader="dot" w:pos="9350"/>
        </w:tabs>
        <w:rPr>
          <w:del w:id="722" w:author="Steffen Maerdian" w:date="2018-05-01T09:55:00Z"/>
          <w:rFonts w:asciiTheme="minorHAnsi" w:eastAsiaTheme="minorEastAsia" w:hAnsiTheme="minorHAnsi" w:cstheme="minorBidi"/>
          <w:b w:val="0"/>
          <w:bCs w:val="0"/>
          <w:noProof/>
          <w:sz w:val="22"/>
          <w:szCs w:val="22"/>
        </w:rPr>
      </w:pPr>
      <w:del w:id="723" w:author="Steffen Maerdian" w:date="2018-05-01T09:55:00Z">
        <w:r w:rsidRPr="00AC3FB9" w:rsidDel="000A7D42">
          <w:rPr>
            <w:rPrChange w:id="724" w:author="Steffen Maerdian" w:date="2018-04-18T18:16:00Z">
              <w:rPr>
                <w:rStyle w:val="Hyperlink"/>
                <w:noProof/>
              </w:rPr>
            </w:rPrChange>
          </w:rPr>
          <w:delText>5</w:delText>
        </w:r>
        <w:r w:rsidDel="000A7D42">
          <w:rPr>
            <w:rFonts w:asciiTheme="minorHAnsi" w:eastAsiaTheme="minorEastAsia" w:hAnsiTheme="minorHAnsi" w:cstheme="minorBidi"/>
            <w:b w:val="0"/>
            <w:bCs w:val="0"/>
            <w:noProof/>
            <w:sz w:val="22"/>
            <w:szCs w:val="22"/>
          </w:rPr>
          <w:tab/>
        </w:r>
        <w:r w:rsidRPr="00AC3FB9" w:rsidDel="000A7D42">
          <w:rPr>
            <w:rPrChange w:id="725" w:author="Steffen Maerdian" w:date="2018-04-18T18:16:00Z">
              <w:rPr>
                <w:rStyle w:val="Hyperlink"/>
                <w:noProof/>
              </w:rPr>
            </w:rPrChange>
          </w:rPr>
          <w:delText>Appendix C – TASCore Default Values</w:delText>
        </w:r>
        <w:r w:rsidDel="000A7D42">
          <w:rPr>
            <w:noProof/>
            <w:webHidden/>
          </w:rPr>
          <w:tab/>
          <w:delText>18</w:delText>
        </w:r>
      </w:del>
    </w:p>
    <w:p w14:paraId="23ED5306" w14:textId="21DA828F" w:rsidR="002502D1" w:rsidDel="000A7D42" w:rsidRDefault="002502D1">
      <w:pPr>
        <w:pStyle w:val="TOC1"/>
        <w:tabs>
          <w:tab w:val="left" w:pos="440"/>
          <w:tab w:val="right" w:leader="dot" w:pos="9350"/>
        </w:tabs>
        <w:rPr>
          <w:del w:id="726" w:author="Steffen Maerdian" w:date="2018-05-01T09:55:00Z"/>
          <w:rFonts w:asciiTheme="minorHAnsi" w:eastAsiaTheme="minorEastAsia" w:hAnsiTheme="minorHAnsi" w:cstheme="minorBidi"/>
          <w:b w:val="0"/>
          <w:bCs w:val="0"/>
          <w:noProof/>
          <w:sz w:val="22"/>
          <w:szCs w:val="22"/>
        </w:rPr>
      </w:pPr>
      <w:del w:id="727" w:author="Steffen Maerdian" w:date="2018-05-01T09:55:00Z">
        <w:r w:rsidRPr="00AC3FB9" w:rsidDel="000A7D42">
          <w:rPr>
            <w:rPrChange w:id="728" w:author="Steffen Maerdian" w:date="2018-04-18T18:16:00Z">
              <w:rPr>
                <w:rStyle w:val="Hyperlink"/>
                <w:noProof/>
              </w:rPr>
            </w:rPrChange>
          </w:rPr>
          <w:delText>6</w:delText>
        </w:r>
        <w:r w:rsidDel="000A7D42">
          <w:rPr>
            <w:rFonts w:asciiTheme="minorHAnsi" w:eastAsiaTheme="minorEastAsia" w:hAnsiTheme="minorHAnsi" w:cstheme="minorBidi"/>
            <w:b w:val="0"/>
            <w:bCs w:val="0"/>
            <w:noProof/>
            <w:sz w:val="22"/>
            <w:szCs w:val="22"/>
          </w:rPr>
          <w:tab/>
        </w:r>
        <w:r w:rsidRPr="00AC3FB9" w:rsidDel="000A7D42">
          <w:rPr>
            <w:rPrChange w:id="729" w:author="Steffen Maerdian" w:date="2018-04-18T18:16:00Z">
              <w:rPr>
                <w:rStyle w:val="Hyperlink"/>
                <w:noProof/>
              </w:rPr>
            </w:rPrChange>
          </w:rPr>
          <w:delText>Appendix D – FSC Mapping Rules</w:delText>
        </w:r>
        <w:r w:rsidDel="000A7D42">
          <w:rPr>
            <w:noProof/>
            <w:webHidden/>
          </w:rPr>
          <w:tab/>
          <w:delText>18</w:delText>
        </w:r>
      </w:del>
    </w:p>
    <w:p w14:paraId="6296D8EE" w14:textId="3118C86D" w:rsidR="002502D1" w:rsidDel="000A7D42" w:rsidRDefault="002502D1">
      <w:pPr>
        <w:pStyle w:val="TOC1"/>
        <w:tabs>
          <w:tab w:val="left" w:pos="440"/>
          <w:tab w:val="right" w:leader="dot" w:pos="9350"/>
        </w:tabs>
        <w:rPr>
          <w:del w:id="730" w:author="Steffen Maerdian" w:date="2018-05-01T09:55:00Z"/>
          <w:rFonts w:asciiTheme="minorHAnsi" w:eastAsiaTheme="minorEastAsia" w:hAnsiTheme="minorHAnsi" w:cstheme="minorBidi"/>
          <w:b w:val="0"/>
          <w:bCs w:val="0"/>
          <w:noProof/>
          <w:sz w:val="22"/>
          <w:szCs w:val="22"/>
        </w:rPr>
      </w:pPr>
      <w:del w:id="731" w:author="Steffen Maerdian" w:date="2018-05-01T09:55:00Z">
        <w:r w:rsidRPr="00AC3FB9" w:rsidDel="000A7D42">
          <w:rPr>
            <w:rPrChange w:id="732" w:author="Steffen Maerdian" w:date="2018-04-18T18:16:00Z">
              <w:rPr>
                <w:rStyle w:val="Hyperlink"/>
                <w:noProof/>
              </w:rPr>
            </w:rPrChange>
          </w:rPr>
          <w:delText>7</w:delText>
        </w:r>
        <w:r w:rsidDel="000A7D42">
          <w:rPr>
            <w:rFonts w:asciiTheme="minorHAnsi" w:eastAsiaTheme="minorEastAsia" w:hAnsiTheme="minorHAnsi" w:cstheme="minorBidi"/>
            <w:b w:val="0"/>
            <w:bCs w:val="0"/>
            <w:noProof/>
            <w:sz w:val="22"/>
            <w:szCs w:val="22"/>
          </w:rPr>
          <w:tab/>
        </w:r>
        <w:r w:rsidRPr="00AC3FB9" w:rsidDel="000A7D42">
          <w:rPr>
            <w:rPrChange w:id="733" w:author="Steffen Maerdian" w:date="2018-04-18T18:16:00Z">
              <w:rPr>
                <w:rStyle w:val="Hyperlink"/>
                <w:noProof/>
              </w:rPr>
            </w:rPrChange>
          </w:rPr>
          <w:delText>Appendix E – FSC Default Values</w:delText>
        </w:r>
        <w:r w:rsidDel="000A7D42">
          <w:rPr>
            <w:noProof/>
            <w:webHidden/>
          </w:rPr>
          <w:tab/>
          <w:delText>18</w:delText>
        </w:r>
      </w:del>
    </w:p>
    <w:p w14:paraId="500D14CD" w14:textId="4DB75F48" w:rsidR="002502D1" w:rsidDel="000A7D42" w:rsidRDefault="002502D1">
      <w:pPr>
        <w:pStyle w:val="TOC1"/>
        <w:tabs>
          <w:tab w:val="left" w:pos="440"/>
          <w:tab w:val="right" w:leader="dot" w:pos="9350"/>
        </w:tabs>
        <w:rPr>
          <w:del w:id="734" w:author="Steffen Maerdian" w:date="2018-05-01T09:55:00Z"/>
          <w:rFonts w:asciiTheme="minorHAnsi" w:eastAsiaTheme="minorEastAsia" w:hAnsiTheme="minorHAnsi" w:cstheme="minorBidi"/>
          <w:b w:val="0"/>
          <w:bCs w:val="0"/>
          <w:noProof/>
          <w:sz w:val="22"/>
          <w:szCs w:val="22"/>
        </w:rPr>
      </w:pPr>
      <w:del w:id="735" w:author="Steffen Maerdian" w:date="2018-05-01T09:55:00Z">
        <w:r w:rsidRPr="00AC3FB9" w:rsidDel="000A7D42">
          <w:rPr>
            <w:rPrChange w:id="736" w:author="Steffen Maerdian" w:date="2018-04-18T18:16:00Z">
              <w:rPr>
                <w:rStyle w:val="Hyperlink"/>
                <w:noProof/>
              </w:rPr>
            </w:rPrChange>
          </w:rPr>
          <w:delText>8</w:delText>
        </w:r>
        <w:r w:rsidDel="000A7D42">
          <w:rPr>
            <w:rFonts w:asciiTheme="minorHAnsi" w:eastAsiaTheme="minorEastAsia" w:hAnsiTheme="minorHAnsi" w:cstheme="minorBidi"/>
            <w:b w:val="0"/>
            <w:bCs w:val="0"/>
            <w:noProof/>
            <w:sz w:val="22"/>
            <w:szCs w:val="22"/>
          </w:rPr>
          <w:tab/>
        </w:r>
        <w:r w:rsidRPr="00AC3FB9" w:rsidDel="000A7D42">
          <w:rPr>
            <w:rPrChange w:id="737" w:author="Steffen Maerdian" w:date="2018-04-18T18:16:00Z">
              <w:rPr>
                <w:rStyle w:val="Hyperlink"/>
                <w:noProof/>
              </w:rPr>
            </w:rPrChange>
          </w:rPr>
          <w:delText>Glossary</w:delText>
        </w:r>
        <w:r w:rsidDel="000A7D42">
          <w:rPr>
            <w:noProof/>
            <w:webHidden/>
          </w:rPr>
          <w:tab/>
          <w:delText>19</w:delText>
        </w:r>
      </w:del>
    </w:p>
    <w:p w14:paraId="20E3DD5B" w14:textId="03FE9650" w:rsidR="002502D1" w:rsidDel="000A7D42" w:rsidRDefault="002502D1">
      <w:pPr>
        <w:pStyle w:val="TOC1"/>
        <w:tabs>
          <w:tab w:val="left" w:pos="440"/>
          <w:tab w:val="right" w:leader="dot" w:pos="9350"/>
        </w:tabs>
        <w:rPr>
          <w:del w:id="738" w:author="Steffen Maerdian" w:date="2018-05-01T09:55:00Z"/>
          <w:rFonts w:asciiTheme="minorHAnsi" w:eastAsiaTheme="minorEastAsia" w:hAnsiTheme="minorHAnsi" w:cstheme="minorBidi"/>
          <w:b w:val="0"/>
          <w:bCs w:val="0"/>
          <w:noProof/>
          <w:sz w:val="22"/>
          <w:szCs w:val="22"/>
        </w:rPr>
      </w:pPr>
      <w:del w:id="739" w:author="Steffen Maerdian" w:date="2018-05-01T09:55:00Z">
        <w:r w:rsidRPr="00AC3FB9" w:rsidDel="000A7D42">
          <w:rPr>
            <w:rPrChange w:id="740" w:author="Steffen Maerdian" w:date="2018-04-18T18:16:00Z">
              <w:rPr>
                <w:rStyle w:val="Hyperlink"/>
                <w:noProof/>
              </w:rPr>
            </w:rPrChange>
          </w:rPr>
          <w:delText>9</w:delText>
        </w:r>
        <w:r w:rsidDel="000A7D42">
          <w:rPr>
            <w:rFonts w:asciiTheme="minorHAnsi" w:eastAsiaTheme="minorEastAsia" w:hAnsiTheme="minorHAnsi" w:cstheme="minorBidi"/>
            <w:b w:val="0"/>
            <w:bCs w:val="0"/>
            <w:noProof/>
            <w:sz w:val="22"/>
            <w:szCs w:val="22"/>
          </w:rPr>
          <w:tab/>
        </w:r>
        <w:r w:rsidRPr="00AC3FB9" w:rsidDel="000A7D42">
          <w:rPr>
            <w:rPrChange w:id="741" w:author="Steffen Maerdian" w:date="2018-04-18T18:16:00Z">
              <w:rPr>
                <w:rStyle w:val="Hyperlink"/>
                <w:noProof/>
              </w:rPr>
            </w:rPrChange>
          </w:rPr>
          <w:delText>Attachment A – Approval Signatures</w:delText>
        </w:r>
        <w:r w:rsidDel="000A7D42">
          <w:rPr>
            <w:noProof/>
            <w:webHidden/>
          </w:rPr>
          <w:tab/>
          <w:delText>20</w:delText>
        </w:r>
      </w:del>
    </w:p>
    <w:p w14:paraId="60AFC093" w14:textId="2A5D2351" w:rsidR="002502D1" w:rsidDel="000A7D42" w:rsidRDefault="002502D1">
      <w:pPr>
        <w:pStyle w:val="TOC2"/>
        <w:tabs>
          <w:tab w:val="left" w:pos="880"/>
          <w:tab w:val="right" w:leader="dot" w:pos="9350"/>
        </w:tabs>
        <w:rPr>
          <w:del w:id="742" w:author="Steffen Maerdian" w:date="2018-05-01T09:55:00Z"/>
          <w:rFonts w:asciiTheme="minorHAnsi" w:eastAsiaTheme="minorEastAsia" w:hAnsiTheme="minorHAnsi" w:cstheme="minorBidi"/>
          <w:b w:val="0"/>
          <w:noProof/>
          <w:sz w:val="22"/>
          <w:szCs w:val="22"/>
        </w:rPr>
      </w:pPr>
      <w:del w:id="743" w:author="Steffen Maerdian" w:date="2018-05-01T09:55:00Z">
        <w:r w:rsidRPr="00AC3FB9" w:rsidDel="000A7D42">
          <w:rPr>
            <w:rPrChange w:id="744" w:author="Steffen Maerdian" w:date="2018-04-18T18:16:00Z">
              <w:rPr>
                <w:rStyle w:val="Hyperlink"/>
                <w:noProof/>
              </w:rPr>
            </w:rPrChange>
          </w:rPr>
          <w:delText>9.1</w:delText>
        </w:r>
        <w:r w:rsidDel="000A7D42">
          <w:rPr>
            <w:rFonts w:asciiTheme="minorHAnsi" w:eastAsiaTheme="minorEastAsia" w:hAnsiTheme="minorHAnsi" w:cstheme="minorBidi"/>
            <w:b w:val="0"/>
            <w:noProof/>
            <w:sz w:val="22"/>
            <w:szCs w:val="22"/>
          </w:rPr>
          <w:tab/>
        </w:r>
        <w:r w:rsidRPr="00AC3FB9" w:rsidDel="000A7D42">
          <w:rPr>
            <w:rPrChange w:id="745" w:author="Steffen Maerdian" w:date="2018-04-18T18:16:00Z">
              <w:rPr>
                <w:rStyle w:val="Hyperlink"/>
                <w:noProof/>
              </w:rPr>
            </w:rPrChange>
          </w:rPr>
          <w:delText>Signature page continued</w:delText>
        </w:r>
        <w:r w:rsidDel="000A7D42">
          <w:rPr>
            <w:noProof/>
            <w:webHidden/>
          </w:rPr>
          <w:tab/>
          <w:delText>21</w:delText>
        </w:r>
      </w:del>
    </w:p>
    <w:p w14:paraId="054FEED0" w14:textId="30F42C00" w:rsidR="00111074" w:rsidRDefault="00CE41B2" w:rsidP="001012BD">
      <w:pPr>
        <w:pStyle w:val="BodyText"/>
        <w:rPr>
          <w:caps/>
        </w:rPr>
      </w:pPr>
      <w:r w:rsidRPr="005559F3">
        <w:rPr>
          <w:caps/>
        </w:rPr>
        <w:fldChar w:fldCharType="end"/>
      </w:r>
    </w:p>
    <w:p w14:paraId="72FA0547" w14:textId="03CC130A" w:rsidR="00044F2D" w:rsidRDefault="00044F2D" w:rsidP="00ED6C26">
      <w:pPr>
        <w:pStyle w:val="Title2"/>
      </w:pPr>
      <w:r w:rsidRPr="005559F3">
        <w:rPr>
          <w:rFonts w:ascii="Verdana" w:hAnsi="Verdana"/>
        </w:rPr>
        <w:t xml:space="preserve">Table of </w:t>
      </w:r>
      <w:r>
        <w:rPr>
          <w:rFonts w:ascii="Verdana" w:hAnsi="Verdana"/>
        </w:rPr>
        <w:t>Figures</w:t>
      </w:r>
    </w:p>
    <w:p w14:paraId="56DF47BB" w14:textId="5814C5E9" w:rsidR="000A7D42" w:rsidRDefault="00044F2D">
      <w:pPr>
        <w:pStyle w:val="TableofFigures"/>
        <w:tabs>
          <w:tab w:val="right" w:leader="dot" w:pos="9350"/>
        </w:tabs>
        <w:rPr>
          <w:ins w:id="746" w:author="Steffen Maerdian" w:date="2018-05-01T09:55:00Z"/>
          <w:rFonts w:asciiTheme="minorHAnsi" w:eastAsiaTheme="minorEastAsia" w:hAnsiTheme="minorHAnsi" w:cstheme="minorBidi"/>
          <w:i w:val="0"/>
          <w:iCs w:val="0"/>
          <w:noProof/>
          <w:sz w:val="22"/>
          <w:szCs w:val="22"/>
          <w:lang w:eastAsia="en-US"/>
        </w:rPr>
      </w:pPr>
      <w:r>
        <w:fldChar w:fldCharType="begin"/>
      </w:r>
      <w:r>
        <w:instrText xml:space="preserve"> TOC \h \z \c "Figure" </w:instrText>
      </w:r>
      <w:r>
        <w:fldChar w:fldCharType="separate"/>
      </w:r>
      <w:ins w:id="747" w:author="Steffen Maerdian" w:date="2018-05-01T09:55:00Z">
        <w:r w:rsidR="000A7D42" w:rsidRPr="005E161C">
          <w:rPr>
            <w:rStyle w:val="Hyperlink"/>
            <w:noProof/>
          </w:rPr>
          <w:fldChar w:fldCharType="begin"/>
        </w:r>
        <w:r w:rsidR="000A7D42" w:rsidRPr="005E161C">
          <w:rPr>
            <w:rStyle w:val="Hyperlink"/>
            <w:noProof/>
          </w:rPr>
          <w:instrText xml:space="preserve"> </w:instrText>
        </w:r>
        <w:r w:rsidR="000A7D42">
          <w:rPr>
            <w:noProof/>
          </w:rPr>
          <w:instrText>HYPERLINK \l "_Toc512931877"</w:instrText>
        </w:r>
        <w:r w:rsidR="000A7D42" w:rsidRPr="005E161C">
          <w:rPr>
            <w:rStyle w:val="Hyperlink"/>
            <w:noProof/>
          </w:rPr>
          <w:instrText xml:space="preserve"> </w:instrText>
        </w:r>
        <w:r w:rsidR="000A7D42" w:rsidRPr="005E161C">
          <w:rPr>
            <w:rStyle w:val="Hyperlink"/>
            <w:noProof/>
          </w:rPr>
          <w:fldChar w:fldCharType="separate"/>
        </w:r>
        <w:r w:rsidR="000A7D42" w:rsidRPr="005E161C">
          <w:rPr>
            <w:rStyle w:val="Hyperlink"/>
            <w:noProof/>
          </w:rPr>
          <w:t>Figure 1– Interim Solution Diagram</w:t>
        </w:r>
        <w:r w:rsidR="000A7D42">
          <w:rPr>
            <w:noProof/>
            <w:webHidden/>
          </w:rPr>
          <w:tab/>
        </w:r>
        <w:r w:rsidR="000A7D42">
          <w:rPr>
            <w:noProof/>
            <w:webHidden/>
          </w:rPr>
          <w:fldChar w:fldCharType="begin"/>
        </w:r>
        <w:r w:rsidR="000A7D42">
          <w:rPr>
            <w:noProof/>
            <w:webHidden/>
          </w:rPr>
          <w:instrText xml:space="preserve"> PAGEREF _Toc512931877 \h </w:instrText>
        </w:r>
      </w:ins>
      <w:r w:rsidR="000A7D42">
        <w:rPr>
          <w:noProof/>
          <w:webHidden/>
        </w:rPr>
      </w:r>
      <w:r w:rsidR="000A7D42">
        <w:rPr>
          <w:noProof/>
          <w:webHidden/>
        </w:rPr>
        <w:fldChar w:fldCharType="separate"/>
      </w:r>
      <w:ins w:id="748" w:author="Steffen Maerdian" w:date="2018-05-01T09:55:00Z">
        <w:r w:rsidR="000A7D42">
          <w:rPr>
            <w:noProof/>
            <w:webHidden/>
          </w:rPr>
          <w:t>3</w:t>
        </w:r>
        <w:r w:rsidR="000A7D42">
          <w:rPr>
            <w:noProof/>
            <w:webHidden/>
          </w:rPr>
          <w:fldChar w:fldCharType="end"/>
        </w:r>
        <w:r w:rsidR="000A7D42" w:rsidRPr="005E161C">
          <w:rPr>
            <w:rStyle w:val="Hyperlink"/>
            <w:noProof/>
          </w:rPr>
          <w:fldChar w:fldCharType="end"/>
        </w:r>
      </w:ins>
    </w:p>
    <w:p w14:paraId="4ECFC24D" w14:textId="6732BCDC" w:rsidR="000A7D42" w:rsidRDefault="000A7D42">
      <w:pPr>
        <w:pStyle w:val="TableofFigures"/>
        <w:tabs>
          <w:tab w:val="right" w:leader="dot" w:pos="9350"/>
        </w:tabs>
        <w:rPr>
          <w:ins w:id="749" w:author="Steffen Maerdian" w:date="2018-05-01T09:55:00Z"/>
          <w:rFonts w:asciiTheme="minorHAnsi" w:eastAsiaTheme="minorEastAsia" w:hAnsiTheme="minorHAnsi" w:cstheme="minorBidi"/>
          <w:i w:val="0"/>
          <w:iCs w:val="0"/>
          <w:noProof/>
          <w:sz w:val="22"/>
          <w:szCs w:val="22"/>
          <w:lang w:eastAsia="en-US"/>
        </w:rPr>
      </w:pPr>
      <w:ins w:id="750"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"_Toc512931878"</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2 - Future (To Be) Solution Diagram</w:t>
        </w:r>
        <w:r>
          <w:rPr>
            <w:noProof/>
            <w:webHidden/>
          </w:rPr>
          <w:tab/>
        </w:r>
        <w:r>
          <w:rPr>
            <w:noProof/>
            <w:webHidden/>
          </w:rPr>
          <w:fldChar w:fldCharType="begin"/>
        </w:r>
        <w:r>
          <w:rPr>
            <w:noProof/>
            <w:webHidden/>
          </w:rPr>
          <w:instrText xml:space="preserve"> PAGEREF _Toc512931878 \h </w:instrText>
        </w:r>
      </w:ins>
      <w:r>
        <w:rPr>
          <w:noProof/>
          <w:webHidden/>
        </w:rPr>
      </w:r>
      <w:r>
        <w:rPr>
          <w:noProof/>
          <w:webHidden/>
        </w:rPr>
        <w:fldChar w:fldCharType="separate"/>
      </w:r>
      <w:ins w:id="751" w:author="Steffen Maerdian" w:date="2018-05-01T09:55:00Z">
        <w:r>
          <w:rPr>
            <w:noProof/>
            <w:webHidden/>
          </w:rPr>
          <w:t>4</w:t>
        </w:r>
        <w:r>
          <w:rPr>
            <w:noProof/>
            <w:webHidden/>
          </w:rPr>
          <w:fldChar w:fldCharType="end"/>
        </w:r>
        <w:r w:rsidRPr="005E161C">
          <w:rPr>
            <w:rStyle w:val="Hyperlink"/>
            <w:noProof/>
          </w:rPr>
          <w:fldChar w:fldCharType="end"/>
        </w:r>
      </w:ins>
    </w:p>
    <w:p w14:paraId="135DD6FF" w14:textId="4CDE30CC" w:rsidR="000A7D42" w:rsidRDefault="000A7D42">
      <w:pPr>
        <w:pStyle w:val="TableofFigures"/>
        <w:tabs>
          <w:tab w:val="right" w:leader="dot" w:pos="9350"/>
        </w:tabs>
        <w:rPr>
          <w:ins w:id="752" w:author="Steffen Maerdian" w:date="2018-05-01T09:55:00Z"/>
          <w:rFonts w:asciiTheme="minorHAnsi" w:eastAsiaTheme="minorEastAsia" w:hAnsiTheme="minorHAnsi" w:cstheme="minorBidi"/>
          <w:i w:val="0"/>
          <w:iCs w:val="0"/>
          <w:noProof/>
          <w:sz w:val="22"/>
          <w:szCs w:val="22"/>
          <w:lang w:eastAsia="en-US"/>
        </w:rPr>
      </w:pPr>
      <w:ins w:id="753"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"_Toc512931879"</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3 - TASCore/FSC Connectivity</w:t>
        </w:r>
        <w:r>
          <w:rPr>
            <w:noProof/>
            <w:webHidden/>
          </w:rPr>
          <w:tab/>
        </w:r>
        <w:r>
          <w:rPr>
            <w:noProof/>
            <w:webHidden/>
          </w:rPr>
          <w:fldChar w:fldCharType="begin"/>
        </w:r>
        <w:r>
          <w:rPr>
            <w:noProof/>
            <w:webHidden/>
          </w:rPr>
          <w:instrText xml:space="preserve"> PAGEREF _Toc512931879 \h </w:instrText>
        </w:r>
      </w:ins>
      <w:r>
        <w:rPr>
          <w:noProof/>
          <w:webHidden/>
        </w:rPr>
      </w:r>
      <w:r>
        <w:rPr>
          <w:noProof/>
          <w:webHidden/>
        </w:rPr>
        <w:fldChar w:fldCharType="separate"/>
      </w:r>
      <w:ins w:id="754" w:author="Steffen Maerdian" w:date="2018-05-01T09:55:00Z">
        <w:r>
          <w:rPr>
            <w:noProof/>
            <w:webHidden/>
          </w:rPr>
          <w:t>5</w:t>
        </w:r>
        <w:r>
          <w:rPr>
            <w:noProof/>
            <w:webHidden/>
          </w:rPr>
          <w:fldChar w:fldCharType="end"/>
        </w:r>
        <w:r w:rsidRPr="005E161C">
          <w:rPr>
            <w:rStyle w:val="Hyperlink"/>
            <w:noProof/>
          </w:rPr>
          <w:fldChar w:fldCharType="end"/>
        </w:r>
      </w:ins>
    </w:p>
    <w:p w14:paraId="120DB202" w14:textId="0A3BFCBB" w:rsidR="000A7D42" w:rsidRDefault="000A7D42">
      <w:pPr>
        <w:pStyle w:val="TableofFigures"/>
        <w:tabs>
          <w:tab w:val="right" w:leader="dot" w:pos="9350"/>
        </w:tabs>
        <w:rPr>
          <w:ins w:id="755" w:author="Steffen Maerdian" w:date="2018-05-01T09:55:00Z"/>
          <w:rFonts w:asciiTheme="minorHAnsi" w:eastAsiaTheme="minorEastAsia" w:hAnsiTheme="minorHAnsi" w:cstheme="minorBidi"/>
          <w:i w:val="0"/>
          <w:iCs w:val="0"/>
          <w:noProof/>
          <w:sz w:val="22"/>
          <w:szCs w:val="22"/>
          <w:lang w:eastAsia="en-US"/>
        </w:rPr>
      </w:pPr>
      <w:ins w:id="756"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"_Toc512931880"</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4 – Example FHIR Bundle Content</w:t>
        </w:r>
        <w:r>
          <w:rPr>
            <w:noProof/>
            <w:webHidden/>
          </w:rPr>
          <w:tab/>
        </w:r>
        <w:r>
          <w:rPr>
            <w:noProof/>
            <w:webHidden/>
          </w:rPr>
          <w:fldChar w:fldCharType="begin"/>
        </w:r>
        <w:r>
          <w:rPr>
            <w:noProof/>
            <w:webHidden/>
          </w:rPr>
          <w:instrText xml:space="preserve"> PAGEREF _Toc512931880 \h </w:instrText>
        </w:r>
      </w:ins>
      <w:r>
        <w:rPr>
          <w:noProof/>
          <w:webHidden/>
        </w:rPr>
      </w:r>
      <w:r>
        <w:rPr>
          <w:noProof/>
          <w:webHidden/>
        </w:rPr>
        <w:fldChar w:fldCharType="separate"/>
      </w:r>
      <w:ins w:id="757" w:author="Steffen Maerdian" w:date="2018-05-01T09:55:00Z">
        <w:r>
          <w:rPr>
            <w:noProof/>
            <w:webHidden/>
          </w:rPr>
          <w:t>10</w:t>
        </w:r>
        <w:r>
          <w:rPr>
            <w:noProof/>
            <w:webHidden/>
          </w:rPr>
          <w:fldChar w:fldCharType="end"/>
        </w:r>
        <w:r w:rsidRPr="005E161C">
          <w:rPr>
            <w:rStyle w:val="Hyperlink"/>
            <w:noProof/>
          </w:rPr>
          <w:fldChar w:fldCharType="end"/>
        </w:r>
      </w:ins>
    </w:p>
    <w:p w14:paraId="3272A123" w14:textId="48EAE43B" w:rsidR="000A7D42" w:rsidRDefault="000A7D42">
      <w:pPr>
        <w:pStyle w:val="TableofFigures"/>
        <w:tabs>
          <w:tab w:val="right" w:leader="dot" w:pos="9350"/>
        </w:tabs>
        <w:rPr>
          <w:ins w:id="758" w:author="Steffen Maerdian" w:date="2018-05-01T09:55:00Z"/>
          <w:rFonts w:asciiTheme="minorHAnsi" w:eastAsiaTheme="minorEastAsia" w:hAnsiTheme="minorHAnsi" w:cstheme="minorBidi"/>
          <w:i w:val="0"/>
          <w:iCs w:val="0"/>
          <w:noProof/>
          <w:sz w:val="22"/>
          <w:szCs w:val="22"/>
          <w:lang w:eastAsia="en-US"/>
        </w:rPr>
      </w:pPr>
      <w:ins w:id="759" w:author="Steffen Maerdian" w:date="2018-05-01T09:55:00Z">
        <w:r w:rsidRPr="005E161C">
          <w:rPr>
            <w:rStyle w:val="Hyperlink"/>
            <w:noProof/>
          </w:rPr>
          <w:fldChar w:fldCharType="begin"/>
        </w:r>
        <w:r w:rsidRPr="005E161C">
          <w:rPr>
            <w:rStyle w:val="Hyperlink"/>
            <w:noProof/>
          </w:rPr>
          <w:instrText xml:space="preserve"> </w:instrText>
        </w:r>
        <w:r>
          <w:rPr>
            <w:noProof/>
          </w:rPr>
          <w:instrText>HYPERLINK \l "_Toc512931881"</w:instrText>
        </w:r>
        <w:r w:rsidRPr="005E161C">
          <w:rPr>
            <w:rStyle w:val="Hyperlink"/>
            <w:noProof/>
          </w:rPr>
          <w:instrText xml:space="preserve"> </w:instrText>
        </w:r>
        <w:r w:rsidRPr="005E161C">
          <w:rPr>
            <w:rStyle w:val="Hyperlink"/>
            <w:noProof/>
          </w:rPr>
          <w:fldChar w:fldCharType="separate"/>
        </w:r>
        <w:r w:rsidRPr="005E161C">
          <w:rPr>
            <w:rStyle w:val="Hyperlink"/>
            <w:noProof/>
          </w:rPr>
          <w:t>Figure 5 – Example FHIR Bundle</w:t>
        </w:r>
        <w:r>
          <w:rPr>
            <w:noProof/>
            <w:webHidden/>
          </w:rPr>
          <w:tab/>
        </w:r>
        <w:r>
          <w:rPr>
            <w:noProof/>
            <w:webHidden/>
          </w:rPr>
          <w:fldChar w:fldCharType="begin"/>
        </w:r>
        <w:r>
          <w:rPr>
            <w:noProof/>
            <w:webHidden/>
          </w:rPr>
          <w:instrText xml:space="preserve"> PAGEREF _Toc512931881 \h </w:instrText>
        </w:r>
      </w:ins>
      <w:r>
        <w:rPr>
          <w:noProof/>
          <w:webHidden/>
        </w:rPr>
      </w:r>
      <w:r>
        <w:rPr>
          <w:noProof/>
          <w:webHidden/>
        </w:rPr>
        <w:fldChar w:fldCharType="separate"/>
      </w:r>
      <w:ins w:id="760" w:author="Steffen Maerdian" w:date="2018-05-01T09:55:00Z">
        <w:r>
          <w:rPr>
            <w:noProof/>
            <w:webHidden/>
          </w:rPr>
          <w:t>11</w:t>
        </w:r>
        <w:r>
          <w:rPr>
            <w:noProof/>
            <w:webHidden/>
          </w:rPr>
          <w:fldChar w:fldCharType="end"/>
        </w:r>
        <w:r w:rsidRPr="005E161C">
          <w:rPr>
            <w:rStyle w:val="Hyperlink"/>
            <w:noProof/>
          </w:rPr>
          <w:fldChar w:fldCharType="end"/>
        </w:r>
      </w:ins>
    </w:p>
    <w:p w14:paraId="04A75410" w14:textId="04F21A15" w:rsidR="002502D1" w:rsidDel="00AC3FB9" w:rsidRDefault="002502D1">
      <w:pPr>
        <w:pStyle w:val="TableofFigures"/>
        <w:tabs>
          <w:tab w:val="right" w:leader="dot" w:pos="9350"/>
        </w:tabs>
        <w:rPr>
          <w:del w:id="761" w:author="Steffen Maerdian" w:date="2018-04-18T18:16:00Z"/>
          <w:rFonts w:asciiTheme="minorHAnsi" w:eastAsiaTheme="minorEastAsia" w:hAnsiTheme="minorHAnsi" w:cstheme="minorBidi"/>
          <w:i w:val="0"/>
          <w:iCs w:val="0"/>
          <w:noProof/>
          <w:sz w:val="22"/>
          <w:szCs w:val="22"/>
          <w:lang w:eastAsia="en-US"/>
        </w:rPr>
      </w:pPr>
      <w:del w:id="762" w:author="Steffen Maerdian" w:date="2018-04-18T18:16:00Z">
        <w:r w:rsidRPr="00AC3FB9" w:rsidDel="00AC3FB9">
          <w:rPr>
            <w:rPrChange w:id="763" w:author="Steffen Maerdian" w:date="2018-04-18T18:16:00Z">
              <w:rPr>
                <w:rStyle w:val="Hyperlink"/>
                <w:noProof/>
              </w:rPr>
            </w:rPrChange>
          </w:rPr>
          <w:delText>Figure 1– Interim Solution Diagram</w:delText>
        </w:r>
        <w:r w:rsidDel="00AC3FB9">
          <w:rPr>
            <w:noProof/>
            <w:webHidden/>
          </w:rPr>
          <w:tab/>
          <w:delText>3</w:delText>
        </w:r>
      </w:del>
    </w:p>
    <w:p w14:paraId="2250908D" w14:textId="51163BC1" w:rsidR="002502D1" w:rsidDel="00AC3FB9" w:rsidRDefault="002502D1">
      <w:pPr>
        <w:pStyle w:val="TableofFigures"/>
        <w:tabs>
          <w:tab w:val="right" w:leader="dot" w:pos="9350"/>
        </w:tabs>
        <w:rPr>
          <w:del w:id="764" w:author="Steffen Maerdian" w:date="2018-04-18T18:16:00Z"/>
          <w:rFonts w:asciiTheme="minorHAnsi" w:eastAsiaTheme="minorEastAsia" w:hAnsiTheme="minorHAnsi" w:cstheme="minorBidi"/>
          <w:i w:val="0"/>
          <w:iCs w:val="0"/>
          <w:noProof/>
          <w:sz w:val="22"/>
          <w:szCs w:val="22"/>
          <w:lang w:eastAsia="en-US"/>
        </w:rPr>
      </w:pPr>
      <w:del w:id="765" w:author="Steffen Maerdian" w:date="2018-04-18T18:16:00Z">
        <w:r w:rsidRPr="00AC3FB9" w:rsidDel="00AC3FB9">
          <w:rPr>
            <w:rPrChange w:id="766" w:author="Steffen Maerdian" w:date="2018-04-18T18:16:00Z">
              <w:rPr>
                <w:rStyle w:val="Hyperlink"/>
                <w:noProof/>
              </w:rPr>
            </w:rPrChange>
          </w:rPr>
          <w:delText>Figure 2 - Future (To Be) Solution Diagram</w:delText>
        </w:r>
        <w:r w:rsidDel="00AC3FB9">
          <w:rPr>
            <w:noProof/>
            <w:webHidden/>
          </w:rPr>
          <w:tab/>
          <w:delText>4</w:delText>
        </w:r>
      </w:del>
    </w:p>
    <w:p w14:paraId="07C6478B" w14:textId="54F28BA4" w:rsidR="002502D1" w:rsidDel="00AC3FB9" w:rsidRDefault="002502D1">
      <w:pPr>
        <w:pStyle w:val="TableofFigures"/>
        <w:tabs>
          <w:tab w:val="right" w:leader="dot" w:pos="9350"/>
        </w:tabs>
        <w:rPr>
          <w:del w:id="767" w:author="Steffen Maerdian" w:date="2018-04-18T18:16:00Z"/>
          <w:rFonts w:asciiTheme="minorHAnsi" w:eastAsiaTheme="minorEastAsia" w:hAnsiTheme="minorHAnsi" w:cstheme="minorBidi"/>
          <w:i w:val="0"/>
          <w:iCs w:val="0"/>
          <w:noProof/>
          <w:sz w:val="22"/>
          <w:szCs w:val="22"/>
          <w:lang w:eastAsia="en-US"/>
        </w:rPr>
      </w:pPr>
      <w:del w:id="768" w:author="Steffen Maerdian" w:date="2018-04-18T18:16:00Z">
        <w:r w:rsidRPr="00AC3FB9" w:rsidDel="00AC3FB9">
          <w:rPr>
            <w:rPrChange w:id="769" w:author="Steffen Maerdian" w:date="2018-04-18T18:16:00Z">
              <w:rPr>
                <w:rStyle w:val="Hyperlink"/>
                <w:noProof/>
              </w:rPr>
            </w:rPrChange>
          </w:rPr>
          <w:delText>Figure 3 - TASCore/FSC Connectivity</w:delText>
        </w:r>
        <w:r w:rsidDel="00AC3FB9">
          <w:rPr>
            <w:noProof/>
            <w:webHidden/>
          </w:rPr>
          <w:tab/>
          <w:delText>5</w:delText>
        </w:r>
      </w:del>
    </w:p>
    <w:p w14:paraId="5CB35C90" w14:textId="5853F9FA" w:rsidR="002502D1" w:rsidDel="00AC3FB9" w:rsidRDefault="002502D1">
      <w:pPr>
        <w:pStyle w:val="TableofFigures"/>
        <w:tabs>
          <w:tab w:val="right" w:leader="dot" w:pos="9350"/>
        </w:tabs>
        <w:rPr>
          <w:del w:id="770" w:author="Steffen Maerdian" w:date="2018-04-18T18:16:00Z"/>
          <w:rFonts w:asciiTheme="minorHAnsi" w:eastAsiaTheme="minorEastAsia" w:hAnsiTheme="minorHAnsi" w:cstheme="minorBidi"/>
          <w:i w:val="0"/>
          <w:iCs w:val="0"/>
          <w:noProof/>
          <w:sz w:val="22"/>
          <w:szCs w:val="22"/>
          <w:lang w:eastAsia="en-US"/>
        </w:rPr>
      </w:pPr>
      <w:del w:id="771" w:author="Steffen Maerdian" w:date="2018-04-18T18:16:00Z">
        <w:r w:rsidRPr="00AC3FB9" w:rsidDel="00AC3FB9">
          <w:rPr>
            <w:rPrChange w:id="772" w:author="Steffen Maerdian" w:date="2018-04-18T18:16:00Z">
              <w:rPr>
                <w:rStyle w:val="Hyperlink"/>
                <w:noProof/>
              </w:rPr>
            </w:rPrChange>
          </w:rPr>
          <w:delText>Figure 4 – Example FHIR Bundle Content</w:delText>
        </w:r>
        <w:r w:rsidDel="00AC3FB9">
          <w:rPr>
            <w:noProof/>
            <w:webHidden/>
          </w:rPr>
          <w:tab/>
          <w:delText>10</w:delText>
        </w:r>
      </w:del>
    </w:p>
    <w:p w14:paraId="67F2DB93" w14:textId="6C6D0DD3" w:rsidR="002502D1" w:rsidDel="00AC3FB9" w:rsidRDefault="002502D1">
      <w:pPr>
        <w:pStyle w:val="TableofFigures"/>
        <w:tabs>
          <w:tab w:val="right" w:leader="dot" w:pos="9350"/>
        </w:tabs>
        <w:rPr>
          <w:del w:id="773" w:author="Steffen Maerdian" w:date="2018-04-18T18:16:00Z"/>
          <w:rFonts w:asciiTheme="minorHAnsi" w:eastAsiaTheme="minorEastAsia" w:hAnsiTheme="minorHAnsi" w:cstheme="minorBidi"/>
          <w:i w:val="0"/>
          <w:iCs w:val="0"/>
          <w:noProof/>
          <w:sz w:val="22"/>
          <w:szCs w:val="22"/>
          <w:lang w:eastAsia="en-US"/>
        </w:rPr>
      </w:pPr>
      <w:del w:id="774" w:author="Steffen Maerdian" w:date="2018-04-18T18:16:00Z">
        <w:r w:rsidRPr="00AC3FB9" w:rsidDel="00AC3FB9">
          <w:rPr>
            <w:rPrChange w:id="775" w:author="Steffen Maerdian" w:date="2018-04-18T18:16:00Z">
              <w:rPr>
                <w:rStyle w:val="Hyperlink"/>
                <w:noProof/>
              </w:rPr>
            </w:rPrChange>
          </w:rPr>
          <w:delText>Figure 5 – Example FHIR Bundle</w:delText>
        </w:r>
        <w:r w:rsidDel="00AC3FB9">
          <w:rPr>
            <w:noProof/>
            <w:webHidden/>
          </w:rPr>
          <w:tab/>
          <w:delText>11</w:delText>
        </w:r>
      </w:del>
    </w:p>
    <w:p w14:paraId="1A2853E7" w14:textId="7B68F5B6" w:rsidR="00044F2D" w:rsidRPr="005559F3" w:rsidRDefault="00044F2D" w:rsidP="001012BD">
      <w:pPr>
        <w:pStyle w:val="BodyText"/>
        <w:sectPr w:rsidR="00044F2D" w:rsidRPr="005559F3"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5559F3" w:rsidRDefault="00D952B0" w:rsidP="003D5238">
      <w:pPr>
        <w:pStyle w:val="Heading1"/>
        <w:numPr>
          <w:ilvl w:val="0"/>
          <w:numId w:val="8"/>
        </w:numPr>
        <w:rPr>
          <w:rFonts w:ascii="Verdana" w:hAnsi="Verdana"/>
        </w:rPr>
      </w:pPr>
      <w:bookmarkStart w:id="776" w:name="_Toc146698395"/>
      <w:bookmarkStart w:id="777" w:name="_Toc216071604"/>
      <w:bookmarkStart w:id="778" w:name="_Toc263270951"/>
      <w:bookmarkStart w:id="779" w:name="_Toc263271230"/>
      <w:bookmarkStart w:id="780" w:name="_Toc377477590"/>
      <w:bookmarkStart w:id="781" w:name="_Toc512931828"/>
      <w:bookmarkEnd w:id="0"/>
      <w:bookmarkEnd w:id="776"/>
      <w:r w:rsidRPr="005559F3">
        <w:rPr>
          <w:rFonts w:ascii="Verdana" w:hAnsi="Verdana"/>
        </w:rPr>
        <w:lastRenderedPageBreak/>
        <w:t>Introduction</w:t>
      </w:r>
      <w:bookmarkEnd w:id="777"/>
      <w:bookmarkEnd w:id="778"/>
      <w:bookmarkEnd w:id="779"/>
      <w:bookmarkEnd w:id="780"/>
      <w:bookmarkEnd w:id="781"/>
    </w:p>
    <w:p w14:paraId="054FEED2" w14:textId="2ACBD894" w:rsidR="00FD58AE" w:rsidRPr="005559F3" w:rsidRDefault="00117745" w:rsidP="00FD58AE">
      <w:pPr>
        <w:pStyle w:val="BodyText"/>
        <w:rPr>
          <w:sz w:val="24"/>
          <w:szCs w:val="24"/>
        </w:rPr>
      </w:pPr>
      <w:r w:rsidRPr="005559F3">
        <w:rPr>
          <w:sz w:val="24"/>
          <w:szCs w:val="24"/>
        </w:rPr>
        <w:t xml:space="preserve">This document describes the interface between </w:t>
      </w:r>
      <w:r w:rsidR="008B0FDE" w:rsidRPr="005559F3">
        <w:rPr>
          <w:sz w:val="24"/>
          <w:szCs w:val="24"/>
        </w:rPr>
        <w:t xml:space="preserve">a </w:t>
      </w:r>
      <w:r w:rsidR="006011F9" w:rsidRPr="005559F3">
        <w:rPr>
          <w:sz w:val="24"/>
        </w:rPr>
        <w:t>MCCF EDI TAS</w:t>
      </w:r>
      <w:r w:rsidR="00CE0452" w:rsidRPr="005559F3">
        <w:rPr>
          <w:sz w:val="24"/>
          <w:szCs w:val="24"/>
        </w:rPr>
        <w:t xml:space="preserve"> </w:t>
      </w:r>
      <w:r w:rsidR="006011F9">
        <w:rPr>
          <w:sz w:val="24"/>
          <w:szCs w:val="24"/>
        </w:rPr>
        <w:t xml:space="preserve">application </w:t>
      </w:r>
      <w:r w:rsidRPr="005559F3">
        <w:rPr>
          <w:sz w:val="24"/>
          <w:szCs w:val="24"/>
        </w:rPr>
        <w:t xml:space="preserve">and </w:t>
      </w:r>
      <w:r w:rsidR="008B0FDE" w:rsidRPr="005559F3">
        <w:rPr>
          <w:sz w:val="24"/>
          <w:szCs w:val="24"/>
        </w:rPr>
        <w:t>the</w:t>
      </w:r>
      <w:r w:rsidRPr="005559F3">
        <w:rPr>
          <w:sz w:val="24"/>
          <w:szCs w:val="24"/>
        </w:rPr>
        <w:t xml:space="preserve"> VA Financial Services Center in Austin, TX</w:t>
      </w:r>
      <w:bookmarkStart w:id="782" w:name="_Toc216071605"/>
      <w:r w:rsidR="00EB3D36" w:rsidRPr="005559F3">
        <w:rPr>
          <w:sz w:val="24"/>
          <w:szCs w:val="24"/>
        </w:rPr>
        <w:t xml:space="preserve"> </w:t>
      </w:r>
      <w:r w:rsidR="004E2A9D" w:rsidRPr="005559F3">
        <w:rPr>
          <w:sz w:val="24"/>
          <w:szCs w:val="24"/>
        </w:rPr>
        <w:t xml:space="preserve">(FSC) </w:t>
      </w:r>
      <w:r w:rsidR="00707269">
        <w:rPr>
          <w:sz w:val="24"/>
          <w:szCs w:val="24"/>
        </w:rPr>
        <w:t>related to the electro</w:t>
      </w:r>
      <w:r w:rsidR="008B0FDE" w:rsidRPr="005559F3">
        <w:rPr>
          <w:sz w:val="24"/>
          <w:szCs w:val="24"/>
        </w:rPr>
        <w:t>nic processing of</w:t>
      </w:r>
      <w:r w:rsidR="00C3417E" w:rsidRPr="005559F3">
        <w:rPr>
          <w:sz w:val="24"/>
          <w:szCs w:val="24"/>
        </w:rPr>
        <w:t xml:space="preserve"> </w:t>
      </w:r>
      <w:r w:rsidR="00707269" w:rsidRPr="00707269">
        <w:rPr>
          <w:sz w:val="24"/>
          <w:szCs w:val="24"/>
        </w:rPr>
        <w:t>ASC X12N/005010 837 Health Care Claims</w:t>
      </w:r>
      <w:r w:rsidR="00233B50" w:rsidRPr="005559F3">
        <w:rPr>
          <w:sz w:val="24"/>
          <w:szCs w:val="24"/>
        </w:rPr>
        <w:t xml:space="preserve"> (</w:t>
      </w:r>
      <w:r w:rsidR="00D13B07" w:rsidRPr="005559F3">
        <w:rPr>
          <w:sz w:val="24"/>
          <w:szCs w:val="24"/>
        </w:rPr>
        <w:t>837</w:t>
      </w:r>
      <w:r w:rsidR="00233B50" w:rsidRPr="005559F3">
        <w:rPr>
          <w:sz w:val="24"/>
          <w:szCs w:val="24"/>
        </w:rPr>
        <w:t>)</w:t>
      </w:r>
      <w:r w:rsidR="008119FB" w:rsidRPr="005559F3">
        <w:rPr>
          <w:sz w:val="24"/>
          <w:szCs w:val="24"/>
        </w:rPr>
        <w:t xml:space="preserve"> </w:t>
      </w:r>
      <w:r w:rsidR="001D6CD4" w:rsidRPr="005559F3">
        <w:rPr>
          <w:sz w:val="24"/>
          <w:szCs w:val="24"/>
        </w:rPr>
        <w:t>messages</w:t>
      </w:r>
      <w:r w:rsidR="00EB3D36" w:rsidRPr="005559F3">
        <w:rPr>
          <w:sz w:val="24"/>
          <w:szCs w:val="24"/>
        </w:rPr>
        <w:t>.</w:t>
      </w:r>
    </w:p>
    <w:p w14:paraId="310ED585" w14:textId="77777777" w:rsidR="008B0FDE" w:rsidRPr="005559F3" w:rsidRDefault="008B0FDE" w:rsidP="00FD58AE">
      <w:pPr>
        <w:pStyle w:val="BodyText"/>
      </w:pPr>
    </w:p>
    <w:p w14:paraId="054FEED3" w14:textId="77777777" w:rsidR="00D952B0" w:rsidRPr="005559F3" w:rsidRDefault="00D952B0" w:rsidP="00BC3A1B">
      <w:pPr>
        <w:pStyle w:val="Heading2"/>
      </w:pPr>
      <w:bookmarkStart w:id="783" w:name="_Toc263270952"/>
      <w:bookmarkStart w:id="784" w:name="_Toc263271231"/>
      <w:bookmarkStart w:id="785" w:name="_Toc377477591"/>
      <w:bookmarkStart w:id="786" w:name="_Toc512931829"/>
      <w:r w:rsidRPr="005559F3">
        <w:t>Purpose</w:t>
      </w:r>
      <w:bookmarkEnd w:id="782"/>
      <w:bookmarkEnd w:id="783"/>
      <w:bookmarkEnd w:id="784"/>
      <w:bookmarkEnd w:id="785"/>
      <w:bookmarkEnd w:id="786"/>
    </w:p>
    <w:p w14:paraId="39E0EC28" w14:textId="1B789198" w:rsidR="00790697" w:rsidRPr="005559F3" w:rsidRDefault="00C17200" w:rsidP="00C17200">
      <w:pPr>
        <w:pStyle w:val="BodyText"/>
        <w:rPr>
          <w:sz w:val="24"/>
          <w:szCs w:val="24"/>
        </w:rPr>
      </w:pPr>
      <w:bookmarkStart w:id="787" w:name="_Toc216071606"/>
      <w:bookmarkStart w:id="788" w:name="_Toc263270953"/>
      <w:bookmarkStart w:id="789" w:name="_Toc263271232"/>
      <w:bookmarkStart w:id="790" w:name="_Toc377477592"/>
      <w:r w:rsidRPr="005559F3">
        <w:rPr>
          <w:sz w:val="24"/>
          <w:szCs w:val="24"/>
        </w:rPr>
        <w:t xml:space="preserve">The purpose of this Interface Control Document (ICD) is to define the message structure and protocols which govern the interchange of data between </w:t>
      </w:r>
      <w:proofErr w:type="spellStart"/>
      <w:r w:rsidR="00707269">
        <w:rPr>
          <w:sz w:val="24"/>
          <w:szCs w:val="24"/>
        </w:rPr>
        <w:t>eBilling</w:t>
      </w:r>
      <w:proofErr w:type="spellEnd"/>
      <w:r w:rsidR="006011F9">
        <w:rPr>
          <w:sz w:val="24"/>
          <w:szCs w:val="24"/>
        </w:rPr>
        <w:t xml:space="preserve"> within </w:t>
      </w:r>
      <w:r w:rsidR="006011F9" w:rsidRPr="005559F3">
        <w:rPr>
          <w:sz w:val="24"/>
        </w:rPr>
        <w:t>MCCF EDI TAS</w:t>
      </w:r>
      <w:r w:rsidR="006011F9">
        <w:rPr>
          <w:sz w:val="24"/>
        </w:rPr>
        <w:t xml:space="preserve"> </w:t>
      </w:r>
      <w:r w:rsidRPr="005559F3">
        <w:rPr>
          <w:sz w:val="24"/>
          <w:szCs w:val="24"/>
        </w:rPr>
        <w:t xml:space="preserve">and the </w:t>
      </w:r>
      <w:r w:rsidR="004E2A9D" w:rsidRPr="005559F3">
        <w:rPr>
          <w:sz w:val="24"/>
          <w:szCs w:val="24"/>
        </w:rPr>
        <w:t>FSC</w:t>
      </w:r>
      <w:r w:rsidRPr="005559F3">
        <w:rPr>
          <w:sz w:val="24"/>
          <w:szCs w:val="24"/>
        </w:rPr>
        <w:t xml:space="preserve"> related to the electronic processing of </w:t>
      </w:r>
      <w:r w:rsidR="00707269">
        <w:rPr>
          <w:sz w:val="24"/>
          <w:szCs w:val="24"/>
        </w:rPr>
        <w:t xml:space="preserve">837 </w:t>
      </w:r>
      <w:r w:rsidR="00BE00AA" w:rsidRPr="005559F3">
        <w:rPr>
          <w:sz w:val="24"/>
          <w:szCs w:val="24"/>
        </w:rPr>
        <w:t>messages</w:t>
      </w:r>
      <w:r w:rsidR="008119FB" w:rsidRPr="005559F3">
        <w:rPr>
          <w:sz w:val="24"/>
          <w:szCs w:val="24"/>
        </w:rPr>
        <w:t>.</w:t>
      </w:r>
    </w:p>
    <w:p w14:paraId="2764A1E0" w14:textId="7B528237" w:rsidR="00790697" w:rsidRPr="005559F3" w:rsidRDefault="00C17200" w:rsidP="00383370">
      <w:pPr>
        <w:pStyle w:val="BodyText"/>
      </w:pPr>
      <w:r w:rsidRPr="005559F3">
        <w:t xml:space="preserve"> </w:t>
      </w:r>
    </w:p>
    <w:p w14:paraId="054FEED5" w14:textId="2029CBC8" w:rsidR="00D952B0" w:rsidRPr="005559F3" w:rsidRDefault="00D952B0" w:rsidP="00CE35E6">
      <w:pPr>
        <w:pStyle w:val="Heading2"/>
      </w:pPr>
      <w:bookmarkStart w:id="791" w:name="_Toc507081177"/>
      <w:bookmarkStart w:id="792" w:name="_Toc507146173"/>
      <w:bookmarkStart w:id="793" w:name="_Toc507501920"/>
      <w:bookmarkStart w:id="794" w:name="_Toc507580289"/>
      <w:bookmarkStart w:id="795" w:name="_Toc507589865"/>
      <w:bookmarkStart w:id="796" w:name="_Toc507605098"/>
      <w:bookmarkStart w:id="797" w:name="_Toc512931830"/>
      <w:bookmarkEnd w:id="791"/>
      <w:bookmarkEnd w:id="792"/>
      <w:bookmarkEnd w:id="793"/>
      <w:bookmarkEnd w:id="794"/>
      <w:bookmarkEnd w:id="795"/>
      <w:bookmarkEnd w:id="796"/>
      <w:r w:rsidRPr="005559F3">
        <w:t>Scope</w:t>
      </w:r>
      <w:bookmarkEnd w:id="787"/>
      <w:bookmarkEnd w:id="788"/>
      <w:bookmarkEnd w:id="789"/>
      <w:bookmarkEnd w:id="790"/>
      <w:bookmarkEnd w:id="797"/>
    </w:p>
    <w:p w14:paraId="4936D540" w14:textId="6F578DFF" w:rsidR="00C17200" w:rsidRPr="005559F3" w:rsidRDefault="00C17200" w:rsidP="00C17200">
      <w:pPr>
        <w:pStyle w:val="BodyText"/>
        <w:rPr>
          <w:sz w:val="24"/>
          <w:szCs w:val="24"/>
        </w:rPr>
      </w:pPr>
      <w:r w:rsidRPr="005559F3">
        <w:rPr>
          <w:sz w:val="24"/>
          <w:szCs w:val="24"/>
        </w:rPr>
        <w:t xml:space="preserve">This </w:t>
      </w:r>
      <w:r w:rsidR="00790697" w:rsidRPr="005559F3">
        <w:rPr>
          <w:sz w:val="24"/>
          <w:szCs w:val="24"/>
        </w:rPr>
        <w:t>ICD</w:t>
      </w:r>
      <w:r w:rsidRPr="005559F3">
        <w:rPr>
          <w:sz w:val="24"/>
          <w:szCs w:val="24"/>
        </w:rPr>
        <w:t xml:space="preserve"> specifies the interface between </w:t>
      </w:r>
      <w:r w:rsidR="00645BA2">
        <w:rPr>
          <w:sz w:val="24"/>
          <w:szCs w:val="24"/>
        </w:rPr>
        <w:t>MCCF EDI TAS</w:t>
      </w:r>
      <w:r w:rsidR="008119FB" w:rsidRPr="005559F3">
        <w:rPr>
          <w:sz w:val="24"/>
          <w:szCs w:val="24"/>
        </w:rPr>
        <w:t xml:space="preserve"> </w:t>
      </w:r>
      <w:r w:rsidRPr="005559F3">
        <w:rPr>
          <w:sz w:val="24"/>
          <w:szCs w:val="24"/>
        </w:rPr>
        <w:t xml:space="preserve">and FSC. This document provides details on the functional, performance, operational and design requirements for the interface. This document defines the layouts for the data that the </w:t>
      </w:r>
      <w:r w:rsidR="00645BA2">
        <w:rPr>
          <w:sz w:val="24"/>
          <w:szCs w:val="24"/>
        </w:rPr>
        <w:t>MCCF EDI TAS</w:t>
      </w:r>
      <w:r w:rsidRPr="005559F3">
        <w:rPr>
          <w:sz w:val="24"/>
          <w:szCs w:val="24"/>
        </w:rPr>
        <w:t xml:space="preserve"> </w:t>
      </w:r>
      <w:r w:rsidR="008119FB" w:rsidRPr="005559F3">
        <w:rPr>
          <w:sz w:val="24"/>
          <w:szCs w:val="24"/>
        </w:rPr>
        <w:t>sends to</w:t>
      </w:r>
      <w:r w:rsidR="008B0FDE" w:rsidRPr="005559F3">
        <w:rPr>
          <w:sz w:val="24"/>
          <w:szCs w:val="24"/>
        </w:rPr>
        <w:t xml:space="preserve"> FSC</w:t>
      </w:r>
      <w:r w:rsidRPr="005559F3">
        <w:rPr>
          <w:sz w:val="24"/>
          <w:szCs w:val="24"/>
        </w:rPr>
        <w:t xml:space="preserve">. This document is intended for all parties requiring such information, including business stakeholders, </w:t>
      </w:r>
      <w:del w:id="798" w:author="Keith Oulson" w:date="2018-04-12T08:36:00Z">
        <w:r w:rsidRPr="005559F3" w:rsidDel="00FF115A">
          <w:rPr>
            <w:sz w:val="24"/>
            <w:szCs w:val="24"/>
          </w:rPr>
          <w:delText>end-users</w:delText>
        </w:r>
      </w:del>
      <w:ins w:id="799" w:author="Keith Oulson" w:date="2018-04-12T08:36:00Z">
        <w:r w:rsidR="00FF115A">
          <w:rPr>
            <w:sz w:val="24"/>
            <w:szCs w:val="24"/>
          </w:rPr>
          <w:t>business analysts</w:t>
        </w:r>
      </w:ins>
      <w:r w:rsidRPr="005559F3">
        <w:rPr>
          <w:sz w:val="24"/>
          <w:szCs w:val="24"/>
        </w:rPr>
        <w:t>, software developers, system designers, testers and anyone else responsible for implementing this interface.</w:t>
      </w:r>
    </w:p>
    <w:p w14:paraId="53B70E31" w14:textId="77777777" w:rsidR="00C17200" w:rsidRPr="005559F3" w:rsidRDefault="00C17200" w:rsidP="00C17200">
      <w:pPr>
        <w:pStyle w:val="BodyText"/>
        <w:rPr>
          <w:lang w:eastAsia="en-US"/>
        </w:rPr>
      </w:pPr>
    </w:p>
    <w:p w14:paraId="054FEEDA" w14:textId="6300404B" w:rsidR="002E76AB" w:rsidRPr="005559F3" w:rsidRDefault="00D952B0" w:rsidP="00CE35E6">
      <w:pPr>
        <w:pStyle w:val="Heading2"/>
      </w:pPr>
      <w:bookmarkStart w:id="800" w:name="_Toc216071607"/>
      <w:bookmarkStart w:id="801" w:name="_Toc263270954"/>
      <w:bookmarkStart w:id="802" w:name="_Toc263271233"/>
      <w:bookmarkStart w:id="803" w:name="_Toc377477593"/>
      <w:bookmarkStart w:id="804" w:name="_Toc512931831"/>
      <w:r w:rsidRPr="005559F3">
        <w:t>System Identification</w:t>
      </w:r>
      <w:bookmarkEnd w:id="800"/>
      <w:bookmarkEnd w:id="801"/>
      <w:bookmarkEnd w:id="802"/>
      <w:bookmarkEnd w:id="803"/>
      <w:bookmarkEnd w:id="804"/>
      <w:r w:rsidRPr="005559F3">
        <w:t xml:space="preserve">  </w:t>
      </w:r>
    </w:p>
    <w:p w14:paraId="4230377E" w14:textId="3DB1EC59" w:rsidR="00C17200" w:rsidRPr="005559F3" w:rsidRDefault="00F436E9" w:rsidP="00C17200">
      <w:pPr>
        <w:pStyle w:val="BodyText"/>
        <w:rPr>
          <w:sz w:val="24"/>
          <w:szCs w:val="24"/>
          <w:lang w:eastAsia="en-US"/>
        </w:rPr>
      </w:pPr>
      <w:r w:rsidRPr="008B0966">
        <w:rPr>
          <w:sz w:val="24"/>
          <w:szCs w:val="24"/>
        </w:rPr>
        <w:t>MCCF EDI TAS</w:t>
      </w:r>
      <w:r w:rsidR="008B0FDE" w:rsidRPr="005559F3">
        <w:rPr>
          <w:sz w:val="24"/>
          <w:szCs w:val="24"/>
        </w:rPr>
        <w:t xml:space="preserve"> </w:t>
      </w:r>
      <w:proofErr w:type="spellStart"/>
      <w:r w:rsidR="00707269">
        <w:rPr>
          <w:sz w:val="24"/>
          <w:szCs w:val="24"/>
        </w:rPr>
        <w:t>eBilling</w:t>
      </w:r>
      <w:proofErr w:type="spellEnd"/>
      <w:r w:rsidR="008B0FDE" w:rsidRPr="005559F3">
        <w:rPr>
          <w:sz w:val="24"/>
          <w:szCs w:val="24"/>
        </w:rPr>
        <w:t xml:space="preserve"> </w:t>
      </w:r>
      <w:r w:rsidR="00790697" w:rsidRPr="005559F3">
        <w:rPr>
          <w:sz w:val="24"/>
          <w:szCs w:val="24"/>
        </w:rPr>
        <w:t>is</w:t>
      </w:r>
      <w:r w:rsidR="008119FB" w:rsidRPr="005559F3">
        <w:rPr>
          <w:sz w:val="24"/>
          <w:szCs w:val="24"/>
        </w:rPr>
        <w:t xml:space="preserve"> </w:t>
      </w:r>
      <w:r w:rsidR="00790697" w:rsidRPr="005559F3">
        <w:rPr>
          <w:sz w:val="24"/>
          <w:szCs w:val="24"/>
        </w:rPr>
        <w:t xml:space="preserve">software </w:t>
      </w:r>
      <w:r w:rsidR="00482F8C" w:rsidRPr="005559F3">
        <w:rPr>
          <w:sz w:val="24"/>
          <w:szCs w:val="24"/>
        </w:rPr>
        <w:t>designed to support the request</w:t>
      </w:r>
      <w:r w:rsidR="00150D71" w:rsidRPr="005559F3">
        <w:rPr>
          <w:sz w:val="24"/>
          <w:szCs w:val="24"/>
        </w:rPr>
        <w:t>s</w:t>
      </w:r>
      <w:r w:rsidR="00482F8C" w:rsidRPr="005559F3">
        <w:rPr>
          <w:sz w:val="24"/>
          <w:szCs w:val="24"/>
        </w:rPr>
        <w:t xml:space="preserve"> </w:t>
      </w:r>
      <w:r>
        <w:rPr>
          <w:sz w:val="24"/>
          <w:szCs w:val="24"/>
        </w:rPr>
        <w:t xml:space="preserve">inquiries </w:t>
      </w:r>
      <w:r w:rsidR="00482F8C" w:rsidRPr="005559F3">
        <w:rPr>
          <w:sz w:val="24"/>
          <w:szCs w:val="24"/>
        </w:rPr>
        <w:t>and responses</w:t>
      </w:r>
      <w:r w:rsidR="00790697" w:rsidRPr="005559F3">
        <w:rPr>
          <w:sz w:val="24"/>
          <w:szCs w:val="24"/>
        </w:rPr>
        <w:t xml:space="preserve"> related </w:t>
      </w:r>
      <w:r w:rsidR="00AA0BF5" w:rsidRPr="005559F3">
        <w:rPr>
          <w:sz w:val="24"/>
          <w:szCs w:val="24"/>
        </w:rPr>
        <w:t xml:space="preserve">to </w:t>
      </w:r>
      <w:r w:rsidR="00D13B07" w:rsidRPr="005559F3">
        <w:rPr>
          <w:sz w:val="24"/>
          <w:szCs w:val="24"/>
        </w:rPr>
        <w:t>Health Care Claims</w:t>
      </w:r>
      <w:r w:rsidR="00482F8C" w:rsidRPr="005559F3">
        <w:rPr>
          <w:sz w:val="24"/>
          <w:szCs w:val="24"/>
        </w:rPr>
        <w:t xml:space="preserve"> sent to and received from the FSC</w:t>
      </w:r>
      <w:r w:rsidR="00790697" w:rsidRPr="005559F3">
        <w:rPr>
          <w:sz w:val="24"/>
          <w:szCs w:val="24"/>
        </w:rPr>
        <w:t xml:space="preserve">.  This interface supports the electronic </w:t>
      </w:r>
      <w:r w:rsidR="009A77D0" w:rsidRPr="005559F3">
        <w:rPr>
          <w:sz w:val="24"/>
          <w:szCs w:val="24"/>
        </w:rPr>
        <w:t xml:space="preserve">transmission </w:t>
      </w:r>
      <w:ins w:id="805" w:author="Keith Oulson" w:date="2018-04-13T15:19:00Z">
        <w:r w:rsidR="00EC6074">
          <w:rPr>
            <w:sz w:val="24"/>
            <w:szCs w:val="24"/>
          </w:rPr>
          <w:t xml:space="preserve">of </w:t>
        </w:r>
      </w:ins>
      <w:r w:rsidR="00D13B07" w:rsidRPr="005559F3">
        <w:rPr>
          <w:sz w:val="24"/>
          <w:szCs w:val="24"/>
        </w:rPr>
        <w:t>837</w:t>
      </w:r>
      <w:r w:rsidR="00707269">
        <w:rPr>
          <w:sz w:val="24"/>
          <w:szCs w:val="24"/>
        </w:rPr>
        <w:t xml:space="preserve"> messages</w:t>
      </w:r>
      <w:r w:rsidR="00AA0BF5" w:rsidRPr="005559F3">
        <w:rPr>
          <w:sz w:val="24"/>
          <w:szCs w:val="24"/>
        </w:rPr>
        <w:t xml:space="preserve"> between </w:t>
      </w:r>
      <w:r w:rsidR="009A77D0" w:rsidRPr="005559F3">
        <w:rPr>
          <w:sz w:val="24"/>
          <w:szCs w:val="24"/>
        </w:rPr>
        <w:t>FSC</w:t>
      </w:r>
      <w:r w:rsidR="008119FB" w:rsidRPr="005559F3">
        <w:rPr>
          <w:sz w:val="24"/>
          <w:szCs w:val="24"/>
        </w:rPr>
        <w:t xml:space="preserve"> and </w:t>
      </w:r>
      <w:r w:rsidR="00645BA2">
        <w:rPr>
          <w:sz w:val="24"/>
          <w:szCs w:val="24"/>
        </w:rPr>
        <w:t>MCCF EDI TAS</w:t>
      </w:r>
      <w:r w:rsidR="009A77D0" w:rsidRPr="005559F3">
        <w:rPr>
          <w:sz w:val="24"/>
          <w:szCs w:val="24"/>
        </w:rPr>
        <w:t xml:space="preserve">. </w:t>
      </w:r>
    </w:p>
    <w:p w14:paraId="1BAF597D" w14:textId="77777777" w:rsidR="00E67E51" w:rsidRPr="005559F3" w:rsidRDefault="00E67E51" w:rsidP="00E67E51">
      <w:pPr>
        <w:pStyle w:val="BodyText"/>
        <w:rPr>
          <w:lang w:eastAsia="en-US"/>
        </w:rPr>
      </w:pPr>
    </w:p>
    <w:p w14:paraId="054FEEDD" w14:textId="3FB56189" w:rsidR="00473584" w:rsidRDefault="00645BA2" w:rsidP="00CE35E6">
      <w:pPr>
        <w:pStyle w:val="Heading3"/>
      </w:pPr>
      <w:bookmarkStart w:id="806" w:name="_Toc512931832"/>
      <w:r>
        <w:t>MCCF EDI TAS</w:t>
      </w:r>
      <w:bookmarkEnd w:id="806"/>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1C75CDA5"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03541AA3" w:rsidR="007C1A9A" w:rsidRPr="00827B22" w:rsidRDefault="00F47937" w:rsidP="009928DE">
            <w:pPr>
              <w:pStyle w:val="TableText"/>
              <w:tabs>
                <w:tab w:val="center" w:pos="4680"/>
                <w:tab w:val="right" w:pos="9360"/>
              </w:tabs>
              <w:rPr>
                <w:szCs w:val="16"/>
              </w:rPr>
            </w:pPr>
            <w:r>
              <w:rPr>
                <w:szCs w:val="16"/>
              </w:rPr>
              <w:t>TBD</w:t>
            </w: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4C8E9B02" w:rsidR="007C1A9A" w:rsidRPr="00827B22" w:rsidRDefault="00F47937" w:rsidP="009928DE">
            <w:pPr>
              <w:pStyle w:val="TableText"/>
              <w:tabs>
                <w:tab w:val="center" w:pos="4680"/>
                <w:tab w:val="right" w:pos="9360"/>
              </w:tabs>
              <w:rPr>
                <w:szCs w:val="16"/>
              </w:rPr>
            </w:pPr>
            <w:r>
              <w:rPr>
                <w:szCs w:val="16"/>
              </w:rPr>
              <w:t>TBD</w:t>
            </w: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15DD739F" w:rsidR="007C1A9A" w:rsidRPr="009F6D13" w:rsidRDefault="00F47937" w:rsidP="009928DE">
            <w:pPr>
              <w:pStyle w:val="TableText"/>
              <w:rPr>
                <w:i/>
              </w:rPr>
            </w:pPr>
            <w:r>
              <w:rPr>
                <w:szCs w:val="16"/>
              </w:rPr>
              <w:t>TBD</w:t>
            </w: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6BA967B6" w:rsidR="007C1A9A" w:rsidRPr="00C063D6" w:rsidRDefault="00F47937" w:rsidP="009928DE">
            <w:pPr>
              <w:pStyle w:val="TableText"/>
              <w:rPr>
                <w:i/>
              </w:rPr>
            </w:pPr>
            <w:r>
              <w:rPr>
                <w:szCs w:val="16"/>
              </w:rPr>
              <w:t>TBD</w:t>
            </w: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5CFC9FDC" w:rsidR="007C1A9A" w:rsidRPr="00827B22" w:rsidRDefault="00F47937" w:rsidP="009928DE">
            <w:pPr>
              <w:pStyle w:val="TableText"/>
              <w:tabs>
                <w:tab w:val="center" w:pos="4680"/>
                <w:tab w:val="right" w:pos="9360"/>
              </w:tabs>
              <w:rPr>
                <w:szCs w:val="16"/>
              </w:rPr>
            </w:pPr>
            <w:r>
              <w:rPr>
                <w:szCs w:val="16"/>
              </w:rPr>
              <w:t>TBD</w:t>
            </w: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sz w:val="24"/>
          <w:szCs w:val="24"/>
          <w:lang w:eastAsia="en-US"/>
        </w:rPr>
      </w:pPr>
      <w:r w:rsidRPr="004A2D4C">
        <w:rPr>
          <w:sz w:val="24"/>
          <w:szCs w:val="24"/>
          <w:lang w:eastAsia="en-US"/>
        </w:rPr>
        <w:lastRenderedPageBreak/>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18E32F4B" w:rsidR="004A2D4C" w:rsidRPr="004A2D4C" w:rsidRDefault="004A2D4C" w:rsidP="004A2D4C">
      <w:pPr>
        <w:pStyle w:val="BodyText"/>
        <w:rPr>
          <w:sz w:val="24"/>
          <w:szCs w:val="24"/>
          <w:lang w:eastAsia="en-US"/>
        </w:rPr>
      </w:pPr>
      <w:r w:rsidRPr="004A2D4C">
        <w:rPr>
          <w:sz w:val="24"/>
          <w:szCs w:val="24"/>
          <w:lang w:eastAsia="en-US"/>
        </w:rPr>
        <w:t xml:space="preserve">This interface supports the electronic </w:t>
      </w:r>
      <w:r w:rsidR="00B4330F" w:rsidRPr="004A2D4C">
        <w:rPr>
          <w:sz w:val="24"/>
          <w:szCs w:val="24"/>
          <w:lang w:eastAsia="en-US"/>
        </w:rPr>
        <w:t>third-party</w:t>
      </w:r>
      <w:r w:rsidRPr="004A2D4C">
        <w:rPr>
          <w:sz w:val="24"/>
          <w:szCs w:val="24"/>
          <w:lang w:eastAsia="en-US"/>
        </w:rPr>
        <w:t xml:space="preserve"> billing process which involves the electronic transmission of 837 </w:t>
      </w:r>
      <w:r w:rsidR="00707269">
        <w:rPr>
          <w:sz w:val="24"/>
          <w:szCs w:val="24"/>
          <w:lang w:eastAsia="en-US"/>
        </w:rPr>
        <w:t>messages to</w:t>
      </w:r>
      <w:r w:rsidR="001012BD" w:rsidRPr="00093A3D">
        <w:rPr>
          <w:sz w:val="24"/>
          <w:szCs w:val="24"/>
          <w:lang w:eastAsia="en-US"/>
        </w:rPr>
        <w:t xml:space="preserve"> </w:t>
      </w:r>
      <w:r w:rsidR="00093A3D" w:rsidRPr="00232237">
        <w:rPr>
          <w:sz w:val="24"/>
          <w:szCs w:val="24"/>
        </w:rPr>
        <w:t xml:space="preserve">VA Healthcare Clearing House </w:t>
      </w:r>
      <w:r w:rsidR="00093A3D">
        <w:rPr>
          <w:sz w:val="24"/>
          <w:szCs w:val="24"/>
        </w:rPr>
        <w:t>(</w:t>
      </w:r>
      <w:r w:rsidR="001012BD" w:rsidRPr="00093A3D">
        <w:rPr>
          <w:sz w:val="24"/>
          <w:szCs w:val="24"/>
          <w:lang w:eastAsia="en-US"/>
        </w:rPr>
        <w:t>HCCH</w:t>
      </w:r>
      <w:r w:rsidR="00093A3D">
        <w:rPr>
          <w:sz w:val="24"/>
          <w:szCs w:val="24"/>
          <w:lang w:eastAsia="en-US"/>
        </w:rPr>
        <w:t>)</w:t>
      </w:r>
      <w:r w:rsidRPr="004A2D4C">
        <w:rPr>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pPr>
      <w:bookmarkStart w:id="807" w:name="_Toc263270956"/>
      <w:bookmarkStart w:id="808" w:name="_Toc263271235"/>
      <w:bookmarkStart w:id="809" w:name="_Toc377477596"/>
      <w:bookmarkStart w:id="810" w:name="_Toc512931833"/>
      <w:r w:rsidRPr="005559F3">
        <w:t>FSC</w:t>
      </w:r>
      <w:bookmarkEnd w:id="807"/>
      <w:bookmarkEnd w:id="808"/>
      <w:bookmarkEnd w:id="809"/>
      <w:bookmarkEnd w:id="810"/>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628DA6BE" w:rsidR="00B92A25" w:rsidRPr="00827B22" w:rsidRDefault="00F47937" w:rsidP="009928DE">
            <w:pPr>
              <w:pStyle w:val="TableText"/>
              <w:tabs>
                <w:tab w:val="center" w:pos="4680"/>
                <w:tab w:val="right" w:pos="9360"/>
              </w:tabs>
              <w:rPr>
                <w:szCs w:val="16"/>
              </w:rPr>
            </w:pPr>
            <w:r>
              <w:rPr>
                <w:szCs w:val="16"/>
              </w:rPr>
              <w:t>TBD</w:t>
            </w: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6F42AF79" w:rsidR="00B92A25" w:rsidRPr="00827B22" w:rsidRDefault="00F47937" w:rsidP="009928DE">
            <w:pPr>
              <w:pStyle w:val="TableText"/>
              <w:tabs>
                <w:tab w:val="center" w:pos="4680"/>
                <w:tab w:val="right" w:pos="9360"/>
              </w:tabs>
              <w:rPr>
                <w:szCs w:val="16"/>
              </w:rPr>
            </w:pPr>
            <w:r>
              <w:rPr>
                <w:szCs w:val="16"/>
              </w:rPr>
              <w:t>TBD</w:t>
            </w: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6C5296BC" w:rsidR="00B92A25" w:rsidRPr="00827B22" w:rsidRDefault="00F47937" w:rsidP="009928DE">
            <w:pPr>
              <w:pStyle w:val="TableText"/>
              <w:tabs>
                <w:tab w:val="center" w:pos="4680"/>
                <w:tab w:val="right" w:pos="9360"/>
              </w:tabs>
              <w:rPr>
                <w:szCs w:val="16"/>
              </w:rPr>
            </w:pPr>
            <w:r>
              <w:rPr>
                <w:szCs w:val="16"/>
              </w:rPr>
              <w:t>TBD</w:t>
            </w: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376DAC26" w:rsidR="00B92A25" w:rsidRPr="009F6D13" w:rsidRDefault="00F47937" w:rsidP="009928DE">
            <w:pPr>
              <w:pStyle w:val="TableText"/>
              <w:rPr>
                <w:i/>
              </w:rPr>
            </w:pPr>
            <w:r>
              <w:rPr>
                <w:szCs w:val="16"/>
              </w:rPr>
              <w:t>TBD</w:t>
            </w: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0571FF68" w:rsidR="00B92A25" w:rsidRPr="00C063D6" w:rsidRDefault="00F47937" w:rsidP="009928DE">
            <w:pPr>
              <w:pStyle w:val="TableText"/>
              <w:rPr>
                <w:i/>
              </w:rPr>
            </w:pPr>
            <w:r>
              <w:rPr>
                <w:szCs w:val="16"/>
              </w:rPr>
              <w:t>TBD</w:t>
            </w: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015FE4D8" w:rsidR="00B92A25" w:rsidRPr="00827B22" w:rsidRDefault="00F47937" w:rsidP="009928DE">
            <w:pPr>
              <w:pStyle w:val="TableText"/>
              <w:tabs>
                <w:tab w:val="center" w:pos="4680"/>
                <w:tab w:val="right" w:pos="9360"/>
              </w:tabs>
              <w:rPr>
                <w:szCs w:val="16"/>
              </w:rPr>
            </w:pPr>
            <w:r>
              <w:rPr>
                <w:szCs w:val="16"/>
              </w:rPr>
              <w:t>TBD</w:t>
            </w:r>
          </w:p>
        </w:tc>
      </w:tr>
    </w:tbl>
    <w:p w14:paraId="20E22618" w14:textId="77777777" w:rsidR="00B92A25" w:rsidRPr="00B92A25" w:rsidRDefault="00B92A25" w:rsidP="00B92A25">
      <w:pPr>
        <w:pStyle w:val="BodyText"/>
        <w:rPr>
          <w:lang w:eastAsia="en-US"/>
        </w:rPr>
      </w:pPr>
    </w:p>
    <w:p w14:paraId="46181D2C" w14:textId="5E9A1255" w:rsidR="001461C2" w:rsidRPr="001461C2" w:rsidRDefault="001461C2" w:rsidP="001461C2">
      <w:pPr>
        <w:pStyle w:val="BodyText"/>
        <w:rPr>
          <w:sz w:val="24"/>
          <w:szCs w:val="24"/>
        </w:rPr>
      </w:pPr>
      <w:r w:rsidRPr="001461C2">
        <w:rPr>
          <w:sz w:val="24"/>
          <w:szCs w:val="24"/>
        </w:rPr>
        <w:t>The system(s) at FSC, receives the data from the TAS Platform, translates the data into a standard ASC X12N/005010</w:t>
      </w:r>
      <w:r w:rsidR="00707269">
        <w:rPr>
          <w:sz w:val="24"/>
          <w:szCs w:val="24"/>
        </w:rPr>
        <w:t xml:space="preserve"> 837</w:t>
      </w:r>
      <w:r w:rsidRPr="001461C2">
        <w:rPr>
          <w:sz w:val="24"/>
          <w:szCs w:val="24"/>
        </w:rPr>
        <w:t xml:space="preserve"> </w:t>
      </w:r>
      <w:r w:rsidR="009928DE">
        <w:rPr>
          <w:sz w:val="24"/>
          <w:szCs w:val="24"/>
        </w:rPr>
        <w:t xml:space="preserve">Health Care Claims </w:t>
      </w:r>
      <w:r w:rsidRPr="001461C2">
        <w:rPr>
          <w:sz w:val="24"/>
          <w:szCs w:val="24"/>
        </w:rPr>
        <w:t xml:space="preserve">transmission, validates the data complies with HIPAA standards and then forwards the claim data to </w:t>
      </w:r>
      <w:r w:rsidR="001012BD">
        <w:rPr>
          <w:sz w:val="24"/>
          <w:szCs w:val="24"/>
        </w:rPr>
        <w:t>HCCH</w:t>
      </w:r>
      <w:r w:rsidRPr="001461C2">
        <w:rPr>
          <w:sz w:val="24"/>
          <w:szCs w:val="24"/>
        </w:rPr>
        <w:t>.</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pPr>
      <w:bookmarkStart w:id="811" w:name="_Toc216071608"/>
      <w:bookmarkStart w:id="812" w:name="_Toc263270958"/>
      <w:bookmarkStart w:id="813" w:name="_Toc263271237"/>
      <w:bookmarkStart w:id="814" w:name="_Toc377477598"/>
      <w:bookmarkStart w:id="815" w:name="_Toc512931834"/>
      <w:r w:rsidRPr="005559F3">
        <w:t>Operational Agreement</w:t>
      </w:r>
      <w:bookmarkEnd w:id="811"/>
      <w:bookmarkEnd w:id="812"/>
      <w:bookmarkEnd w:id="813"/>
      <w:bookmarkEnd w:id="814"/>
      <w:bookmarkEnd w:id="815"/>
    </w:p>
    <w:p w14:paraId="227DD5A8" w14:textId="33503A08" w:rsidR="00EF5B1C" w:rsidRPr="005559F3" w:rsidRDefault="00EF5B1C" w:rsidP="00EF5B1C">
      <w:pPr>
        <w:pStyle w:val="BodyText"/>
        <w:rPr>
          <w:sz w:val="24"/>
          <w:szCs w:val="24"/>
        </w:rPr>
      </w:pPr>
      <w:r w:rsidRPr="005559F3">
        <w:rPr>
          <w:sz w:val="24"/>
          <w:szCs w:val="24"/>
        </w:rPr>
        <w:t xml:space="preserve">This ICD provides the specification for an interface between </w:t>
      </w:r>
      <w:r w:rsidR="00645BA2">
        <w:rPr>
          <w:sz w:val="24"/>
          <w:szCs w:val="24"/>
        </w:rPr>
        <w:t xml:space="preserve">MCCF EDI </w:t>
      </w:r>
      <w:r w:rsidR="00B4330F">
        <w:rPr>
          <w:sz w:val="24"/>
          <w:szCs w:val="24"/>
        </w:rPr>
        <w:t>TAS</w:t>
      </w:r>
      <w:r w:rsidR="00B4330F" w:rsidRPr="005559F3">
        <w:rPr>
          <w:sz w:val="24"/>
          <w:szCs w:val="24"/>
        </w:rPr>
        <w:t xml:space="preserve"> and</w:t>
      </w:r>
      <w:r w:rsidRPr="005559F3">
        <w:rPr>
          <w:sz w:val="24"/>
          <w:szCs w:val="24"/>
        </w:rPr>
        <w:t xml:space="preserve"> FSC regarding </w:t>
      </w:r>
      <w:r w:rsidR="00D13B07" w:rsidRPr="005559F3">
        <w:rPr>
          <w:sz w:val="24"/>
          <w:szCs w:val="24"/>
        </w:rPr>
        <w:t>Health Care Claims</w:t>
      </w:r>
      <w:r w:rsidR="004D1021" w:rsidRPr="005559F3" w:rsidDel="00C150F4">
        <w:rPr>
          <w:sz w:val="24"/>
          <w:szCs w:val="24"/>
        </w:rPr>
        <w:t xml:space="preserve"> </w:t>
      </w:r>
      <w:r w:rsidRPr="005559F3">
        <w:rPr>
          <w:sz w:val="24"/>
          <w:szCs w:val="24"/>
        </w:rPr>
        <w:t xml:space="preserve">data. The Chief Business Office (CBO) is responsible for notifying FSC personnel of any potential or planned changes to data feeds once these changes are known </w:t>
      </w:r>
      <w:r w:rsidR="00B4330F" w:rsidRPr="005559F3">
        <w:rPr>
          <w:sz w:val="24"/>
          <w:szCs w:val="24"/>
        </w:rPr>
        <w:t>to</w:t>
      </w:r>
      <w:r w:rsidRPr="005559F3">
        <w:rPr>
          <w:sz w:val="24"/>
          <w:szCs w:val="24"/>
        </w:rPr>
        <w:t xml:space="preserve"> minimize adverse impacts. </w:t>
      </w:r>
    </w:p>
    <w:p w14:paraId="10FB1C7E" w14:textId="77777777" w:rsidR="00E67E51" w:rsidRPr="005559F3" w:rsidRDefault="00E67E51" w:rsidP="00CE35E6">
      <w:pPr>
        <w:pStyle w:val="BodyText"/>
        <w:keepNext/>
        <w:rPr>
          <w:lang w:eastAsia="en-US"/>
        </w:rPr>
      </w:pPr>
    </w:p>
    <w:p w14:paraId="054FEF1B" w14:textId="77777777" w:rsidR="00D952B0" w:rsidRPr="005559F3" w:rsidRDefault="00D952B0" w:rsidP="00FD58AE">
      <w:pPr>
        <w:pStyle w:val="Heading1"/>
        <w:rPr>
          <w:rFonts w:ascii="Verdana" w:hAnsi="Verdana"/>
        </w:rPr>
      </w:pPr>
      <w:bookmarkStart w:id="816" w:name="_Toc216071609"/>
      <w:bookmarkStart w:id="817" w:name="_Toc263270959"/>
      <w:bookmarkStart w:id="818" w:name="_Toc263271238"/>
      <w:bookmarkStart w:id="819" w:name="_Toc377477599"/>
      <w:bookmarkStart w:id="820" w:name="_Toc512931835"/>
      <w:r w:rsidRPr="005559F3">
        <w:rPr>
          <w:rFonts w:ascii="Verdana" w:hAnsi="Verdana"/>
        </w:rPr>
        <w:t>Interface Definition</w:t>
      </w:r>
      <w:bookmarkEnd w:id="816"/>
      <w:bookmarkEnd w:id="817"/>
      <w:bookmarkEnd w:id="818"/>
      <w:bookmarkEnd w:id="819"/>
      <w:bookmarkEnd w:id="820"/>
    </w:p>
    <w:p w14:paraId="54B7B745" w14:textId="6B6DF984" w:rsidR="00EF5B1C" w:rsidRPr="005559F3" w:rsidRDefault="00D13B07" w:rsidP="00EF5B1C">
      <w:pPr>
        <w:pStyle w:val="BodyText"/>
        <w:rPr>
          <w:sz w:val="24"/>
          <w:szCs w:val="24"/>
        </w:rPr>
      </w:pPr>
      <w:r w:rsidRPr="005559F3">
        <w:rPr>
          <w:sz w:val="24"/>
          <w:szCs w:val="24"/>
        </w:rPr>
        <w:t>Health Care Claims</w:t>
      </w:r>
      <w:r w:rsidR="004D1021" w:rsidRPr="005559F3">
        <w:rPr>
          <w:sz w:val="24"/>
          <w:szCs w:val="24"/>
        </w:rPr>
        <w:t xml:space="preserve"> </w:t>
      </w:r>
      <w:r w:rsidR="00C150F4" w:rsidRPr="005559F3">
        <w:rPr>
          <w:sz w:val="24"/>
          <w:szCs w:val="24"/>
        </w:rPr>
        <w:t>data</w:t>
      </w:r>
      <w:r w:rsidR="00343639" w:rsidRPr="005559F3">
        <w:rPr>
          <w:sz w:val="24"/>
          <w:szCs w:val="24"/>
        </w:rPr>
        <w:t xml:space="preserve"> </w:t>
      </w:r>
      <w:r w:rsidR="00EF5B1C" w:rsidRPr="005559F3">
        <w:rPr>
          <w:sz w:val="24"/>
          <w:szCs w:val="24"/>
        </w:rPr>
        <w:t>is transmitted between the FSC</w:t>
      </w:r>
      <w:r w:rsidR="00C150F4" w:rsidRPr="005559F3">
        <w:rPr>
          <w:sz w:val="24"/>
          <w:szCs w:val="24"/>
        </w:rPr>
        <w:t xml:space="preserve"> and </w:t>
      </w:r>
      <w:r w:rsidR="00645BA2">
        <w:rPr>
          <w:sz w:val="24"/>
          <w:szCs w:val="24"/>
        </w:rPr>
        <w:t>MCCF EDI TAS</w:t>
      </w:r>
      <w:r w:rsidR="00EF5B1C" w:rsidRPr="005559F3">
        <w:rPr>
          <w:sz w:val="24"/>
          <w:szCs w:val="24"/>
        </w:rPr>
        <w:t xml:space="preserve"> in FHIR bundles</w:t>
      </w:r>
      <w:r w:rsidR="00637B24" w:rsidRPr="005559F3">
        <w:rPr>
          <w:sz w:val="24"/>
          <w:szCs w:val="24"/>
        </w:rPr>
        <w:t>.</w:t>
      </w:r>
    </w:p>
    <w:p w14:paraId="292D94F1" w14:textId="77777777" w:rsidR="00EF5B1C" w:rsidRPr="005559F3" w:rsidRDefault="00EF5B1C" w:rsidP="00EF5B1C">
      <w:pPr>
        <w:pStyle w:val="BodyText"/>
        <w:rPr>
          <w:lang w:eastAsia="en-US"/>
        </w:rPr>
      </w:pPr>
    </w:p>
    <w:p w14:paraId="097AB28F" w14:textId="77777777" w:rsidR="00F26C34" w:rsidRPr="005559F3" w:rsidRDefault="00F26C34" w:rsidP="00CE35E6">
      <w:pPr>
        <w:pStyle w:val="Heading2"/>
      </w:pPr>
      <w:bookmarkStart w:id="821" w:name="_Toc512931836"/>
      <w:r w:rsidRPr="005559F3">
        <w:lastRenderedPageBreak/>
        <w:t>System Overview</w:t>
      </w:r>
      <w:bookmarkEnd w:id="821"/>
    </w:p>
    <w:p w14:paraId="196AE405" w14:textId="27CF136F" w:rsidR="002851B2" w:rsidRPr="005559F3" w:rsidRDefault="00645BA2" w:rsidP="002851B2">
      <w:pPr>
        <w:pStyle w:val="BodyText"/>
        <w:rPr>
          <w:sz w:val="24"/>
          <w:szCs w:val="24"/>
        </w:rPr>
      </w:pPr>
      <w:r>
        <w:rPr>
          <w:sz w:val="24"/>
          <w:szCs w:val="24"/>
        </w:rPr>
        <w:t>MCCF EDI TAS</w:t>
      </w:r>
      <w:r w:rsidR="002851B2" w:rsidRPr="005559F3">
        <w:rPr>
          <w:sz w:val="24"/>
          <w:szCs w:val="24"/>
        </w:rPr>
        <w:t xml:space="preserve"> </w:t>
      </w:r>
      <w:proofErr w:type="spellStart"/>
      <w:r w:rsidR="009928DE">
        <w:rPr>
          <w:sz w:val="24"/>
          <w:szCs w:val="24"/>
        </w:rPr>
        <w:t>eBilling</w:t>
      </w:r>
      <w:proofErr w:type="spellEnd"/>
      <w:r w:rsidR="00DD48EB">
        <w:rPr>
          <w:sz w:val="24"/>
          <w:szCs w:val="24"/>
        </w:rPr>
        <w:t xml:space="preserve"> </w:t>
      </w:r>
      <w:r w:rsidR="002851B2" w:rsidRPr="005559F3">
        <w:rPr>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sz w:val="24"/>
          <w:szCs w:val="24"/>
        </w:rPr>
        <w:t>MCCF EDI TAS</w:t>
      </w:r>
      <w:r w:rsidR="00DD48EB" w:rsidRPr="005559F3">
        <w:rPr>
          <w:sz w:val="24"/>
          <w:szCs w:val="24"/>
        </w:rPr>
        <w:t xml:space="preserve"> </w:t>
      </w:r>
      <w:proofErr w:type="spellStart"/>
      <w:r w:rsidR="00707269">
        <w:rPr>
          <w:sz w:val="24"/>
          <w:szCs w:val="24"/>
        </w:rPr>
        <w:t>eBilling</w:t>
      </w:r>
      <w:proofErr w:type="spellEnd"/>
      <w:r w:rsidR="002851B2" w:rsidRPr="005559F3">
        <w:rPr>
          <w:sz w:val="24"/>
          <w:szCs w:val="24"/>
        </w:rPr>
        <w:t xml:space="preserve"> software </w:t>
      </w:r>
      <w:r w:rsidR="00B4330F" w:rsidRPr="005559F3">
        <w:rPr>
          <w:sz w:val="24"/>
          <w:szCs w:val="24"/>
        </w:rPr>
        <w:t>can</w:t>
      </w:r>
      <w:r w:rsidR="002851B2" w:rsidRPr="005559F3">
        <w:rPr>
          <w:sz w:val="24"/>
          <w:szCs w:val="24"/>
        </w:rPr>
        <w:t xml:space="preserve"> create claims based on data received from the patient’s inpatient and/or outpatient patient record. </w:t>
      </w:r>
    </w:p>
    <w:p w14:paraId="17814627" w14:textId="77777777" w:rsidR="00554526" w:rsidRPr="005559F3" w:rsidRDefault="00554526" w:rsidP="00343639">
      <w:pPr>
        <w:pStyle w:val="BodyText"/>
        <w:rPr>
          <w:lang w:eastAsia="en-US"/>
        </w:rPr>
      </w:pPr>
    </w:p>
    <w:p w14:paraId="054FEF1E" w14:textId="47CD4D27" w:rsidR="00D952B0" w:rsidRPr="005559F3" w:rsidRDefault="00F26C34" w:rsidP="009928DE">
      <w:pPr>
        <w:pStyle w:val="Heading3"/>
      </w:pPr>
      <w:bookmarkStart w:id="822" w:name="_Toc512931837"/>
      <w:r w:rsidRPr="005559F3">
        <w:t>Overview Diagram</w:t>
      </w:r>
      <w:bookmarkEnd w:id="822"/>
      <w:r w:rsidRPr="005559F3">
        <w:t xml:space="preserve"> </w:t>
      </w:r>
    </w:p>
    <w:p w14:paraId="2A15ABFC" w14:textId="4E294A96" w:rsidR="00426867" w:rsidRPr="005559F3" w:rsidRDefault="00426867" w:rsidP="00426867">
      <w:pPr>
        <w:pStyle w:val="BodyText"/>
        <w:rPr>
          <w:sz w:val="24"/>
          <w:szCs w:val="24"/>
          <w:lang w:eastAsia="en-US"/>
        </w:rPr>
      </w:pPr>
      <w:r w:rsidRPr="005559F3">
        <w:rPr>
          <w:sz w:val="24"/>
          <w:szCs w:val="24"/>
          <w:lang w:eastAsia="en-US"/>
        </w:rPr>
        <w:t>Inter</w:t>
      </w:r>
      <w:r w:rsidR="004A1A91">
        <w:rPr>
          <w:sz w:val="24"/>
          <w:szCs w:val="24"/>
          <w:lang w:eastAsia="en-US"/>
        </w:rPr>
        <w:t>i</w:t>
      </w:r>
      <w:r w:rsidR="002851B2" w:rsidRPr="005559F3">
        <w:rPr>
          <w:sz w:val="24"/>
          <w:szCs w:val="24"/>
          <w:lang w:eastAsia="en-US"/>
        </w:rPr>
        <w:t>m</w:t>
      </w:r>
      <w:r w:rsidRPr="005559F3">
        <w:rPr>
          <w:sz w:val="24"/>
          <w:szCs w:val="24"/>
          <w:lang w:eastAsia="en-US"/>
        </w:rPr>
        <w:t xml:space="preserve"> solution</w:t>
      </w:r>
    </w:p>
    <w:p w14:paraId="7CBA0B2F" w14:textId="77777777" w:rsidR="002C7CAF" w:rsidRDefault="00426867" w:rsidP="00746A62">
      <w:pPr>
        <w:pStyle w:val="BodyText"/>
        <w:keepNext/>
      </w:pPr>
      <w:r w:rsidRPr="005559F3">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5619B905" w14:textId="4D52EF47" w:rsidR="00426867" w:rsidRDefault="002C7CAF" w:rsidP="00746A62">
      <w:pPr>
        <w:pStyle w:val="Caption"/>
      </w:pPr>
      <w:bookmarkStart w:id="823" w:name="_Toc512931877"/>
      <w:r>
        <w:t xml:space="preserve">Figure </w:t>
      </w:r>
      <w:r w:rsidR="00AD390A">
        <w:fldChar w:fldCharType="begin"/>
      </w:r>
      <w:r w:rsidR="00AD390A">
        <w:instrText xml:space="preserve"> SEQ Figure \* ARABIC </w:instrText>
      </w:r>
      <w:r w:rsidR="00AD390A">
        <w:fldChar w:fldCharType="separate"/>
      </w:r>
      <w:r w:rsidR="00F234DB">
        <w:rPr>
          <w:noProof/>
        </w:rPr>
        <w:t>1</w:t>
      </w:r>
      <w:r w:rsidR="00AD390A">
        <w:rPr>
          <w:noProof/>
        </w:rPr>
        <w:fldChar w:fldCharType="end"/>
      </w:r>
      <w:r w:rsidRPr="00D0779D">
        <w:t xml:space="preserve">– </w:t>
      </w:r>
      <w:r>
        <w:t>Interim Solution Diagram</w:t>
      </w:r>
      <w:bookmarkEnd w:id="823"/>
    </w:p>
    <w:p w14:paraId="10235142" w14:textId="77777777" w:rsidR="009928DE" w:rsidRPr="005559F3" w:rsidRDefault="009928DE" w:rsidP="009768C6">
      <w:pPr>
        <w:pStyle w:val="BodyText"/>
        <w:rPr>
          <w:lang w:eastAsia="en-US"/>
        </w:rPr>
      </w:pPr>
    </w:p>
    <w:p w14:paraId="6297DE28" w14:textId="77777777" w:rsidR="001C0CC0" w:rsidRDefault="001C0CC0" w:rsidP="009768C6">
      <w:pPr>
        <w:pStyle w:val="BodyText"/>
        <w:rPr>
          <w:lang w:eastAsia="en-US"/>
        </w:rPr>
      </w:pPr>
    </w:p>
    <w:p w14:paraId="7732961F" w14:textId="77777777" w:rsidR="001C0CC0" w:rsidRDefault="001C0CC0" w:rsidP="009768C6">
      <w:pPr>
        <w:pStyle w:val="BodyText"/>
        <w:rPr>
          <w:lang w:eastAsia="en-US"/>
        </w:rPr>
      </w:pPr>
    </w:p>
    <w:p w14:paraId="6AB60B2F" w14:textId="77777777" w:rsidR="001C0CC0" w:rsidRDefault="001C0CC0" w:rsidP="009768C6">
      <w:pPr>
        <w:pStyle w:val="BodyText"/>
        <w:rPr>
          <w:lang w:eastAsia="en-US"/>
        </w:rPr>
      </w:pPr>
    </w:p>
    <w:p w14:paraId="12ABCB9D" w14:textId="41BA5044" w:rsidR="00426867" w:rsidRPr="005559F3" w:rsidRDefault="00426867" w:rsidP="009768C6">
      <w:pPr>
        <w:pStyle w:val="BodyText"/>
        <w:rPr>
          <w:lang w:eastAsia="en-US"/>
        </w:rPr>
      </w:pPr>
      <w:r w:rsidRPr="005559F3">
        <w:rPr>
          <w:lang w:eastAsia="en-US"/>
        </w:rPr>
        <w:t>To be solution</w:t>
      </w:r>
    </w:p>
    <w:p w14:paraId="570E85A3" w14:textId="77777777" w:rsidR="00432C59" w:rsidRDefault="00426867" w:rsidP="00746A62">
      <w:pPr>
        <w:pStyle w:val="BodyText"/>
        <w:keepNext/>
      </w:pPr>
      <w:r w:rsidRPr="005559F3">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31F78B03" w:rsidR="00426867" w:rsidRPr="005559F3" w:rsidRDefault="00432C59" w:rsidP="00746A62">
      <w:pPr>
        <w:pStyle w:val="Caption"/>
      </w:pPr>
      <w:bookmarkStart w:id="824" w:name="_Toc512931878"/>
      <w:r>
        <w:t xml:space="preserve">Figure </w:t>
      </w:r>
      <w:r w:rsidR="00AD390A">
        <w:fldChar w:fldCharType="begin"/>
      </w:r>
      <w:r w:rsidR="00AD390A">
        <w:instrText xml:space="preserve"> SEQ Figure \* ARABIC </w:instrText>
      </w:r>
      <w:r w:rsidR="00AD390A">
        <w:fldChar w:fldCharType="separate"/>
      </w:r>
      <w:r w:rsidR="00F234DB">
        <w:rPr>
          <w:noProof/>
        </w:rPr>
        <w:t>2</w:t>
      </w:r>
      <w:r w:rsidR="00AD390A">
        <w:rPr>
          <w:noProof/>
        </w:rPr>
        <w:fldChar w:fldCharType="end"/>
      </w:r>
      <w:r w:rsidR="00746A62">
        <w:t xml:space="preserve"> -</w:t>
      </w:r>
      <w:r>
        <w:t xml:space="preserve"> Future (To Be) Solution Diagram</w:t>
      </w:r>
      <w:bookmarkEnd w:id="824"/>
    </w:p>
    <w:p w14:paraId="6FA6A519" w14:textId="62C4A221" w:rsidR="00E67E51" w:rsidRDefault="00E67E51" w:rsidP="00E67E51">
      <w:pPr>
        <w:pStyle w:val="BodyText"/>
        <w:rPr>
          <w:lang w:eastAsia="en-US"/>
        </w:rPr>
      </w:pPr>
    </w:p>
    <w:p w14:paraId="35F11370" w14:textId="77777777" w:rsidR="009928DE" w:rsidRDefault="009928DE" w:rsidP="00E67E51">
      <w:pPr>
        <w:pStyle w:val="BodyText"/>
        <w:rPr>
          <w:lang w:eastAsia="en-US"/>
        </w:rPr>
      </w:pPr>
    </w:p>
    <w:p w14:paraId="7C838DF2" w14:textId="77777777" w:rsidR="009928DE" w:rsidRDefault="009928DE" w:rsidP="00E67E51">
      <w:pPr>
        <w:pStyle w:val="BodyText"/>
        <w:rPr>
          <w:lang w:eastAsia="en-US"/>
        </w:rPr>
      </w:pPr>
    </w:p>
    <w:p w14:paraId="5DE96A15" w14:textId="77777777" w:rsidR="009928DE" w:rsidRDefault="009928DE" w:rsidP="00E67E51">
      <w:pPr>
        <w:pStyle w:val="BodyText"/>
        <w:rPr>
          <w:lang w:eastAsia="en-US"/>
        </w:rPr>
      </w:pPr>
    </w:p>
    <w:p w14:paraId="5E979A7E" w14:textId="77777777" w:rsidR="009928DE" w:rsidRDefault="009928DE" w:rsidP="00E67E51">
      <w:pPr>
        <w:pStyle w:val="BodyText"/>
        <w:rPr>
          <w:lang w:eastAsia="en-US"/>
        </w:rPr>
      </w:pPr>
    </w:p>
    <w:p w14:paraId="790EBF11" w14:textId="77777777" w:rsidR="009928DE" w:rsidRDefault="009928DE" w:rsidP="00E67E51">
      <w:pPr>
        <w:pStyle w:val="BodyText"/>
        <w:rPr>
          <w:lang w:eastAsia="en-US"/>
        </w:rPr>
      </w:pPr>
    </w:p>
    <w:p w14:paraId="45C4F393" w14:textId="77777777" w:rsidR="009928DE" w:rsidRPr="005559F3" w:rsidRDefault="009928DE" w:rsidP="00E67E51">
      <w:pPr>
        <w:pStyle w:val="BodyText"/>
        <w:rPr>
          <w:lang w:eastAsia="en-US"/>
        </w:rPr>
      </w:pPr>
    </w:p>
    <w:p w14:paraId="0BC1A9D7" w14:textId="5344A228" w:rsidR="00F26C34" w:rsidRPr="005559F3" w:rsidRDefault="00D952B0" w:rsidP="00CE35E6">
      <w:pPr>
        <w:pStyle w:val="Heading2"/>
      </w:pPr>
      <w:bookmarkStart w:id="825" w:name="_Toc216071611"/>
      <w:bookmarkStart w:id="826" w:name="_Toc263270961"/>
      <w:bookmarkStart w:id="827" w:name="_Toc263271240"/>
      <w:bookmarkStart w:id="828" w:name="_Toc377477601"/>
      <w:bookmarkStart w:id="829" w:name="_Toc512931838"/>
      <w:r w:rsidRPr="005559F3">
        <w:t>Interface Overview</w:t>
      </w:r>
      <w:bookmarkEnd w:id="825"/>
      <w:bookmarkEnd w:id="826"/>
      <w:bookmarkEnd w:id="827"/>
      <w:bookmarkEnd w:id="828"/>
      <w:bookmarkEnd w:id="829"/>
    </w:p>
    <w:p w14:paraId="56D76373" w14:textId="750A29E5" w:rsidR="00134C52" w:rsidRPr="005559F3" w:rsidRDefault="00134C52" w:rsidP="00134C52">
      <w:pPr>
        <w:pStyle w:val="BodyText"/>
        <w:rPr>
          <w:sz w:val="24"/>
          <w:szCs w:val="24"/>
        </w:rPr>
      </w:pPr>
      <w:r w:rsidRPr="005559F3">
        <w:rPr>
          <w:sz w:val="24"/>
          <w:szCs w:val="24"/>
        </w:rPr>
        <w:t>The messages exchanged between</w:t>
      </w:r>
      <w:r w:rsidR="002851B2" w:rsidRPr="005559F3">
        <w:rPr>
          <w:sz w:val="24"/>
          <w:szCs w:val="24"/>
        </w:rPr>
        <w:t xml:space="preserve"> </w:t>
      </w:r>
      <w:r w:rsidR="00645BA2">
        <w:rPr>
          <w:sz w:val="24"/>
          <w:szCs w:val="24"/>
        </w:rPr>
        <w:t>MCCF EDI TAS</w:t>
      </w:r>
      <w:r w:rsidRPr="005559F3">
        <w:rPr>
          <w:sz w:val="24"/>
          <w:szCs w:val="24"/>
        </w:rPr>
        <w:t xml:space="preserve"> </w:t>
      </w:r>
      <w:proofErr w:type="spellStart"/>
      <w:r w:rsidR="00F436E9">
        <w:rPr>
          <w:sz w:val="24"/>
          <w:szCs w:val="24"/>
        </w:rPr>
        <w:t>eBilling</w:t>
      </w:r>
      <w:proofErr w:type="spellEnd"/>
      <w:r w:rsidR="00F436E9">
        <w:rPr>
          <w:sz w:val="24"/>
          <w:szCs w:val="24"/>
        </w:rPr>
        <w:t xml:space="preserve"> </w:t>
      </w:r>
      <w:r w:rsidR="004803C1" w:rsidRPr="005559F3">
        <w:rPr>
          <w:sz w:val="24"/>
          <w:szCs w:val="24"/>
        </w:rPr>
        <w:t xml:space="preserve">and </w:t>
      </w:r>
      <w:r w:rsidR="002851B2" w:rsidRPr="005559F3">
        <w:rPr>
          <w:sz w:val="24"/>
          <w:szCs w:val="24"/>
        </w:rPr>
        <w:t>FSC</w:t>
      </w:r>
      <w:r w:rsidRPr="005559F3">
        <w:rPr>
          <w:sz w:val="24"/>
          <w:szCs w:val="24"/>
        </w:rPr>
        <w:t xml:space="preserve"> </w:t>
      </w:r>
      <w:r w:rsidR="00F436E9">
        <w:rPr>
          <w:sz w:val="24"/>
          <w:szCs w:val="24"/>
        </w:rPr>
        <w:t>can be done in real time or as queued messaging</w:t>
      </w:r>
      <w:r w:rsidR="00245216" w:rsidRPr="005559F3">
        <w:rPr>
          <w:sz w:val="24"/>
          <w:szCs w:val="24"/>
        </w:rPr>
        <w:t>.</w:t>
      </w:r>
    </w:p>
    <w:p w14:paraId="403BF29E" w14:textId="77777777" w:rsidR="00134C52" w:rsidRPr="005559F3" w:rsidRDefault="00134C52" w:rsidP="00134C52">
      <w:pPr>
        <w:pStyle w:val="BodyText"/>
        <w:rPr>
          <w:lang w:eastAsia="en-US"/>
        </w:rPr>
      </w:pPr>
    </w:p>
    <w:p w14:paraId="6B1039CB" w14:textId="63B05490" w:rsidR="00E67E51" w:rsidRPr="005559F3" w:rsidRDefault="00F26C34" w:rsidP="00CE35E6">
      <w:pPr>
        <w:pStyle w:val="Heading3"/>
      </w:pPr>
      <w:bookmarkStart w:id="830" w:name="_Toc512931839"/>
      <w:r w:rsidRPr="005559F3">
        <w:t>Connectivity between the systems</w:t>
      </w:r>
      <w:bookmarkEnd w:id="830"/>
    </w:p>
    <w:p w14:paraId="7EA910B8" w14:textId="2FC126BE" w:rsidR="00426867" w:rsidRPr="005559F3" w:rsidRDefault="00426867">
      <w:pPr>
        <w:rPr>
          <w:rFonts w:eastAsia="MS Mincho"/>
          <w:sz w:val="20"/>
          <w:szCs w:val="22"/>
        </w:rPr>
      </w:pPr>
    </w:p>
    <w:p w14:paraId="4E63F101" w14:textId="77777777" w:rsidR="00426867" w:rsidRPr="005559F3" w:rsidRDefault="00426867" w:rsidP="00426867">
      <w:pPr>
        <w:pStyle w:val="BodyText"/>
        <w:rPr>
          <w:lang w:eastAsia="en-US"/>
        </w:rPr>
      </w:pPr>
    </w:p>
    <w:p w14:paraId="7FFA3CCB" w14:textId="77777777" w:rsidR="00F234DB" w:rsidRDefault="00426867" w:rsidP="00746A62">
      <w:pPr>
        <w:pStyle w:val="BodyText"/>
        <w:keepNext/>
      </w:pPr>
      <w:r w:rsidRPr="005559F3">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0A35D2F7" w14:textId="127E68E4" w:rsidR="00426867" w:rsidRPr="005559F3" w:rsidRDefault="00F234DB" w:rsidP="00746A62">
      <w:pPr>
        <w:pStyle w:val="Caption"/>
      </w:pPr>
      <w:bookmarkStart w:id="831" w:name="_Toc512931879"/>
      <w:r>
        <w:t xml:space="preserve">Figure </w:t>
      </w:r>
      <w:r w:rsidR="00AD390A">
        <w:fldChar w:fldCharType="begin"/>
      </w:r>
      <w:r w:rsidR="00AD390A">
        <w:instrText xml:space="preserve"> SEQ Figure \* ARABIC </w:instrText>
      </w:r>
      <w:r w:rsidR="00AD390A">
        <w:fldChar w:fldCharType="separate"/>
      </w:r>
      <w:r>
        <w:rPr>
          <w:noProof/>
        </w:rPr>
        <w:t>3</w:t>
      </w:r>
      <w:r w:rsidR="00AD390A">
        <w:rPr>
          <w:noProof/>
        </w:rPr>
        <w:fldChar w:fldCharType="end"/>
      </w:r>
      <w:r>
        <w:t xml:space="preserve"> </w:t>
      </w:r>
      <w:r w:rsidR="00746A62">
        <w:t xml:space="preserve">- </w:t>
      </w:r>
      <w:proofErr w:type="spellStart"/>
      <w:r>
        <w:t>TASCore</w:t>
      </w:r>
      <w:proofErr w:type="spellEnd"/>
      <w:r>
        <w:t xml:space="preserve">/FSC </w:t>
      </w:r>
      <w:r w:rsidR="00362961">
        <w:t>Connectivity</w:t>
      </w:r>
      <w:bookmarkEnd w:id="831"/>
    </w:p>
    <w:p w14:paraId="313EDE21" w14:textId="72948DFB" w:rsidR="00426867" w:rsidRPr="005559F3" w:rsidRDefault="00426867" w:rsidP="00426867">
      <w:pPr>
        <w:pStyle w:val="BodyText"/>
        <w:rPr>
          <w:lang w:eastAsia="en-US"/>
        </w:rPr>
      </w:pPr>
    </w:p>
    <w:p w14:paraId="4817C0E2" w14:textId="2D5A6DE0" w:rsidR="00426867" w:rsidRPr="005559F3" w:rsidRDefault="00426867" w:rsidP="00426867">
      <w:pPr>
        <w:pStyle w:val="BodyText"/>
        <w:rPr>
          <w:lang w:eastAsia="en-US"/>
        </w:rPr>
      </w:pPr>
    </w:p>
    <w:p w14:paraId="0135EDE4" w14:textId="5B99A1F5" w:rsidR="00426867" w:rsidRDefault="00426867" w:rsidP="00426867">
      <w:pPr>
        <w:pStyle w:val="BodyText"/>
        <w:rPr>
          <w:lang w:eastAsia="en-US"/>
        </w:rPr>
      </w:pPr>
    </w:p>
    <w:p w14:paraId="64D807E0" w14:textId="77777777" w:rsidR="001C0CC0" w:rsidRPr="005559F3" w:rsidRDefault="001C0CC0" w:rsidP="00426867">
      <w:pPr>
        <w:pStyle w:val="BodyText"/>
        <w:rPr>
          <w:lang w:eastAsia="en-US"/>
        </w:rPr>
      </w:pPr>
    </w:p>
    <w:p w14:paraId="2FE70D05" w14:textId="77777777" w:rsidR="00426867" w:rsidRDefault="00426867" w:rsidP="00426867">
      <w:pPr>
        <w:pStyle w:val="BodyText"/>
        <w:rPr>
          <w:lang w:eastAsia="en-US"/>
        </w:rPr>
      </w:pPr>
    </w:p>
    <w:p w14:paraId="4EB31B9A" w14:textId="77777777" w:rsidR="001C0CC0" w:rsidRDefault="001C0CC0" w:rsidP="00426867">
      <w:pPr>
        <w:pStyle w:val="BodyText"/>
        <w:rPr>
          <w:lang w:eastAsia="en-US"/>
        </w:rPr>
      </w:pPr>
    </w:p>
    <w:p w14:paraId="4836CD1E" w14:textId="77777777" w:rsidR="001C0CC0" w:rsidRPr="005559F3" w:rsidRDefault="001C0CC0" w:rsidP="00426867">
      <w:pPr>
        <w:pStyle w:val="BodyText"/>
        <w:rPr>
          <w:lang w:eastAsia="en-US"/>
        </w:rPr>
      </w:pPr>
    </w:p>
    <w:p w14:paraId="054FEF23" w14:textId="77777777" w:rsidR="00D952B0" w:rsidRPr="005559F3" w:rsidRDefault="00D952B0" w:rsidP="00CE35E6">
      <w:pPr>
        <w:pStyle w:val="Heading2"/>
      </w:pPr>
      <w:bookmarkStart w:id="832" w:name="_Toc216071612"/>
      <w:bookmarkStart w:id="833" w:name="_Toc263270962"/>
      <w:bookmarkStart w:id="834" w:name="_Toc263271241"/>
      <w:bookmarkStart w:id="835" w:name="_Toc377477602"/>
      <w:bookmarkStart w:id="836" w:name="_Toc512931840"/>
      <w:r w:rsidRPr="005559F3">
        <w:t>Operations</w:t>
      </w:r>
      <w:bookmarkEnd w:id="832"/>
      <w:bookmarkEnd w:id="833"/>
      <w:bookmarkEnd w:id="834"/>
      <w:bookmarkEnd w:id="835"/>
      <w:bookmarkEnd w:id="836"/>
    </w:p>
    <w:p w14:paraId="330F5977" w14:textId="7BB5E5A4" w:rsidR="00134C52" w:rsidRPr="005559F3" w:rsidRDefault="009928DE" w:rsidP="00134C52">
      <w:pPr>
        <w:pStyle w:val="BodyText"/>
        <w:rPr>
          <w:sz w:val="24"/>
          <w:szCs w:val="24"/>
          <w:lang w:eastAsia="en-US"/>
        </w:rPr>
      </w:pPr>
      <w:r>
        <w:rPr>
          <w:sz w:val="24"/>
          <w:szCs w:val="24"/>
          <w:lang w:eastAsia="en-US"/>
        </w:rPr>
        <w:t>T</w:t>
      </w:r>
      <w:r w:rsidR="0027130F">
        <w:rPr>
          <w:sz w:val="24"/>
          <w:szCs w:val="24"/>
          <w:lang w:eastAsia="en-US"/>
        </w:rPr>
        <w:t>BD</w:t>
      </w:r>
    </w:p>
    <w:p w14:paraId="3D8E9162" w14:textId="2748EE23" w:rsidR="00E67E51" w:rsidRPr="005559F3" w:rsidRDefault="00E67E51" w:rsidP="00CE35E6">
      <w:pPr>
        <w:pStyle w:val="Heading3"/>
      </w:pPr>
      <w:bookmarkStart w:id="837" w:name="_Toc512931841"/>
      <w:r w:rsidRPr="005559F3">
        <w:t>Data Extraction</w:t>
      </w:r>
      <w:bookmarkEnd w:id="837"/>
    </w:p>
    <w:p w14:paraId="7C6DF197" w14:textId="77777777" w:rsidR="00C3417E" w:rsidRPr="005559F3" w:rsidRDefault="00C3417E" w:rsidP="00C3417E">
      <w:pPr>
        <w:pStyle w:val="BodyText"/>
        <w:rPr>
          <w:sz w:val="24"/>
          <w:szCs w:val="24"/>
          <w:lang w:eastAsia="en-US"/>
        </w:rPr>
      </w:pPr>
      <w:r w:rsidRPr="005559F3">
        <w:rPr>
          <w:sz w:val="24"/>
          <w:szCs w:val="24"/>
          <w:lang w:eastAsia="en-US"/>
        </w:rPr>
        <w:t xml:space="preserve">Data being sent to FSC will be extracted from the </w:t>
      </w:r>
      <w:proofErr w:type="spellStart"/>
      <w:r w:rsidRPr="005559F3">
        <w:rPr>
          <w:sz w:val="24"/>
          <w:szCs w:val="24"/>
          <w:lang w:eastAsia="en-US"/>
        </w:rPr>
        <w:t>VistA</w:t>
      </w:r>
      <w:proofErr w:type="spellEnd"/>
      <w:r w:rsidRPr="005559F3">
        <w:rPr>
          <w:sz w:val="24"/>
          <w:szCs w:val="24"/>
          <w:lang w:eastAsia="en-US"/>
        </w:rPr>
        <w:t xml:space="preserve"> databases using a FHIR server.</w:t>
      </w:r>
    </w:p>
    <w:p w14:paraId="32F4BDBE" w14:textId="1C37FF0A" w:rsidR="00E67E51" w:rsidRPr="005559F3" w:rsidRDefault="00E67E51" w:rsidP="00CE35E6">
      <w:pPr>
        <w:pStyle w:val="Heading3"/>
      </w:pPr>
      <w:bookmarkStart w:id="838" w:name="_Toc512931842"/>
      <w:r w:rsidRPr="005559F3">
        <w:t>Data Transformation</w:t>
      </w:r>
      <w:bookmarkEnd w:id="838"/>
    </w:p>
    <w:p w14:paraId="0085C0BE" w14:textId="63A846EC" w:rsidR="00E5309F" w:rsidRPr="005559F3" w:rsidRDefault="004A1A91" w:rsidP="00E5309F">
      <w:pPr>
        <w:pStyle w:val="BodyText"/>
        <w:rPr>
          <w:sz w:val="24"/>
          <w:szCs w:val="24"/>
          <w:lang w:eastAsia="en-US"/>
        </w:rPr>
      </w:pPr>
      <w:bookmarkStart w:id="839" w:name="_Hlk511396417"/>
      <w:r>
        <w:rPr>
          <w:sz w:val="24"/>
          <w:szCs w:val="24"/>
          <w:lang w:eastAsia="en-US"/>
        </w:rPr>
        <w:t xml:space="preserve">Data transformations to the 837 </w:t>
      </w:r>
      <w:ins w:id="840" w:author="Keith Oulson" w:date="2018-04-12T08:46:00Z">
        <w:r w:rsidR="0007620E">
          <w:rPr>
            <w:sz w:val="24"/>
            <w:szCs w:val="24"/>
            <w:lang w:eastAsia="en-US"/>
          </w:rPr>
          <w:t>X1</w:t>
        </w:r>
      </w:ins>
      <w:ins w:id="841" w:author="Keith Oulson" w:date="2018-04-12T08:47:00Z">
        <w:r w:rsidR="0007620E">
          <w:rPr>
            <w:sz w:val="24"/>
            <w:szCs w:val="24"/>
            <w:lang w:eastAsia="en-US"/>
          </w:rPr>
          <w:t xml:space="preserve">2 </w:t>
        </w:r>
      </w:ins>
      <w:r>
        <w:rPr>
          <w:sz w:val="24"/>
          <w:szCs w:val="24"/>
          <w:lang w:eastAsia="en-US"/>
        </w:rPr>
        <w:t>transaction will be performed b</w:t>
      </w:r>
      <w:r w:rsidR="00E12A2C">
        <w:rPr>
          <w:sz w:val="24"/>
          <w:szCs w:val="24"/>
          <w:lang w:eastAsia="en-US"/>
        </w:rPr>
        <w:t>y the</w:t>
      </w:r>
      <w:r>
        <w:rPr>
          <w:sz w:val="24"/>
          <w:szCs w:val="24"/>
          <w:lang w:eastAsia="en-US"/>
        </w:rPr>
        <w:t xml:space="preserve"> </w:t>
      </w:r>
      <w:ins w:id="842" w:author="Keith Oulson" w:date="2018-04-12T08:45:00Z">
        <w:r w:rsidR="0007620E">
          <w:rPr>
            <w:sz w:val="24"/>
            <w:szCs w:val="24"/>
            <w:lang w:eastAsia="en-US"/>
          </w:rPr>
          <w:t xml:space="preserve">FSC upon </w:t>
        </w:r>
      </w:ins>
      <w:ins w:id="843" w:author="Keith Oulson" w:date="2018-04-12T08:46:00Z">
        <w:r w:rsidR="0007620E">
          <w:rPr>
            <w:sz w:val="24"/>
            <w:szCs w:val="24"/>
            <w:lang w:eastAsia="en-US"/>
          </w:rPr>
          <w:t xml:space="preserve">FHIR bundled resources provided by the </w:t>
        </w:r>
      </w:ins>
      <w:proofErr w:type="spellStart"/>
      <w:r>
        <w:rPr>
          <w:sz w:val="24"/>
          <w:szCs w:val="24"/>
          <w:lang w:eastAsia="en-US"/>
        </w:rPr>
        <w:t>eBilling</w:t>
      </w:r>
      <w:proofErr w:type="spellEnd"/>
      <w:r w:rsidR="00071BB6">
        <w:rPr>
          <w:sz w:val="24"/>
          <w:szCs w:val="24"/>
          <w:lang w:eastAsia="en-US"/>
        </w:rPr>
        <w:t xml:space="preserve"> </w:t>
      </w:r>
      <w:ins w:id="844" w:author="Keith Oulson" w:date="2018-04-12T08:47:00Z">
        <w:r w:rsidR="0007620E">
          <w:rPr>
            <w:sz w:val="24"/>
            <w:szCs w:val="24"/>
            <w:lang w:eastAsia="en-US"/>
          </w:rPr>
          <w:t xml:space="preserve">and </w:t>
        </w:r>
        <w:proofErr w:type="spellStart"/>
        <w:r w:rsidR="0007620E">
          <w:rPr>
            <w:sz w:val="24"/>
            <w:szCs w:val="24"/>
            <w:lang w:eastAsia="en-US"/>
          </w:rPr>
          <w:t>TASCore</w:t>
        </w:r>
        <w:proofErr w:type="spellEnd"/>
        <w:r w:rsidR="0007620E">
          <w:rPr>
            <w:sz w:val="24"/>
            <w:szCs w:val="24"/>
            <w:lang w:eastAsia="en-US"/>
          </w:rPr>
          <w:t xml:space="preserve"> </w:t>
        </w:r>
      </w:ins>
      <w:r w:rsidR="00071BB6">
        <w:rPr>
          <w:sz w:val="24"/>
          <w:szCs w:val="24"/>
          <w:lang w:eastAsia="en-US"/>
        </w:rPr>
        <w:t>team</w:t>
      </w:r>
      <w:ins w:id="845" w:author="Keith Oulson" w:date="2018-04-12T08:47:00Z">
        <w:r w:rsidR="0007620E">
          <w:rPr>
            <w:sz w:val="24"/>
            <w:szCs w:val="24"/>
            <w:lang w:eastAsia="en-US"/>
          </w:rPr>
          <w:t>s</w:t>
        </w:r>
      </w:ins>
      <w:r>
        <w:rPr>
          <w:sz w:val="24"/>
          <w:szCs w:val="24"/>
          <w:lang w:eastAsia="en-US"/>
        </w:rPr>
        <w:t>.</w:t>
      </w:r>
    </w:p>
    <w:bookmarkEnd w:id="839"/>
    <w:p w14:paraId="5DA58578" w14:textId="77777777" w:rsidR="00E5309F" w:rsidRPr="005559F3" w:rsidRDefault="00E5309F" w:rsidP="00E5309F">
      <w:pPr>
        <w:pStyle w:val="BodyText"/>
        <w:rPr>
          <w:lang w:eastAsia="en-US"/>
        </w:rPr>
      </w:pPr>
    </w:p>
    <w:p w14:paraId="574DD5E9" w14:textId="4D41C81B" w:rsidR="00E67E51" w:rsidRPr="005559F3" w:rsidRDefault="00E67E51" w:rsidP="009928DE">
      <w:pPr>
        <w:pStyle w:val="Heading3"/>
      </w:pPr>
      <w:bookmarkStart w:id="846" w:name="_Toc512931843"/>
      <w:r w:rsidRPr="005559F3">
        <w:t>Sending/Receiving</w:t>
      </w:r>
      <w:bookmarkEnd w:id="846"/>
    </w:p>
    <w:p w14:paraId="44105F06" w14:textId="7573AA4A" w:rsidR="00C17200" w:rsidRPr="005559F3" w:rsidRDefault="00E5309F" w:rsidP="00C17200">
      <w:pPr>
        <w:pStyle w:val="BodyText"/>
        <w:rPr>
          <w:sz w:val="24"/>
          <w:szCs w:val="24"/>
          <w:lang w:eastAsia="en-US"/>
        </w:rPr>
      </w:pPr>
      <w:r w:rsidRPr="005559F3">
        <w:rPr>
          <w:sz w:val="24"/>
          <w:szCs w:val="24"/>
          <w:lang w:eastAsia="en-US"/>
        </w:rPr>
        <w:t xml:space="preserve">MCCF EDI TAS </w:t>
      </w:r>
      <w:proofErr w:type="spellStart"/>
      <w:r w:rsidR="00782E10" w:rsidRPr="005559F3">
        <w:rPr>
          <w:sz w:val="24"/>
          <w:szCs w:val="24"/>
          <w:lang w:eastAsia="en-US"/>
        </w:rPr>
        <w:t>e</w:t>
      </w:r>
      <w:r w:rsidR="00C141C0">
        <w:rPr>
          <w:sz w:val="24"/>
          <w:szCs w:val="24"/>
          <w:lang w:eastAsia="en-US"/>
        </w:rPr>
        <w:t>Billing</w:t>
      </w:r>
      <w:proofErr w:type="spellEnd"/>
      <w:r w:rsidR="00782E10" w:rsidRPr="005559F3">
        <w:rPr>
          <w:sz w:val="24"/>
          <w:szCs w:val="24"/>
          <w:lang w:eastAsia="en-US"/>
        </w:rPr>
        <w:t xml:space="preserve"> sends </w:t>
      </w:r>
      <w:r w:rsidR="00D13B07" w:rsidRPr="005559F3">
        <w:rPr>
          <w:sz w:val="24"/>
          <w:szCs w:val="24"/>
          <w:lang w:eastAsia="en-US"/>
        </w:rPr>
        <w:t>837</w:t>
      </w:r>
      <w:r w:rsidR="00782E10" w:rsidRPr="005559F3">
        <w:rPr>
          <w:sz w:val="24"/>
          <w:szCs w:val="24"/>
          <w:lang w:eastAsia="en-US"/>
        </w:rPr>
        <w:t xml:space="preserve"> </w:t>
      </w:r>
      <w:r w:rsidR="004803C1" w:rsidRPr="005559F3">
        <w:rPr>
          <w:sz w:val="24"/>
          <w:szCs w:val="24"/>
          <w:lang w:eastAsia="en-US"/>
        </w:rPr>
        <w:t xml:space="preserve">messages </w:t>
      </w:r>
      <w:r w:rsidR="00EF3899">
        <w:rPr>
          <w:sz w:val="24"/>
          <w:szCs w:val="24"/>
          <w:lang w:eastAsia="en-US"/>
        </w:rPr>
        <w:t>to</w:t>
      </w:r>
      <w:r w:rsidRPr="005559F3">
        <w:rPr>
          <w:sz w:val="24"/>
          <w:szCs w:val="24"/>
          <w:lang w:eastAsia="en-US"/>
        </w:rPr>
        <w:t xml:space="preserve"> FSC.</w:t>
      </w:r>
    </w:p>
    <w:p w14:paraId="0C80D0D6" w14:textId="77777777" w:rsidR="00E67E51" w:rsidRPr="005559F3" w:rsidRDefault="00E67E51" w:rsidP="00E67E51">
      <w:pPr>
        <w:pStyle w:val="BodyText"/>
        <w:rPr>
          <w:lang w:eastAsia="en-US"/>
        </w:rPr>
      </w:pPr>
    </w:p>
    <w:p w14:paraId="07155CED" w14:textId="77777777" w:rsidR="007E71D7" w:rsidRPr="005559F3" w:rsidRDefault="00D952B0" w:rsidP="005559F3">
      <w:pPr>
        <w:pStyle w:val="Heading2"/>
      </w:pPr>
      <w:bookmarkStart w:id="847" w:name="_Toc216071613"/>
      <w:bookmarkStart w:id="848" w:name="_Toc263270963"/>
      <w:bookmarkStart w:id="849" w:name="_Toc263271242"/>
      <w:bookmarkStart w:id="850" w:name="_Toc377477603"/>
      <w:bookmarkStart w:id="851" w:name="_Toc512931844"/>
      <w:r w:rsidRPr="005559F3">
        <w:t>Data Transfer</w:t>
      </w:r>
      <w:bookmarkEnd w:id="847"/>
      <w:bookmarkEnd w:id="848"/>
      <w:bookmarkEnd w:id="849"/>
      <w:bookmarkEnd w:id="850"/>
      <w:bookmarkEnd w:id="851"/>
    </w:p>
    <w:p w14:paraId="333A9F2E" w14:textId="354493BB" w:rsidR="00E67E51" w:rsidRPr="009928DE" w:rsidRDefault="00E67E51" w:rsidP="00230FBD">
      <w:pPr>
        <w:rPr>
          <w:b/>
        </w:rPr>
      </w:pPr>
      <w:r w:rsidRPr="009928DE">
        <w:t xml:space="preserve">Data is transferred between the </w:t>
      </w:r>
      <w:proofErr w:type="spellStart"/>
      <w:r w:rsidRPr="009928DE">
        <w:t>TASCore</w:t>
      </w:r>
      <w:proofErr w:type="spellEnd"/>
      <w:r w:rsidRPr="009928DE">
        <w:t xml:space="preserve"> Application Stack</w:t>
      </w:r>
      <w:r w:rsidR="00EF3899" w:rsidRPr="009928DE">
        <w:t xml:space="preserve"> and the FSC.</w:t>
      </w:r>
    </w:p>
    <w:p w14:paraId="371ECA10" w14:textId="77777777" w:rsidR="00E67E51" w:rsidRPr="005559F3" w:rsidRDefault="00E67E51" w:rsidP="00E67E51">
      <w:pPr>
        <w:pStyle w:val="BodyText"/>
        <w:rPr>
          <w:lang w:eastAsia="en-US"/>
        </w:rPr>
      </w:pPr>
    </w:p>
    <w:p w14:paraId="38B98809" w14:textId="77777777" w:rsidR="00377177" w:rsidRPr="005559F3" w:rsidRDefault="00D952B0" w:rsidP="005559F3">
      <w:pPr>
        <w:pStyle w:val="Heading2"/>
      </w:pPr>
      <w:bookmarkStart w:id="852" w:name="_Toc216071614"/>
      <w:bookmarkStart w:id="853" w:name="_Toc263270964"/>
      <w:bookmarkStart w:id="854" w:name="_Toc263271243"/>
      <w:bookmarkStart w:id="855" w:name="_Toc377477604"/>
      <w:bookmarkStart w:id="856" w:name="_Toc512931845"/>
      <w:r w:rsidRPr="005559F3">
        <w:t>Transaction Types</w:t>
      </w:r>
      <w:bookmarkEnd w:id="852"/>
      <w:bookmarkEnd w:id="853"/>
      <w:bookmarkEnd w:id="854"/>
      <w:bookmarkEnd w:id="855"/>
      <w:bookmarkEnd w:id="856"/>
    </w:p>
    <w:p w14:paraId="022F285A" w14:textId="0BB69AF9" w:rsidR="00B63EA5" w:rsidRDefault="00782E10" w:rsidP="00782E10">
      <w:r w:rsidRPr="005559F3">
        <w:t xml:space="preserve">MCCF EDI TAS </w:t>
      </w:r>
      <w:proofErr w:type="spellStart"/>
      <w:r w:rsidRPr="005559F3">
        <w:t>e</w:t>
      </w:r>
      <w:r w:rsidR="00EF3899">
        <w:t>Billing</w:t>
      </w:r>
      <w:proofErr w:type="spellEnd"/>
      <w:r w:rsidRPr="005559F3">
        <w:t xml:space="preserve"> sends messages </w:t>
      </w:r>
      <w:r w:rsidR="00383370">
        <w:t xml:space="preserve">as </w:t>
      </w:r>
      <w:r w:rsidR="00EF3899">
        <w:t xml:space="preserve">a </w:t>
      </w:r>
      <w:r w:rsidRPr="005559F3">
        <w:t xml:space="preserve">FHIR </w:t>
      </w:r>
      <w:r w:rsidR="004A1A91">
        <w:t xml:space="preserve">837 </w:t>
      </w:r>
      <w:r w:rsidRPr="005559F3">
        <w:t xml:space="preserve">bundle </w:t>
      </w:r>
      <w:r w:rsidR="00EF3899">
        <w:t>containing</w:t>
      </w:r>
      <w:r w:rsidRPr="005559F3">
        <w:t xml:space="preserve"> FHIR resources to the FSC that are needed by the FSC to send a</w:t>
      </w:r>
      <w:r w:rsidR="00EF3899">
        <w:t>n</w:t>
      </w:r>
      <w:r w:rsidR="001C0CC0" w:rsidRPr="001C0CC0">
        <w:t xml:space="preserve"> ASC X12N/005010 837 Health Care Claims</w:t>
      </w:r>
      <w:r w:rsidR="00EF3899">
        <w:t xml:space="preserve"> transaction </w:t>
      </w:r>
      <w:r w:rsidRPr="005559F3">
        <w:t xml:space="preserve">to </w:t>
      </w:r>
      <w:ins w:id="857" w:author="Keith Oulson" w:date="2018-04-12T08:52:00Z">
        <w:r w:rsidR="0007620E">
          <w:t xml:space="preserve">the </w:t>
        </w:r>
      </w:ins>
      <w:del w:id="858" w:author="Keith Oulson" w:date="2018-04-12T08:52:00Z">
        <w:r w:rsidRPr="005559F3" w:rsidDel="0007620E">
          <w:delText>payers</w:delText>
        </w:r>
      </w:del>
      <w:ins w:id="859" w:author="Keith Oulson" w:date="2018-04-12T08:52:00Z">
        <w:r w:rsidR="0007620E">
          <w:t>HCCH</w:t>
        </w:r>
      </w:ins>
      <w:r w:rsidRPr="005559F3">
        <w:t>.</w:t>
      </w:r>
    </w:p>
    <w:p w14:paraId="270EF548" w14:textId="77777777" w:rsidR="00B63EA5" w:rsidRDefault="00B63EA5" w:rsidP="00782E10"/>
    <w:p w14:paraId="63D2A7A9" w14:textId="5FB9D0D4" w:rsidR="00782E10" w:rsidRPr="005559F3" w:rsidRDefault="00B63EA5" w:rsidP="00782E10">
      <w:pPr>
        <w:rPr>
          <w:rFonts w:eastAsia="MS Mincho"/>
        </w:rPr>
      </w:pPr>
      <w:r>
        <w:t xml:space="preserve">The 837 </w:t>
      </w:r>
      <w:proofErr w:type="gramStart"/>
      <w:r>
        <w:t>transaction</w:t>
      </w:r>
      <w:proofErr w:type="gramEnd"/>
      <w:r>
        <w:t xml:space="preserve"> </w:t>
      </w:r>
      <w:r w:rsidR="00567E35">
        <w:t>can be further classified as an Institutional claim 837I, a Professional claim 837P or a Dental claim 837D.</w:t>
      </w:r>
      <w:r w:rsidR="00782E10" w:rsidRPr="005559F3">
        <w:t xml:space="preserve"> </w:t>
      </w:r>
    </w:p>
    <w:p w14:paraId="2376E4D3" w14:textId="63B66D9A" w:rsidR="00782E10" w:rsidRPr="005559F3" w:rsidRDefault="00EF3899" w:rsidP="00782E10">
      <w:pPr>
        <w:pStyle w:val="BodyText"/>
        <w:rPr>
          <w:sz w:val="24"/>
          <w:szCs w:val="24"/>
        </w:rPr>
      </w:pPr>
      <w:r>
        <w:rPr>
          <w:sz w:val="24"/>
          <w:szCs w:val="24"/>
        </w:rPr>
        <w:t xml:space="preserve">When the claim is paid, </w:t>
      </w:r>
      <w:r w:rsidR="00782E10" w:rsidRPr="005559F3">
        <w:rPr>
          <w:sz w:val="24"/>
          <w:szCs w:val="24"/>
        </w:rPr>
        <w:t xml:space="preserve">FSC receives </w:t>
      </w:r>
      <w:r w:rsidR="0096055E" w:rsidRPr="001C0CC0">
        <w:rPr>
          <w:sz w:val="24"/>
        </w:rPr>
        <w:t xml:space="preserve">X12N/005010 </w:t>
      </w:r>
      <w:r w:rsidR="0096055E">
        <w:rPr>
          <w:sz w:val="24"/>
        </w:rPr>
        <w:t xml:space="preserve">835 </w:t>
      </w:r>
      <w:r w:rsidR="0096055E" w:rsidRPr="001C0CC0">
        <w:rPr>
          <w:sz w:val="24"/>
          <w:szCs w:val="24"/>
        </w:rPr>
        <w:t>Health Care Claim Pay</w:t>
      </w:r>
      <w:r w:rsidR="0096055E">
        <w:rPr>
          <w:sz w:val="24"/>
          <w:szCs w:val="24"/>
        </w:rPr>
        <w:t>ment and Remittance Advice messages</w:t>
      </w:r>
      <w:r w:rsidR="00782E10" w:rsidRPr="005559F3">
        <w:rPr>
          <w:sz w:val="24"/>
          <w:szCs w:val="24"/>
        </w:rPr>
        <w:t xml:space="preserve"> from </w:t>
      </w:r>
      <w:del w:id="860" w:author="Keith Oulson" w:date="2018-04-13T15:29:00Z">
        <w:r w:rsidR="00782E10" w:rsidRPr="005559F3" w:rsidDel="000C3259">
          <w:rPr>
            <w:sz w:val="24"/>
            <w:szCs w:val="24"/>
          </w:rPr>
          <w:delText xml:space="preserve">payers </w:delText>
        </w:r>
      </w:del>
      <w:ins w:id="861" w:author="Keith Oulson" w:date="2018-04-13T15:29:00Z">
        <w:r w:rsidR="000C3259">
          <w:rPr>
            <w:sz w:val="24"/>
            <w:szCs w:val="24"/>
          </w:rPr>
          <w:t>HCCH</w:t>
        </w:r>
        <w:r w:rsidR="000C3259" w:rsidRPr="005559F3">
          <w:rPr>
            <w:sz w:val="24"/>
            <w:szCs w:val="24"/>
          </w:rPr>
          <w:t xml:space="preserve"> </w:t>
        </w:r>
      </w:ins>
      <w:r w:rsidR="00782E10" w:rsidRPr="005559F3">
        <w:rPr>
          <w:sz w:val="24"/>
          <w:szCs w:val="24"/>
        </w:rPr>
        <w:t>and transmits that data in FHIR resources inside FHIR bundles to MCCF EDI TAS</w:t>
      </w:r>
      <w:r>
        <w:rPr>
          <w:sz w:val="24"/>
          <w:szCs w:val="24"/>
        </w:rPr>
        <w:t xml:space="preserve"> </w:t>
      </w:r>
      <w:proofErr w:type="spellStart"/>
      <w:r>
        <w:rPr>
          <w:sz w:val="24"/>
          <w:szCs w:val="24"/>
        </w:rPr>
        <w:t>e</w:t>
      </w:r>
      <w:r w:rsidR="0096055E">
        <w:rPr>
          <w:sz w:val="24"/>
          <w:szCs w:val="24"/>
        </w:rPr>
        <w:t>Payments</w:t>
      </w:r>
      <w:proofErr w:type="spellEnd"/>
      <w:r w:rsidR="00782E10" w:rsidRPr="005559F3">
        <w:rPr>
          <w:sz w:val="24"/>
          <w:szCs w:val="24"/>
        </w:rPr>
        <w:t>.</w:t>
      </w:r>
      <w:r>
        <w:rPr>
          <w:sz w:val="24"/>
          <w:szCs w:val="24"/>
        </w:rPr>
        <w:t xml:space="preserve"> (see </w:t>
      </w:r>
      <w:r w:rsidR="001C0CC0" w:rsidRPr="001C0CC0">
        <w:rPr>
          <w:sz w:val="24"/>
        </w:rPr>
        <w:t xml:space="preserve">X12N/005010 </w:t>
      </w:r>
      <w:r w:rsidR="001C0CC0">
        <w:rPr>
          <w:sz w:val="24"/>
        </w:rPr>
        <w:t xml:space="preserve">835 </w:t>
      </w:r>
      <w:r w:rsidR="001C0CC0" w:rsidRPr="001C0CC0">
        <w:rPr>
          <w:sz w:val="24"/>
          <w:szCs w:val="24"/>
        </w:rPr>
        <w:t>Health Care Claim Pay</w:t>
      </w:r>
      <w:r w:rsidR="001C0CC0">
        <w:rPr>
          <w:sz w:val="24"/>
          <w:szCs w:val="24"/>
        </w:rPr>
        <w:t>ment and Remittance Advice ICD</w:t>
      </w:r>
      <w:r>
        <w:rPr>
          <w:sz w:val="24"/>
          <w:szCs w:val="24"/>
        </w:rPr>
        <w:t>)</w:t>
      </w:r>
      <w:r w:rsidR="001C0CC0">
        <w:rPr>
          <w:sz w:val="24"/>
          <w:szCs w:val="24"/>
        </w:rPr>
        <w:t>.</w:t>
      </w:r>
    </w:p>
    <w:p w14:paraId="310B00B2" w14:textId="77777777" w:rsidR="00E5309F" w:rsidRPr="005559F3" w:rsidRDefault="00E5309F" w:rsidP="00E5309F">
      <w:pPr>
        <w:pStyle w:val="BodyText"/>
        <w:rPr>
          <w:lang w:eastAsia="en-US"/>
        </w:rPr>
      </w:pPr>
    </w:p>
    <w:p w14:paraId="054FEF34" w14:textId="4036A50F" w:rsidR="00864D55" w:rsidRPr="005559F3" w:rsidRDefault="00D952B0" w:rsidP="005559F3">
      <w:pPr>
        <w:pStyle w:val="Heading2"/>
      </w:pPr>
      <w:bookmarkStart w:id="862" w:name="_Toc216071615"/>
      <w:bookmarkStart w:id="863" w:name="_Toc263270965"/>
      <w:bookmarkStart w:id="864" w:name="_Toc263271244"/>
      <w:bookmarkStart w:id="865" w:name="_Toc377477605"/>
      <w:bookmarkStart w:id="866" w:name="_Toc512931846"/>
      <w:r w:rsidRPr="005559F3">
        <w:t>Data Exchanges</w:t>
      </w:r>
      <w:bookmarkEnd w:id="862"/>
      <w:bookmarkEnd w:id="863"/>
      <w:bookmarkEnd w:id="864"/>
      <w:bookmarkEnd w:id="865"/>
      <w:bookmarkEnd w:id="866"/>
    </w:p>
    <w:p w14:paraId="73F732D1" w14:textId="7E8A2467" w:rsidR="007855F4" w:rsidRDefault="00782E10" w:rsidP="00782E10">
      <w:pPr>
        <w:pStyle w:val="BodyText"/>
        <w:rPr>
          <w:sz w:val="24"/>
          <w:szCs w:val="24"/>
        </w:rPr>
      </w:pPr>
      <w:r w:rsidRPr="005559F3">
        <w:rPr>
          <w:sz w:val="24"/>
          <w:szCs w:val="24"/>
        </w:rPr>
        <w:t xml:space="preserve">MCCF EDI TAS </w:t>
      </w:r>
      <w:proofErr w:type="spellStart"/>
      <w:r w:rsidRPr="005559F3">
        <w:rPr>
          <w:sz w:val="24"/>
          <w:szCs w:val="24"/>
        </w:rPr>
        <w:t>e</w:t>
      </w:r>
      <w:r w:rsidR="00EF3899">
        <w:rPr>
          <w:sz w:val="24"/>
          <w:szCs w:val="24"/>
        </w:rPr>
        <w:t>Billing</w:t>
      </w:r>
      <w:proofErr w:type="spellEnd"/>
      <w:r w:rsidRPr="005559F3">
        <w:rPr>
          <w:sz w:val="24"/>
          <w:szCs w:val="24"/>
        </w:rPr>
        <w:t xml:space="preserve"> sends </w:t>
      </w:r>
      <w:r w:rsidR="0096055E">
        <w:rPr>
          <w:sz w:val="24"/>
          <w:szCs w:val="24"/>
        </w:rPr>
        <w:t>837</w:t>
      </w:r>
      <w:r w:rsidRPr="005559F3">
        <w:rPr>
          <w:sz w:val="24"/>
          <w:szCs w:val="24"/>
        </w:rPr>
        <w:t xml:space="preserve"> </w:t>
      </w:r>
      <w:r w:rsidR="00EF3899">
        <w:rPr>
          <w:sz w:val="24"/>
          <w:szCs w:val="24"/>
        </w:rPr>
        <w:t>transaction</w:t>
      </w:r>
      <w:r w:rsidRPr="005559F3">
        <w:rPr>
          <w:sz w:val="24"/>
          <w:szCs w:val="24"/>
        </w:rPr>
        <w:t xml:space="preserve"> FHIR bundle</w:t>
      </w:r>
      <w:r w:rsidR="0096055E">
        <w:rPr>
          <w:sz w:val="24"/>
          <w:szCs w:val="24"/>
        </w:rPr>
        <w:t>s</w:t>
      </w:r>
      <w:r w:rsidRPr="005559F3">
        <w:rPr>
          <w:sz w:val="24"/>
          <w:szCs w:val="24"/>
        </w:rPr>
        <w:t xml:space="preserve"> </w:t>
      </w:r>
      <w:r w:rsidR="0096055E">
        <w:rPr>
          <w:sz w:val="24"/>
          <w:szCs w:val="24"/>
        </w:rPr>
        <w:t xml:space="preserve">to FSC </w:t>
      </w:r>
      <w:r w:rsidR="00EF3899">
        <w:rPr>
          <w:sz w:val="24"/>
          <w:szCs w:val="24"/>
        </w:rPr>
        <w:t xml:space="preserve">containing the </w:t>
      </w:r>
      <w:r w:rsidRPr="005559F3">
        <w:rPr>
          <w:sz w:val="24"/>
          <w:szCs w:val="24"/>
        </w:rPr>
        <w:t>FHIR resource</w:t>
      </w:r>
      <w:r w:rsidR="00EF3899">
        <w:rPr>
          <w:sz w:val="24"/>
          <w:szCs w:val="24"/>
        </w:rPr>
        <w:t>s necessary so FSC can construct the</w:t>
      </w:r>
      <w:r w:rsidRPr="005559F3">
        <w:rPr>
          <w:sz w:val="24"/>
          <w:szCs w:val="24"/>
        </w:rPr>
        <w:t xml:space="preserve"> </w:t>
      </w:r>
      <w:r w:rsidR="0096055E" w:rsidRPr="001C0CC0">
        <w:rPr>
          <w:sz w:val="24"/>
        </w:rPr>
        <w:t xml:space="preserve">ASC </w:t>
      </w:r>
      <w:r w:rsidR="0096055E" w:rsidRPr="001C0CC0">
        <w:rPr>
          <w:sz w:val="24"/>
        </w:rPr>
        <w:lastRenderedPageBreak/>
        <w:t>X12N/005010 837 Health Care Claims</w:t>
      </w:r>
      <w:r w:rsidR="0096055E">
        <w:rPr>
          <w:sz w:val="24"/>
          <w:szCs w:val="24"/>
        </w:rPr>
        <w:t xml:space="preserve"> </w:t>
      </w:r>
      <w:r w:rsidR="00EF3899">
        <w:rPr>
          <w:sz w:val="24"/>
          <w:szCs w:val="24"/>
        </w:rPr>
        <w:t xml:space="preserve">transaction </w:t>
      </w:r>
      <w:r w:rsidR="0096055E">
        <w:rPr>
          <w:sz w:val="24"/>
          <w:szCs w:val="24"/>
        </w:rPr>
        <w:t xml:space="preserve">and then forward it </w:t>
      </w:r>
      <w:r w:rsidR="00EF3899">
        <w:rPr>
          <w:sz w:val="24"/>
          <w:szCs w:val="24"/>
        </w:rPr>
        <w:t>to the pay</w:t>
      </w:r>
      <w:r w:rsidR="007855F4">
        <w:rPr>
          <w:sz w:val="24"/>
          <w:szCs w:val="24"/>
        </w:rPr>
        <w:t xml:space="preserve">er via the </w:t>
      </w:r>
      <w:del w:id="867" w:author="Keith Oulson" w:date="2018-04-12T08:55:00Z">
        <w:r w:rsidR="007855F4" w:rsidDel="0007620E">
          <w:rPr>
            <w:sz w:val="24"/>
            <w:szCs w:val="24"/>
          </w:rPr>
          <w:delText>Clearinghouse</w:delText>
        </w:r>
      </w:del>
      <w:ins w:id="868" w:author="Keith Oulson" w:date="2018-04-12T08:55:00Z">
        <w:r w:rsidR="0007620E">
          <w:rPr>
            <w:sz w:val="24"/>
            <w:szCs w:val="24"/>
          </w:rPr>
          <w:t>HCCH</w:t>
        </w:r>
      </w:ins>
      <w:r w:rsidR="007855F4">
        <w:rPr>
          <w:sz w:val="24"/>
          <w:szCs w:val="24"/>
        </w:rPr>
        <w:t>.</w:t>
      </w:r>
    </w:p>
    <w:p w14:paraId="64590F58" w14:textId="268824AC" w:rsidR="007855F4" w:rsidRDefault="007855F4" w:rsidP="00782E10">
      <w:pPr>
        <w:pStyle w:val="BodyText"/>
        <w:rPr>
          <w:sz w:val="24"/>
          <w:szCs w:val="24"/>
        </w:rPr>
      </w:pPr>
      <w:r>
        <w:rPr>
          <w:sz w:val="24"/>
          <w:szCs w:val="24"/>
        </w:rPr>
        <w:t xml:space="preserve">The 837 outbound </w:t>
      </w:r>
      <w:proofErr w:type="gramStart"/>
      <w:r>
        <w:rPr>
          <w:sz w:val="24"/>
          <w:szCs w:val="24"/>
        </w:rPr>
        <w:t>message</w:t>
      </w:r>
      <w:proofErr w:type="gramEnd"/>
      <w:r>
        <w:rPr>
          <w:sz w:val="24"/>
          <w:szCs w:val="24"/>
        </w:rPr>
        <w:t xml:space="preserve"> from FSC sent to the Payer can be accepted or rejected by either the Clearinghouse or the Payer and FSC will receive a Functional Acknowledgement (997</w:t>
      </w:r>
      <w:r w:rsidR="00032254">
        <w:rPr>
          <w:sz w:val="24"/>
          <w:szCs w:val="24"/>
        </w:rPr>
        <w:t xml:space="preserve"> or 999</w:t>
      </w:r>
      <w:r>
        <w:rPr>
          <w:sz w:val="24"/>
          <w:szCs w:val="24"/>
        </w:rPr>
        <w:t>) transaction indicating acceptance or rejection.</w:t>
      </w:r>
      <w:r w:rsidR="00032254">
        <w:rPr>
          <w:sz w:val="24"/>
          <w:szCs w:val="24"/>
        </w:rPr>
        <w:t xml:space="preserve">  Refer to FSC technical references </w:t>
      </w:r>
      <w:r w:rsidR="00F47937">
        <w:rPr>
          <w:sz w:val="24"/>
          <w:szCs w:val="24"/>
        </w:rPr>
        <w:t xml:space="preserve">on the 997 or 999 </w:t>
      </w:r>
      <w:r w:rsidR="00032254">
        <w:rPr>
          <w:sz w:val="24"/>
          <w:szCs w:val="24"/>
        </w:rPr>
        <w:t>for further information.</w:t>
      </w:r>
    </w:p>
    <w:p w14:paraId="12600896" w14:textId="77777777" w:rsidR="00171DB7" w:rsidRPr="005559F3" w:rsidRDefault="00171DB7" w:rsidP="00171DB7">
      <w:pPr>
        <w:pStyle w:val="BodyText"/>
      </w:pPr>
    </w:p>
    <w:p w14:paraId="06036CF9" w14:textId="1C157537" w:rsidR="00377177" w:rsidRPr="005559F3" w:rsidRDefault="00377177" w:rsidP="005559F3">
      <w:pPr>
        <w:pStyle w:val="Heading3"/>
      </w:pPr>
      <w:bookmarkStart w:id="869" w:name="_Toc512931847"/>
      <w:r w:rsidRPr="005559F3">
        <w:t>FHIR Based Resources</w:t>
      </w:r>
      <w:bookmarkEnd w:id="869"/>
    </w:p>
    <w:p w14:paraId="7F430F80" w14:textId="05772EFE" w:rsidR="00BE6AED" w:rsidRPr="005559F3" w:rsidRDefault="00BE6AED" w:rsidP="00BE6AED">
      <w:pPr>
        <w:pStyle w:val="BodyText"/>
        <w:rPr>
          <w:rFonts w:cs="Arial"/>
          <w:sz w:val="24"/>
          <w:szCs w:val="24"/>
          <w:lang w:eastAsia="en-US"/>
        </w:rPr>
      </w:pPr>
      <w:r w:rsidRPr="005559F3">
        <w:rPr>
          <w:rFonts w:cs="Arial"/>
          <w:sz w:val="24"/>
          <w:szCs w:val="24"/>
          <w:lang w:eastAsia="en-US"/>
        </w:rPr>
        <w:t xml:space="preserve">The following FHIR resources are needed to assemble a </w:t>
      </w:r>
      <w:r w:rsidR="00AC3E5C">
        <w:rPr>
          <w:rFonts w:cs="Arial"/>
          <w:sz w:val="24"/>
          <w:szCs w:val="24"/>
        </w:rPr>
        <w:t>Health Care Claim</w:t>
      </w:r>
      <w:r w:rsidRPr="005559F3">
        <w:rPr>
          <w:rFonts w:cs="Arial"/>
          <w:sz w:val="24"/>
          <w:szCs w:val="24"/>
        </w:rPr>
        <w:t xml:space="preserve"> (</w:t>
      </w:r>
      <w:r w:rsidR="00D13B07" w:rsidRPr="005559F3">
        <w:rPr>
          <w:rFonts w:cs="Arial"/>
          <w:sz w:val="24"/>
          <w:szCs w:val="24"/>
        </w:rPr>
        <w:t>837</w:t>
      </w:r>
      <w:r w:rsidR="00567E35">
        <w:rPr>
          <w:rFonts w:cs="Arial"/>
          <w:sz w:val="24"/>
          <w:szCs w:val="24"/>
        </w:rPr>
        <w:t>I</w:t>
      </w:r>
      <w:r w:rsidRPr="005559F3">
        <w:rPr>
          <w:rFonts w:cs="Arial"/>
          <w:sz w:val="24"/>
          <w:szCs w:val="24"/>
        </w:rPr>
        <w:t xml:space="preserve">) </w:t>
      </w:r>
      <w:r w:rsidR="00AC3E5C">
        <w:rPr>
          <w:rFonts w:cs="Arial"/>
          <w:sz w:val="24"/>
          <w:szCs w:val="24"/>
        </w:rPr>
        <w:t>transaction</w:t>
      </w:r>
      <w:r w:rsidRPr="005559F3">
        <w:rPr>
          <w:rFonts w:cs="Arial"/>
          <w:sz w:val="24"/>
          <w:szCs w:val="24"/>
        </w:rPr>
        <w:t xml:space="preserve"> </w:t>
      </w:r>
      <w:r w:rsidRPr="005559F3">
        <w:rPr>
          <w:rFonts w:cs="Arial"/>
          <w:sz w:val="24"/>
          <w:szCs w:val="24"/>
          <w:lang w:eastAsia="en-US"/>
        </w:rPr>
        <w:t>bundle</w:t>
      </w:r>
      <w:r w:rsidR="00112FD1">
        <w:rPr>
          <w:rFonts w:cs="Arial"/>
          <w:sz w:val="24"/>
          <w:szCs w:val="24"/>
          <w:lang w:eastAsia="en-US"/>
        </w:rPr>
        <w:t>:</w:t>
      </w:r>
    </w:p>
    <w:p w14:paraId="78171692" w14:textId="1D8642F7" w:rsidR="00567E35" w:rsidRDefault="00567E35" w:rsidP="00B6153F">
      <w:pPr>
        <w:pStyle w:val="BodyText"/>
        <w:numPr>
          <w:ilvl w:val="0"/>
          <w:numId w:val="22"/>
        </w:numPr>
        <w:rPr>
          <w:rFonts w:cs="Arial"/>
          <w:sz w:val="24"/>
          <w:szCs w:val="24"/>
          <w:lang w:eastAsia="en-US"/>
        </w:rPr>
      </w:pPr>
      <w:r>
        <w:rPr>
          <w:rFonts w:cs="Arial"/>
          <w:sz w:val="24"/>
          <w:szCs w:val="24"/>
          <w:lang w:eastAsia="en-US"/>
        </w:rPr>
        <w:t>Claim</w:t>
      </w:r>
    </w:p>
    <w:p w14:paraId="3B3ABDCA"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Condition</w:t>
      </w:r>
    </w:p>
    <w:p w14:paraId="0EA01BE5" w14:textId="35FD993D"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Coverage</w:t>
      </w:r>
    </w:p>
    <w:p w14:paraId="5CEC8AE8" w14:textId="78D87AD0" w:rsidR="00567E35" w:rsidRDefault="00567E35" w:rsidP="00B6153F">
      <w:pPr>
        <w:pStyle w:val="BodyText"/>
        <w:numPr>
          <w:ilvl w:val="0"/>
          <w:numId w:val="22"/>
        </w:numPr>
        <w:rPr>
          <w:rFonts w:cs="Arial"/>
          <w:sz w:val="24"/>
          <w:szCs w:val="24"/>
          <w:lang w:eastAsia="en-US"/>
        </w:rPr>
      </w:pPr>
      <w:r>
        <w:rPr>
          <w:rFonts w:cs="Arial"/>
          <w:sz w:val="24"/>
          <w:szCs w:val="24"/>
          <w:lang w:eastAsia="en-US"/>
        </w:rPr>
        <w:t>Encounter</w:t>
      </w:r>
    </w:p>
    <w:p w14:paraId="23EC7A2C" w14:textId="2C38EB7F"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EpisodeOfCare</w:t>
      </w:r>
      <w:proofErr w:type="spellEnd"/>
    </w:p>
    <w:p w14:paraId="1EAF2B40" w14:textId="10A630FC"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ExplanationOfBenefit</w:t>
      </w:r>
      <w:proofErr w:type="spellEnd"/>
    </w:p>
    <w:p w14:paraId="52B1EA3E" w14:textId="28096F58" w:rsidR="00567E35" w:rsidRDefault="00567E35" w:rsidP="00B6153F">
      <w:pPr>
        <w:pStyle w:val="BodyText"/>
        <w:numPr>
          <w:ilvl w:val="0"/>
          <w:numId w:val="22"/>
        </w:numPr>
        <w:rPr>
          <w:rFonts w:cs="Arial"/>
          <w:sz w:val="24"/>
          <w:szCs w:val="24"/>
          <w:lang w:eastAsia="en-US"/>
        </w:rPr>
      </w:pPr>
      <w:r>
        <w:rPr>
          <w:rFonts w:cs="Arial"/>
          <w:sz w:val="24"/>
          <w:szCs w:val="24"/>
          <w:lang w:eastAsia="en-US"/>
        </w:rPr>
        <w:t>Flag</w:t>
      </w:r>
    </w:p>
    <w:p w14:paraId="0D015039" w14:textId="4BC05533" w:rsidR="00567E35"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HealthcareService</w:t>
      </w:r>
      <w:proofErr w:type="spellEnd"/>
    </w:p>
    <w:p w14:paraId="2C9171CD" w14:textId="50C60B4D" w:rsidR="00567E35" w:rsidRDefault="00567E35" w:rsidP="00B6153F">
      <w:pPr>
        <w:pStyle w:val="BodyText"/>
        <w:numPr>
          <w:ilvl w:val="0"/>
          <w:numId w:val="22"/>
        </w:numPr>
        <w:rPr>
          <w:rFonts w:cs="Arial"/>
          <w:sz w:val="24"/>
          <w:szCs w:val="24"/>
          <w:lang w:eastAsia="en-US"/>
        </w:rPr>
      </w:pPr>
      <w:r>
        <w:rPr>
          <w:rFonts w:cs="Arial"/>
          <w:sz w:val="24"/>
          <w:szCs w:val="24"/>
          <w:lang w:eastAsia="en-US"/>
        </w:rPr>
        <w:t>Location</w:t>
      </w:r>
    </w:p>
    <w:p w14:paraId="58AC6881" w14:textId="4D68E28E"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MedicationOrder</w:t>
      </w:r>
      <w:proofErr w:type="spellEnd"/>
    </w:p>
    <w:p w14:paraId="7EEAFE77" w14:textId="77777777" w:rsidR="00B6153F" w:rsidRPr="005559F3" w:rsidRDefault="00B6153F" w:rsidP="00B6153F">
      <w:pPr>
        <w:pStyle w:val="BodyText"/>
        <w:numPr>
          <w:ilvl w:val="0"/>
          <w:numId w:val="22"/>
        </w:numPr>
        <w:rPr>
          <w:rFonts w:cs="Arial"/>
          <w:sz w:val="24"/>
          <w:szCs w:val="24"/>
          <w:lang w:eastAsia="en-US"/>
        </w:rPr>
      </w:pPr>
      <w:r w:rsidRPr="005559F3">
        <w:rPr>
          <w:rFonts w:cs="Arial"/>
          <w:sz w:val="24"/>
          <w:szCs w:val="24"/>
          <w:lang w:eastAsia="en-US"/>
        </w:rPr>
        <w:t>Organization</w:t>
      </w:r>
    </w:p>
    <w:p w14:paraId="1D3DB687" w14:textId="0B7D3DFE"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Patient</w:t>
      </w:r>
    </w:p>
    <w:p w14:paraId="5EBFFDFB" w14:textId="395598F2"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PaymentReconciliation</w:t>
      </w:r>
      <w:proofErr w:type="spellEnd"/>
    </w:p>
    <w:p w14:paraId="649D9B8E" w14:textId="446B9F6B" w:rsidR="00B6153F" w:rsidRDefault="00B6153F" w:rsidP="00B6153F">
      <w:pPr>
        <w:pStyle w:val="BodyText"/>
        <w:numPr>
          <w:ilvl w:val="0"/>
          <w:numId w:val="22"/>
        </w:numPr>
        <w:rPr>
          <w:rFonts w:cs="Arial"/>
          <w:sz w:val="24"/>
          <w:szCs w:val="24"/>
          <w:lang w:eastAsia="en-US"/>
        </w:rPr>
      </w:pPr>
      <w:r w:rsidRPr="005559F3">
        <w:rPr>
          <w:rFonts w:cs="Arial"/>
          <w:sz w:val="24"/>
          <w:szCs w:val="24"/>
          <w:lang w:eastAsia="en-US"/>
        </w:rPr>
        <w:t>Practitioner</w:t>
      </w:r>
    </w:p>
    <w:p w14:paraId="6FCF9466" w14:textId="50AEF99A" w:rsidR="00567E35" w:rsidRDefault="00567E35" w:rsidP="00B6153F">
      <w:pPr>
        <w:pStyle w:val="BodyText"/>
        <w:numPr>
          <w:ilvl w:val="0"/>
          <w:numId w:val="22"/>
        </w:numPr>
        <w:rPr>
          <w:rFonts w:cs="Arial"/>
          <w:sz w:val="24"/>
          <w:szCs w:val="24"/>
          <w:lang w:eastAsia="en-US"/>
        </w:rPr>
      </w:pPr>
      <w:r>
        <w:rPr>
          <w:rFonts w:cs="Arial"/>
          <w:sz w:val="24"/>
          <w:szCs w:val="24"/>
          <w:lang w:eastAsia="en-US"/>
        </w:rPr>
        <w:t>Procedure</w:t>
      </w:r>
    </w:p>
    <w:p w14:paraId="63AA7AC2" w14:textId="17A1FC39" w:rsidR="00567E35" w:rsidRPr="005559F3" w:rsidRDefault="00567E35" w:rsidP="00B6153F">
      <w:pPr>
        <w:pStyle w:val="BodyText"/>
        <w:numPr>
          <w:ilvl w:val="0"/>
          <w:numId w:val="22"/>
        </w:numPr>
        <w:rPr>
          <w:rFonts w:cs="Arial"/>
          <w:sz w:val="24"/>
          <w:szCs w:val="24"/>
          <w:lang w:eastAsia="en-US"/>
        </w:rPr>
      </w:pPr>
      <w:proofErr w:type="spellStart"/>
      <w:r>
        <w:rPr>
          <w:rFonts w:cs="Arial"/>
          <w:sz w:val="24"/>
          <w:szCs w:val="24"/>
          <w:lang w:eastAsia="en-US"/>
        </w:rPr>
        <w:t>ReferralRequest</w:t>
      </w:r>
      <w:proofErr w:type="spellEnd"/>
    </w:p>
    <w:p w14:paraId="161476C5" w14:textId="77777777" w:rsidR="00B6153F" w:rsidRDefault="00B6153F" w:rsidP="00B6153F">
      <w:pPr>
        <w:pStyle w:val="BodyText"/>
        <w:numPr>
          <w:ilvl w:val="0"/>
          <w:numId w:val="22"/>
        </w:numPr>
        <w:rPr>
          <w:rFonts w:cs="Arial"/>
          <w:sz w:val="24"/>
          <w:szCs w:val="24"/>
          <w:lang w:eastAsia="en-US"/>
        </w:rPr>
      </w:pPr>
      <w:proofErr w:type="spellStart"/>
      <w:r w:rsidRPr="005559F3">
        <w:rPr>
          <w:rFonts w:cs="Arial"/>
          <w:sz w:val="24"/>
          <w:szCs w:val="24"/>
          <w:lang w:eastAsia="en-US"/>
        </w:rPr>
        <w:t>RelatedPerson</w:t>
      </w:r>
      <w:proofErr w:type="spellEnd"/>
    </w:p>
    <w:p w14:paraId="4E099CF1" w14:textId="77777777" w:rsidR="00382275" w:rsidRDefault="00382275" w:rsidP="00382275">
      <w:pPr>
        <w:pStyle w:val="BodyText"/>
        <w:rPr>
          <w:rFonts w:cs="Arial"/>
          <w:sz w:val="24"/>
          <w:szCs w:val="24"/>
          <w:lang w:eastAsia="en-US"/>
        </w:rPr>
      </w:pPr>
    </w:p>
    <w:p w14:paraId="4046EC2B" w14:textId="77777777" w:rsidR="00382275" w:rsidRDefault="00382275" w:rsidP="00382275">
      <w:pPr>
        <w:pStyle w:val="BodyText"/>
        <w:rPr>
          <w:rFonts w:cs="Arial"/>
          <w:sz w:val="24"/>
          <w:szCs w:val="24"/>
          <w:lang w:eastAsia="en-US"/>
        </w:rPr>
      </w:pPr>
    </w:p>
    <w:p w14:paraId="336517B1" w14:textId="77777777" w:rsidR="00382275" w:rsidRPr="005559F3" w:rsidRDefault="00382275" w:rsidP="00382275">
      <w:pPr>
        <w:pStyle w:val="BodyText"/>
        <w:rPr>
          <w:rFonts w:cs="Arial"/>
          <w:sz w:val="24"/>
          <w:szCs w:val="24"/>
          <w:lang w:eastAsia="en-US"/>
        </w:rPr>
      </w:pPr>
    </w:p>
    <w:p w14:paraId="055588A2" w14:textId="77777777" w:rsidR="00DD61DE" w:rsidRDefault="00DD61DE">
      <w:pPr>
        <w:rPr>
          <w:ins w:id="870" w:author="Keith Oulson" w:date="2018-04-25T12:06:00Z"/>
          <w:rFonts w:eastAsia="MS Mincho" w:cs="Arial"/>
        </w:rPr>
      </w:pPr>
      <w:ins w:id="871" w:author="Keith Oulson" w:date="2018-04-25T12:06:00Z">
        <w:r>
          <w:rPr>
            <w:rFonts w:cs="Arial"/>
          </w:rPr>
          <w:br w:type="page"/>
        </w:r>
      </w:ins>
    </w:p>
    <w:p w14:paraId="2949DE00" w14:textId="40D34D9E" w:rsidR="00B6153F" w:rsidRPr="005559F3" w:rsidRDefault="00B6153F" w:rsidP="00B6153F">
      <w:pPr>
        <w:pStyle w:val="BodyText"/>
        <w:rPr>
          <w:rFonts w:cs="Arial"/>
          <w:sz w:val="24"/>
          <w:szCs w:val="24"/>
          <w:lang w:eastAsia="en-US"/>
        </w:rPr>
      </w:pPr>
      <w:r w:rsidRPr="005559F3">
        <w:rPr>
          <w:rFonts w:cs="Arial"/>
          <w:sz w:val="24"/>
          <w:szCs w:val="24"/>
          <w:lang w:eastAsia="en-US"/>
        </w:rPr>
        <w:lastRenderedPageBreak/>
        <w:t xml:space="preserve">The following FHIR resources are needed to </w:t>
      </w:r>
      <w:r w:rsidR="00567E35" w:rsidRPr="005559F3">
        <w:rPr>
          <w:rFonts w:cs="Arial"/>
          <w:sz w:val="24"/>
          <w:szCs w:val="24"/>
          <w:lang w:eastAsia="en-US"/>
        </w:rPr>
        <w:t xml:space="preserve">assemble 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P</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lang w:eastAsia="en-US"/>
        </w:rPr>
        <w:t>:</w:t>
      </w:r>
    </w:p>
    <w:p w14:paraId="121AD2A9" w14:textId="08358D69" w:rsidR="00BE6AED" w:rsidRDefault="00567E35" w:rsidP="00567E35">
      <w:pPr>
        <w:pStyle w:val="BodyText"/>
        <w:numPr>
          <w:ilvl w:val="0"/>
          <w:numId w:val="27"/>
        </w:numPr>
        <w:rPr>
          <w:rFonts w:cs="Arial"/>
          <w:sz w:val="24"/>
          <w:szCs w:val="24"/>
          <w:lang w:eastAsia="en-US"/>
        </w:rPr>
      </w:pPr>
      <w:r>
        <w:rPr>
          <w:rFonts w:cs="Arial"/>
          <w:sz w:val="24"/>
          <w:szCs w:val="24"/>
          <w:lang w:eastAsia="en-US"/>
        </w:rPr>
        <w:t>Basic</w:t>
      </w:r>
    </w:p>
    <w:p w14:paraId="097EB3B7" w14:textId="5E2D92A7" w:rsidR="00567E35" w:rsidRDefault="00567E35" w:rsidP="00567E35">
      <w:pPr>
        <w:pStyle w:val="BodyText"/>
        <w:numPr>
          <w:ilvl w:val="0"/>
          <w:numId w:val="27"/>
        </w:numPr>
        <w:rPr>
          <w:rFonts w:cs="Arial"/>
          <w:sz w:val="24"/>
          <w:szCs w:val="24"/>
          <w:lang w:eastAsia="en-US"/>
        </w:rPr>
      </w:pPr>
      <w:r>
        <w:rPr>
          <w:rFonts w:cs="Arial"/>
          <w:sz w:val="24"/>
          <w:szCs w:val="24"/>
          <w:lang w:eastAsia="en-US"/>
        </w:rPr>
        <w:t>Claim</w:t>
      </w:r>
    </w:p>
    <w:p w14:paraId="156006E8" w14:textId="01120E26"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ClinicalImpression</w:t>
      </w:r>
      <w:proofErr w:type="spellEnd"/>
    </w:p>
    <w:p w14:paraId="2CB57D9B" w14:textId="1996A03D"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CommunicationRequest</w:t>
      </w:r>
      <w:proofErr w:type="spellEnd"/>
    </w:p>
    <w:p w14:paraId="428DFCBB" w14:textId="5250916E" w:rsidR="00567E35" w:rsidRDefault="00567E35" w:rsidP="00567E35">
      <w:pPr>
        <w:pStyle w:val="BodyText"/>
        <w:numPr>
          <w:ilvl w:val="0"/>
          <w:numId w:val="27"/>
        </w:numPr>
        <w:rPr>
          <w:rFonts w:cs="Arial"/>
          <w:sz w:val="24"/>
          <w:szCs w:val="24"/>
          <w:lang w:eastAsia="en-US"/>
        </w:rPr>
      </w:pPr>
      <w:r>
        <w:rPr>
          <w:rFonts w:cs="Arial"/>
          <w:sz w:val="24"/>
          <w:szCs w:val="24"/>
          <w:lang w:eastAsia="en-US"/>
        </w:rPr>
        <w:t>Condition</w:t>
      </w:r>
    </w:p>
    <w:p w14:paraId="77E7F995" w14:textId="471DB30F" w:rsidR="00567E35" w:rsidRDefault="00567E35" w:rsidP="00567E35">
      <w:pPr>
        <w:pStyle w:val="BodyText"/>
        <w:numPr>
          <w:ilvl w:val="0"/>
          <w:numId w:val="27"/>
        </w:numPr>
        <w:rPr>
          <w:rFonts w:cs="Arial"/>
          <w:sz w:val="24"/>
          <w:szCs w:val="24"/>
          <w:lang w:eastAsia="en-US"/>
        </w:rPr>
      </w:pPr>
      <w:r>
        <w:rPr>
          <w:rFonts w:cs="Arial"/>
          <w:sz w:val="24"/>
          <w:szCs w:val="24"/>
          <w:lang w:eastAsia="en-US"/>
        </w:rPr>
        <w:t>Coverage</w:t>
      </w:r>
    </w:p>
    <w:p w14:paraId="596B1473" w14:textId="07CF7644" w:rsidR="00567E35" w:rsidRDefault="00567E35" w:rsidP="00567E35">
      <w:pPr>
        <w:pStyle w:val="BodyText"/>
        <w:numPr>
          <w:ilvl w:val="0"/>
          <w:numId w:val="27"/>
        </w:numPr>
        <w:rPr>
          <w:rFonts w:cs="Arial"/>
          <w:sz w:val="24"/>
          <w:szCs w:val="24"/>
          <w:lang w:eastAsia="en-US"/>
        </w:rPr>
      </w:pPr>
      <w:r>
        <w:rPr>
          <w:rFonts w:cs="Arial"/>
          <w:sz w:val="24"/>
          <w:szCs w:val="24"/>
          <w:lang w:eastAsia="en-US"/>
        </w:rPr>
        <w:t>Encounter</w:t>
      </w:r>
    </w:p>
    <w:p w14:paraId="3CF8B48B" w14:textId="52530C81"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EpisodeOfCare</w:t>
      </w:r>
      <w:proofErr w:type="spellEnd"/>
    </w:p>
    <w:p w14:paraId="571395F1" w14:textId="574C9BA0"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ImagingStudy</w:t>
      </w:r>
      <w:proofErr w:type="spellEnd"/>
    </w:p>
    <w:p w14:paraId="30FB24FD" w14:textId="0EF3D38A" w:rsidR="00567E35" w:rsidRDefault="00567E35" w:rsidP="00567E35">
      <w:pPr>
        <w:pStyle w:val="BodyText"/>
        <w:numPr>
          <w:ilvl w:val="0"/>
          <w:numId w:val="27"/>
        </w:numPr>
        <w:rPr>
          <w:rFonts w:cs="Arial"/>
          <w:sz w:val="24"/>
          <w:szCs w:val="24"/>
          <w:lang w:eastAsia="en-US"/>
        </w:rPr>
      </w:pPr>
      <w:r>
        <w:rPr>
          <w:rFonts w:cs="Arial"/>
          <w:sz w:val="24"/>
          <w:szCs w:val="24"/>
          <w:lang w:eastAsia="en-US"/>
        </w:rPr>
        <w:t>Medication</w:t>
      </w:r>
    </w:p>
    <w:p w14:paraId="3B0704F0" w14:textId="792ABFC9"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MedicationDispense</w:t>
      </w:r>
      <w:proofErr w:type="spellEnd"/>
    </w:p>
    <w:p w14:paraId="780C6D64" w14:textId="763D4F42" w:rsidR="00567E35" w:rsidRDefault="00567E35" w:rsidP="00567E35">
      <w:pPr>
        <w:pStyle w:val="BodyText"/>
        <w:numPr>
          <w:ilvl w:val="0"/>
          <w:numId w:val="27"/>
        </w:numPr>
        <w:rPr>
          <w:rFonts w:cs="Arial"/>
          <w:sz w:val="24"/>
          <w:szCs w:val="24"/>
          <w:lang w:eastAsia="en-US"/>
        </w:rPr>
      </w:pPr>
      <w:r>
        <w:rPr>
          <w:rFonts w:cs="Arial"/>
          <w:sz w:val="24"/>
          <w:szCs w:val="24"/>
          <w:lang w:eastAsia="en-US"/>
        </w:rPr>
        <w:t>Observation</w:t>
      </w:r>
    </w:p>
    <w:p w14:paraId="29169A54" w14:textId="05BF4808" w:rsidR="00567E35" w:rsidRDefault="00567E35" w:rsidP="00567E35">
      <w:pPr>
        <w:pStyle w:val="BodyText"/>
        <w:numPr>
          <w:ilvl w:val="0"/>
          <w:numId w:val="27"/>
        </w:numPr>
        <w:rPr>
          <w:rFonts w:cs="Arial"/>
          <w:sz w:val="24"/>
          <w:szCs w:val="24"/>
          <w:lang w:eastAsia="en-US"/>
        </w:rPr>
      </w:pPr>
      <w:r>
        <w:rPr>
          <w:rFonts w:cs="Arial"/>
          <w:sz w:val="24"/>
          <w:szCs w:val="24"/>
          <w:lang w:eastAsia="en-US"/>
        </w:rPr>
        <w:t>Organization</w:t>
      </w:r>
    </w:p>
    <w:p w14:paraId="163B1368" w14:textId="7A8A6886" w:rsidR="00567E35" w:rsidRDefault="00567E35" w:rsidP="00567E35">
      <w:pPr>
        <w:pStyle w:val="BodyText"/>
        <w:numPr>
          <w:ilvl w:val="0"/>
          <w:numId w:val="27"/>
        </w:numPr>
        <w:rPr>
          <w:rFonts w:cs="Arial"/>
          <w:sz w:val="24"/>
          <w:szCs w:val="24"/>
          <w:lang w:eastAsia="en-US"/>
        </w:rPr>
      </w:pPr>
      <w:r>
        <w:rPr>
          <w:rFonts w:cs="Arial"/>
          <w:sz w:val="24"/>
          <w:szCs w:val="24"/>
          <w:lang w:eastAsia="en-US"/>
        </w:rPr>
        <w:t>Patient</w:t>
      </w:r>
    </w:p>
    <w:p w14:paraId="2AD8CC53" w14:textId="46762A38" w:rsidR="00567E35" w:rsidRDefault="00567E35" w:rsidP="00567E35">
      <w:pPr>
        <w:pStyle w:val="BodyText"/>
        <w:numPr>
          <w:ilvl w:val="0"/>
          <w:numId w:val="27"/>
        </w:numPr>
        <w:rPr>
          <w:rFonts w:cs="Arial"/>
          <w:sz w:val="24"/>
          <w:szCs w:val="24"/>
          <w:lang w:eastAsia="en-US"/>
        </w:rPr>
      </w:pPr>
      <w:r>
        <w:rPr>
          <w:rFonts w:cs="Arial"/>
          <w:sz w:val="24"/>
          <w:szCs w:val="24"/>
          <w:lang w:eastAsia="en-US"/>
        </w:rPr>
        <w:t>Practitioner</w:t>
      </w:r>
    </w:p>
    <w:p w14:paraId="3E3E7B63" w14:textId="0943030D" w:rsidR="00567E35" w:rsidRDefault="00567E35" w:rsidP="00567E35">
      <w:pPr>
        <w:pStyle w:val="BodyText"/>
        <w:numPr>
          <w:ilvl w:val="0"/>
          <w:numId w:val="27"/>
        </w:numPr>
        <w:rPr>
          <w:rFonts w:cs="Arial"/>
          <w:sz w:val="24"/>
          <w:szCs w:val="24"/>
          <w:lang w:eastAsia="en-US"/>
        </w:rPr>
      </w:pPr>
      <w:r>
        <w:rPr>
          <w:rFonts w:cs="Arial"/>
          <w:sz w:val="24"/>
          <w:szCs w:val="24"/>
          <w:lang w:eastAsia="en-US"/>
        </w:rPr>
        <w:t>Procedure</w:t>
      </w:r>
    </w:p>
    <w:p w14:paraId="6AD8C2E4" w14:textId="0CE8C2CE" w:rsidR="00567E35" w:rsidRDefault="00567E35" w:rsidP="00567E35">
      <w:pPr>
        <w:pStyle w:val="BodyText"/>
        <w:numPr>
          <w:ilvl w:val="0"/>
          <w:numId w:val="27"/>
        </w:numPr>
        <w:rPr>
          <w:rFonts w:cs="Arial"/>
          <w:sz w:val="24"/>
          <w:szCs w:val="24"/>
          <w:lang w:eastAsia="en-US"/>
        </w:rPr>
      </w:pPr>
      <w:proofErr w:type="spellStart"/>
      <w:r>
        <w:rPr>
          <w:rFonts w:cs="Arial"/>
          <w:sz w:val="24"/>
          <w:szCs w:val="24"/>
          <w:lang w:eastAsia="en-US"/>
        </w:rPr>
        <w:t>ReferralRequest</w:t>
      </w:r>
      <w:proofErr w:type="spellEnd"/>
    </w:p>
    <w:p w14:paraId="08E299E0" w14:textId="77777777" w:rsidR="00382275" w:rsidRDefault="00382275" w:rsidP="00382275">
      <w:pPr>
        <w:pStyle w:val="BodyText"/>
        <w:rPr>
          <w:rFonts w:cs="Arial"/>
          <w:sz w:val="24"/>
          <w:szCs w:val="24"/>
          <w:lang w:eastAsia="en-US"/>
        </w:rPr>
      </w:pPr>
    </w:p>
    <w:p w14:paraId="65763BDA" w14:textId="747C618D" w:rsidR="00567E35" w:rsidRDefault="00BE6AED" w:rsidP="00567E35">
      <w:pPr>
        <w:pStyle w:val="BodyText"/>
        <w:rPr>
          <w:rFonts w:cs="Arial"/>
          <w:sz w:val="24"/>
          <w:szCs w:val="24"/>
        </w:rPr>
      </w:pPr>
      <w:r w:rsidRPr="005559F3">
        <w:rPr>
          <w:rFonts w:cs="Arial"/>
          <w:sz w:val="24"/>
          <w:szCs w:val="24"/>
          <w:lang w:eastAsia="en-US"/>
        </w:rPr>
        <w:t xml:space="preserve">The following FHIR resources are needed to assemble </w:t>
      </w:r>
      <w:r w:rsidR="00567E35" w:rsidRPr="005559F3">
        <w:rPr>
          <w:rFonts w:cs="Arial"/>
          <w:sz w:val="24"/>
          <w:szCs w:val="24"/>
          <w:lang w:eastAsia="en-US"/>
        </w:rPr>
        <w:t xml:space="preserve">a </w:t>
      </w:r>
      <w:r w:rsidR="00567E35">
        <w:rPr>
          <w:rFonts w:cs="Arial"/>
          <w:sz w:val="24"/>
          <w:szCs w:val="24"/>
        </w:rPr>
        <w:t>Health Care Claim</w:t>
      </w:r>
      <w:r w:rsidR="00567E35" w:rsidRPr="005559F3">
        <w:rPr>
          <w:rFonts w:cs="Arial"/>
          <w:sz w:val="24"/>
          <w:szCs w:val="24"/>
        </w:rPr>
        <w:t xml:space="preserve"> (837</w:t>
      </w:r>
      <w:r w:rsidR="00567E35">
        <w:rPr>
          <w:rFonts w:cs="Arial"/>
          <w:sz w:val="24"/>
          <w:szCs w:val="24"/>
        </w:rPr>
        <w:t>D</w:t>
      </w:r>
      <w:r w:rsidR="00567E35" w:rsidRPr="005559F3">
        <w:rPr>
          <w:rFonts w:cs="Arial"/>
          <w:sz w:val="24"/>
          <w:szCs w:val="24"/>
        </w:rPr>
        <w:t xml:space="preserve">) </w:t>
      </w:r>
      <w:r w:rsidR="00567E35">
        <w:rPr>
          <w:rFonts w:cs="Arial"/>
          <w:sz w:val="24"/>
          <w:szCs w:val="24"/>
        </w:rPr>
        <w:t>transaction</w:t>
      </w:r>
      <w:r w:rsidR="00567E35" w:rsidRPr="005559F3">
        <w:rPr>
          <w:rFonts w:cs="Arial"/>
          <w:sz w:val="24"/>
          <w:szCs w:val="24"/>
        </w:rPr>
        <w:t xml:space="preserve"> </w:t>
      </w:r>
      <w:r w:rsidR="00567E35" w:rsidRPr="005559F3">
        <w:rPr>
          <w:rFonts w:cs="Arial"/>
          <w:sz w:val="24"/>
          <w:szCs w:val="24"/>
          <w:lang w:eastAsia="en-US"/>
        </w:rPr>
        <w:t>bundle</w:t>
      </w:r>
      <w:r w:rsidR="00112FD1">
        <w:rPr>
          <w:rFonts w:cs="Arial"/>
          <w:sz w:val="24"/>
          <w:szCs w:val="24"/>
        </w:rPr>
        <w:t>:</w:t>
      </w:r>
    </w:p>
    <w:p w14:paraId="71E99E4B" w14:textId="680F4A8E" w:rsidR="000A7EC6" w:rsidRDefault="00567E35" w:rsidP="000A34C0">
      <w:pPr>
        <w:pStyle w:val="BodyText"/>
        <w:numPr>
          <w:ilvl w:val="0"/>
          <w:numId w:val="26"/>
        </w:numPr>
        <w:rPr>
          <w:rFonts w:cs="Arial"/>
          <w:sz w:val="24"/>
          <w:szCs w:val="24"/>
        </w:rPr>
      </w:pPr>
      <w:r>
        <w:rPr>
          <w:rFonts w:cs="Arial"/>
          <w:sz w:val="24"/>
          <w:szCs w:val="24"/>
        </w:rPr>
        <w:t>Claim</w:t>
      </w:r>
    </w:p>
    <w:p w14:paraId="3BDB6C65" w14:textId="77777777"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ClaimResponse</w:t>
      </w:r>
      <w:proofErr w:type="spellEnd"/>
    </w:p>
    <w:p w14:paraId="5DDF45C6"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Communication</w:t>
      </w:r>
    </w:p>
    <w:p w14:paraId="38C7E4EF"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Condition</w:t>
      </w:r>
    </w:p>
    <w:p w14:paraId="7DD37175" w14:textId="17E77539" w:rsidR="000A7EC6" w:rsidRDefault="000A7EC6" w:rsidP="000A34C0">
      <w:pPr>
        <w:pStyle w:val="BodyText"/>
        <w:numPr>
          <w:ilvl w:val="0"/>
          <w:numId w:val="26"/>
        </w:numPr>
        <w:rPr>
          <w:rFonts w:cs="Arial"/>
          <w:sz w:val="24"/>
          <w:szCs w:val="24"/>
        </w:rPr>
      </w:pPr>
      <w:r w:rsidRPr="005559F3">
        <w:rPr>
          <w:rFonts w:cs="Arial"/>
          <w:sz w:val="24"/>
          <w:szCs w:val="24"/>
        </w:rPr>
        <w:t>Coverage</w:t>
      </w:r>
    </w:p>
    <w:p w14:paraId="2588BE36" w14:textId="00B7737C" w:rsidR="00567E35" w:rsidRDefault="00567E35" w:rsidP="000A34C0">
      <w:pPr>
        <w:pStyle w:val="BodyText"/>
        <w:numPr>
          <w:ilvl w:val="0"/>
          <w:numId w:val="26"/>
        </w:numPr>
        <w:rPr>
          <w:rFonts w:cs="Arial"/>
          <w:sz w:val="24"/>
          <w:szCs w:val="24"/>
        </w:rPr>
      </w:pPr>
      <w:proofErr w:type="spellStart"/>
      <w:r>
        <w:rPr>
          <w:rFonts w:cs="Arial"/>
          <w:sz w:val="24"/>
          <w:szCs w:val="24"/>
        </w:rPr>
        <w:t>DocumentReference</w:t>
      </w:r>
      <w:proofErr w:type="spellEnd"/>
    </w:p>
    <w:p w14:paraId="18D60DE0" w14:textId="36DF6443" w:rsidR="00567E35" w:rsidRDefault="00567E35" w:rsidP="000A34C0">
      <w:pPr>
        <w:pStyle w:val="BodyText"/>
        <w:numPr>
          <w:ilvl w:val="0"/>
          <w:numId w:val="26"/>
        </w:numPr>
        <w:rPr>
          <w:rFonts w:cs="Arial"/>
          <w:sz w:val="24"/>
          <w:szCs w:val="24"/>
        </w:rPr>
      </w:pPr>
      <w:r>
        <w:rPr>
          <w:rFonts w:cs="Arial"/>
          <w:sz w:val="24"/>
          <w:szCs w:val="24"/>
        </w:rPr>
        <w:t>Encounter</w:t>
      </w:r>
    </w:p>
    <w:p w14:paraId="331626B9" w14:textId="55DAE378" w:rsidR="00567E35" w:rsidRPr="005559F3" w:rsidRDefault="00567E35" w:rsidP="000A34C0">
      <w:pPr>
        <w:pStyle w:val="BodyText"/>
        <w:numPr>
          <w:ilvl w:val="0"/>
          <w:numId w:val="26"/>
        </w:numPr>
        <w:rPr>
          <w:rFonts w:cs="Arial"/>
          <w:sz w:val="24"/>
          <w:szCs w:val="24"/>
        </w:rPr>
      </w:pPr>
      <w:proofErr w:type="spellStart"/>
      <w:r>
        <w:rPr>
          <w:rFonts w:cs="Arial"/>
          <w:sz w:val="24"/>
          <w:szCs w:val="24"/>
        </w:rPr>
        <w:t>EpisodeOfCare</w:t>
      </w:r>
      <w:proofErr w:type="spellEnd"/>
    </w:p>
    <w:p w14:paraId="23558EE9" w14:textId="109D5729" w:rsidR="000A7EC6" w:rsidRPr="005559F3" w:rsidRDefault="00567E35" w:rsidP="000A34C0">
      <w:pPr>
        <w:pStyle w:val="BodyText"/>
        <w:numPr>
          <w:ilvl w:val="0"/>
          <w:numId w:val="26"/>
        </w:numPr>
        <w:rPr>
          <w:rFonts w:cs="Arial"/>
          <w:sz w:val="24"/>
          <w:szCs w:val="24"/>
        </w:rPr>
      </w:pPr>
      <w:proofErr w:type="spellStart"/>
      <w:r>
        <w:rPr>
          <w:rFonts w:cs="Arial"/>
          <w:sz w:val="24"/>
          <w:szCs w:val="24"/>
        </w:rPr>
        <w:t>ExplanationOfBenefit</w:t>
      </w:r>
      <w:proofErr w:type="spellEnd"/>
    </w:p>
    <w:p w14:paraId="2458353F" w14:textId="20C8421F" w:rsidR="000A7EC6" w:rsidRPr="005559F3" w:rsidRDefault="00567E35" w:rsidP="000A34C0">
      <w:pPr>
        <w:pStyle w:val="BodyText"/>
        <w:numPr>
          <w:ilvl w:val="0"/>
          <w:numId w:val="26"/>
        </w:numPr>
        <w:rPr>
          <w:rFonts w:cs="Arial"/>
          <w:sz w:val="24"/>
          <w:szCs w:val="24"/>
        </w:rPr>
      </w:pPr>
      <w:r>
        <w:rPr>
          <w:rFonts w:cs="Arial"/>
          <w:sz w:val="24"/>
          <w:szCs w:val="24"/>
        </w:rPr>
        <w:t>Flag</w:t>
      </w:r>
    </w:p>
    <w:p w14:paraId="34568005" w14:textId="73C442FE" w:rsidR="00567E35" w:rsidRDefault="00567E35" w:rsidP="000A34C0">
      <w:pPr>
        <w:pStyle w:val="BodyText"/>
        <w:numPr>
          <w:ilvl w:val="0"/>
          <w:numId w:val="26"/>
        </w:numPr>
        <w:rPr>
          <w:rFonts w:cs="Arial"/>
          <w:sz w:val="24"/>
          <w:szCs w:val="24"/>
        </w:rPr>
      </w:pPr>
      <w:proofErr w:type="spellStart"/>
      <w:r>
        <w:rPr>
          <w:rFonts w:cs="Arial"/>
          <w:sz w:val="24"/>
          <w:szCs w:val="24"/>
        </w:rPr>
        <w:lastRenderedPageBreak/>
        <w:t>HealthcareService</w:t>
      </w:r>
      <w:proofErr w:type="spellEnd"/>
    </w:p>
    <w:p w14:paraId="4B4B01DC" w14:textId="75D56327" w:rsidR="002206B7" w:rsidRDefault="002206B7" w:rsidP="000A34C0">
      <w:pPr>
        <w:pStyle w:val="BodyText"/>
        <w:numPr>
          <w:ilvl w:val="0"/>
          <w:numId w:val="26"/>
        </w:numPr>
        <w:rPr>
          <w:rFonts w:cs="Arial"/>
          <w:sz w:val="24"/>
          <w:szCs w:val="24"/>
        </w:rPr>
      </w:pPr>
      <w:r>
        <w:rPr>
          <w:rFonts w:cs="Arial"/>
          <w:sz w:val="24"/>
          <w:szCs w:val="24"/>
        </w:rPr>
        <w:t>Location</w:t>
      </w:r>
    </w:p>
    <w:p w14:paraId="66FF78FE" w14:textId="3692229A"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Medication</w:t>
      </w:r>
      <w:r w:rsidR="002206B7">
        <w:rPr>
          <w:rFonts w:cs="Arial"/>
          <w:sz w:val="24"/>
          <w:szCs w:val="24"/>
        </w:rPr>
        <w:t>Order</w:t>
      </w:r>
      <w:proofErr w:type="spellEnd"/>
    </w:p>
    <w:p w14:paraId="71D19092" w14:textId="6695F512"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Medication</w:t>
      </w:r>
      <w:r w:rsidR="002206B7">
        <w:rPr>
          <w:rFonts w:cs="Arial"/>
          <w:sz w:val="24"/>
          <w:szCs w:val="24"/>
        </w:rPr>
        <w:t>Request</w:t>
      </w:r>
      <w:proofErr w:type="spellEnd"/>
    </w:p>
    <w:p w14:paraId="4F61FB7B" w14:textId="35D7A6D1" w:rsidR="000A7EC6" w:rsidRDefault="000A7EC6" w:rsidP="000A34C0">
      <w:pPr>
        <w:pStyle w:val="BodyText"/>
        <w:numPr>
          <w:ilvl w:val="0"/>
          <w:numId w:val="26"/>
        </w:numPr>
        <w:rPr>
          <w:rFonts w:cs="Arial"/>
          <w:sz w:val="24"/>
          <w:szCs w:val="24"/>
        </w:rPr>
      </w:pPr>
      <w:proofErr w:type="spellStart"/>
      <w:r w:rsidRPr="005559F3">
        <w:rPr>
          <w:rFonts w:cs="Arial"/>
          <w:sz w:val="24"/>
          <w:szCs w:val="24"/>
        </w:rPr>
        <w:t>MessageHeader</w:t>
      </w:r>
      <w:proofErr w:type="spellEnd"/>
    </w:p>
    <w:p w14:paraId="2D276C34" w14:textId="13E5DDEE" w:rsidR="002206B7" w:rsidRPr="005559F3" w:rsidRDefault="002206B7" w:rsidP="000A34C0">
      <w:pPr>
        <w:pStyle w:val="BodyText"/>
        <w:numPr>
          <w:ilvl w:val="0"/>
          <w:numId w:val="26"/>
        </w:numPr>
        <w:rPr>
          <w:rFonts w:cs="Arial"/>
          <w:sz w:val="24"/>
          <w:szCs w:val="24"/>
        </w:rPr>
      </w:pPr>
      <w:r>
        <w:rPr>
          <w:rFonts w:cs="Arial"/>
          <w:sz w:val="24"/>
          <w:szCs w:val="24"/>
        </w:rPr>
        <w:t>Observation</w:t>
      </w:r>
    </w:p>
    <w:p w14:paraId="0323B1FC"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Organization</w:t>
      </w:r>
    </w:p>
    <w:p w14:paraId="1D9DF3AA" w14:textId="77777777" w:rsidR="000A7EC6" w:rsidRPr="005559F3" w:rsidRDefault="000A7EC6" w:rsidP="000A34C0">
      <w:pPr>
        <w:pStyle w:val="BodyText"/>
        <w:numPr>
          <w:ilvl w:val="0"/>
          <w:numId w:val="26"/>
        </w:numPr>
        <w:rPr>
          <w:rFonts w:cs="Arial"/>
          <w:sz w:val="24"/>
          <w:szCs w:val="24"/>
        </w:rPr>
      </w:pPr>
      <w:r w:rsidRPr="005559F3">
        <w:rPr>
          <w:rFonts w:cs="Arial"/>
          <w:sz w:val="24"/>
          <w:szCs w:val="24"/>
        </w:rPr>
        <w:t>Patient</w:t>
      </w:r>
    </w:p>
    <w:p w14:paraId="4F998611" w14:textId="44BCED48" w:rsidR="000A7EC6" w:rsidRPr="005559F3" w:rsidRDefault="000A7EC6" w:rsidP="000A34C0">
      <w:pPr>
        <w:pStyle w:val="BodyText"/>
        <w:numPr>
          <w:ilvl w:val="0"/>
          <w:numId w:val="26"/>
        </w:numPr>
        <w:rPr>
          <w:rFonts w:cs="Arial"/>
          <w:sz w:val="24"/>
          <w:szCs w:val="24"/>
        </w:rPr>
      </w:pPr>
      <w:proofErr w:type="spellStart"/>
      <w:r w:rsidRPr="005559F3">
        <w:rPr>
          <w:rFonts w:cs="Arial"/>
          <w:sz w:val="24"/>
          <w:szCs w:val="24"/>
        </w:rPr>
        <w:t>Payment</w:t>
      </w:r>
      <w:r w:rsidR="002206B7">
        <w:rPr>
          <w:rFonts w:cs="Arial"/>
          <w:sz w:val="24"/>
          <w:szCs w:val="24"/>
        </w:rPr>
        <w:t>Reconciliation</w:t>
      </w:r>
      <w:proofErr w:type="spellEnd"/>
    </w:p>
    <w:p w14:paraId="4FB914B0" w14:textId="6BF06556" w:rsidR="000A7EC6" w:rsidRDefault="000A7EC6" w:rsidP="000A34C0">
      <w:pPr>
        <w:pStyle w:val="BodyText"/>
        <w:numPr>
          <w:ilvl w:val="0"/>
          <w:numId w:val="26"/>
        </w:numPr>
        <w:rPr>
          <w:rFonts w:cs="Arial"/>
          <w:sz w:val="24"/>
          <w:szCs w:val="24"/>
        </w:rPr>
      </w:pPr>
      <w:r w:rsidRPr="005559F3">
        <w:rPr>
          <w:rFonts w:cs="Arial"/>
          <w:sz w:val="24"/>
          <w:szCs w:val="24"/>
        </w:rPr>
        <w:t>Practitioner</w:t>
      </w:r>
    </w:p>
    <w:p w14:paraId="006C8696" w14:textId="213CC071" w:rsidR="002206B7" w:rsidRDefault="002206B7" w:rsidP="000A34C0">
      <w:pPr>
        <w:pStyle w:val="BodyText"/>
        <w:numPr>
          <w:ilvl w:val="0"/>
          <w:numId w:val="26"/>
        </w:numPr>
        <w:rPr>
          <w:rFonts w:cs="Arial"/>
          <w:sz w:val="24"/>
          <w:szCs w:val="24"/>
        </w:rPr>
      </w:pPr>
      <w:proofErr w:type="spellStart"/>
      <w:r>
        <w:rPr>
          <w:rFonts w:cs="Arial"/>
          <w:sz w:val="24"/>
          <w:szCs w:val="24"/>
        </w:rPr>
        <w:t>PractitionerRole</w:t>
      </w:r>
      <w:proofErr w:type="spellEnd"/>
    </w:p>
    <w:p w14:paraId="32AF812C" w14:textId="52DE96ED" w:rsidR="002206B7" w:rsidRPr="005559F3" w:rsidRDefault="002206B7" w:rsidP="000A34C0">
      <w:pPr>
        <w:pStyle w:val="BodyText"/>
        <w:numPr>
          <w:ilvl w:val="0"/>
          <w:numId w:val="26"/>
        </w:numPr>
        <w:rPr>
          <w:rFonts w:cs="Arial"/>
          <w:sz w:val="24"/>
          <w:szCs w:val="24"/>
        </w:rPr>
      </w:pPr>
      <w:r>
        <w:rPr>
          <w:rFonts w:cs="Arial"/>
          <w:sz w:val="24"/>
          <w:szCs w:val="24"/>
        </w:rPr>
        <w:t>Procedure</w:t>
      </w:r>
    </w:p>
    <w:p w14:paraId="60AE34F9" w14:textId="5C921257" w:rsidR="000A7EC6" w:rsidRDefault="000A7EC6" w:rsidP="000A34C0">
      <w:pPr>
        <w:pStyle w:val="BodyText"/>
        <w:numPr>
          <w:ilvl w:val="0"/>
          <w:numId w:val="26"/>
        </w:numPr>
        <w:rPr>
          <w:rFonts w:cs="Arial"/>
          <w:sz w:val="24"/>
          <w:szCs w:val="24"/>
        </w:rPr>
      </w:pPr>
      <w:proofErr w:type="spellStart"/>
      <w:r w:rsidRPr="005559F3">
        <w:rPr>
          <w:rFonts w:cs="Arial"/>
          <w:sz w:val="24"/>
          <w:szCs w:val="24"/>
        </w:rPr>
        <w:t>Proce</w:t>
      </w:r>
      <w:r w:rsidR="002206B7">
        <w:rPr>
          <w:rFonts w:cs="Arial"/>
          <w:sz w:val="24"/>
          <w:szCs w:val="24"/>
        </w:rPr>
        <w:t>dure</w:t>
      </w:r>
      <w:r w:rsidRPr="005559F3">
        <w:rPr>
          <w:rFonts w:cs="Arial"/>
          <w:sz w:val="24"/>
          <w:szCs w:val="24"/>
        </w:rPr>
        <w:t>Re</w:t>
      </w:r>
      <w:r w:rsidR="002206B7">
        <w:rPr>
          <w:rFonts w:cs="Arial"/>
          <w:sz w:val="24"/>
          <w:szCs w:val="24"/>
        </w:rPr>
        <w:t>quest</w:t>
      </w:r>
      <w:proofErr w:type="spellEnd"/>
    </w:p>
    <w:p w14:paraId="6AD66EF1" w14:textId="596D998A" w:rsidR="002206B7" w:rsidRDefault="002206B7" w:rsidP="000A34C0">
      <w:pPr>
        <w:pStyle w:val="BodyText"/>
        <w:numPr>
          <w:ilvl w:val="0"/>
          <w:numId w:val="26"/>
        </w:numPr>
        <w:rPr>
          <w:rFonts w:cs="Arial"/>
          <w:sz w:val="24"/>
          <w:szCs w:val="24"/>
        </w:rPr>
      </w:pPr>
      <w:proofErr w:type="spellStart"/>
      <w:r>
        <w:rPr>
          <w:rFonts w:cs="Arial"/>
          <w:sz w:val="24"/>
          <w:szCs w:val="24"/>
        </w:rPr>
        <w:t>RelatedPerson</w:t>
      </w:r>
      <w:proofErr w:type="spellEnd"/>
    </w:p>
    <w:p w14:paraId="4ED8EA51" w14:textId="266EA190" w:rsidR="002206B7" w:rsidRDefault="002206B7" w:rsidP="000A34C0">
      <w:pPr>
        <w:pStyle w:val="BodyText"/>
        <w:numPr>
          <w:ilvl w:val="0"/>
          <w:numId w:val="26"/>
        </w:numPr>
        <w:rPr>
          <w:lang w:eastAsia="en-US"/>
        </w:rPr>
      </w:pPr>
      <w:proofErr w:type="spellStart"/>
      <w:r>
        <w:rPr>
          <w:rFonts w:cs="Arial"/>
          <w:sz w:val="24"/>
          <w:szCs w:val="24"/>
        </w:rPr>
        <w:t>ValueSet</w:t>
      </w:r>
      <w:proofErr w:type="spellEnd"/>
    </w:p>
    <w:p w14:paraId="7D38CEAD" w14:textId="77777777" w:rsidR="002206B7" w:rsidRDefault="002206B7" w:rsidP="002206B7">
      <w:pPr>
        <w:pStyle w:val="BodyText"/>
        <w:rPr>
          <w:lang w:eastAsia="en-US"/>
        </w:rPr>
      </w:pPr>
    </w:p>
    <w:p w14:paraId="33BC8C4D" w14:textId="77777777" w:rsidR="00382275" w:rsidRDefault="00382275" w:rsidP="002206B7">
      <w:pPr>
        <w:pStyle w:val="BodyText"/>
        <w:rPr>
          <w:lang w:eastAsia="en-US"/>
        </w:rPr>
      </w:pPr>
    </w:p>
    <w:p w14:paraId="36770AF8" w14:textId="77777777" w:rsidR="00382275" w:rsidRPr="002206B7" w:rsidRDefault="00382275" w:rsidP="002206B7">
      <w:pPr>
        <w:pStyle w:val="BodyText"/>
        <w:rPr>
          <w:lang w:eastAsia="en-US"/>
        </w:rPr>
      </w:pPr>
    </w:p>
    <w:p w14:paraId="5759E38B" w14:textId="2DA6BD95" w:rsidR="005A24B2" w:rsidRPr="005559F3" w:rsidRDefault="00377177" w:rsidP="00382275">
      <w:pPr>
        <w:pStyle w:val="Heading3"/>
      </w:pPr>
      <w:bookmarkStart w:id="872" w:name="_Toc512931848"/>
      <w:r w:rsidRPr="005559F3">
        <w:t>JSON Format</w:t>
      </w:r>
      <w:bookmarkEnd w:id="872"/>
    </w:p>
    <w:p w14:paraId="15840C60" w14:textId="2D5E16BB" w:rsidR="005D6F8B" w:rsidRPr="005559F3" w:rsidRDefault="00691AEA" w:rsidP="00691AEA">
      <w:pPr>
        <w:pStyle w:val="BodyText"/>
        <w:rPr>
          <w:sz w:val="24"/>
          <w:szCs w:val="24"/>
          <w:lang w:eastAsia="en-US"/>
        </w:rPr>
      </w:pPr>
      <w:r w:rsidRPr="005559F3">
        <w:rPr>
          <w:sz w:val="24"/>
          <w:szCs w:val="24"/>
          <w:lang w:eastAsia="en-US"/>
        </w:rPr>
        <w:t>Messages are formatted using the JSON format</w:t>
      </w:r>
      <w:r w:rsidR="006072A5">
        <w:rPr>
          <w:sz w:val="24"/>
          <w:szCs w:val="24"/>
          <w:lang w:eastAsia="en-US"/>
        </w:rPr>
        <w:t xml:space="preserve"> and implement a Bundle FHIR Resource.</w:t>
      </w:r>
    </w:p>
    <w:p w14:paraId="4D5F88A0" w14:textId="6C08A96D" w:rsidR="00691AEA" w:rsidRPr="005559F3" w:rsidRDefault="00700BC1" w:rsidP="005D6F8B">
      <w:pPr>
        <w:pStyle w:val="BodyText"/>
        <w:rPr>
          <w:sz w:val="24"/>
          <w:szCs w:val="24"/>
          <w:lang w:eastAsia="en-US"/>
        </w:rPr>
      </w:pPr>
      <w:r w:rsidRPr="005559F3">
        <w:rPr>
          <w:sz w:val="24"/>
          <w:szCs w:val="24"/>
          <w:lang w:eastAsia="en-US"/>
        </w:rPr>
        <w:t xml:space="preserve">Refer to </w:t>
      </w:r>
      <w:hyperlink r:id="rId20" w:history="1">
        <w:r w:rsidRPr="005559F3">
          <w:rPr>
            <w:rStyle w:val="Hyperlink"/>
            <w:sz w:val="24"/>
            <w:szCs w:val="24"/>
            <w:lang w:eastAsia="en-US"/>
          </w:rPr>
          <w:t>https://www.hl7.org/fhir/json.html</w:t>
        </w:r>
      </w:hyperlink>
      <w:r w:rsidRPr="005559F3">
        <w:rPr>
          <w:sz w:val="24"/>
          <w:szCs w:val="24"/>
          <w:lang w:eastAsia="en-US"/>
        </w:rPr>
        <w:t xml:space="preserve"> for JSON representation of FHIR Resources.</w:t>
      </w:r>
    </w:p>
    <w:p w14:paraId="7FCBF3AF" w14:textId="60EECC56" w:rsidR="00691AEA" w:rsidRPr="005559F3" w:rsidRDefault="00691AEA" w:rsidP="00691AEA"/>
    <w:p w14:paraId="2A5B6011" w14:textId="5075754B" w:rsidR="005D6F8B" w:rsidRPr="005559F3" w:rsidRDefault="00D13B07" w:rsidP="005559F3">
      <w:pPr>
        <w:pStyle w:val="Heading4"/>
      </w:pPr>
      <w:r w:rsidRPr="005559F3">
        <w:t>837</w:t>
      </w:r>
      <w:r w:rsidR="002206B7">
        <w:t>I</w:t>
      </w:r>
      <w:r w:rsidR="005D6F8B" w:rsidRPr="005559F3">
        <w:t xml:space="preserve"> </w:t>
      </w:r>
      <w:r w:rsidR="002206B7">
        <w:t>Health Care Claim Institutional</w:t>
      </w:r>
      <w:r w:rsidR="005D6F8B" w:rsidRPr="005559F3">
        <w:t xml:space="preserve"> FHIR bundle</w:t>
      </w:r>
    </w:p>
    <w:p w14:paraId="0E812AF8" w14:textId="60A3896B" w:rsidR="005D6F8B" w:rsidRPr="002206B7" w:rsidRDefault="00382275" w:rsidP="005D6F8B">
      <w:pPr>
        <w:pStyle w:val="BodyText"/>
        <w:rPr>
          <w:sz w:val="24"/>
          <w:szCs w:val="24"/>
          <w:lang w:eastAsia="en-US"/>
        </w:rPr>
      </w:pPr>
      <w:r>
        <w:rPr>
          <w:sz w:val="24"/>
          <w:szCs w:val="24"/>
          <w:lang w:eastAsia="en-US"/>
        </w:rPr>
        <w:t>A B</w:t>
      </w:r>
      <w:r w:rsidR="005D6F8B" w:rsidRPr="002206B7">
        <w:rPr>
          <w:sz w:val="24"/>
          <w:szCs w:val="24"/>
          <w:lang w:eastAsia="en-US"/>
        </w:rPr>
        <w:t>undle implementing a</w:t>
      </w:r>
      <w:r w:rsidR="0079134A">
        <w:rPr>
          <w:sz w:val="24"/>
          <w:szCs w:val="24"/>
          <w:lang w:eastAsia="en-US"/>
        </w:rPr>
        <w:t>n</w:t>
      </w:r>
      <w:r w:rsidR="005D6F8B" w:rsidRPr="002206B7">
        <w:rPr>
          <w:sz w:val="24"/>
          <w:szCs w:val="24"/>
          <w:lang w:eastAsia="en-US"/>
        </w:rPr>
        <w:t xml:space="preserve"> </w:t>
      </w:r>
      <w:r w:rsidR="00D13B07" w:rsidRPr="002206B7">
        <w:rPr>
          <w:sz w:val="24"/>
          <w:szCs w:val="24"/>
          <w:lang w:eastAsia="en-US"/>
        </w:rPr>
        <w:t>837</w:t>
      </w:r>
      <w:r w:rsidR="002206B7" w:rsidRPr="002206B7">
        <w:rPr>
          <w:sz w:val="24"/>
          <w:szCs w:val="24"/>
          <w:lang w:eastAsia="en-US"/>
        </w:rPr>
        <w:t>I</w:t>
      </w:r>
      <w:r w:rsidR="005D6F8B" w:rsidRPr="002206B7">
        <w:rPr>
          <w:sz w:val="24"/>
          <w:szCs w:val="24"/>
          <w:lang w:eastAsia="en-US"/>
        </w:rPr>
        <w:t xml:space="preserve"> sent to FSC will have the following structure:</w:t>
      </w:r>
    </w:p>
    <w:p w14:paraId="0C5A27D1" w14:textId="3635F9EC" w:rsidR="005D6F8B" w:rsidRPr="002206B7" w:rsidRDefault="00A30EA1" w:rsidP="005D6F8B">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DC1A34">
        <w:rPr>
          <w:sz w:val="24"/>
          <w:szCs w:val="24"/>
          <w:lang w:eastAsia="en-US"/>
        </w:rPr>
        <w:t xml:space="preserve"> </w:t>
      </w:r>
      <w:r w:rsidR="00B24ECA">
        <w:rPr>
          <w:sz w:val="24"/>
          <w:szCs w:val="24"/>
          <w:lang w:eastAsia="en-US"/>
        </w:rPr>
        <w:t>section 3.3.1.</w:t>
      </w:r>
    </w:p>
    <w:p w14:paraId="5B2CA687" w14:textId="77777777" w:rsidR="00CE35E6" w:rsidRPr="005559F3" w:rsidRDefault="00CE35E6" w:rsidP="005D6F8B">
      <w:pPr>
        <w:pStyle w:val="BodyText"/>
        <w:rPr>
          <w:lang w:eastAsia="en-US"/>
        </w:rPr>
      </w:pPr>
    </w:p>
    <w:p w14:paraId="764AF015" w14:textId="4E679E51" w:rsidR="002206B7" w:rsidRPr="005559F3" w:rsidRDefault="002206B7" w:rsidP="002206B7">
      <w:pPr>
        <w:pStyle w:val="Heading4"/>
      </w:pPr>
      <w:r w:rsidRPr="005559F3">
        <w:t>837</w:t>
      </w:r>
      <w:r>
        <w:t>P</w:t>
      </w:r>
      <w:r w:rsidRPr="005559F3">
        <w:t xml:space="preserve"> </w:t>
      </w:r>
      <w:r>
        <w:t>Health Care Claim Professional</w:t>
      </w:r>
      <w:r w:rsidRPr="005559F3">
        <w:t xml:space="preserve"> FHIR bundle</w:t>
      </w:r>
    </w:p>
    <w:p w14:paraId="33E953CF" w14:textId="6FC6C6BD" w:rsidR="002206B7" w:rsidRPr="002206B7" w:rsidRDefault="00382275" w:rsidP="002206B7">
      <w:pPr>
        <w:pStyle w:val="BodyText"/>
        <w:rPr>
          <w:sz w:val="24"/>
          <w:szCs w:val="24"/>
          <w:lang w:eastAsia="en-US"/>
        </w:rPr>
      </w:pPr>
      <w:r>
        <w:rPr>
          <w:sz w:val="24"/>
          <w:szCs w:val="24"/>
          <w:lang w:eastAsia="en-US"/>
        </w:rPr>
        <w:t>A B</w:t>
      </w:r>
      <w:r w:rsidR="002206B7" w:rsidRPr="002206B7">
        <w:rPr>
          <w:sz w:val="24"/>
          <w:szCs w:val="24"/>
          <w:lang w:eastAsia="en-US"/>
        </w:rPr>
        <w:t>undle implementing a</w:t>
      </w:r>
      <w:r w:rsidR="0079134A">
        <w:rPr>
          <w:sz w:val="24"/>
          <w:szCs w:val="24"/>
          <w:lang w:eastAsia="en-US"/>
        </w:rPr>
        <w:t>n</w:t>
      </w:r>
      <w:r w:rsidR="002206B7" w:rsidRPr="002206B7">
        <w:rPr>
          <w:sz w:val="24"/>
          <w:szCs w:val="24"/>
          <w:lang w:eastAsia="en-US"/>
        </w:rPr>
        <w:t xml:space="preserve"> 837P sent to FSC will have the following structure:</w:t>
      </w:r>
    </w:p>
    <w:p w14:paraId="6DE50710" w14:textId="286C7D3A" w:rsidR="002206B7" w:rsidRPr="00382275" w:rsidRDefault="00A30EA1" w:rsidP="002206B7">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3.3.2.</w:t>
      </w:r>
    </w:p>
    <w:p w14:paraId="79B6277B" w14:textId="77777777" w:rsidR="005D6F8B" w:rsidRPr="005559F3" w:rsidRDefault="005D6F8B" w:rsidP="005D6F8B">
      <w:pPr>
        <w:pStyle w:val="BodyText"/>
        <w:rPr>
          <w:lang w:eastAsia="en-US"/>
        </w:rPr>
      </w:pPr>
    </w:p>
    <w:p w14:paraId="5C15A07A" w14:textId="56C6F019" w:rsidR="005D6F8B" w:rsidRPr="005559F3" w:rsidRDefault="002206B7" w:rsidP="005559F3">
      <w:pPr>
        <w:pStyle w:val="Heading4"/>
      </w:pPr>
      <w:r w:rsidRPr="005559F3">
        <w:t>837</w:t>
      </w:r>
      <w:r>
        <w:t>D</w:t>
      </w:r>
      <w:r w:rsidRPr="005559F3">
        <w:t xml:space="preserve"> </w:t>
      </w:r>
      <w:r>
        <w:t>Health Care Claim Dental</w:t>
      </w:r>
      <w:r w:rsidRPr="005559F3">
        <w:t xml:space="preserve"> </w:t>
      </w:r>
      <w:r w:rsidR="005D6F8B" w:rsidRPr="005559F3">
        <w:t>FHIR bundle</w:t>
      </w:r>
    </w:p>
    <w:p w14:paraId="44BA5FD5" w14:textId="4A5FE6D1" w:rsidR="005D6F8B" w:rsidRPr="005559F3" w:rsidRDefault="00382275" w:rsidP="005D6F8B">
      <w:pPr>
        <w:pStyle w:val="BodyText"/>
        <w:rPr>
          <w:sz w:val="24"/>
          <w:szCs w:val="24"/>
          <w:lang w:eastAsia="en-US"/>
        </w:rPr>
      </w:pPr>
      <w:r>
        <w:rPr>
          <w:sz w:val="24"/>
          <w:szCs w:val="24"/>
          <w:lang w:eastAsia="en-US"/>
        </w:rPr>
        <w:t>A B</w:t>
      </w:r>
      <w:r w:rsidR="005D6F8B" w:rsidRPr="005559F3">
        <w:rPr>
          <w:sz w:val="24"/>
          <w:szCs w:val="24"/>
          <w:lang w:eastAsia="en-US"/>
        </w:rPr>
        <w:t>undle implementing a</w:t>
      </w:r>
      <w:r w:rsidR="0079134A">
        <w:rPr>
          <w:sz w:val="24"/>
          <w:szCs w:val="24"/>
          <w:lang w:eastAsia="en-US"/>
        </w:rPr>
        <w:t>n</w:t>
      </w:r>
      <w:r w:rsidR="005D6F8B" w:rsidRPr="005559F3">
        <w:rPr>
          <w:sz w:val="24"/>
          <w:szCs w:val="24"/>
          <w:lang w:eastAsia="en-US"/>
        </w:rPr>
        <w:t xml:space="preserve"> </w:t>
      </w:r>
      <w:r w:rsidR="00D13B07" w:rsidRPr="005559F3">
        <w:rPr>
          <w:sz w:val="24"/>
          <w:szCs w:val="24"/>
          <w:lang w:eastAsia="en-US"/>
        </w:rPr>
        <w:t>837</w:t>
      </w:r>
      <w:r w:rsidR="002206B7">
        <w:rPr>
          <w:sz w:val="24"/>
          <w:szCs w:val="24"/>
          <w:lang w:eastAsia="en-US"/>
        </w:rPr>
        <w:t>D</w:t>
      </w:r>
      <w:r w:rsidR="005D6F8B" w:rsidRPr="005559F3">
        <w:rPr>
          <w:sz w:val="24"/>
          <w:szCs w:val="24"/>
          <w:lang w:eastAsia="en-US"/>
        </w:rPr>
        <w:t xml:space="preserve"> sent </w:t>
      </w:r>
      <w:r w:rsidR="002206B7">
        <w:rPr>
          <w:sz w:val="24"/>
          <w:szCs w:val="24"/>
          <w:lang w:eastAsia="en-US"/>
        </w:rPr>
        <w:t>to</w:t>
      </w:r>
      <w:r w:rsidR="005D6F8B" w:rsidRPr="005559F3">
        <w:rPr>
          <w:sz w:val="24"/>
          <w:szCs w:val="24"/>
          <w:lang w:eastAsia="en-US"/>
        </w:rPr>
        <w:t xml:space="preserve"> FSC will have the following structure:</w:t>
      </w:r>
    </w:p>
    <w:p w14:paraId="6092B71D" w14:textId="605BA047" w:rsidR="00A30EA1" w:rsidRPr="002206B7" w:rsidRDefault="00A30EA1" w:rsidP="00A30EA1">
      <w:pPr>
        <w:pStyle w:val="BodyText"/>
        <w:rPr>
          <w:sz w:val="24"/>
          <w:szCs w:val="24"/>
          <w:lang w:eastAsia="en-US"/>
        </w:rPr>
      </w:pPr>
      <w:r>
        <w:rPr>
          <w:sz w:val="24"/>
          <w:szCs w:val="24"/>
          <w:lang w:eastAsia="en-US"/>
        </w:rPr>
        <w:t xml:space="preserve">See </w:t>
      </w:r>
      <w:r w:rsidR="00382275">
        <w:rPr>
          <w:sz w:val="24"/>
          <w:szCs w:val="24"/>
          <w:lang w:eastAsia="en-US"/>
        </w:rPr>
        <w:t>A</w:t>
      </w:r>
      <w:r>
        <w:rPr>
          <w:sz w:val="24"/>
          <w:szCs w:val="24"/>
          <w:lang w:eastAsia="en-US"/>
        </w:rPr>
        <w:t>ppendix A</w:t>
      </w:r>
      <w:r w:rsidR="005C2688">
        <w:rPr>
          <w:sz w:val="24"/>
          <w:szCs w:val="24"/>
          <w:lang w:eastAsia="en-US"/>
        </w:rPr>
        <w:t xml:space="preserve"> section 3.3.3.</w:t>
      </w:r>
    </w:p>
    <w:p w14:paraId="04F12DE9" w14:textId="77777777" w:rsidR="005D6F8B" w:rsidRPr="005559F3" w:rsidRDefault="005D6F8B" w:rsidP="005A24B2">
      <w:pPr>
        <w:pStyle w:val="BodyText"/>
        <w:rPr>
          <w:lang w:eastAsia="en-US"/>
        </w:rPr>
      </w:pPr>
    </w:p>
    <w:p w14:paraId="67F2E9ED" w14:textId="1A13CF05" w:rsidR="00377177" w:rsidRPr="005559F3" w:rsidRDefault="00377177" w:rsidP="005559F3">
      <w:pPr>
        <w:pStyle w:val="Heading3"/>
      </w:pPr>
      <w:bookmarkStart w:id="873" w:name="_Toc512931849"/>
      <w:r w:rsidRPr="005559F3">
        <w:t>Bundle Definition</w:t>
      </w:r>
      <w:bookmarkEnd w:id="873"/>
    </w:p>
    <w:p w14:paraId="7548A161" w14:textId="77777777" w:rsidR="004A1A91" w:rsidRDefault="004A1A91" w:rsidP="00232237">
      <w:r>
        <w:t>A Bundle is a top-level container in FHIR that contains all the FHIR resources desired for a transaction between MCCF EDI TAS and FSC.</w:t>
      </w:r>
    </w:p>
    <w:p w14:paraId="5227ED66" w14:textId="46A7BEB6" w:rsidR="005D6F8B" w:rsidRPr="005559F3" w:rsidRDefault="005D6F8B" w:rsidP="005D6F8B">
      <w:pPr>
        <w:autoSpaceDE w:val="0"/>
        <w:autoSpaceDN w:val="0"/>
        <w:rPr>
          <w:rFonts w:cs="Arial"/>
        </w:rPr>
      </w:pPr>
      <w:r w:rsidRPr="005559F3">
        <w:rPr>
          <w:rFonts w:cs="Arial"/>
        </w:rPr>
        <w:t xml:space="preserve">A Bundle is a container for resources, enabling grouping and </w:t>
      </w:r>
      <w:r w:rsidR="00B4330F" w:rsidRPr="005559F3">
        <w:rPr>
          <w:rFonts w:cs="Arial"/>
        </w:rPr>
        <w:t>transmitting</w:t>
      </w:r>
      <w:r w:rsidRPr="005559F3">
        <w:rPr>
          <w:rFonts w:cs="Arial"/>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lang w:eastAsia="en-US"/>
        </w:rPr>
      </w:pPr>
    </w:p>
    <w:p w14:paraId="6A663DED" w14:textId="77777777" w:rsidR="00700BC1" w:rsidRPr="005559F3" w:rsidRDefault="00700BC1" w:rsidP="00700BC1">
      <w:pPr>
        <w:pStyle w:val="BodyText"/>
        <w:keepNext/>
      </w:pPr>
      <w:r w:rsidRPr="005559F3">
        <w:rPr>
          <w:noProof/>
          <w:lang w:eastAsia="en-US"/>
        </w:rPr>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497B43A0" w14:textId="0D511207" w:rsidR="007F0AFE" w:rsidRDefault="00700BC1" w:rsidP="00700BC1">
      <w:pPr>
        <w:pStyle w:val="Caption"/>
      </w:pPr>
      <w:bookmarkStart w:id="874" w:name="_Toc512931880"/>
      <w:r w:rsidRPr="005559F3">
        <w:t xml:space="preserve">Figure </w:t>
      </w:r>
      <w:r w:rsidR="00AD390A">
        <w:fldChar w:fldCharType="begin"/>
      </w:r>
      <w:r w:rsidR="00AD390A">
        <w:instrText xml:space="preserve"> SEQ Figure \* ARABIC </w:instrText>
      </w:r>
      <w:r w:rsidR="00AD390A">
        <w:fldChar w:fldCharType="separate"/>
      </w:r>
      <w:r w:rsidR="00F234DB">
        <w:rPr>
          <w:noProof/>
        </w:rPr>
        <w:t>4</w:t>
      </w:r>
      <w:r w:rsidR="00AD390A">
        <w:rPr>
          <w:noProof/>
        </w:rPr>
        <w:fldChar w:fldCharType="end"/>
      </w:r>
      <w:r w:rsidRPr="005559F3">
        <w:t xml:space="preserve"> </w:t>
      </w:r>
      <w:r w:rsidR="005D3E58">
        <w:t>–</w:t>
      </w:r>
      <w:r w:rsidRPr="005559F3">
        <w:t xml:space="preserve"> </w:t>
      </w:r>
      <w:r w:rsidR="005D3E58">
        <w:t xml:space="preserve">Example FHIR Bundle </w:t>
      </w:r>
      <w:r w:rsidR="0027130F">
        <w:t>Content</w:t>
      </w:r>
      <w:bookmarkEnd w:id="874"/>
      <w:r w:rsidR="005D3E58">
        <w:t xml:space="preserve"> </w:t>
      </w:r>
    </w:p>
    <w:p w14:paraId="6F628F1A" w14:textId="57225CB8" w:rsidR="00700BC1" w:rsidRPr="00737A0D" w:rsidRDefault="00700BC1" w:rsidP="00700BC1">
      <w:pPr>
        <w:pStyle w:val="Caption"/>
        <w:rPr>
          <w:i w:val="0"/>
        </w:rPr>
      </w:pPr>
      <w:r w:rsidRPr="00737A0D">
        <w:rPr>
          <w:i w:val="0"/>
        </w:rPr>
        <w:t xml:space="preserve">Source </w:t>
      </w:r>
      <w:hyperlink r:id="rId22" w:history="1">
        <w:r w:rsidRPr="00737A0D">
          <w:rPr>
            <w:rStyle w:val="Hyperlink"/>
            <w:i w:val="0"/>
          </w:rPr>
          <w:t>https://fhir-drills.github.io/bundle.html</w:t>
        </w:r>
      </w:hyperlink>
    </w:p>
    <w:p w14:paraId="43549EF2" w14:textId="3DEF37C8" w:rsidR="00700BC1" w:rsidRPr="005559F3" w:rsidRDefault="00700BC1" w:rsidP="00700BC1">
      <w:pPr>
        <w:pStyle w:val="BodyText"/>
        <w:rPr>
          <w:lang w:eastAsia="en-US"/>
        </w:rPr>
      </w:pPr>
    </w:p>
    <w:p w14:paraId="55AD5134" w14:textId="77777777" w:rsidR="00700BC1" w:rsidRPr="005559F3" w:rsidRDefault="00700BC1" w:rsidP="00700BC1">
      <w:pPr>
        <w:pStyle w:val="BodyText"/>
        <w:keepNext/>
      </w:pPr>
      <w:r w:rsidRPr="005559F3">
        <w:rPr>
          <w:noProof/>
          <w:lang w:eastAsia="en-US"/>
        </w:rPr>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1BF8505D" w14:textId="76360E3D" w:rsidR="007F0AFE" w:rsidRDefault="00700BC1" w:rsidP="00700BC1">
      <w:pPr>
        <w:pStyle w:val="Caption"/>
      </w:pPr>
      <w:bookmarkStart w:id="875" w:name="_Toc512931881"/>
      <w:r w:rsidRPr="005559F3">
        <w:t xml:space="preserve">Figure </w:t>
      </w:r>
      <w:r w:rsidR="00AD390A">
        <w:fldChar w:fldCharType="begin"/>
      </w:r>
      <w:r w:rsidR="00AD390A">
        <w:instrText xml:space="preserve"> SEQ Figure \* ARABIC </w:instrText>
      </w:r>
      <w:r w:rsidR="00AD390A">
        <w:fldChar w:fldCharType="separate"/>
      </w:r>
      <w:r w:rsidR="00F234DB">
        <w:rPr>
          <w:noProof/>
        </w:rPr>
        <w:t>5</w:t>
      </w:r>
      <w:r w:rsidR="00AD390A">
        <w:rPr>
          <w:noProof/>
        </w:rPr>
        <w:fldChar w:fldCharType="end"/>
      </w:r>
      <w:r w:rsidRPr="005559F3">
        <w:t xml:space="preserve"> </w:t>
      </w:r>
      <w:r w:rsidR="005D3E58">
        <w:t>–</w:t>
      </w:r>
      <w:r w:rsidRPr="005559F3">
        <w:t xml:space="preserve"> </w:t>
      </w:r>
      <w:r w:rsidR="005D3E58">
        <w:t>Example FHIR Bundle</w:t>
      </w:r>
      <w:bookmarkEnd w:id="875"/>
      <w:r w:rsidR="005D3E58">
        <w:t xml:space="preserve"> </w:t>
      </w:r>
    </w:p>
    <w:p w14:paraId="75112A3A" w14:textId="18DE1C81" w:rsidR="00700BC1" w:rsidRPr="007F0AFE" w:rsidRDefault="00700BC1" w:rsidP="00700BC1">
      <w:pPr>
        <w:pStyle w:val="Caption"/>
        <w:rPr>
          <w:i w:val="0"/>
        </w:rPr>
      </w:pPr>
      <w:r w:rsidRPr="007F0AFE">
        <w:rPr>
          <w:i w:val="0"/>
        </w:rPr>
        <w:t xml:space="preserve">Source </w:t>
      </w:r>
      <w:hyperlink r:id="rId24" w:history="1">
        <w:r w:rsidRPr="007F0AFE">
          <w:rPr>
            <w:rStyle w:val="Hyperlink"/>
            <w:i w:val="0"/>
          </w:rPr>
          <w:t>https://www.hl7.org/fhir/bundle.html</w:t>
        </w:r>
      </w:hyperlink>
    </w:p>
    <w:p w14:paraId="0B66FD08" w14:textId="2FB36D6D" w:rsidR="00377177" w:rsidRPr="009F1404" w:rsidRDefault="00377177" w:rsidP="000F354C">
      <w:pPr>
        <w:pStyle w:val="BodyText"/>
        <w:ind w:left="720"/>
        <w:rPr>
          <w:sz w:val="24"/>
          <w:szCs w:val="24"/>
          <w:lang w:eastAsia="en-US"/>
        </w:rPr>
      </w:pPr>
    </w:p>
    <w:p w14:paraId="4C5D3598" w14:textId="77777777" w:rsidR="009F1404" w:rsidRPr="005559F3" w:rsidRDefault="009F1404" w:rsidP="009F1404">
      <w:pPr>
        <w:pStyle w:val="BodyText"/>
        <w:ind w:left="720"/>
        <w:rPr>
          <w:lang w:eastAsia="en-US"/>
        </w:rPr>
      </w:pPr>
    </w:p>
    <w:p w14:paraId="10BE7ED4" w14:textId="199E4CA7" w:rsidR="007E71D7" w:rsidRPr="005559F3" w:rsidRDefault="00D952B0" w:rsidP="007E71D7">
      <w:pPr>
        <w:pStyle w:val="Heading2"/>
      </w:pPr>
      <w:bookmarkStart w:id="876" w:name="_Toc216071617"/>
      <w:bookmarkStart w:id="877" w:name="_Toc263270966"/>
      <w:bookmarkStart w:id="878" w:name="_Toc263271245"/>
      <w:bookmarkStart w:id="879" w:name="_Toc377477606"/>
      <w:bookmarkStart w:id="880" w:name="_Toc512931850"/>
      <w:r w:rsidRPr="005559F3">
        <w:t>Communications Methods</w:t>
      </w:r>
      <w:bookmarkStart w:id="881" w:name="_Toc216071618"/>
      <w:bookmarkStart w:id="882" w:name="_Toc263270967"/>
      <w:bookmarkStart w:id="883" w:name="_Toc263271246"/>
      <w:bookmarkStart w:id="884" w:name="_Toc377477607"/>
      <w:bookmarkEnd w:id="876"/>
      <w:bookmarkEnd w:id="877"/>
      <w:bookmarkEnd w:id="878"/>
      <w:bookmarkEnd w:id="879"/>
      <w:bookmarkEnd w:id="880"/>
    </w:p>
    <w:p w14:paraId="0A82E2C0" w14:textId="4408AD00" w:rsidR="00377177" w:rsidRPr="005559F3" w:rsidRDefault="00377177" w:rsidP="00377177">
      <w:pPr>
        <w:pStyle w:val="Heading3"/>
      </w:pPr>
      <w:bookmarkStart w:id="885" w:name="_Toc512931851"/>
      <w:r w:rsidRPr="005559F3">
        <w:t>Ports and Protocols</w:t>
      </w:r>
      <w:bookmarkEnd w:id="885"/>
    </w:p>
    <w:p w14:paraId="3C4F7100" w14:textId="6603810E" w:rsidR="007E71D7" w:rsidRPr="005559F3" w:rsidRDefault="007E71D7" w:rsidP="005559F3">
      <w:pPr>
        <w:pStyle w:val="Heading4"/>
      </w:pPr>
      <w:r w:rsidRPr="005559F3">
        <w:t>HTTP(S)</w:t>
      </w:r>
    </w:p>
    <w:p w14:paraId="2F7AD8FE" w14:textId="62B760AC" w:rsidR="00A640B1" w:rsidRPr="005559F3" w:rsidRDefault="00DD48EB" w:rsidP="00A640B1">
      <w:pPr>
        <w:pStyle w:val="BodyText"/>
        <w:rPr>
          <w:sz w:val="24"/>
          <w:szCs w:val="24"/>
          <w:lang w:eastAsia="en-US"/>
        </w:rPr>
      </w:pPr>
      <w:r>
        <w:rPr>
          <w:sz w:val="24"/>
          <w:szCs w:val="24"/>
          <w:lang w:eastAsia="en-US"/>
        </w:rPr>
        <w:t>Can be u</w:t>
      </w:r>
      <w:r w:rsidR="00A640B1" w:rsidRPr="005559F3">
        <w:rPr>
          <w:sz w:val="24"/>
          <w:szCs w:val="24"/>
          <w:lang w:eastAsia="en-US"/>
        </w:rPr>
        <w:t>sed for real time comm</w:t>
      </w:r>
      <w:r w:rsidR="00245E23" w:rsidRPr="005559F3">
        <w:rPr>
          <w:sz w:val="24"/>
          <w:szCs w:val="24"/>
          <w:lang w:eastAsia="en-US"/>
        </w:rPr>
        <w:t>unication.</w:t>
      </w:r>
    </w:p>
    <w:p w14:paraId="722F74EC" w14:textId="61DE9565" w:rsidR="007E71D7" w:rsidRPr="005559F3" w:rsidRDefault="004A1A91" w:rsidP="005559F3">
      <w:pPr>
        <w:pStyle w:val="Heading4"/>
      </w:pPr>
      <w:r>
        <w:t>Advanced Message Queuing Protocol (</w:t>
      </w:r>
      <w:r w:rsidR="007E71D7" w:rsidRPr="005559F3">
        <w:t>AMQP</w:t>
      </w:r>
      <w:r>
        <w:t>)</w:t>
      </w:r>
    </w:p>
    <w:p w14:paraId="1BE1B564" w14:textId="30048977" w:rsidR="007E71D7" w:rsidRPr="00382275" w:rsidRDefault="00A640B1" w:rsidP="007E71D7">
      <w:pPr>
        <w:pStyle w:val="BodyText"/>
        <w:rPr>
          <w:sz w:val="24"/>
          <w:szCs w:val="24"/>
          <w:lang w:eastAsia="en-US"/>
        </w:rPr>
      </w:pPr>
      <w:r w:rsidRPr="005559F3">
        <w:rPr>
          <w:sz w:val="24"/>
          <w:szCs w:val="24"/>
          <w:lang w:eastAsia="en-US"/>
        </w:rPr>
        <w:t>AMQP offers reliable messaging via queues.</w:t>
      </w:r>
    </w:p>
    <w:p w14:paraId="20A8AA85" w14:textId="21A04DEB" w:rsidR="00377177" w:rsidRPr="005559F3" w:rsidRDefault="00377177" w:rsidP="005559F3">
      <w:pPr>
        <w:pStyle w:val="Heading3"/>
      </w:pPr>
      <w:bookmarkStart w:id="886" w:name="_Toc512931852"/>
      <w:r w:rsidRPr="005559F3">
        <w:lastRenderedPageBreak/>
        <w:t>ESB Configuration(s)</w:t>
      </w:r>
      <w:bookmarkEnd w:id="886"/>
    </w:p>
    <w:p w14:paraId="356657E4" w14:textId="6C2E7076" w:rsidR="00F5044E" w:rsidRDefault="00F5044E" w:rsidP="00F5044E">
      <w:r w:rsidRPr="005559F3">
        <w:t>T</w:t>
      </w:r>
      <w:r>
        <w:t>BD</w:t>
      </w:r>
    </w:p>
    <w:p w14:paraId="191D0393" w14:textId="34EAF92F" w:rsidR="00377177" w:rsidRPr="005559F3" w:rsidRDefault="00F5044E" w:rsidP="00171493">
      <w:pPr>
        <w:pStyle w:val="Heading3"/>
      </w:pPr>
      <w:r w:rsidRPr="005559F3">
        <w:t xml:space="preserve"> </w:t>
      </w:r>
      <w:bookmarkStart w:id="887" w:name="_Toc512931853"/>
      <w:r w:rsidR="00377177" w:rsidRPr="005559F3">
        <w:t>System Configuration</w:t>
      </w:r>
      <w:bookmarkEnd w:id="887"/>
    </w:p>
    <w:p w14:paraId="61278038" w14:textId="2C4C38EA" w:rsidR="00377177" w:rsidRPr="005559F3" w:rsidRDefault="00A640B1" w:rsidP="00171493">
      <w:r w:rsidRPr="005559F3">
        <w:t xml:space="preserve">TBD </w:t>
      </w:r>
    </w:p>
    <w:p w14:paraId="054FEF37" w14:textId="7C2637E7" w:rsidR="00D952B0" w:rsidRPr="005559F3" w:rsidRDefault="00D952B0" w:rsidP="005559F3">
      <w:pPr>
        <w:pStyle w:val="Heading2"/>
      </w:pPr>
      <w:bookmarkStart w:id="888" w:name="_Toc512931854"/>
      <w:r w:rsidRPr="005559F3">
        <w:t>Performance Requirements</w:t>
      </w:r>
      <w:bookmarkEnd w:id="881"/>
      <w:bookmarkEnd w:id="882"/>
      <w:bookmarkEnd w:id="883"/>
      <w:bookmarkEnd w:id="884"/>
      <w:bookmarkEnd w:id="888"/>
    </w:p>
    <w:p w14:paraId="613B85DD" w14:textId="4BF36CC0" w:rsidR="00A640B1" w:rsidRPr="00D43B3E" w:rsidRDefault="007F0AFE" w:rsidP="00AE7212">
      <w:r>
        <w:t xml:space="preserve">Please refer to the </w:t>
      </w:r>
      <w:r w:rsidR="001461C2" w:rsidRPr="00D43B3E">
        <w:t xml:space="preserve">System Design Document (SDD); Medical Care Collection Fund (MCCF) - Electronic Data Interchange Transaction Application Suite (EDI TAS) </w:t>
      </w:r>
      <w:hyperlink r:id="rId25" w:history="1">
        <w:r>
          <w:rPr>
            <w:rStyle w:val="Hyperlink"/>
          </w:rPr>
          <w:t>https://vaww.oed.portal.va.gov/pm/hape/ipt_5010/EDI_Portfolio/TASCore/MCCF_EDI_TAS_System_Design_Document_v0.7.pdf</w:t>
        </w:r>
      </w:hyperlink>
      <w:r>
        <w:t xml:space="preserve"> </w:t>
      </w:r>
      <w:r w:rsidRPr="00D43B3E" w:rsidDel="007F0AFE">
        <w:t xml:space="preserve"> </w:t>
      </w:r>
      <w:r w:rsidR="001461C2" w:rsidRPr="00D43B3E">
        <w:t xml:space="preserve">if </w:t>
      </w:r>
      <w:r w:rsidR="00D43B3E">
        <w:t>n</w:t>
      </w:r>
      <w:r w:rsidR="001461C2" w:rsidRPr="00D43B3E">
        <w:t>eeded.</w:t>
      </w:r>
    </w:p>
    <w:p w14:paraId="5156ED2B" w14:textId="77777777" w:rsidR="001461C2" w:rsidRPr="005559F3" w:rsidRDefault="001461C2" w:rsidP="00A640B1">
      <w:pPr>
        <w:pStyle w:val="BodyText"/>
        <w:rPr>
          <w:lang w:eastAsia="en-US"/>
        </w:rPr>
      </w:pPr>
    </w:p>
    <w:p w14:paraId="054FEF39" w14:textId="0373D55C" w:rsidR="00D952B0" w:rsidRPr="005559F3" w:rsidRDefault="00D952B0" w:rsidP="005559F3">
      <w:pPr>
        <w:pStyle w:val="Heading2"/>
      </w:pPr>
      <w:bookmarkStart w:id="889" w:name="_Toc216071619"/>
      <w:bookmarkStart w:id="890" w:name="_Toc263270968"/>
      <w:bookmarkStart w:id="891" w:name="_Toc263271247"/>
      <w:bookmarkStart w:id="892" w:name="_Toc377477608"/>
      <w:bookmarkStart w:id="893" w:name="_Toc512931855"/>
      <w:r w:rsidRPr="005559F3">
        <w:t>Security</w:t>
      </w:r>
      <w:bookmarkEnd w:id="889"/>
      <w:bookmarkEnd w:id="890"/>
      <w:bookmarkEnd w:id="891"/>
      <w:bookmarkEnd w:id="892"/>
      <w:bookmarkEnd w:id="893"/>
    </w:p>
    <w:p w14:paraId="17EC557D" w14:textId="5C4BD2C3" w:rsidR="00D43B3E" w:rsidRPr="00D43B3E" w:rsidRDefault="00AE7212" w:rsidP="00D43B3E">
      <w:pPr>
        <w:pStyle w:val="BodyText"/>
        <w:rPr>
          <w:sz w:val="24"/>
          <w:szCs w:val="24"/>
          <w:lang w:eastAsia="en-US"/>
        </w:rPr>
      </w:pPr>
      <w:r>
        <w:rPr>
          <w:sz w:val="24"/>
          <w:szCs w:val="24"/>
          <w:lang w:eastAsia="en-US"/>
        </w:rPr>
        <w:t xml:space="preserve">Please refer to the </w:t>
      </w:r>
      <w:r w:rsidR="00D43B3E" w:rsidRPr="00D43B3E">
        <w:rPr>
          <w:sz w:val="24"/>
          <w:szCs w:val="24"/>
          <w:lang w:eastAsia="en-US"/>
        </w:rPr>
        <w:t>System Design Document (SDD); Medical Care Collection</w:t>
      </w:r>
      <w:r w:rsidR="005C2688">
        <w:rPr>
          <w:sz w:val="24"/>
          <w:szCs w:val="24"/>
          <w:lang w:eastAsia="en-US"/>
        </w:rPr>
        <w:t>s</w:t>
      </w:r>
      <w:r w:rsidR="00D43B3E" w:rsidRPr="00D43B3E">
        <w:rPr>
          <w:sz w:val="24"/>
          <w:szCs w:val="24"/>
          <w:lang w:eastAsia="en-US"/>
        </w:rPr>
        <w:t xml:space="preserve"> Fund (MCCF) - Electronic Data Interchange Transaction Application Suite (EDI TAS) </w:t>
      </w:r>
      <w:hyperlink r:id="rId26" w:history="1">
        <w:r w:rsidRPr="00ED6C26">
          <w:rPr>
            <w:rStyle w:val="Hyperlink"/>
            <w:sz w:val="24"/>
            <w:szCs w:val="24"/>
          </w:rPr>
          <w:t>https://vaww.oed.portal.va.gov/pm/hape/ipt_5010/EDI_Portfolio/TASCore/MCCF_EDI_TAS_System_Design_Document_v0.7.pdf</w:t>
        </w:r>
      </w:hyperlink>
      <w:r w:rsidR="00737A0D">
        <w:rPr>
          <w:sz w:val="24"/>
          <w:szCs w:val="24"/>
        </w:rPr>
        <w:t xml:space="preserve"> </w:t>
      </w:r>
      <w:r w:rsidR="00D43B3E" w:rsidRPr="00D43B3E">
        <w:rPr>
          <w:sz w:val="24"/>
          <w:szCs w:val="24"/>
          <w:lang w:eastAsia="en-US"/>
        </w:rPr>
        <w:t xml:space="preserve">if </w:t>
      </w:r>
      <w:r w:rsidR="00D43B3E">
        <w:rPr>
          <w:sz w:val="24"/>
          <w:szCs w:val="24"/>
          <w:lang w:eastAsia="en-US"/>
        </w:rPr>
        <w:t>n</w:t>
      </w:r>
      <w:r w:rsidR="00D43B3E" w:rsidRPr="00D43B3E">
        <w:rPr>
          <w:sz w:val="24"/>
          <w:szCs w:val="24"/>
          <w:lang w:eastAsia="en-US"/>
        </w:rPr>
        <w:t>eeded.</w:t>
      </w:r>
    </w:p>
    <w:p w14:paraId="19139306" w14:textId="77777777" w:rsidR="00A640B1" w:rsidRPr="005559F3" w:rsidRDefault="00A640B1" w:rsidP="00A640B1">
      <w:pPr>
        <w:pStyle w:val="BodyText"/>
        <w:rPr>
          <w:lang w:eastAsia="en-US"/>
        </w:rPr>
      </w:pPr>
    </w:p>
    <w:p w14:paraId="1E985BD9" w14:textId="42C0BCEE" w:rsidR="00A640B1" w:rsidRDefault="00377177" w:rsidP="00A640B1">
      <w:pPr>
        <w:pStyle w:val="Heading2"/>
        <w:rPr>
          <w:ins w:id="894" w:author="Steffen Maerdian" w:date="2018-04-18T17:58:00Z"/>
        </w:rPr>
      </w:pPr>
      <w:bookmarkStart w:id="895" w:name="_Toc512931856"/>
      <w:bookmarkStart w:id="896" w:name="_Toc216071620"/>
      <w:bookmarkStart w:id="897" w:name="_Toc263270969"/>
      <w:bookmarkStart w:id="898" w:name="_Toc263271248"/>
      <w:bookmarkStart w:id="899" w:name="_Toc377477609"/>
      <w:r w:rsidRPr="005559F3">
        <w:t>Testing Requirements</w:t>
      </w:r>
      <w:bookmarkEnd w:id="895"/>
    </w:p>
    <w:p w14:paraId="69EE5322" w14:textId="77777777" w:rsidR="00A82B99" w:rsidRPr="00CE3AF2" w:rsidRDefault="00A82B99" w:rsidP="00A82B99">
      <w:pPr>
        <w:pStyle w:val="BodyText"/>
        <w:rPr>
          <w:ins w:id="900" w:author="Steffen Maerdian" w:date="2018-04-18T17:58:00Z"/>
          <w:sz w:val="24"/>
          <w:szCs w:val="24"/>
          <w:lang w:eastAsia="en-US"/>
        </w:rPr>
      </w:pPr>
      <w:ins w:id="901" w:author="Steffen Maerdian" w:date="2018-04-18T17:58:00Z">
        <w:r w:rsidRPr="00CE3AF2">
          <w:rPr>
            <w:sz w:val="24"/>
            <w:szCs w:val="24"/>
            <w:lang w:eastAsia="en-US"/>
          </w:rPr>
          <w:t>All the QA testing activities are defined in tasks tied to acceptance criteria in a user story. For each testing category there will be a unique user story. The testing categories are:</w:t>
        </w:r>
      </w:ins>
    </w:p>
    <w:p w14:paraId="76F82C5F" w14:textId="77777777" w:rsidR="00A82B99" w:rsidRPr="00CE3AF2" w:rsidRDefault="00A82B99" w:rsidP="00A82B99">
      <w:pPr>
        <w:pStyle w:val="BodyText"/>
        <w:numPr>
          <w:ilvl w:val="0"/>
          <w:numId w:val="33"/>
        </w:numPr>
        <w:rPr>
          <w:ins w:id="902" w:author="Steffen Maerdian" w:date="2018-04-18T17:58:00Z"/>
          <w:sz w:val="24"/>
          <w:szCs w:val="24"/>
          <w:lang w:eastAsia="en-US"/>
        </w:rPr>
      </w:pPr>
      <w:ins w:id="903" w:author="Steffen Maerdian" w:date="2018-04-18T17:58:00Z">
        <w:r w:rsidRPr="00CE3AF2">
          <w:rPr>
            <w:sz w:val="24"/>
            <w:szCs w:val="24"/>
            <w:lang w:eastAsia="en-US"/>
          </w:rPr>
          <w:t>Connectivity/</w:t>
        </w:r>
        <w:proofErr w:type="spellStart"/>
        <w:r w:rsidRPr="00CE3AF2">
          <w:rPr>
            <w:sz w:val="24"/>
            <w:szCs w:val="24"/>
            <w:lang w:eastAsia="en-US"/>
          </w:rPr>
          <w:t>Secuirity</w:t>
        </w:r>
        <w:proofErr w:type="spellEnd"/>
      </w:ins>
    </w:p>
    <w:p w14:paraId="29CB1D5E" w14:textId="77777777" w:rsidR="00A82B99" w:rsidRPr="00CE3AF2" w:rsidRDefault="00A82B99" w:rsidP="00A82B99">
      <w:pPr>
        <w:pStyle w:val="BodyText"/>
        <w:numPr>
          <w:ilvl w:val="0"/>
          <w:numId w:val="33"/>
        </w:numPr>
        <w:rPr>
          <w:ins w:id="904" w:author="Steffen Maerdian" w:date="2018-04-18T17:58:00Z"/>
          <w:sz w:val="24"/>
          <w:szCs w:val="24"/>
          <w:lang w:eastAsia="en-US"/>
        </w:rPr>
      </w:pPr>
      <w:ins w:id="905" w:author="Steffen Maerdian" w:date="2018-04-18T17:58:00Z">
        <w:r w:rsidRPr="00CE3AF2">
          <w:rPr>
            <w:sz w:val="24"/>
            <w:szCs w:val="24"/>
            <w:lang w:eastAsia="en-US"/>
          </w:rPr>
          <w:t xml:space="preserve">End to End </w:t>
        </w:r>
      </w:ins>
    </w:p>
    <w:p w14:paraId="70326581" w14:textId="77777777" w:rsidR="00A82B99" w:rsidRPr="00CE3AF2" w:rsidRDefault="00A82B99" w:rsidP="00A82B99">
      <w:pPr>
        <w:pStyle w:val="BodyText"/>
        <w:numPr>
          <w:ilvl w:val="1"/>
          <w:numId w:val="33"/>
        </w:numPr>
        <w:rPr>
          <w:ins w:id="906" w:author="Steffen Maerdian" w:date="2018-04-18T17:58:00Z"/>
          <w:sz w:val="24"/>
          <w:szCs w:val="24"/>
          <w:lang w:eastAsia="en-US"/>
        </w:rPr>
      </w:pPr>
      <w:ins w:id="907" w:author="Steffen Maerdian" w:date="2018-04-18T17:58:00Z">
        <w:r w:rsidRPr="00CE3AF2">
          <w:rPr>
            <w:sz w:val="24"/>
            <w:szCs w:val="24"/>
            <w:lang w:eastAsia="en-US"/>
          </w:rPr>
          <w:t>There might be 2 different End to End test run at different times.</w:t>
        </w:r>
      </w:ins>
    </w:p>
    <w:p w14:paraId="586CF535" w14:textId="77777777" w:rsidR="00A82B99" w:rsidRPr="00CE3AF2" w:rsidRDefault="00A82B99" w:rsidP="00A82B99">
      <w:pPr>
        <w:pStyle w:val="BodyText"/>
        <w:numPr>
          <w:ilvl w:val="0"/>
          <w:numId w:val="33"/>
        </w:numPr>
        <w:rPr>
          <w:ins w:id="908" w:author="Steffen Maerdian" w:date="2018-04-18T17:58:00Z"/>
          <w:sz w:val="24"/>
          <w:szCs w:val="24"/>
          <w:lang w:eastAsia="en-US"/>
        </w:rPr>
      </w:pPr>
      <w:ins w:id="909" w:author="Steffen Maerdian" w:date="2018-04-18T17:58:00Z">
        <w:r w:rsidRPr="00CE3AF2">
          <w:rPr>
            <w:sz w:val="24"/>
            <w:szCs w:val="24"/>
            <w:lang w:eastAsia="en-US"/>
          </w:rPr>
          <w:t>Regression testing/Error handling</w:t>
        </w:r>
      </w:ins>
    </w:p>
    <w:p w14:paraId="6707C918" w14:textId="77777777" w:rsidR="00A82B99" w:rsidRPr="00CE3AF2" w:rsidRDefault="00A82B99" w:rsidP="00A82B99">
      <w:pPr>
        <w:pStyle w:val="BodyText"/>
        <w:numPr>
          <w:ilvl w:val="0"/>
          <w:numId w:val="33"/>
        </w:numPr>
        <w:rPr>
          <w:ins w:id="910" w:author="Steffen Maerdian" w:date="2018-04-18T17:58:00Z"/>
          <w:sz w:val="24"/>
          <w:szCs w:val="24"/>
          <w:lang w:eastAsia="en-US"/>
        </w:rPr>
      </w:pPr>
      <w:ins w:id="911" w:author="Steffen Maerdian" w:date="2018-04-18T17:58:00Z">
        <w:r w:rsidRPr="00CE3AF2">
          <w:rPr>
            <w:sz w:val="24"/>
            <w:szCs w:val="24"/>
            <w:lang w:eastAsia="en-US"/>
          </w:rPr>
          <w:t>Volume testing</w:t>
        </w:r>
      </w:ins>
    </w:p>
    <w:p w14:paraId="30BA8B91" w14:textId="77777777" w:rsidR="00A82B99" w:rsidRPr="00CE3AF2" w:rsidRDefault="00A82B99" w:rsidP="00A82B99">
      <w:pPr>
        <w:pStyle w:val="BodyText"/>
        <w:numPr>
          <w:ilvl w:val="1"/>
          <w:numId w:val="33"/>
        </w:numPr>
        <w:rPr>
          <w:ins w:id="912" w:author="Steffen Maerdian" w:date="2018-04-18T17:58:00Z"/>
          <w:sz w:val="24"/>
          <w:szCs w:val="24"/>
          <w:lang w:eastAsia="en-US"/>
        </w:rPr>
      </w:pPr>
      <w:ins w:id="913" w:author="Steffen Maerdian" w:date="2018-04-18T17:58:00Z">
        <w:r w:rsidRPr="00CE3AF2">
          <w:rPr>
            <w:sz w:val="24"/>
            <w:szCs w:val="24"/>
            <w:lang w:eastAsia="en-US"/>
          </w:rPr>
          <w:t>Performance testing</w:t>
        </w:r>
      </w:ins>
    </w:p>
    <w:p w14:paraId="7F88F816" w14:textId="77777777" w:rsidR="00A82B99" w:rsidRPr="00CE3AF2" w:rsidRDefault="00A82B99" w:rsidP="00A82B99">
      <w:pPr>
        <w:pStyle w:val="BodyText"/>
        <w:numPr>
          <w:ilvl w:val="1"/>
          <w:numId w:val="33"/>
        </w:numPr>
        <w:rPr>
          <w:ins w:id="914" w:author="Steffen Maerdian" w:date="2018-04-18T17:58:00Z"/>
          <w:sz w:val="24"/>
          <w:szCs w:val="24"/>
          <w:lang w:eastAsia="en-US"/>
        </w:rPr>
      </w:pPr>
      <w:ins w:id="915" w:author="Steffen Maerdian" w:date="2018-04-18T17:58:00Z">
        <w:r w:rsidRPr="00CE3AF2">
          <w:rPr>
            <w:sz w:val="24"/>
            <w:szCs w:val="24"/>
            <w:lang w:eastAsia="en-US"/>
          </w:rPr>
          <w:t>Endurance testing</w:t>
        </w:r>
      </w:ins>
    </w:p>
    <w:p w14:paraId="44A26FF5" w14:textId="77777777" w:rsidR="00A82B99" w:rsidRPr="00CE3AF2" w:rsidRDefault="00A82B99" w:rsidP="00A82B99">
      <w:pPr>
        <w:pStyle w:val="BodyText"/>
        <w:numPr>
          <w:ilvl w:val="1"/>
          <w:numId w:val="33"/>
        </w:numPr>
        <w:rPr>
          <w:ins w:id="916" w:author="Steffen Maerdian" w:date="2018-04-18T17:58:00Z"/>
          <w:sz w:val="24"/>
          <w:szCs w:val="24"/>
          <w:lang w:eastAsia="en-US"/>
        </w:rPr>
      </w:pPr>
      <w:ins w:id="917" w:author="Steffen Maerdian" w:date="2018-04-18T17:58:00Z">
        <w:r w:rsidRPr="00CE3AF2">
          <w:rPr>
            <w:sz w:val="24"/>
            <w:szCs w:val="24"/>
            <w:lang w:eastAsia="en-US"/>
          </w:rPr>
          <w:t>Load testing</w:t>
        </w:r>
      </w:ins>
    </w:p>
    <w:p w14:paraId="26ADEF89" w14:textId="77777777" w:rsidR="00A82B99" w:rsidRDefault="00A82B99" w:rsidP="00A82B99">
      <w:pPr>
        <w:pStyle w:val="BodyText"/>
        <w:numPr>
          <w:ilvl w:val="0"/>
          <w:numId w:val="33"/>
        </w:numPr>
        <w:rPr>
          <w:ins w:id="918" w:author="Steffen Maerdian" w:date="2018-04-18T17:58:00Z"/>
          <w:lang w:eastAsia="en-US"/>
        </w:rPr>
      </w:pPr>
      <w:ins w:id="919" w:author="Steffen Maerdian" w:date="2018-04-18T17:58:00Z">
        <w:r w:rsidRPr="00AC3FB9">
          <w:rPr>
            <w:sz w:val="24"/>
            <w:szCs w:val="24"/>
            <w:lang w:eastAsia="en-US"/>
          </w:rPr>
          <w:t>Smoke</w:t>
        </w:r>
        <w:r w:rsidRPr="00CE3AF2">
          <w:rPr>
            <w:sz w:val="24"/>
            <w:szCs w:val="24"/>
            <w:lang w:eastAsia="en-US"/>
          </w:rPr>
          <w:t xml:space="preserve"> testing</w:t>
        </w:r>
      </w:ins>
    </w:p>
    <w:p w14:paraId="771CD76A" w14:textId="77777777" w:rsidR="00A82B99" w:rsidRPr="00AC3FB9" w:rsidRDefault="00A82B99">
      <w:pPr>
        <w:pStyle w:val="BodyText"/>
        <w:pPrChange w:id="920" w:author="Steffen Maerdian" w:date="2018-04-18T17:58:00Z">
          <w:pPr>
            <w:pStyle w:val="Heading2"/>
          </w:pPr>
        </w:pPrChange>
      </w:pPr>
    </w:p>
    <w:p w14:paraId="225F45A0" w14:textId="1DEEC5E9" w:rsidR="00377177" w:rsidRPr="005559F3" w:rsidRDefault="00377177" w:rsidP="005559F3">
      <w:pPr>
        <w:pStyle w:val="Heading3"/>
      </w:pPr>
      <w:bookmarkStart w:id="921" w:name="_Toc512931857"/>
      <w:r w:rsidRPr="005559F3">
        <w:lastRenderedPageBreak/>
        <w:t>Comparison of Data</w:t>
      </w:r>
      <w:bookmarkEnd w:id="921"/>
    </w:p>
    <w:p w14:paraId="2889BDE7" w14:textId="77777777" w:rsidR="00A82B99" w:rsidRPr="00CE3AF2" w:rsidRDefault="00A82B99" w:rsidP="00A82B99">
      <w:pPr>
        <w:pStyle w:val="BodyText"/>
        <w:rPr>
          <w:ins w:id="922" w:author="Steffen Maerdian" w:date="2018-04-18T17:58:00Z"/>
          <w:sz w:val="24"/>
          <w:szCs w:val="24"/>
          <w:lang w:eastAsia="en-US"/>
        </w:rPr>
      </w:pPr>
      <w:ins w:id="923" w:author="Steffen Maerdian" w:date="2018-04-18T17:58:00Z">
        <w:r w:rsidRPr="00CE3AF2">
          <w:rPr>
            <w:sz w:val="24"/>
            <w:szCs w:val="24"/>
            <w:lang w:eastAsia="en-US"/>
          </w:rPr>
          <w:t xml:space="preserve">Testing the FHIR conformance will be based on </w:t>
        </w:r>
        <w:r w:rsidRPr="00CE3AF2">
          <w:fldChar w:fldCharType="begin"/>
        </w:r>
        <w:r w:rsidRPr="00CE3AF2">
          <w:rPr>
            <w:sz w:val="24"/>
            <w:szCs w:val="24"/>
          </w:rPr>
          <w:instrText xml:space="preserve"> HYPERLINK "https://www.hl7.org/fhir/validation.html" </w:instrText>
        </w:r>
        <w:r w:rsidRPr="00CE3AF2">
          <w:fldChar w:fldCharType="separate"/>
        </w:r>
        <w:r w:rsidRPr="00CE3AF2">
          <w:rPr>
            <w:rStyle w:val="Hyperlink"/>
            <w:sz w:val="24"/>
            <w:szCs w:val="24"/>
            <w:lang w:eastAsia="en-US"/>
          </w:rPr>
          <w:t>https://www.hl7.org/fhir/validation.html</w:t>
        </w:r>
        <w:r w:rsidRPr="00CE3AF2">
          <w:rPr>
            <w:rStyle w:val="Hyperlink"/>
            <w:sz w:val="24"/>
            <w:szCs w:val="24"/>
            <w:lang w:eastAsia="en-US"/>
          </w:rPr>
          <w:fldChar w:fldCharType="end"/>
        </w:r>
        <w:r w:rsidRPr="00CE3AF2">
          <w:rPr>
            <w:sz w:val="24"/>
            <w:szCs w:val="24"/>
            <w:lang w:eastAsia="en-US"/>
          </w:rPr>
          <w:t>.</w:t>
        </w:r>
      </w:ins>
    </w:p>
    <w:p w14:paraId="474719DD" w14:textId="77777777" w:rsidR="00A82B99" w:rsidRPr="00CE3AF2" w:rsidRDefault="00A82B99" w:rsidP="00A82B99">
      <w:pPr>
        <w:pStyle w:val="BodyText"/>
        <w:rPr>
          <w:ins w:id="924" w:author="Steffen Maerdian" w:date="2018-04-18T17:58:00Z"/>
          <w:sz w:val="24"/>
          <w:szCs w:val="24"/>
          <w:lang w:eastAsia="en-US"/>
        </w:rPr>
      </w:pPr>
      <w:ins w:id="925" w:author="Steffen Maerdian" w:date="2018-04-18T17:58:00Z">
        <w:r w:rsidRPr="00CE3AF2">
          <w:rPr>
            <w:sz w:val="24"/>
            <w:szCs w:val="24"/>
            <w:lang w:eastAsia="en-US"/>
          </w:rPr>
          <w:t>Business Rules will have to be specifically defined in user stories by the product team (TAS).</w:t>
        </w:r>
      </w:ins>
    </w:p>
    <w:p w14:paraId="0DB8100D" w14:textId="77777777" w:rsidR="00A82B99" w:rsidRPr="00CE3AF2" w:rsidRDefault="00A82B99" w:rsidP="00A82B99">
      <w:pPr>
        <w:pStyle w:val="BodyText"/>
        <w:numPr>
          <w:ilvl w:val="0"/>
          <w:numId w:val="22"/>
        </w:numPr>
        <w:rPr>
          <w:ins w:id="926" w:author="Steffen Maerdian" w:date="2018-04-18T17:58:00Z"/>
          <w:sz w:val="24"/>
          <w:szCs w:val="24"/>
          <w:lang w:eastAsia="en-US"/>
        </w:rPr>
      </w:pPr>
      <w:ins w:id="927" w:author="Steffen Maerdian" w:date="2018-04-18T17:58:00Z">
        <w:r w:rsidRPr="00CE3AF2">
          <w:rPr>
            <w:sz w:val="24"/>
            <w:szCs w:val="24"/>
            <w:lang w:eastAsia="en-US"/>
          </w:rPr>
          <w:t>Which fields are mandatory from a business perspective?</w:t>
        </w:r>
      </w:ins>
    </w:p>
    <w:p w14:paraId="694C7140" w14:textId="77777777" w:rsidR="00A82B99" w:rsidRPr="00CE3AF2" w:rsidRDefault="00A82B99" w:rsidP="00A82B99">
      <w:pPr>
        <w:pStyle w:val="BodyText"/>
        <w:numPr>
          <w:ilvl w:val="0"/>
          <w:numId w:val="22"/>
        </w:numPr>
        <w:rPr>
          <w:ins w:id="928" w:author="Steffen Maerdian" w:date="2018-04-18T17:58:00Z"/>
          <w:sz w:val="24"/>
          <w:szCs w:val="24"/>
          <w:lang w:eastAsia="en-US"/>
        </w:rPr>
      </w:pPr>
      <w:ins w:id="929" w:author="Steffen Maerdian" w:date="2018-04-18T17:58:00Z">
        <w:r w:rsidRPr="00CE3AF2">
          <w:rPr>
            <w:sz w:val="24"/>
            <w:szCs w:val="24"/>
            <w:lang w:eastAsia="en-US"/>
          </w:rPr>
          <w:t xml:space="preserve">Data </w:t>
        </w:r>
        <w:commentRangeStart w:id="930"/>
        <w:commentRangeStart w:id="931"/>
        <w:r w:rsidRPr="00CE3AF2">
          <w:rPr>
            <w:sz w:val="24"/>
            <w:szCs w:val="24"/>
            <w:lang w:eastAsia="en-US"/>
          </w:rPr>
          <w:t>integrity</w:t>
        </w:r>
        <w:commentRangeEnd w:id="930"/>
        <w:r w:rsidRPr="00CE3AF2">
          <w:rPr>
            <w:rStyle w:val="CommentReference"/>
            <w:rFonts w:eastAsia="Times New Roman"/>
            <w:sz w:val="24"/>
            <w:szCs w:val="24"/>
            <w:lang w:eastAsia="en-US"/>
          </w:rPr>
          <w:commentReference w:id="930"/>
        </w:r>
        <w:commentRangeEnd w:id="931"/>
        <w:r w:rsidRPr="00CE3AF2">
          <w:rPr>
            <w:rStyle w:val="CommentReference"/>
            <w:rFonts w:eastAsia="Times New Roman"/>
            <w:sz w:val="24"/>
            <w:szCs w:val="24"/>
            <w:lang w:eastAsia="en-US"/>
          </w:rPr>
          <w:commentReference w:id="931"/>
        </w:r>
        <w:r w:rsidRPr="00CE3AF2">
          <w:rPr>
            <w:sz w:val="24"/>
            <w:szCs w:val="24"/>
            <w:lang w:eastAsia="en-US"/>
          </w:rPr>
          <w:t>.</w:t>
        </w:r>
      </w:ins>
    </w:p>
    <w:p w14:paraId="34A19CBC" w14:textId="77777777" w:rsidR="00A82B99" w:rsidRPr="00CE3AF2" w:rsidRDefault="00A82B99" w:rsidP="00A82B99">
      <w:pPr>
        <w:numPr>
          <w:ilvl w:val="1"/>
          <w:numId w:val="22"/>
        </w:numPr>
        <w:spacing w:before="120" w:after="120"/>
        <w:rPr>
          <w:ins w:id="932" w:author="Steffen Maerdian" w:date="2018-04-18T17:58:00Z"/>
          <w:rFonts w:cs="Arial"/>
        </w:rPr>
      </w:pPr>
      <w:ins w:id="933" w:author="Steffen Maerdian" w:date="2018-04-18T17:58:00Z">
        <w:r w:rsidRPr="00CE3AF2">
          <w:rPr>
            <w:rFonts w:cs="Arial"/>
          </w:rPr>
          <w:t xml:space="preserve">There are different approaches that </w:t>
        </w:r>
        <w:proofErr w:type="spellStart"/>
        <w:r w:rsidRPr="00CE3AF2">
          <w:rPr>
            <w:rFonts w:cs="Arial"/>
          </w:rPr>
          <w:t>TASCore</w:t>
        </w:r>
        <w:proofErr w:type="spellEnd"/>
        <w:r w:rsidRPr="00CE3AF2">
          <w:rPr>
            <w:rFonts w:cs="Arial"/>
          </w:rPr>
          <w:t xml:space="preserve"> can employ to test data integrity, depending on future user stories and tasks that will define requirements:</w:t>
        </w:r>
      </w:ins>
    </w:p>
    <w:p w14:paraId="3706B522" w14:textId="77777777" w:rsidR="00A82B99" w:rsidRPr="00CE3AF2" w:rsidRDefault="00A82B99" w:rsidP="00A82B99">
      <w:pPr>
        <w:numPr>
          <w:ilvl w:val="2"/>
          <w:numId w:val="22"/>
        </w:numPr>
        <w:spacing w:before="120" w:after="120"/>
        <w:rPr>
          <w:ins w:id="934" w:author="Steffen Maerdian" w:date="2018-04-18T17:58:00Z"/>
          <w:rFonts w:cs="Arial"/>
        </w:rPr>
      </w:pPr>
      <w:ins w:id="935" w:author="Steffen Maerdian" w:date="2018-04-18T17:58:00Z">
        <w:r w:rsidRPr="00CE3AF2">
          <w:rPr>
            <w:rFonts w:cs="Arial"/>
          </w:rPr>
          <w:t>Comparing the source data with the output data.</w:t>
        </w:r>
      </w:ins>
    </w:p>
    <w:p w14:paraId="175FB537" w14:textId="77777777" w:rsidR="00A82B99" w:rsidRPr="00CE3AF2" w:rsidRDefault="00A82B99" w:rsidP="00A82B99">
      <w:pPr>
        <w:numPr>
          <w:ilvl w:val="2"/>
          <w:numId w:val="22"/>
        </w:numPr>
        <w:spacing w:before="120" w:after="120"/>
        <w:rPr>
          <w:ins w:id="936" w:author="Steffen Maerdian" w:date="2018-04-18T17:58:00Z"/>
          <w:rFonts w:cs="Arial"/>
        </w:rPr>
      </w:pPr>
      <w:ins w:id="937" w:author="Steffen Maerdian" w:date="2018-04-18T17:58:00Z">
        <w:r w:rsidRPr="00CE3AF2">
          <w:rPr>
            <w:rFonts w:cs="Arial"/>
          </w:rPr>
          <w:t xml:space="preserve">Parallel testing: Run data through existing data flow and through the new data flow and make sure data match. </w:t>
        </w:r>
      </w:ins>
    </w:p>
    <w:p w14:paraId="4DB7CCFB" w14:textId="77777777" w:rsidR="00A82B99" w:rsidRPr="00CE3AF2" w:rsidRDefault="00A82B99" w:rsidP="00A82B99">
      <w:pPr>
        <w:numPr>
          <w:ilvl w:val="2"/>
          <w:numId w:val="22"/>
        </w:numPr>
        <w:spacing w:before="120" w:after="120"/>
        <w:rPr>
          <w:ins w:id="938" w:author="Steffen Maerdian" w:date="2018-04-18T17:58:00Z"/>
          <w:rFonts w:cs="Arial"/>
        </w:rPr>
      </w:pPr>
      <w:ins w:id="939" w:author="Steffen Maerdian" w:date="2018-04-18T17:58:00Z">
        <w:r w:rsidRPr="00CE3AF2">
          <w:rPr>
            <w:rFonts w:cs="Arial"/>
          </w:rPr>
          <w:t>Conformance testing (FHIR)</w:t>
        </w:r>
      </w:ins>
    </w:p>
    <w:p w14:paraId="1F3F9666" w14:textId="77777777" w:rsidR="00A82B99" w:rsidRPr="00CE3AF2" w:rsidRDefault="00A82B99" w:rsidP="00A82B99">
      <w:pPr>
        <w:numPr>
          <w:ilvl w:val="2"/>
          <w:numId w:val="22"/>
        </w:numPr>
        <w:spacing w:before="120" w:after="120"/>
        <w:rPr>
          <w:ins w:id="940" w:author="Steffen Maerdian" w:date="2018-04-18T17:58:00Z"/>
          <w:rFonts w:cs="Arial"/>
        </w:rPr>
      </w:pPr>
      <w:ins w:id="941" w:author="Steffen Maerdian" w:date="2018-04-18T17:58:00Z">
        <w:r w:rsidRPr="00CE3AF2">
          <w:rPr>
            <w:rFonts w:cs="Arial"/>
          </w:rPr>
          <w:t xml:space="preserve">Data conformity to business specs  </w:t>
        </w:r>
      </w:ins>
    </w:p>
    <w:p w14:paraId="65797908" w14:textId="77777777" w:rsidR="00A82B99" w:rsidRPr="00CE3AF2" w:rsidRDefault="00A82B99" w:rsidP="00A82B99">
      <w:pPr>
        <w:numPr>
          <w:ilvl w:val="3"/>
          <w:numId w:val="22"/>
        </w:numPr>
        <w:spacing w:before="120" w:after="120"/>
        <w:rPr>
          <w:ins w:id="942" w:author="Steffen Maerdian" w:date="2018-04-18T17:58:00Z"/>
          <w:rFonts w:cs="Arial"/>
        </w:rPr>
      </w:pPr>
      <w:ins w:id="943" w:author="Steffen Maerdian" w:date="2018-04-18T17:58:00Z">
        <w:r w:rsidRPr="00CE3AF2">
          <w:rPr>
            <w:rFonts w:cs="Arial"/>
          </w:rPr>
          <w:t>Date format</w:t>
        </w:r>
      </w:ins>
    </w:p>
    <w:p w14:paraId="002507AB" w14:textId="77777777" w:rsidR="00A82B99" w:rsidRPr="00CE3AF2" w:rsidRDefault="00A82B99" w:rsidP="00A82B99">
      <w:pPr>
        <w:numPr>
          <w:ilvl w:val="3"/>
          <w:numId w:val="22"/>
        </w:numPr>
        <w:spacing w:before="120" w:after="120"/>
        <w:rPr>
          <w:ins w:id="944" w:author="Steffen Maerdian" w:date="2018-04-18T17:58:00Z"/>
          <w:rFonts w:cs="Arial"/>
        </w:rPr>
      </w:pPr>
      <w:ins w:id="945" w:author="Steffen Maerdian" w:date="2018-04-18T17:58:00Z">
        <w:r w:rsidRPr="00CE3AF2">
          <w:rPr>
            <w:rFonts w:cs="Arial"/>
          </w:rPr>
          <w:t>Decimal places</w:t>
        </w:r>
      </w:ins>
    </w:p>
    <w:p w14:paraId="27A3E3D8" w14:textId="77777777" w:rsidR="00A82B99" w:rsidRPr="00CE3AF2" w:rsidRDefault="00A82B99" w:rsidP="00A82B99">
      <w:pPr>
        <w:numPr>
          <w:ilvl w:val="3"/>
          <w:numId w:val="22"/>
        </w:numPr>
        <w:spacing w:before="120" w:after="120"/>
        <w:rPr>
          <w:ins w:id="946" w:author="Steffen Maerdian" w:date="2018-04-18T17:58:00Z"/>
          <w:rFonts w:cs="Arial"/>
        </w:rPr>
      </w:pPr>
      <w:ins w:id="947" w:author="Steffen Maerdian" w:date="2018-04-18T17:58:00Z">
        <w:r w:rsidRPr="00CE3AF2">
          <w:rPr>
            <w:rFonts w:cs="Arial"/>
          </w:rPr>
          <w:t xml:space="preserve">Currency notations </w:t>
        </w:r>
      </w:ins>
    </w:p>
    <w:p w14:paraId="55689C34" w14:textId="77777777" w:rsidR="00A82B99" w:rsidRPr="00CE3AF2" w:rsidRDefault="00A82B99" w:rsidP="00A82B99">
      <w:pPr>
        <w:numPr>
          <w:ilvl w:val="3"/>
          <w:numId w:val="22"/>
        </w:numPr>
        <w:spacing w:before="120" w:after="120"/>
        <w:rPr>
          <w:ins w:id="948" w:author="Steffen Maerdian" w:date="2018-04-18T17:58:00Z"/>
          <w:rFonts w:cs="Arial"/>
        </w:rPr>
      </w:pPr>
      <w:ins w:id="949" w:author="Steffen Maerdian" w:date="2018-04-18T17:58:00Z">
        <w:r w:rsidRPr="00CE3AF2">
          <w:rPr>
            <w:rFonts w:cs="Arial"/>
          </w:rPr>
          <w:t>Etc.</w:t>
        </w:r>
      </w:ins>
    </w:p>
    <w:p w14:paraId="293D4ABD" w14:textId="77777777" w:rsidR="00A82B99" w:rsidRPr="00CE3AF2" w:rsidRDefault="00A82B99" w:rsidP="00A82B99">
      <w:pPr>
        <w:pStyle w:val="BodyText"/>
        <w:ind w:left="2160"/>
        <w:rPr>
          <w:ins w:id="950" w:author="Steffen Maerdian" w:date="2018-04-18T17:58:00Z"/>
          <w:sz w:val="24"/>
          <w:szCs w:val="24"/>
          <w:lang w:eastAsia="en-US"/>
        </w:rPr>
      </w:pPr>
    </w:p>
    <w:p w14:paraId="2F68F1F4" w14:textId="77777777" w:rsidR="00A82B99" w:rsidRPr="00CE3AF2" w:rsidRDefault="00A82B99" w:rsidP="00A82B99">
      <w:pPr>
        <w:pStyle w:val="BodyText"/>
        <w:numPr>
          <w:ilvl w:val="0"/>
          <w:numId w:val="22"/>
        </w:numPr>
        <w:rPr>
          <w:ins w:id="951" w:author="Steffen Maerdian" w:date="2018-04-18T17:58:00Z"/>
          <w:sz w:val="24"/>
          <w:szCs w:val="24"/>
          <w:lang w:eastAsia="en-US"/>
        </w:rPr>
      </w:pPr>
      <w:ins w:id="952" w:author="Steffen Maerdian" w:date="2018-04-18T17:58:00Z">
        <w:r w:rsidRPr="00CE3AF2">
          <w:rPr>
            <w:sz w:val="24"/>
            <w:szCs w:val="24"/>
          </w:rPr>
          <w:t xml:space="preserve">Error handling </w:t>
        </w:r>
      </w:ins>
    </w:p>
    <w:p w14:paraId="1B5D813C" w14:textId="0B25FF93" w:rsidR="00A640B1" w:rsidDel="00A82B99" w:rsidRDefault="00071BB6" w:rsidP="00232237">
      <w:pPr>
        <w:rPr>
          <w:del w:id="953" w:author="Steffen Maerdian" w:date="2018-04-18T17:58:00Z"/>
        </w:rPr>
      </w:pPr>
      <w:del w:id="954" w:author="Steffen Maerdian" w:date="2018-04-18T17:58:00Z">
        <w:r w:rsidDel="00A82B99">
          <w:delText>T</w:delText>
        </w:r>
        <w:r w:rsidR="002F4E15" w:rsidDel="00A82B99">
          <w:delText>esting the FHIR conformance will be based on HTTPS://www.hl7.org/fhir/validation.html.</w:delText>
        </w:r>
      </w:del>
    </w:p>
    <w:p w14:paraId="399F9ABD" w14:textId="7E03D9C2" w:rsidR="002F4E15" w:rsidDel="00A82B99" w:rsidRDefault="002F4E15" w:rsidP="00232237">
      <w:pPr>
        <w:rPr>
          <w:del w:id="955" w:author="Steffen Maerdian" w:date="2018-04-18T17:58:00Z"/>
        </w:rPr>
      </w:pPr>
      <w:del w:id="956" w:author="Steffen Maerdian" w:date="2018-04-18T17:58:00Z">
        <w:r w:rsidDel="00A82B99">
          <w:delText>Business Rules will have to be specifically defined in user stories by the eBilling team.</w:delText>
        </w:r>
      </w:del>
    </w:p>
    <w:p w14:paraId="1F5BD7C2" w14:textId="66B4D733" w:rsidR="002F4E15" w:rsidDel="00A82B99" w:rsidRDefault="002F4E15" w:rsidP="00232237">
      <w:pPr>
        <w:pStyle w:val="ListParagraph"/>
        <w:numPr>
          <w:ilvl w:val="0"/>
          <w:numId w:val="32"/>
        </w:numPr>
        <w:rPr>
          <w:del w:id="957" w:author="Steffen Maerdian" w:date="2018-04-18T17:58:00Z"/>
        </w:rPr>
      </w:pPr>
      <w:del w:id="958" w:author="Steffen Maerdian" w:date="2018-04-18T17:58:00Z">
        <w:r w:rsidDel="00A82B99">
          <w:delText>Which fields are mandatory from a business perspective?</w:delText>
        </w:r>
      </w:del>
    </w:p>
    <w:p w14:paraId="545D3EDD" w14:textId="0D0C7069" w:rsidR="002F4E15" w:rsidRPr="005559F3" w:rsidDel="00A82B99" w:rsidRDefault="002F4E15" w:rsidP="00232237">
      <w:pPr>
        <w:pStyle w:val="ListParagraph"/>
        <w:numPr>
          <w:ilvl w:val="0"/>
          <w:numId w:val="32"/>
        </w:numPr>
        <w:rPr>
          <w:del w:id="959" w:author="Steffen Maerdian" w:date="2018-04-18T17:58:00Z"/>
        </w:rPr>
      </w:pPr>
      <w:del w:id="960" w:author="Steffen Maerdian" w:date="2018-04-18T17:58:00Z">
        <w:r w:rsidDel="00A82B99">
          <w:delText>Data integrity</w:delText>
        </w:r>
      </w:del>
    </w:p>
    <w:p w14:paraId="6C2B2FDE" w14:textId="77777777" w:rsidR="00A640B1" w:rsidRPr="005559F3" w:rsidRDefault="00A640B1" w:rsidP="00A640B1">
      <w:pPr>
        <w:pStyle w:val="BodyText"/>
        <w:rPr>
          <w:lang w:eastAsia="en-US"/>
        </w:rPr>
      </w:pPr>
    </w:p>
    <w:p w14:paraId="395E2F09" w14:textId="6EB06125" w:rsidR="00377177" w:rsidRPr="005559F3" w:rsidRDefault="00377177" w:rsidP="005559F3">
      <w:pPr>
        <w:pStyle w:val="Heading3"/>
      </w:pPr>
      <w:bookmarkStart w:id="961" w:name="_Toc512931858"/>
      <w:r w:rsidRPr="005559F3">
        <w:t>Completeness</w:t>
      </w:r>
      <w:bookmarkEnd w:id="961"/>
    </w:p>
    <w:p w14:paraId="59E94304" w14:textId="45A3DE78" w:rsidR="00382275" w:rsidRDefault="002F4E15" w:rsidP="00232237">
      <w:r>
        <w:t>Tests defined in section 2.10.1 must cover all the FHIR resources that are defined in section 2.6.1 in consideration of any functional user story.</w:t>
      </w:r>
    </w:p>
    <w:p w14:paraId="7B6D8DBF" w14:textId="34E3CEB3" w:rsidR="002F4E15" w:rsidRDefault="002F4E15" w:rsidP="00382275">
      <w:pPr>
        <w:pStyle w:val="BodyText"/>
        <w:rPr>
          <w:lang w:eastAsia="en-US"/>
        </w:rPr>
      </w:pPr>
    </w:p>
    <w:p w14:paraId="227D7BAD" w14:textId="3B992645" w:rsidR="002F4E15" w:rsidRDefault="002F4E15" w:rsidP="002F4E15">
      <w:pPr>
        <w:pStyle w:val="Heading3"/>
      </w:pPr>
      <w:bookmarkStart w:id="962" w:name="_Toc512931859"/>
      <w:r>
        <w:t>Load Testing</w:t>
      </w:r>
      <w:bookmarkEnd w:id="962"/>
    </w:p>
    <w:p w14:paraId="7D5DF5C3" w14:textId="0DBFCD96" w:rsidR="002F4E15" w:rsidRPr="002F4E15" w:rsidRDefault="002F4E15" w:rsidP="00232237">
      <w:r>
        <w:t>Bench mark tests must be performed based on individual use case requirements.</w:t>
      </w:r>
    </w:p>
    <w:p w14:paraId="7F8BB11D" w14:textId="77777777" w:rsidR="00A640B1" w:rsidRPr="005559F3" w:rsidRDefault="00A640B1" w:rsidP="00A640B1">
      <w:pPr>
        <w:pStyle w:val="BodyText"/>
        <w:rPr>
          <w:lang w:eastAsia="en-US"/>
        </w:rPr>
      </w:pPr>
    </w:p>
    <w:p w14:paraId="126FCC1E" w14:textId="0EC0281F" w:rsidR="00377177" w:rsidRPr="005559F3" w:rsidRDefault="00377177" w:rsidP="005559F3">
      <w:pPr>
        <w:pStyle w:val="Heading2"/>
      </w:pPr>
      <w:bookmarkStart w:id="963" w:name="_Toc512931860"/>
      <w:r w:rsidRPr="005559F3">
        <w:t>Policies and Constraints</w:t>
      </w:r>
      <w:bookmarkEnd w:id="963"/>
    </w:p>
    <w:p w14:paraId="51BEE977" w14:textId="3A9A797C" w:rsidR="00382275" w:rsidRPr="005559F3" w:rsidRDefault="00382275" w:rsidP="00382275">
      <w:pPr>
        <w:pStyle w:val="BodyText"/>
        <w:rPr>
          <w:lang w:eastAsia="en-US"/>
        </w:rPr>
      </w:pPr>
    </w:p>
    <w:p w14:paraId="7CCFEE85" w14:textId="77777777" w:rsidR="00A640B1" w:rsidRPr="005559F3" w:rsidRDefault="00A640B1" w:rsidP="00A640B1">
      <w:pPr>
        <w:pStyle w:val="BodyText"/>
        <w:rPr>
          <w:lang w:eastAsia="en-US"/>
        </w:rPr>
      </w:pPr>
    </w:p>
    <w:p w14:paraId="7B553B00" w14:textId="413B7094" w:rsidR="00377177" w:rsidRPr="005559F3" w:rsidRDefault="00377177" w:rsidP="005559F3">
      <w:pPr>
        <w:pStyle w:val="Heading3"/>
      </w:pPr>
      <w:bookmarkStart w:id="964" w:name="_Toc512931861"/>
      <w:r w:rsidRPr="005559F3">
        <w:lastRenderedPageBreak/>
        <w:t>HIPAA Compliance</w:t>
      </w:r>
      <w:bookmarkEnd w:id="964"/>
      <w:r w:rsidRPr="005559F3">
        <w:t xml:space="preserve"> </w:t>
      </w:r>
    </w:p>
    <w:p w14:paraId="4262581C" w14:textId="75EAA8DE" w:rsidR="00D43B3E" w:rsidRPr="00D43B3E" w:rsidRDefault="00D43B3E" w:rsidP="00D43B3E">
      <w:r w:rsidRPr="00D43B3E">
        <w:t xml:space="preserve">FSC receives transactions and then translates them into standard </w:t>
      </w:r>
      <w:r w:rsidR="00382275" w:rsidRPr="00382275">
        <w:t>ASC X12N/005010 837 Health Care Claims</w:t>
      </w:r>
      <w:r w:rsidR="00382275">
        <w:t xml:space="preserve"> message</w:t>
      </w:r>
      <w:r w:rsidRPr="00D43B3E">
        <w:t xml:space="preserve">, validates </w:t>
      </w:r>
      <w:r w:rsidR="00B4330F" w:rsidRPr="00D43B3E">
        <w:t>whether</w:t>
      </w:r>
      <w:r w:rsidRPr="00D43B3E">
        <w:t xml:space="preserve"> the data complies with HIPAA standards and then forwards the claim data to the (HCCH).</w:t>
      </w:r>
    </w:p>
    <w:p w14:paraId="32466659" w14:textId="0C951B67" w:rsidR="00A640B1" w:rsidRPr="005559F3" w:rsidRDefault="00A640B1" w:rsidP="00A640B1">
      <w:pPr>
        <w:pStyle w:val="BodyText"/>
        <w:rPr>
          <w:lang w:eastAsia="en-US"/>
        </w:rPr>
      </w:pPr>
    </w:p>
    <w:p w14:paraId="205AAA92" w14:textId="77777777" w:rsidR="00A640B1" w:rsidRPr="005559F3" w:rsidRDefault="00A640B1" w:rsidP="00A640B1">
      <w:pPr>
        <w:pStyle w:val="BodyText"/>
        <w:rPr>
          <w:lang w:eastAsia="en-US"/>
        </w:rPr>
      </w:pPr>
    </w:p>
    <w:p w14:paraId="42DD6FAB" w14:textId="77777777" w:rsidR="00377177" w:rsidRPr="005559F3" w:rsidRDefault="00377177" w:rsidP="00377177">
      <w:pPr>
        <w:pStyle w:val="BodyText"/>
        <w:rPr>
          <w:lang w:eastAsia="en-US"/>
        </w:rPr>
      </w:pPr>
    </w:p>
    <w:p w14:paraId="66096649" w14:textId="77777777" w:rsidR="00377177" w:rsidRPr="005559F3" w:rsidRDefault="00377177" w:rsidP="00377177">
      <w:pPr>
        <w:pStyle w:val="BodyText"/>
        <w:rPr>
          <w:lang w:eastAsia="en-US"/>
        </w:rPr>
      </w:pPr>
    </w:p>
    <w:p w14:paraId="054FEF43" w14:textId="77777777" w:rsidR="00995F9B" w:rsidRPr="005559F3" w:rsidRDefault="00995F9B" w:rsidP="00995F9B">
      <w:pPr>
        <w:pStyle w:val="BodyText"/>
        <w:ind w:left="360"/>
        <w:sectPr w:rsidR="00995F9B" w:rsidRPr="005559F3" w:rsidSect="006E4B3F">
          <w:headerReference w:type="even" r:id="rId30"/>
          <w:footerReference w:type="even" r:id="rId31"/>
          <w:pgSz w:w="12240" w:h="15840" w:code="1"/>
          <w:pgMar w:top="1440" w:right="1440" w:bottom="1440" w:left="1440" w:header="720" w:footer="720" w:gutter="0"/>
          <w:pgNumType w:start="1"/>
          <w:cols w:space="720"/>
          <w:docGrid w:linePitch="360"/>
        </w:sectPr>
      </w:pPr>
      <w:bookmarkStart w:id="965" w:name="_Toc216071626"/>
      <w:bookmarkEnd w:id="896"/>
      <w:bookmarkEnd w:id="897"/>
      <w:bookmarkEnd w:id="898"/>
      <w:bookmarkEnd w:id="899"/>
    </w:p>
    <w:p w14:paraId="054FEF44" w14:textId="77777777" w:rsidR="00995F9B" w:rsidRPr="005559F3" w:rsidRDefault="00995F9B" w:rsidP="00995F9B">
      <w:pPr>
        <w:pStyle w:val="BodyText"/>
        <w:ind w:left="360"/>
      </w:pPr>
    </w:p>
    <w:p w14:paraId="054FEF45" w14:textId="491945C4" w:rsidR="00CC1A4D" w:rsidRPr="005559F3" w:rsidRDefault="00D952B0" w:rsidP="00CC1A4D">
      <w:pPr>
        <w:pStyle w:val="Heading1"/>
        <w:rPr>
          <w:rFonts w:ascii="Verdana" w:hAnsi="Verdana"/>
        </w:rPr>
      </w:pPr>
      <w:bookmarkStart w:id="966" w:name="_Toc512931862"/>
      <w:bookmarkStart w:id="967" w:name="_Toc263270971"/>
      <w:bookmarkStart w:id="968" w:name="_Toc263271250"/>
      <w:bookmarkStart w:id="969" w:name="_Toc377477611"/>
      <w:r w:rsidRPr="005559F3">
        <w:rPr>
          <w:rFonts w:ascii="Verdana" w:hAnsi="Verdana"/>
        </w:rPr>
        <w:t>Appendix A</w:t>
      </w:r>
      <w:bookmarkEnd w:id="966"/>
      <w:r w:rsidRPr="005559F3">
        <w:rPr>
          <w:rFonts w:ascii="Verdana" w:hAnsi="Verdana"/>
        </w:rPr>
        <w:t xml:space="preserve"> </w:t>
      </w:r>
      <w:bookmarkEnd w:id="1"/>
      <w:bookmarkEnd w:id="965"/>
      <w:bookmarkEnd w:id="967"/>
      <w:bookmarkEnd w:id="968"/>
      <w:bookmarkEnd w:id="969"/>
    </w:p>
    <w:p w14:paraId="3275E7CE" w14:textId="36F8BD3E" w:rsidR="00377177" w:rsidRDefault="00377177" w:rsidP="00B424EB">
      <w:pPr>
        <w:pStyle w:val="Heading2"/>
      </w:pPr>
      <w:bookmarkStart w:id="970" w:name="_Toc512931863"/>
      <w:r w:rsidRPr="005559F3">
        <w:t>Data Elements</w:t>
      </w:r>
      <w:bookmarkEnd w:id="970"/>
    </w:p>
    <w:p w14:paraId="7F80CB43" w14:textId="12892E4C" w:rsidR="00D82D89" w:rsidRPr="00232237" w:rsidRDefault="00D82D89" w:rsidP="00232237">
      <w:pPr>
        <w:pStyle w:val="BodyText"/>
        <w:rPr>
          <w:szCs w:val="24"/>
        </w:rPr>
      </w:pPr>
      <w:r w:rsidRPr="00232237">
        <w:rPr>
          <w:sz w:val="24"/>
          <w:szCs w:val="24"/>
          <w:lang w:eastAsia="en-US"/>
        </w:rPr>
        <w:t>Data being exchanged between TAS and FSC will be formatted in FHIR using the JSON notation. Data elements are mapped into fields in FHIR resources. FHIR resources will be located inside a FHIR bundle.</w:t>
      </w:r>
    </w:p>
    <w:p w14:paraId="780BF152" w14:textId="784F6561" w:rsidR="00377177" w:rsidRDefault="00377177" w:rsidP="00377177">
      <w:pPr>
        <w:pStyle w:val="Heading2"/>
      </w:pPr>
      <w:bookmarkStart w:id="971" w:name="_Toc512931864"/>
      <w:r w:rsidRPr="005559F3">
        <w:t>Bundle</w:t>
      </w:r>
      <w:r w:rsidR="0073113E">
        <w:t xml:space="preserve"> (837)</w:t>
      </w:r>
      <w:bookmarkEnd w:id="971"/>
    </w:p>
    <w:p w14:paraId="43CF8F49" w14:textId="77777777" w:rsidR="00A30EA1" w:rsidRPr="000F354C" w:rsidRDefault="00A30EA1" w:rsidP="00A30EA1">
      <w:pPr>
        <w:pStyle w:val="BodyText"/>
        <w:rPr>
          <w:sz w:val="24"/>
          <w:szCs w:val="24"/>
          <w:lang w:eastAsia="en-US"/>
        </w:rPr>
      </w:pPr>
      <w:r w:rsidRPr="000F354C">
        <w:rPr>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343D3AC0" w:rsidR="00A30EA1" w:rsidRPr="000F354C" w:rsidRDefault="00A30EA1" w:rsidP="00382275">
      <w:pPr>
        <w:pStyle w:val="BodyText"/>
        <w:rPr>
          <w:sz w:val="24"/>
          <w:szCs w:val="24"/>
          <w:lang w:eastAsia="en-US"/>
        </w:rPr>
      </w:pPr>
      <w:r w:rsidRPr="000F354C">
        <w:rPr>
          <w:sz w:val="24"/>
          <w:szCs w:val="24"/>
          <w:lang w:eastAsia="en-US"/>
        </w:rPr>
        <w:t xml:space="preserve">1. Identify the segment where the resource is located (Bundle.entry.extension.url="segment" </w:t>
      </w:r>
      <w:proofErr w:type="gramStart"/>
      <w:r w:rsidRPr="000F354C">
        <w:rPr>
          <w:sz w:val="24"/>
          <w:szCs w:val="24"/>
          <w:lang w:eastAsia="en-US"/>
        </w:rPr>
        <w:t xml:space="preserve">and  </w:t>
      </w:r>
      <w:proofErr w:type="spellStart"/>
      <w:r w:rsidRPr="000F354C">
        <w:rPr>
          <w:sz w:val="24"/>
          <w:szCs w:val="24"/>
          <w:lang w:eastAsia="en-US"/>
        </w:rPr>
        <w:t>Bundle.entry</w:t>
      </w:r>
      <w:proofErr w:type="gramEnd"/>
      <w:r w:rsidRPr="000F354C">
        <w:rPr>
          <w:sz w:val="24"/>
          <w:szCs w:val="24"/>
          <w:lang w:eastAsia="en-US"/>
        </w:rPr>
        <w:t>.extension.valueString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-EVN") [</w:t>
      </w:r>
      <w:proofErr w:type="spellStart"/>
      <w:r w:rsidRPr="000F354C">
        <w:rPr>
          <w:sz w:val="24"/>
          <w:szCs w:val="24"/>
          <w:lang w:eastAsia="en-US"/>
        </w:rPr>
        <w:t>MessageType</w:t>
      </w:r>
      <w:proofErr w:type="spellEnd"/>
      <w:r w:rsidRPr="000F354C">
        <w:rPr>
          <w:sz w:val="24"/>
          <w:szCs w:val="24"/>
          <w:lang w:eastAsia="en-US"/>
        </w:rPr>
        <w:t>-Segment]</w:t>
      </w:r>
    </w:p>
    <w:p w14:paraId="28420D34" w14:textId="22879923" w:rsidR="00A30EA1" w:rsidRPr="000F354C" w:rsidRDefault="00A30EA1" w:rsidP="00382275">
      <w:pPr>
        <w:pStyle w:val="BodyText"/>
        <w:rPr>
          <w:sz w:val="24"/>
          <w:szCs w:val="24"/>
          <w:lang w:eastAsia="en-US"/>
        </w:rPr>
      </w:pPr>
      <w:r w:rsidRPr="000F354C">
        <w:rPr>
          <w:sz w:val="24"/>
          <w:szCs w:val="24"/>
          <w:lang w:eastAsia="en-US"/>
        </w:rPr>
        <w:t xml:space="preserve">2. Where elements repeat within a segment use </w:t>
      </w:r>
      <w:proofErr w:type="spellStart"/>
      <w:proofErr w:type="gramStart"/>
      <w:r w:rsidRPr="000F354C">
        <w:rPr>
          <w:sz w:val="24"/>
          <w:szCs w:val="24"/>
          <w:lang w:eastAsia="en-US"/>
        </w:rPr>
        <w:t>extension.valueString</w:t>
      </w:r>
      <w:proofErr w:type="spellEnd"/>
      <w:proofErr w:type="gramEnd"/>
      <w:r w:rsidRPr="000F354C">
        <w:rPr>
          <w:sz w:val="24"/>
          <w:szCs w:val="24"/>
          <w:lang w:eastAsia="en-US"/>
        </w:rPr>
        <w:t xml:space="preserve"> to identify field (Basic.extension.url="sequence" and </w:t>
      </w:r>
      <w:proofErr w:type="spellStart"/>
      <w:r w:rsidRPr="000F354C">
        <w:rPr>
          <w:sz w:val="24"/>
          <w:szCs w:val="24"/>
          <w:lang w:eastAsia="en-US"/>
        </w:rPr>
        <w:t>Basic.extension.valueString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 xml:space="preserve">-MSH-16" or Location.identifier.extension.url="sequence" and </w:t>
      </w:r>
      <w:proofErr w:type="spellStart"/>
      <w:r w:rsidRPr="000F354C">
        <w:rPr>
          <w:sz w:val="24"/>
          <w:szCs w:val="24"/>
          <w:lang w:eastAsia="en-US"/>
        </w:rPr>
        <w:t>Location.identifier.extension.valueString</w:t>
      </w:r>
      <w:proofErr w:type="spellEnd"/>
      <w:r w:rsidRPr="000F354C">
        <w:rPr>
          <w:sz w:val="24"/>
          <w:szCs w:val="24"/>
          <w:lang w:eastAsia="en-US"/>
        </w:rPr>
        <w:t>="</w:t>
      </w:r>
      <w:r w:rsidR="008B0D28">
        <w:rPr>
          <w:sz w:val="24"/>
          <w:szCs w:val="24"/>
          <w:lang w:eastAsia="en-US"/>
        </w:rPr>
        <w:t>837</w:t>
      </w:r>
      <w:r w:rsidRPr="000F354C">
        <w:rPr>
          <w:sz w:val="24"/>
          <w:szCs w:val="24"/>
          <w:lang w:eastAsia="en-US"/>
        </w:rPr>
        <w:t>-MSH-3") [</w:t>
      </w:r>
      <w:proofErr w:type="spellStart"/>
      <w:r w:rsidRPr="000F354C">
        <w:rPr>
          <w:sz w:val="24"/>
          <w:szCs w:val="24"/>
          <w:lang w:eastAsia="en-US"/>
        </w:rPr>
        <w:t>MessageType</w:t>
      </w:r>
      <w:proofErr w:type="spellEnd"/>
      <w:r w:rsidRPr="000F354C">
        <w:rPr>
          <w:sz w:val="24"/>
          <w:szCs w:val="24"/>
          <w:lang w:eastAsia="en-US"/>
        </w:rPr>
        <w:t>-Segment-Field]</w:t>
      </w:r>
    </w:p>
    <w:p w14:paraId="18F13652" w14:textId="6F82C52E" w:rsidR="00A30EA1" w:rsidRDefault="00A30EA1" w:rsidP="00382275">
      <w:pPr>
        <w:pStyle w:val="BodyText"/>
        <w:rPr>
          <w:sz w:val="24"/>
          <w:szCs w:val="24"/>
          <w:lang w:eastAsia="en-US"/>
        </w:rPr>
      </w:pPr>
      <w:r w:rsidRPr="000F354C">
        <w:rPr>
          <w:sz w:val="24"/>
          <w:szCs w:val="24"/>
          <w:lang w:eastAsia="en-US"/>
        </w:rPr>
        <w:t>3. Repeating segments will include an incrementing id (MSA1, MSA2, ...)</w:t>
      </w:r>
    </w:p>
    <w:p w14:paraId="06D35F37" w14:textId="75F86ADD" w:rsidR="00740C14" w:rsidRDefault="00740C14" w:rsidP="00382275">
      <w:pPr>
        <w:pStyle w:val="BodyText"/>
        <w:rPr>
          <w:lang w:eastAsia="en-US"/>
        </w:rPr>
      </w:pPr>
    </w:p>
    <w:p w14:paraId="56288EBA" w14:textId="5D23EE19" w:rsidR="00740C14" w:rsidRDefault="00740C14" w:rsidP="00740C14">
      <w:pPr>
        <w:pStyle w:val="Heading3"/>
      </w:pPr>
      <w:r>
        <w:t xml:space="preserve"> </w:t>
      </w:r>
      <w:bookmarkStart w:id="972" w:name="_Toc512931865"/>
      <w:r>
        <w:t xml:space="preserve">837 </w:t>
      </w:r>
      <w:r w:rsidR="000E2C72">
        <w:t>Health Care Claims Bundle</w:t>
      </w:r>
      <w:r w:rsidR="002E09E1">
        <w:t>s</w:t>
      </w:r>
      <w:bookmarkEnd w:id="972"/>
    </w:p>
    <w:p w14:paraId="51D5FC1E" w14:textId="4915EA3D" w:rsidR="00DF0D53" w:rsidDel="005A2729" w:rsidRDefault="00DF0D53" w:rsidP="00351096">
      <w:pPr>
        <w:rPr>
          <w:del w:id="973" w:author="Steffen Maerdian" w:date="2018-05-01T15:08:00Z"/>
        </w:rPr>
      </w:pPr>
      <w:del w:id="974" w:author="Steffen Maerdian" w:date="2018-05-01T15:08:00Z">
        <w:r w:rsidDel="005A2729">
          <w:delText xml:space="preserve">NOTE </w:delText>
        </w:r>
        <w:r w:rsidR="00351096" w:rsidDel="005A2729">
          <w:rPr>
            <w:shd w:val="clear" w:color="auto" w:fill="FFFFFF"/>
          </w:rPr>
          <w:delText>The JSON bundle files are auto-generated using the mapping sheets. They may not be accurate and there are issues that we are aware of. We are continuing to fix the issues that we've identified.</w:delText>
        </w:r>
      </w:del>
    </w:p>
    <w:p w14:paraId="65F8B127" w14:textId="1F7F38E0" w:rsidR="00470D90" w:rsidRDefault="00470D90" w:rsidP="00470D90"/>
    <w:p w14:paraId="6EB5A551" w14:textId="38C661F9" w:rsidR="005719E5" w:rsidRDefault="005719E5" w:rsidP="00470D90">
      <w:pPr>
        <w:rPr>
          <w:ins w:id="975" w:author="Steffen Maerdian" w:date="2018-05-01T15:09:00Z"/>
        </w:rPr>
      </w:pPr>
      <w:r>
        <w:t>JSON bundles for 837</w:t>
      </w:r>
      <w:del w:id="976" w:author="Steffen Maerdian" w:date="2018-05-01T15:08:00Z">
        <w:r w:rsidDel="005A2729">
          <w:delText>’</w:delText>
        </w:r>
      </w:del>
      <w:r>
        <w:t>s</w:t>
      </w:r>
    </w:p>
    <w:p w14:paraId="2DA94E32" w14:textId="77777777" w:rsidR="006D79AC" w:rsidRDefault="006D79AC" w:rsidP="00470D90"/>
    <w:p w14:paraId="751C1464" w14:textId="7BCAEDAF" w:rsidR="00470D90" w:rsidRDefault="005719E5" w:rsidP="002C7CAF">
      <w:r>
        <w:t>837</w:t>
      </w:r>
      <w:r w:rsidR="001F6B11">
        <w:t>I</w:t>
      </w:r>
    </w:p>
    <w:p w14:paraId="7C44E881" w14:textId="3BF8EA56" w:rsidR="001F6B11" w:rsidRDefault="00C4615A" w:rsidP="002C7CAF">
      <w:ins w:id="977" w:author="Steffen Maerdian" w:date="2018-04-30T17:28:00Z">
        <w:r>
          <w:object w:dxaOrig="1532" w:dyaOrig="991" w14:anchorId="5742C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2" o:title=""/>
            </v:shape>
            <o:OLEObject Type="Embed" ProgID="Package" ShapeID="_x0000_i1025" DrawAspect="Icon" ObjectID="_1589097454" r:id="rId33"/>
          </w:object>
        </w:r>
      </w:ins>
      <w:del w:id="978" w:author="Steffen Maerdian" w:date="2018-04-30T17:27:00Z">
        <w:r w:rsidR="00B14931" w:rsidDel="00C4615A">
          <w:fldChar w:fldCharType="begin"/>
        </w:r>
        <w:r w:rsidR="00B14931" w:rsidDel="00C4615A">
          <w:fldChar w:fldCharType="end"/>
        </w:r>
      </w:del>
    </w:p>
    <w:p w14:paraId="3888AAC1" w14:textId="7DD76161" w:rsidR="005729A9" w:rsidRDefault="005729A9" w:rsidP="002C7CAF">
      <w:del w:id="979" w:author="Steffen Maerdian" w:date="2018-04-27T15:47:00Z">
        <w:r w:rsidDel="00B14931">
          <w:object w:dxaOrig="1540" w:dyaOrig="997" w14:anchorId="7C114F13">
            <v:shape id="_x0000_i1026" type="#_x0000_t75" style="width:77.25pt;height:49.5pt" o:ole="">
              <v:imagedata r:id="rId34" o:title=""/>
            </v:shape>
            <o:OLEObject Type="Embed" ProgID="Package" ShapeID="_x0000_i1026" DrawAspect="Icon" ObjectID="_1589097455" r:id="rId35"/>
          </w:object>
        </w:r>
      </w:del>
    </w:p>
    <w:p w14:paraId="35BA678A" w14:textId="0DE04C05" w:rsidR="00071E20" w:rsidDel="00DD61DE" w:rsidRDefault="00071E20">
      <w:pPr>
        <w:rPr>
          <w:del w:id="980" w:author="Keith Oulson" w:date="2018-04-25T12:07:00Z"/>
        </w:rPr>
      </w:pPr>
      <w:del w:id="981" w:author="Keith Oulson" w:date="2018-04-25T12:07:00Z">
        <w:r w:rsidDel="00DD61DE">
          <w:br w:type="page"/>
        </w:r>
      </w:del>
    </w:p>
    <w:p w14:paraId="4C751F6C" w14:textId="2CF10786" w:rsidR="001F6B11" w:rsidRDefault="005719E5" w:rsidP="002C7CAF">
      <w:r>
        <w:t>837</w:t>
      </w:r>
      <w:r w:rsidR="001F6B11">
        <w:t>P</w:t>
      </w:r>
    </w:p>
    <w:p w14:paraId="52C1E612" w14:textId="190326CB" w:rsidR="001F6B11" w:rsidRDefault="00836388" w:rsidP="002C7CAF">
      <w:ins w:id="982" w:author="Steffen Maerdian" w:date="2018-05-01T09:54:00Z">
        <w:r>
          <w:object w:dxaOrig="1532" w:dyaOrig="991" w14:anchorId="28F3FAA3">
            <v:shape id="_x0000_i1027" type="#_x0000_t75" style="width:76.5pt;height:49.5pt" o:ole="">
              <v:imagedata r:id="rId36" o:title=""/>
            </v:shape>
            <o:OLEObject Type="Embed" ProgID="Package" ShapeID="_x0000_i1027" DrawAspect="Icon" ObjectID="_1589097456" r:id="rId37"/>
          </w:object>
        </w:r>
      </w:ins>
      <w:del w:id="983" w:author="Steffen Maerdian" w:date="2018-05-01T09:53:00Z">
        <w:r w:rsidR="00C4615A" w:rsidDel="00836388">
          <w:fldChar w:fldCharType="begin"/>
        </w:r>
        <w:r w:rsidR="00C4615A" w:rsidDel="00836388">
          <w:fldChar w:fldCharType="end"/>
        </w:r>
      </w:del>
      <w:del w:id="984" w:author="Steffen Maerdian" w:date="2018-04-30T17:27:00Z">
        <w:r w:rsidR="00B14931" w:rsidDel="00C4615A">
          <w:fldChar w:fldCharType="begin"/>
        </w:r>
        <w:r w:rsidR="00B14931" w:rsidDel="00C4615A">
          <w:fldChar w:fldCharType="end"/>
        </w:r>
      </w:del>
    </w:p>
    <w:p w14:paraId="1DEEFBA5" w14:textId="76077AAD" w:rsidR="005729A9" w:rsidRDefault="005729A9" w:rsidP="002C7CAF">
      <w:del w:id="985" w:author="Steffen Maerdian" w:date="2018-04-26T12:32:00Z">
        <w:r w:rsidDel="00B36B84">
          <w:object w:dxaOrig="1540" w:dyaOrig="997" w14:anchorId="1AAFFB7F">
            <v:shape id="_x0000_i1028" type="#_x0000_t75" style="width:77.25pt;height:49.5pt" o:ole="">
              <v:imagedata r:id="rId38" o:title=""/>
            </v:shape>
            <o:OLEObject Type="Embed" ProgID="Package" ShapeID="_x0000_i1028" DrawAspect="Icon" ObjectID="_1589097457" r:id="rId39"/>
          </w:object>
        </w:r>
      </w:del>
      <w:del w:id="986" w:author="Steffen Maerdian" w:date="2018-04-27T15:47:00Z">
        <w:r w:rsidR="00DF0CF8" w:rsidDel="00B14931">
          <w:fldChar w:fldCharType="begin"/>
        </w:r>
        <w:r w:rsidR="00DF0CF8" w:rsidDel="00B14931">
          <w:fldChar w:fldCharType="end"/>
        </w:r>
      </w:del>
    </w:p>
    <w:p w14:paraId="7BE7D223" w14:textId="290DA19B" w:rsidR="001F6B11" w:rsidRPr="00470D90" w:rsidRDefault="005719E5" w:rsidP="002C7CAF">
      <w:r>
        <w:t>837</w:t>
      </w:r>
      <w:r w:rsidR="001F6B11">
        <w:t>D</w:t>
      </w:r>
    </w:p>
    <w:p w14:paraId="46A4D160" w14:textId="437696E7" w:rsidR="000E2C72" w:rsidRDefault="00C4615A" w:rsidP="000E2C72">
      <w:pPr>
        <w:pStyle w:val="BodyText"/>
        <w:rPr>
          <w:lang w:eastAsia="en-US"/>
        </w:rPr>
      </w:pPr>
      <w:del w:id="987" w:author="Steffen Maerdian" w:date="2018-05-01T09:54:00Z">
        <w:r w:rsidDel="00836388">
          <w:rPr>
            <w:lang w:eastAsia="en-US"/>
          </w:rPr>
          <w:fldChar w:fldCharType="begin"/>
        </w:r>
        <w:r w:rsidDel="00836388">
          <w:rPr>
            <w:lang w:eastAsia="en-US"/>
          </w:rPr>
          <w:fldChar w:fldCharType="end"/>
        </w:r>
      </w:del>
      <w:ins w:id="988" w:author="Steffen Maerdian" w:date="2018-05-01T09:54:00Z">
        <w:r w:rsidR="00836388">
          <w:rPr>
            <w:lang w:eastAsia="en-US"/>
          </w:rPr>
          <w:object w:dxaOrig="1532" w:dyaOrig="991" w14:anchorId="3787F2C3">
            <v:shape id="_x0000_i1029" type="#_x0000_t75" style="width:76.5pt;height:49.5pt" o:ole="">
              <v:imagedata r:id="rId40" o:title=""/>
            </v:shape>
            <o:OLEObject Type="Embed" ProgID="Package" ShapeID="_x0000_i1029" DrawAspect="Icon" ObjectID="_1589097458" r:id="rId41"/>
          </w:object>
        </w:r>
      </w:ins>
    </w:p>
    <w:p w14:paraId="6468397F" w14:textId="08684458" w:rsidR="00F22646" w:rsidRDefault="005729A9" w:rsidP="001D0677">
      <w:pPr>
        <w:pStyle w:val="BodyText"/>
        <w:rPr>
          <w:lang w:eastAsia="en-US"/>
        </w:rPr>
      </w:pPr>
      <w:del w:id="989" w:author="Steffen Maerdian" w:date="2018-04-30T17:27:00Z">
        <w:r w:rsidDel="00C4615A">
          <w:rPr>
            <w:lang w:eastAsia="en-US"/>
          </w:rPr>
          <w:object w:dxaOrig="1540" w:dyaOrig="997" w14:anchorId="6EEE347E">
            <v:shape id="_x0000_i1030" type="#_x0000_t75" style="width:77.25pt;height:49.5pt" o:ole="">
              <v:imagedata r:id="rId42" o:title=""/>
            </v:shape>
            <o:OLEObject Type="Embed" ProgID="Package" ShapeID="_x0000_i1030" DrawAspect="Icon" ObjectID="_1589097459" r:id="rId43"/>
          </w:object>
        </w:r>
      </w:del>
    </w:p>
    <w:p w14:paraId="3D5A160A" w14:textId="77777777" w:rsidR="00382275" w:rsidRPr="001D0677" w:rsidRDefault="00382275" w:rsidP="001D0677">
      <w:pPr>
        <w:pStyle w:val="BodyText"/>
        <w:rPr>
          <w:lang w:eastAsia="en-US"/>
        </w:rPr>
      </w:pPr>
    </w:p>
    <w:p w14:paraId="4D4FABCF" w14:textId="3A24D540" w:rsidR="005B32D5" w:rsidRPr="00171493" w:rsidRDefault="00377177" w:rsidP="00171493">
      <w:pPr>
        <w:pStyle w:val="Heading2"/>
      </w:pPr>
      <w:bookmarkStart w:id="990" w:name="_Toc512931866"/>
      <w:r w:rsidRPr="005559F3">
        <w:lastRenderedPageBreak/>
        <w:t>Resource Sections</w:t>
      </w:r>
      <w:bookmarkEnd w:id="990"/>
      <w:r w:rsidRPr="005559F3">
        <w:t xml:space="preserve"> </w:t>
      </w:r>
    </w:p>
    <w:p w14:paraId="741FF9DC" w14:textId="37668DA6" w:rsidR="00382275" w:rsidRDefault="005719E5" w:rsidP="00382275">
      <w:pPr>
        <w:pStyle w:val="Heading3"/>
      </w:pPr>
      <w:r>
        <w:t xml:space="preserve">  </w:t>
      </w:r>
      <w:bookmarkStart w:id="991" w:name="_Toc512931867"/>
      <w:r w:rsidR="00E50622">
        <w:t>837I Transaction Resources</w:t>
      </w:r>
      <w:bookmarkEnd w:id="991"/>
    </w:p>
    <w:p w14:paraId="70F991B7" w14:textId="46B9A8FC" w:rsidR="00382275" w:rsidRDefault="00382275" w:rsidP="00382275">
      <w:pPr>
        <w:pStyle w:val="Heading4"/>
      </w:pPr>
      <w:r>
        <w:t>Claim</w:t>
      </w:r>
    </w:p>
    <w:p w14:paraId="5B949E1E" w14:textId="57403B90" w:rsidR="00740C14" w:rsidRPr="00740C14" w:rsidRDefault="00DF0D53" w:rsidP="00740C14">
      <w:r>
        <w:t>See Claim resource in</w:t>
      </w:r>
      <w:r w:rsidR="005719E5">
        <w:t xml:space="preserve"> the 837I</w:t>
      </w:r>
      <w:r>
        <w:t xml:space="preserve"> Bundle located in section 3.2.1</w:t>
      </w:r>
    </w:p>
    <w:p w14:paraId="49A6EF0B" w14:textId="742C1478" w:rsidR="00BF59D0" w:rsidRDefault="00BF59D0" w:rsidP="00C358FB">
      <w:pPr>
        <w:pStyle w:val="Heading4"/>
      </w:pPr>
      <w:r w:rsidRPr="006F0FBD">
        <w:t>Condition</w:t>
      </w:r>
    </w:p>
    <w:p w14:paraId="2A524E06" w14:textId="4A6FBB91" w:rsidR="00DF0D53" w:rsidRDefault="00DF0D53" w:rsidP="00DF0D53">
      <w:r>
        <w:t xml:space="preserve">See Condition resource in </w:t>
      </w:r>
      <w:r w:rsidR="005719E5">
        <w:t xml:space="preserve">the 837I </w:t>
      </w:r>
      <w:r>
        <w:t>Bundle located in section 3.2.1</w:t>
      </w:r>
    </w:p>
    <w:p w14:paraId="691FE88F" w14:textId="7892C972" w:rsidR="00E50622" w:rsidRPr="00D90F6C" w:rsidRDefault="00BF59D0" w:rsidP="00C358FB">
      <w:pPr>
        <w:pStyle w:val="Heading4"/>
      </w:pPr>
      <w:r w:rsidRPr="00E50622">
        <w:t>Coverage</w:t>
      </w:r>
    </w:p>
    <w:p w14:paraId="333ECD47" w14:textId="3B7B96C6" w:rsidR="00470D90" w:rsidRDefault="00470D90" w:rsidP="00470D90">
      <w:r>
        <w:t xml:space="preserve">See Coverage resource in </w:t>
      </w:r>
      <w:r w:rsidR="005719E5">
        <w:t xml:space="preserve">the 837I </w:t>
      </w:r>
      <w:r>
        <w:t>Bundle located in section 3.2.1</w:t>
      </w:r>
    </w:p>
    <w:p w14:paraId="0829AD3D" w14:textId="4E154707" w:rsidR="00E50622" w:rsidRDefault="00E50622" w:rsidP="00C358FB">
      <w:pPr>
        <w:pStyle w:val="Heading4"/>
      </w:pPr>
      <w:r>
        <w:t>Encounter</w:t>
      </w:r>
    </w:p>
    <w:p w14:paraId="0EC38BA4" w14:textId="0F53EF64" w:rsidR="00470D90" w:rsidRDefault="00470D90" w:rsidP="00470D90">
      <w:r>
        <w:t xml:space="preserve">See Encounter resource in </w:t>
      </w:r>
      <w:r w:rsidR="005719E5">
        <w:t xml:space="preserve">the 837I </w:t>
      </w:r>
      <w:r>
        <w:t>Bundle located in section 3.2.1</w:t>
      </w:r>
    </w:p>
    <w:p w14:paraId="41E7B73B" w14:textId="647F9D17" w:rsidR="00E50622" w:rsidRDefault="00E50622" w:rsidP="00C358FB">
      <w:pPr>
        <w:pStyle w:val="Heading4"/>
      </w:pPr>
      <w:proofErr w:type="spellStart"/>
      <w:r>
        <w:t>EpisodeOfCare</w:t>
      </w:r>
      <w:proofErr w:type="spellEnd"/>
    </w:p>
    <w:p w14:paraId="5A12DA9D" w14:textId="2213916B" w:rsidR="00470D90" w:rsidRDefault="00470D90" w:rsidP="00470D90">
      <w:r>
        <w:t xml:space="preserve">See </w:t>
      </w:r>
      <w:proofErr w:type="spellStart"/>
      <w:r>
        <w:t>EpisodeOfCare</w:t>
      </w:r>
      <w:proofErr w:type="spellEnd"/>
      <w:r>
        <w:t xml:space="preserve"> resource in </w:t>
      </w:r>
      <w:r w:rsidR="005719E5">
        <w:t xml:space="preserve">the 837I </w:t>
      </w:r>
      <w:r>
        <w:t>Bundle located in section 3.2.1</w:t>
      </w:r>
    </w:p>
    <w:p w14:paraId="716D2381" w14:textId="3607110D" w:rsidR="00E50622" w:rsidRDefault="00E50622" w:rsidP="00F81ACE">
      <w:pPr>
        <w:pStyle w:val="Heading4"/>
      </w:pPr>
      <w:proofErr w:type="spellStart"/>
      <w:r>
        <w:t>ExplanationOfBenefit</w:t>
      </w:r>
      <w:proofErr w:type="spellEnd"/>
    </w:p>
    <w:p w14:paraId="2C2E357A" w14:textId="63BE714A" w:rsidR="00F55EF6" w:rsidRDefault="00470D90" w:rsidP="002C7CAF">
      <w:pPr>
        <w:rPr>
          <w:rFonts w:cs="Arial"/>
        </w:rPr>
      </w:pPr>
      <w:r>
        <w:t xml:space="preserve">See </w:t>
      </w:r>
      <w:proofErr w:type="spellStart"/>
      <w:r>
        <w:t>ExplanationOfBenefit</w:t>
      </w:r>
      <w:proofErr w:type="spellEnd"/>
      <w:r>
        <w:t xml:space="preserve"> resource in </w:t>
      </w:r>
      <w:r w:rsidR="005719E5">
        <w:t xml:space="preserve">the 837I </w:t>
      </w:r>
      <w:r>
        <w:t>Bundle located in section 3.2.1</w:t>
      </w:r>
    </w:p>
    <w:p w14:paraId="02F7FA3D" w14:textId="4B243C58" w:rsidR="00E50622" w:rsidRDefault="00E50622" w:rsidP="00F81ACE">
      <w:pPr>
        <w:pStyle w:val="Heading4"/>
      </w:pPr>
      <w:r>
        <w:t>Flag</w:t>
      </w:r>
    </w:p>
    <w:p w14:paraId="2EE27110" w14:textId="1C0CFF4C" w:rsidR="00470D90" w:rsidRDefault="00470D90" w:rsidP="00470D90">
      <w:r>
        <w:t xml:space="preserve">See Flag resource in </w:t>
      </w:r>
      <w:r w:rsidR="005719E5">
        <w:t xml:space="preserve">the 837I </w:t>
      </w:r>
      <w:r>
        <w:t>Bundle located in section 3.2.1</w:t>
      </w:r>
    </w:p>
    <w:p w14:paraId="7E4798B3" w14:textId="65E3A40E" w:rsidR="00E50622" w:rsidRDefault="00E50622" w:rsidP="00F81ACE">
      <w:pPr>
        <w:pStyle w:val="Heading4"/>
      </w:pPr>
      <w:proofErr w:type="spellStart"/>
      <w:r>
        <w:t>HealthcareService</w:t>
      </w:r>
      <w:proofErr w:type="spellEnd"/>
    </w:p>
    <w:p w14:paraId="691999BB" w14:textId="39AAD12A" w:rsidR="00A55814" w:rsidRDefault="00470D90" w:rsidP="00470D90">
      <w:r>
        <w:t xml:space="preserve">See </w:t>
      </w:r>
      <w:proofErr w:type="spellStart"/>
      <w:r>
        <w:t>HealthcareService</w:t>
      </w:r>
      <w:proofErr w:type="spellEnd"/>
      <w:r>
        <w:t xml:space="preserve"> resource in </w:t>
      </w:r>
      <w:r w:rsidR="005719E5">
        <w:t xml:space="preserve">the 837I </w:t>
      </w:r>
      <w:r>
        <w:t>Bundle located in section 3.2.1</w:t>
      </w:r>
    </w:p>
    <w:p w14:paraId="1EA08786" w14:textId="77777777" w:rsidR="00470D90" w:rsidRPr="00470D90" w:rsidRDefault="00470D90" w:rsidP="002C7CAF"/>
    <w:p w14:paraId="1BBA011F" w14:textId="4C8B5421" w:rsidR="00E50622" w:rsidRDefault="00E50622" w:rsidP="00F81ACE">
      <w:pPr>
        <w:pStyle w:val="Heading4"/>
      </w:pPr>
      <w:r>
        <w:t>Location</w:t>
      </w:r>
    </w:p>
    <w:p w14:paraId="18275BAB" w14:textId="692707D4" w:rsidR="00A55814" w:rsidRDefault="00470D90" w:rsidP="00470D90">
      <w:r>
        <w:t xml:space="preserve">See Location resource in </w:t>
      </w:r>
      <w:r w:rsidR="005719E5">
        <w:t xml:space="preserve">the 837I </w:t>
      </w:r>
      <w:r>
        <w:t>Bundle located in section 3.2.1</w:t>
      </w:r>
    </w:p>
    <w:p w14:paraId="0703B767" w14:textId="77777777" w:rsidR="00470D90" w:rsidRPr="00470D90" w:rsidRDefault="00470D90" w:rsidP="002C7CAF"/>
    <w:p w14:paraId="49C9B0A4" w14:textId="689B589A" w:rsidR="00E50622" w:rsidRDefault="00E50622" w:rsidP="00F81ACE">
      <w:pPr>
        <w:pStyle w:val="Heading4"/>
      </w:pPr>
      <w:proofErr w:type="spellStart"/>
      <w:r>
        <w:t>Medication</w:t>
      </w:r>
      <w:r w:rsidR="00A55814">
        <w:t>Request</w:t>
      </w:r>
      <w:proofErr w:type="spellEnd"/>
    </w:p>
    <w:p w14:paraId="47311C33" w14:textId="19644C79" w:rsidR="00470D90" w:rsidRDefault="00470D90" w:rsidP="00470D90">
      <w:r>
        <w:t xml:space="preserve">See Claim resource in </w:t>
      </w:r>
      <w:r w:rsidR="005719E5">
        <w:t xml:space="preserve">the 837I </w:t>
      </w:r>
      <w:r>
        <w:t>Bundle located in section 3.2.1</w:t>
      </w:r>
    </w:p>
    <w:p w14:paraId="598A6E20" w14:textId="1594822E" w:rsidR="00E50622" w:rsidRDefault="00E50622" w:rsidP="00F81ACE">
      <w:pPr>
        <w:pStyle w:val="Heading4"/>
      </w:pPr>
      <w:r w:rsidRPr="005559F3">
        <w:t>Organization</w:t>
      </w:r>
    </w:p>
    <w:p w14:paraId="0639B84F" w14:textId="37D68C7C" w:rsidR="00470D90" w:rsidRDefault="00470D90" w:rsidP="00470D90">
      <w:r>
        <w:t xml:space="preserve">See Organization resource in </w:t>
      </w:r>
      <w:r w:rsidR="005719E5">
        <w:t xml:space="preserve">the 837I </w:t>
      </w:r>
      <w:r>
        <w:t>Bundle located in section 3.2.1</w:t>
      </w:r>
    </w:p>
    <w:p w14:paraId="554F7979" w14:textId="379A2606" w:rsidR="00740C14" w:rsidRDefault="00E50622" w:rsidP="00740C14">
      <w:pPr>
        <w:pStyle w:val="Heading4"/>
      </w:pPr>
      <w:r w:rsidRPr="005559F3">
        <w:t>Patient</w:t>
      </w:r>
    </w:p>
    <w:p w14:paraId="674DF541" w14:textId="3CD8324F" w:rsidR="00470D90" w:rsidRDefault="00470D90" w:rsidP="00470D90">
      <w:r>
        <w:t xml:space="preserve">See Patient resource in </w:t>
      </w:r>
      <w:r w:rsidR="005719E5">
        <w:t xml:space="preserve">the 837I </w:t>
      </w:r>
      <w:r>
        <w:t>Bundle located in section 3.2.1</w:t>
      </w:r>
    </w:p>
    <w:p w14:paraId="239B2281" w14:textId="0D32FCEC" w:rsidR="00E50622" w:rsidRDefault="00E50622" w:rsidP="00F81ACE">
      <w:pPr>
        <w:pStyle w:val="Heading4"/>
      </w:pPr>
      <w:proofErr w:type="spellStart"/>
      <w:r>
        <w:t>PaymentReconciliation</w:t>
      </w:r>
      <w:proofErr w:type="spellEnd"/>
    </w:p>
    <w:p w14:paraId="2BCE7199" w14:textId="4D0EE28E" w:rsidR="00470D90" w:rsidRDefault="00470D90" w:rsidP="00470D90">
      <w:r>
        <w:t xml:space="preserve">See </w:t>
      </w:r>
      <w:proofErr w:type="spellStart"/>
      <w:r>
        <w:t>PaymentReconciliation</w:t>
      </w:r>
      <w:proofErr w:type="spellEnd"/>
      <w:r>
        <w:t xml:space="preserve"> resource in </w:t>
      </w:r>
      <w:r w:rsidR="005719E5">
        <w:t xml:space="preserve">the 837I </w:t>
      </w:r>
      <w:r>
        <w:t>Bundle located in section 3.2.1</w:t>
      </w:r>
    </w:p>
    <w:p w14:paraId="118783E9" w14:textId="2658AD94" w:rsidR="00E50622" w:rsidRDefault="00E50622" w:rsidP="00F81ACE">
      <w:pPr>
        <w:pStyle w:val="Heading4"/>
      </w:pPr>
      <w:r w:rsidRPr="005559F3">
        <w:t>Practitioner</w:t>
      </w:r>
    </w:p>
    <w:p w14:paraId="451C846F" w14:textId="4F1643F7" w:rsidR="00470D90" w:rsidRDefault="00470D90" w:rsidP="00470D90">
      <w:r>
        <w:t xml:space="preserve">See Practitioner resource in </w:t>
      </w:r>
      <w:r w:rsidR="005719E5">
        <w:t xml:space="preserve">the 837I </w:t>
      </w:r>
      <w:r>
        <w:t>Bundle located in section 3.2.1</w:t>
      </w:r>
    </w:p>
    <w:p w14:paraId="16DC3B58" w14:textId="708660C8" w:rsidR="00E50622" w:rsidRDefault="00E50622" w:rsidP="00F81ACE">
      <w:pPr>
        <w:pStyle w:val="Heading4"/>
      </w:pPr>
      <w:r>
        <w:t>Procedure</w:t>
      </w:r>
    </w:p>
    <w:p w14:paraId="658E7026" w14:textId="243A4787" w:rsidR="00B35F50" w:rsidRDefault="00B35F50" w:rsidP="00B35F50">
      <w:r>
        <w:t xml:space="preserve">See Procedure resource in </w:t>
      </w:r>
      <w:r w:rsidR="005719E5">
        <w:t xml:space="preserve">the 837I </w:t>
      </w:r>
      <w:r>
        <w:t>Bundle located in section 3.2.1</w:t>
      </w:r>
    </w:p>
    <w:p w14:paraId="19DD4D34" w14:textId="0F198435" w:rsidR="00E50622" w:rsidRDefault="00E50622" w:rsidP="00F81ACE">
      <w:pPr>
        <w:pStyle w:val="Heading4"/>
      </w:pPr>
      <w:proofErr w:type="spellStart"/>
      <w:r>
        <w:t>ReferralRequest</w:t>
      </w:r>
      <w:proofErr w:type="spellEnd"/>
    </w:p>
    <w:p w14:paraId="04277D49" w14:textId="6AD6D5FD" w:rsidR="00B35F50" w:rsidRDefault="00B35F50" w:rsidP="00B35F50">
      <w:r>
        <w:t xml:space="preserve">See </w:t>
      </w:r>
      <w:proofErr w:type="spellStart"/>
      <w:r>
        <w:t>ReferralRequest</w:t>
      </w:r>
      <w:proofErr w:type="spellEnd"/>
      <w:r>
        <w:t xml:space="preserve"> resource in </w:t>
      </w:r>
      <w:r w:rsidR="005719E5">
        <w:t xml:space="preserve">the 837I </w:t>
      </w:r>
      <w:r>
        <w:t>Bundle located in section 3.2.1</w:t>
      </w:r>
    </w:p>
    <w:p w14:paraId="78D99456" w14:textId="15D3DAF1" w:rsidR="00E50622" w:rsidRPr="00CB36FF" w:rsidRDefault="00E50622" w:rsidP="00C70006">
      <w:pPr>
        <w:pStyle w:val="Heading4"/>
      </w:pPr>
      <w:proofErr w:type="spellStart"/>
      <w:r w:rsidRPr="005559F3">
        <w:t>RelatedPerson</w:t>
      </w:r>
      <w:proofErr w:type="spellEnd"/>
    </w:p>
    <w:p w14:paraId="73CB453D" w14:textId="4EDC43D8" w:rsidR="00B35F50" w:rsidRDefault="00B35F50" w:rsidP="00B35F50">
      <w:r>
        <w:t xml:space="preserve">See </w:t>
      </w:r>
      <w:proofErr w:type="spellStart"/>
      <w:r>
        <w:t>RelatedPerson</w:t>
      </w:r>
      <w:proofErr w:type="spellEnd"/>
      <w:r>
        <w:t xml:space="preserve"> resource in </w:t>
      </w:r>
      <w:r w:rsidR="005719E5">
        <w:t xml:space="preserve">the 837I </w:t>
      </w:r>
      <w:r>
        <w:t>Bundle located in section 3.2.1</w:t>
      </w:r>
    </w:p>
    <w:p w14:paraId="713ECBFA" w14:textId="09A797D3" w:rsidR="005B32D5" w:rsidRPr="009C1B6E" w:rsidRDefault="00740C14" w:rsidP="00ED6C26">
      <w:pPr>
        <w:pStyle w:val="Heading3"/>
      </w:pPr>
      <w:r>
        <w:lastRenderedPageBreak/>
        <w:t xml:space="preserve">   </w:t>
      </w:r>
      <w:bookmarkStart w:id="992" w:name="_Toc512931868"/>
      <w:r w:rsidR="00E50622">
        <w:t>837P Transaction Resources</w:t>
      </w:r>
      <w:bookmarkEnd w:id="992"/>
    </w:p>
    <w:p w14:paraId="4FF695E1" w14:textId="1B34B59B" w:rsidR="003B273A" w:rsidRDefault="003B273A" w:rsidP="00C70006">
      <w:pPr>
        <w:pStyle w:val="Heading4"/>
      </w:pPr>
      <w:r>
        <w:t>Basic</w:t>
      </w:r>
    </w:p>
    <w:p w14:paraId="2520EF82" w14:textId="5CB2CB6E" w:rsidR="00B35F50" w:rsidRDefault="00B35F50" w:rsidP="00B35F50">
      <w:r>
        <w:t xml:space="preserve">See Basic resource in </w:t>
      </w:r>
      <w:r w:rsidR="005719E5">
        <w:t xml:space="preserve">the 837P </w:t>
      </w:r>
      <w:r>
        <w:t>Bundle located in section 3.2.1</w:t>
      </w:r>
    </w:p>
    <w:p w14:paraId="7959CD7A" w14:textId="77777777" w:rsidR="00044D04" w:rsidRDefault="003B273A" w:rsidP="00C70006">
      <w:pPr>
        <w:pStyle w:val="Heading4"/>
      </w:pPr>
      <w:r>
        <w:t>Claim</w:t>
      </w:r>
      <w:r w:rsidR="0056291B">
        <w:t xml:space="preserve">  </w:t>
      </w:r>
    </w:p>
    <w:p w14:paraId="41E0A6F7" w14:textId="74CD75A4" w:rsidR="003B273A" w:rsidRDefault="003253FB" w:rsidP="00740C14">
      <w:r>
        <w:t>See Claim resource in the 837P Bundle located in section 3.2.1</w:t>
      </w:r>
    </w:p>
    <w:p w14:paraId="62721D7B" w14:textId="1D5B0FC0" w:rsidR="003B273A" w:rsidRDefault="003B273A" w:rsidP="00C70006">
      <w:pPr>
        <w:pStyle w:val="Heading4"/>
      </w:pPr>
      <w:proofErr w:type="spellStart"/>
      <w:r>
        <w:t>ClinicalImpression</w:t>
      </w:r>
      <w:proofErr w:type="spellEnd"/>
    </w:p>
    <w:p w14:paraId="2FF6018A" w14:textId="72F74550" w:rsidR="00B35F50" w:rsidRDefault="00B35F50" w:rsidP="00B35F50">
      <w:r>
        <w:t xml:space="preserve">See </w:t>
      </w:r>
      <w:proofErr w:type="spellStart"/>
      <w:r>
        <w:t>ClinicalImpression</w:t>
      </w:r>
      <w:proofErr w:type="spellEnd"/>
      <w:r>
        <w:t xml:space="preserve"> resource in </w:t>
      </w:r>
      <w:r w:rsidR="005719E5">
        <w:t xml:space="preserve">the 837P </w:t>
      </w:r>
      <w:r>
        <w:t>Bundle located in section 3.2.1</w:t>
      </w:r>
    </w:p>
    <w:p w14:paraId="4EE1EA06" w14:textId="61701AB3" w:rsidR="003B273A" w:rsidRDefault="003B273A" w:rsidP="00C70006">
      <w:pPr>
        <w:pStyle w:val="Heading4"/>
      </w:pPr>
      <w:proofErr w:type="spellStart"/>
      <w:r>
        <w:t>CommunicationRequest</w:t>
      </w:r>
      <w:proofErr w:type="spellEnd"/>
    </w:p>
    <w:p w14:paraId="0BA05188" w14:textId="132AF34B" w:rsidR="00B35F50" w:rsidRDefault="00B35F50" w:rsidP="00B35F50">
      <w:r>
        <w:t xml:space="preserve">See </w:t>
      </w:r>
      <w:proofErr w:type="spellStart"/>
      <w:r>
        <w:t>CommunicationRequest</w:t>
      </w:r>
      <w:proofErr w:type="spellEnd"/>
      <w:r>
        <w:t xml:space="preserve"> resource in </w:t>
      </w:r>
      <w:r w:rsidR="005719E5">
        <w:t xml:space="preserve">the 837P </w:t>
      </w:r>
      <w:r>
        <w:t>Bundle located in section 3.2.1</w:t>
      </w:r>
    </w:p>
    <w:p w14:paraId="4BDBC910" w14:textId="344716E2" w:rsidR="003B273A" w:rsidRDefault="003B273A" w:rsidP="002E32D3">
      <w:pPr>
        <w:pStyle w:val="Heading4"/>
      </w:pPr>
      <w:r>
        <w:t>Condition</w:t>
      </w:r>
      <w:r w:rsidR="0042504C">
        <w:t xml:space="preserve"> </w:t>
      </w:r>
    </w:p>
    <w:p w14:paraId="6717220E" w14:textId="520F1921" w:rsidR="003253FB" w:rsidRDefault="003253FB" w:rsidP="003253FB">
      <w:r>
        <w:t>See Condition resource in the 837P Bundle located in section 3.2.1</w:t>
      </w:r>
    </w:p>
    <w:p w14:paraId="6AAB4914" w14:textId="46BB63C0" w:rsidR="00C70006" w:rsidRDefault="003B273A" w:rsidP="002E32D3">
      <w:pPr>
        <w:pStyle w:val="Heading4"/>
      </w:pPr>
      <w:r>
        <w:t>Coverage</w:t>
      </w:r>
    </w:p>
    <w:p w14:paraId="34B59B5C" w14:textId="74714BCD" w:rsidR="003253FB" w:rsidRDefault="003253FB" w:rsidP="003253FB">
      <w:r>
        <w:t>See Coverage resource in the 837P Bundle located in section 3.2.1</w:t>
      </w:r>
    </w:p>
    <w:p w14:paraId="7C337585" w14:textId="3B723A4E" w:rsidR="003B273A" w:rsidRDefault="003B273A" w:rsidP="002E32D3">
      <w:pPr>
        <w:pStyle w:val="Heading4"/>
      </w:pPr>
      <w:r>
        <w:t>Encounter</w:t>
      </w:r>
      <w:r w:rsidR="007E6675">
        <w:t xml:space="preserve"> </w:t>
      </w:r>
    </w:p>
    <w:p w14:paraId="382983AA" w14:textId="5BCAED51" w:rsidR="003253FB" w:rsidRDefault="003253FB" w:rsidP="003253FB">
      <w:r>
        <w:t>See Encounter resource in the 837P Bundle located in section 3.2.1</w:t>
      </w:r>
    </w:p>
    <w:p w14:paraId="5D3060C2" w14:textId="2E9D3212" w:rsidR="003B273A" w:rsidRDefault="003B273A" w:rsidP="002E32D3">
      <w:pPr>
        <w:pStyle w:val="Heading4"/>
      </w:pPr>
      <w:proofErr w:type="spellStart"/>
      <w:r>
        <w:t>EpisodeOfCare</w:t>
      </w:r>
      <w:proofErr w:type="spellEnd"/>
      <w:r w:rsidR="007E6675">
        <w:t xml:space="preserve"> </w:t>
      </w:r>
    </w:p>
    <w:p w14:paraId="3B3DC58D" w14:textId="3CE43D19" w:rsidR="003253FB" w:rsidRDefault="003253FB" w:rsidP="003253FB">
      <w:r>
        <w:t xml:space="preserve">See </w:t>
      </w:r>
      <w:proofErr w:type="spellStart"/>
      <w:r>
        <w:t>EpisodeOfCare</w:t>
      </w:r>
      <w:proofErr w:type="spellEnd"/>
      <w:r>
        <w:t xml:space="preserve"> resource in the 837P Bundle located in section 3.2.1</w:t>
      </w:r>
    </w:p>
    <w:p w14:paraId="23FCCC9E" w14:textId="3A3EE767" w:rsidR="003B273A" w:rsidRDefault="003B273A" w:rsidP="00C70006">
      <w:pPr>
        <w:pStyle w:val="Heading4"/>
      </w:pPr>
      <w:proofErr w:type="spellStart"/>
      <w:r>
        <w:t>ImagingStudy</w:t>
      </w:r>
      <w:proofErr w:type="spellEnd"/>
      <w:r w:rsidR="007E6675">
        <w:t xml:space="preserve"> </w:t>
      </w:r>
    </w:p>
    <w:p w14:paraId="275AE68F" w14:textId="71C44701" w:rsidR="00B35F50" w:rsidRDefault="00B35F50" w:rsidP="00B35F50">
      <w:r>
        <w:t xml:space="preserve">See </w:t>
      </w:r>
      <w:proofErr w:type="spellStart"/>
      <w:r>
        <w:t>ImagingStudy</w:t>
      </w:r>
      <w:proofErr w:type="spellEnd"/>
      <w:r>
        <w:t xml:space="preserve"> resource in </w:t>
      </w:r>
      <w:r w:rsidR="005719E5">
        <w:t xml:space="preserve">the 837P </w:t>
      </w:r>
      <w:r>
        <w:t>Bundle located in section 3.2.1</w:t>
      </w:r>
    </w:p>
    <w:p w14:paraId="34429095" w14:textId="5C594093" w:rsidR="003B273A" w:rsidRDefault="003B273A" w:rsidP="00C70006">
      <w:pPr>
        <w:pStyle w:val="Heading4"/>
      </w:pPr>
      <w:r>
        <w:t>Medication</w:t>
      </w:r>
    </w:p>
    <w:p w14:paraId="0DB26171" w14:textId="11E4EB80" w:rsidR="00B35F50" w:rsidRDefault="00B35F50" w:rsidP="00B35F50">
      <w:r>
        <w:t xml:space="preserve">See Medication resource in </w:t>
      </w:r>
      <w:r w:rsidR="005719E5">
        <w:t xml:space="preserve">the 837P </w:t>
      </w:r>
      <w:r>
        <w:t>Bundle located in section 3.2.1</w:t>
      </w:r>
    </w:p>
    <w:p w14:paraId="78B16D08" w14:textId="74C4C87E" w:rsidR="003B273A" w:rsidRDefault="003B273A" w:rsidP="00C70006">
      <w:pPr>
        <w:pStyle w:val="Heading4"/>
      </w:pPr>
      <w:proofErr w:type="spellStart"/>
      <w:r>
        <w:t>MedicationDispense</w:t>
      </w:r>
      <w:proofErr w:type="spellEnd"/>
    </w:p>
    <w:p w14:paraId="307F6184" w14:textId="162B43FA" w:rsidR="00B35F50" w:rsidRDefault="00B35F50" w:rsidP="00B35F50">
      <w:r>
        <w:t xml:space="preserve">See </w:t>
      </w:r>
      <w:proofErr w:type="spellStart"/>
      <w:r>
        <w:t>MedicationDispense</w:t>
      </w:r>
      <w:proofErr w:type="spellEnd"/>
      <w:r>
        <w:t xml:space="preserve"> resource in </w:t>
      </w:r>
      <w:r w:rsidR="005719E5">
        <w:t xml:space="preserve">the 837P </w:t>
      </w:r>
      <w:r>
        <w:t>Bundle located in section 3.2.1</w:t>
      </w:r>
    </w:p>
    <w:p w14:paraId="49B0C1FE" w14:textId="4CFAD73F" w:rsidR="003B273A" w:rsidRDefault="003B273A" w:rsidP="00C70006">
      <w:pPr>
        <w:pStyle w:val="Heading4"/>
      </w:pPr>
      <w:r>
        <w:t>Observation</w:t>
      </w:r>
    </w:p>
    <w:p w14:paraId="6B0AD078" w14:textId="14DB8352" w:rsidR="00B35F50" w:rsidRDefault="00B35F50" w:rsidP="00B35F50">
      <w:r>
        <w:t xml:space="preserve">See Observation resource in </w:t>
      </w:r>
      <w:r w:rsidR="005719E5">
        <w:t xml:space="preserve">the 837P </w:t>
      </w:r>
      <w:r>
        <w:t>Bundle located in section 3.2.1</w:t>
      </w:r>
    </w:p>
    <w:p w14:paraId="1D0F114E" w14:textId="11B088BC" w:rsidR="003B273A" w:rsidRDefault="003B273A" w:rsidP="002E32D3">
      <w:pPr>
        <w:pStyle w:val="Heading4"/>
      </w:pPr>
      <w:r>
        <w:t>Organization</w:t>
      </w:r>
    </w:p>
    <w:p w14:paraId="15A56C88" w14:textId="6761DD91" w:rsidR="003253FB" w:rsidRDefault="003253FB" w:rsidP="003253FB">
      <w:r>
        <w:t>See Organization resource in the 837P Bundle located in section 3.2.1</w:t>
      </w:r>
    </w:p>
    <w:p w14:paraId="6617A39E" w14:textId="2F4107E1" w:rsidR="003B273A" w:rsidRDefault="003B273A" w:rsidP="002E32D3">
      <w:pPr>
        <w:pStyle w:val="Heading4"/>
      </w:pPr>
      <w:r>
        <w:t>Patient</w:t>
      </w:r>
      <w:r w:rsidR="002E32D3">
        <w:t xml:space="preserve"> </w:t>
      </w:r>
    </w:p>
    <w:p w14:paraId="57D5C5EC" w14:textId="572A4CA1" w:rsidR="003253FB" w:rsidRDefault="003253FB" w:rsidP="003253FB">
      <w:r>
        <w:t>See Patient resource in the 837P Bundle located in section 3.2.1</w:t>
      </w:r>
    </w:p>
    <w:p w14:paraId="33ECCCC6" w14:textId="5F16E87F" w:rsidR="003B273A" w:rsidRDefault="003B273A" w:rsidP="002E32D3">
      <w:pPr>
        <w:pStyle w:val="Heading4"/>
      </w:pPr>
      <w:r>
        <w:t>Practitioner</w:t>
      </w:r>
      <w:r w:rsidR="003A4FA3">
        <w:t xml:space="preserve"> </w:t>
      </w:r>
    </w:p>
    <w:p w14:paraId="6424E352" w14:textId="5D4FD0A4" w:rsidR="003253FB" w:rsidRDefault="003253FB" w:rsidP="003253FB">
      <w:r>
        <w:t>See Practitioner resource in the 837P Bundle located in section 3.2.1</w:t>
      </w:r>
    </w:p>
    <w:p w14:paraId="1E78A2BF" w14:textId="6CF39C4A" w:rsidR="003B273A" w:rsidRDefault="003B273A" w:rsidP="002E32D3">
      <w:pPr>
        <w:pStyle w:val="Heading4"/>
      </w:pPr>
      <w:r>
        <w:t>Procedure</w:t>
      </w:r>
      <w:r w:rsidR="002E32D3">
        <w:t xml:space="preserve"> </w:t>
      </w:r>
    </w:p>
    <w:p w14:paraId="77261C1C" w14:textId="10589BCA" w:rsidR="003253FB" w:rsidRDefault="003253FB" w:rsidP="003253FB">
      <w:r>
        <w:t>See Procedure resource in the 837P Bundle located in section 3.2.1</w:t>
      </w:r>
    </w:p>
    <w:p w14:paraId="0753743D" w14:textId="470A9115" w:rsidR="000551D8" w:rsidRDefault="002E32D3" w:rsidP="002E32D3">
      <w:pPr>
        <w:pStyle w:val="Heading4"/>
      </w:pPr>
      <w:proofErr w:type="spellStart"/>
      <w:r>
        <w:t>Refer</w:t>
      </w:r>
      <w:r w:rsidR="00071BB6">
        <w:t>r</w:t>
      </w:r>
      <w:r>
        <w:t>alRequest</w:t>
      </w:r>
      <w:proofErr w:type="spellEnd"/>
      <w:r>
        <w:t xml:space="preserve"> </w:t>
      </w:r>
    </w:p>
    <w:p w14:paraId="0C6BC8A6" w14:textId="2DBA2DA2" w:rsidR="003253FB" w:rsidRDefault="003253FB" w:rsidP="003253FB">
      <w:r>
        <w:t xml:space="preserve">See </w:t>
      </w:r>
      <w:proofErr w:type="spellStart"/>
      <w:r>
        <w:t>ReferralRequest</w:t>
      </w:r>
      <w:proofErr w:type="spellEnd"/>
      <w:r>
        <w:t xml:space="preserve"> resource in the 837P Bundle located in section 3.2.1</w:t>
      </w:r>
    </w:p>
    <w:p w14:paraId="3AB9C9D5" w14:textId="77777777" w:rsidR="000551D8" w:rsidRPr="000551D8" w:rsidRDefault="000551D8" w:rsidP="000551D8">
      <w:pPr>
        <w:pStyle w:val="BodyText"/>
        <w:rPr>
          <w:lang w:eastAsia="en-US"/>
        </w:rPr>
      </w:pPr>
    </w:p>
    <w:p w14:paraId="6F8A1B36" w14:textId="46B99599" w:rsidR="005B32D5" w:rsidRPr="00171493" w:rsidRDefault="00740C14" w:rsidP="00171493">
      <w:pPr>
        <w:pStyle w:val="Heading3"/>
      </w:pPr>
      <w:r>
        <w:lastRenderedPageBreak/>
        <w:t xml:space="preserve">  </w:t>
      </w:r>
      <w:bookmarkStart w:id="993" w:name="_Toc512931869"/>
      <w:r w:rsidR="00BF59D0">
        <w:t>837D</w:t>
      </w:r>
      <w:r w:rsidR="00DE0FE7">
        <w:t xml:space="preserve"> Transaction Resources</w:t>
      </w:r>
      <w:bookmarkEnd w:id="993"/>
    </w:p>
    <w:p w14:paraId="102D77E0" w14:textId="58DDFC86" w:rsidR="000551D8" w:rsidRDefault="000551D8" w:rsidP="002E32D3">
      <w:pPr>
        <w:pStyle w:val="Heading4"/>
      </w:pPr>
      <w:r>
        <w:t>Claim</w:t>
      </w:r>
      <w:r w:rsidR="00E26D2F">
        <w:t xml:space="preserve"> </w:t>
      </w:r>
    </w:p>
    <w:p w14:paraId="5199B1CF" w14:textId="76A806C8" w:rsidR="003253FB" w:rsidRDefault="003253FB" w:rsidP="003253FB">
      <w:r>
        <w:t>See Claim resource in the 837D Bundle located in section 3.2.1</w:t>
      </w:r>
    </w:p>
    <w:p w14:paraId="3B5C9222" w14:textId="69DB440E" w:rsidR="000551D8" w:rsidRDefault="000551D8" w:rsidP="00F40B26">
      <w:pPr>
        <w:pStyle w:val="Heading4"/>
      </w:pPr>
      <w:proofErr w:type="spellStart"/>
      <w:r w:rsidRPr="005559F3">
        <w:t>ClaimResponse</w:t>
      </w:r>
      <w:proofErr w:type="spellEnd"/>
    </w:p>
    <w:p w14:paraId="698EFA4F" w14:textId="362A978F" w:rsidR="00B35F50" w:rsidRDefault="00B35F50" w:rsidP="00B35F50">
      <w:r>
        <w:t xml:space="preserve">See </w:t>
      </w:r>
      <w:proofErr w:type="spellStart"/>
      <w:r>
        <w:t>ClaimResponse</w:t>
      </w:r>
      <w:proofErr w:type="spellEnd"/>
      <w:r>
        <w:t xml:space="preserve"> resource in </w:t>
      </w:r>
      <w:r w:rsidR="005719E5">
        <w:t xml:space="preserve">the 837D </w:t>
      </w:r>
      <w:r>
        <w:t>Bundle located in section 3.2.1</w:t>
      </w:r>
    </w:p>
    <w:p w14:paraId="695F004F" w14:textId="0B4153BE" w:rsidR="000551D8" w:rsidRDefault="000551D8" w:rsidP="00F40B26">
      <w:pPr>
        <w:pStyle w:val="Heading4"/>
      </w:pPr>
      <w:r w:rsidRPr="005559F3">
        <w:t>Communication</w:t>
      </w:r>
    </w:p>
    <w:p w14:paraId="588C09F6" w14:textId="45FCACD6" w:rsidR="00B35F50" w:rsidRDefault="00B35F50" w:rsidP="00B35F50">
      <w:r>
        <w:t xml:space="preserve">See Communication resource in </w:t>
      </w:r>
      <w:r w:rsidR="005719E5">
        <w:t xml:space="preserve">the 837D </w:t>
      </w:r>
      <w:r>
        <w:t>Bundle located in section 3.2.1</w:t>
      </w:r>
    </w:p>
    <w:p w14:paraId="7C9BCE5B" w14:textId="1658F257" w:rsidR="000551D8" w:rsidRDefault="000551D8" w:rsidP="002E32D3">
      <w:pPr>
        <w:pStyle w:val="Heading4"/>
      </w:pPr>
      <w:r w:rsidRPr="005559F3">
        <w:t>Condition</w:t>
      </w:r>
      <w:r w:rsidR="00736822">
        <w:t xml:space="preserve"> </w:t>
      </w:r>
    </w:p>
    <w:p w14:paraId="15E972CA" w14:textId="799F0DC2" w:rsidR="003253FB" w:rsidRDefault="003253FB" w:rsidP="003253FB">
      <w:r>
        <w:t>See Condition resource in the 837D Bundle located in section 3.2.1</w:t>
      </w:r>
    </w:p>
    <w:p w14:paraId="00487C56" w14:textId="70F2D159" w:rsidR="000551D8" w:rsidRDefault="000551D8" w:rsidP="002E32D3">
      <w:pPr>
        <w:pStyle w:val="Heading4"/>
      </w:pPr>
      <w:r w:rsidRPr="005559F3">
        <w:t>Coverage</w:t>
      </w:r>
      <w:r w:rsidR="00736822">
        <w:t xml:space="preserve"> </w:t>
      </w:r>
    </w:p>
    <w:p w14:paraId="18953BD2" w14:textId="2D8F67CD" w:rsidR="003253FB" w:rsidRDefault="003253FB" w:rsidP="003253FB">
      <w:r>
        <w:t>See Coverage resource in the 837D Bundle located in section 3.2.1</w:t>
      </w:r>
    </w:p>
    <w:p w14:paraId="77D6ABB5" w14:textId="39684AD3" w:rsidR="000551D8" w:rsidRDefault="000551D8" w:rsidP="00F40B26">
      <w:pPr>
        <w:pStyle w:val="Heading4"/>
      </w:pPr>
      <w:proofErr w:type="spellStart"/>
      <w:r>
        <w:t>DocumentReference</w:t>
      </w:r>
      <w:proofErr w:type="spellEnd"/>
    </w:p>
    <w:p w14:paraId="5BFA4CA4" w14:textId="097F7991" w:rsidR="00B35F50" w:rsidRDefault="00B35F50" w:rsidP="00B35F50">
      <w:r>
        <w:t xml:space="preserve">See </w:t>
      </w:r>
      <w:proofErr w:type="spellStart"/>
      <w:r>
        <w:t>DocumentReference</w:t>
      </w:r>
      <w:proofErr w:type="spellEnd"/>
      <w:r>
        <w:t xml:space="preserve"> resource in </w:t>
      </w:r>
      <w:r w:rsidR="005719E5">
        <w:t xml:space="preserve">the 837D </w:t>
      </w:r>
      <w:r>
        <w:t>Bundle located in section 3.2.1</w:t>
      </w:r>
    </w:p>
    <w:p w14:paraId="01862F01" w14:textId="7025F3E1" w:rsidR="000551D8" w:rsidRDefault="000551D8" w:rsidP="002E32D3">
      <w:pPr>
        <w:pStyle w:val="Heading4"/>
      </w:pPr>
      <w:r>
        <w:t>Encounter</w:t>
      </w:r>
      <w:r w:rsidR="00736822">
        <w:t xml:space="preserve"> </w:t>
      </w:r>
    </w:p>
    <w:p w14:paraId="51761337" w14:textId="090DA049" w:rsidR="003253FB" w:rsidRDefault="003253FB" w:rsidP="003253FB">
      <w:r>
        <w:t>See Encounter resource in the 837D Bundle located in section 3.2.1</w:t>
      </w:r>
    </w:p>
    <w:p w14:paraId="13C5D89D" w14:textId="075810F3" w:rsidR="000551D8" w:rsidRDefault="000551D8" w:rsidP="002E32D3">
      <w:pPr>
        <w:pStyle w:val="Heading4"/>
      </w:pPr>
      <w:proofErr w:type="spellStart"/>
      <w:r>
        <w:t>EpisodeOfCare</w:t>
      </w:r>
      <w:proofErr w:type="spellEnd"/>
      <w:r w:rsidR="00736822">
        <w:t xml:space="preserve"> </w:t>
      </w:r>
    </w:p>
    <w:p w14:paraId="55417A2C" w14:textId="37BCA96D" w:rsidR="003253FB" w:rsidRDefault="003253FB" w:rsidP="003253FB">
      <w:r>
        <w:t xml:space="preserve">See </w:t>
      </w:r>
      <w:proofErr w:type="spellStart"/>
      <w:r>
        <w:t>EpisodeOfCare</w:t>
      </w:r>
      <w:proofErr w:type="spellEnd"/>
      <w:r>
        <w:t xml:space="preserve"> resource in the 837D Bundle located in section 3.2.1</w:t>
      </w:r>
    </w:p>
    <w:p w14:paraId="2813A8B3" w14:textId="77086DAD" w:rsidR="000551D8" w:rsidRDefault="000551D8" w:rsidP="002E32D3">
      <w:pPr>
        <w:pStyle w:val="Heading4"/>
      </w:pPr>
      <w:proofErr w:type="spellStart"/>
      <w:r>
        <w:t>ExplanationOfBenefit</w:t>
      </w:r>
      <w:proofErr w:type="spellEnd"/>
      <w:r w:rsidR="00736822">
        <w:t xml:space="preserve">  </w:t>
      </w:r>
    </w:p>
    <w:p w14:paraId="6701F641" w14:textId="5722EC39" w:rsidR="003253FB" w:rsidRDefault="003253FB" w:rsidP="003253FB">
      <w:r>
        <w:t xml:space="preserve">See </w:t>
      </w:r>
      <w:proofErr w:type="spellStart"/>
      <w:r>
        <w:t>ExplanationOfBenefit</w:t>
      </w:r>
      <w:proofErr w:type="spellEnd"/>
      <w:r>
        <w:t xml:space="preserve"> resource in the 837D Bundle located in section 3.2.1</w:t>
      </w:r>
    </w:p>
    <w:p w14:paraId="153B99B5" w14:textId="74011B6C" w:rsidR="000551D8" w:rsidRDefault="000551D8" w:rsidP="002E32D3">
      <w:pPr>
        <w:pStyle w:val="Heading4"/>
      </w:pPr>
      <w:r>
        <w:t>Flag</w:t>
      </w:r>
      <w:r w:rsidR="00736822">
        <w:t xml:space="preserve"> </w:t>
      </w:r>
    </w:p>
    <w:p w14:paraId="25011F8D" w14:textId="165DEF36" w:rsidR="003253FB" w:rsidRDefault="003253FB" w:rsidP="003253FB">
      <w:r>
        <w:t>See Flag resource in the 837D Bundle located in section 3.2.1</w:t>
      </w:r>
    </w:p>
    <w:p w14:paraId="2A847934" w14:textId="38663F6F" w:rsidR="000551D8" w:rsidRDefault="000551D8" w:rsidP="002E32D3">
      <w:pPr>
        <w:pStyle w:val="Heading4"/>
      </w:pPr>
      <w:proofErr w:type="spellStart"/>
      <w:r>
        <w:t>HealthcareService</w:t>
      </w:r>
      <w:proofErr w:type="spellEnd"/>
      <w:r w:rsidR="00736822">
        <w:t xml:space="preserve"> </w:t>
      </w:r>
    </w:p>
    <w:p w14:paraId="2B4C58D7" w14:textId="194EB2FF" w:rsidR="003253FB" w:rsidRDefault="003253FB" w:rsidP="003253FB">
      <w:r>
        <w:t xml:space="preserve">See </w:t>
      </w:r>
      <w:proofErr w:type="spellStart"/>
      <w:r>
        <w:t>HealthcareService</w:t>
      </w:r>
      <w:proofErr w:type="spellEnd"/>
      <w:r>
        <w:t xml:space="preserve"> resource in the 837D Bundle located in section 3.2.1</w:t>
      </w:r>
    </w:p>
    <w:p w14:paraId="372A83D0" w14:textId="4918A75E" w:rsidR="000551D8" w:rsidRDefault="000551D8" w:rsidP="002E32D3">
      <w:pPr>
        <w:pStyle w:val="Heading4"/>
      </w:pPr>
      <w:r>
        <w:t>Location</w:t>
      </w:r>
      <w:r w:rsidR="00736822">
        <w:t xml:space="preserve"> </w:t>
      </w:r>
    </w:p>
    <w:p w14:paraId="072AAFE0" w14:textId="0D9FE192" w:rsidR="003253FB" w:rsidRDefault="003253FB" w:rsidP="003253FB">
      <w:r>
        <w:t>See Location resource in the 837D Bundle located in section 3.2.1</w:t>
      </w:r>
    </w:p>
    <w:p w14:paraId="73D752A4" w14:textId="58125F59" w:rsidR="000551D8" w:rsidRDefault="000551D8" w:rsidP="002E32D3">
      <w:pPr>
        <w:pStyle w:val="Heading4"/>
      </w:pPr>
      <w:proofErr w:type="spellStart"/>
      <w:r w:rsidRPr="005559F3">
        <w:t>Medication</w:t>
      </w:r>
      <w:r>
        <w:t>Request</w:t>
      </w:r>
      <w:proofErr w:type="spellEnd"/>
    </w:p>
    <w:p w14:paraId="762E9555" w14:textId="4390D9E2" w:rsidR="003253FB" w:rsidRDefault="003253FB" w:rsidP="003253FB">
      <w:r>
        <w:t xml:space="preserve">See </w:t>
      </w:r>
      <w:proofErr w:type="spellStart"/>
      <w:r>
        <w:t>MedicationRequest</w:t>
      </w:r>
      <w:proofErr w:type="spellEnd"/>
      <w:r>
        <w:t xml:space="preserve"> resource in the 837D Bundle located in section 3.2.1</w:t>
      </w:r>
    </w:p>
    <w:p w14:paraId="268A4103" w14:textId="051F487F" w:rsidR="000551D8" w:rsidRDefault="000551D8" w:rsidP="00AD31E5">
      <w:pPr>
        <w:pStyle w:val="Heading4"/>
      </w:pPr>
      <w:proofErr w:type="spellStart"/>
      <w:r w:rsidRPr="005559F3">
        <w:t>MessageHeader</w:t>
      </w:r>
      <w:proofErr w:type="spellEnd"/>
      <w:r w:rsidR="003A4FA3">
        <w:t xml:space="preserve"> </w:t>
      </w:r>
    </w:p>
    <w:p w14:paraId="24230BEE" w14:textId="7A6771C2" w:rsidR="00B35F50" w:rsidRDefault="00B35F50" w:rsidP="00B35F50">
      <w:r>
        <w:t xml:space="preserve">See </w:t>
      </w:r>
      <w:proofErr w:type="spellStart"/>
      <w:r>
        <w:t>MessageHeader</w:t>
      </w:r>
      <w:proofErr w:type="spellEnd"/>
      <w:r>
        <w:t xml:space="preserve"> resource in </w:t>
      </w:r>
      <w:r w:rsidR="005719E5">
        <w:t xml:space="preserve">the 837D </w:t>
      </w:r>
      <w:r>
        <w:t>Bundle located in section 3.2.1</w:t>
      </w:r>
    </w:p>
    <w:p w14:paraId="20ECC511" w14:textId="46313FFE" w:rsidR="000551D8" w:rsidRDefault="000551D8" w:rsidP="00655D4D">
      <w:pPr>
        <w:pStyle w:val="Heading4"/>
      </w:pPr>
      <w:r>
        <w:t>Observation</w:t>
      </w:r>
      <w:r w:rsidR="003A4FA3">
        <w:t xml:space="preserve"> </w:t>
      </w:r>
    </w:p>
    <w:p w14:paraId="7748EB39" w14:textId="36349125" w:rsidR="003253FB" w:rsidRDefault="003253FB" w:rsidP="003253FB">
      <w:r>
        <w:t>See Observation resource in the 837D Bundle located in section 3.2.1</w:t>
      </w:r>
    </w:p>
    <w:p w14:paraId="3650E0C3" w14:textId="71E71251" w:rsidR="000551D8" w:rsidRDefault="000551D8" w:rsidP="00655D4D">
      <w:pPr>
        <w:pStyle w:val="Heading4"/>
      </w:pPr>
      <w:r w:rsidRPr="005559F3">
        <w:t>Organization</w:t>
      </w:r>
      <w:r w:rsidR="003A4FA3">
        <w:t xml:space="preserve"> </w:t>
      </w:r>
    </w:p>
    <w:p w14:paraId="56EB4D9F" w14:textId="1473162D" w:rsidR="003253FB" w:rsidRDefault="003253FB" w:rsidP="003253FB">
      <w:r>
        <w:t>See Organization resource in the 837D Bundle located in section 3.2.1</w:t>
      </w:r>
    </w:p>
    <w:p w14:paraId="57CB6C89" w14:textId="5DDC21E0" w:rsidR="000551D8" w:rsidRDefault="000551D8" w:rsidP="00655D4D">
      <w:pPr>
        <w:pStyle w:val="Heading4"/>
      </w:pPr>
      <w:r w:rsidRPr="005559F3">
        <w:t>Patient</w:t>
      </w:r>
      <w:r w:rsidR="003A4FA3">
        <w:t xml:space="preserve"> </w:t>
      </w:r>
    </w:p>
    <w:p w14:paraId="663D7202" w14:textId="4C195F5A" w:rsidR="003253FB" w:rsidRDefault="003253FB" w:rsidP="003253FB">
      <w:r>
        <w:t>See Patient resource in the 837D Bundle located in section 3.2.1</w:t>
      </w:r>
    </w:p>
    <w:p w14:paraId="320F997D" w14:textId="0C15E500" w:rsidR="000551D8" w:rsidRDefault="000551D8" w:rsidP="00655D4D">
      <w:pPr>
        <w:pStyle w:val="Heading4"/>
      </w:pPr>
      <w:proofErr w:type="spellStart"/>
      <w:r w:rsidRPr="005559F3">
        <w:t>Payment</w:t>
      </w:r>
      <w:r>
        <w:t>Reconciliation</w:t>
      </w:r>
      <w:proofErr w:type="spellEnd"/>
      <w:r w:rsidR="00736822">
        <w:t xml:space="preserve"> </w:t>
      </w:r>
    </w:p>
    <w:p w14:paraId="21CA7D53" w14:textId="15389014" w:rsidR="003253FB" w:rsidRDefault="003253FB" w:rsidP="003253FB">
      <w:r>
        <w:t xml:space="preserve">See </w:t>
      </w:r>
      <w:proofErr w:type="spellStart"/>
      <w:r>
        <w:t>PaymentReconciliation</w:t>
      </w:r>
      <w:proofErr w:type="spellEnd"/>
      <w:r>
        <w:t xml:space="preserve"> resource in the 837D Bundle located in section 3.2.1</w:t>
      </w:r>
    </w:p>
    <w:p w14:paraId="1B802276" w14:textId="68447ACD" w:rsidR="000551D8" w:rsidRDefault="000551D8" w:rsidP="00655D4D">
      <w:pPr>
        <w:pStyle w:val="Heading4"/>
      </w:pPr>
      <w:r w:rsidRPr="005559F3">
        <w:t>Practitioner</w:t>
      </w:r>
      <w:r w:rsidR="003A4FA3">
        <w:t xml:space="preserve"> </w:t>
      </w:r>
    </w:p>
    <w:p w14:paraId="197BE904" w14:textId="43723E7F" w:rsidR="003253FB" w:rsidRDefault="003253FB" w:rsidP="003253FB">
      <w:r>
        <w:t>See Practitioner resource in the 837D Bundle located in section 3.2.1</w:t>
      </w:r>
    </w:p>
    <w:p w14:paraId="1DB6B860" w14:textId="0491DA28" w:rsidR="000551D8" w:rsidRDefault="000551D8" w:rsidP="00AD31E5">
      <w:pPr>
        <w:pStyle w:val="Heading4"/>
      </w:pPr>
      <w:proofErr w:type="spellStart"/>
      <w:r>
        <w:lastRenderedPageBreak/>
        <w:t>PractitionerRole</w:t>
      </w:r>
      <w:proofErr w:type="spellEnd"/>
      <w:r w:rsidR="000F0E1D">
        <w:t xml:space="preserve"> </w:t>
      </w:r>
    </w:p>
    <w:p w14:paraId="46D4F526" w14:textId="6D84279E" w:rsidR="00B35F50" w:rsidRDefault="00B35F50" w:rsidP="00B35F50">
      <w:r>
        <w:t xml:space="preserve">See </w:t>
      </w:r>
      <w:proofErr w:type="spellStart"/>
      <w:r>
        <w:t>PractitionerRole</w:t>
      </w:r>
      <w:proofErr w:type="spellEnd"/>
      <w:r>
        <w:t xml:space="preserve"> resource in </w:t>
      </w:r>
      <w:r w:rsidR="005719E5">
        <w:t xml:space="preserve">the 837D </w:t>
      </w:r>
      <w:r>
        <w:t>Bundle located in section 3.2.1</w:t>
      </w:r>
    </w:p>
    <w:p w14:paraId="05CBF480" w14:textId="420DA677" w:rsidR="000551D8" w:rsidRDefault="000551D8" w:rsidP="00655D4D">
      <w:pPr>
        <w:pStyle w:val="Heading4"/>
      </w:pPr>
      <w:r>
        <w:t>Procedure</w:t>
      </w:r>
      <w:r w:rsidR="003A4FA3">
        <w:t xml:space="preserve"> </w:t>
      </w:r>
    </w:p>
    <w:p w14:paraId="3D1E29B6" w14:textId="3D969668" w:rsidR="003253FB" w:rsidRDefault="003253FB" w:rsidP="003253FB">
      <w:r>
        <w:t>See Procedure resource in the 837D Bundle located in section 3.2.1</w:t>
      </w:r>
    </w:p>
    <w:p w14:paraId="7C6F79C2" w14:textId="632C1E72" w:rsidR="000551D8" w:rsidRDefault="000551D8" w:rsidP="00AD31E5">
      <w:pPr>
        <w:pStyle w:val="Heading4"/>
      </w:pPr>
      <w:proofErr w:type="spellStart"/>
      <w:r w:rsidRPr="005559F3">
        <w:t>Proce</w:t>
      </w:r>
      <w:r>
        <w:t>dure</w:t>
      </w:r>
      <w:r w:rsidRPr="005559F3">
        <w:t>Re</w:t>
      </w:r>
      <w:r>
        <w:t>quest</w:t>
      </w:r>
      <w:proofErr w:type="spellEnd"/>
    </w:p>
    <w:p w14:paraId="10C56CBD" w14:textId="01F0DA41" w:rsidR="00B35F50" w:rsidRDefault="00B35F50" w:rsidP="00B35F50">
      <w:r>
        <w:t xml:space="preserve">See </w:t>
      </w:r>
      <w:proofErr w:type="spellStart"/>
      <w:r>
        <w:t>ProcedureRequest</w:t>
      </w:r>
      <w:proofErr w:type="spellEnd"/>
      <w:r>
        <w:t xml:space="preserve"> resource in </w:t>
      </w:r>
      <w:r w:rsidR="005719E5">
        <w:t xml:space="preserve">the 837D </w:t>
      </w:r>
      <w:r>
        <w:t>Bundle located in section 3.2.1</w:t>
      </w:r>
    </w:p>
    <w:p w14:paraId="5B9F0E92" w14:textId="6C860570" w:rsidR="000551D8" w:rsidRDefault="000551D8" w:rsidP="00655D4D">
      <w:pPr>
        <w:pStyle w:val="Heading4"/>
      </w:pPr>
      <w:proofErr w:type="spellStart"/>
      <w:r>
        <w:t>RelatedPerson</w:t>
      </w:r>
      <w:proofErr w:type="spellEnd"/>
      <w:r w:rsidR="000F0E1D">
        <w:t xml:space="preserve"> </w:t>
      </w:r>
    </w:p>
    <w:p w14:paraId="0183A256" w14:textId="3FB867D6" w:rsidR="003253FB" w:rsidRDefault="003253FB" w:rsidP="003253FB">
      <w:r>
        <w:t xml:space="preserve">See </w:t>
      </w:r>
      <w:proofErr w:type="spellStart"/>
      <w:r>
        <w:t>RelatedPerson</w:t>
      </w:r>
      <w:proofErr w:type="spellEnd"/>
      <w:r>
        <w:t xml:space="preserve"> resource in the 837D Bundle located in section 3.2.1</w:t>
      </w:r>
    </w:p>
    <w:p w14:paraId="03B27568" w14:textId="7360941B" w:rsidR="000551D8" w:rsidRDefault="000551D8" w:rsidP="00AD31E5">
      <w:pPr>
        <w:pStyle w:val="Heading4"/>
      </w:pPr>
      <w:proofErr w:type="spellStart"/>
      <w:r>
        <w:t>ValueSet</w:t>
      </w:r>
      <w:proofErr w:type="spellEnd"/>
    </w:p>
    <w:p w14:paraId="408A99F2" w14:textId="0FF19ADA" w:rsidR="00B35F50" w:rsidRDefault="00B35F50" w:rsidP="00B35F50">
      <w:r>
        <w:t xml:space="preserve">See </w:t>
      </w:r>
      <w:proofErr w:type="spellStart"/>
      <w:r>
        <w:t>ValueSet</w:t>
      </w:r>
      <w:proofErr w:type="spellEnd"/>
      <w:r>
        <w:t xml:space="preserve"> resource in </w:t>
      </w:r>
      <w:r w:rsidR="005719E5">
        <w:t xml:space="preserve">the 837D </w:t>
      </w:r>
      <w:r>
        <w:t>Bundle located in section 3.2.1</w:t>
      </w:r>
    </w:p>
    <w:p w14:paraId="3B4C91B3" w14:textId="77777777" w:rsidR="000551D8" w:rsidRPr="00BF59D0" w:rsidRDefault="000551D8" w:rsidP="00BF59D0">
      <w:pPr>
        <w:pStyle w:val="BodyText"/>
        <w:rPr>
          <w:lang w:eastAsia="en-US"/>
        </w:rPr>
      </w:pPr>
    </w:p>
    <w:p w14:paraId="11CA571E" w14:textId="53F0DF0D" w:rsidR="00377177" w:rsidRDefault="005729A9" w:rsidP="005729A9">
      <w:pPr>
        <w:pStyle w:val="Heading3"/>
      </w:pPr>
      <w:bookmarkStart w:id="994" w:name="_Toc512931870"/>
      <w:r>
        <w:t>Mapping Sheet</w:t>
      </w:r>
      <w:bookmarkEnd w:id="994"/>
    </w:p>
    <w:p w14:paraId="5AA9D627" w14:textId="32C244B1" w:rsidR="00A26F2E" w:rsidRPr="00A26F2E" w:rsidRDefault="005F5DBB" w:rsidP="00A26F2E">
      <w:pPr>
        <w:pStyle w:val="BodyText"/>
        <w:rPr>
          <w:lang w:eastAsia="en-US"/>
        </w:rPr>
      </w:pPr>
      <w:del w:id="995" w:author="Steffen Maerdian" w:date="2018-04-19T10:43:00Z">
        <w:r w:rsidDel="001E3C8B">
          <w:rPr>
            <w:lang w:eastAsia="en-US"/>
          </w:rPr>
          <w:object w:dxaOrig="1551" w:dyaOrig="1004" w14:anchorId="479D183B">
            <v:shape id="_x0000_i1031" type="#_x0000_t75" style="width:77.25pt;height:50.25pt" o:ole="">
              <v:imagedata r:id="rId44" o:title=""/>
            </v:shape>
            <o:OLEObject Type="Embed" ProgID="Excel.Sheet.12" ShapeID="_x0000_i1031" DrawAspect="Icon" ObjectID="_1589097460" r:id="rId45"/>
          </w:object>
        </w:r>
      </w:del>
      <w:ins w:id="996" w:author="Steffen Maerdian" w:date="2018-04-19T10:44:00Z">
        <w:del w:id="997" w:author="Keith Oulson" w:date="2018-05-29T11:04:00Z">
          <w:r w:rsidR="001E3C8B" w:rsidDel="00387C18">
            <w:rPr>
              <w:lang w:eastAsia="en-US"/>
            </w:rPr>
            <w:object w:dxaOrig="1532" w:dyaOrig="991" w14:anchorId="69E63B0A">
              <v:shape id="_x0000_i1032" type="#_x0000_t75" style="width:76.5pt;height:49.5pt" o:ole="">
                <v:imagedata r:id="rId46" o:title=""/>
              </v:shape>
              <o:OLEObject Type="Embed" ProgID="Excel.Sheet.12" ShapeID="_x0000_i1032" DrawAspect="Icon" ObjectID="_1589097461" r:id="rId47"/>
            </w:object>
          </w:r>
        </w:del>
      </w:ins>
      <w:ins w:id="998" w:author="Keith Oulson" w:date="2018-05-29T11:04:00Z">
        <w:r w:rsidR="00387C18">
          <w:rPr>
            <w:lang w:eastAsia="en-US"/>
          </w:rPr>
          <w:object w:dxaOrig="1531" w:dyaOrig="990" w14:anchorId="61D21988">
            <v:shape id="_x0000_i1033" type="#_x0000_t75" style="width:76.5pt;height:49.5pt" o:ole="">
              <v:imagedata r:id="rId48" o:title=""/>
            </v:shape>
            <o:OLEObject Type="Embed" ProgID="Excel.Sheet.12" ShapeID="_x0000_i1033" DrawAspect="Icon" ObjectID="_1589097462" r:id="rId49"/>
          </w:object>
        </w:r>
      </w:ins>
    </w:p>
    <w:p w14:paraId="7F9FE866" w14:textId="4B7F1EBC" w:rsidR="005704D6" w:rsidRDefault="00B92B9C" w:rsidP="005704D6">
      <w:pPr>
        <w:pStyle w:val="Heading1"/>
        <w:rPr>
          <w:rFonts w:ascii="Verdana" w:hAnsi="Verdana"/>
        </w:rPr>
      </w:pPr>
      <w:bookmarkStart w:id="999" w:name="_Toc512931871"/>
      <w:r w:rsidRPr="005559F3">
        <w:rPr>
          <w:rFonts w:ascii="Verdana" w:hAnsi="Verdana"/>
        </w:rPr>
        <w:t xml:space="preserve">Appendix B - </w:t>
      </w:r>
      <w:proofErr w:type="spellStart"/>
      <w:r w:rsidRPr="005559F3">
        <w:rPr>
          <w:rFonts w:ascii="Verdana" w:hAnsi="Verdana"/>
        </w:rPr>
        <w:t>TASCore</w:t>
      </w:r>
      <w:proofErr w:type="spellEnd"/>
      <w:r w:rsidRPr="005559F3">
        <w:rPr>
          <w:rFonts w:ascii="Verdana" w:hAnsi="Verdana"/>
        </w:rPr>
        <w:t xml:space="preserve"> Mapping Rules</w:t>
      </w:r>
      <w:bookmarkEnd w:id="999"/>
    </w:p>
    <w:p w14:paraId="66CAE996" w14:textId="1BDF61E5" w:rsidR="00ED7939" w:rsidRPr="00552D84" w:rsidRDefault="00552D84" w:rsidP="00351096">
      <w:pPr>
        <w:ind w:firstLine="432"/>
      </w:pPr>
      <w:r>
        <w:t>TBD</w:t>
      </w:r>
    </w:p>
    <w:p w14:paraId="6289D580" w14:textId="63BB494F" w:rsidR="00B92B9C" w:rsidRDefault="00B92B9C" w:rsidP="00B92B9C">
      <w:pPr>
        <w:pStyle w:val="Heading1"/>
        <w:rPr>
          <w:rFonts w:ascii="Verdana" w:hAnsi="Verdana"/>
        </w:rPr>
      </w:pPr>
      <w:bookmarkStart w:id="1000" w:name="_Toc512931872"/>
      <w:r w:rsidRPr="005559F3">
        <w:rPr>
          <w:rFonts w:ascii="Verdana" w:hAnsi="Verdana"/>
        </w:rPr>
        <w:t xml:space="preserve">Appendix C – </w:t>
      </w:r>
      <w:proofErr w:type="spellStart"/>
      <w:r w:rsidRPr="005559F3">
        <w:rPr>
          <w:rFonts w:ascii="Verdana" w:hAnsi="Verdana"/>
        </w:rPr>
        <w:t>TASCore</w:t>
      </w:r>
      <w:proofErr w:type="spellEnd"/>
      <w:r w:rsidRPr="005559F3">
        <w:rPr>
          <w:rFonts w:ascii="Verdana" w:hAnsi="Verdana"/>
        </w:rPr>
        <w:t xml:space="preserve"> Default Values</w:t>
      </w:r>
      <w:bookmarkEnd w:id="1000"/>
      <w:r w:rsidRPr="005559F3">
        <w:rPr>
          <w:rFonts w:ascii="Verdana" w:hAnsi="Verdana"/>
        </w:rPr>
        <w:t xml:space="preserve"> </w:t>
      </w:r>
    </w:p>
    <w:p w14:paraId="22F8419B" w14:textId="1A9687F2" w:rsidR="00552D84" w:rsidRPr="00552D84" w:rsidRDefault="00552D84" w:rsidP="00351096">
      <w:pPr>
        <w:ind w:firstLine="432"/>
      </w:pPr>
      <w:r>
        <w:t>TBD</w:t>
      </w:r>
    </w:p>
    <w:p w14:paraId="4286B744" w14:textId="1BE9FCC6" w:rsidR="00B92B9C" w:rsidRDefault="00B92B9C" w:rsidP="00B92B9C">
      <w:pPr>
        <w:pStyle w:val="Heading1"/>
        <w:rPr>
          <w:rFonts w:ascii="Verdana" w:hAnsi="Verdana"/>
        </w:rPr>
      </w:pPr>
      <w:bookmarkStart w:id="1001" w:name="_Toc512931873"/>
      <w:r w:rsidRPr="005559F3">
        <w:rPr>
          <w:rFonts w:ascii="Verdana" w:hAnsi="Verdana"/>
        </w:rPr>
        <w:t>Appendix D – FSC Mapping Rules</w:t>
      </w:r>
      <w:bookmarkEnd w:id="1001"/>
    </w:p>
    <w:p w14:paraId="7A92F1B2" w14:textId="7EBD257A" w:rsidR="00552D84" w:rsidRPr="00552D84" w:rsidRDefault="00552D84" w:rsidP="00351096">
      <w:pPr>
        <w:ind w:firstLine="432"/>
      </w:pPr>
      <w:r>
        <w:t>TBD</w:t>
      </w:r>
    </w:p>
    <w:p w14:paraId="71ADE399" w14:textId="3953B541" w:rsidR="00B92B9C" w:rsidRDefault="00B92B9C" w:rsidP="00B92B9C">
      <w:pPr>
        <w:pStyle w:val="Heading1"/>
        <w:rPr>
          <w:rFonts w:ascii="Verdana" w:hAnsi="Verdana"/>
        </w:rPr>
      </w:pPr>
      <w:bookmarkStart w:id="1002" w:name="_Toc512931874"/>
      <w:r w:rsidRPr="005559F3">
        <w:rPr>
          <w:rFonts w:ascii="Verdana" w:hAnsi="Verdana"/>
        </w:rPr>
        <w:t>Appendix E – FSC Default Values</w:t>
      </w:r>
      <w:bookmarkEnd w:id="1002"/>
    </w:p>
    <w:p w14:paraId="5B5D42DF" w14:textId="420869AF" w:rsidR="00552D84" w:rsidRDefault="00552D84" w:rsidP="00351096">
      <w:pPr>
        <w:ind w:firstLine="432"/>
      </w:pPr>
      <w:r>
        <w:t>TBD</w:t>
      </w:r>
    </w:p>
    <w:p w14:paraId="57CB400E" w14:textId="6876DC77" w:rsidR="005729A9" w:rsidRDefault="005729A9" w:rsidP="00351096">
      <w:pPr>
        <w:ind w:firstLine="432"/>
      </w:pPr>
    </w:p>
    <w:p w14:paraId="32F4C076" w14:textId="06DBAB33" w:rsidR="005729A9" w:rsidRDefault="005729A9" w:rsidP="00351096">
      <w:pPr>
        <w:ind w:firstLine="432"/>
      </w:pPr>
    </w:p>
    <w:p w14:paraId="3443835E" w14:textId="0DC27BF7" w:rsidR="005729A9" w:rsidRDefault="005729A9" w:rsidP="00351096">
      <w:pPr>
        <w:ind w:firstLine="432"/>
      </w:pPr>
    </w:p>
    <w:p w14:paraId="791A5A5D" w14:textId="70D10998" w:rsidR="005729A9" w:rsidDel="00DD61DE" w:rsidRDefault="005729A9" w:rsidP="00351096">
      <w:pPr>
        <w:ind w:firstLine="432"/>
        <w:rPr>
          <w:del w:id="1003" w:author="Keith Oulson" w:date="2018-04-25T12:08:00Z"/>
        </w:rPr>
      </w:pPr>
    </w:p>
    <w:p w14:paraId="4DCFA9F1" w14:textId="77777777" w:rsidR="005729A9" w:rsidRPr="00552D84" w:rsidRDefault="005729A9" w:rsidP="00351096">
      <w:pPr>
        <w:ind w:firstLine="432"/>
      </w:pPr>
    </w:p>
    <w:p w14:paraId="2BF0FDA5" w14:textId="69790C3F" w:rsidR="008B0D28" w:rsidRDefault="008B0D28" w:rsidP="008B0D28">
      <w:pPr>
        <w:pStyle w:val="Heading1"/>
      </w:pPr>
      <w:r>
        <w:t xml:space="preserve"> </w:t>
      </w:r>
      <w:bookmarkStart w:id="1004" w:name="_Toc512931875"/>
      <w:r>
        <w:t>Glossary</w:t>
      </w:r>
      <w:bookmarkEnd w:id="1004"/>
    </w:p>
    <w:tbl>
      <w:tblPr>
        <w:tblStyle w:val="TableGrid"/>
        <w:tblW w:w="0" w:type="auto"/>
        <w:tblInd w:w="576" w:type="dxa"/>
        <w:tblLook w:val="04A0" w:firstRow="1" w:lastRow="0" w:firstColumn="1" w:lastColumn="0" w:noHBand="0" w:noVBand="1"/>
      </w:tblPr>
      <w:tblGrid>
        <w:gridCol w:w="3705"/>
        <w:gridCol w:w="6735"/>
      </w:tblGrid>
      <w:tr w:rsidR="0048464B" w14:paraId="06B3B010" w14:textId="77777777" w:rsidTr="00232237">
        <w:tc>
          <w:tcPr>
            <w:tcW w:w="4932" w:type="dxa"/>
          </w:tcPr>
          <w:p w14:paraId="63741DD3" w14:textId="3ECA9428" w:rsidR="0048464B" w:rsidRPr="00232237" w:rsidRDefault="0048464B" w:rsidP="00171493">
            <w:r w:rsidRPr="00232237">
              <w:rPr>
                <w:shd w:val="clear" w:color="auto" w:fill="FFFFFF"/>
              </w:rPr>
              <w:t>AMQP - Advanced Message Queuing Protocol</w:t>
            </w:r>
          </w:p>
        </w:tc>
        <w:tc>
          <w:tcPr>
            <w:tcW w:w="9108" w:type="dxa"/>
          </w:tcPr>
          <w:p w14:paraId="78A901B7" w14:textId="68D0138B" w:rsidR="0048464B" w:rsidRPr="00232237" w:rsidRDefault="0048464B" w:rsidP="00171493">
            <w:r w:rsidRPr="00232237">
              <w:rPr>
                <w:shd w:val="clear" w:color="auto" w:fill="FFFFFF"/>
              </w:rPr>
              <w:t>The </w:t>
            </w:r>
            <w:r w:rsidRPr="00232237">
              <w:rPr>
                <w:rStyle w:val="Emphasis"/>
                <w:rFonts w:eastAsia="MS Mincho" w:cs="Segoe UI"/>
                <w:color w:val="333333"/>
                <w:sz w:val="20"/>
                <w:szCs w:val="20"/>
                <w:shd w:val="clear" w:color="auto" w:fill="FFFFFF"/>
              </w:rPr>
              <w:t>Advanced Message Queuing Protocol</w:t>
            </w:r>
            <w:r w:rsidRPr="00232237">
              <w:rPr>
                <w:shd w:val="clear" w:color="auto" w:fill="FFFFFF"/>
              </w:rPr>
              <w:t> (</w:t>
            </w:r>
            <w:r w:rsidRPr="00232237">
              <w:rPr>
                <w:rStyle w:val="Emphasis"/>
                <w:rFonts w:eastAsia="MS Mincho" w:cs="Segoe UI"/>
                <w:color w:val="333333"/>
                <w:sz w:val="20"/>
                <w:szCs w:val="20"/>
                <w:shd w:val="clear" w:color="auto" w:fill="FFFFFF"/>
              </w:rPr>
              <w:t>AMQP</w:t>
            </w:r>
            <w:r w:rsidRPr="00232237">
              <w:rPr>
                <w:shd w:val="clear" w:color="auto" w:fill="FFFFFF"/>
              </w:rPr>
              <w:t>) is an open standard for passing business messages between applications or organizations using queues. </w:t>
            </w:r>
          </w:p>
        </w:tc>
      </w:tr>
      <w:tr w:rsidR="0048464B" w14:paraId="62D12890" w14:textId="77777777" w:rsidTr="00232237">
        <w:tc>
          <w:tcPr>
            <w:tcW w:w="4932" w:type="dxa"/>
          </w:tcPr>
          <w:p w14:paraId="3675FC8D" w14:textId="77777777" w:rsidR="0048464B" w:rsidRDefault="0048464B" w:rsidP="00171493"/>
        </w:tc>
        <w:tc>
          <w:tcPr>
            <w:tcW w:w="9108" w:type="dxa"/>
          </w:tcPr>
          <w:p w14:paraId="6766838A" w14:textId="77777777" w:rsidR="0048464B" w:rsidRDefault="0048464B" w:rsidP="00171493"/>
        </w:tc>
      </w:tr>
      <w:tr w:rsidR="0048464B" w14:paraId="7DD8786A" w14:textId="77777777" w:rsidTr="00232237">
        <w:tc>
          <w:tcPr>
            <w:tcW w:w="4932" w:type="dxa"/>
          </w:tcPr>
          <w:p w14:paraId="0D0DF794" w14:textId="4E34705F" w:rsidR="0048464B" w:rsidRDefault="00E12105" w:rsidP="00171493">
            <w:r>
              <w:t>HCCH</w:t>
            </w:r>
          </w:p>
        </w:tc>
        <w:tc>
          <w:tcPr>
            <w:tcW w:w="9108" w:type="dxa"/>
          </w:tcPr>
          <w:p w14:paraId="6BDFA561" w14:textId="6A819E16" w:rsidR="0048464B" w:rsidRDefault="00E12105" w:rsidP="00171493">
            <w:r>
              <w:t>Health Care Clearing House</w:t>
            </w:r>
          </w:p>
        </w:tc>
      </w:tr>
      <w:tr w:rsidR="0048464B" w14:paraId="49295247" w14:textId="77777777" w:rsidTr="00232237">
        <w:tc>
          <w:tcPr>
            <w:tcW w:w="4932" w:type="dxa"/>
          </w:tcPr>
          <w:p w14:paraId="74907636" w14:textId="77777777" w:rsidR="0048464B" w:rsidRDefault="0048464B" w:rsidP="00171493"/>
        </w:tc>
        <w:tc>
          <w:tcPr>
            <w:tcW w:w="9108" w:type="dxa"/>
          </w:tcPr>
          <w:p w14:paraId="6513F19F" w14:textId="77777777" w:rsidR="0048464B" w:rsidRDefault="0048464B" w:rsidP="00171493"/>
        </w:tc>
      </w:tr>
      <w:tr w:rsidR="0048464B" w14:paraId="10E4B0AF" w14:textId="77777777" w:rsidTr="00232237">
        <w:tc>
          <w:tcPr>
            <w:tcW w:w="4932" w:type="dxa"/>
          </w:tcPr>
          <w:p w14:paraId="51464EC0" w14:textId="77777777" w:rsidR="0048464B" w:rsidRDefault="0048464B" w:rsidP="00171493"/>
        </w:tc>
        <w:tc>
          <w:tcPr>
            <w:tcW w:w="9108" w:type="dxa"/>
          </w:tcPr>
          <w:p w14:paraId="1147F73E" w14:textId="77777777" w:rsidR="0048464B" w:rsidRDefault="0048464B" w:rsidP="00171493"/>
        </w:tc>
      </w:tr>
      <w:tr w:rsidR="0048464B" w14:paraId="68161217" w14:textId="77777777" w:rsidTr="00232237">
        <w:tc>
          <w:tcPr>
            <w:tcW w:w="4932" w:type="dxa"/>
          </w:tcPr>
          <w:p w14:paraId="305AF507" w14:textId="041CE12E" w:rsidR="0048464B" w:rsidRDefault="00E12105" w:rsidP="00171493">
            <w:r>
              <w:t>REST</w:t>
            </w:r>
          </w:p>
        </w:tc>
        <w:tc>
          <w:tcPr>
            <w:tcW w:w="9108" w:type="dxa"/>
          </w:tcPr>
          <w:p w14:paraId="2C76E403" w14:textId="4B515A01" w:rsidR="0048464B" w:rsidRDefault="006312E4" w:rsidP="00171493">
            <w:r>
              <w:t xml:space="preserve">Representational State Transfer or RESTful web services provide interoperability between computer systems on the internet and other networks.  Sometimes called </w:t>
            </w:r>
            <w:proofErr w:type="spellStart"/>
            <w:r>
              <w:t>ReST</w:t>
            </w:r>
            <w:proofErr w:type="spellEnd"/>
          </w:p>
        </w:tc>
      </w:tr>
    </w:tbl>
    <w:p w14:paraId="63D7C9CA" w14:textId="1E6A0BC0" w:rsidR="008B0D28" w:rsidRPr="00232237" w:rsidDel="00DD61DE" w:rsidRDefault="008B0D28" w:rsidP="00171493">
      <w:pPr>
        <w:rPr>
          <w:del w:id="1005" w:author="Keith Oulson" w:date="2018-04-25T12:08:00Z"/>
        </w:rPr>
      </w:pPr>
    </w:p>
    <w:p w14:paraId="4AA9DDC6" w14:textId="65517E38" w:rsidR="00541016" w:rsidRDefault="00541016">
      <w:pPr>
        <w:rPr>
          <w:rFonts w:eastAsia="MS Mincho"/>
          <w:sz w:val="20"/>
          <w:szCs w:val="22"/>
        </w:rPr>
      </w:pPr>
      <w:del w:id="1006" w:author="Keith Oulson" w:date="2018-04-25T12:08:00Z">
        <w:r w:rsidDel="00DD61DE">
          <w:br w:type="page"/>
        </w:r>
      </w:del>
    </w:p>
    <w:p w14:paraId="6616FA92" w14:textId="77777777" w:rsidR="00541016" w:rsidRDefault="00541016" w:rsidP="00541016">
      <w:pPr>
        <w:pStyle w:val="Heading1"/>
      </w:pPr>
      <w:bookmarkStart w:id="1007" w:name="_Toc509578613"/>
      <w:bookmarkStart w:id="1008" w:name="_Toc512931876"/>
      <w:r>
        <w:t>Attachment A – Approval Signatures</w:t>
      </w:r>
      <w:bookmarkEnd w:id="1007"/>
      <w:bookmarkEnd w:id="1008"/>
    </w:p>
    <w:p w14:paraId="1A979DF7" w14:textId="77777777" w:rsidR="00541016" w:rsidRDefault="00541016" w:rsidP="00541016">
      <w:r w:rsidRPr="00FF300C">
        <w:t xml:space="preserve">This section is used to document the approval of the ICD. The review should be conducted face to face where signatures can be obtained ‘live’ during the review. If unable to conduct a face-to-face </w:t>
      </w:r>
      <w:proofErr w:type="gramStart"/>
      <w:r w:rsidRPr="00FF300C">
        <w:t>meeting</w:t>
      </w:r>
      <w:proofErr w:type="gramEnd"/>
      <w:r w:rsidRPr="00FF300C">
        <w:t xml:space="preserve"> then it should be held via </w:t>
      </w:r>
      <w:r>
        <w:t>Lync</w:t>
      </w:r>
      <w:r w:rsidRPr="00FF300C">
        <w:t xml:space="preserve"> and concurrence captured during the meeting. The Scribe should add /es/name by each position cited.</w:t>
      </w:r>
    </w:p>
    <w:p w14:paraId="4593C7EC" w14:textId="77777777" w:rsidR="00541016" w:rsidRDefault="00541016" w:rsidP="00541016"/>
    <w:p w14:paraId="5169959B" w14:textId="77777777" w:rsidR="00541016" w:rsidRDefault="00541016" w:rsidP="00541016">
      <w:r>
        <w:t>By signing below, I agree that I have reviewed and agree the document is approved.</w:t>
      </w:r>
    </w:p>
    <w:p w14:paraId="5A9D3239" w14:textId="77777777" w:rsidR="00541016" w:rsidRDefault="00AD390A" w:rsidP="00541016">
      <w:r>
        <w:pict w14:anchorId="028661CF">
          <v:shape id="_x0000_i1034" type="#_x0000_t75" alt="Microsoft Office Signature Line..." style="width:192pt;height:96pt">
            <v:imagedata r:id="rId50" o:title=""/>
            <o:lock v:ext="edit" ungrouping="t" rotation="t" cropping="t" verticies="t" text="t" grouping="t"/>
            <o:signatureline v:ext="edit" id="{D0F17C22-5777-43EE-A0B7-3F72864BACB6}" provid="{00000000-0000-0000-0000-000000000000}" o:suggestedsigner="Frank Annecchini" o:suggestedsigner2="VA Product Owner" signinginstructionsset="t" issignatureline="t"/>
          </v:shape>
        </w:pict>
      </w:r>
      <w:r w:rsidR="00541016">
        <w:tab/>
      </w:r>
    </w:p>
    <w:p w14:paraId="5B9CA985" w14:textId="77777777" w:rsidR="00541016" w:rsidRDefault="00AD390A">
      <w:r>
        <w:pict w14:anchorId="7862F659">
          <v:shape id="_x0000_i1035" type="#_x0000_t75" alt="Microsoft Office Signature Line..." style="width:192pt;height:96pt">
            <v:imagedata r:id="rId51" o:title=""/>
            <o:lock v:ext="edit" ungrouping="t" rotation="t" cropping="t" verticies="t" text="t" grouping="t"/>
            <o:signatureline v:ext="edit" id="{7E6D0D52-8B48-41DE-8998-44F21CED4E0C}" provid="{00000000-0000-0000-0000-000000000000}" o:suggestedsigner="Jim Plastow" o:suggestedsigner2="VA TAS Project Manager" signinginstructionsset="t" issignatureline="t"/>
          </v:shape>
        </w:pict>
      </w:r>
    </w:p>
    <w:p w14:paraId="242033FA" w14:textId="18CCDFAF" w:rsidR="00541016" w:rsidRDefault="00AD390A" w:rsidP="00541016">
      <w:ins w:id="1009" w:author="Keith Oulson" w:date="2018-04-25T12:09:00Z">
        <w:r>
          <w:rPr>
            <w:noProof/>
          </w:rPr>
          <w:pict w14:anchorId="3418C1A9">
            <v:shape id="_x0000_s1038" type="#_x0000_t75" alt="Microsoft Office Signature Line..." style="position:absolute;margin-left:0;margin-top:0;width:192pt;height:96pt;z-index:251659264;mso-position-horizontal:left;mso-position-horizontal-relative:text;mso-position-vertical-relative:text">
              <v:imagedata r:id="rId52" o:title=""/>
              <o:lock v:ext="edit" ungrouping="t" rotation="t" cropping="t" verticies="t" text="t" grouping="t"/>
              <o:signatureline v:ext="edit" id="{18BA05B4-D1CA-440E-870E-EC5D8D985D32}" provid="{00000000-0000-0000-0000-000000000000}" o:suggestedsigner="Tony Barraza" o:suggestedsigner2="IT TAS Core Development Manager" signinginstructionsset="t" issignatureline="t"/>
              <w10:wrap type="square" side="right"/>
            </v:shape>
          </w:pict>
        </w:r>
      </w:ins>
      <w:del w:id="1010" w:author="Keith Oulson" w:date="2018-04-25T12:09:00Z">
        <w:r>
          <w:pict w14:anchorId="07919E5D">
            <v:shape id="_x0000_i1036" type="#_x0000_t75" alt="Microsoft Office Signature Line..." style="width:192pt;height:96pt">
              <v:imagedata r:id="rId52" o:title=""/>
              <o:lock v:ext="edit" ungrouping="t" rotation="t" cropping="t" verticies="t" text="t" grouping="t"/>
              <o:signatureline v:ext="edit" id="{5C976822-9C7B-41C8-B940-1633D07E5D54}" provid="{00000000-0000-0000-0000-000000000000}" o:suggestedsigner="Tony Barraza" o:suggestedsigner2="IT TAS Core Development Manager" signinginstructionsset="t" issignatureline="t"/>
            </v:shape>
          </w:pict>
        </w:r>
      </w:del>
      <w:ins w:id="1011" w:author="Keith Oulson" w:date="2018-04-25T12:09:00Z">
        <w:r w:rsidR="00244CC4">
          <w:br w:type="textWrapping" w:clear="all"/>
        </w:r>
      </w:ins>
    </w:p>
    <w:p w14:paraId="0276BD70" w14:textId="77777777" w:rsidR="00541016" w:rsidRDefault="00AD390A" w:rsidP="00541016">
      <w:r>
        <w:pict w14:anchorId="7874FAB9">
          <v:shape id="_x0000_i1037" type="#_x0000_t75" alt="Microsoft Office Signature Line..." style="width:192pt;height:96pt">
            <v:imagedata r:id="rId53" o:title=""/>
            <o:lock v:ext="edit" ungrouping="t" rotation="t" cropping="t" verticies="t" text="t" grouping="t"/>
            <o:signatureline v:ext="edit" id="{436DD7CD-BC80-4C8F-A93B-1A5F9622C45D}" provid="{00000000-0000-0000-0000-000000000000}" o:suggestedsigner="Sharon Taubenfeld" o:suggestedsigner2="IT Project Manager" signinginstructionsset="t" issignatureline="t"/>
          </v:shape>
        </w:pict>
      </w:r>
    </w:p>
    <w:p w14:paraId="204E2D55" w14:textId="26E2FB3D" w:rsidR="00541016" w:rsidDel="00244CC4" w:rsidRDefault="00AD390A" w:rsidP="00541016">
      <w:pPr>
        <w:rPr>
          <w:del w:id="1012" w:author="Keith Oulson" w:date="2018-04-25T12:10:00Z"/>
        </w:rPr>
      </w:pPr>
      <w:ins w:id="1013" w:author="Keith Oulson" w:date="2018-04-13T15:38:00Z">
        <w:r>
          <w:pict w14:anchorId="7E0088FA">
            <v:shape id="_x0000_i1038" type="#_x0000_t75" alt="Microsoft Office Signature Line..." style="width:192pt;height:96pt">
              <v:imagedata r:id="rId54" o:title=""/>
              <o:lock v:ext="edit" ungrouping="t" rotation="t" cropping="t" verticies="t" text="t" grouping="t"/>
              <o:signatureline v:ext="edit" id="{325A12B5-00C4-4E9B-9506-5BB447C5B263}" provid="{00000000-0000-0000-0000-000000000000}" o:suggestedsigner="Jaime Manzano" o:suggestedsigner2="Chief, FSC Electronic Commerce Division (ECD)" issignatureline="t"/>
            </v:shape>
          </w:pict>
        </w:r>
      </w:ins>
      <w:del w:id="1014" w:author="Keith Oulson" w:date="2018-04-25T12:10:00Z">
        <w:r w:rsidR="00541016" w:rsidDel="00244CC4">
          <w:br w:type="page"/>
        </w:r>
      </w:del>
    </w:p>
    <w:p w14:paraId="722DDFD5" w14:textId="7E0D3946" w:rsidR="00541016" w:rsidDel="00244CC4" w:rsidRDefault="00541016">
      <w:pPr>
        <w:rPr>
          <w:del w:id="1015" w:author="Keith Oulson" w:date="2018-04-25T12:10:00Z"/>
        </w:rPr>
        <w:pPrChange w:id="1016" w:author="Keith Oulson" w:date="2018-04-25T12:10:00Z">
          <w:pPr>
            <w:pStyle w:val="Heading2"/>
          </w:pPr>
        </w:pPrChange>
      </w:pPr>
      <w:bookmarkStart w:id="1017" w:name="_Toc509578009"/>
      <w:bookmarkStart w:id="1018" w:name="_Toc509578614"/>
      <w:del w:id="1019" w:author="Keith Oulson" w:date="2018-04-25T12:10:00Z">
        <w:r w:rsidDel="00244CC4">
          <w:delText>Signature page continued</w:delText>
        </w:r>
        <w:bookmarkEnd w:id="1017"/>
        <w:bookmarkEnd w:id="1018"/>
      </w:del>
    </w:p>
    <w:p w14:paraId="64F0E9EF" w14:textId="5C5B28D1" w:rsidR="00541016" w:rsidDel="00244CC4" w:rsidRDefault="00541016" w:rsidP="00541016">
      <w:pPr>
        <w:rPr>
          <w:del w:id="1020" w:author="Keith Oulson" w:date="2018-04-25T12:10:00Z"/>
        </w:rPr>
      </w:pPr>
    </w:p>
    <w:p w14:paraId="094B63E6" w14:textId="30A6B865" w:rsidR="00541016" w:rsidDel="00244CC4" w:rsidRDefault="00AD390A">
      <w:pPr>
        <w:rPr>
          <w:del w:id="1021" w:author="Keith Oulson" w:date="2018-04-25T12:10:00Z"/>
        </w:rPr>
      </w:pPr>
      <w:del w:id="1022" w:author="Keith Oulson" w:date="2018-04-25T12:10:00Z">
        <w:r>
          <w:pict w14:anchorId="3AC37A1A">
            <v:shape id="_x0000_i1039" type="#_x0000_t75" alt="Microsoft Office Signature Line..." style="width:192pt;height:96pt">
              <v:imagedata r:id="rId55" o:title=""/>
              <o:lock v:ext="edit" ungrouping="t" rotation="t" cropping="t" verticies="t" text="t" grouping="t"/>
              <o:signatureline v:ext="edit" id="{DDFD0053-0FFD-4B8F-B7E5-2AE7DA03B351}" provid="{00000000-0000-0000-0000-000000000000}" o:suggestedsigner="Lisa Duncan" o:suggestedsigner2="VA POR eBilling" signinginstructionsset="t" issignatureline="t"/>
            </v:shape>
          </w:pict>
        </w:r>
      </w:del>
    </w:p>
    <w:p w14:paraId="2C441B83" w14:textId="29199D9E" w:rsidR="00541016" w:rsidRPr="00A54186" w:rsidDel="00244CC4" w:rsidRDefault="00AD390A">
      <w:pPr>
        <w:rPr>
          <w:del w:id="1023" w:author="Keith Oulson" w:date="2018-04-25T12:10:00Z"/>
        </w:rPr>
      </w:pPr>
      <w:del w:id="1024" w:author="Keith Oulson" w:date="2018-04-25T12:10:00Z">
        <w:r>
          <w:pict w14:anchorId="78300AB0">
            <v:shape id="_x0000_i1040" type="#_x0000_t75" alt="Microsoft Office Signature Line..." style="width:192pt;height:96pt">
              <v:imagedata r:id="rId56" o:title=""/>
              <o:lock v:ext="edit" ungrouping="t" rotation="t" cropping="t" verticies="t" text="t" grouping="t"/>
              <o:signatureline v:ext="edit" id="{24BF4B3E-6C9F-4D3F-AFB5-436DE8B906E0}" provid="{00000000-0000-0000-0000-000000000000}" o:suggestedsigner="Rey Ablaya" o:suggestedsigner2="FSC Project Manager" signinginstructionsset="t" issignatureline="t"/>
            </v:shape>
          </w:pict>
        </w:r>
      </w:del>
    </w:p>
    <w:p w14:paraId="4BE049D4" w14:textId="56C0903D" w:rsidR="00541016" w:rsidRPr="00B92B9C" w:rsidDel="00244CC4" w:rsidRDefault="00541016">
      <w:pPr>
        <w:rPr>
          <w:del w:id="1025" w:author="Keith Oulson" w:date="2018-04-25T12:10:00Z"/>
        </w:rPr>
        <w:pPrChange w:id="1026" w:author="Keith Oulson" w:date="2018-04-25T12:10:00Z">
          <w:pPr>
            <w:pStyle w:val="BodyText"/>
          </w:pPr>
        </w:pPrChange>
      </w:pPr>
    </w:p>
    <w:p w14:paraId="3C1B688B" w14:textId="346A45D5" w:rsidR="00B92B9C" w:rsidRPr="005559F3" w:rsidDel="00244CC4" w:rsidRDefault="00B92B9C" w:rsidP="00B92B9C">
      <w:pPr>
        <w:pStyle w:val="BodyText"/>
        <w:rPr>
          <w:del w:id="1027" w:author="Keith Oulson" w:date="2018-04-25T12:10:00Z"/>
          <w:lang w:eastAsia="en-US"/>
        </w:rPr>
      </w:pPr>
    </w:p>
    <w:p w14:paraId="7CBFBB85" w14:textId="77777777" w:rsidR="00B92B9C" w:rsidRPr="005559F3" w:rsidRDefault="00B92B9C">
      <w:pPr>
        <w:pStyle w:val="BodyText"/>
        <w:rPr>
          <w:lang w:eastAsia="en-US"/>
        </w:rPr>
      </w:pPr>
    </w:p>
    <w:sectPr w:rsidR="00B92B9C" w:rsidRPr="005559F3" w:rsidSect="005729A9">
      <w:pgSz w:w="12240" w:h="15840"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30" w:author="Zia, Fahad (B3 Group)" w:date="2018-04-06T15:34:00Z" w:initials="ZF(G">
    <w:p w14:paraId="6816E771" w14:textId="77777777" w:rsidR="0000566C" w:rsidRDefault="0000566C" w:rsidP="00A82B99">
      <w:pPr>
        <w:pStyle w:val="CommentText"/>
      </w:pPr>
      <w:r>
        <w:rPr>
          <w:rStyle w:val="CommentReference"/>
        </w:rPr>
        <w:annotationRef/>
      </w:r>
      <w:r>
        <w:rPr>
          <w:rStyle w:val="CommentReference"/>
        </w:rPr>
        <w:annotationRef/>
      </w:r>
      <w:r>
        <w:rPr>
          <w:rStyle w:val="CommentReference"/>
        </w:rPr>
        <w:annotationRef/>
      </w:r>
      <w:r>
        <w:t>Please add specifics on how do you intend to do this. What are the data integrity checks that will be applied?</w:t>
      </w:r>
    </w:p>
    <w:p w14:paraId="51B9D708" w14:textId="77777777" w:rsidR="0000566C" w:rsidRDefault="0000566C" w:rsidP="00A82B99">
      <w:pPr>
        <w:pStyle w:val="CommentText"/>
      </w:pPr>
    </w:p>
  </w:comment>
  <w:comment w:id="931" w:author="Maldonado, James (B3 Group)" w:date="2018-04-10T18:11:00Z" w:initials="MJ(G">
    <w:p w14:paraId="617B26D8" w14:textId="77777777" w:rsidR="0000566C" w:rsidRDefault="0000566C" w:rsidP="00A82B99">
      <w:pPr>
        <w:pStyle w:val="CommentText"/>
      </w:pPr>
      <w:r>
        <w:rPr>
          <w:rStyle w:val="CommentReference"/>
        </w:rPr>
        <w:annotationRef/>
      </w:r>
      <w:r>
        <w:t>Send good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B9D708" w15:done="0"/>
  <w15:commentEx w15:paraId="617B26D8" w15:paraIdParent="51B9D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B9D708" w16cid:durableId="1E72120A"/>
  <w16cid:commentId w16cid:paraId="617B26D8" w16cid:durableId="1E777C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7FDA8" w14:textId="77777777" w:rsidR="00AD390A" w:rsidRDefault="00AD390A">
      <w:r>
        <w:separator/>
      </w:r>
    </w:p>
    <w:p w14:paraId="5DCB16C2" w14:textId="77777777" w:rsidR="00AD390A" w:rsidRDefault="00AD390A"/>
  </w:endnote>
  <w:endnote w:type="continuationSeparator" w:id="0">
    <w:p w14:paraId="3069F2F6" w14:textId="77777777" w:rsidR="00AD390A" w:rsidRDefault="00AD390A">
      <w:r>
        <w:continuationSeparator/>
      </w:r>
    </w:p>
    <w:p w14:paraId="6B9A8FF8" w14:textId="77777777" w:rsidR="00AD390A" w:rsidRDefault="00AD39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00566C" w:rsidRDefault="0000566C" w:rsidP="009F7C75">
    <w:pPr>
      <w:pStyle w:val="Footer"/>
      <w:ind w:right="360"/>
      <w:rPr>
        <w:rStyle w:val="PageNumber"/>
      </w:rPr>
    </w:pPr>
    <w:proofErr w:type="spellStart"/>
    <w:r>
      <w:t>eClaims</w:t>
    </w:r>
    <w:proofErr w:type="spellEnd"/>
    <w:r>
      <w:t xml:space="preserve">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00566C" w:rsidRDefault="0000566C">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19050AEF" w:rsidR="0000566C" w:rsidRDefault="0000566C" w:rsidP="009F7C75">
    <w:pPr>
      <w:pStyle w:val="Footer"/>
      <w:ind w:right="360"/>
      <w:rPr>
        <w:rStyle w:val="PageNumber"/>
      </w:rPr>
    </w:pPr>
    <w:r>
      <w:t xml:space="preserve">MCCF </w:t>
    </w:r>
    <w:proofErr w:type="spellStart"/>
    <w:r>
      <w:t>eBilling</w:t>
    </w:r>
    <w:proofErr w:type="spellEnd"/>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ab/>
    </w:r>
    <w:ins w:id="19" w:author="Keith Oulson" w:date="2018-04-13T15:17:00Z">
      <w:del w:id="20" w:author="Steffen Maerdian" w:date="2018-05-01T09:52:00Z">
        <w:r w:rsidDel="004D022F">
          <w:rPr>
            <w:rStyle w:val="PageNumber"/>
          </w:rPr>
          <w:delText>April</w:delText>
        </w:r>
      </w:del>
    </w:ins>
    <w:del w:id="21" w:author="Steffen Maerdian" w:date="2018-05-01T09:52:00Z">
      <w:r w:rsidDel="004D022F">
        <w:rPr>
          <w:rStyle w:val="PageNumber"/>
        </w:rPr>
        <w:delText>March</w:delText>
      </w:r>
    </w:del>
    <w:ins w:id="22" w:author="Steffen Maerdian" w:date="2018-05-01T09:52:00Z">
      <w:r>
        <w:rPr>
          <w:rStyle w:val="PageNumber"/>
        </w:rPr>
        <w:t>May</w:t>
      </w:r>
    </w:ins>
    <w:r>
      <w:rPr>
        <w:rStyle w:val="PageNumber"/>
      </w:rPr>
      <w:t xml:space="preserve"> 2018</w:t>
    </w:r>
  </w:p>
  <w:p w14:paraId="05501EFE" w14:textId="77777777" w:rsidR="0000566C" w:rsidRDefault="0000566C">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00566C" w:rsidRDefault="0000566C" w:rsidP="009F7C75">
    <w:pPr>
      <w:pStyle w:val="Footer"/>
      <w:ind w:right="360"/>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00566C" w:rsidRDefault="0000566C">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00566C" w:rsidRDefault="0000566C" w:rsidP="007B65D7">
    <w:pPr>
      <w:pStyle w:val="Footer"/>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00566C" w:rsidRPr="007B65D7" w:rsidRDefault="0000566C"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7B21C" w14:textId="77777777" w:rsidR="00AD390A" w:rsidRDefault="00AD390A">
      <w:r>
        <w:separator/>
      </w:r>
    </w:p>
    <w:p w14:paraId="6FD8CAEA" w14:textId="77777777" w:rsidR="00AD390A" w:rsidRDefault="00AD390A"/>
  </w:footnote>
  <w:footnote w:type="continuationSeparator" w:id="0">
    <w:p w14:paraId="2F5BD38B" w14:textId="77777777" w:rsidR="00AD390A" w:rsidRDefault="00AD390A">
      <w:r>
        <w:continuationSeparator/>
      </w:r>
    </w:p>
    <w:p w14:paraId="70CF3DF4" w14:textId="77777777" w:rsidR="00AD390A" w:rsidRDefault="00AD39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00566C" w:rsidRPr="001336D2" w:rsidRDefault="0000566C">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FF1C8B5E"/>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4E205A"/>
    <w:multiLevelType w:val="hybridMultilevel"/>
    <w:tmpl w:val="5B34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E33D5"/>
    <w:multiLevelType w:val="hybridMultilevel"/>
    <w:tmpl w:val="0C4C2B22"/>
    <w:lvl w:ilvl="0" w:tplc="3546427E">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1653F7"/>
    <w:multiLevelType w:val="hybridMultilevel"/>
    <w:tmpl w:val="E0E6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31"/>
  </w:num>
  <w:num w:numId="5">
    <w:abstractNumId w:val="32"/>
  </w:num>
  <w:num w:numId="6">
    <w:abstractNumId w:val="25"/>
  </w:num>
  <w:num w:numId="7">
    <w:abstractNumId w:val="20"/>
  </w:num>
  <w:num w:numId="8">
    <w:abstractNumId w:val="13"/>
  </w:num>
  <w:num w:numId="9">
    <w:abstractNumId w:val="6"/>
  </w:num>
  <w:num w:numId="10">
    <w:abstractNumId w:val="1"/>
  </w:num>
  <w:num w:numId="11">
    <w:abstractNumId w:val="4"/>
  </w:num>
  <w:num w:numId="12">
    <w:abstractNumId w:val="3"/>
  </w:num>
  <w:num w:numId="13">
    <w:abstractNumId w:val="24"/>
  </w:num>
  <w:num w:numId="14">
    <w:abstractNumId w:val="12"/>
  </w:num>
  <w:num w:numId="15">
    <w:abstractNumId w:val="16"/>
  </w:num>
  <w:num w:numId="16">
    <w:abstractNumId w:val="10"/>
  </w:num>
  <w:num w:numId="17">
    <w:abstractNumId w:val="8"/>
  </w:num>
  <w:num w:numId="18">
    <w:abstractNumId w:val="15"/>
  </w:num>
  <w:num w:numId="19">
    <w:abstractNumId w:val="27"/>
  </w:num>
  <w:num w:numId="20">
    <w:abstractNumId w:val="22"/>
  </w:num>
  <w:num w:numId="21">
    <w:abstractNumId w:val="30"/>
  </w:num>
  <w:num w:numId="22">
    <w:abstractNumId w:val="9"/>
  </w:num>
  <w:num w:numId="23">
    <w:abstractNumId w:val="26"/>
  </w:num>
  <w:num w:numId="24">
    <w:abstractNumId w:val="17"/>
  </w:num>
  <w:num w:numId="25">
    <w:abstractNumId w:val="21"/>
  </w:num>
  <w:num w:numId="26">
    <w:abstractNumId w:val="14"/>
  </w:num>
  <w:num w:numId="27">
    <w:abstractNumId w:val="11"/>
  </w:num>
  <w:num w:numId="28">
    <w:abstractNumId w:val="29"/>
  </w:num>
  <w:num w:numId="29">
    <w:abstractNumId w:val="28"/>
  </w:num>
  <w:num w:numId="30">
    <w:abstractNumId w:val="19"/>
  </w:num>
  <w:num w:numId="31">
    <w:abstractNumId w:val="23"/>
  </w:num>
  <w:num w:numId="32">
    <w:abstractNumId w:val="7"/>
  </w:num>
  <w:num w:numId="3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rson w15:author="Steffen Maerdian">
    <w15:presenceInfo w15:providerId="None" w15:userId="Steffen Maerdian"/>
  </w15:person>
  <w15:person w15:author="Zia, Fahad (B3 Group)">
    <w15:presenceInfo w15:providerId="AD" w15:userId="S-1-5-21-682003330-839522115-725345543-132710"/>
  </w15:person>
  <w15:person w15:author="Maldonado, James (B3 Group)">
    <w15:presenceInfo w15:providerId="AD" w15:userId="S-1-5-21-682003330-839522115-725345543-10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566C"/>
    <w:rsid w:val="000063A7"/>
    <w:rsid w:val="0000675B"/>
    <w:rsid w:val="0000698B"/>
    <w:rsid w:val="00006CE3"/>
    <w:rsid w:val="00006DB8"/>
    <w:rsid w:val="00007282"/>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2254"/>
    <w:rsid w:val="000352F4"/>
    <w:rsid w:val="0003606D"/>
    <w:rsid w:val="000371B5"/>
    <w:rsid w:val="00037AD4"/>
    <w:rsid w:val="00041F69"/>
    <w:rsid w:val="000426BB"/>
    <w:rsid w:val="00044D04"/>
    <w:rsid w:val="00044F2D"/>
    <w:rsid w:val="00045887"/>
    <w:rsid w:val="0004591D"/>
    <w:rsid w:val="0004636C"/>
    <w:rsid w:val="000479A7"/>
    <w:rsid w:val="00050337"/>
    <w:rsid w:val="00051952"/>
    <w:rsid w:val="00051BCD"/>
    <w:rsid w:val="000551D8"/>
    <w:rsid w:val="00055A46"/>
    <w:rsid w:val="00056AE9"/>
    <w:rsid w:val="000612EB"/>
    <w:rsid w:val="00062C58"/>
    <w:rsid w:val="00067AC8"/>
    <w:rsid w:val="000702CE"/>
    <w:rsid w:val="00071609"/>
    <w:rsid w:val="00071BB6"/>
    <w:rsid w:val="00071E20"/>
    <w:rsid w:val="00071F6E"/>
    <w:rsid w:val="00072280"/>
    <w:rsid w:val="00072FCC"/>
    <w:rsid w:val="00073275"/>
    <w:rsid w:val="0007330F"/>
    <w:rsid w:val="0007382D"/>
    <w:rsid w:val="00074879"/>
    <w:rsid w:val="0007620E"/>
    <w:rsid w:val="000814FF"/>
    <w:rsid w:val="00082DC9"/>
    <w:rsid w:val="000833D1"/>
    <w:rsid w:val="000852ED"/>
    <w:rsid w:val="000855D3"/>
    <w:rsid w:val="00086F75"/>
    <w:rsid w:val="00090448"/>
    <w:rsid w:val="00090AE2"/>
    <w:rsid w:val="00090B9D"/>
    <w:rsid w:val="00091273"/>
    <w:rsid w:val="0009164F"/>
    <w:rsid w:val="00093A3D"/>
    <w:rsid w:val="00094463"/>
    <w:rsid w:val="00096992"/>
    <w:rsid w:val="0009752E"/>
    <w:rsid w:val="00097D78"/>
    <w:rsid w:val="000A0099"/>
    <w:rsid w:val="000A0764"/>
    <w:rsid w:val="000A100B"/>
    <w:rsid w:val="000A34C0"/>
    <w:rsid w:val="000A7B20"/>
    <w:rsid w:val="000A7D42"/>
    <w:rsid w:val="000A7EC6"/>
    <w:rsid w:val="000B11AD"/>
    <w:rsid w:val="000B156B"/>
    <w:rsid w:val="000B23F8"/>
    <w:rsid w:val="000C01E6"/>
    <w:rsid w:val="000C1BAC"/>
    <w:rsid w:val="000C1F69"/>
    <w:rsid w:val="000C3259"/>
    <w:rsid w:val="000C3757"/>
    <w:rsid w:val="000C79B8"/>
    <w:rsid w:val="000C7B8D"/>
    <w:rsid w:val="000D16C8"/>
    <w:rsid w:val="000D341A"/>
    <w:rsid w:val="000D715D"/>
    <w:rsid w:val="000E0A48"/>
    <w:rsid w:val="000E134B"/>
    <w:rsid w:val="000E1D0A"/>
    <w:rsid w:val="000E21B5"/>
    <w:rsid w:val="000E2C72"/>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2BD"/>
    <w:rsid w:val="0010179F"/>
    <w:rsid w:val="00102C53"/>
    <w:rsid w:val="00104399"/>
    <w:rsid w:val="00105938"/>
    <w:rsid w:val="0010664C"/>
    <w:rsid w:val="00106685"/>
    <w:rsid w:val="00107971"/>
    <w:rsid w:val="00110B3B"/>
    <w:rsid w:val="00111074"/>
    <w:rsid w:val="00112FD1"/>
    <w:rsid w:val="0011412C"/>
    <w:rsid w:val="00115BE9"/>
    <w:rsid w:val="00116343"/>
    <w:rsid w:val="00117745"/>
    <w:rsid w:val="00117A3B"/>
    <w:rsid w:val="00117B6E"/>
    <w:rsid w:val="0012060D"/>
    <w:rsid w:val="00120BEC"/>
    <w:rsid w:val="00121E2B"/>
    <w:rsid w:val="00125C1D"/>
    <w:rsid w:val="001264E8"/>
    <w:rsid w:val="00126F4D"/>
    <w:rsid w:val="001270AB"/>
    <w:rsid w:val="001278A1"/>
    <w:rsid w:val="001278C3"/>
    <w:rsid w:val="00133156"/>
    <w:rsid w:val="001336D2"/>
    <w:rsid w:val="00134C52"/>
    <w:rsid w:val="00136094"/>
    <w:rsid w:val="00142D1F"/>
    <w:rsid w:val="0014468B"/>
    <w:rsid w:val="001453A5"/>
    <w:rsid w:val="00145CF3"/>
    <w:rsid w:val="001461C2"/>
    <w:rsid w:val="00146C7B"/>
    <w:rsid w:val="00147C5F"/>
    <w:rsid w:val="00147EB4"/>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493"/>
    <w:rsid w:val="00171DB7"/>
    <w:rsid w:val="00172D7F"/>
    <w:rsid w:val="00175B6F"/>
    <w:rsid w:val="00176911"/>
    <w:rsid w:val="00180235"/>
    <w:rsid w:val="001802A6"/>
    <w:rsid w:val="0018396C"/>
    <w:rsid w:val="001850DD"/>
    <w:rsid w:val="00185707"/>
    <w:rsid w:val="00186009"/>
    <w:rsid w:val="00187285"/>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3C8B"/>
    <w:rsid w:val="001E40E8"/>
    <w:rsid w:val="001E4B39"/>
    <w:rsid w:val="001E4EA2"/>
    <w:rsid w:val="001E55B8"/>
    <w:rsid w:val="001E6142"/>
    <w:rsid w:val="001E6E2D"/>
    <w:rsid w:val="001F2379"/>
    <w:rsid w:val="001F2E54"/>
    <w:rsid w:val="001F388B"/>
    <w:rsid w:val="001F3B92"/>
    <w:rsid w:val="001F5466"/>
    <w:rsid w:val="001F5DEB"/>
    <w:rsid w:val="001F69D9"/>
    <w:rsid w:val="001F6B11"/>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0FBD"/>
    <w:rsid w:val="00232237"/>
    <w:rsid w:val="00233B50"/>
    <w:rsid w:val="00234111"/>
    <w:rsid w:val="00234740"/>
    <w:rsid w:val="00234F14"/>
    <w:rsid w:val="002377A2"/>
    <w:rsid w:val="002408A1"/>
    <w:rsid w:val="002413BB"/>
    <w:rsid w:val="0024184C"/>
    <w:rsid w:val="00242177"/>
    <w:rsid w:val="0024295E"/>
    <w:rsid w:val="00242CCE"/>
    <w:rsid w:val="002432C6"/>
    <w:rsid w:val="00243801"/>
    <w:rsid w:val="002438CE"/>
    <w:rsid w:val="002440FC"/>
    <w:rsid w:val="00244579"/>
    <w:rsid w:val="00244CC4"/>
    <w:rsid w:val="00245216"/>
    <w:rsid w:val="00245E23"/>
    <w:rsid w:val="00246089"/>
    <w:rsid w:val="002464A9"/>
    <w:rsid w:val="0024725B"/>
    <w:rsid w:val="00247C7D"/>
    <w:rsid w:val="002502D1"/>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130F"/>
    <w:rsid w:val="00274BB7"/>
    <w:rsid w:val="002753B5"/>
    <w:rsid w:val="002759DA"/>
    <w:rsid w:val="002765D0"/>
    <w:rsid w:val="002766C5"/>
    <w:rsid w:val="00277CE7"/>
    <w:rsid w:val="002808E4"/>
    <w:rsid w:val="00281352"/>
    <w:rsid w:val="00282E6B"/>
    <w:rsid w:val="00282EDE"/>
    <w:rsid w:val="002851B2"/>
    <w:rsid w:val="002864F1"/>
    <w:rsid w:val="00290C4F"/>
    <w:rsid w:val="00291AE3"/>
    <w:rsid w:val="00294BCE"/>
    <w:rsid w:val="002950A2"/>
    <w:rsid w:val="00296309"/>
    <w:rsid w:val="002A06F6"/>
    <w:rsid w:val="002A0C8C"/>
    <w:rsid w:val="002A1614"/>
    <w:rsid w:val="002A1F6B"/>
    <w:rsid w:val="002A204C"/>
    <w:rsid w:val="002A2EE5"/>
    <w:rsid w:val="002A2FF8"/>
    <w:rsid w:val="002A3847"/>
    <w:rsid w:val="002A4719"/>
    <w:rsid w:val="002A6203"/>
    <w:rsid w:val="002A62AF"/>
    <w:rsid w:val="002A71DF"/>
    <w:rsid w:val="002B003E"/>
    <w:rsid w:val="002B01FC"/>
    <w:rsid w:val="002B16A9"/>
    <w:rsid w:val="002B3C02"/>
    <w:rsid w:val="002C0ABF"/>
    <w:rsid w:val="002C0DF1"/>
    <w:rsid w:val="002C1296"/>
    <w:rsid w:val="002C2F37"/>
    <w:rsid w:val="002C39A9"/>
    <w:rsid w:val="002C3B31"/>
    <w:rsid w:val="002C5C98"/>
    <w:rsid w:val="002C5FA3"/>
    <w:rsid w:val="002C6335"/>
    <w:rsid w:val="002C7CAF"/>
    <w:rsid w:val="002D0C49"/>
    <w:rsid w:val="002D13A7"/>
    <w:rsid w:val="002D1A6C"/>
    <w:rsid w:val="002D37B7"/>
    <w:rsid w:val="002D3EF6"/>
    <w:rsid w:val="002D40E3"/>
    <w:rsid w:val="002D5204"/>
    <w:rsid w:val="002E09E1"/>
    <w:rsid w:val="002E122E"/>
    <w:rsid w:val="002E12C4"/>
    <w:rsid w:val="002E1CB7"/>
    <w:rsid w:val="002E1D8C"/>
    <w:rsid w:val="002E22F6"/>
    <w:rsid w:val="002E2968"/>
    <w:rsid w:val="002E2D8C"/>
    <w:rsid w:val="002E32D3"/>
    <w:rsid w:val="002E3512"/>
    <w:rsid w:val="002E3ADB"/>
    <w:rsid w:val="002E6555"/>
    <w:rsid w:val="002E7077"/>
    <w:rsid w:val="002E737D"/>
    <w:rsid w:val="002E751D"/>
    <w:rsid w:val="002E76AB"/>
    <w:rsid w:val="002F0076"/>
    <w:rsid w:val="002F1CC7"/>
    <w:rsid w:val="002F3C0F"/>
    <w:rsid w:val="002F4596"/>
    <w:rsid w:val="002F4E15"/>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3FB"/>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096"/>
    <w:rsid w:val="00351368"/>
    <w:rsid w:val="003528DE"/>
    <w:rsid w:val="00353152"/>
    <w:rsid w:val="0035693E"/>
    <w:rsid w:val="00362961"/>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3370"/>
    <w:rsid w:val="00385415"/>
    <w:rsid w:val="00385C3D"/>
    <w:rsid w:val="0038788F"/>
    <w:rsid w:val="00387C18"/>
    <w:rsid w:val="00392B05"/>
    <w:rsid w:val="00393E8A"/>
    <w:rsid w:val="00394B50"/>
    <w:rsid w:val="003975A4"/>
    <w:rsid w:val="003A04DC"/>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07445"/>
    <w:rsid w:val="004145D9"/>
    <w:rsid w:val="004154BD"/>
    <w:rsid w:val="0041577C"/>
    <w:rsid w:val="00415F42"/>
    <w:rsid w:val="0042119A"/>
    <w:rsid w:val="00423003"/>
    <w:rsid w:val="00423A58"/>
    <w:rsid w:val="00424320"/>
    <w:rsid w:val="0042504C"/>
    <w:rsid w:val="00426867"/>
    <w:rsid w:val="00430AFA"/>
    <w:rsid w:val="00431825"/>
    <w:rsid w:val="00431B07"/>
    <w:rsid w:val="00432C59"/>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0D90"/>
    <w:rsid w:val="0047144B"/>
    <w:rsid w:val="00473584"/>
    <w:rsid w:val="00474A82"/>
    <w:rsid w:val="00474BBC"/>
    <w:rsid w:val="00475EA5"/>
    <w:rsid w:val="00475EEE"/>
    <w:rsid w:val="004767BE"/>
    <w:rsid w:val="00476A82"/>
    <w:rsid w:val="004774A2"/>
    <w:rsid w:val="0047750D"/>
    <w:rsid w:val="0048016C"/>
    <w:rsid w:val="004803C1"/>
    <w:rsid w:val="004817D1"/>
    <w:rsid w:val="00482E27"/>
    <w:rsid w:val="00482F05"/>
    <w:rsid w:val="00482F8C"/>
    <w:rsid w:val="0048455F"/>
    <w:rsid w:val="0048464B"/>
    <w:rsid w:val="00484DF4"/>
    <w:rsid w:val="0048501A"/>
    <w:rsid w:val="00485111"/>
    <w:rsid w:val="004860B4"/>
    <w:rsid w:val="004870FA"/>
    <w:rsid w:val="00487D9D"/>
    <w:rsid w:val="0049132B"/>
    <w:rsid w:val="0049181D"/>
    <w:rsid w:val="0049377F"/>
    <w:rsid w:val="004972E1"/>
    <w:rsid w:val="00497EF5"/>
    <w:rsid w:val="004A1592"/>
    <w:rsid w:val="004A1A91"/>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5FF5"/>
    <w:rsid w:val="004C76A6"/>
    <w:rsid w:val="004C76AD"/>
    <w:rsid w:val="004D022F"/>
    <w:rsid w:val="004D0E26"/>
    <w:rsid w:val="004D1021"/>
    <w:rsid w:val="004D1A22"/>
    <w:rsid w:val="004D3CB7"/>
    <w:rsid w:val="004D3FB6"/>
    <w:rsid w:val="004D56C4"/>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1016"/>
    <w:rsid w:val="00542949"/>
    <w:rsid w:val="00542C6C"/>
    <w:rsid w:val="00543924"/>
    <w:rsid w:val="00543E06"/>
    <w:rsid w:val="005440EB"/>
    <w:rsid w:val="00550503"/>
    <w:rsid w:val="00552D84"/>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04D6"/>
    <w:rsid w:val="005719C3"/>
    <w:rsid w:val="005719E5"/>
    <w:rsid w:val="005726BE"/>
    <w:rsid w:val="005729A9"/>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729"/>
    <w:rsid w:val="005A2AE6"/>
    <w:rsid w:val="005A2E3A"/>
    <w:rsid w:val="005A51A5"/>
    <w:rsid w:val="005A54D2"/>
    <w:rsid w:val="005A56B4"/>
    <w:rsid w:val="005A722B"/>
    <w:rsid w:val="005B207F"/>
    <w:rsid w:val="005B2C5D"/>
    <w:rsid w:val="005B2D04"/>
    <w:rsid w:val="005B32D5"/>
    <w:rsid w:val="005B392E"/>
    <w:rsid w:val="005B3B50"/>
    <w:rsid w:val="005B631B"/>
    <w:rsid w:val="005B6A29"/>
    <w:rsid w:val="005C1B76"/>
    <w:rsid w:val="005C2354"/>
    <w:rsid w:val="005C2688"/>
    <w:rsid w:val="005C446F"/>
    <w:rsid w:val="005C4562"/>
    <w:rsid w:val="005D18C5"/>
    <w:rsid w:val="005D368C"/>
    <w:rsid w:val="005D3B22"/>
    <w:rsid w:val="005D3E58"/>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558A"/>
    <w:rsid w:val="005F5DBB"/>
    <w:rsid w:val="005F7200"/>
    <w:rsid w:val="006011F9"/>
    <w:rsid w:val="0060149D"/>
    <w:rsid w:val="0060529E"/>
    <w:rsid w:val="00605771"/>
    <w:rsid w:val="00605CF7"/>
    <w:rsid w:val="00606B5F"/>
    <w:rsid w:val="006072A5"/>
    <w:rsid w:val="0061119D"/>
    <w:rsid w:val="00611AF1"/>
    <w:rsid w:val="00621033"/>
    <w:rsid w:val="00621DC0"/>
    <w:rsid w:val="00623D4F"/>
    <w:rsid w:val="006270B3"/>
    <w:rsid w:val="00627B18"/>
    <w:rsid w:val="006310DA"/>
    <w:rsid w:val="006312E4"/>
    <w:rsid w:val="00635C19"/>
    <w:rsid w:val="00637151"/>
    <w:rsid w:val="00637818"/>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28E9"/>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2D5D"/>
    <w:rsid w:val="006B3547"/>
    <w:rsid w:val="006B3844"/>
    <w:rsid w:val="006B4DBA"/>
    <w:rsid w:val="006B6422"/>
    <w:rsid w:val="006B683D"/>
    <w:rsid w:val="006B6E61"/>
    <w:rsid w:val="006B782F"/>
    <w:rsid w:val="006C162A"/>
    <w:rsid w:val="006C31AC"/>
    <w:rsid w:val="006C3858"/>
    <w:rsid w:val="006C450E"/>
    <w:rsid w:val="006C75A8"/>
    <w:rsid w:val="006C7B2E"/>
    <w:rsid w:val="006D0DE4"/>
    <w:rsid w:val="006D1685"/>
    <w:rsid w:val="006D1C9B"/>
    <w:rsid w:val="006D4142"/>
    <w:rsid w:val="006D42C1"/>
    <w:rsid w:val="006D5A19"/>
    <w:rsid w:val="006D68D8"/>
    <w:rsid w:val="006D68DA"/>
    <w:rsid w:val="006D79AC"/>
    <w:rsid w:val="006E003D"/>
    <w:rsid w:val="006E0345"/>
    <w:rsid w:val="006E26E0"/>
    <w:rsid w:val="006E32B4"/>
    <w:rsid w:val="006E32E0"/>
    <w:rsid w:val="006E4909"/>
    <w:rsid w:val="006E4B3F"/>
    <w:rsid w:val="006E5531"/>
    <w:rsid w:val="006E6316"/>
    <w:rsid w:val="006E714E"/>
    <w:rsid w:val="006E7459"/>
    <w:rsid w:val="006E75DD"/>
    <w:rsid w:val="006F0DD8"/>
    <w:rsid w:val="006F0EC9"/>
    <w:rsid w:val="006F0FBD"/>
    <w:rsid w:val="006F6D65"/>
    <w:rsid w:val="00700082"/>
    <w:rsid w:val="00700808"/>
    <w:rsid w:val="00700BC1"/>
    <w:rsid w:val="00701D8D"/>
    <w:rsid w:val="0070248B"/>
    <w:rsid w:val="00702C3C"/>
    <w:rsid w:val="00703E85"/>
    <w:rsid w:val="007046A6"/>
    <w:rsid w:val="00704DC3"/>
    <w:rsid w:val="00704FAD"/>
    <w:rsid w:val="007053CD"/>
    <w:rsid w:val="00705722"/>
    <w:rsid w:val="00707269"/>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817"/>
    <w:rsid w:val="00734939"/>
    <w:rsid w:val="00736822"/>
    <w:rsid w:val="00736B0D"/>
    <w:rsid w:val="00736B78"/>
    <w:rsid w:val="00737A0D"/>
    <w:rsid w:val="00740C14"/>
    <w:rsid w:val="0074152D"/>
    <w:rsid w:val="00741F47"/>
    <w:rsid w:val="00742E23"/>
    <w:rsid w:val="00744AA0"/>
    <w:rsid w:val="00744F0F"/>
    <w:rsid w:val="00745C29"/>
    <w:rsid w:val="00746A62"/>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134A"/>
    <w:rsid w:val="007926DE"/>
    <w:rsid w:val="0079375A"/>
    <w:rsid w:val="00793A4E"/>
    <w:rsid w:val="00794176"/>
    <w:rsid w:val="00794188"/>
    <w:rsid w:val="007943A8"/>
    <w:rsid w:val="007A1452"/>
    <w:rsid w:val="007A35C2"/>
    <w:rsid w:val="007A39CC"/>
    <w:rsid w:val="007A4B35"/>
    <w:rsid w:val="007A54EE"/>
    <w:rsid w:val="007A55D2"/>
    <w:rsid w:val="007A759E"/>
    <w:rsid w:val="007A7B34"/>
    <w:rsid w:val="007B08CC"/>
    <w:rsid w:val="007B1B0C"/>
    <w:rsid w:val="007B3CEE"/>
    <w:rsid w:val="007B54F4"/>
    <w:rsid w:val="007B65D7"/>
    <w:rsid w:val="007B693F"/>
    <w:rsid w:val="007C024B"/>
    <w:rsid w:val="007C1A9A"/>
    <w:rsid w:val="007C2637"/>
    <w:rsid w:val="007C440B"/>
    <w:rsid w:val="007C4FC1"/>
    <w:rsid w:val="007D0EF3"/>
    <w:rsid w:val="007D22F9"/>
    <w:rsid w:val="007D299E"/>
    <w:rsid w:val="007D2C5E"/>
    <w:rsid w:val="007D3AE8"/>
    <w:rsid w:val="007D5ECC"/>
    <w:rsid w:val="007D680B"/>
    <w:rsid w:val="007E05D4"/>
    <w:rsid w:val="007E155F"/>
    <w:rsid w:val="007E1C43"/>
    <w:rsid w:val="007E1F3F"/>
    <w:rsid w:val="007E343F"/>
    <w:rsid w:val="007E4370"/>
    <w:rsid w:val="007E5E98"/>
    <w:rsid w:val="007E6675"/>
    <w:rsid w:val="007E71D7"/>
    <w:rsid w:val="007F0AFE"/>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17EA1"/>
    <w:rsid w:val="00817FC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388"/>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9D5"/>
    <w:rsid w:val="00870E42"/>
    <w:rsid w:val="00871E3C"/>
    <w:rsid w:val="008720B8"/>
    <w:rsid w:val="008725F2"/>
    <w:rsid w:val="00875671"/>
    <w:rsid w:val="008770A8"/>
    <w:rsid w:val="008771A6"/>
    <w:rsid w:val="00880C3D"/>
    <w:rsid w:val="008818D8"/>
    <w:rsid w:val="00882644"/>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0D28"/>
    <w:rsid w:val="008B0FDE"/>
    <w:rsid w:val="008B3D1F"/>
    <w:rsid w:val="008B430E"/>
    <w:rsid w:val="008B568B"/>
    <w:rsid w:val="008B644E"/>
    <w:rsid w:val="008B795C"/>
    <w:rsid w:val="008C0642"/>
    <w:rsid w:val="008C1BAD"/>
    <w:rsid w:val="008C274E"/>
    <w:rsid w:val="008C2AB7"/>
    <w:rsid w:val="008C2F21"/>
    <w:rsid w:val="008C4576"/>
    <w:rsid w:val="008C5347"/>
    <w:rsid w:val="008C5398"/>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8DE"/>
    <w:rsid w:val="00992EC2"/>
    <w:rsid w:val="00995F9B"/>
    <w:rsid w:val="00996E0A"/>
    <w:rsid w:val="009A09A6"/>
    <w:rsid w:val="009A4073"/>
    <w:rsid w:val="009A4D03"/>
    <w:rsid w:val="009A4EB3"/>
    <w:rsid w:val="009A5C19"/>
    <w:rsid w:val="009A6806"/>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D7BBF"/>
    <w:rsid w:val="009E0A5F"/>
    <w:rsid w:val="009E329E"/>
    <w:rsid w:val="009E47D3"/>
    <w:rsid w:val="009E4F92"/>
    <w:rsid w:val="009E591C"/>
    <w:rsid w:val="009E7F72"/>
    <w:rsid w:val="009F0AE1"/>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26F2E"/>
    <w:rsid w:val="00A30414"/>
    <w:rsid w:val="00A30EA1"/>
    <w:rsid w:val="00A3145A"/>
    <w:rsid w:val="00A372DD"/>
    <w:rsid w:val="00A37A7B"/>
    <w:rsid w:val="00A43AA1"/>
    <w:rsid w:val="00A44EFF"/>
    <w:rsid w:val="00A46A8D"/>
    <w:rsid w:val="00A47192"/>
    <w:rsid w:val="00A47265"/>
    <w:rsid w:val="00A502A4"/>
    <w:rsid w:val="00A509E6"/>
    <w:rsid w:val="00A51832"/>
    <w:rsid w:val="00A52A73"/>
    <w:rsid w:val="00A53320"/>
    <w:rsid w:val="00A55814"/>
    <w:rsid w:val="00A61C79"/>
    <w:rsid w:val="00A62070"/>
    <w:rsid w:val="00A62CE1"/>
    <w:rsid w:val="00A630E2"/>
    <w:rsid w:val="00A6311E"/>
    <w:rsid w:val="00A640B1"/>
    <w:rsid w:val="00A65FCF"/>
    <w:rsid w:val="00A66281"/>
    <w:rsid w:val="00A672E3"/>
    <w:rsid w:val="00A67FEB"/>
    <w:rsid w:val="00A723A5"/>
    <w:rsid w:val="00A7484F"/>
    <w:rsid w:val="00A74A47"/>
    <w:rsid w:val="00A753C8"/>
    <w:rsid w:val="00A75C68"/>
    <w:rsid w:val="00A8157A"/>
    <w:rsid w:val="00A81667"/>
    <w:rsid w:val="00A82B99"/>
    <w:rsid w:val="00A83D56"/>
    <w:rsid w:val="00A83DF3"/>
    <w:rsid w:val="00A83EB5"/>
    <w:rsid w:val="00A842A8"/>
    <w:rsid w:val="00A861D1"/>
    <w:rsid w:val="00A91736"/>
    <w:rsid w:val="00A91D6C"/>
    <w:rsid w:val="00A927F2"/>
    <w:rsid w:val="00A93D74"/>
    <w:rsid w:val="00A969A5"/>
    <w:rsid w:val="00A97AE6"/>
    <w:rsid w:val="00A97FA5"/>
    <w:rsid w:val="00AA0BF5"/>
    <w:rsid w:val="00AA0F64"/>
    <w:rsid w:val="00AA337E"/>
    <w:rsid w:val="00AA4299"/>
    <w:rsid w:val="00AA6982"/>
    <w:rsid w:val="00AB3DC7"/>
    <w:rsid w:val="00AB6197"/>
    <w:rsid w:val="00AB7C56"/>
    <w:rsid w:val="00AC3E5C"/>
    <w:rsid w:val="00AC3FB9"/>
    <w:rsid w:val="00AC5131"/>
    <w:rsid w:val="00AD074D"/>
    <w:rsid w:val="00AD0E9F"/>
    <w:rsid w:val="00AD2180"/>
    <w:rsid w:val="00AD22B9"/>
    <w:rsid w:val="00AD2556"/>
    <w:rsid w:val="00AD31E5"/>
    <w:rsid w:val="00AD390A"/>
    <w:rsid w:val="00AD47A7"/>
    <w:rsid w:val="00AD4C2E"/>
    <w:rsid w:val="00AD50AE"/>
    <w:rsid w:val="00AD56B8"/>
    <w:rsid w:val="00AD641E"/>
    <w:rsid w:val="00AD7584"/>
    <w:rsid w:val="00AE1BB6"/>
    <w:rsid w:val="00AE247E"/>
    <w:rsid w:val="00AE2C69"/>
    <w:rsid w:val="00AE39FA"/>
    <w:rsid w:val="00AE667B"/>
    <w:rsid w:val="00AE7212"/>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4931"/>
    <w:rsid w:val="00B15696"/>
    <w:rsid w:val="00B20BFD"/>
    <w:rsid w:val="00B2123A"/>
    <w:rsid w:val="00B21D77"/>
    <w:rsid w:val="00B22ED2"/>
    <w:rsid w:val="00B2472D"/>
    <w:rsid w:val="00B24BC9"/>
    <w:rsid w:val="00B24ECA"/>
    <w:rsid w:val="00B251CF"/>
    <w:rsid w:val="00B254C3"/>
    <w:rsid w:val="00B25D94"/>
    <w:rsid w:val="00B277E2"/>
    <w:rsid w:val="00B30D8A"/>
    <w:rsid w:val="00B30EE9"/>
    <w:rsid w:val="00B317A0"/>
    <w:rsid w:val="00B32C21"/>
    <w:rsid w:val="00B34C39"/>
    <w:rsid w:val="00B34C8C"/>
    <w:rsid w:val="00B34F09"/>
    <w:rsid w:val="00B35F50"/>
    <w:rsid w:val="00B361A1"/>
    <w:rsid w:val="00B36B84"/>
    <w:rsid w:val="00B4073A"/>
    <w:rsid w:val="00B40964"/>
    <w:rsid w:val="00B421F2"/>
    <w:rsid w:val="00B424EB"/>
    <w:rsid w:val="00B4330F"/>
    <w:rsid w:val="00B435C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3A1B"/>
    <w:rsid w:val="00BC626B"/>
    <w:rsid w:val="00BC6AEC"/>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41C0"/>
    <w:rsid w:val="00C150F4"/>
    <w:rsid w:val="00C155C6"/>
    <w:rsid w:val="00C1560D"/>
    <w:rsid w:val="00C15A1F"/>
    <w:rsid w:val="00C15BC4"/>
    <w:rsid w:val="00C17200"/>
    <w:rsid w:val="00C206A5"/>
    <w:rsid w:val="00C2195E"/>
    <w:rsid w:val="00C22AA2"/>
    <w:rsid w:val="00C22D2B"/>
    <w:rsid w:val="00C244EB"/>
    <w:rsid w:val="00C25AB8"/>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615A"/>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D5333"/>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D008F5"/>
    <w:rsid w:val="00D00D87"/>
    <w:rsid w:val="00D0249C"/>
    <w:rsid w:val="00D039E6"/>
    <w:rsid w:val="00D051DD"/>
    <w:rsid w:val="00D07AB5"/>
    <w:rsid w:val="00D131CC"/>
    <w:rsid w:val="00D13B07"/>
    <w:rsid w:val="00D13E33"/>
    <w:rsid w:val="00D17320"/>
    <w:rsid w:val="00D17591"/>
    <w:rsid w:val="00D238A3"/>
    <w:rsid w:val="00D2637C"/>
    <w:rsid w:val="00D26DE9"/>
    <w:rsid w:val="00D271EB"/>
    <w:rsid w:val="00D3114D"/>
    <w:rsid w:val="00D32322"/>
    <w:rsid w:val="00D335F3"/>
    <w:rsid w:val="00D342FA"/>
    <w:rsid w:val="00D353E7"/>
    <w:rsid w:val="00D3642C"/>
    <w:rsid w:val="00D36926"/>
    <w:rsid w:val="00D40B4D"/>
    <w:rsid w:val="00D41202"/>
    <w:rsid w:val="00D41787"/>
    <w:rsid w:val="00D41E05"/>
    <w:rsid w:val="00D43B3E"/>
    <w:rsid w:val="00D450AB"/>
    <w:rsid w:val="00D4529D"/>
    <w:rsid w:val="00D45A06"/>
    <w:rsid w:val="00D464D2"/>
    <w:rsid w:val="00D474A0"/>
    <w:rsid w:val="00D47D2B"/>
    <w:rsid w:val="00D51655"/>
    <w:rsid w:val="00D51E68"/>
    <w:rsid w:val="00D60C86"/>
    <w:rsid w:val="00D61D70"/>
    <w:rsid w:val="00D624A5"/>
    <w:rsid w:val="00D65C7F"/>
    <w:rsid w:val="00D672E7"/>
    <w:rsid w:val="00D713C8"/>
    <w:rsid w:val="00D714B0"/>
    <w:rsid w:val="00D738F5"/>
    <w:rsid w:val="00D75A6C"/>
    <w:rsid w:val="00D82623"/>
    <w:rsid w:val="00D82D89"/>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1A34"/>
    <w:rsid w:val="00DC28BD"/>
    <w:rsid w:val="00DC2A6D"/>
    <w:rsid w:val="00DC3FD5"/>
    <w:rsid w:val="00DC4595"/>
    <w:rsid w:val="00DC46BB"/>
    <w:rsid w:val="00DC49E2"/>
    <w:rsid w:val="00DC5945"/>
    <w:rsid w:val="00DD2A5E"/>
    <w:rsid w:val="00DD2E3D"/>
    <w:rsid w:val="00DD3F1A"/>
    <w:rsid w:val="00DD48EB"/>
    <w:rsid w:val="00DD565E"/>
    <w:rsid w:val="00DD61DE"/>
    <w:rsid w:val="00DD6972"/>
    <w:rsid w:val="00DD6BA1"/>
    <w:rsid w:val="00DE0798"/>
    <w:rsid w:val="00DE0FE7"/>
    <w:rsid w:val="00DE1624"/>
    <w:rsid w:val="00DE1F09"/>
    <w:rsid w:val="00DE3CDC"/>
    <w:rsid w:val="00DE6120"/>
    <w:rsid w:val="00DE6212"/>
    <w:rsid w:val="00DF0CF8"/>
    <w:rsid w:val="00DF0D53"/>
    <w:rsid w:val="00DF1DD9"/>
    <w:rsid w:val="00DF1FD3"/>
    <w:rsid w:val="00DF23B3"/>
    <w:rsid w:val="00DF38CD"/>
    <w:rsid w:val="00DF5F4C"/>
    <w:rsid w:val="00DF6A33"/>
    <w:rsid w:val="00E0099D"/>
    <w:rsid w:val="00E02B61"/>
    <w:rsid w:val="00E02FAE"/>
    <w:rsid w:val="00E03070"/>
    <w:rsid w:val="00E03C4A"/>
    <w:rsid w:val="00E05961"/>
    <w:rsid w:val="00E1138B"/>
    <w:rsid w:val="00E12105"/>
    <w:rsid w:val="00E12A2C"/>
    <w:rsid w:val="00E13DA1"/>
    <w:rsid w:val="00E1612A"/>
    <w:rsid w:val="00E1774A"/>
    <w:rsid w:val="00E205B4"/>
    <w:rsid w:val="00E20616"/>
    <w:rsid w:val="00E220BA"/>
    <w:rsid w:val="00E2245D"/>
    <w:rsid w:val="00E2301D"/>
    <w:rsid w:val="00E2381D"/>
    <w:rsid w:val="00E2406C"/>
    <w:rsid w:val="00E24621"/>
    <w:rsid w:val="00E2463A"/>
    <w:rsid w:val="00E24E6F"/>
    <w:rsid w:val="00E26D2F"/>
    <w:rsid w:val="00E301AA"/>
    <w:rsid w:val="00E330BE"/>
    <w:rsid w:val="00E3386A"/>
    <w:rsid w:val="00E36D07"/>
    <w:rsid w:val="00E37ECB"/>
    <w:rsid w:val="00E401C4"/>
    <w:rsid w:val="00E41483"/>
    <w:rsid w:val="00E42E2A"/>
    <w:rsid w:val="00E43E3A"/>
    <w:rsid w:val="00E44601"/>
    <w:rsid w:val="00E45798"/>
    <w:rsid w:val="00E4684F"/>
    <w:rsid w:val="00E4776A"/>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A88"/>
    <w:rsid w:val="00EC5E00"/>
    <w:rsid w:val="00EC6074"/>
    <w:rsid w:val="00EC6BCF"/>
    <w:rsid w:val="00EC7328"/>
    <w:rsid w:val="00ED0491"/>
    <w:rsid w:val="00ED04D0"/>
    <w:rsid w:val="00ED4712"/>
    <w:rsid w:val="00ED529B"/>
    <w:rsid w:val="00ED5F73"/>
    <w:rsid w:val="00ED691D"/>
    <w:rsid w:val="00ED699D"/>
    <w:rsid w:val="00ED6C26"/>
    <w:rsid w:val="00ED7939"/>
    <w:rsid w:val="00ED7D02"/>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4DB"/>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9BF"/>
    <w:rsid w:val="00F40001"/>
    <w:rsid w:val="00F4062E"/>
    <w:rsid w:val="00F40B26"/>
    <w:rsid w:val="00F40CA3"/>
    <w:rsid w:val="00F4182E"/>
    <w:rsid w:val="00F42168"/>
    <w:rsid w:val="00F436E9"/>
    <w:rsid w:val="00F44896"/>
    <w:rsid w:val="00F44F3B"/>
    <w:rsid w:val="00F45071"/>
    <w:rsid w:val="00F470F8"/>
    <w:rsid w:val="00F4754C"/>
    <w:rsid w:val="00F47937"/>
    <w:rsid w:val="00F50013"/>
    <w:rsid w:val="00F5014A"/>
    <w:rsid w:val="00F5044E"/>
    <w:rsid w:val="00F51774"/>
    <w:rsid w:val="00F51B3C"/>
    <w:rsid w:val="00F520FE"/>
    <w:rsid w:val="00F527C1"/>
    <w:rsid w:val="00F52901"/>
    <w:rsid w:val="00F530CF"/>
    <w:rsid w:val="00F5366B"/>
    <w:rsid w:val="00F54831"/>
    <w:rsid w:val="00F5512D"/>
    <w:rsid w:val="00F55EF6"/>
    <w:rsid w:val="00F56506"/>
    <w:rsid w:val="00F56F54"/>
    <w:rsid w:val="00F57F42"/>
    <w:rsid w:val="00F601FD"/>
    <w:rsid w:val="00F611AA"/>
    <w:rsid w:val="00F62674"/>
    <w:rsid w:val="00F62C4F"/>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644"/>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0D99"/>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2F8F"/>
    <w:rsid w:val="00FE3863"/>
    <w:rsid w:val="00FE6260"/>
    <w:rsid w:val="00FE6B2C"/>
    <w:rsid w:val="00FE71A0"/>
    <w:rsid w:val="00FE7D92"/>
    <w:rsid w:val="00FF0D6A"/>
    <w:rsid w:val="00FF115A"/>
    <w:rsid w:val="00FF26FB"/>
    <w:rsid w:val="00FF2C6A"/>
    <w:rsid w:val="00FF34D2"/>
    <w:rsid w:val="00FF37C9"/>
    <w:rsid w:val="00FF4D71"/>
    <w:rsid w:val="00FF58B0"/>
    <w:rsid w:val="00FF60FC"/>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BF32B0C8-197B-4692-9624-76C713FA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F4E15"/>
    <w:rPr>
      <w:rFonts w:ascii="Verdana" w:hAnsi="Verdana"/>
      <w:sz w:val="24"/>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D61DE"/>
    <w:pPr>
      <w:keepNext/>
      <w:numPr>
        <w:ilvl w:val="1"/>
        <w:numId w:val="9"/>
      </w:numPr>
      <w:tabs>
        <w:tab w:val="left" w:pos="900"/>
      </w:tabs>
      <w:spacing w:before="120" w:after="120"/>
      <w:outlineLvl w:val="1"/>
    </w:pPr>
    <w:rPr>
      <w:rFonts w:ascii="Verdana" w:hAnsi="Verdana" w:cs="Arial"/>
      <w:b/>
      <w:iCs/>
      <w:kern w:val="32"/>
      <w:sz w:val="28"/>
      <w:szCs w:val="28"/>
    </w:rPr>
  </w:style>
  <w:style w:type="paragraph" w:styleId="Heading3">
    <w:name w:val="heading 3"/>
    <w:next w:val="BodyText"/>
    <w:link w:val="Heading3Char"/>
    <w:qFormat/>
    <w:rsid w:val="00F5044E"/>
    <w:pPr>
      <w:keepNext/>
      <w:numPr>
        <w:ilvl w:val="2"/>
        <w:numId w:val="9"/>
      </w:numPr>
      <w:spacing w:before="120" w:after="120"/>
      <w:outlineLvl w:val="2"/>
    </w:pPr>
    <w:rPr>
      <w:rFonts w:ascii="Verdana" w:hAnsi="Verdana" w:cs="Arial"/>
      <w:b/>
      <w:bCs/>
      <w:iCs/>
      <w:kern w:val="32"/>
      <w:sz w:val="24"/>
      <w:szCs w:val="26"/>
    </w:rPr>
  </w:style>
  <w:style w:type="paragraph" w:styleId="Heading4">
    <w:name w:val="heading 4"/>
    <w:next w:val="BodyText"/>
    <w:link w:val="Heading4Char"/>
    <w:qFormat/>
    <w:rsid w:val="00F5044E"/>
    <w:pPr>
      <w:keepNext/>
      <w:numPr>
        <w:ilvl w:val="3"/>
        <w:numId w:val="9"/>
      </w:numPr>
      <w:spacing w:after="120"/>
      <w:outlineLvl w:val="3"/>
    </w:pPr>
    <w:rPr>
      <w:rFonts w:ascii="Verdana" w:hAnsi="Verdana"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DD61DE"/>
    <w:rPr>
      <w:rFonts w:ascii="Verdana" w:hAnsi="Verdana" w:cs="Arial"/>
      <w:b/>
      <w:iCs/>
      <w:kern w:val="32"/>
      <w:sz w:val="28"/>
      <w:szCs w:val="28"/>
    </w:rPr>
  </w:style>
  <w:style w:type="character" w:customStyle="1" w:styleId="Heading3Char">
    <w:name w:val="Heading 3 Char"/>
    <w:link w:val="Heading3"/>
    <w:rsid w:val="00F5044E"/>
    <w:rPr>
      <w:rFonts w:ascii="Verdana" w:hAnsi="Verdana" w:cs="Arial"/>
      <w:b/>
      <w:bCs/>
      <w:iCs/>
      <w:kern w:val="32"/>
      <w:sz w:val="24"/>
      <w:szCs w:val="26"/>
    </w:rPr>
  </w:style>
  <w:style w:type="character" w:customStyle="1" w:styleId="Heading4Char">
    <w:name w:val="Heading 4 Char"/>
    <w:link w:val="Heading4"/>
    <w:rsid w:val="00F5044E"/>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uiPriority w:val="99"/>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 w:type="character" w:styleId="Emphasis">
    <w:name w:val="Emphasis"/>
    <w:basedOn w:val="DefaultParagraphFont"/>
    <w:uiPriority w:val="20"/>
    <w:qFormat/>
    <w:rsid w:val="0048464B"/>
    <w:rPr>
      <w:i/>
      <w:iCs/>
    </w:rPr>
  </w:style>
  <w:style w:type="character" w:styleId="UnresolvedMention">
    <w:name w:val="Unresolved Mention"/>
    <w:basedOn w:val="DefaultParagraphFont"/>
    <w:uiPriority w:val="99"/>
    <w:semiHidden/>
    <w:unhideWhenUsed/>
    <w:rsid w:val="00737A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41409324">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994727896">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vaww.oed.portal.va.gov/pm/hape/ipt_5010/EDI_Portfolio/TASCore/MCCF_EDI_TAS_System_Design_Document_v0.7.pdf" TargetMode="External"/><Relationship Id="rId39" Type="http://schemas.openxmlformats.org/officeDocument/2006/relationships/oleObject" Target="embeddings/oleObject4.bin"/><Relationship Id="rId21" Type="http://schemas.openxmlformats.org/officeDocument/2006/relationships/image" Target="media/image5.png"/><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xlsx"/><Relationship Id="rId50" Type="http://schemas.openxmlformats.org/officeDocument/2006/relationships/image" Target="media/image16.emf"/><Relationship Id="rId55" Type="http://schemas.openxmlformats.org/officeDocument/2006/relationships/image" Target="media/image21.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s://vaww.oed.portal.va.gov/pm/hape/ipt_5010/EDI_Portfolio/TASCore/MCCF_EDI_TAS_System_Design_Document_v0.7.pdf" TargetMode="External"/><Relationship Id="rId33" Type="http://schemas.openxmlformats.org/officeDocument/2006/relationships/oleObject" Target="embeddings/oleObject1.bin"/><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microsoft.com/office/2016/09/relationships/commentsIds" Target="commentsIds.xml"/><Relationship Id="rId41" Type="http://schemas.openxmlformats.org/officeDocument/2006/relationships/oleObject" Target="embeddings/oleObject5.bin"/><Relationship Id="rId54"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hl7.org/fhir/bundle.html" TargetMode="External"/><Relationship Id="rId32" Type="http://schemas.openxmlformats.org/officeDocument/2006/relationships/image" Target="media/image7.emf"/><Relationship Id="rId37" Type="http://schemas.openxmlformats.org/officeDocument/2006/relationships/oleObject" Target="embeddings/oleObject3.bin"/><Relationship Id="rId40" Type="http://schemas.openxmlformats.org/officeDocument/2006/relationships/image" Target="media/image11.emf"/><Relationship Id="rId45" Type="http://schemas.openxmlformats.org/officeDocument/2006/relationships/package" Target="embeddings/Microsoft_Excel_Worksheet.xlsx"/><Relationship Id="rId53" Type="http://schemas.openxmlformats.org/officeDocument/2006/relationships/image" Target="media/image19.emf"/><Relationship Id="rId58"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microsoft.com/office/2011/relationships/commentsExtended" Target="commentsExtended.xml"/><Relationship Id="rId36" Type="http://schemas.openxmlformats.org/officeDocument/2006/relationships/image" Target="media/image9.emf"/><Relationship Id="rId49" Type="http://schemas.openxmlformats.org/officeDocument/2006/relationships/package" Target="embeddings/Microsoft_Excel_Worksheet2.xlsx"/><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image" Target="media/image13.emf"/><Relationship Id="rId52"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fhir-drills.github.io/bundle.html" TargetMode="External"/><Relationship Id="rId27" Type="http://schemas.openxmlformats.org/officeDocument/2006/relationships/comments" Target="comments.xml"/><Relationship Id="rId30" Type="http://schemas.openxmlformats.org/officeDocument/2006/relationships/header" Target="header1.xml"/><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5.emf"/><Relationship Id="rId56" Type="http://schemas.openxmlformats.org/officeDocument/2006/relationships/image" Target="media/image22.emf"/><Relationship Id="rId8" Type="http://schemas.openxmlformats.org/officeDocument/2006/relationships/styles" Target="styles.xml"/><Relationship Id="rId51" Type="http://schemas.openxmlformats.org/officeDocument/2006/relationships/image" Target="media/image17.emf"/><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6.xml><?xml version="1.0" encoding="utf-8"?>
<ds:datastoreItem xmlns:ds="http://schemas.openxmlformats.org/officeDocument/2006/customXml" ds:itemID="{3906A3BB-C110-4AE4-989E-56E035F6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TotalTime>
  <Pages>25</Pages>
  <Words>4192</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28031</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2</cp:revision>
  <cp:lastPrinted>2017-03-16T22:18:00Z</cp:lastPrinted>
  <dcterms:created xsi:type="dcterms:W3CDTF">2018-05-29T15:11:00Z</dcterms:created>
  <dcterms:modified xsi:type="dcterms:W3CDTF">2018-05-29T15:11:00Z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