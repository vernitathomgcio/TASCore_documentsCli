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FEDE9" w14:textId="77777777" w:rsidR="00111074" w:rsidRPr="005559F3" w:rsidRDefault="00111074" w:rsidP="00F64F84">
      <w:pPr>
        <w:pStyle w:val="Title"/>
        <w:jc w:val="left"/>
        <w:rPr>
          <w:rFonts w:ascii="Verdana" w:hAnsi="Verdana"/>
        </w:rPr>
      </w:pPr>
      <w:bookmarkStart w:id="0" w:name="_Toc13907870"/>
      <w:bookmarkStart w:id="1" w:name="_Toc205632711"/>
    </w:p>
    <w:p w14:paraId="054FEDEB" w14:textId="77777777" w:rsidR="00111074" w:rsidRPr="005559F3" w:rsidRDefault="00111074" w:rsidP="009F7C75"/>
    <w:p w14:paraId="121DBCD4" w14:textId="77777777" w:rsidR="00121E2B" w:rsidRPr="009928DE" w:rsidRDefault="00D13B07" w:rsidP="009928DE">
      <w:pPr>
        <w:pStyle w:val="Title2"/>
        <w:keepNext/>
      </w:pPr>
      <w:r w:rsidRPr="009928DE">
        <w:t>Medical Care Collection</w:t>
      </w:r>
      <w:r w:rsidR="00121E2B" w:rsidRPr="009928DE">
        <w:t>s</w:t>
      </w:r>
      <w:r w:rsidRPr="009928DE">
        <w:t xml:space="preserve"> Fund (MCCF) </w:t>
      </w:r>
      <w:proofErr w:type="spellStart"/>
      <w:r w:rsidRPr="009928DE">
        <w:t>eBilling</w:t>
      </w:r>
      <w:proofErr w:type="spellEnd"/>
    </w:p>
    <w:p w14:paraId="0EE51734" w14:textId="77777777" w:rsidR="00121E2B" w:rsidRPr="009928DE" w:rsidRDefault="00121E2B" w:rsidP="009928DE">
      <w:pPr>
        <w:pStyle w:val="Title2"/>
        <w:keepNext/>
      </w:pPr>
      <w:r w:rsidRPr="009928DE">
        <w:t>Electronic Data Interchange (EDI)</w:t>
      </w:r>
    </w:p>
    <w:p w14:paraId="2291600B" w14:textId="584D611F" w:rsidR="00D13B07" w:rsidRPr="009928DE" w:rsidRDefault="00121E2B" w:rsidP="009928DE">
      <w:pPr>
        <w:pStyle w:val="Title2"/>
        <w:keepNext/>
      </w:pPr>
      <w:r w:rsidRPr="009928DE">
        <w:t>Transaction</w:t>
      </w:r>
      <w:r w:rsidR="009928DE" w:rsidRPr="009928DE">
        <w:t>s</w:t>
      </w:r>
      <w:r w:rsidRPr="009928DE">
        <w:t xml:space="preserve"> Application</w:t>
      </w:r>
      <w:r w:rsidR="009928DE" w:rsidRPr="009928DE">
        <w:t>s</w:t>
      </w:r>
      <w:r w:rsidRPr="009928DE">
        <w:t xml:space="preserve"> Suite (TAS)</w:t>
      </w:r>
      <w:r w:rsidR="00D13B07" w:rsidRPr="009928DE">
        <w:t xml:space="preserve"> </w:t>
      </w:r>
    </w:p>
    <w:p w14:paraId="3E1E47B5" w14:textId="3543117C" w:rsidR="00D13B07" w:rsidRDefault="00D13B07" w:rsidP="009928DE">
      <w:pPr>
        <w:pStyle w:val="Title2"/>
        <w:keepNext/>
      </w:pPr>
      <w:r w:rsidRPr="009928DE">
        <w:t xml:space="preserve">Interface Control Document </w:t>
      </w:r>
    </w:p>
    <w:p w14:paraId="690290A5" w14:textId="600D52EC" w:rsidR="00FF115A" w:rsidRDefault="00FF115A" w:rsidP="009928DE">
      <w:pPr>
        <w:pStyle w:val="Title2"/>
        <w:keepNext/>
      </w:pPr>
      <w:r>
        <w:t>For the interface between MCCF EDI TAS and</w:t>
      </w:r>
    </w:p>
    <w:p w14:paraId="7A330744" w14:textId="23C3F053" w:rsidR="00FF115A" w:rsidRPr="009928DE" w:rsidRDefault="00FF115A" w:rsidP="009928DE">
      <w:pPr>
        <w:pStyle w:val="Title2"/>
        <w:keepNext/>
      </w:pPr>
      <w:r>
        <w:t>The Financial Service Center (FSC)</w:t>
      </w:r>
    </w:p>
    <w:p w14:paraId="2AB1D00F" w14:textId="77777777" w:rsidR="00D13B07" w:rsidRPr="009928DE" w:rsidRDefault="00D13B07" w:rsidP="009928DE">
      <w:pPr>
        <w:pStyle w:val="Title2"/>
        <w:keepNext/>
      </w:pPr>
    </w:p>
    <w:p w14:paraId="0287991C" w14:textId="18E11302" w:rsidR="00D13B07" w:rsidRPr="009928DE" w:rsidRDefault="009928DE" w:rsidP="009928DE">
      <w:pPr>
        <w:pStyle w:val="Title2"/>
        <w:keepNext/>
      </w:pPr>
      <w:r w:rsidRPr="009928DE">
        <w:t xml:space="preserve">ASC X12N/005010 837 </w:t>
      </w:r>
      <w:r w:rsidR="00F23292">
        <w:t>Health Care Claims</w:t>
      </w:r>
    </w:p>
    <w:p w14:paraId="721534C2" w14:textId="77777777" w:rsidR="002F3C0F" w:rsidRPr="005559F3" w:rsidRDefault="002F3C0F" w:rsidP="00111074">
      <w:pPr>
        <w:pStyle w:val="Title2"/>
        <w:rPr>
          <w:rFonts w:ascii="Verdana" w:hAnsi="Verdana"/>
        </w:rPr>
      </w:pPr>
    </w:p>
    <w:p w14:paraId="054FEDF4" w14:textId="77777777" w:rsidR="00EE7995" w:rsidRPr="005559F3" w:rsidRDefault="00EE7995" w:rsidP="00111074">
      <w:pPr>
        <w:pStyle w:val="Title2"/>
        <w:rPr>
          <w:rFonts w:ascii="Verdana" w:hAnsi="Verdana"/>
        </w:rPr>
      </w:pPr>
    </w:p>
    <w:p w14:paraId="054FEDF5" w14:textId="77777777" w:rsidR="00111074" w:rsidRPr="005559F3" w:rsidRDefault="00267512" w:rsidP="00EE7995">
      <w:pPr>
        <w:jc w:val="center"/>
      </w:pPr>
      <w:r w:rsidRPr="005559F3">
        <w:rPr>
          <w:noProof/>
        </w:rPr>
        <w:drawing>
          <wp:inline distT="0" distB="0" distL="0" distR="0" wp14:anchorId="05501EF0" wp14:editId="4B7FC69D">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559F3" w:rsidRDefault="00111074" w:rsidP="00111074"/>
    <w:p w14:paraId="054FEDF7" w14:textId="77777777" w:rsidR="00111074" w:rsidRPr="005559F3" w:rsidRDefault="00111074" w:rsidP="00111074"/>
    <w:p w14:paraId="054FEDF8" w14:textId="77777777" w:rsidR="00CE41B2" w:rsidRPr="005559F3" w:rsidRDefault="00CE41B2" w:rsidP="00111074"/>
    <w:p w14:paraId="054FEDF9" w14:textId="77777777" w:rsidR="00EE7995" w:rsidRPr="005559F3" w:rsidRDefault="00EE7995" w:rsidP="00111074"/>
    <w:p w14:paraId="054FEDFA" w14:textId="77777777" w:rsidR="00EE7995" w:rsidRPr="005559F3" w:rsidRDefault="00EE7995" w:rsidP="00111074"/>
    <w:p w14:paraId="054FEDFB" w14:textId="77777777" w:rsidR="00CE41B2" w:rsidRPr="005559F3" w:rsidRDefault="00CE41B2" w:rsidP="001E6E2D"/>
    <w:p w14:paraId="054FEDFC" w14:textId="77777777" w:rsidR="00CE41B2" w:rsidRPr="005559F3" w:rsidRDefault="00CE41B2" w:rsidP="00111074"/>
    <w:p w14:paraId="3295FA47" w14:textId="77777777" w:rsidR="002F3C0F" w:rsidRPr="005559F3" w:rsidRDefault="002F3C0F" w:rsidP="00111074">
      <w:pPr>
        <w:pStyle w:val="Title2"/>
        <w:rPr>
          <w:rFonts w:ascii="Verdana" w:hAnsi="Verdana"/>
        </w:rPr>
      </w:pPr>
      <w:r w:rsidRPr="005559F3">
        <w:rPr>
          <w:rFonts w:ascii="Verdana" w:hAnsi="Verdana"/>
        </w:rPr>
        <w:t>Department of Veterans Affairs</w:t>
      </w:r>
    </w:p>
    <w:p w14:paraId="054FEDFD" w14:textId="0411D8A1" w:rsidR="00111074" w:rsidRPr="005559F3" w:rsidRDefault="00383370" w:rsidP="00111074">
      <w:pPr>
        <w:pStyle w:val="Title2"/>
        <w:rPr>
          <w:rFonts w:ascii="Verdana" w:hAnsi="Verdana"/>
        </w:rPr>
      </w:pPr>
      <w:r>
        <w:rPr>
          <w:rFonts w:ascii="Verdana" w:hAnsi="Verdana"/>
        </w:rPr>
        <w:t xml:space="preserve"> </w:t>
      </w:r>
      <w:del w:id="2" w:author="Keith Oulson" w:date="2018-04-12T08:33:00Z">
        <w:r w:rsidDel="00FF115A">
          <w:rPr>
            <w:rFonts w:ascii="Verdana" w:hAnsi="Verdana"/>
          </w:rPr>
          <w:delText xml:space="preserve">March </w:delText>
        </w:r>
      </w:del>
      <w:ins w:id="3" w:author="Keith Oulson" w:date="2018-04-12T08:33:00Z">
        <w:del w:id="4" w:author="Steffen Maerdian" w:date="2018-05-01T09:52:00Z">
          <w:r w:rsidR="00FF115A" w:rsidDel="004D022F">
            <w:rPr>
              <w:rFonts w:ascii="Verdana" w:hAnsi="Verdana"/>
            </w:rPr>
            <w:delText>Apr</w:delText>
          </w:r>
        </w:del>
      </w:ins>
      <w:ins w:id="5" w:author="Keith Oulson" w:date="2018-04-12T08:34:00Z">
        <w:del w:id="6" w:author="Steffen Maerdian" w:date="2018-05-01T09:52:00Z">
          <w:r w:rsidR="00FF115A" w:rsidDel="004D022F">
            <w:rPr>
              <w:rFonts w:ascii="Verdana" w:hAnsi="Verdana"/>
            </w:rPr>
            <w:delText>il</w:delText>
          </w:r>
        </w:del>
      </w:ins>
      <w:ins w:id="7" w:author="Steffen Maerdian" w:date="2018-05-01T09:52:00Z">
        <w:del w:id="8" w:author="Maerdian, Steffen (Halfaker)" w:date="2018-07-31T19:32:00Z">
          <w:r w:rsidR="004D022F" w:rsidDel="005143C4">
            <w:rPr>
              <w:rFonts w:ascii="Verdana" w:hAnsi="Verdana"/>
            </w:rPr>
            <w:delText>May</w:delText>
          </w:r>
        </w:del>
      </w:ins>
      <w:ins w:id="9" w:author="Maerdian, Steffen (Halfaker)" w:date="2018-09-11T11:42:00Z">
        <w:del w:id="10" w:author="Oulson, Keith T. (Halfaker)" w:date="2018-11-06T12:29:00Z">
          <w:r w:rsidR="00E35954" w:rsidDel="00B50D62">
            <w:rPr>
              <w:rFonts w:ascii="Verdana" w:hAnsi="Verdana"/>
            </w:rPr>
            <w:delText>Septem</w:delText>
          </w:r>
        </w:del>
      </w:ins>
      <w:ins w:id="11" w:author="Oulson, Keith T. (Halfaker)" w:date="2018-11-06T12:31:00Z">
        <w:r w:rsidR="00B50D62">
          <w:rPr>
            <w:rFonts w:ascii="Verdana" w:hAnsi="Verdana"/>
          </w:rPr>
          <w:t>Novemb</w:t>
        </w:r>
      </w:ins>
      <w:ins w:id="12" w:author="Oulson, Keith T. (Halfaker)" w:date="2018-11-06T12:29:00Z">
        <w:r w:rsidR="00B50D62">
          <w:rPr>
            <w:rFonts w:ascii="Verdana" w:hAnsi="Verdana"/>
          </w:rPr>
          <w:t>er</w:t>
        </w:r>
      </w:ins>
      <w:ins w:id="13" w:author="Maerdian, Steffen (Halfaker)" w:date="2018-09-11T11:42:00Z">
        <w:del w:id="14" w:author="Oulson, Keith T. (Halfaker)" w:date="2018-11-06T12:29:00Z">
          <w:r w:rsidR="00E35954" w:rsidDel="00B50D62">
            <w:rPr>
              <w:rFonts w:ascii="Verdana" w:hAnsi="Verdana"/>
            </w:rPr>
            <w:delText>ber</w:delText>
          </w:r>
        </w:del>
      </w:ins>
      <w:ins w:id="15" w:author="Keith Oulson" w:date="2018-04-12T08:33:00Z">
        <w:r w:rsidR="00FF115A">
          <w:rPr>
            <w:rFonts w:ascii="Verdana" w:hAnsi="Verdana"/>
          </w:rPr>
          <w:t xml:space="preserve"> </w:t>
        </w:r>
      </w:ins>
      <w:r w:rsidR="00751E5A" w:rsidRPr="005559F3">
        <w:rPr>
          <w:rFonts w:ascii="Verdana" w:hAnsi="Verdana"/>
        </w:rPr>
        <w:t>20</w:t>
      </w:r>
      <w:r w:rsidR="00B70B67" w:rsidRPr="005559F3">
        <w:rPr>
          <w:rFonts w:ascii="Verdana" w:hAnsi="Verdana"/>
        </w:rPr>
        <w:t>18</w:t>
      </w:r>
    </w:p>
    <w:p w14:paraId="054FEDFE" w14:textId="771995D1" w:rsidR="004337F4" w:rsidRPr="005559F3" w:rsidRDefault="004337F4" w:rsidP="00111074">
      <w:pPr>
        <w:pStyle w:val="Title2"/>
        <w:rPr>
          <w:rFonts w:ascii="Verdana" w:hAnsi="Verdana"/>
        </w:rPr>
      </w:pPr>
      <w:r w:rsidRPr="005559F3">
        <w:rPr>
          <w:rFonts w:ascii="Verdana" w:hAnsi="Verdana"/>
        </w:rPr>
        <w:t xml:space="preserve">Version </w:t>
      </w:r>
      <w:ins w:id="16" w:author="Keith Oulson" w:date="2018-04-12T10:40:00Z">
        <w:r w:rsidR="00D41787">
          <w:rPr>
            <w:rFonts w:ascii="Verdana" w:hAnsi="Verdana"/>
          </w:rPr>
          <w:t>3</w:t>
        </w:r>
      </w:ins>
      <w:del w:id="17" w:author="Keith Oulson" w:date="2018-04-12T10:40:00Z">
        <w:r w:rsidR="006728E9" w:rsidDel="00D41787">
          <w:rPr>
            <w:rFonts w:ascii="Verdana" w:hAnsi="Verdana"/>
          </w:rPr>
          <w:delText>2</w:delText>
        </w:r>
      </w:del>
      <w:r w:rsidR="006728E9">
        <w:rPr>
          <w:rFonts w:ascii="Verdana" w:hAnsi="Verdana"/>
        </w:rPr>
        <w:t>.</w:t>
      </w:r>
      <w:del w:id="18" w:author="Keith Oulson" w:date="2018-04-12T10:41:00Z">
        <w:r w:rsidR="006728E9" w:rsidDel="00E4776A">
          <w:rPr>
            <w:rFonts w:ascii="Verdana" w:hAnsi="Verdana"/>
          </w:rPr>
          <w:delText>0</w:delText>
        </w:r>
      </w:del>
      <w:ins w:id="19" w:author="Steffen Maerdian" w:date="2018-04-26T12:30:00Z">
        <w:del w:id="20" w:author="Maerdian, Steffen (Halfaker)" w:date="2018-07-31T19:32:00Z">
          <w:r w:rsidR="004D022F" w:rsidDel="005143C4">
            <w:rPr>
              <w:rFonts w:ascii="Verdana" w:hAnsi="Verdana"/>
            </w:rPr>
            <w:delText>6</w:delText>
          </w:r>
        </w:del>
      </w:ins>
      <w:ins w:id="21" w:author="Keith Oulson" w:date="2018-05-29T11:09:00Z">
        <w:del w:id="22" w:author="Maerdian, Steffen (Halfaker)" w:date="2018-07-31T19:32:00Z">
          <w:r w:rsidR="007C024B" w:rsidDel="005143C4">
            <w:rPr>
              <w:rFonts w:ascii="Verdana" w:hAnsi="Verdana"/>
            </w:rPr>
            <w:delText>1</w:delText>
          </w:r>
        </w:del>
      </w:ins>
      <w:ins w:id="23" w:author="Maerdian, Steffen (Halfaker)" w:date="2018-08-22T15:16:00Z">
        <w:r w:rsidR="00986CF3">
          <w:rPr>
            <w:rFonts w:ascii="Verdana" w:hAnsi="Verdana"/>
          </w:rPr>
          <w:t>8.</w:t>
        </w:r>
      </w:ins>
      <w:ins w:id="24" w:author="Oulson, Keith T. (Halfaker)" w:date="2018-11-13T14:32:00Z">
        <w:r w:rsidR="00280EAA">
          <w:rPr>
            <w:rFonts w:ascii="Verdana" w:hAnsi="Verdana"/>
          </w:rPr>
          <w:t>3</w:t>
        </w:r>
      </w:ins>
      <w:ins w:id="25" w:author="Maerdian, Steffen (Halfaker)" w:date="2018-08-22T15:16:00Z">
        <w:del w:id="26" w:author="Oulson, Keith T. (Halfaker)" w:date="2018-11-06T12:29:00Z">
          <w:r w:rsidR="00986CF3" w:rsidDel="00B50D62">
            <w:rPr>
              <w:rFonts w:ascii="Verdana" w:hAnsi="Verdana"/>
            </w:rPr>
            <w:delText>1</w:delText>
          </w:r>
        </w:del>
      </w:ins>
      <w:ins w:id="27" w:author="Keith Oulson" w:date="2018-04-25T12:12:00Z">
        <w:del w:id="28" w:author="Steffen Maerdian" w:date="2018-04-26T12:30:00Z">
          <w:r w:rsidR="00ED7D02" w:rsidDel="00A861D1">
            <w:rPr>
              <w:rFonts w:ascii="Verdana" w:hAnsi="Verdana"/>
            </w:rPr>
            <w:delText>1</w:delText>
          </w:r>
        </w:del>
      </w:ins>
      <w:ins w:id="29" w:author="Keith Oulson" w:date="2018-04-12T10:41:00Z">
        <w:del w:id="30" w:author="Steffen Maerdian" w:date="2018-04-18T17:56:00Z">
          <w:r w:rsidR="00E4776A" w:rsidDel="00E36D07">
            <w:rPr>
              <w:rFonts w:ascii="Verdana" w:hAnsi="Verdana"/>
            </w:rPr>
            <w:delText>1</w:delText>
          </w:r>
        </w:del>
      </w:ins>
    </w:p>
    <w:p w14:paraId="054FEDFF" w14:textId="77777777" w:rsidR="009F7C75" w:rsidRPr="005559F3" w:rsidRDefault="009F7C75" w:rsidP="00111074">
      <w:pPr>
        <w:pStyle w:val="Title2"/>
        <w:rPr>
          <w:rFonts w:ascii="Verdana" w:hAnsi="Verdana"/>
        </w:rPr>
        <w:sectPr w:rsidR="009F7C75" w:rsidRPr="005559F3" w:rsidSect="009F7C75">
          <w:footerReference w:type="even" r:id="rId14"/>
          <w:footerReference w:type="default" r:id="rId15"/>
          <w:pgSz w:w="12240" w:h="15840" w:code="1"/>
          <w:pgMar w:top="1440" w:right="1440" w:bottom="1440" w:left="1440" w:header="720" w:footer="720" w:gutter="0"/>
          <w:pgNumType w:fmt="lowerRoman"/>
          <w:cols w:space="720"/>
          <w:titlePg/>
          <w:docGrid w:linePitch="360"/>
        </w:sectPr>
      </w:pPr>
    </w:p>
    <w:p w14:paraId="054FEE00" w14:textId="77777777" w:rsidR="00111074" w:rsidRPr="005559F3" w:rsidRDefault="0048501A" w:rsidP="0048501A">
      <w:pPr>
        <w:pStyle w:val="Title2"/>
        <w:rPr>
          <w:rFonts w:ascii="Verdana" w:hAnsi="Verdana"/>
        </w:rPr>
      </w:pPr>
      <w:r w:rsidRPr="005559F3">
        <w:rPr>
          <w:rFonts w:ascii="Verdana" w:hAnsi="Verdana"/>
        </w:rP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5559F3" w14:paraId="054FEE05" w14:textId="77777777" w:rsidTr="00E91E51">
        <w:tc>
          <w:tcPr>
            <w:tcW w:w="1728" w:type="dxa"/>
            <w:shd w:val="clear" w:color="auto" w:fill="F2F2F2"/>
          </w:tcPr>
          <w:p w14:paraId="054FEE01" w14:textId="77777777" w:rsidR="00B03986" w:rsidRPr="005559F3" w:rsidRDefault="00B03986" w:rsidP="000A7B20">
            <w:pPr>
              <w:pStyle w:val="TableHeading"/>
              <w:rPr>
                <w:rFonts w:ascii="Verdana" w:hAnsi="Verdana"/>
              </w:rPr>
            </w:pPr>
            <w:r w:rsidRPr="005559F3">
              <w:rPr>
                <w:rFonts w:ascii="Verdana" w:hAnsi="Verdana"/>
              </w:rPr>
              <w:t>Date</w:t>
            </w:r>
          </w:p>
        </w:tc>
        <w:tc>
          <w:tcPr>
            <w:tcW w:w="1080" w:type="dxa"/>
            <w:shd w:val="clear" w:color="auto" w:fill="F2F2F2"/>
          </w:tcPr>
          <w:p w14:paraId="054FEE02" w14:textId="77777777" w:rsidR="00B03986" w:rsidRPr="005559F3" w:rsidRDefault="00B03986" w:rsidP="000A7B20">
            <w:pPr>
              <w:pStyle w:val="TableHeading"/>
              <w:rPr>
                <w:rFonts w:ascii="Verdana" w:hAnsi="Verdana"/>
              </w:rPr>
            </w:pPr>
            <w:r w:rsidRPr="005559F3">
              <w:rPr>
                <w:rFonts w:ascii="Verdana" w:hAnsi="Verdana"/>
              </w:rPr>
              <w:t>Version</w:t>
            </w:r>
          </w:p>
        </w:tc>
        <w:tc>
          <w:tcPr>
            <w:tcW w:w="4392" w:type="dxa"/>
            <w:shd w:val="clear" w:color="auto" w:fill="F2F2F2"/>
          </w:tcPr>
          <w:p w14:paraId="054FEE03" w14:textId="77777777" w:rsidR="00B03986" w:rsidRPr="005559F3" w:rsidRDefault="00B03986" w:rsidP="000A7B20">
            <w:pPr>
              <w:pStyle w:val="TableHeading"/>
              <w:rPr>
                <w:rFonts w:ascii="Verdana" w:hAnsi="Verdana"/>
              </w:rPr>
            </w:pPr>
            <w:r w:rsidRPr="005559F3">
              <w:rPr>
                <w:rFonts w:ascii="Verdana" w:hAnsi="Verdana"/>
              </w:rPr>
              <w:t>Description</w:t>
            </w:r>
          </w:p>
        </w:tc>
        <w:tc>
          <w:tcPr>
            <w:tcW w:w="2329" w:type="dxa"/>
            <w:shd w:val="clear" w:color="auto" w:fill="F2F2F2"/>
          </w:tcPr>
          <w:p w14:paraId="054FEE04" w14:textId="77777777" w:rsidR="00B03986" w:rsidRPr="005559F3" w:rsidRDefault="00B03986" w:rsidP="000A7B20">
            <w:pPr>
              <w:pStyle w:val="TableHeading"/>
              <w:rPr>
                <w:rFonts w:ascii="Verdana" w:hAnsi="Verdana"/>
              </w:rPr>
            </w:pPr>
            <w:r w:rsidRPr="005559F3">
              <w:rPr>
                <w:rFonts w:ascii="Verdana" w:hAnsi="Verdana"/>
              </w:rPr>
              <w:t>Author</w:t>
            </w:r>
          </w:p>
        </w:tc>
      </w:tr>
      <w:tr w:rsidR="00F5512D" w:rsidRPr="005559F3" w14:paraId="054FEE0B" w14:textId="77777777" w:rsidTr="00E91E51">
        <w:tc>
          <w:tcPr>
            <w:tcW w:w="1728" w:type="dxa"/>
          </w:tcPr>
          <w:p w14:paraId="054FEE06" w14:textId="463E3E44" w:rsidR="00F5512D" w:rsidRPr="00F64F5C" w:rsidRDefault="006F0EC9" w:rsidP="00233B50">
            <w:pPr>
              <w:pStyle w:val="TableText"/>
              <w:rPr>
                <w:rFonts w:ascii="Verdana" w:hAnsi="Verdana"/>
                <w:sz w:val="24"/>
                <w:szCs w:val="24"/>
              </w:rPr>
            </w:pPr>
            <w:r w:rsidRPr="00F64F5C">
              <w:rPr>
                <w:rFonts w:ascii="Verdana" w:hAnsi="Verdana"/>
                <w:sz w:val="24"/>
                <w:szCs w:val="24"/>
              </w:rPr>
              <w:t>2/</w:t>
            </w:r>
            <w:r w:rsidR="00233B50" w:rsidRPr="00F64F5C">
              <w:rPr>
                <w:rFonts w:ascii="Verdana" w:hAnsi="Verdana"/>
                <w:sz w:val="24"/>
                <w:szCs w:val="24"/>
              </w:rPr>
              <w:t>23</w:t>
            </w:r>
            <w:r w:rsidRPr="00F64F5C">
              <w:rPr>
                <w:rFonts w:ascii="Verdana" w:hAnsi="Verdana"/>
                <w:sz w:val="24"/>
                <w:szCs w:val="24"/>
              </w:rPr>
              <w:t>/18</w:t>
            </w:r>
          </w:p>
        </w:tc>
        <w:tc>
          <w:tcPr>
            <w:tcW w:w="1080" w:type="dxa"/>
          </w:tcPr>
          <w:p w14:paraId="054FEE07" w14:textId="0BFE9FCD" w:rsidR="00F5512D" w:rsidRPr="00F64F5C" w:rsidRDefault="006F0EC9" w:rsidP="00230CC8">
            <w:pPr>
              <w:pStyle w:val="TableText"/>
              <w:rPr>
                <w:rFonts w:ascii="Verdana" w:hAnsi="Verdana"/>
                <w:sz w:val="24"/>
                <w:szCs w:val="24"/>
              </w:rPr>
            </w:pPr>
            <w:r w:rsidRPr="00F64F5C">
              <w:rPr>
                <w:rFonts w:ascii="Verdana" w:hAnsi="Verdana"/>
                <w:sz w:val="24"/>
                <w:szCs w:val="24"/>
              </w:rPr>
              <w:t>0.0.1</w:t>
            </w:r>
          </w:p>
        </w:tc>
        <w:tc>
          <w:tcPr>
            <w:tcW w:w="4392" w:type="dxa"/>
          </w:tcPr>
          <w:p w14:paraId="054FEE08" w14:textId="42452A01" w:rsidR="00F5512D" w:rsidRPr="00F64F5C" w:rsidRDefault="006F0EC9" w:rsidP="00230CC8">
            <w:pPr>
              <w:pStyle w:val="TableText"/>
              <w:rPr>
                <w:rFonts w:ascii="Verdana" w:hAnsi="Verdana"/>
                <w:sz w:val="24"/>
                <w:szCs w:val="24"/>
              </w:rPr>
            </w:pPr>
            <w:r w:rsidRPr="00F64F5C">
              <w:rPr>
                <w:rFonts w:ascii="Verdana" w:hAnsi="Verdana"/>
                <w:sz w:val="24"/>
                <w:szCs w:val="24"/>
              </w:rPr>
              <w:t>Initial creation of document</w:t>
            </w:r>
          </w:p>
        </w:tc>
        <w:tc>
          <w:tcPr>
            <w:tcW w:w="2329" w:type="dxa"/>
          </w:tcPr>
          <w:p w14:paraId="054FEE0A" w14:textId="04A76C5D" w:rsidR="00F5512D" w:rsidRPr="00F64F5C" w:rsidRDefault="006F0EC9" w:rsidP="00230CC8">
            <w:pPr>
              <w:pStyle w:val="TableText"/>
              <w:rPr>
                <w:rFonts w:ascii="Verdana" w:hAnsi="Verdana"/>
                <w:sz w:val="24"/>
                <w:szCs w:val="24"/>
              </w:rPr>
            </w:pPr>
            <w:r w:rsidRPr="00F64F5C">
              <w:rPr>
                <w:rFonts w:ascii="Verdana" w:hAnsi="Verdana"/>
                <w:sz w:val="24"/>
                <w:szCs w:val="24"/>
              </w:rPr>
              <w:t xml:space="preserve">Steffen Maerdian - </w:t>
            </w:r>
            <w:r w:rsidR="00AB6197" w:rsidRPr="00F64F5C">
              <w:rPr>
                <w:rFonts w:ascii="Verdana" w:hAnsi="Verdana"/>
                <w:sz w:val="24"/>
                <w:szCs w:val="24"/>
              </w:rPr>
              <w:t>Halfaker &amp; Associates</w:t>
            </w:r>
          </w:p>
        </w:tc>
      </w:tr>
      <w:tr w:rsidR="00F5512D" w:rsidRPr="005559F3" w14:paraId="054FEE10" w14:textId="77777777" w:rsidTr="00E91E51">
        <w:tc>
          <w:tcPr>
            <w:tcW w:w="1728" w:type="dxa"/>
          </w:tcPr>
          <w:p w14:paraId="054FEE0C" w14:textId="5CF49DE3" w:rsidR="00F5512D" w:rsidRPr="00F64F5C" w:rsidRDefault="00121E2B" w:rsidP="00230CC8">
            <w:pPr>
              <w:pStyle w:val="TableText"/>
              <w:rPr>
                <w:rFonts w:ascii="Verdana" w:hAnsi="Verdana"/>
                <w:sz w:val="24"/>
                <w:szCs w:val="24"/>
              </w:rPr>
            </w:pPr>
            <w:r w:rsidRPr="00F64F5C">
              <w:rPr>
                <w:rFonts w:ascii="Verdana" w:hAnsi="Verdana"/>
                <w:sz w:val="24"/>
                <w:szCs w:val="24"/>
              </w:rPr>
              <w:t>2/2</w:t>
            </w:r>
            <w:r w:rsidR="00596C9F" w:rsidRPr="00F64F5C">
              <w:rPr>
                <w:rFonts w:ascii="Verdana" w:hAnsi="Verdana"/>
                <w:sz w:val="24"/>
                <w:szCs w:val="24"/>
              </w:rPr>
              <w:t>8</w:t>
            </w:r>
            <w:r w:rsidR="00AB6197">
              <w:rPr>
                <w:rFonts w:ascii="Verdana" w:hAnsi="Verdana"/>
                <w:sz w:val="24"/>
                <w:szCs w:val="24"/>
              </w:rPr>
              <w:t>/</w:t>
            </w:r>
            <w:r w:rsidRPr="00F64F5C">
              <w:rPr>
                <w:rFonts w:ascii="Verdana" w:hAnsi="Verdana"/>
                <w:sz w:val="24"/>
                <w:szCs w:val="24"/>
              </w:rPr>
              <w:t>18</w:t>
            </w:r>
          </w:p>
        </w:tc>
        <w:tc>
          <w:tcPr>
            <w:tcW w:w="1080" w:type="dxa"/>
          </w:tcPr>
          <w:p w14:paraId="054FEE0D" w14:textId="4FCE4DCB" w:rsidR="00F5512D" w:rsidRPr="00F64F5C" w:rsidRDefault="00121E2B" w:rsidP="00230CC8">
            <w:pPr>
              <w:pStyle w:val="TableText"/>
              <w:rPr>
                <w:rFonts w:ascii="Verdana" w:hAnsi="Verdana"/>
                <w:sz w:val="24"/>
                <w:szCs w:val="24"/>
              </w:rPr>
            </w:pPr>
            <w:r w:rsidRPr="00F64F5C">
              <w:rPr>
                <w:rFonts w:ascii="Verdana" w:hAnsi="Verdana"/>
                <w:sz w:val="24"/>
                <w:szCs w:val="24"/>
              </w:rPr>
              <w:t>0.0.2</w:t>
            </w:r>
          </w:p>
        </w:tc>
        <w:tc>
          <w:tcPr>
            <w:tcW w:w="4392" w:type="dxa"/>
          </w:tcPr>
          <w:p w14:paraId="054FEE0E" w14:textId="2C7EAD9D" w:rsidR="00F5512D" w:rsidRPr="00F64F5C" w:rsidRDefault="00121E2B" w:rsidP="00230CC8">
            <w:pPr>
              <w:pStyle w:val="TableText"/>
              <w:rPr>
                <w:rFonts w:ascii="Verdana" w:hAnsi="Verdana"/>
                <w:sz w:val="24"/>
                <w:szCs w:val="24"/>
              </w:rPr>
            </w:pPr>
            <w:r w:rsidRPr="00F64F5C">
              <w:rPr>
                <w:rFonts w:ascii="Verdana" w:hAnsi="Verdana"/>
                <w:sz w:val="24"/>
                <w:szCs w:val="24"/>
              </w:rPr>
              <w:t>Formatting and content updates for initial draft</w:t>
            </w:r>
          </w:p>
        </w:tc>
        <w:tc>
          <w:tcPr>
            <w:tcW w:w="2329" w:type="dxa"/>
          </w:tcPr>
          <w:p w14:paraId="054FEE0F" w14:textId="51632D2D" w:rsidR="00F5512D" w:rsidRPr="00F64F5C" w:rsidRDefault="00121E2B" w:rsidP="00230CC8">
            <w:pPr>
              <w:pStyle w:val="TableText"/>
              <w:rPr>
                <w:rFonts w:ascii="Verdana" w:hAnsi="Verdana"/>
                <w:sz w:val="24"/>
                <w:szCs w:val="24"/>
              </w:rPr>
            </w:pPr>
            <w:r w:rsidRPr="00F64F5C">
              <w:rPr>
                <w:rFonts w:ascii="Verdana" w:hAnsi="Verdana"/>
                <w:sz w:val="24"/>
                <w:szCs w:val="24"/>
              </w:rPr>
              <w:t>Keith Oulson – Halfaker &amp; Associates</w:t>
            </w:r>
          </w:p>
        </w:tc>
      </w:tr>
      <w:tr w:rsidR="00F64F5C" w14:paraId="09C69434" w14:textId="77777777" w:rsidTr="00DC1A34">
        <w:tc>
          <w:tcPr>
            <w:tcW w:w="1728" w:type="dxa"/>
          </w:tcPr>
          <w:p w14:paraId="02D9E22F" w14:textId="759F54CE" w:rsidR="00F64F5C" w:rsidRPr="00B12456" w:rsidRDefault="00F64F5C" w:rsidP="00F64F5C">
            <w:pPr>
              <w:pStyle w:val="TableText"/>
              <w:rPr>
                <w:rFonts w:ascii="Verdana" w:hAnsi="Verdana"/>
                <w:sz w:val="24"/>
                <w:szCs w:val="24"/>
              </w:rPr>
            </w:pPr>
            <w:r>
              <w:rPr>
                <w:rFonts w:ascii="Verdana" w:hAnsi="Verdana"/>
                <w:sz w:val="24"/>
                <w:szCs w:val="24"/>
              </w:rPr>
              <w:t>3</w:t>
            </w:r>
            <w:r w:rsidRPr="00B12456">
              <w:rPr>
                <w:rFonts w:ascii="Verdana" w:hAnsi="Verdana"/>
                <w:sz w:val="24"/>
                <w:szCs w:val="24"/>
              </w:rPr>
              <w:t>/</w:t>
            </w:r>
            <w:r>
              <w:rPr>
                <w:rFonts w:ascii="Verdana" w:hAnsi="Verdana"/>
                <w:sz w:val="24"/>
                <w:szCs w:val="24"/>
              </w:rPr>
              <w:t>1</w:t>
            </w:r>
            <w:r w:rsidRPr="00B12456">
              <w:rPr>
                <w:rFonts w:ascii="Verdana" w:hAnsi="Verdana"/>
                <w:sz w:val="24"/>
                <w:szCs w:val="24"/>
              </w:rPr>
              <w:t>/18</w:t>
            </w:r>
          </w:p>
        </w:tc>
        <w:tc>
          <w:tcPr>
            <w:tcW w:w="1080" w:type="dxa"/>
          </w:tcPr>
          <w:p w14:paraId="7BC6D1BA" w14:textId="77777777" w:rsidR="00F64F5C" w:rsidRPr="00B12456" w:rsidRDefault="00F64F5C" w:rsidP="00DC1A34">
            <w:pPr>
              <w:pStyle w:val="TableText"/>
              <w:rPr>
                <w:rFonts w:ascii="Verdana" w:hAnsi="Verdana"/>
                <w:sz w:val="24"/>
                <w:szCs w:val="24"/>
              </w:rPr>
            </w:pPr>
            <w:r>
              <w:rPr>
                <w:rFonts w:ascii="Verdana" w:hAnsi="Verdana"/>
                <w:sz w:val="24"/>
                <w:szCs w:val="24"/>
              </w:rPr>
              <w:t>1.0</w:t>
            </w:r>
          </w:p>
        </w:tc>
        <w:tc>
          <w:tcPr>
            <w:tcW w:w="4392" w:type="dxa"/>
          </w:tcPr>
          <w:p w14:paraId="1568D6AB" w14:textId="77777777" w:rsidR="00F64F5C" w:rsidRPr="00B12456" w:rsidRDefault="00F64F5C" w:rsidP="00DC1A34">
            <w:pPr>
              <w:pStyle w:val="TableText"/>
              <w:rPr>
                <w:rFonts w:ascii="Verdana" w:hAnsi="Verdana"/>
                <w:sz w:val="24"/>
                <w:szCs w:val="24"/>
              </w:rPr>
            </w:pPr>
            <w:r>
              <w:rPr>
                <w:rFonts w:ascii="Verdana" w:hAnsi="Verdana"/>
                <w:sz w:val="24"/>
                <w:szCs w:val="24"/>
              </w:rPr>
              <w:t>Finalization of draft</w:t>
            </w:r>
          </w:p>
        </w:tc>
        <w:tc>
          <w:tcPr>
            <w:tcW w:w="2329" w:type="dxa"/>
          </w:tcPr>
          <w:p w14:paraId="72001F88" w14:textId="45F1CACB" w:rsidR="00F64F5C" w:rsidRDefault="00F64F5C" w:rsidP="00DC1A34">
            <w:pPr>
              <w:pStyle w:val="TableText"/>
            </w:pPr>
            <w:r w:rsidRPr="00FE7734">
              <w:rPr>
                <w:rFonts w:ascii="Verdana" w:hAnsi="Verdana"/>
                <w:sz w:val="24"/>
                <w:szCs w:val="24"/>
              </w:rPr>
              <w:t xml:space="preserve">Steffen Maerdian - </w:t>
            </w:r>
            <w:r w:rsidR="00AB6197" w:rsidRPr="00F64F5C">
              <w:rPr>
                <w:rFonts w:ascii="Verdana" w:hAnsi="Verdana"/>
                <w:sz w:val="24"/>
                <w:szCs w:val="24"/>
              </w:rPr>
              <w:t>Halfaker &amp; Associates</w:t>
            </w:r>
          </w:p>
        </w:tc>
      </w:tr>
      <w:tr w:rsidR="00F5512D" w:rsidRPr="005559F3" w14:paraId="054FEE15" w14:textId="77777777" w:rsidTr="00E91E51">
        <w:tc>
          <w:tcPr>
            <w:tcW w:w="1728" w:type="dxa"/>
          </w:tcPr>
          <w:p w14:paraId="054FEE11" w14:textId="0E542BEA" w:rsidR="00F5512D" w:rsidRPr="00232237" w:rsidRDefault="00383370" w:rsidP="00230CC8">
            <w:pPr>
              <w:pStyle w:val="TableText"/>
              <w:rPr>
                <w:rFonts w:ascii="Verdana" w:hAnsi="Verdana"/>
                <w:sz w:val="24"/>
                <w:szCs w:val="24"/>
              </w:rPr>
            </w:pPr>
            <w:r w:rsidRPr="00232237">
              <w:rPr>
                <w:rFonts w:ascii="Verdana" w:hAnsi="Verdana"/>
                <w:sz w:val="24"/>
                <w:szCs w:val="24"/>
              </w:rPr>
              <w:t>3/19/18</w:t>
            </w:r>
          </w:p>
        </w:tc>
        <w:tc>
          <w:tcPr>
            <w:tcW w:w="1080" w:type="dxa"/>
          </w:tcPr>
          <w:p w14:paraId="054FEE12" w14:textId="6D394FFF" w:rsidR="00F5512D" w:rsidRPr="00232237" w:rsidRDefault="00383370" w:rsidP="00230CC8">
            <w:pPr>
              <w:pStyle w:val="TableText"/>
              <w:rPr>
                <w:rFonts w:ascii="Verdana" w:hAnsi="Verdana"/>
                <w:sz w:val="24"/>
                <w:szCs w:val="24"/>
              </w:rPr>
            </w:pPr>
            <w:r w:rsidRPr="00232237">
              <w:rPr>
                <w:rFonts w:ascii="Verdana" w:hAnsi="Verdana"/>
                <w:sz w:val="24"/>
                <w:szCs w:val="24"/>
              </w:rPr>
              <w:t>1.5</w:t>
            </w:r>
          </w:p>
        </w:tc>
        <w:tc>
          <w:tcPr>
            <w:tcW w:w="4392" w:type="dxa"/>
          </w:tcPr>
          <w:p w14:paraId="054FEE13" w14:textId="5251B9FE" w:rsidR="00F5512D" w:rsidRPr="00232237" w:rsidRDefault="00383370" w:rsidP="00230CC8">
            <w:pPr>
              <w:pStyle w:val="TableText"/>
              <w:rPr>
                <w:rFonts w:ascii="Verdana" w:hAnsi="Verdana"/>
                <w:sz w:val="24"/>
                <w:szCs w:val="24"/>
              </w:rPr>
            </w:pPr>
            <w:r w:rsidRPr="00232237">
              <w:rPr>
                <w:rFonts w:ascii="Verdana" w:hAnsi="Verdana"/>
                <w:sz w:val="24"/>
                <w:szCs w:val="24"/>
              </w:rPr>
              <w:t>Incorporation of review comments</w:t>
            </w:r>
            <w:r w:rsidR="007E5E98">
              <w:rPr>
                <w:rFonts w:ascii="Verdana" w:hAnsi="Verdana"/>
                <w:sz w:val="24"/>
                <w:szCs w:val="24"/>
              </w:rPr>
              <w:t xml:space="preserve"> from </w:t>
            </w:r>
            <w:proofErr w:type="spellStart"/>
            <w:r w:rsidR="007E5E98">
              <w:rPr>
                <w:rFonts w:ascii="Verdana" w:hAnsi="Verdana"/>
                <w:sz w:val="24"/>
                <w:szCs w:val="24"/>
              </w:rPr>
              <w:t>eBilling</w:t>
            </w:r>
            <w:proofErr w:type="spellEnd"/>
            <w:r w:rsidR="00093A3D">
              <w:rPr>
                <w:rFonts w:ascii="Verdana" w:hAnsi="Verdana"/>
                <w:sz w:val="24"/>
                <w:szCs w:val="24"/>
              </w:rPr>
              <w:t xml:space="preserve"> and Technical Writer</w:t>
            </w:r>
          </w:p>
        </w:tc>
        <w:tc>
          <w:tcPr>
            <w:tcW w:w="2329" w:type="dxa"/>
          </w:tcPr>
          <w:p w14:paraId="054FEE14" w14:textId="6161BC83" w:rsidR="00F5512D" w:rsidRPr="00232237" w:rsidRDefault="00383370" w:rsidP="00230CC8">
            <w:pPr>
              <w:pStyle w:val="TableText"/>
              <w:rPr>
                <w:rFonts w:ascii="Verdana" w:hAnsi="Verdana"/>
                <w:sz w:val="24"/>
                <w:szCs w:val="24"/>
              </w:rPr>
            </w:pPr>
            <w:r w:rsidRPr="00232237">
              <w:rPr>
                <w:rFonts w:ascii="Verdana" w:hAnsi="Verdana"/>
                <w:sz w:val="24"/>
                <w:szCs w:val="24"/>
              </w:rPr>
              <w:t>Keith Oulson – Halfaker &amp; Associates</w:t>
            </w:r>
          </w:p>
        </w:tc>
      </w:tr>
      <w:tr w:rsidR="006728E9" w:rsidRPr="006728E9" w14:paraId="054FEE1A" w14:textId="77777777" w:rsidTr="00E91E51">
        <w:tc>
          <w:tcPr>
            <w:tcW w:w="1728" w:type="dxa"/>
          </w:tcPr>
          <w:p w14:paraId="054FEE16" w14:textId="49FB7DAE" w:rsidR="006728E9" w:rsidRPr="006728E9" w:rsidRDefault="006728E9" w:rsidP="006728E9">
            <w:pPr>
              <w:pStyle w:val="TableText"/>
              <w:rPr>
                <w:rFonts w:ascii="Verdana" w:hAnsi="Verdana"/>
                <w:sz w:val="24"/>
                <w:szCs w:val="24"/>
              </w:rPr>
            </w:pPr>
            <w:r w:rsidRPr="006728E9">
              <w:rPr>
                <w:rFonts w:ascii="Verdana" w:hAnsi="Verdana"/>
                <w:sz w:val="24"/>
                <w:szCs w:val="24"/>
              </w:rPr>
              <w:t>3/26/18</w:t>
            </w:r>
          </w:p>
        </w:tc>
        <w:tc>
          <w:tcPr>
            <w:tcW w:w="1080" w:type="dxa"/>
          </w:tcPr>
          <w:p w14:paraId="054FEE17" w14:textId="29D017D1" w:rsidR="006728E9" w:rsidRPr="006728E9" w:rsidRDefault="006728E9" w:rsidP="006728E9">
            <w:pPr>
              <w:pStyle w:val="TableText"/>
              <w:rPr>
                <w:rFonts w:ascii="Verdana" w:hAnsi="Verdana"/>
                <w:sz w:val="24"/>
                <w:szCs w:val="24"/>
              </w:rPr>
            </w:pPr>
            <w:r w:rsidRPr="006728E9">
              <w:rPr>
                <w:rFonts w:ascii="Verdana" w:hAnsi="Verdana"/>
                <w:sz w:val="24"/>
                <w:szCs w:val="24"/>
              </w:rPr>
              <w:t>2.0</w:t>
            </w:r>
          </w:p>
        </w:tc>
        <w:tc>
          <w:tcPr>
            <w:tcW w:w="4392" w:type="dxa"/>
          </w:tcPr>
          <w:p w14:paraId="054FEE18" w14:textId="26560F33" w:rsidR="006728E9" w:rsidRPr="006728E9" w:rsidRDefault="006728E9" w:rsidP="006728E9">
            <w:pPr>
              <w:pStyle w:val="TableText"/>
              <w:rPr>
                <w:rFonts w:ascii="Verdana" w:hAnsi="Verdana"/>
                <w:sz w:val="24"/>
                <w:szCs w:val="24"/>
              </w:rPr>
            </w:pPr>
            <w:r w:rsidRPr="006728E9">
              <w:rPr>
                <w:rFonts w:ascii="Verdana" w:hAnsi="Verdana"/>
                <w:sz w:val="24"/>
                <w:szCs w:val="24"/>
              </w:rPr>
              <w:t>Review</w:t>
            </w:r>
          </w:p>
        </w:tc>
        <w:tc>
          <w:tcPr>
            <w:tcW w:w="2329" w:type="dxa"/>
          </w:tcPr>
          <w:p w14:paraId="054FEE19" w14:textId="5015CFF2" w:rsidR="006728E9" w:rsidRPr="006728E9" w:rsidRDefault="006728E9" w:rsidP="006728E9">
            <w:pPr>
              <w:pStyle w:val="TableText"/>
              <w:rPr>
                <w:rFonts w:ascii="Verdana" w:hAnsi="Verdana"/>
                <w:sz w:val="24"/>
                <w:szCs w:val="24"/>
              </w:rPr>
            </w:pPr>
            <w:r w:rsidRPr="006728E9">
              <w:rPr>
                <w:rFonts w:ascii="Verdana" w:hAnsi="Verdana"/>
                <w:sz w:val="24"/>
                <w:szCs w:val="24"/>
              </w:rPr>
              <w:t xml:space="preserve">Steffen Maerdian - </w:t>
            </w:r>
            <w:r w:rsidR="00AB6197" w:rsidRPr="00F64F5C">
              <w:rPr>
                <w:rFonts w:ascii="Verdana" w:hAnsi="Verdana"/>
                <w:sz w:val="24"/>
                <w:szCs w:val="24"/>
              </w:rPr>
              <w:t>Halfaker &amp; Associates</w:t>
            </w:r>
          </w:p>
        </w:tc>
      </w:tr>
      <w:tr w:rsidR="006728E9" w:rsidRPr="005559F3" w14:paraId="054FEE20" w14:textId="77777777" w:rsidTr="00E91E51">
        <w:tc>
          <w:tcPr>
            <w:tcW w:w="1728" w:type="dxa"/>
          </w:tcPr>
          <w:p w14:paraId="054FEE1B" w14:textId="182743EC" w:rsidR="006728E9" w:rsidRPr="00E36D07" w:rsidRDefault="00FF115A" w:rsidP="006728E9">
            <w:pPr>
              <w:pStyle w:val="TableText"/>
              <w:rPr>
                <w:rFonts w:ascii="Verdana" w:hAnsi="Verdana"/>
                <w:sz w:val="24"/>
                <w:szCs w:val="24"/>
                <w:rPrChange w:id="40" w:author="Steffen Maerdian" w:date="2018-04-18T17:55:00Z">
                  <w:rPr>
                    <w:rFonts w:ascii="Verdana" w:hAnsi="Verdana"/>
                  </w:rPr>
                </w:rPrChange>
              </w:rPr>
            </w:pPr>
            <w:ins w:id="41" w:author="Keith Oulson" w:date="2018-04-12T08:34:00Z">
              <w:r w:rsidRPr="00E36D07">
                <w:rPr>
                  <w:rFonts w:ascii="Verdana" w:hAnsi="Verdana"/>
                  <w:sz w:val="24"/>
                  <w:szCs w:val="24"/>
                  <w:rPrChange w:id="42" w:author="Steffen Maerdian" w:date="2018-04-18T17:55:00Z">
                    <w:rPr>
                      <w:rFonts w:ascii="Verdana" w:hAnsi="Verdana"/>
                    </w:rPr>
                  </w:rPrChange>
                </w:rPr>
                <w:t>04/05/2018</w:t>
              </w:r>
            </w:ins>
          </w:p>
        </w:tc>
        <w:tc>
          <w:tcPr>
            <w:tcW w:w="1080" w:type="dxa"/>
          </w:tcPr>
          <w:p w14:paraId="054FEE1C" w14:textId="4851C885" w:rsidR="006728E9" w:rsidRPr="00E36D07" w:rsidRDefault="00FF115A" w:rsidP="006728E9">
            <w:pPr>
              <w:pStyle w:val="TableText"/>
              <w:rPr>
                <w:rFonts w:ascii="Verdana" w:hAnsi="Verdana"/>
                <w:sz w:val="24"/>
                <w:szCs w:val="24"/>
                <w:rPrChange w:id="43" w:author="Steffen Maerdian" w:date="2018-04-18T17:55:00Z">
                  <w:rPr>
                    <w:rFonts w:ascii="Verdana" w:hAnsi="Verdana"/>
                  </w:rPr>
                </w:rPrChange>
              </w:rPr>
            </w:pPr>
            <w:ins w:id="44" w:author="Keith Oulson" w:date="2018-04-12T08:34:00Z">
              <w:r w:rsidRPr="00E36D07">
                <w:rPr>
                  <w:rFonts w:ascii="Verdana" w:hAnsi="Verdana"/>
                  <w:sz w:val="24"/>
                  <w:szCs w:val="24"/>
                  <w:rPrChange w:id="45" w:author="Steffen Maerdian" w:date="2018-04-18T17:55:00Z">
                    <w:rPr>
                      <w:rFonts w:ascii="Verdana" w:hAnsi="Verdana"/>
                    </w:rPr>
                  </w:rPrChange>
                </w:rPr>
                <w:t>2.5</w:t>
              </w:r>
            </w:ins>
          </w:p>
        </w:tc>
        <w:tc>
          <w:tcPr>
            <w:tcW w:w="4392" w:type="dxa"/>
          </w:tcPr>
          <w:p w14:paraId="054FEE1E" w14:textId="1D820A1C" w:rsidR="006728E9" w:rsidRPr="00E36D07" w:rsidRDefault="00FF115A" w:rsidP="006728E9">
            <w:pPr>
              <w:pStyle w:val="TableText"/>
              <w:rPr>
                <w:rFonts w:ascii="Verdana" w:hAnsi="Verdana"/>
                <w:sz w:val="24"/>
                <w:szCs w:val="24"/>
                <w:rPrChange w:id="46" w:author="Steffen Maerdian" w:date="2018-04-18T17:55:00Z">
                  <w:rPr>
                    <w:rFonts w:ascii="Verdana" w:hAnsi="Verdana"/>
                  </w:rPr>
                </w:rPrChange>
              </w:rPr>
            </w:pPr>
            <w:ins w:id="47" w:author="Keith Oulson" w:date="2018-04-12T08:34:00Z">
              <w:r w:rsidRPr="00E36D07">
                <w:rPr>
                  <w:rFonts w:ascii="Verdana" w:hAnsi="Verdana"/>
                  <w:sz w:val="24"/>
                  <w:szCs w:val="24"/>
                  <w:rPrChange w:id="48" w:author="Steffen Maerdian" w:date="2018-04-18T17:55:00Z">
                    <w:rPr>
                      <w:rFonts w:ascii="Verdana" w:hAnsi="Verdana"/>
                    </w:rPr>
                  </w:rPrChange>
                </w:rPr>
                <w:t>Review</w:t>
              </w:r>
            </w:ins>
          </w:p>
        </w:tc>
        <w:tc>
          <w:tcPr>
            <w:tcW w:w="2329" w:type="dxa"/>
          </w:tcPr>
          <w:p w14:paraId="054FEE1F" w14:textId="5C39CA4E" w:rsidR="006728E9" w:rsidRPr="00E36D07" w:rsidRDefault="00FF115A" w:rsidP="006728E9">
            <w:pPr>
              <w:pStyle w:val="TableText"/>
              <w:rPr>
                <w:rFonts w:ascii="Verdana" w:hAnsi="Verdana"/>
                <w:sz w:val="24"/>
                <w:szCs w:val="24"/>
                <w:rPrChange w:id="49" w:author="Steffen Maerdian" w:date="2018-04-18T17:55:00Z">
                  <w:rPr>
                    <w:rFonts w:ascii="Verdana" w:hAnsi="Verdana"/>
                  </w:rPr>
                </w:rPrChange>
              </w:rPr>
            </w:pPr>
            <w:ins w:id="50" w:author="Keith Oulson" w:date="2018-04-12T08:34:00Z">
              <w:r w:rsidRPr="00E36D07">
                <w:rPr>
                  <w:rFonts w:ascii="Verdana" w:hAnsi="Verdana"/>
                  <w:sz w:val="24"/>
                  <w:szCs w:val="24"/>
                  <w:rPrChange w:id="51" w:author="Steffen Maerdian" w:date="2018-04-18T17:55:00Z">
                    <w:rPr>
                      <w:rFonts w:ascii="Verdana" w:hAnsi="Verdana"/>
                    </w:rPr>
                  </w:rPrChange>
                </w:rPr>
                <w:t>EDI BA’s</w:t>
              </w:r>
            </w:ins>
          </w:p>
        </w:tc>
      </w:tr>
      <w:tr w:rsidR="006728E9" w:rsidRPr="005559F3" w14:paraId="054FEE25" w14:textId="77777777" w:rsidTr="00E91E51">
        <w:tc>
          <w:tcPr>
            <w:tcW w:w="1728" w:type="dxa"/>
          </w:tcPr>
          <w:p w14:paraId="054FEE21" w14:textId="09A8363C" w:rsidR="006728E9" w:rsidRPr="00E36D07" w:rsidRDefault="00FF115A" w:rsidP="006728E9">
            <w:pPr>
              <w:pStyle w:val="TableText"/>
              <w:rPr>
                <w:rFonts w:ascii="Verdana" w:hAnsi="Verdana"/>
                <w:sz w:val="24"/>
                <w:szCs w:val="24"/>
                <w:rPrChange w:id="52" w:author="Steffen Maerdian" w:date="2018-04-18T17:55:00Z">
                  <w:rPr>
                    <w:rFonts w:ascii="Verdana" w:hAnsi="Verdana"/>
                  </w:rPr>
                </w:rPrChange>
              </w:rPr>
            </w:pPr>
            <w:ins w:id="53" w:author="Keith Oulson" w:date="2018-04-12T08:34:00Z">
              <w:r w:rsidRPr="00E36D07">
                <w:rPr>
                  <w:rFonts w:ascii="Verdana" w:hAnsi="Verdana"/>
                  <w:sz w:val="24"/>
                  <w:szCs w:val="24"/>
                  <w:rPrChange w:id="54" w:author="Steffen Maerdian" w:date="2018-04-18T17:55:00Z">
                    <w:rPr>
                      <w:rFonts w:ascii="Verdana" w:hAnsi="Verdana"/>
                    </w:rPr>
                  </w:rPrChange>
                </w:rPr>
                <w:t>04/10/2018</w:t>
              </w:r>
            </w:ins>
          </w:p>
        </w:tc>
        <w:tc>
          <w:tcPr>
            <w:tcW w:w="1080" w:type="dxa"/>
          </w:tcPr>
          <w:p w14:paraId="054FEE22" w14:textId="2275EE62" w:rsidR="006728E9" w:rsidRPr="00E36D07" w:rsidRDefault="00FF115A" w:rsidP="006728E9">
            <w:pPr>
              <w:pStyle w:val="TableText"/>
              <w:rPr>
                <w:rFonts w:ascii="Verdana" w:hAnsi="Verdana"/>
                <w:sz w:val="24"/>
                <w:szCs w:val="24"/>
                <w:rPrChange w:id="55" w:author="Steffen Maerdian" w:date="2018-04-18T17:55:00Z">
                  <w:rPr>
                    <w:rFonts w:ascii="Verdana" w:hAnsi="Verdana"/>
                  </w:rPr>
                </w:rPrChange>
              </w:rPr>
            </w:pPr>
            <w:ins w:id="56" w:author="Keith Oulson" w:date="2018-04-12T08:34:00Z">
              <w:r w:rsidRPr="00E36D07">
                <w:rPr>
                  <w:rFonts w:ascii="Verdana" w:hAnsi="Verdana"/>
                  <w:sz w:val="24"/>
                  <w:szCs w:val="24"/>
                  <w:rPrChange w:id="57" w:author="Steffen Maerdian" w:date="2018-04-18T17:55:00Z">
                    <w:rPr>
                      <w:rFonts w:ascii="Verdana" w:hAnsi="Verdana"/>
                    </w:rPr>
                  </w:rPrChange>
                </w:rPr>
                <w:t>3.0</w:t>
              </w:r>
            </w:ins>
          </w:p>
        </w:tc>
        <w:tc>
          <w:tcPr>
            <w:tcW w:w="4392" w:type="dxa"/>
          </w:tcPr>
          <w:p w14:paraId="054FEE23" w14:textId="37C0BF66" w:rsidR="006728E9" w:rsidRPr="00E36D07" w:rsidRDefault="00FF115A" w:rsidP="006728E9">
            <w:pPr>
              <w:pStyle w:val="TableText"/>
              <w:rPr>
                <w:rFonts w:ascii="Verdana" w:hAnsi="Verdana"/>
                <w:sz w:val="24"/>
                <w:szCs w:val="24"/>
                <w:rPrChange w:id="58" w:author="Steffen Maerdian" w:date="2018-04-18T17:55:00Z">
                  <w:rPr>
                    <w:rFonts w:ascii="Verdana" w:hAnsi="Verdana"/>
                  </w:rPr>
                </w:rPrChange>
              </w:rPr>
            </w:pPr>
            <w:ins w:id="59" w:author="Keith Oulson" w:date="2018-04-12T08:35:00Z">
              <w:r w:rsidRPr="00E36D07">
                <w:rPr>
                  <w:rFonts w:ascii="Verdana" w:hAnsi="Verdana"/>
                  <w:sz w:val="24"/>
                  <w:szCs w:val="24"/>
                  <w:rPrChange w:id="60" w:author="Steffen Maerdian" w:date="2018-04-18T17:55:00Z">
                    <w:rPr>
                      <w:rFonts w:ascii="Verdana" w:hAnsi="Verdana"/>
                    </w:rPr>
                  </w:rPrChange>
                </w:rPr>
                <w:t>Review</w:t>
              </w:r>
            </w:ins>
          </w:p>
        </w:tc>
        <w:tc>
          <w:tcPr>
            <w:tcW w:w="2329" w:type="dxa"/>
          </w:tcPr>
          <w:p w14:paraId="2D0A03F3" w14:textId="77777777" w:rsidR="00FF115A" w:rsidRPr="00E36D07" w:rsidRDefault="00FF115A" w:rsidP="006728E9">
            <w:pPr>
              <w:pStyle w:val="TableText"/>
              <w:rPr>
                <w:ins w:id="61" w:author="Keith Oulson" w:date="2018-04-12T08:35:00Z"/>
                <w:rFonts w:ascii="Verdana" w:hAnsi="Verdana"/>
                <w:sz w:val="24"/>
                <w:szCs w:val="24"/>
                <w:rPrChange w:id="62" w:author="Steffen Maerdian" w:date="2018-04-18T17:55:00Z">
                  <w:rPr>
                    <w:ins w:id="63" w:author="Keith Oulson" w:date="2018-04-12T08:35:00Z"/>
                    <w:rFonts w:ascii="Verdana" w:hAnsi="Verdana"/>
                  </w:rPr>
                </w:rPrChange>
              </w:rPr>
            </w:pPr>
            <w:ins w:id="64" w:author="Keith Oulson" w:date="2018-04-12T08:35:00Z">
              <w:r w:rsidRPr="00E36D07">
                <w:rPr>
                  <w:rFonts w:ascii="Verdana" w:hAnsi="Verdana"/>
                  <w:sz w:val="24"/>
                  <w:szCs w:val="24"/>
                  <w:rPrChange w:id="65" w:author="Steffen Maerdian" w:date="2018-04-18T17:55:00Z">
                    <w:rPr>
                      <w:rFonts w:ascii="Verdana" w:hAnsi="Verdana"/>
                    </w:rPr>
                  </w:rPrChange>
                </w:rPr>
                <w:t xml:space="preserve">Sarah Snyder, </w:t>
              </w:r>
            </w:ins>
          </w:p>
          <w:p w14:paraId="054FEE24" w14:textId="462FA642" w:rsidR="006728E9" w:rsidRPr="00E36D07" w:rsidRDefault="00FF115A" w:rsidP="006728E9">
            <w:pPr>
              <w:pStyle w:val="TableText"/>
              <w:rPr>
                <w:rFonts w:ascii="Verdana" w:hAnsi="Verdana"/>
                <w:sz w:val="24"/>
                <w:szCs w:val="24"/>
                <w:rPrChange w:id="66" w:author="Steffen Maerdian" w:date="2018-04-18T17:55:00Z">
                  <w:rPr>
                    <w:rFonts w:ascii="Verdana" w:hAnsi="Verdana"/>
                  </w:rPr>
                </w:rPrChange>
              </w:rPr>
            </w:pPr>
            <w:ins w:id="67" w:author="Keith Oulson" w:date="2018-04-12T08:35:00Z">
              <w:r w:rsidRPr="00E36D07">
                <w:rPr>
                  <w:rFonts w:ascii="Verdana" w:hAnsi="Verdana"/>
                  <w:sz w:val="24"/>
                  <w:szCs w:val="24"/>
                  <w:rPrChange w:id="68" w:author="Steffen Maerdian" w:date="2018-04-18T17:55:00Z">
                    <w:rPr>
                      <w:rFonts w:ascii="Verdana" w:hAnsi="Verdana"/>
                    </w:rPr>
                  </w:rPrChange>
                </w:rPr>
                <w:t>ECD Project Manager - GCIO</w:t>
              </w:r>
            </w:ins>
          </w:p>
        </w:tc>
      </w:tr>
      <w:tr w:rsidR="006728E9" w:rsidRPr="005559F3" w14:paraId="054FEE2A" w14:textId="77777777" w:rsidTr="00E91E51">
        <w:tc>
          <w:tcPr>
            <w:tcW w:w="1728" w:type="dxa"/>
          </w:tcPr>
          <w:p w14:paraId="054FEE26" w14:textId="229C69C6" w:rsidR="006728E9" w:rsidRPr="00E36D07" w:rsidRDefault="00E4776A" w:rsidP="006728E9">
            <w:pPr>
              <w:pStyle w:val="TableText"/>
              <w:rPr>
                <w:rFonts w:ascii="Verdana" w:hAnsi="Verdana"/>
                <w:sz w:val="24"/>
                <w:szCs w:val="24"/>
                <w:rPrChange w:id="69" w:author="Steffen Maerdian" w:date="2018-04-18T17:55:00Z">
                  <w:rPr>
                    <w:rFonts w:ascii="Verdana" w:hAnsi="Verdana"/>
                  </w:rPr>
                </w:rPrChange>
              </w:rPr>
            </w:pPr>
            <w:ins w:id="70" w:author="Keith Oulson" w:date="2018-04-12T10:40:00Z">
              <w:r w:rsidRPr="00E36D07">
                <w:rPr>
                  <w:rFonts w:ascii="Verdana" w:hAnsi="Verdana"/>
                  <w:sz w:val="24"/>
                  <w:szCs w:val="24"/>
                  <w:rPrChange w:id="71" w:author="Steffen Maerdian" w:date="2018-04-18T17:55:00Z">
                    <w:rPr>
                      <w:rFonts w:ascii="Verdana" w:hAnsi="Verdana"/>
                    </w:rPr>
                  </w:rPrChange>
                </w:rPr>
                <w:t>04/12/2018</w:t>
              </w:r>
            </w:ins>
          </w:p>
        </w:tc>
        <w:tc>
          <w:tcPr>
            <w:tcW w:w="1080" w:type="dxa"/>
          </w:tcPr>
          <w:p w14:paraId="054FEE27" w14:textId="31E3C5C4" w:rsidR="006728E9" w:rsidRPr="00E36D07" w:rsidRDefault="00E4776A" w:rsidP="006728E9">
            <w:pPr>
              <w:pStyle w:val="TableText"/>
              <w:rPr>
                <w:rFonts w:ascii="Verdana" w:hAnsi="Verdana"/>
                <w:sz w:val="24"/>
                <w:szCs w:val="24"/>
                <w:rPrChange w:id="72" w:author="Steffen Maerdian" w:date="2018-04-18T17:55:00Z">
                  <w:rPr>
                    <w:rFonts w:ascii="Verdana" w:hAnsi="Verdana"/>
                  </w:rPr>
                </w:rPrChange>
              </w:rPr>
            </w:pPr>
            <w:ins w:id="73" w:author="Keith Oulson" w:date="2018-04-12T10:40:00Z">
              <w:r w:rsidRPr="00E36D07">
                <w:rPr>
                  <w:rFonts w:ascii="Verdana" w:hAnsi="Verdana"/>
                  <w:sz w:val="24"/>
                  <w:szCs w:val="24"/>
                  <w:rPrChange w:id="74" w:author="Steffen Maerdian" w:date="2018-04-18T17:55:00Z">
                    <w:rPr>
                      <w:rFonts w:ascii="Verdana" w:hAnsi="Verdana"/>
                    </w:rPr>
                  </w:rPrChange>
                </w:rPr>
                <w:t>3.1</w:t>
              </w:r>
            </w:ins>
          </w:p>
        </w:tc>
        <w:tc>
          <w:tcPr>
            <w:tcW w:w="4392" w:type="dxa"/>
          </w:tcPr>
          <w:p w14:paraId="054FEE28" w14:textId="7379BF6C" w:rsidR="006728E9" w:rsidRPr="00E36D07" w:rsidRDefault="00E4776A" w:rsidP="006728E9">
            <w:pPr>
              <w:pStyle w:val="TableText"/>
              <w:rPr>
                <w:rFonts w:ascii="Verdana" w:hAnsi="Verdana"/>
                <w:sz w:val="24"/>
                <w:szCs w:val="24"/>
                <w:rPrChange w:id="75" w:author="Steffen Maerdian" w:date="2018-04-18T17:55:00Z">
                  <w:rPr>
                    <w:rFonts w:ascii="Verdana" w:hAnsi="Verdana"/>
                  </w:rPr>
                </w:rPrChange>
              </w:rPr>
            </w:pPr>
            <w:ins w:id="76" w:author="Keith Oulson" w:date="2018-04-12T10:40:00Z">
              <w:r w:rsidRPr="00E36D07">
                <w:rPr>
                  <w:rFonts w:ascii="Verdana" w:hAnsi="Verdana"/>
                  <w:sz w:val="24"/>
                  <w:szCs w:val="24"/>
                  <w:rPrChange w:id="77" w:author="Steffen Maerdian" w:date="2018-04-18T17:55:00Z">
                    <w:rPr>
                      <w:rFonts w:ascii="Verdana" w:hAnsi="Verdana"/>
                    </w:rPr>
                  </w:rPrChange>
                </w:rPr>
                <w:t xml:space="preserve">Incorporating </w:t>
              </w:r>
            </w:ins>
            <w:ins w:id="78" w:author="Keith Oulson" w:date="2018-04-12T10:41:00Z">
              <w:r w:rsidRPr="00E36D07">
                <w:rPr>
                  <w:rFonts w:ascii="Verdana" w:hAnsi="Verdana"/>
                  <w:sz w:val="24"/>
                  <w:szCs w:val="24"/>
                  <w:rPrChange w:id="79" w:author="Steffen Maerdian" w:date="2018-04-18T17:55:00Z">
                    <w:rPr>
                      <w:rFonts w:ascii="Verdana" w:hAnsi="Verdana"/>
                    </w:rPr>
                  </w:rPrChange>
                </w:rPr>
                <w:t xml:space="preserve">FSC </w:t>
              </w:r>
            </w:ins>
            <w:ins w:id="80" w:author="Keith Oulson" w:date="2018-04-12T10:40:00Z">
              <w:r w:rsidRPr="00E36D07">
                <w:rPr>
                  <w:rFonts w:ascii="Verdana" w:hAnsi="Verdana"/>
                  <w:sz w:val="24"/>
                  <w:szCs w:val="24"/>
                  <w:rPrChange w:id="81" w:author="Steffen Maerdian" w:date="2018-04-18T17:55:00Z">
                    <w:rPr>
                      <w:rFonts w:ascii="Verdana" w:hAnsi="Verdana"/>
                    </w:rPr>
                  </w:rPrChange>
                </w:rPr>
                <w:t xml:space="preserve">Review Comments </w:t>
              </w:r>
            </w:ins>
          </w:p>
        </w:tc>
        <w:tc>
          <w:tcPr>
            <w:tcW w:w="2329" w:type="dxa"/>
          </w:tcPr>
          <w:p w14:paraId="054FEE29" w14:textId="32467EC3" w:rsidR="006728E9" w:rsidRPr="00E36D07" w:rsidRDefault="00E4776A" w:rsidP="006728E9">
            <w:pPr>
              <w:pStyle w:val="TableText"/>
              <w:rPr>
                <w:rFonts w:ascii="Verdana" w:hAnsi="Verdana"/>
                <w:sz w:val="24"/>
                <w:szCs w:val="24"/>
                <w:rPrChange w:id="82" w:author="Steffen Maerdian" w:date="2018-04-18T17:55:00Z">
                  <w:rPr>
                    <w:rFonts w:ascii="Verdana" w:hAnsi="Verdana"/>
                  </w:rPr>
                </w:rPrChange>
              </w:rPr>
            </w:pPr>
            <w:ins w:id="83" w:author="Keith Oulson" w:date="2018-04-12T10:40:00Z">
              <w:r w:rsidRPr="00E36D07">
                <w:rPr>
                  <w:rFonts w:ascii="Verdana" w:hAnsi="Verdana"/>
                  <w:sz w:val="24"/>
                  <w:szCs w:val="24"/>
                  <w:rPrChange w:id="84" w:author="Steffen Maerdian" w:date="2018-04-18T17:55:00Z">
                    <w:rPr>
                      <w:rFonts w:ascii="Verdana" w:hAnsi="Verdana"/>
                    </w:rPr>
                  </w:rPrChange>
                </w:rPr>
                <w:t xml:space="preserve">Keith Oulson – Halfaker &amp; </w:t>
              </w:r>
            </w:ins>
            <w:ins w:id="85" w:author="Keith Oulson" w:date="2018-04-12T10:41:00Z">
              <w:r w:rsidRPr="00E36D07">
                <w:rPr>
                  <w:rFonts w:ascii="Verdana" w:hAnsi="Verdana"/>
                  <w:sz w:val="24"/>
                  <w:szCs w:val="24"/>
                  <w:rPrChange w:id="86" w:author="Steffen Maerdian" w:date="2018-04-18T17:55:00Z">
                    <w:rPr>
                      <w:rFonts w:ascii="Verdana" w:hAnsi="Verdana"/>
                    </w:rPr>
                  </w:rPrChange>
                </w:rPr>
                <w:t>Associates</w:t>
              </w:r>
            </w:ins>
          </w:p>
        </w:tc>
      </w:tr>
      <w:tr w:rsidR="00A672E3" w:rsidRPr="005559F3" w14:paraId="054FEE30" w14:textId="77777777" w:rsidTr="00E91E51">
        <w:tc>
          <w:tcPr>
            <w:tcW w:w="1728" w:type="dxa"/>
          </w:tcPr>
          <w:p w14:paraId="054FEE2B" w14:textId="3DC94283" w:rsidR="00A672E3" w:rsidRPr="00E36D07" w:rsidRDefault="00A672E3" w:rsidP="00A672E3">
            <w:pPr>
              <w:pStyle w:val="TableText"/>
              <w:rPr>
                <w:rFonts w:ascii="Verdana" w:hAnsi="Verdana"/>
                <w:sz w:val="24"/>
                <w:szCs w:val="24"/>
                <w:rPrChange w:id="87" w:author="Steffen Maerdian" w:date="2018-04-18T17:55:00Z">
                  <w:rPr>
                    <w:rFonts w:ascii="Verdana" w:hAnsi="Verdana"/>
                  </w:rPr>
                </w:rPrChange>
              </w:rPr>
            </w:pPr>
            <w:ins w:id="88" w:author="Steffen Maerdian" w:date="2018-04-18T17:56:00Z">
              <w:r>
                <w:rPr>
                  <w:rFonts w:ascii="Verdana" w:hAnsi="Verdana"/>
                  <w:sz w:val="24"/>
                  <w:szCs w:val="24"/>
                </w:rPr>
                <w:t>04/18/2018</w:t>
              </w:r>
            </w:ins>
          </w:p>
        </w:tc>
        <w:tc>
          <w:tcPr>
            <w:tcW w:w="1080" w:type="dxa"/>
          </w:tcPr>
          <w:p w14:paraId="054FEE2C" w14:textId="3D4D6B5B" w:rsidR="00A672E3" w:rsidRPr="00E36D07" w:rsidRDefault="00A672E3" w:rsidP="00A672E3">
            <w:pPr>
              <w:pStyle w:val="TableText"/>
              <w:rPr>
                <w:rFonts w:ascii="Verdana" w:hAnsi="Verdana"/>
                <w:sz w:val="24"/>
                <w:szCs w:val="24"/>
                <w:rPrChange w:id="89" w:author="Steffen Maerdian" w:date="2018-04-18T17:55:00Z">
                  <w:rPr>
                    <w:rFonts w:ascii="Verdana" w:hAnsi="Verdana"/>
                  </w:rPr>
                </w:rPrChange>
              </w:rPr>
            </w:pPr>
            <w:ins w:id="90" w:author="Steffen Maerdian" w:date="2018-04-18T17:56:00Z">
              <w:r>
                <w:rPr>
                  <w:rFonts w:ascii="Verdana" w:hAnsi="Verdana"/>
                  <w:sz w:val="24"/>
                  <w:szCs w:val="24"/>
                </w:rPr>
                <w:t>3.2</w:t>
              </w:r>
            </w:ins>
          </w:p>
        </w:tc>
        <w:tc>
          <w:tcPr>
            <w:tcW w:w="4392" w:type="dxa"/>
          </w:tcPr>
          <w:p w14:paraId="054FEE2E" w14:textId="66435C88" w:rsidR="00A672E3" w:rsidRPr="00E36D07" w:rsidRDefault="00A672E3" w:rsidP="00A672E3">
            <w:pPr>
              <w:pStyle w:val="TableText"/>
              <w:rPr>
                <w:rFonts w:ascii="Verdana" w:hAnsi="Verdana"/>
                <w:sz w:val="24"/>
                <w:szCs w:val="24"/>
                <w:rPrChange w:id="91" w:author="Steffen Maerdian" w:date="2018-04-18T17:55:00Z">
                  <w:rPr>
                    <w:rFonts w:ascii="Verdana" w:hAnsi="Verdana"/>
                  </w:rPr>
                </w:rPrChange>
              </w:rPr>
            </w:pPr>
            <w:ins w:id="92" w:author="Steffen Maerdian" w:date="2018-04-18T17:57:00Z">
              <w:r w:rsidRPr="00CE3AF2">
                <w:rPr>
                  <w:rFonts w:ascii="Verdana" w:hAnsi="Verdana"/>
                  <w:sz w:val="24"/>
                  <w:szCs w:val="24"/>
                </w:rPr>
                <w:t>Adding elaborated testing sections from ICD call</w:t>
              </w:r>
            </w:ins>
          </w:p>
        </w:tc>
        <w:tc>
          <w:tcPr>
            <w:tcW w:w="2329" w:type="dxa"/>
          </w:tcPr>
          <w:p w14:paraId="054FEE2F" w14:textId="654D6FEA" w:rsidR="00A672E3" w:rsidRPr="00E36D07" w:rsidRDefault="00A672E3" w:rsidP="00A672E3">
            <w:pPr>
              <w:pStyle w:val="TableText"/>
              <w:rPr>
                <w:rFonts w:ascii="Verdana" w:hAnsi="Verdana"/>
                <w:sz w:val="24"/>
                <w:szCs w:val="24"/>
                <w:rPrChange w:id="93" w:author="Steffen Maerdian" w:date="2018-04-18T17:55:00Z">
                  <w:rPr>
                    <w:rFonts w:ascii="Verdana" w:hAnsi="Verdana"/>
                  </w:rPr>
                </w:rPrChange>
              </w:rPr>
            </w:pPr>
            <w:ins w:id="94" w:author="Steffen Maerdian" w:date="2018-04-18T17:57:00Z">
              <w:r w:rsidRPr="006728E9">
                <w:rPr>
                  <w:rFonts w:ascii="Verdana" w:hAnsi="Verdana"/>
                  <w:sz w:val="24"/>
                  <w:szCs w:val="24"/>
                </w:rPr>
                <w:t xml:space="preserve">Steffen Maerdian - </w:t>
              </w:r>
              <w:r w:rsidRPr="00F64F5C">
                <w:rPr>
                  <w:rFonts w:ascii="Verdana" w:hAnsi="Verdana"/>
                  <w:sz w:val="24"/>
                  <w:szCs w:val="24"/>
                </w:rPr>
                <w:t>Halfaker &amp; Associates</w:t>
              </w:r>
            </w:ins>
          </w:p>
        </w:tc>
      </w:tr>
      <w:tr w:rsidR="00246089" w:rsidRPr="00246089" w14:paraId="054FEE36" w14:textId="77777777" w:rsidTr="00E91E51">
        <w:tc>
          <w:tcPr>
            <w:tcW w:w="1728" w:type="dxa"/>
          </w:tcPr>
          <w:p w14:paraId="054FEE31" w14:textId="01D7B4B4" w:rsidR="00246089" w:rsidRPr="00246089" w:rsidRDefault="00246089" w:rsidP="00246089">
            <w:pPr>
              <w:pStyle w:val="TableText"/>
              <w:rPr>
                <w:rFonts w:ascii="Verdana" w:hAnsi="Verdana"/>
                <w:sz w:val="24"/>
                <w:szCs w:val="24"/>
                <w:rPrChange w:id="95" w:author="Steffen Maerdian" w:date="2018-04-19T10:43:00Z">
                  <w:rPr>
                    <w:rFonts w:ascii="Verdana" w:hAnsi="Verdana"/>
                  </w:rPr>
                </w:rPrChange>
              </w:rPr>
            </w:pPr>
            <w:ins w:id="96" w:author="Steffen Maerdian" w:date="2018-04-19T10:42:00Z">
              <w:r w:rsidRPr="00246089">
                <w:rPr>
                  <w:rFonts w:ascii="Verdana" w:hAnsi="Verdana"/>
                  <w:sz w:val="24"/>
                  <w:szCs w:val="24"/>
                  <w:rPrChange w:id="97" w:author="Steffen Maerdian" w:date="2018-04-19T10:43:00Z">
                    <w:rPr>
                      <w:rFonts w:ascii="Verdana" w:hAnsi="Verdana"/>
                    </w:rPr>
                  </w:rPrChange>
                </w:rPr>
                <w:t>04/19/2018</w:t>
              </w:r>
            </w:ins>
          </w:p>
        </w:tc>
        <w:tc>
          <w:tcPr>
            <w:tcW w:w="1080" w:type="dxa"/>
          </w:tcPr>
          <w:p w14:paraId="054FEE32" w14:textId="5A88D8D0" w:rsidR="00246089" w:rsidRPr="00246089" w:rsidRDefault="00246089" w:rsidP="00246089">
            <w:pPr>
              <w:pStyle w:val="TableText"/>
              <w:rPr>
                <w:rFonts w:ascii="Verdana" w:hAnsi="Verdana"/>
                <w:sz w:val="24"/>
                <w:szCs w:val="24"/>
                <w:rPrChange w:id="98" w:author="Steffen Maerdian" w:date="2018-04-19T10:43:00Z">
                  <w:rPr>
                    <w:rFonts w:ascii="Verdana" w:hAnsi="Verdana"/>
                  </w:rPr>
                </w:rPrChange>
              </w:rPr>
            </w:pPr>
            <w:ins w:id="99" w:author="Steffen Maerdian" w:date="2018-04-19T10:43:00Z">
              <w:r w:rsidRPr="00246089">
                <w:rPr>
                  <w:rFonts w:ascii="Verdana" w:hAnsi="Verdana"/>
                  <w:sz w:val="24"/>
                  <w:szCs w:val="24"/>
                  <w:rPrChange w:id="100" w:author="Steffen Maerdian" w:date="2018-04-19T10:43:00Z">
                    <w:rPr>
                      <w:rFonts w:ascii="Verdana" w:hAnsi="Verdana"/>
                    </w:rPr>
                  </w:rPrChange>
                </w:rPr>
                <w:t>3.3</w:t>
              </w:r>
            </w:ins>
          </w:p>
        </w:tc>
        <w:tc>
          <w:tcPr>
            <w:tcW w:w="4392" w:type="dxa"/>
          </w:tcPr>
          <w:p w14:paraId="054FEE34" w14:textId="7A912B02" w:rsidR="00246089" w:rsidRPr="00246089" w:rsidRDefault="00246089" w:rsidP="00246089">
            <w:pPr>
              <w:pStyle w:val="TableText"/>
              <w:rPr>
                <w:rFonts w:ascii="Verdana" w:hAnsi="Verdana"/>
                <w:sz w:val="24"/>
                <w:szCs w:val="24"/>
                <w:rPrChange w:id="101" w:author="Steffen Maerdian" w:date="2018-04-19T10:43:00Z">
                  <w:rPr>
                    <w:rFonts w:ascii="Verdana" w:hAnsi="Verdana"/>
                  </w:rPr>
                </w:rPrChange>
              </w:rPr>
            </w:pPr>
            <w:ins w:id="102" w:author="Steffen Maerdian" w:date="2018-04-19T10:43:00Z">
              <w:r w:rsidRPr="00246089">
                <w:rPr>
                  <w:rFonts w:ascii="Verdana" w:hAnsi="Verdana"/>
                  <w:sz w:val="24"/>
                  <w:szCs w:val="24"/>
                  <w:rPrChange w:id="103" w:author="Steffen Maerdian" w:date="2018-04-19T10:43:00Z">
                    <w:rPr>
                      <w:rFonts w:ascii="Verdana" w:hAnsi="Verdana"/>
                    </w:rPr>
                  </w:rPrChange>
                </w:rPr>
                <w:t>Adding latest mapping sheet</w:t>
              </w:r>
            </w:ins>
          </w:p>
        </w:tc>
        <w:tc>
          <w:tcPr>
            <w:tcW w:w="2329" w:type="dxa"/>
          </w:tcPr>
          <w:p w14:paraId="054FEE35" w14:textId="1A393B32" w:rsidR="00246089" w:rsidRPr="00246089" w:rsidRDefault="00246089" w:rsidP="00246089">
            <w:pPr>
              <w:pStyle w:val="TableText"/>
              <w:rPr>
                <w:rFonts w:ascii="Verdana" w:hAnsi="Verdana"/>
                <w:sz w:val="24"/>
                <w:szCs w:val="24"/>
                <w:rPrChange w:id="104" w:author="Steffen Maerdian" w:date="2018-04-19T10:43:00Z">
                  <w:rPr>
                    <w:rFonts w:ascii="Verdana" w:hAnsi="Verdana"/>
                  </w:rPr>
                </w:rPrChange>
              </w:rPr>
            </w:pPr>
            <w:ins w:id="105" w:author="Steffen Maerdian" w:date="2018-04-19T10:43:00Z">
              <w:r w:rsidRPr="00246089">
                <w:rPr>
                  <w:rFonts w:ascii="Verdana" w:hAnsi="Verdana"/>
                  <w:sz w:val="24"/>
                  <w:szCs w:val="24"/>
                </w:rPr>
                <w:t>Steffen Maerdian - Halfaker &amp; Associates</w:t>
              </w:r>
            </w:ins>
          </w:p>
        </w:tc>
      </w:tr>
      <w:tr w:rsidR="00246089" w:rsidRPr="005559F3" w14:paraId="054FEE3D" w14:textId="77777777" w:rsidTr="00E91E51">
        <w:tc>
          <w:tcPr>
            <w:tcW w:w="1728" w:type="dxa"/>
          </w:tcPr>
          <w:p w14:paraId="054FEE37" w14:textId="16AA4DFA" w:rsidR="00246089" w:rsidRPr="00DD61DE" w:rsidRDefault="00DD61DE" w:rsidP="00246089">
            <w:pPr>
              <w:pStyle w:val="TableText"/>
              <w:rPr>
                <w:rFonts w:ascii="Verdana" w:hAnsi="Verdana"/>
                <w:sz w:val="24"/>
                <w:szCs w:val="24"/>
                <w:rPrChange w:id="106" w:author="Keith Oulson" w:date="2018-04-25T12:04:00Z">
                  <w:rPr>
                    <w:rFonts w:ascii="Verdana" w:hAnsi="Verdana"/>
                  </w:rPr>
                </w:rPrChange>
              </w:rPr>
            </w:pPr>
            <w:ins w:id="107" w:author="Keith Oulson" w:date="2018-04-25T12:02:00Z">
              <w:r w:rsidRPr="00DD61DE">
                <w:rPr>
                  <w:rFonts w:ascii="Verdana" w:hAnsi="Verdana"/>
                  <w:sz w:val="24"/>
                  <w:szCs w:val="24"/>
                  <w:rPrChange w:id="108" w:author="Keith Oulson" w:date="2018-04-25T12:04:00Z">
                    <w:rPr>
                      <w:rFonts w:ascii="Verdana" w:hAnsi="Verdana"/>
                    </w:rPr>
                  </w:rPrChange>
                </w:rPr>
                <w:t>04/25/2018</w:t>
              </w:r>
            </w:ins>
          </w:p>
        </w:tc>
        <w:tc>
          <w:tcPr>
            <w:tcW w:w="1080" w:type="dxa"/>
          </w:tcPr>
          <w:p w14:paraId="054FEE38" w14:textId="179FEA4D" w:rsidR="00246089" w:rsidRPr="00DD61DE" w:rsidRDefault="00DD61DE" w:rsidP="00246089">
            <w:pPr>
              <w:pStyle w:val="TableText"/>
              <w:rPr>
                <w:rFonts w:ascii="Verdana" w:hAnsi="Verdana"/>
                <w:sz w:val="24"/>
                <w:szCs w:val="24"/>
                <w:rPrChange w:id="109" w:author="Keith Oulson" w:date="2018-04-25T12:04:00Z">
                  <w:rPr>
                    <w:rFonts w:ascii="Verdana" w:hAnsi="Verdana"/>
                  </w:rPr>
                </w:rPrChange>
              </w:rPr>
            </w:pPr>
            <w:ins w:id="110" w:author="Keith Oulson" w:date="2018-04-25T12:02:00Z">
              <w:r w:rsidRPr="00DD61DE">
                <w:rPr>
                  <w:rFonts w:ascii="Verdana" w:hAnsi="Verdana"/>
                  <w:sz w:val="24"/>
                  <w:szCs w:val="24"/>
                  <w:rPrChange w:id="111" w:author="Keith Oulson" w:date="2018-04-25T12:04:00Z">
                    <w:rPr>
                      <w:rFonts w:ascii="Verdana" w:hAnsi="Verdana"/>
                    </w:rPr>
                  </w:rPrChange>
                </w:rPr>
                <w:t>3.31</w:t>
              </w:r>
            </w:ins>
          </w:p>
        </w:tc>
        <w:tc>
          <w:tcPr>
            <w:tcW w:w="4392" w:type="dxa"/>
          </w:tcPr>
          <w:p w14:paraId="054FEE39" w14:textId="48CAEC03" w:rsidR="00246089" w:rsidRPr="00DD61DE" w:rsidRDefault="00DD61DE" w:rsidP="00246089">
            <w:pPr>
              <w:pStyle w:val="TableText"/>
              <w:rPr>
                <w:rFonts w:ascii="Verdana" w:hAnsi="Verdana"/>
                <w:sz w:val="24"/>
                <w:szCs w:val="24"/>
                <w:rPrChange w:id="112" w:author="Keith Oulson" w:date="2018-04-25T12:04:00Z">
                  <w:rPr>
                    <w:rFonts w:ascii="Verdana" w:hAnsi="Verdana"/>
                  </w:rPr>
                </w:rPrChange>
              </w:rPr>
            </w:pPr>
            <w:ins w:id="113" w:author="Keith Oulson" w:date="2018-04-25T12:03:00Z">
              <w:r w:rsidRPr="00DD61DE">
                <w:rPr>
                  <w:rFonts w:ascii="Verdana" w:hAnsi="Verdana"/>
                  <w:sz w:val="24"/>
                  <w:szCs w:val="24"/>
                  <w:rPrChange w:id="114" w:author="Keith Oulson" w:date="2018-04-25T12:04:00Z">
                    <w:rPr>
                      <w:rFonts w:ascii="Verdana" w:hAnsi="Verdana"/>
                    </w:rPr>
                  </w:rPrChange>
                </w:rPr>
                <w:t>Corrected signature page according to F</w:t>
              </w:r>
            </w:ins>
            <w:ins w:id="115" w:author="Keith Oulson" w:date="2018-04-25T12:04:00Z">
              <w:r>
                <w:rPr>
                  <w:rFonts w:ascii="Verdana" w:hAnsi="Verdana"/>
                  <w:sz w:val="24"/>
                  <w:szCs w:val="24"/>
                </w:rPr>
                <w:t>rank</w:t>
              </w:r>
            </w:ins>
            <w:ins w:id="116" w:author="Keith Oulson" w:date="2018-04-25T12:03:00Z">
              <w:r w:rsidRPr="00DD61DE">
                <w:rPr>
                  <w:rFonts w:ascii="Verdana" w:hAnsi="Verdana"/>
                  <w:sz w:val="24"/>
                  <w:szCs w:val="24"/>
                  <w:rPrChange w:id="117" w:author="Keith Oulson" w:date="2018-04-25T12:04:00Z">
                    <w:rPr>
                      <w:rFonts w:ascii="Verdana" w:hAnsi="Verdana"/>
                    </w:rPr>
                  </w:rPrChange>
                </w:rPr>
                <w:t xml:space="preserve"> A</w:t>
              </w:r>
            </w:ins>
            <w:ins w:id="118" w:author="Keith Oulson" w:date="2018-04-25T12:04:00Z">
              <w:r>
                <w:rPr>
                  <w:rFonts w:ascii="Verdana" w:hAnsi="Verdana"/>
                  <w:sz w:val="24"/>
                  <w:szCs w:val="24"/>
                </w:rPr>
                <w:t>nnecchini</w:t>
              </w:r>
            </w:ins>
          </w:p>
        </w:tc>
        <w:tc>
          <w:tcPr>
            <w:tcW w:w="2329" w:type="dxa"/>
          </w:tcPr>
          <w:p w14:paraId="054FEE3C" w14:textId="2D95A443" w:rsidR="00246089" w:rsidRPr="00DD61DE" w:rsidRDefault="00DD61DE" w:rsidP="00246089">
            <w:pPr>
              <w:pStyle w:val="TableText"/>
              <w:rPr>
                <w:rFonts w:ascii="Verdana" w:hAnsi="Verdana"/>
                <w:sz w:val="24"/>
                <w:szCs w:val="24"/>
                <w:rPrChange w:id="119" w:author="Keith Oulson" w:date="2018-04-25T12:04:00Z">
                  <w:rPr>
                    <w:rFonts w:ascii="Verdana" w:hAnsi="Verdana"/>
                  </w:rPr>
                </w:rPrChange>
              </w:rPr>
            </w:pPr>
            <w:ins w:id="120" w:author="Keith Oulson" w:date="2018-04-25T12:03:00Z">
              <w:r w:rsidRPr="00DD61DE">
                <w:rPr>
                  <w:rFonts w:ascii="Verdana" w:hAnsi="Verdana"/>
                  <w:sz w:val="24"/>
                  <w:szCs w:val="24"/>
                  <w:rPrChange w:id="121" w:author="Keith Oulson" w:date="2018-04-25T12:04:00Z">
                    <w:rPr>
                      <w:rFonts w:ascii="Verdana" w:hAnsi="Verdana"/>
                    </w:rPr>
                  </w:rPrChange>
                </w:rPr>
                <w:t>Keith Oulson – Halfaker &amp; Associates</w:t>
              </w:r>
            </w:ins>
          </w:p>
        </w:tc>
      </w:tr>
      <w:tr w:rsidR="00A861D1" w:rsidRPr="00A861D1" w14:paraId="054FEE44" w14:textId="77777777" w:rsidTr="00E91E51">
        <w:tc>
          <w:tcPr>
            <w:tcW w:w="1728" w:type="dxa"/>
          </w:tcPr>
          <w:p w14:paraId="054FEE3E" w14:textId="1BEEBDF7" w:rsidR="00A861D1" w:rsidRPr="00A861D1" w:rsidRDefault="00A861D1" w:rsidP="00A861D1">
            <w:pPr>
              <w:pStyle w:val="TableText"/>
              <w:rPr>
                <w:rFonts w:ascii="Verdana" w:hAnsi="Verdana"/>
                <w:sz w:val="24"/>
                <w:szCs w:val="24"/>
                <w:rPrChange w:id="122" w:author="Steffen Maerdian" w:date="2018-04-26T12:31:00Z">
                  <w:rPr>
                    <w:rFonts w:ascii="Verdana" w:hAnsi="Verdana"/>
                  </w:rPr>
                </w:rPrChange>
              </w:rPr>
            </w:pPr>
            <w:ins w:id="123" w:author="Steffen Maerdian" w:date="2018-04-26T12:31:00Z">
              <w:r w:rsidRPr="00A861D1">
                <w:rPr>
                  <w:rFonts w:ascii="Verdana" w:hAnsi="Verdana"/>
                  <w:sz w:val="24"/>
                  <w:szCs w:val="24"/>
                  <w:rPrChange w:id="124" w:author="Steffen Maerdian" w:date="2018-04-26T12:31:00Z">
                    <w:rPr>
                      <w:rFonts w:ascii="Verdana" w:hAnsi="Verdana"/>
                    </w:rPr>
                  </w:rPrChange>
                </w:rPr>
                <w:t>0</w:t>
              </w:r>
            </w:ins>
            <w:ins w:id="125" w:author="Steffen Maerdian" w:date="2018-04-26T12:30:00Z">
              <w:r w:rsidRPr="00A861D1">
                <w:rPr>
                  <w:rFonts w:ascii="Verdana" w:hAnsi="Verdana"/>
                  <w:sz w:val="24"/>
                  <w:szCs w:val="24"/>
                  <w:rPrChange w:id="126" w:author="Steffen Maerdian" w:date="2018-04-26T12:31:00Z">
                    <w:rPr>
                      <w:rFonts w:ascii="Verdana" w:hAnsi="Verdana"/>
                    </w:rPr>
                  </w:rPrChange>
                </w:rPr>
                <w:t>4/26/2018</w:t>
              </w:r>
            </w:ins>
          </w:p>
        </w:tc>
        <w:tc>
          <w:tcPr>
            <w:tcW w:w="1080" w:type="dxa"/>
          </w:tcPr>
          <w:p w14:paraId="054FEE3F" w14:textId="43AA3D7D" w:rsidR="00A861D1" w:rsidRPr="00A861D1" w:rsidRDefault="00A861D1" w:rsidP="00A861D1">
            <w:pPr>
              <w:pStyle w:val="TableText"/>
              <w:rPr>
                <w:rFonts w:ascii="Verdana" w:hAnsi="Verdana"/>
                <w:sz w:val="24"/>
                <w:szCs w:val="24"/>
                <w:rPrChange w:id="127" w:author="Steffen Maerdian" w:date="2018-04-26T12:31:00Z">
                  <w:rPr>
                    <w:rFonts w:ascii="Verdana" w:hAnsi="Verdana"/>
                  </w:rPr>
                </w:rPrChange>
              </w:rPr>
            </w:pPr>
            <w:ins w:id="128" w:author="Steffen Maerdian" w:date="2018-04-26T12:30:00Z">
              <w:r w:rsidRPr="00A861D1">
                <w:rPr>
                  <w:rFonts w:ascii="Verdana" w:hAnsi="Verdana"/>
                  <w:sz w:val="24"/>
                  <w:szCs w:val="24"/>
                  <w:rPrChange w:id="129" w:author="Steffen Maerdian" w:date="2018-04-26T12:31:00Z">
                    <w:rPr>
                      <w:rFonts w:ascii="Verdana" w:hAnsi="Verdana"/>
                    </w:rPr>
                  </w:rPrChange>
                </w:rPr>
                <w:t>3.4</w:t>
              </w:r>
            </w:ins>
          </w:p>
        </w:tc>
        <w:tc>
          <w:tcPr>
            <w:tcW w:w="4392" w:type="dxa"/>
          </w:tcPr>
          <w:p w14:paraId="054FEE40" w14:textId="26805DD5" w:rsidR="00A861D1" w:rsidRPr="00A861D1" w:rsidRDefault="00A861D1" w:rsidP="00A861D1">
            <w:pPr>
              <w:pStyle w:val="TableText"/>
              <w:rPr>
                <w:rFonts w:ascii="Verdana" w:hAnsi="Verdana"/>
                <w:sz w:val="24"/>
                <w:szCs w:val="24"/>
                <w:rPrChange w:id="130" w:author="Steffen Maerdian" w:date="2018-04-26T12:31:00Z">
                  <w:rPr>
                    <w:rFonts w:ascii="Verdana" w:hAnsi="Verdana"/>
                  </w:rPr>
                </w:rPrChange>
              </w:rPr>
            </w:pPr>
            <w:ins w:id="131" w:author="Steffen Maerdian" w:date="2018-04-26T12:30:00Z">
              <w:r w:rsidRPr="00A861D1">
                <w:rPr>
                  <w:rFonts w:ascii="Verdana" w:hAnsi="Verdana"/>
                  <w:sz w:val="24"/>
                  <w:szCs w:val="24"/>
                  <w:rPrChange w:id="132" w:author="Steffen Maerdian" w:date="2018-04-26T12:31:00Z">
                    <w:rPr>
                      <w:rFonts w:ascii="Verdana" w:hAnsi="Verdana"/>
                    </w:rPr>
                  </w:rPrChange>
                </w:rPr>
                <w:t xml:space="preserve">Added reviewed </w:t>
              </w:r>
            </w:ins>
            <w:ins w:id="133" w:author="Steffen Maerdian" w:date="2018-04-26T12:31:00Z">
              <w:r w:rsidRPr="00A861D1">
                <w:rPr>
                  <w:rFonts w:ascii="Verdana" w:hAnsi="Verdana"/>
                  <w:sz w:val="24"/>
                  <w:szCs w:val="24"/>
                  <w:rPrChange w:id="134" w:author="Steffen Maerdian" w:date="2018-04-26T12:31:00Z">
                    <w:rPr>
                      <w:rFonts w:ascii="Verdana" w:hAnsi="Verdana"/>
                    </w:rPr>
                  </w:rPrChange>
                </w:rPr>
                <w:t xml:space="preserve">and corrected </w:t>
              </w:r>
            </w:ins>
            <w:ins w:id="135" w:author="Steffen Maerdian" w:date="2018-04-26T12:30:00Z">
              <w:r w:rsidRPr="00A861D1">
                <w:rPr>
                  <w:rFonts w:ascii="Verdana" w:hAnsi="Verdana"/>
                  <w:sz w:val="24"/>
                  <w:szCs w:val="24"/>
                  <w:rPrChange w:id="136" w:author="Steffen Maerdian" w:date="2018-04-26T12:31:00Z">
                    <w:rPr>
                      <w:rFonts w:ascii="Verdana" w:hAnsi="Verdana"/>
                    </w:rPr>
                  </w:rPrChange>
                </w:rPr>
                <w:t>837P.json file</w:t>
              </w:r>
            </w:ins>
          </w:p>
        </w:tc>
        <w:tc>
          <w:tcPr>
            <w:tcW w:w="2329" w:type="dxa"/>
          </w:tcPr>
          <w:p w14:paraId="054FEE43" w14:textId="45478978" w:rsidR="00A861D1" w:rsidRPr="00A861D1" w:rsidRDefault="00A861D1" w:rsidP="00A861D1">
            <w:pPr>
              <w:pStyle w:val="TableText"/>
              <w:rPr>
                <w:rFonts w:ascii="Verdana" w:hAnsi="Verdana"/>
                <w:sz w:val="24"/>
                <w:szCs w:val="24"/>
                <w:rPrChange w:id="137" w:author="Steffen Maerdian" w:date="2018-04-26T12:31:00Z">
                  <w:rPr>
                    <w:rFonts w:ascii="Verdana" w:hAnsi="Verdana"/>
                  </w:rPr>
                </w:rPrChange>
              </w:rPr>
            </w:pPr>
            <w:ins w:id="138" w:author="Steffen Maerdian" w:date="2018-04-26T12:31:00Z">
              <w:r w:rsidRPr="00A861D1">
                <w:rPr>
                  <w:rFonts w:ascii="Verdana" w:hAnsi="Verdana"/>
                  <w:sz w:val="24"/>
                  <w:szCs w:val="24"/>
                </w:rPr>
                <w:t>Steffen Maerdian - Halfaker &amp; Associates</w:t>
              </w:r>
            </w:ins>
          </w:p>
        </w:tc>
      </w:tr>
      <w:tr w:rsidR="009D7BBF" w:rsidRPr="00A861D1" w14:paraId="5C3F3C27" w14:textId="77777777" w:rsidTr="0000566C">
        <w:trPr>
          <w:ins w:id="139" w:author="Steffen Maerdian" w:date="2018-04-27T15:45:00Z"/>
        </w:trPr>
        <w:tc>
          <w:tcPr>
            <w:tcW w:w="1728" w:type="dxa"/>
          </w:tcPr>
          <w:p w14:paraId="6EE390C5" w14:textId="5BD147E1" w:rsidR="009D7BBF" w:rsidRPr="00CB5422" w:rsidRDefault="009D7BBF" w:rsidP="0000566C">
            <w:pPr>
              <w:pStyle w:val="TableText"/>
              <w:rPr>
                <w:ins w:id="140" w:author="Steffen Maerdian" w:date="2018-04-27T15:45:00Z"/>
                <w:rFonts w:ascii="Verdana" w:hAnsi="Verdana"/>
                <w:sz w:val="24"/>
                <w:szCs w:val="24"/>
              </w:rPr>
            </w:pPr>
            <w:ins w:id="141" w:author="Steffen Maerdian" w:date="2018-04-27T15:45:00Z">
              <w:r>
                <w:rPr>
                  <w:rFonts w:ascii="Verdana" w:hAnsi="Verdana"/>
                  <w:sz w:val="24"/>
                  <w:szCs w:val="24"/>
                </w:rPr>
                <w:t>05</w:t>
              </w:r>
              <w:r w:rsidRPr="00CB5422">
                <w:rPr>
                  <w:rFonts w:ascii="Verdana" w:hAnsi="Verdana"/>
                  <w:sz w:val="24"/>
                  <w:szCs w:val="24"/>
                </w:rPr>
                <w:t>/26/2018</w:t>
              </w:r>
            </w:ins>
          </w:p>
        </w:tc>
        <w:tc>
          <w:tcPr>
            <w:tcW w:w="1080" w:type="dxa"/>
          </w:tcPr>
          <w:p w14:paraId="2B35C85C" w14:textId="4B48B39C" w:rsidR="009D7BBF" w:rsidRPr="00CB5422" w:rsidRDefault="009D7BBF" w:rsidP="0000566C">
            <w:pPr>
              <w:pStyle w:val="TableText"/>
              <w:rPr>
                <w:ins w:id="142" w:author="Steffen Maerdian" w:date="2018-04-27T15:45:00Z"/>
                <w:rFonts w:ascii="Verdana" w:hAnsi="Verdana"/>
                <w:sz w:val="24"/>
                <w:szCs w:val="24"/>
              </w:rPr>
            </w:pPr>
            <w:ins w:id="143" w:author="Steffen Maerdian" w:date="2018-04-27T15:45:00Z">
              <w:r w:rsidRPr="00CB5422">
                <w:rPr>
                  <w:rFonts w:ascii="Verdana" w:hAnsi="Verdana"/>
                  <w:sz w:val="24"/>
                  <w:szCs w:val="24"/>
                </w:rPr>
                <w:t>3.</w:t>
              </w:r>
              <w:r w:rsidR="005A2E3A">
                <w:rPr>
                  <w:rFonts w:ascii="Verdana" w:hAnsi="Verdana"/>
                  <w:sz w:val="24"/>
                  <w:szCs w:val="24"/>
                </w:rPr>
                <w:t>5</w:t>
              </w:r>
            </w:ins>
          </w:p>
        </w:tc>
        <w:tc>
          <w:tcPr>
            <w:tcW w:w="4392" w:type="dxa"/>
          </w:tcPr>
          <w:p w14:paraId="49542F63" w14:textId="723194AC" w:rsidR="009D7BBF" w:rsidRPr="00CB5422" w:rsidRDefault="009D7BBF" w:rsidP="0000566C">
            <w:pPr>
              <w:pStyle w:val="TableText"/>
              <w:rPr>
                <w:ins w:id="144" w:author="Steffen Maerdian" w:date="2018-04-27T15:45:00Z"/>
                <w:rFonts w:ascii="Verdana" w:hAnsi="Verdana"/>
                <w:sz w:val="24"/>
                <w:szCs w:val="24"/>
              </w:rPr>
            </w:pPr>
            <w:ins w:id="145" w:author="Steffen Maerdian" w:date="2018-04-27T15:45:00Z">
              <w:r w:rsidRPr="00CB5422">
                <w:rPr>
                  <w:rFonts w:ascii="Verdana" w:hAnsi="Verdana"/>
                  <w:sz w:val="24"/>
                  <w:szCs w:val="24"/>
                </w:rPr>
                <w:t xml:space="preserve">Added reviewed and corrected </w:t>
              </w:r>
              <w:r>
                <w:rPr>
                  <w:rFonts w:ascii="Verdana" w:hAnsi="Verdana"/>
                  <w:sz w:val="24"/>
                  <w:szCs w:val="24"/>
                </w:rPr>
                <w:lastRenderedPageBreak/>
                <w:t>837I</w:t>
              </w:r>
              <w:r w:rsidRPr="00CB5422">
                <w:rPr>
                  <w:rFonts w:ascii="Verdana" w:hAnsi="Verdana"/>
                  <w:sz w:val="24"/>
                  <w:szCs w:val="24"/>
                </w:rPr>
                <w:t>.json file</w:t>
              </w:r>
            </w:ins>
          </w:p>
        </w:tc>
        <w:tc>
          <w:tcPr>
            <w:tcW w:w="2329" w:type="dxa"/>
          </w:tcPr>
          <w:p w14:paraId="3DAACB1F" w14:textId="77777777" w:rsidR="009D7BBF" w:rsidRPr="00CB5422" w:rsidRDefault="009D7BBF" w:rsidP="0000566C">
            <w:pPr>
              <w:pStyle w:val="TableText"/>
              <w:rPr>
                <w:ins w:id="146" w:author="Steffen Maerdian" w:date="2018-04-27T15:45:00Z"/>
                <w:rFonts w:ascii="Verdana" w:hAnsi="Verdana"/>
                <w:sz w:val="24"/>
                <w:szCs w:val="24"/>
              </w:rPr>
            </w:pPr>
            <w:ins w:id="147" w:author="Steffen Maerdian" w:date="2018-04-27T15:45:00Z">
              <w:r w:rsidRPr="00A861D1">
                <w:rPr>
                  <w:rFonts w:ascii="Verdana" w:hAnsi="Verdana"/>
                  <w:sz w:val="24"/>
                  <w:szCs w:val="24"/>
                </w:rPr>
                <w:lastRenderedPageBreak/>
                <w:t xml:space="preserve">Steffen Maerdian </w:t>
              </w:r>
              <w:r w:rsidRPr="00A861D1">
                <w:rPr>
                  <w:rFonts w:ascii="Verdana" w:hAnsi="Verdana"/>
                  <w:sz w:val="24"/>
                  <w:szCs w:val="24"/>
                </w:rPr>
                <w:lastRenderedPageBreak/>
                <w:t>- Halfaker &amp; Associates</w:t>
              </w:r>
            </w:ins>
          </w:p>
        </w:tc>
      </w:tr>
      <w:tr w:rsidR="00D238A3" w:rsidRPr="005559F3" w14:paraId="054FEE4A" w14:textId="77777777" w:rsidTr="00E91E51">
        <w:tc>
          <w:tcPr>
            <w:tcW w:w="1728" w:type="dxa"/>
          </w:tcPr>
          <w:p w14:paraId="054FEE45" w14:textId="44A74EA7" w:rsidR="00D238A3" w:rsidRPr="005559F3" w:rsidRDefault="00D238A3" w:rsidP="00D238A3">
            <w:pPr>
              <w:pStyle w:val="TableText"/>
              <w:rPr>
                <w:rFonts w:ascii="Verdana" w:hAnsi="Verdana"/>
              </w:rPr>
            </w:pPr>
            <w:ins w:id="148" w:author="Steffen Maerdian" w:date="2018-05-01T09:52:00Z">
              <w:r>
                <w:rPr>
                  <w:rFonts w:ascii="Verdana" w:hAnsi="Verdana"/>
                  <w:sz w:val="24"/>
                  <w:szCs w:val="24"/>
                </w:rPr>
                <w:lastRenderedPageBreak/>
                <w:t>05</w:t>
              </w:r>
              <w:r w:rsidRPr="00CB5422">
                <w:rPr>
                  <w:rFonts w:ascii="Verdana" w:hAnsi="Verdana"/>
                  <w:sz w:val="24"/>
                  <w:szCs w:val="24"/>
                </w:rPr>
                <w:t>/26/2018</w:t>
              </w:r>
            </w:ins>
          </w:p>
        </w:tc>
        <w:tc>
          <w:tcPr>
            <w:tcW w:w="1080" w:type="dxa"/>
          </w:tcPr>
          <w:p w14:paraId="054FEE46" w14:textId="2734E8AE" w:rsidR="00D238A3" w:rsidRPr="005559F3" w:rsidRDefault="00D238A3" w:rsidP="00D238A3">
            <w:pPr>
              <w:pStyle w:val="TableText"/>
              <w:rPr>
                <w:rFonts w:ascii="Verdana" w:hAnsi="Verdana"/>
              </w:rPr>
            </w:pPr>
            <w:ins w:id="149" w:author="Steffen Maerdian" w:date="2018-05-01T09:52:00Z">
              <w:r w:rsidRPr="00CB5422">
                <w:rPr>
                  <w:rFonts w:ascii="Verdana" w:hAnsi="Verdana"/>
                  <w:sz w:val="24"/>
                  <w:szCs w:val="24"/>
                </w:rPr>
                <w:t>3.</w:t>
              </w:r>
              <w:r>
                <w:rPr>
                  <w:rFonts w:ascii="Verdana" w:hAnsi="Verdana"/>
                  <w:sz w:val="24"/>
                  <w:szCs w:val="24"/>
                </w:rPr>
                <w:t>6</w:t>
              </w:r>
            </w:ins>
          </w:p>
        </w:tc>
        <w:tc>
          <w:tcPr>
            <w:tcW w:w="4392" w:type="dxa"/>
          </w:tcPr>
          <w:p w14:paraId="054FEE47" w14:textId="53D275D6" w:rsidR="00D238A3" w:rsidRPr="005559F3" w:rsidRDefault="00D238A3" w:rsidP="00D238A3">
            <w:pPr>
              <w:pStyle w:val="TableText"/>
              <w:rPr>
                <w:rFonts w:ascii="Verdana" w:hAnsi="Verdana"/>
              </w:rPr>
            </w:pPr>
            <w:ins w:id="150" w:author="Steffen Maerdian" w:date="2018-05-01T09:52:00Z">
              <w:r w:rsidRPr="00CB5422">
                <w:rPr>
                  <w:rFonts w:ascii="Verdana" w:hAnsi="Verdana"/>
                  <w:sz w:val="24"/>
                  <w:szCs w:val="24"/>
                </w:rPr>
                <w:t xml:space="preserve">Added reviewed and corrected </w:t>
              </w:r>
              <w:r>
                <w:rPr>
                  <w:rFonts w:ascii="Verdana" w:hAnsi="Verdana"/>
                  <w:sz w:val="24"/>
                  <w:szCs w:val="24"/>
                </w:rPr>
                <w:t>837D</w:t>
              </w:r>
              <w:r w:rsidRPr="00CB5422">
                <w:rPr>
                  <w:rFonts w:ascii="Verdana" w:hAnsi="Verdana"/>
                  <w:sz w:val="24"/>
                  <w:szCs w:val="24"/>
                </w:rPr>
                <w:t>.json file</w:t>
              </w:r>
            </w:ins>
          </w:p>
        </w:tc>
        <w:tc>
          <w:tcPr>
            <w:tcW w:w="2329" w:type="dxa"/>
          </w:tcPr>
          <w:p w14:paraId="054FEE49" w14:textId="516F954C" w:rsidR="00D238A3" w:rsidRPr="005559F3" w:rsidRDefault="00D238A3" w:rsidP="00D238A3">
            <w:pPr>
              <w:pStyle w:val="TableText"/>
              <w:rPr>
                <w:rFonts w:ascii="Verdana" w:hAnsi="Verdana"/>
              </w:rPr>
            </w:pPr>
            <w:ins w:id="151" w:author="Steffen Maerdian" w:date="2018-05-01T09:52:00Z">
              <w:r w:rsidRPr="00A861D1">
                <w:rPr>
                  <w:rFonts w:ascii="Verdana" w:hAnsi="Verdana"/>
                  <w:sz w:val="24"/>
                  <w:szCs w:val="24"/>
                </w:rPr>
                <w:t>Steffen Maerdian - Halfaker &amp; Associates</w:t>
              </w:r>
            </w:ins>
          </w:p>
        </w:tc>
      </w:tr>
      <w:tr w:rsidR="00D238A3" w:rsidRPr="005559F3" w14:paraId="054FEE52" w14:textId="77777777" w:rsidTr="00E91E51">
        <w:tc>
          <w:tcPr>
            <w:tcW w:w="1728" w:type="dxa"/>
          </w:tcPr>
          <w:p w14:paraId="054FEE4B" w14:textId="3B1A186B" w:rsidR="00D238A3" w:rsidRPr="0000566C" w:rsidRDefault="0000566C" w:rsidP="00D238A3">
            <w:pPr>
              <w:pStyle w:val="TableText"/>
              <w:rPr>
                <w:rFonts w:ascii="Verdana" w:hAnsi="Verdana"/>
                <w:sz w:val="24"/>
                <w:szCs w:val="24"/>
                <w:rPrChange w:id="152" w:author="Keith Oulson" w:date="2018-05-29T09:36:00Z">
                  <w:rPr>
                    <w:rFonts w:ascii="Verdana" w:hAnsi="Verdana"/>
                  </w:rPr>
                </w:rPrChange>
              </w:rPr>
            </w:pPr>
            <w:ins w:id="153" w:author="Keith Oulson" w:date="2018-05-29T09:35:00Z">
              <w:r w:rsidRPr="0000566C">
                <w:rPr>
                  <w:rFonts w:ascii="Verdana" w:hAnsi="Verdana"/>
                  <w:sz w:val="24"/>
                  <w:szCs w:val="24"/>
                  <w:rPrChange w:id="154" w:author="Keith Oulson" w:date="2018-05-29T09:36:00Z">
                    <w:rPr>
                      <w:rFonts w:ascii="Verdana" w:hAnsi="Verdana"/>
                    </w:rPr>
                  </w:rPrChange>
                </w:rPr>
                <w:t>5/29/2018</w:t>
              </w:r>
            </w:ins>
          </w:p>
        </w:tc>
        <w:tc>
          <w:tcPr>
            <w:tcW w:w="1080" w:type="dxa"/>
          </w:tcPr>
          <w:p w14:paraId="054FEE4C" w14:textId="39C9DB8D" w:rsidR="00D238A3" w:rsidRPr="0000566C" w:rsidRDefault="0000566C" w:rsidP="00D238A3">
            <w:pPr>
              <w:pStyle w:val="TableText"/>
              <w:rPr>
                <w:rFonts w:ascii="Verdana" w:hAnsi="Verdana"/>
                <w:sz w:val="24"/>
                <w:szCs w:val="24"/>
                <w:rPrChange w:id="155" w:author="Keith Oulson" w:date="2018-05-29T09:36:00Z">
                  <w:rPr>
                    <w:rFonts w:ascii="Verdana" w:hAnsi="Verdana"/>
                  </w:rPr>
                </w:rPrChange>
              </w:rPr>
            </w:pPr>
            <w:ins w:id="156" w:author="Keith Oulson" w:date="2018-05-29T09:35:00Z">
              <w:r w:rsidRPr="0000566C">
                <w:rPr>
                  <w:rFonts w:ascii="Verdana" w:hAnsi="Verdana"/>
                  <w:sz w:val="24"/>
                  <w:szCs w:val="24"/>
                  <w:rPrChange w:id="157" w:author="Keith Oulson" w:date="2018-05-29T09:36:00Z">
                    <w:rPr>
                      <w:rFonts w:ascii="Verdana" w:hAnsi="Verdana"/>
                    </w:rPr>
                  </w:rPrChange>
                </w:rPr>
                <w:t>3.61</w:t>
              </w:r>
            </w:ins>
          </w:p>
        </w:tc>
        <w:tc>
          <w:tcPr>
            <w:tcW w:w="4392" w:type="dxa"/>
          </w:tcPr>
          <w:p w14:paraId="054FEE4E" w14:textId="3BDB04E1" w:rsidR="00D238A3" w:rsidRPr="0000566C" w:rsidRDefault="0000566C" w:rsidP="00D238A3">
            <w:pPr>
              <w:pStyle w:val="TableText"/>
              <w:rPr>
                <w:rFonts w:ascii="Verdana" w:hAnsi="Verdana"/>
                <w:sz w:val="24"/>
                <w:szCs w:val="24"/>
                <w:rPrChange w:id="158" w:author="Keith Oulson" w:date="2018-05-29T09:36:00Z">
                  <w:rPr>
                    <w:rFonts w:ascii="Verdana" w:hAnsi="Verdana"/>
                  </w:rPr>
                </w:rPrChange>
              </w:rPr>
            </w:pPr>
            <w:ins w:id="159" w:author="Keith Oulson" w:date="2018-05-29T09:35:00Z">
              <w:r w:rsidRPr="0000566C">
                <w:rPr>
                  <w:rFonts w:ascii="Verdana" w:hAnsi="Verdana"/>
                  <w:sz w:val="24"/>
                  <w:szCs w:val="24"/>
                  <w:rPrChange w:id="160" w:author="Keith Oulson" w:date="2018-05-29T09:36:00Z">
                    <w:rPr>
                      <w:rFonts w:ascii="Verdana" w:hAnsi="Verdana"/>
                    </w:rPr>
                  </w:rPrChange>
                </w:rPr>
                <w:t>Added latest mapping sheet</w:t>
              </w:r>
            </w:ins>
          </w:p>
        </w:tc>
        <w:tc>
          <w:tcPr>
            <w:tcW w:w="2329" w:type="dxa"/>
          </w:tcPr>
          <w:p w14:paraId="054FEE51" w14:textId="1406C369" w:rsidR="00D238A3" w:rsidRPr="0000566C" w:rsidRDefault="0000566C" w:rsidP="00D238A3">
            <w:pPr>
              <w:pStyle w:val="TableText"/>
              <w:rPr>
                <w:rFonts w:ascii="Verdana" w:hAnsi="Verdana"/>
                <w:sz w:val="24"/>
                <w:szCs w:val="24"/>
                <w:rPrChange w:id="161" w:author="Keith Oulson" w:date="2018-05-29T09:36:00Z">
                  <w:rPr>
                    <w:rFonts w:ascii="Verdana" w:hAnsi="Verdana"/>
                  </w:rPr>
                </w:rPrChange>
              </w:rPr>
            </w:pPr>
            <w:ins w:id="162" w:author="Keith Oulson" w:date="2018-05-29T09:36:00Z">
              <w:r w:rsidRPr="0000566C">
                <w:rPr>
                  <w:rFonts w:ascii="Verdana" w:hAnsi="Verdana"/>
                  <w:sz w:val="24"/>
                  <w:szCs w:val="24"/>
                  <w:rPrChange w:id="163" w:author="Keith Oulson" w:date="2018-05-29T09:36:00Z">
                    <w:rPr>
                      <w:rFonts w:ascii="Verdana" w:hAnsi="Verdana"/>
                    </w:rPr>
                  </w:rPrChange>
                </w:rPr>
                <w:t>Keith Oulson – Halfaker &amp; Associates</w:t>
              </w:r>
            </w:ins>
          </w:p>
        </w:tc>
      </w:tr>
      <w:tr w:rsidR="008F4C48" w:rsidRPr="005559F3" w14:paraId="0E41EEF4" w14:textId="77777777" w:rsidTr="006B357E">
        <w:trPr>
          <w:ins w:id="164" w:author="Maerdian, Steffen (Halfaker)" w:date="2018-07-31T14:30:00Z"/>
        </w:trPr>
        <w:tc>
          <w:tcPr>
            <w:tcW w:w="1728" w:type="dxa"/>
          </w:tcPr>
          <w:p w14:paraId="39B348D7" w14:textId="54F315FF" w:rsidR="008F4C48" w:rsidRPr="001A5D9D" w:rsidRDefault="008F4C48" w:rsidP="006B357E">
            <w:pPr>
              <w:pStyle w:val="TableText"/>
              <w:rPr>
                <w:ins w:id="165" w:author="Maerdian, Steffen (Halfaker)" w:date="2018-07-31T14:30:00Z"/>
                <w:rFonts w:ascii="Verdana" w:hAnsi="Verdana"/>
                <w:sz w:val="24"/>
                <w:szCs w:val="24"/>
              </w:rPr>
            </w:pPr>
            <w:ins w:id="166" w:author="Maerdian, Steffen (Halfaker)" w:date="2018-07-31T14:30:00Z">
              <w:r>
                <w:rPr>
                  <w:rFonts w:ascii="Verdana" w:hAnsi="Verdana"/>
                  <w:sz w:val="24"/>
                  <w:szCs w:val="24"/>
                </w:rPr>
                <w:t>7</w:t>
              </w:r>
              <w:r w:rsidRPr="001A5D9D">
                <w:rPr>
                  <w:rFonts w:ascii="Verdana" w:hAnsi="Verdana"/>
                  <w:sz w:val="24"/>
                  <w:szCs w:val="24"/>
                </w:rPr>
                <w:t>/</w:t>
              </w:r>
              <w:r>
                <w:rPr>
                  <w:rFonts w:ascii="Verdana" w:hAnsi="Verdana"/>
                  <w:sz w:val="24"/>
                  <w:szCs w:val="24"/>
                </w:rPr>
                <w:t>31</w:t>
              </w:r>
              <w:r w:rsidRPr="001A5D9D">
                <w:rPr>
                  <w:rFonts w:ascii="Verdana" w:hAnsi="Verdana"/>
                  <w:sz w:val="24"/>
                  <w:szCs w:val="24"/>
                </w:rPr>
                <w:t>/2018</w:t>
              </w:r>
            </w:ins>
          </w:p>
        </w:tc>
        <w:tc>
          <w:tcPr>
            <w:tcW w:w="1080" w:type="dxa"/>
          </w:tcPr>
          <w:p w14:paraId="2DFE3A8C" w14:textId="2F52EE7E" w:rsidR="008F4C48" w:rsidRPr="001A5D9D" w:rsidRDefault="008F4C48" w:rsidP="006B357E">
            <w:pPr>
              <w:pStyle w:val="TableText"/>
              <w:rPr>
                <w:ins w:id="167" w:author="Maerdian, Steffen (Halfaker)" w:date="2018-07-31T14:30:00Z"/>
                <w:rFonts w:ascii="Verdana" w:hAnsi="Verdana"/>
                <w:sz w:val="24"/>
                <w:szCs w:val="24"/>
              </w:rPr>
            </w:pPr>
            <w:ins w:id="168" w:author="Maerdian, Steffen (Halfaker)" w:date="2018-07-31T14:30:00Z">
              <w:r w:rsidRPr="001A5D9D">
                <w:rPr>
                  <w:rFonts w:ascii="Verdana" w:hAnsi="Verdana"/>
                  <w:sz w:val="24"/>
                  <w:szCs w:val="24"/>
                </w:rPr>
                <w:t>3.</w:t>
              </w:r>
              <w:r>
                <w:rPr>
                  <w:rFonts w:ascii="Verdana" w:hAnsi="Verdana"/>
                  <w:sz w:val="24"/>
                  <w:szCs w:val="24"/>
                </w:rPr>
                <w:t>7</w:t>
              </w:r>
            </w:ins>
          </w:p>
        </w:tc>
        <w:tc>
          <w:tcPr>
            <w:tcW w:w="4392" w:type="dxa"/>
          </w:tcPr>
          <w:p w14:paraId="0D18C98E" w14:textId="21D2E0E6" w:rsidR="008F4C48" w:rsidRPr="001A5D9D" w:rsidRDefault="008F4C48" w:rsidP="006B357E">
            <w:pPr>
              <w:pStyle w:val="TableText"/>
              <w:rPr>
                <w:ins w:id="169" w:author="Maerdian, Steffen (Halfaker)" w:date="2018-07-31T14:30:00Z"/>
                <w:rFonts w:ascii="Verdana" w:hAnsi="Verdana"/>
                <w:sz w:val="24"/>
                <w:szCs w:val="24"/>
              </w:rPr>
            </w:pPr>
            <w:ins w:id="170" w:author="Maerdian, Steffen (Halfaker)" w:date="2018-07-31T14:30:00Z">
              <w:r>
                <w:rPr>
                  <w:rFonts w:ascii="Verdana" w:hAnsi="Verdana"/>
                  <w:sz w:val="24"/>
                  <w:szCs w:val="24"/>
                </w:rPr>
                <w:t>Update mapping sheet and JSON files after finishing development of 837 FHIR mappings</w:t>
              </w:r>
            </w:ins>
          </w:p>
        </w:tc>
        <w:tc>
          <w:tcPr>
            <w:tcW w:w="2329" w:type="dxa"/>
          </w:tcPr>
          <w:p w14:paraId="0AF90503" w14:textId="039A97BB" w:rsidR="008F4C48" w:rsidRPr="001A5D9D" w:rsidRDefault="008F4C48" w:rsidP="006B357E">
            <w:pPr>
              <w:pStyle w:val="TableText"/>
              <w:rPr>
                <w:ins w:id="171" w:author="Maerdian, Steffen (Halfaker)" w:date="2018-07-31T14:30:00Z"/>
                <w:rFonts w:ascii="Verdana" w:hAnsi="Verdana"/>
                <w:sz w:val="24"/>
                <w:szCs w:val="24"/>
              </w:rPr>
            </w:pPr>
            <w:ins w:id="172" w:author="Maerdian, Steffen (Halfaker)" w:date="2018-07-31T14:31:00Z">
              <w:r w:rsidRPr="00A861D1">
                <w:rPr>
                  <w:rFonts w:ascii="Verdana" w:hAnsi="Verdana"/>
                  <w:sz w:val="24"/>
                  <w:szCs w:val="24"/>
                </w:rPr>
                <w:t>Steffen Maerdian - Halfaker &amp; Associates</w:t>
              </w:r>
            </w:ins>
          </w:p>
        </w:tc>
      </w:tr>
      <w:tr w:rsidR="00920669" w:rsidRPr="005559F3" w14:paraId="06F3DA8D" w14:textId="77777777" w:rsidTr="006B357E">
        <w:trPr>
          <w:ins w:id="173" w:author="Maerdian, Steffen (Halfaker)" w:date="2018-08-22T15:16:00Z"/>
        </w:trPr>
        <w:tc>
          <w:tcPr>
            <w:tcW w:w="1728" w:type="dxa"/>
          </w:tcPr>
          <w:p w14:paraId="2FA06652" w14:textId="17131A67" w:rsidR="00920669" w:rsidRPr="001A5D9D" w:rsidRDefault="00920669" w:rsidP="006B357E">
            <w:pPr>
              <w:pStyle w:val="TableText"/>
              <w:rPr>
                <w:ins w:id="174" w:author="Maerdian, Steffen (Halfaker)" w:date="2018-08-22T15:16:00Z"/>
                <w:rFonts w:ascii="Verdana" w:hAnsi="Verdana"/>
                <w:sz w:val="24"/>
                <w:szCs w:val="24"/>
              </w:rPr>
            </w:pPr>
            <w:ins w:id="175" w:author="Maerdian, Steffen (Halfaker)" w:date="2018-08-22T15:16:00Z">
              <w:r>
                <w:rPr>
                  <w:rFonts w:ascii="Verdana" w:hAnsi="Verdana"/>
                  <w:sz w:val="24"/>
                  <w:szCs w:val="24"/>
                </w:rPr>
                <w:t>8</w:t>
              </w:r>
              <w:r w:rsidRPr="001A5D9D">
                <w:rPr>
                  <w:rFonts w:ascii="Verdana" w:hAnsi="Verdana"/>
                  <w:sz w:val="24"/>
                  <w:szCs w:val="24"/>
                </w:rPr>
                <w:t>/</w:t>
              </w:r>
            </w:ins>
            <w:ins w:id="176" w:author="Maerdian, Steffen (Halfaker)" w:date="2018-08-23T17:33:00Z">
              <w:r w:rsidR="0088073E">
                <w:rPr>
                  <w:rFonts w:ascii="Verdana" w:hAnsi="Verdana"/>
                  <w:sz w:val="24"/>
                  <w:szCs w:val="24"/>
                </w:rPr>
                <w:t>23</w:t>
              </w:r>
            </w:ins>
            <w:ins w:id="177" w:author="Maerdian, Steffen (Halfaker)" w:date="2018-08-22T15:16:00Z">
              <w:r w:rsidRPr="001A5D9D">
                <w:rPr>
                  <w:rFonts w:ascii="Verdana" w:hAnsi="Verdana"/>
                  <w:sz w:val="24"/>
                  <w:szCs w:val="24"/>
                </w:rPr>
                <w:t>/2018</w:t>
              </w:r>
            </w:ins>
          </w:p>
        </w:tc>
        <w:tc>
          <w:tcPr>
            <w:tcW w:w="1080" w:type="dxa"/>
          </w:tcPr>
          <w:p w14:paraId="37823719" w14:textId="4A4CC9E7" w:rsidR="00920669" w:rsidRPr="001A5D9D" w:rsidRDefault="00920669" w:rsidP="006B357E">
            <w:pPr>
              <w:pStyle w:val="TableText"/>
              <w:rPr>
                <w:ins w:id="178" w:author="Maerdian, Steffen (Halfaker)" w:date="2018-08-22T15:16:00Z"/>
                <w:rFonts w:ascii="Verdana" w:hAnsi="Verdana"/>
                <w:sz w:val="24"/>
                <w:szCs w:val="24"/>
              </w:rPr>
            </w:pPr>
            <w:ins w:id="179" w:author="Maerdian, Steffen (Halfaker)" w:date="2018-08-22T15:16:00Z">
              <w:r w:rsidRPr="001A5D9D">
                <w:rPr>
                  <w:rFonts w:ascii="Verdana" w:hAnsi="Verdana"/>
                  <w:sz w:val="24"/>
                  <w:szCs w:val="24"/>
                </w:rPr>
                <w:t>3.</w:t>
              </w:r>
              <w:r>
                <w:rPr>
                  <w:rFonts w:ascii="Verdana" w:hAnsi="Verdana"/>
                  <w:sz w:val="24"/>
                  <w:szCs w:val="24"/>
                </w:rPr>
                <w:t>8</w:t>
              </w:r>
            </w:ins>
          </w:p>
        </w:tc>
        <w:tc>
          <w:tcPr>
            <w:tcW w:w="4392" w:type="dxa"/>
          </w:tcPr>
          <w:p w14:paraId="6F23C4AD" w14:textId="6263F319" w:rsidR="00A864E0" w:rsidRDefault="00920669" w:rsidP="006B357E">
            <w:pPr>
              <w:pStyle w:val="TableText"/>
              <w:rPr>
                <w:ins w:id="180" w:author="Maerdian, Steffen (Halfaker)" w:date="2018-08-22T18:13:00Z"/>
                <w:rFonts w:ascii="Verdana" w:hAnsi="Verdana"/>
                <w:sz w:val="24"/>
                <w:szCs w:val="24"/>
              </w:rPr>
            </w:pPr>
            <w:ins w:id="181" w:author="Maerdian, Steffen (Halfaker)" w:date="2018-08-22T15:16:00Z">
              <w:r>
                <w:rPr>
                  <w:rFonts w:ascii="Verdana" w:hAnsi="Verdana"/>
                  <w:sz w:val="24"/>
                  <w:szCs w:val="24"/>
                </w:rPr>
                <w:t xml:space="preserve">Update mapping sheet: Column </w:t>
              </w:r>
            </w:ins>
            <w:ins w:id="182" w:author="Maerdian, Steffen (Halfaker)" w:date="2018-08-22T15:17:00Z">
              <w:r>
                <w:rPr>
                  <w:rFonts w:ascii="Verdana" w:hAnsi="Verdana"/>
                  <w:sz w:val="24"/>
                  <w:szCs w:val="24"/>
                </w:rPr>
                <w:t xml:space="preserve">K is now filled out for every field. </w:t>
              </w:r>
            </w:ins>
            <w:ins w:id="183" w:author="Maerdian, Steffen (Halfaker)" w:date="2018-08-22T18:11:00Z">
              <w:r w:rsidR="00A864E0">
                <w:rPr>
                  <w:rFonts w:ascii="Verdana" w:hAnsi="Verdana"/>
                  <w:sz w:val="24"/>
                  <w:szCs w:val="24"/>
                </w:rPr>
                <w:t xml:space="preserve">One change in segment (Column L highlighted blue). </w:t>
              </w:r>
            </w:ins>
            <w:ins w:id="184" w:author="Maerdian, Steffen (Halfaker)" w:date="2018-08-22T15:17:00Z">
              <w:r>
                <w:rPr>
                  <w:rFonts w:ascii="Verdana" w:hAnsi="Verdana"/>
                  <w:sz w:val="24"/>
                  <w:szCs w:val="24"/>
                </w:rPr>
                <w:t>Some changes in mappings (</w:t>
              </w:r>
            </w:ins>
            <w:ins w:id="185" w:author="Maerdian, Steffen (Halfaker)" w:date="2018-08-22T15:18:00Z">
              <w:r>
                <w:rPr>
                  <w:rFonts w:ascii="Verdana" w:hAnsi="Verdana"/>
                  <w:sz w:val="24"/>
                  <w:szCs w:val="24"/>
                </w:rPr>
                <w:t>Column J highlighted blue)</w:t>
              </w:r>
            </w:ins>
            <w:ins w:id="186" w:author="Maerdian, Steffen (Halfaker)" w:date="2018-08-22T15:19:00Z">
              <w:r>
                <w:rPr>
                  <w:rFonts w:ascii="Verdana" w:hAnsi="Verdana"/>
                  <w:sz w:val="24"/>
                  <w:szCs w:val="24"/>
                </w:rPr>
                <w:t xml:space="preserve">. </w:t>
              </w:r>
            </w:ins>
            <w:ins w:id="187" w:author="Maerdian, Steffen (Halfaker)" w:date="2018-08-23T17:31:00Z">
              <w:r w:rsidR="002A4169">
                <w:rPr>
                  <w:rFonts w:ascii="Verdana" w:hAnsi="Verdana"/>
                  <w:sz w:val="24"/>
                  <w:szCs w:val="24"/>
                </w:rPr>
                <w:t xml:space="preserve">Deleted FHIR mappings for </w:t>
              </w:r>
            </w:ins>
            <w:ins w:id="188" w:author="Maerdian, Steffen (Halfaker)" w:date="2018-08-23T17:32:00Z">
              <w:r w:rsidR="002A4169">
                <w:rPr>
                  <w:rFonts w:ascii="Verdana" w:hAnsi="Verdana"/>
                  <w:sz w:val="24"/>
                  <w:szCs w:val="24"/>
                </w:rPr>
                <w:t xml:space="preserve">field one (RECORD ID) </w:t>
              </w:r>
            </w:ins>
            <w:ins w:id="189" w:author="Maerdian, Steffen (Halfaker)" w:date="2018-08-23T17:33:00Z">
              <w:r w:rsidR="002A4169">
                <w:rPr>
                  <w:rFonts w:ascii="Verdana" w:hAnsi="Verdana"/>
                  <w:sz w:val="24"/>
                  <w:szCs w:val="24"/>
                </w:rPr>
                <w:t>for</w:t>
              </w:r>
            </w:ins>
            <w:ins w:id="190" w:author="Maerdian, Steffen (Halfaker)" w:date="2018-08-23T17:32:00Z">
              <w:r w:rsidR="002A4169">
                <w:rPr>
                  <w:rFonts w:ascii="Verdana" w:hAnsi="Verdana"/>
                  <w:sz w:val="24"/>
                  <w:szCs w:val="24"/>
                </w:rPr>
                <w:t xml:space="preserve"> each segment.</w:t>
              </w:r>
            </w:ins>
          </w:p>
          <w:p w14:paraId="60A33B9E" w14:textId="750C2CE8" w:rsidR="00A864E0" w:rsidRDefault="00A864E0" w:rsidP="006B357E">
            <w:pPr>
              <w:pStyle w:val="TableText"/>
              <w:rPr>
                <w:ins w:id="191" w:author="Maerdian, Steffen (Halfaker)" w:date="2018-08-22T18:13:00Z"/>
                <w:rFonts w:ascii="Verdana" w:hAnsi="Verdana"/>
                <w:sz w:val="24"/>
                <w:szCs w:val="24"/>
              </w:rPr>
            </w:pPr>
            <w:ins w:id="192" w:author="Maerdian, Steffen (Halfaker)" w:date="2018-08-22T18:13:00Z">
              <w:r>
                <w:rPr>
                  <w:rFonts w:ascii="Verdana" w:hAnsi="Verdana"/>
                  <w:sz w:val="24"/>
                  <w:szCs w:val="24"/>
                </w:rPr>
                <w:t>Updated section 3.3 and replaced JSON files with actual JSON files from development environment.</w:t>
              </w:r>
            </w:ins>
          </w:p>
          <w:p w14:paraId="198895B9" w14:textId="54D73F46" w:rsidR="00920669" w:rsidRPr="001A5D9D" w:rsidRDefault="00920669" w:rsidP="006B357E">
            <w:pPr>
              <w:pStyle w:val="TableText"/>
              <w:rPr>
                <w:ins w:id="193" w:author="Maerdian, Steffen (Halfaker)" w:date="2018-08-22T15:16:00Z"/>
                <w:rFonts w:ascii="Verdana" w:hAnsi="Verdana"/>
                <w:sz w:val="24"/>
                <w:szCs w:val="24"/>
              </w:rPr>
            </w:pPr>
            <w:ins w:id="194" w:author="Maerdian, Steffen (Halfaker)" w:date="2018-08-22T15:19:00Z">
              <w:r>
                <w:rPr>
                  <w:rFonts w:ascii="Verdana" w:hAnsi="Verdana"/>
                  <w:sz w:val="24"/>
                  <w:szCs w:val="24"/>
                </w:rPr>
                <w:t>Updated section 4.</w:t>
              </w:r>
            </w:ins>
          </w:p>
        </w:tc>
        <w:tc>
          <w:tcPr>
            <w:tcW w:w="2329" w:type="dxa"/>
          </w:tcPr>
          <w:p w14:paraId="27E4934E" w14:textId="77777777" w:rsidR="00920669" w:rsidRPr="001A5D9D" w:rsidRDefault="00920669" w:rsidP="006B357E">
            <w:pPr>
              <w:pStyle w:val="TableText"/>
              <w:rPr>
                <w:ins w:id="195" w:author="Maerdian, Steffen (Halfaker)" w:date="2018-08-22T15:16:00Z"/>
                <w:rFonts w:ascii="Verdana" w:hAnsi="Verdana"/>
                <w:sz w:val="24"/>
                <w:szCs w:val="24"/>
              </w:rPr>
            </w:pPr>
            <w:ins w:id="196" w:author="Maerdian, Steffen (Halfaker)" w:date="2018-08-22T15:16:00Z">
              <w:r w:rsidRPr="00A861D1">
                <w:rPr>
                  <w:rFonts w:ascii="Verdana" w:hAnsi="Verdana"/>
                  <w:sz w:val="24"/>
                  <w:szCs w:val="24"/>
                </w:rPr>
                <w:t>Steffen Maerdian - Halfaker &amp; Associates</w:t>
              </w:r>
            </w:ins>
          </w:p>
        </w:tc>
      </w:tr>
      <w:tr w:rsidR="00D238A3" w:rsidRPr="005559F3" w14:paraId="054FEE57" w14:textId="77777777" w:rsidTr="00E91E51">
        <w:tc>
          <w:tcPr>
            <w:tcW w:w="1728" w:type="dxa"/>
          </w:tcPr>
          <w:p w14:paraId="054FEE53" w14:textId="3616E074" w:rsidR="00D238A3" w:rsidRPr="005559F3" w:rsidRDefault="00E35954" w:rsidP="00D238A3">
            <w:pPr>
              <w:pStyle w:val="TableText"/>
              <w:rPr>
                <w:rFonts w:ascii="Verdana" w:hAnsi="Verdana"/>
              </w:rPr>
            </w:pPr>
            <w:ins w:id="197" w:author="Maerdian, Steffen (Halfaker)" w:date="2018-09-11T11:42:00Z">
              <w:r>
                <w:rPr>
                  <w:rFonts w:ascii="Verdana" w:hAnsi="Verdana"/>
                  <w:sz w:val="24"/>
                  <w:szCs w:val="24"/>
                </w:rPr>
                <w:t>9/11</w:t>
              </w:r>
              <w:r w:rsidRPr="001A5D9D">
                <w:rPr>
                  <w:rFonts w:ascii="Verdana" w:hAnsi="Verdana"/>
                  <w:sz w:val="24"/>
                  <w:szCs w:val="24"/>
                </w:rPr>
                <w:t>/2018</w:t>
              </w:r>
            </w:ins>
          </w:p>
        </w:tc>
        <w:tc>
          <w:tcPr>
            <w:tcW w:w="1080" w:type="dxa"/>
          </w:tcPr>
          <w:p w14:paraId="054FEE54" w14:textId="55F31DF3" w:rsidR="00D238A3" w:rsidRPr="005559F3" w:rsidRDefault="00E35954" w:rsidP="00D238A3">
            <w:pPr>
              <w:pStyle w:val="TableText"/>
              <w:rPr>
                <w:rFonts w:ascii="Verdana" w:hAnsi="Verdana"/>
              </w:rPr>
            </w:pPr>
            <w:ins w:id="198" w:author="Maerdian, Steffen (Halfaker)" w:date="2018-09-11T11:42:00Z">
              <w:r w:rsidRPr="001A5D9D">
                <w:rPr>
                  <w:rFonts w:ascii="Verdana" w:hAnsi="Verdana"/>
                  <w:sz w:val="24"/>
                  <w:szCs w:val="24"/>
                </w:rPr>
                <w:t>3.</w:t>
              </w:r>
              <w:r w:rsidR="00986CF3">
                <w:rPr>
                  <w:rFonts w:ascii="Verdana" w:hAnsi="Verdana"/>
                  <w:sz w:val="24"/>
                  <w:szCs w:val="24"/>
                </w:rPr>
                <w:t>8.1</w:t>
              </w:r>
            </w:ins>
          </w:p>
        </w:tc>
        <w:tc>
          <w:tcPr>
            <w:tcW w:w="4392" w:type="dxa"/>
          </w:tcPr>
          <w:p w14:paraId="054FEE55" w14:textId="6E1F8D41" w:rsidR="00D238A3" w:rsidRPr="005559F3" w:rsidRDefault="00E35954">
            <w:pPr>
              <w:pStyle w:val="TableText"/>
              <w:rPr>
                <w:rFonts w:ascii="Verdana" w:hAnsi="Verdana"/>
              </w:rPr>
            </w:pPr>
            <w:ins w:id="199" w:author="Maerdian, Steffen (Halfaker)" w:date="2018-09-11T11:42:00Z">
              <w:r>
                <w:rPr>
                  <w:rFonts w:ascii="Verdana" w:hAnsi="Verdana"/>
                  <w:sz w:val="24"/>
                  <w:szCs w:val="24"/>
                </w:rPr>
                <w:t>Update mapping sheet</w:t>
              </w:r>
            </w:ins>
            <w:ins w:id="200" w:author="Maerdian, Steffen (Halfaker)" w:date="2018-09-11T11:46:00Z">
              <w:r w:rsidR="008861F2">
                <w:rPr>
                  <w:rFonts w:ascii="Verdana" w:hAnsi="Verdana"/>
                  <w:sz w:val="24"/>
                  <w:szCs w:val="24"/>
                </w:rPr>
                <w:t xml:space="preserve"> in section 3.3.4</w:t>
              </w:r>
            </w:ins>
            <w:ins w:id="201" w:author="Maerdian, Steffen (Halfaker)" w:date="2018-09-11T11:42:00Z">
              <w:r>
                <w:rPr>
                  <w:rFonts w:ascii="Verdana" w:hAnsi="Verdana"/>
                  <w:sz w:val="24"/>
                  <w:szCs w:val="24"/>
                </w:rPr>
                <w:t xml:space="preserve">: </w:t>
              </w:r>
            </w:ins>
            <w:ins w:id="202" w:author="Maerdian, Steffen (Halfaker)" w:date="2018-09-11T11:43:00Z">
              <w:r w:rsidRPr="00E35954">
                <w:rPr>
                  <w:rFonts w:ascii="Verdana" w:hAnsi="Verdana"/>
                  <w:sz w:val="24"/>
                  <w:szCs w:val="24"/>
                </w:rPr>
                <w:t>837-CL1-12-Estimated Claim Due Amount</w:t>
              </w:r>
            </w:ins>
            <w:ins w:id="203" w:author="Maerdian, Steffen (Halfaker)" w:date="2018-09-11T11:44:00Z">
              <w:r>
                <w:rPr>
                  <w:rFonts w:ascii="Verdana" w:hAnsi="Verdana"/>
                  <w:sz w:val="24"/>
                  <w:szCs w:val="24"/>
                </w:rPr>
                <w:t xml:space="preserve"> (FHIR_PATH)</w:t>
              </w:r>
            </w:ins>
            <w:ins w:id="204" w:author="Maerdian, Steffen (Halfaker)" w:date="2018-09-11T11:43:00Z">
              <w:r>
                <w:rPr>
                  <w:rFonts w:ascii="Verdana" w:hAnsi="Verdana"/>
                  <w:sz w:val="24"/>
                  <w:szCs w:val="24"/>
                </w:rPr>
                <w:t xml:space="preserve"> and </w:t>
              </w:r>
            </w:ins>
            <w:ins w:id="205" w:author="Maerdian, Steffen (Halfaker)" w:date="2018-09-11T11:44:00Z">
              <w:r w:rsidRPr="00E35954">
                <w:rPr>
                  <w:rFonts w:ascii="Verdana" w:hAnsi="Verdana"/>
                  <w:sz w:val="24"/>
                  <w:szCs w:val="24"/>
                </w:rPr>
                <w:t>837-UB1-20-Billing Note Text Qualifier</w:t>
              </w:r>
              <w:r>
                <w:rPr>
                  <w:rFonts w:ascii="Verdana" w:hAnsi="Verdana"/>
                  <w:sz w:val="24"/>
                  <w:szCs w:val="24"/>
                </w:rPr>
                <w:t xml:space="preserve"> (FHIR_CONTEXT). Both are </w:t>
              </w:r>
            </w:ins>
            <w:ins w:id="206" w:author="Maerdian, Steffen (Halfaker)" w:date="2018-09-11T11:45:00Z">
              <w:r>
                <w:rPr>
                  <w:rFonts w:ascii="Verdana" w:hAnsi="Verdana"/>
                  <w:sz w:val="24"/>
                  <w:szCs w:val="24"/>
                </w:rPr>
                <w:t>highlighted</w:t>
              </w:r>
            </w:ins>
            <w:ins w:id="207" w:author="Maerdian, Steffen (Halfaker)" w:date="2018-09-11T11:44:00Z">
              <w:r>
                <w:rPr>
                  <w:rFonts w:ascii="Verdana" w:hAnsi="Verdana"/>
                  <w:sz w:val="24"/>
                  <w:szCs w:val="24"/>
                </w:rPr>
                <w:t xml:space="preserve"> </w:t>
              </w:r>
            </w:ins>
            <w:ins w:id="208" w:author="Maerdian, Steffen (Halfaker)" w:date="2018-09-11T11:45:00Z">
              <w:r>
                <w:rPr>
                  <w:rFonts w:ascii="Verdana" w:hAnsi="Verdana"/>
                  <w:sz w:val="24"/>
                  <w:szCs w:val="24"/>
                </w:rPr>
                <w:t>blue in the mapping sheet.</w:t>
              </w:r>
            </w:ins>
          </w:p>
        </w:tc>
        <w:tc>
          <w:tcPr>
            <w:tcW w:w="2329" w:type="dxa"/>
          </w:tcPr>
          <w:p w14:paraId="054FEE56" w14:textId="3BBFB379" w:rsidR="00D238A3" w:rsidRPr="005559F3" w:rsidRDefault="00E35954" w:rsidP="00D238A3">
            <w:pPr>
              <w:pStyle w:val="TableText"/>
              <w:rPr>
                <w:rFonts w:ascii="Verdana" w:hAnsi="Verdana"/>
              </w:rPr>
            </w:pPr>
            <w:ins w:id="209" w:author="Maerdian, Steffen (Halfaker)" w:date="2018-09-11T11:42:00Z">
              <w:r w:rsidRPr="00A861D1">
                <w:rPr>
                  <w:rFonts w:ascii="Verdana" w:hAnsi="Verdana"/>
                  <w:sz w:val="24"/>
                  <w:szCs w:val="24"/>
                </w:rPr>
                <w:t>Steffen Maerdian - Halfaker &amp; Associates</w:t>
              </w:r>
            </w:ins>
          </w:p>
        </w:tc>
      </w:tr>
      <w:tr w:rsidR="00B50D62" w:rsidRPr="005559F3" w14:paraId="500DCD7F" w14:textId="77777777" w:rsidTr="00E91E51">
        <w:trPr>
          <w:ins w:id="210" w:author="Oulson, Keith T. (Halfaker)" w:date="2018-11-06T12:29:00Z"/>
        </w:trPr>
        <w:tc>
          <w:tcPr>
            <w:tcW w:w="1728" w:type="dxa"/>
          </w:tcPr>
          <w:p w14:paraId="6AAC8F02" w14:textId="19C32C63" w:rsidR="00B50D62" w:rsidRDefault="00B50D62" w:rsidP="00D238A3">
            <w:pPr>
              <w:pStyle w:val="TableText"/>
              <w:rPr>
                <w:ins w:id="211" w:author="Oulson, Keith T. (Halfaker)" w:date="2018-11-06T12:29:00Z"/>
                <w:rFonts w:ascii="Verdana" w:hAnsi="Verdana"/>
                <w:sz w:val="24"/>
                <w:szCs w:val="24"/>
              </w:rPr>
            </w:pPr>
            <w:ins w:id="212" w:author="Oulson, Keith T. (Halfaker)" w:date="2018-11-06T12:29:00Z">
              <w:r>
                <w:rPr>
                  <w:rFonts w:ascii="Verdana" w:hAnsi="Verdana"/>
                  <w:sz w:val="24"/>
                  <w:szCs w:val="24"/>
                </w:rPr>
                <w:t>11/6/2018</w:t>
              </w:r>
            </w:ins>
          </w:p>
        </w:tc>
        <w:tc>
          <w:tcPr>
            <w:tcW w:w="1080" w:type="dxa"/>
          </w:tcPr>
          <w:p w14:paraId="78F72F11" w14:textId="6FE7F5F7" w:rsidR="00B50D62" w:rsidRPr="001A5D9D" w:rsidRDefault="00B50D62" w:rsidP="00D238A3">
            <w:pPr>
              <w:pStyle w:val="TableText"/>
              <w:rPr>
                <w:ins w:id="213" w:author="Oulson, Keith T. (Halfaker)" w:date="2018-11-06T12:29:00Z"/>
                <w:rFonts w:ascii="Verdana" w:hAnsi="Verdana"/>
                <w:sz w:val="24"/>
                <w:szCs w:val="24"/>
              </w:rPr>
            </w:pPr>
            <w:ins w:id="214" w:author="Oulson, Keith T. (Halfaker)" w:date="2018-11-06T12:30:00Z">
              <w:r>
                <w:rPr>
                  <w:rFonts w:ascii="Verdana" w:hAnsi="Verdana"/>
                  <w:sz w:val="24"/>
                  <w:szCs w:val="24"/>
                </w:rPr>
                <w:t>3.8.2</w:t>
              </w:r>
            </w:ins>
          </w:p>
        </w:tc>
        <w:tc>
          <w:tcPr>
            <w:tcW w:w="4392" w:type="dxa"/>
          </w:tcPr>
          <w:p w14:paraId="3DD59C3B" w14:textId="552A983F" w:rsidR="00B50D62" w:rsidRDefault="00B50D62">
            <w:pPr>
              <w:pStyle w:val="TableText"/>
              <w:rPr>
                <w:ins w:id="215" w:author="Oulson, Keith T. (Halfaker)" w:date="2018-11-06T12:29:00Z"/>
                <w:rFonts w:ascii="Verdana" w:hAnsi="Verdana"/>
                <w:sz w:val="24"/>
                <w:szCs w:val="24"/>
              </w:rPr>
            </w:pPr>
            <w:ins w:id="216" w:author="Oulson, Keith T. (Halfaker)" w:date="2018-11-06T12:30:00Z">
              <w:r>
                <w:rPr>
                  <w:rFonts w:ascii="Verdana" w:hAnsi="Verdana"/>
                  <w:sz w:val="24"/>
                  <w:szCs w:val="24"/>
                </w:rPr>
                <w:t>Update for record count</w:t>
              </w:r>
            </w:ins>
            <w:ins w:id="217" w:author="Oulson, Keith T. (Halfaker)" w:date="2018-11-07T07:23:00Z">
              <w:r w:rsidR="00C11003">
                <w:rPr>
                  <w:rFonts w:ascii="Verdana" w:hAnsi="Verdana"/>
                  <w:sz w:val="24"/>
                  <w:szCs w:val="24"/>
                </w:rPr>
                <w:t xml:space="preserve"> and current JSON sample files.</w:t>
              </w:r>
            </w:ins>
          </w:p>
        </w:tc>
        <w:tc>
          <w:tcPr>
            <w:tcW w:w="2329" w:type="dxa"/>
          </w:tcPr>
          <w:p w14:paraId="46D7636B" w14:textId="7618E948" w:rsidR="00B50D62" w:rsidRPr="00A861D1" w:rsidRDefault="00B50D62" w:rsidP="00D238A3">
            <w:pPr>
              <w:pStyle w:val="TableText"/>
              <w:rPr>
                <w:ins w:id="218" w:author="Oulson, Keith T. (Halfaker)" w:date="2018-11-06T12:29:00Z"/>
                <w:rFonts w:ascii="Verdana" w:hAnsi="Verdana"/>
                <w:sz w:val="24"/>
                <w:szCs w:val="24"/>
              </w:rPr>
            </w:pPr>
            <w:ins w:id="219" w:author="Oulson, Keith T. (Halfaker)" w:date="2018-11-06T12:30:00Z">
              <w:r>
                <w:rPr>
                  <w:rFonts w:ascii="Verdana" w:hAnsi="Verdana"/>
                  <w:sz w:val="24"/>
                  <w:szCs w:val="24"/>
                </w:rPr>
                <w:t>Keith Oulson – Halfaker &amp; Associates</w:t>
              </w:r>
            </w:ins>
          </w:p>
        </w:tc>
      </w:tr>
      <w:tr w:rsidR="0024641E" w:rsidRPr="005559F3" w14:paraId="4C94277F" w14:textId="77777777" w:rsidTr="00E91E51">
        <w:trPr>
          <w:ins w:id="220" w:author="Oulson, Keith T. (Halfaker)" w:date="2018-11-13T14:23:00Z"/>
        </w:trPr>
        <w:tc>
          <w:tcPr>
            <w:tcW w:w="1728" w:type="dxa"/>
          </w:tcPr>
          <w:p w14:paraId="60F867A3" w14:textId="138FBC5D" w:rsidR="0024641E" w:rsidRDefault="0024641E" w:rsidP="0024641E">
            <w:pPr>
              <w:pStyle w:val="TableText"/>
              <w:rPr>
                <w:ins w:id="221" w:author="Oulson, Keith T. (Halfaker)" w:date="2018-11-13T14:23:00Z"/>
                <w:rFonts w:ascii="Verdana" w:hAnsi="Verdana"/>
                <w:sz w:val="24"/>
                <w:szCs w:val="24"/>
              </w:rPr>
            </w:pPr>
            <w:ins w:id="222" w:author="Oulson, Keith T. (Halfaker)" w:date="2018-11-13T14:23:00Z">
              <w:r>
                <w:rPr>
                  <w:rFonts w:ascii="Verdana" w:hAnsi="Verdana"/>
                  <w:sz w:val="24"/>
                  <w:szCs w:val="24"/>
                </w:rPr>
                <w:t>11/13/2018</w:t>
              </w:r>
            </w:ins>
          </w:p>
        </w:tc>
        <w:tc>
          <w:tcPr>
            <w:tcW w:w="1080" w:type="dxa"/>
          </w:tcPr>
          <w:p w14:paraId="34ACB2A8" w14:textId="5174B288" w:rsidR="0024641E" w:rsidRDefault="0024641E" w:rsidP="0024641E">
            <w:pPr>
              <w:pStyle w:val="TableText"/>
              <w:rPr>
                <w:ins w:id="223" w:author="Oulson, Keith T. (Halfaker)" w:date="2018-11-13T14:23:00Z"/>
                <w:rFonts w:ascii="Verdana" w:hAnsi="Verdana"/>
                <w:sz w:val="24"/>
                <w:szCs w:val="24"/>
              </w:rPr>
            </w:pPr>
            <w:ins w:id="224" w:author="Oulson, Keith T. (Halfaker)" w:date="2018-11-13T14:23:00Z">
              <w:r>
                <w:rPr>
                  <w:rFonts w:ascii="Verdana" w:hAnsi="Verdana"/>
                  <w:sz w:val="24"/>
                  <w:szCs w:val="24"/>
                </w:rPr>
                <w:t>3.8.3</w:t>
              </w:r>
            </w:ins>
          </w:p>
        </w:tc>
        <w:tc>
          <w:tcPr>
            <w:tcW w:w="4392" w:type="dxa"/>
          </w:tcPr>
          <w:p w14:paraId="604E93B9" w14:textId="21912B1F" w:rsidR="0024641E" w:rsidRDefault="0024641E" w:rsidP="0024641E">
            <w:pPr>
              <w:pStyle w:val="TableText"/>
              <w:rPr>
                <w:ins w:id="225" w:author="Oulson, Keith T. (Halfaker)" w:date="2018-11-13T14:23:00Z"/>
                <w:rFonts w:ascii="Verdana" w:hAnsi="Verdana"/>
                <w:sz w:val="24"/>
                <w:szCs w:val="24"/>
              </w:rPr>
            </w:pPr>
            <w:ins w:id="226" w:author="Oulson, Keith T. (Halfaker)" w:date="2018-11-13T14:23:00Z">
              <w:r>
                <w:rPr>
                  <w:rFonts w:ascii="Verdana" w:hAnsi="Verdana"/>
                  <w:sz w:val="24"/>
                  <w:szCs w:val="24"/>
                </w:rPr>
                <w:t xml:space="preserve">Update for </w:t>
              </w:r>
            </w:ins>
            <w:ins w:id="227" w:author="Oulson, Keith T. (Halfaker)" w:date="2018-11-13T14:34:00Z">
              <w:r w:rsidR="00E22C3F">
                <w:rPr>
                  <w:rFonts w:ascii="Verdana" w:hAnsi="Verdana"/>
                  <w:sz w:val="24"/>
                  <w:szCs w:val="24"/>
                </w:rPr>
                <w:t xml:space="preserve">insertion of the </w:t>
              </w:r>
            </w:ins>
            <w:bookmarkStart w:id="228" w:name="_GoBack"/>
            <w:bookmarkEnd w:id="228"/>
            <w:ins w:id="229" w:author="Oulson, Keith T. (Halfaker)" w:date="2018-11-13T14:23:00Z">
              <w:r>
                <w:rPr>
                  <w:rFonts w:ascii="Verdana" w:hAnsi="Verdana"/>
                  <w:sz w:val="24"/>
                  <w:szCs w:val="24"/>
                </w:rPr>
                <w:t>latest mapping sheet</w:t>
              </w:r>
              <w:r w:rsidR="00C051D7">
                <w:rPr>
                  <w:rFonts w:ascii="Verdana" w:hAnsi="Verdana"/>
                  <w:sz w:val="24"/>
                  <w:szCs w:val="24"/>
                </w:rPr>
                <w:t xml:space="preserve"> with </w:t>
              </w:r>
            </w:ins>
            <w:ins w:id="230" w:author="Oulson, Keith T. (Halfaker)" w:date="2018-11-13T14:27:00Z">
              <w:r w:rsidR="00C051D7">
                <w:rPr>
                  <w:rFonts w:ascii="Verdana" w:hAnsi="Verdana"/>
                  <w:sz w:val="24"/>
                  <w:szCs w:val="24"/>
                </w:rPr>
                <w:t xml:space="preserve">changes noted in light blue color </w:t>
              </w:r>
            </w:ins>
            <w:ins w:id="231" w:author="Oulson, Keith T. (Halfaker)" w:date="2018-11-13T14:28:00Z">
              <w:r w:rsidR="00C051D7">
                <w:rPr>
                  <w:noProof/>
                </w:rPr>
                <w:drawing>
                  <wp:inline distT="0" distB="0" distL="0" distR="0" wp14:anchorId="568DF103" wp14:editId="1E63DD3A">
                    <wp:extent cx="438150" cy="285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50" cy="285750"/>
                            </a:xfrm>
                            <a:prstGeom prst="rect">
                              <a:avLst/>
                            </a:prstGeom>
                          </pic:spPr>
                        </pic:pic>
                      </a:graphicData>
                    </a:graphic>
                  </wp:inline>
                </w:drawing>
              </w:r>
            </w:ins>
          </w:p>
        </w:tc>
        <w:tc>
          <w:tcPr>
            <w:tcW w:w="2329" w:type="dxa"/>
          </w:tcPr>
          <w:p w14:paraId="4185FEFE" w14:textId="3118F841" w:rsidR="0024641E" w:rsidRDefault="0024641E" w:rsidP="0024641E">
            <w:pPr>
              <w:pStyle w:val="TableText"/>
              <w:rPr>
                <w:ins w:id="232" w:author="Oulson, Keith T. (Halfaker)" w:date="2018-11-13T14:23:00Z"/>
                <w:rFonts w:ascii="Verdana" w:hAnsi="Verdana"/>
                <w:sz w:val="24"/>
                <w:szCs w:val="24"/>
              </w:rPr>
            </w:pPr>
            <w:ins w:id="233" w:author="Oulson, Keith T. (Halfaker)" w:date="2018-11-13T14:23:00Z">
              <w:r>
                <w:rPr>
                  <w:rFonts w:ascii="Verdana" w:hAnsi="Verdana"/>
                  <w:sz w:val="24"/>
                  <w:szCs w:val="24"/>
                </w:rPr>
                <w:t>Keith Oulson – Halfaker &amp; Associates</w:t>
              </w:r>
            </w:ins>
          </w:p>
        </w:tc>
      </w:tr>
      <w:tr w:rsidR="0024641E" w:rsidRPr="005559F3" w:rsidDel="00DD61DE" w14:paraId="75624D74" w14:textId="46CDFCC9" w:rsidTr="00E91E51">
        <w:trPr>
          <w:del w:id="234" w:author="Keith Oulson" w:date="2018-04-25T12:05:00Z"/>
        </w:trPr>
        <w:tc>
          <w:tcPr>
            <w:tcW w:w="1728" w:type="dxa"/>
          </w:tcPr>
          <w:p w14:paraId="78CE8D2E" w14:textId="2BCCFA78" w:rsidR="0024641E" w:rsidRPr="005559F3" w:rsidDel="00DD61DE" w:rsidRDefault="0024641E" w:rsidP="0024641E">
            <w:pPr>
              <w:pStyle w:val="TableText"/>
              <w:rPr>
                <w:del w:id="235" w:author="Keith Oulson" w:date="2018-04-25T12:05:00Z"/>
                <w:rFonts w:ascii="Verdana" w:hAnsi="Verdana"/>
              </w:rPr>
            </w:pPr>
          </w:p>
        </w:tc>
        <w:tc>
          <w:tcPr>
            <w:tcW w:w="1080" w:type="dxa"/>
          </w:tcPr>
          <w:p w14:paraId="270B12FA" w14:textId="71B19D17" w:rsidR="0024641E" w:rsidRPr="005559F3" w:rsidDel="00DD61DE" w:rsidRDefault="0024641E" w:rsidP="0024641E">
            <w:pPr>
              <w:pStyle w:val="TableText"/>
              <w:rPr>
                <w:del w:id="236" w:author="Keith Oulson" w:date="2018-04-25T12:05:00Z"/>
                <w:rFonts w:ascii="Verdana" w:hAnsi="Verdana"/>
              </w:rPr>
            </w:pPr>
          </w:p>
        </w:tc>
        <w:tc>
          <w:tcPr>
            <w:tcW w:w="4392" w:type="dxa"/>
          </w:tcPr>
          <w:p w14:paraId="6EE3BEA2" w14:textId="45E470D8" w:rsidR="0024641E" w:rsidRPr="005559F3" w:rsidDel="00DD61DE" w:rsidRDefault="0024641E" w:rsidP="0024641E">
            <w:pPr>
              <w:pStyle w:val="TableText"/>
              <w:rPr>
                <w:del w:id="237" w:author="Keith Oulson" w:date="2018-04-25T12:05:00Z"/>
                <w:rFonts w:ascii="Verdana" w:hAnsi="Verdana"/>
              </w:rPr>
            </w:pPr>
          </w:p>
        </w:tc>
        <w:tc>
          <w:tcPr>
            <w:tcW w:w="2329" w:type="dxa"/>
          </w:tcPr>
          <w:p w14:paraId="3215476F" w14:textId="67C9E11D" w:rsidR="0024641E" w:rsidRPr="005559F3" w:rsidDel="00DD61DE" w:rsidRDefault="0024641E" w:rsidP="0024641E">
            <w:pPr>
              <w:pStyle w:val="TableText"/>
              <w:rPr>
                <w:del w:id="238" w:author="Keith Oulson" w:date="2018-04-25T12:05:00Z"/>
                <w:rFonts w:ascii="Verdana" w:hAnsi="Verdana"/>
              </w:rPr>
            </w:pPr>
          </w:p>
        </w:tc>
      </w:tr>
      <w:tr w:rsidR="0024641E" w:rsidRPr="005559F3" w:rsidDel="00DD61DE" w14:paraId="4DCF4723" w14:textId="588DD922" w:rsidTr="00E91E51">
        <w:trPr>
          <w:del w:id="239" w:author="Keith Oulson" w:date="2018-04-25T12:05:00Z"/>
        </w:trPr>
        <w:tc>
          <w:tcPr>
            <w:tcW w:w="1728" w:type="dxa"/>
          </w:tcPr>
          <w:p w14:paraId="5CCC1AB6" w14:textId="67679065" w:rsidR="0024641E" w:rsidRPr="005559F3" w:rsidDel="00DD61DE" w:rsidRDefault="0024641E" w:rsidP="0024641E">
            <w:pPr>
              <w:pStyle w:val="TableText"/>
              <w:rPr>
                <w:del w:id="240" w:author="Keith Oulson" w:date="2018-04-25T12:05:00Z"/>
                <w:rFonts w:ascii="Verdana" w:hAnsi="Verdana"/>
              </w:rPr>
            </w:pPr>
          </w:p>
        </w:tc>
        <w:tc>
          <w:tcPr>
            <w:tcW w:w="1080" w:type="dxa"/>
          </w:tcPr>
          <w:p w14:paraId="1D299B79" w14:textId="0B1B69AE" w:rsidR="0024641E" w:rsidRPr="005559F3" w:rsidDel="00DD61DE" w:rsidRDefault="0024641E" w:rsidP="0024641E">
            <w:pPr>
              <w:pStyle w:val="TableText"/>
              <w:rPr>
                <w:del w:id="241" w:author="Keith Oulson" w:date="2018-04-25T12:05:00Z"/>
                <w:rFonts w:ascii="Verdana" w:hAnsi="Verdana"/>
              </w:rPr>
            </w:pPr>
          </w:p>
        </w:tc>
        <w:tc>
          <w:tcPr>
            <w:tcW w:w="4392" w:type="dxa"/>
          </w:tcPr>
          <w:p w14:paraId="603E4540" w14:textId="35B1FCC5" w:rsidR="0024641E" w:rsidRPr="005559F3" w:rsidDel="00DD61DE" w:rsidRDefault="0024641E" w:rsidP="0024641E">
            <w:pPr>
              <w:pStyle w:val="TableText"/>
              <w:rPr>
                <w:del w:id="242" w:author="Keith Oulson" w:date="2018-04-25T12:05:00Z"/>
                <w:rFonts w:ascii="Verdana" w:hAnsi="Verdana"/>
              </w:rPr>
            </w:pPr>
          </w:p>
        </w:tc>
        <w:tc>
          <w:tcPr>
            <w:tcW w:w="2329" w:type="dxa"/>
          </w:tcPr>
          <w:p w14:paraId="4FF38F5A" w14:textId="083AF320" w:rsidR="0024641E" w:rsidRPr="005559F3" w:rsidDel="00DD61DE" w:rsidRDefault="0024641E" w:rsidP="0024641E">
            <w:pPr>
              <w:pStyle w:val="TableText"/>
              <w:rPr>
                <w:del w:id="243" w:author="Keith Oulson" w:date="2018-04-25T12:05:00Z"/>
                <w:rFonts w:ascii="Verdana" w:hAnsi="Verdana"/>
              </w:rPr>
            </w:pPr>
          </w:p>
        </w:tc>
      </w:tr>
      <w:tr w:rsidR="0024641E" w:rsidRPr="005559F3" w:rsidDel="00DD61DE" w14:paraId="11ECACFA" w14:textId="0B39D550" w:rsidTr="00E91E51">
        <w:trPr>
          <w:del w:id="244" w:author="Keith Oulson" w:date="2018-04-25T12:05:00Z"/>
        </w:trPr>
        <w:tc>
          <w:tcPr>
            <w:tcW w:w="1728" w:type="dxa"/>
          </w:tcPr>
          <w:p w14:paraId="73B87C2C" w14:textId="54CFC444" w:rsidR="0024641E" w:rsidRPr="005559F3" w:rsidDel="00DD61DE" w:rsidRDefault="0024641E" w:rsidP="0024641E">
            <w:pPr>
              <w:pStyle w:val="TableText"/>
              <w:rPr>
                <w:del w:id="245" w:author="Keith Oulson" w:date="2018-04-25T12:05:00Z"/>
                <w:rFonts w:ascii="Verdana" w:hAnsi="Verdana"/>
              </w:rPr>
            </w:pPr>
          </w:p>
        </w:tc>
        <w:tc>
          <w:tcPr>
            <w:tcW w:w="1080" w:type="dxa"/>
          </w:tcPr>
          <w:p w14:paraId="07808791" w14:textId="41A95984" w:rsidR="0024641E" w:rsidRPr="005559F3" w:rsidDel="00DD61DE" w:rsidRDefault="0024641E" w:rsidP="0024641E">
            <w:pPr>
              <w:pStyle w:val="TableText"/>
              <w:rPr>
                <w:del w:id="246" w:author="Keith Oulson" w:date="2018-04-25T12:05:00Z"/>
                <w:rFonts w:ascii="Verdana" w:hAnsi="Verdana"/>
              </w:rPr>
            </w:pPr>
          </w:p>
        </w:tc>
        <w:tc>
          <w:tcPr>
            <w:tcW w:w="4392" w:type="dxa"/>
          </w:tcPr>
          <w:p w14:paraId="68DD8896" w14:textId="18DBFD9D" w:rsidR="0024641E" w:rsidRPr="005559F3" w:rsidDel="00DD61DE" w:rsidRDefault="0024641E" w:rsidP="0024641E">
            <w:pPr>
              <w:pStyle w:val="TableText"/>
              <w:rPr>
                <w:del w:id="247" w:author="Keith Oulson" w:date="2018-04-25T12:05:00Z"/>
                <w:rFonts w:ascii="Verdana" w:hAnsi="Verdana"/>
              </w:rPr>
            </w:pPr>
          </w:p>
        </w:tc>
        <w:tc>
          <w:tcPr>
            <w:tcW w:w="2329" w:type="dxa"/>
          </w:tcPr>
          <w:p w14:paraId="15CDC434" w14:textId="4A9D2FA6" w:rsidR="0024641E" w:rsidRPr="005559F3" w:rsidDel="00DD61DE" w:rsidRDefault="0024641E" w:rsidP="0024641E">
            <w:pPr>
              <w:pStyle w:val="TableText"/>
              <w:rPr>
                <w:del w:id="248" w:author="Keith Oulson" w:date="2018-04-25T12:05:00Z"/>
                <w:rFonts w:ascii="Verdana" w:hAnsi="Verdana"/>
              </w:rPr>
            </w:pPr>
          </w:p>
        </w:tc>
      </w:tr>
      <w:tr w:rsidR="0024641E" w:rsidRPr="005559F3" w:rsidDel="00DD61DE" w14:paraId="25DC1C72" w14:textId="5C36890F" w:rsidTr="00E91E51">
        <w:trPr>
          <w:del w:id="249" w:author="Keith Oulson" w:date="2018-04-25T12:05:00Z"/>
        </w:trPr>
        <w:tc>
          <w:tcPr>
            <w:tcW w:w="1728" w:type="dxa"/>
          </w:tcPr>
          <w:p w14:paraId="7BE86D9E" w14:textId="44B92804" w:rsidR="0024641E" w:rsidRPr="005559F3" w:rsidDel="00DD61DE" w:rsidRDefault="0024641E" w:rsidP="0024641E">
            <w:pPr>
              <w:pStyle w:val="TableText"/>
              <w:rPr>
                <w:del w:id="250" w:author="Keith Oulson" w:date="2018-04-25T12:05:00Z"/>
                <w:rFonts w:ascii="Verdana" w:hAnsi="Verdana"/>
              </w:rPr>
            </w:pPr>
          </w:p>
        </w:tc>
        <w:tc>
          <w:tcPr>
            <w:tcW w:w="1080" w:type="dxa"/>
          </w:tcPr>
          <w:p w14:paraId="1EC2525E" w14:textId="0E410603" w:rsidR="0024641E" w:rsidRPr="005559F3" w:rsidDel="00DD61DE" w:rsidRDefault="0024641E" w:rsidP="0024641E">
            <w:pPr>
              <w:pStyle w:val="TableText"/>
              <w:rPr>
                <w:del w:id="251" w:author="Keith Oulson" w:date="2018-04-25T12:05:00Z"/>
                <w:rFonts w:ascii="Verdana" w:hAnsi="Verdana"/>
              </w:rPr>
            </w:pPr>
          </w:p>
        </w:tc>
        <w:tc>
          <w:tcPr>
            <w:tcW w:w="4392" w:type="dxa"/>
          </w:tcPr>
          <w:p w14:paraId="1FDE9F51" w14:textId="6F904B6C" w:rsidR="0024641E" w:rsidRPr="005559F3" w:rsidDel="00DD61DE" w:rsidRDefault="0024641E" w:rsidP="0024641E">
            <w:pPr>
              <w:pStyle w:val="TableText"/>
              <w:rPr>
                <w:del w:id="252" w:author="Keith Oulson" w:date="2018-04-25T12:05:00Z"/>
                <w:rFonts w:ascii="Verdana" w:hAnsi="Verdana"/>
              </w:rPr>
            </w:pPr>
          </w:p>
        </w:tc>
        <w:tc>
          <w:tcPr>
            <w:tcW w:w="2329" w:type="dxa"/>
          </w:tcPr>
          <w:p w14:paraId="3A929E9F" w14:textId="0DAA6021" w:rsidR="0024641E" w:rsidRPr="005559F3" w:rsidDel="00DD61DE" w:rsidRDefault="0024641E" w:rsidP="0024641E">
            <w:pPr>
              <w:pStyle w:val="TableText"/>
              <w:rPr>
                <w:del w:id="253" w:author="Keith Oulson" w:date="2018-04-25T12:05:00Z"/>
                <w:rFonts w:ascii="Verdana" w:hAnsi="Verdana"/>
              </w:rPr>
            </w:pPr>
          </w:p>
        </w:tc>
      </w:tr>
      <w:tr w:rsidR="0024641E" w:rsidRPr="005559F3" w:rsidDel="00DD61DE" w14:paraId="6789DE7E" w14:textId="46E773C2" w:rsidTr="00E91E51">
        <w:trPr>
          <w:del w:id="254" w:author="Keith Oulson" w:date="2018-04-25T12:05:00Z"/>
        </w:trPr>
        <w:tc>
          <w:tcPr>
            <w:tcW w:w="1728" w:type="dxa"/>
          </w:tcPr>
          <w:p w14:paraId="59F74ED0" w14:textId="3334F1B2" w:rsidR="0024641E" w:rsidRPr="005559F3" w:rsidDel="00DD61DE" w:rsidRDefault="0024641E" w:rsidP="0024641E">
            <w:pPr>
              <w:pStyle w:val="TableText"/>
              <w:rPr>
                <w:del w:id="255" w:author="Keith Oulson" w:date="2018-04-25T12:05:00Z"/>
                <w:rFonts w:ascii="Verdana" w:hAnsi="Verdana"/>
              </w:rPr>
            </w:pPr>
          </w:p>
        </w:tc>
        <w:tc>
          <w:tcPr>
            <w:tcW w:w="1080" w:type="dxa"/>
          </w:tcPr>
          <w:p w14:paraId="7F9767FC" w14:textId="11290D10" w:rsidR="0024641E" w:rsidRPr="005559F3" w:rsidDel="00DD61DE" w:rsidRDefault="0024641E" w:rsidP="0024641E">
            <w:pPr>
              <w:pStyle w:val="TableText"/>
              <w:rPr>
                <w:del w:id="256" w:author="Keith Oulson" w:date="2018-04-25T12:05:00Z"/>
                <w:rFonts w:ascii="Verdana" w:hAnsi="Verdana"/>
              </w:rPr>
            </w:pPr>
          </w:p>
        </w:tc>
        <w:tc>
          <w:tcPr>
            <w:tcW w:w="4392" w:type="dxa"/>
          </w:tcPr>
          <w:p w14:paraId="6E7D3A5C" w14:textId="6EE6D8A8" w:rsidR="0024641E" w:rsidRPr="005559F3" w:rsidDel="00DD61DE" w:rsidRDefault="0024641E" w:rsidP="0024641E">
            <w:pPr>
              <w:pStyle w:val="TableText"/>
              <w:rPr>
                <w:del w:id="257" w:author="Keith Oulson" w:date="2018-04-25T12:05:00Z"/>
                <w:rFonts w:ascii="Verdana" w:hAnsi="Verdana"/>
              </w:rPr>
            </w:pPr>
          </w:p>
        </w:tc>
        <w:tc>
          <w:tcPr>
            <w:tcW w:w="2329" w:type="dxa"/>
          </w:tcPr>
          <w:p w14:paraId="5534D986" w14:textId="29128790" w:rsidR="0024641E" w:rsidRPr="005559F3" w:rsidDel="00DD61DE" w:rsidRDefault="0024641E" w:rsidP="0024641E">
            <w:pPr>
              <w:pStyle w:val="TableText"/>
              <w:rPr>
                <w:del w:id="258" w:author="Keith Oulson" w:date="2018-04-25T12:05:00Z"/>
                <w:rFonts w:ascii="Verdana" w:hAnsi="Verdana"/>
              </w:rPr>
            </w:pPr>
          </w:p>
        </w:tc>
      </w:tr>
      <w:tr w:rsidR="0024641E" w:rsidRPr="005559F3" w:rsidDel="00DD61DE" w14:paraId="105C4F83" w14:textId="615EF0D8" w:rsidTr="00E91E51">
        <w:trPr>
          <w:del w:id="259" w:author="Keith Oulson" w:date="2018-04-25T12:05:00Z"/>
        </w:trPr>
        <w:tc>
          <w:tcPr>
            <w:tcW w:w="1728" w:type="dxa"/>
          </w:tcPr>
          <w:p w14:paraId="4CD4887A" w14:textId="3850A827" w:rsidR="0024641E" w:rsidRPr="005559F3" w:rsidDel="00DD61DE" w:rsidRDefault="0024641E" w:rsidP="0024641E">
            <w:pPr>
              <w:pStyle w:val="TableText"/>
              <w:rPr>
                <w:del w:id="260" w:author="Keith Oulson" w:date="2018-04-25T12:05:00Z"/>
                <w:rFonts w:ascii="Verdana" w:hAnsi="Verdana"/>
              </w:rPr>
            </w:pPr>
          </w:p>
        </w:tc>
        <w:tc>
          <w:tcPr>
            <w:tcW w:w="1080" w:type="dxa"/>
          </w:tcPr>
          <w:p w14:paraId="1084879D" w14:textId="094FAF5F" w:rsidR="0024641E" w:rsidRPr="005559F3" w:rsidDel="00DD61DE" w:rsidRDefault="0024641E" w:rsidP="0024641E">
            <w:pPr>
              <w:pStyle w:val="TableText"/>
              <w:rPr>
                <w:del w:id="261" w:author="Keith Oulson" w:date="2018-04-25T12:05:00Z"/>
                <w:rFonts w:ascii="Verdana" w:hAnsi="Verdana"/>
              </w:rPr>
            </w:pPr>
          </w:p>
        </w:tc>
        <w:tc>
          <w:tcPr>
            <w:tcW w:w="4392" w:type="dxa"/>
          </w:tcPr>
          <w:p w14:paraId="47535CF7" w14:textId="510782C3" w:rsidR="0024641E" w:rsidRPr="005559F3" w:rsidDel="00DD61DE" w:rsidRDefault="0024641E" w:rsidP="0024641E">
            <w:pPr>
              <w:pStyle w:val="TableText"/>
              <w:rPr>
                <w:del w:id="262" w:author="Keith Oulson" w:date="2018-04-25T12:05:00Z"/>
                <w:rFonts w:ascii="Verdana" w:hAnsi="Verdana"/>
              </w:rPr>
            </w:pPr>
          </w:p>
        </w:tc>
        <w:tc>
          <w:tcPr>
            <w:tcW w:w="2329" w:type="dxa"/>
          </w:tcPr>
          <w:p w14:paraId="64223BC8" w14:textId="283055F9" w:rsidR="0024641E" w:rsidRPr="005559F3" w:rsidDel="00DD61DE" w:rsidRDefault="0024641E" w:rsidP="0024641E">
            <w:pPr>
              <w:pStyle w:val="TableText"/>
              <w:rPr>
                <w:del w:id="263" w:author="Keith Oulson" w:date="2018-04-25T12:05:00Z"/>
                <w:rFonts w:ascii="Verdana" w:hAnsi="Verdana"/>
              </w:rPr>
            </w:pPr>
          </w:p>
        </w:tc>
      </w:tr>
    </w:tbl>
    <w:p w14:paraId="665D142B" w14:textId="124A81F0" w:rsidR="00754387" w:rsidRPr="005559F3" w:rsidDel="00DD61DE" w:rsidRDefault="00754387" w:rsidP="00942690">
      <w:pPr>
        <w:pStyle w:val="Title2"/>
        <w:rPr>
          <w:del w:id="264" w:author="Keith Oulson" w:date="2018-04-25T12:05:00Z"/>
          <w:rFonts w:ascii="Verdana" w:hAnsi="Verdana"/>
        </w:rPr>
      </w:pPr>
    </w:p>
    <w:p w14:paraId="51987DF3" w14:textId="4F678424" w:rsidR="00754387" w:rsidRPr="005559F3" w:rsidRDefault="00754387">
      <w:pPr>
        <w:rPr>
          <w:rFonts w:cs="Arial"/>
          <w:b/>
          <w:bCs/>
          <w:sz w:val="28"/>
          <w:szCs w:val="32"/>
        </w:rPr>
      </w:pPr>
      <w:del w:id="265" w:author="Keith Oulson" w:date="2018-04-25T12:05:00Z">
        <w:r w:rsidRPr="005559F3" w:rsidDel="00DD61DE">
          <w:br w:type="page"/>
        </w:r>
      </w:del>
    </w:p>
    <w:p w14:paraId="1A462AD1" w14:textId="77777777" w:rsidR="006C31AC" w:rsidRDefault="006C31AC" w:rsidP="00942690">
      <w:pPr>
        <w:pStyle w:val="Title2"/>
        <w:rPr>
          <w:ins w:id="266" w:author="Steffen Maerdian" w:date="2018-04-27T15:46:00Z"/>
          <w:rFonts w:ascii="Verdana" w:hAnsi="Verdana"/>
        </w:rPr>
      </w:pPr>
    </w:p>
    <w:p w14:paraId="1458BD96" w14:textId="77777777" w:rsidR="006C31AC" w:rsidRDefault="006C31AC" w:rsidP="00942690">
      <w:pPr>
        <w:pStyle w:val="Title2"/>
        <w:rPr>
          <w:ins w:id="267" w:author="Steffen Maerdian" w:date="2018-04-27T15:46:00Z"/>
          <w:rFonts w:ascii="Verdana" w:hAnsi="Verdana"/>
        </w:rPr>
      </w:pPr>
    </w:p>
    <w:p w14:paraId="41DF566C" w14:textId="77777777" w:rsidR="006C31AC" w:rsidRDefault="006C31AC" w:rsidP="00942690">
      <w:pPr>
        <w:pStyle w:val="Title2"/>
        <w:rPr>
          <w:ins w:id="268" w:author="Steffen Maerdian" w:date="2018-04-27T15:46:00Z"/>
          <w:rFonts w:ascii="Verdana" w:hAnsi="Verdana"/>
        </w:rPr>
      </w:pPr>
    </w:p>
    <w:p w14:paraId="621F0DEC" w14:textId="77777777" w:rsidR="006C31AC" w:rsidRDefault="006C31AC" w:rsidP="00942690">
      <w:pPr>
        <w:pStyle w:val="Title2"/>
        <w:rPr>
          <w:ins w:id="269" w:author="Steffen Maerdian" w:date="2018-04-27T15:46:00Z"/>
          <w:rFonts w:ascii="Verdana" w:hAnsi="Verdana"/>
        </w:rPr>
      </w:pPr>
    </w:p>
    <w:p w14:paraId="5480BB8C" w14:textId="77777777" w:rsidR="006C31AC" w:rsidRDefault="006C31AC" w:rsidP="00942690">
      <w:pPr>
        <w:pStyle w:val="Title2"/>
        <w:rPr>
          <w:ins w:id="270" w:author="Steffen Maerdian" w:date="2018-04-27T15:46:00Z"/>
          <w:rFonts w:ascii="Verdana" w:hAnsi="Verdana"/>
        </w:rPr>
      </w:pPr>
    </w:p>
    <w:p w14:paraId="7598DAE6" w14:textId="77777777" w:rsidR="006C31AC" w:rsidRDefault="006C31AC" w:rsidP="00942690">
      <w:pPr>
        <w:pStyle w:val="Title2"/>
        <w:rPr>
          <w:ins w:id="271" w:author="Steffen Maerdian" w:date="2018-04-27T15:46:00Z"/>
          <w:rFonts w:ascii="Verdana" w:hAnsi="Verdana"/>
        </w:rPr>
      </w:pPr>
    </w:p>
    <w:p w14:paraId="692D5CCA" w14:textId="77777777" w:rsidR="006C31AC" w:rsidRDefault="006C31AC" w:rsidP="00942690">
      <w:pPr>
        <w:pStyle w:val="Title2"/>
        <w:rPr>
          <w:ins w:id="272" w:author="Steffen Maerdian" w:date="2018-04-27T15:46:00Z"/>
          <w:rFonts w:ascii="Verdana" w:hAnsi="Verdana"/>
        </w:rPr>
      </w:pPr>
    </w:p>
    <w:p w14:paraId="08A8D0BE" w14:textId="77777777" w:rsidR="006C31AC" w:rsidDel="006F5A37" w:rsidRDefault="006C31AC" w:rsidP="00942690">
      <w:pPr>
        <w:pStyle w:val="Title2"/>
        <w:rPr>
          <w:ins w:id="273" w:author="Steffen Maerdian" w:date="2018-04-27T15:46:00Z"/>
          <w:del w:id="274" w:author="Maerdian, Steffen (Halfaker)" w:date="2018-08-23T08:02:00Z"/>
          <w:rFonts w:ascii="Verdana" w:hAnsi="Verdana"/>
        </w:rPr>
      </w:pPr>
    </w:p>
    <w:p w14:paraId="719E4395" w14:textId="77777777" w:rsidR="006C31AC" w:rsidDel="006F5A37" w:rsidRDefault="006C31AC" w:rsidP="00942690">
      <w:pPr>
        <w:pStyle w:val="Title2"/>
        <w:rPr>
          <w:ins w:id="275" w:author="Steffen Maerdian" w:date="2018-04-27T15:46:00Z"/>
          <w:del w:id="276" w:author="Maerdian, Steffen (Halfaker)" w:date="2018-08-23T08:02:00Z"/>
          <w:rFonts w:ascii="Verdana" w:hAnsi="Verdana"/>
        </w:rPr>
      </w:pPr>
    </w:p>
    <w:p w14:paraId="156FC4A4" w14:textId="77777777" w:rsidR="006C31AC" w:rsidDel="006F5A37" w:rsidRDefault="006C31AC" w:rsidP="00942690">
      <w:pPr>
        <w:pStyle w:val="Title2"/>
        <w:rPr>
          <w:ins w:id="277" w:author="Steffen Maerdian" w:date="2018-04-27T15:46:00Z"/>
          <w:del w:id="278" w:author="Maerdian, Steffen (Halfaker)" w:date="2018-08-23T08:02:00Z"/>
          <w:rFonts w:ascii="Verdana" w:hAnsi="Verdana"/>
        </w:rPr>
      </w:pPr>
    </w:p>
    <w:p w14:paraId="41F194D0" w14:textId="77777777" w:rsidR="006C31AC" w:rsidDel="006F5A37" w:rsidRDefault="006C31AC" w:rsidP="00942690">
      <w:pPr>
        <w:pStyle w:val="Title2"/>
        <w:rPr>
          <w:ins w:id="279" w:author="Steffen Maerdian" w:date="2018-04-27T15:46:00Z"/>
          <w:del w:id="280" w:author="Maerdian, Steffen (Halfaker)" w:date="2018-08-23T08:02:00Z"/>
          <w:rFonts w:ascii="Verdana" w:hAnsi="Verdana"/>
        </w:rPr>
      </w:pPr>
    </w:p>
    <w:p w14:paraId="0FC66639" w14:textId="77777777" w:rsidR="006C31AC" w:rsidDel="006F5A37" w:rsidRDefault="006C31AC" w:rsidP="00942690">
      <w:pPr>
        <w:pStyle w:val="Title2"/>
        <w:rPr>
          <w:ins w:id="281" w:author="Steffen Maerdian" w:date="2018-04-27T15:46:00Z"/>
          <w:del w:id="282" w:author="Maerdian, Steffen (Halfaker)" w:date="2018-08-23T08:02:00Z"/>
          <w:rFonts w:ascii="Verdana" w:hAnsi="Verdana"/>
        </w:rPr>
      </w:pPr>
    </w:p>
    <w:p w14:paraId="37170F91" w14:textId="77777777" w:rsidR="006C31AC" w:rsidDel="006F5A37" w:rsidRDefault="006C31AC" w:rsidP="00942690">
      <w:pPr>
        <w:pStyle w:val="Title2"/>
        <w:rPr>
          <w:ins w:id="283" w:author="Steffen Maerdian" w:date="2018-04-27T15:46:00Z"/>
          <w:del w:id="284" w:author="Maerdian, Steffen (Halfaker)" w:date="2018-08-23T08:02:00Z"/>
          <w:rFonts w:ascii="Verdana" w:hAnsi="Verdana"/>
        </w:rPr>
      </w:pPr>
    </w:p>
    <w:p w14:paraId="6DD4D649" w14:textId="77777777" w:rsidR="006C31AC" w:rsidDel="006F5A37" w:rsidRDefault="006C31AC" w:rsidP="00942690">
      <w:pPr>
        <w:pStyle w:val="Title2"/>
        <w:rPr>
          <w:ins w:id="285" w:author="Steffen Maerdian" w:date="2018-04-27T15:46:00Z"/>
          <w:del w:id="286" w:author="Maerdian, Steffen (Halfaker)" w:date="2018-08-23T08:02:00Z"/>
          <w:rFonts w:ascii="Verdana" w:hAnsi="Verdana"/>
        </w:rPr>
      </w:pPr>
    </w:p>
    <w:p w14:paraId="591ADC54" w14:textId="77777777" w:rsidR="006C31AC" w:rsidDel="006F5A37" w:rsidRDefault="006C31AC" w:rsidP="00942690">
      <w:pPr>
        <w:pStyle w:val="Title2"/>
        <w:rPr>
          <w:ins w:id="287" w:author="Steffen Maerdian" w:date="2018-04-27T15:46:00Z"/>
          <w:del w:id="288" w:author="Maerdian, Steffen (Halfaker)" w:date="2018-08-23T08:02:00Z"/>
          <w:rFonts w:ascii="Verdana" w:hAnsi="Verdana"/>
        </w:rPr>
      </w:pPr>
    </w:p>
    <w:p w14:paraId="26638F84" w14:textId="77777777" w:rsidR="006C31AC" w:rsidDel="006F5A37" w:rsidRDefault="006C31AC" w:rsidP="00942690">
      <w:pPr>
        <w:pStyle w:val="Title2"/>
        <w:rPr>
          <w:ins w:id="289" w:author="Steffen Maerdian" w:date="2018-04-27T15:46:00Z"/>
          <w:del w:id="290" w:author="Maerdian, Steffen (Halfaker)" w:date="2018-08-23T08:02:00Z"/>
          <w:rFonts w:ascii="Verdana" w:hAnsi="Verdana"/>
        </w:rPr>
      </w:pPr>
    </w:p>
    <w:p w14:paraId="1558A14E" w14:textId="77777777" w:rsidR="006C31AC" w:rsidDel="006F5A37" w:rsidRDefault="006C31AC" w:rsidP="00942690">
      <w:pPr>
        <w:pStyle w:val="Title2"/>
        <w:rPr>
          <w:ins w:id="291" w:author="Steffen Maerdian" w:date="2018-04-27T15:46:00Z"/>
          <w:del w:id="292" w:author="Maerdian, Steffen (Halfaker)" w:date="2018-08-23T08:02:00Z"/>
          <w:rFonts w:ascii="Verdana" w:hAnsi="Verdana"/>
        </w:rPr>
      </w:pPr>
    </w:p>
    <w:p w14:paraId="083A3A53" w14:textId="77777777" w:rsidR="006C31AC" w:rsidDel="006F5A37" w:rsidRDefault="006C31AC" w:rsidP="00942690">
      <w:pPr>
        <w:pStyle w:val="Title2"/>
        <w:rPr>
          <w:ins w:id="293" w:author="Steffen Maerdian" w:date="2018-04-27T15:46:00Z"/>
          <w:del w:id="294" w:author="Maerdian, Steffen (Halfaker)" w:date="2018-08-23T08:02:00Z"/>
          <w:rFonts w:ascii="Verdana" w:hAnsi="Verdana"/>
        </w:rPr>
      </w:pPr>
    </w:p>
    <w:p w14:paraId="59A893D0" w14:textId="77777777" w:rsidR="006C31AC" w:rsidDel="006F5A37" w:rsidRDefault="006C31AC" w:rsidP="00942690">
      <w:pPr>
        <w:pStyle w:val="Title2"/>
        <w:rPr>
          <w:ins w:id="295" w:author="Steffen Maerdian" w:date="2018-04-27T15:46:00Z"/>
          <w:del w:id="296" w:author="Maerdian, Steffen (Halfaker)" w:date="2018-08-23T08:02:00Z"/>
          <w:rFonts w:ascii="Verdana" w:hAnsi="Verdana"/>
        </w:rPr>
      </w:pPr>
    </w:p>
    <w:p w14:paraId="4A0D0428" w14:textId="77777777" w:rsidR="006C31AC" w:rsidDel="00941633" w:rsidRDefault="006C31AC">
      <w:pPr>
        <w:pStyle w:val="Title2"/>
        <w:jc w:val="left"/>
        <w:rPr>
          <w:ins w:id="297" w:author="Steffen Maerdian" w:date="2018-04-27T15:46:00Z"/>
          <w:del w:id="298" w:author="Maerdian, Steffen (Halfaker)" w:date="2018-09-11T12:04:00Z"/>
          <w:rFonts w:ascii="Verdana" w:hAnsi="Verdana"/>
        </w:rPr>
        <w:pPrChange w:id="299" w:author="Maerdian, Steffen (Halfaker)" w:date="2018-08-23T08:02:00Z">
          <w:pPr>
            <w:pStyle w:val="Title2"/>
          </w:pPr>
        </w:pPrChange>
      </w:pPr>
    </w:p>
    <w:p w14:paraId="773D7F32" w14:textId="77777777" w:rsidR="006C31AC" w:rsidDel="00941633" w:rsidRDefault="006C31AC" w:rsidP="00942690">
      <w:pPr>
        <w:pStyle w:val="Title2"/>
        <w:rPr>
          <w:ins w:id="300" w:author="Steffen Maerdian" w:date="2018-04-27T15:46:00Z"/>
          <w:del w:id="301" w:author="Maerdian, Steffen (Halfaker)" w:date="2018-09-11T12:04:00Z"/>
          <w:rFonts w:ascii="Verdana" w:hAnsi="Verdana"/>
        </w:rPr>
      </w:pPr>
    </w:p>
    <w:p w14:paraId="41663F45" w14:textId="77777777" w:rsidR="006C31AC" w:rsidDel="00941633" w:rsidRDefault="006C31AC" w:rsidP="00942690">
      <w:pPr>
        <w:pStyle w:val="Title2"/>
        <w:rPr>
          <w:ins w:id="302" w:author="Steffen Maerdian" w:date="2018-04-27T15:46:00Z"/>
          <w:del w:id="303" w:author="Maerdian, Steffen (Halfaker)" w:date="2018-09-11T12:04:00Z"/>
          <w:rFonts w:ascii="Verdana" w:hAnsi="Verdana"/>
        </w:rPr>
      </w:pPr>
    </w:p>
    <w:p w14:paraId="5101513A" w14:textId="77777777" w:rsidR="006C31AC" w:rsidRDefault="006C31AC">
      <w:pPr>
        <w:pStyle w:val="Title2"/>
        <w:jc w:val="left"/>
        <w:rPr>
          <w:ins w:id="304" w:author="Steffen Maerdian" w:date="2018-04-27T15:46:00Z"/>
          <w:rFonts w:ascii="Verdana" w:hAnsi="Verdana"/>
        </w:rPr>
        <w:pPrChange w:id="305" w:author="Maerdian, Steffen (Halfaker)" w:date="2018-09-11T12:04:00Z">
          <w:pPr>
            <w:pStyle w:val="Title2"/>
          </w:pPr>
        </w:pPrChange>
      </w:pPr>
    </w:p>
    <w:p w14:paraId="054FEE5E" w14:textId="37A85CEA" w:rsidR="00942690" w:rsidRPr="005559F3" w:rsidRDefault="00942690" w:rsidP="00942690">
      <w:pPr>
        <w:pStyle w:val="Title2"/>
        <w:rPr>
          <w:rFonts w:ascii="Verdana" w:hAnsi="Verdana"/>
        </w:rPr>
      </w:pPr>
      <w:r w:rsidRPr="005559F3">
        <w:rPr>
          <w:rFonts w:ascii="Verdana" w:hAnsi="Verdana"/>
        </w:rPr>
        <w:t>Table of Contents</w:t>
      </w:r>
    </w:p>
    <w:p w14:paraId="0ACC1630" w14:textId="6E9D2DF2" w:rsidR="005D0963" w:rsidRDefault="00CE41B2">
      <w:pPr>
        <w:pStyle w:val="TOC1"/>
        <w:tabs>
          <w:tab w:val="left" w:pos="440"/>
          <w:tab w:val="right" w:leader="dot" w:pos="9350"/>
        </w:tabs>
        <w:rPr>
          <w:ins w:id="306" w:author="Maerdian, Steffen (Halfaker)" w:date="2018-09-11T11:47:00Z"/>
          <w:rFonts w:asciiTheme="minorHAnsi" w:eastAsiaTheme="minorEastAsia" w:hAnsiTheme="minorHAnsi" w:cstheme="minorBidi"/>
          <w:b w:val="0"/>
          <w:bCs w:val="0"/>
          <w:noProof/>
          <w:sz w:val="22"/>
          <w:szCs w:val="22"/>
        </w:rPr>
      </w:pPr>
      <w:r w:rsidRPr="005559F3">
        <w:rPr>
          <w:caps/>
        </w:rPr>
        <w:fldChar w:fldCharType="begin"/>
      </w:r>
      <w:r w:rsidRPr="005559F3">
        <w:rPr>
          <w:caps/>
        </w:rPr>
        <w:instrText xml:space="preserve"> TOC \o "1-3" \h \z \u </w:instrText>
      </w:r>
      <w:r w:rsidRPr="005559F3">
        <w:rPr>
          <w:caps/>
        </w:rPr>
        <w:fldChar w:fldCharType="separate"/>
      </w:r>
      <w:ins w:id="307" w:author="Maerdian, Steffen (Halfaker)" w:date="2018-09-11T11:47:00Z">
        <w:r w:rsidR="005D0963" w:rsidRPr="0000251C">
          <w:rPr>
            <w:rStyle w:val="Hyperlink"/>
            <w:noProof/>
          </w:rPr>
          <w:fldChar w:fldCharType="begin"/>
        </w:r>
        <w:r w:rsidR="005D0963" w:rsidRPr="0000251C">
          <w:rPr>
            <w:rStyle w:val="Hyperlink"/>
            <w:noProof/>
          </w:rPr>
          <w:instrText xml:space="preserve"> </w:instrText>
        </w:r>
        <w:r w:rsidR="005D0963">
          <w:rPr>
            <w:noProof/>
          </w:rPr>
          <w:instrText>HYPERLINK \l "_Toc524429789"</w:instrText>
        </w:r>
        <w:r w:rsidR="005D0963" w:rsidRPr="0000251C">
          <w:rPr>
            <w:rStyle w:val="Hyperlink"/>
            <w:noProof/>
          </w:rPr>
          <w:instrText xml:space="preserve"> </w:instrText>
        </w:r>
        <w:r w:rsidR="005D0963" w:rsidRPr="0000251C">
          <w:rPr>
            <w:rStyle w:val="Hyperlink"/>
            <w:noProof/>
          </w:rPr>
          <w:fldChar w:fldCharType="separate"/>
        </w:r>
        <w:r w:rsidR="005D0963" w:rsidRPr="0000251C">
          <w:rPr>
            <w:rStyle w:val="Hyperlink"/>
            <w:noProof/>
          </w:rPr>
          <w:t>1</w:t>
        </w:r>
        <w:r w:rsidR="005D0963">
          <w:rPr>
            <w:rFonts w:asciiTheme="minorHAnsi" w:eastAsiaTheme="minorEastAsia" w:hAnsiTheme="minorHAnsi" w:cstheme="minorBidi"/>
            <w:b w:val="0"/>
            <w:bCs w:val="0"/>
            <w:noProof/>
            <w:sz w:val="22"/>
            <w:szCs w:val="22"/>
          </w:rPr>
          <w:tab/>
        </w:r>
        <w:r w:rsidR="005D0963" w:rsidRPr="0000251C">
          <w:rPr>
            <w:rStyle w:val="Hyperlink"/>
            <w:noProof/>
          </w:rPr>
          <w:t>Introduction</w:t>
        </w:r>
        <w:r w:rsidR="005D0963">
          <w:rPr>
            <w:noProof/>
            <w:webHidden/>
          </w:rPr>
          <w:tab/>
        </w:r>
        <w:r w:rsidR="005D0963">
          <w:rPr>
            <w:noProof/>
            <w:webHidden/>
          </w:rPr>
          <w:fldChar w:fldCharType="begin"/>
        </w:r>
        <w:r w:rsidR="005D0963">
          <w:rPr>
            <w:noProof/>
            <w:webHidden/>
          </w:rPr>
          <w:instrText xml:space="preserve"> PAGEREF _Toc524429789 \h </w:instrText>
        </w:r>
      </w:ins>
      <w:r w:rsidR="005D0963">
        <w:rPr>
          <w:noProof/>
          <w:webHidden/>
        </w:rPr>
      </w:r>
      <w:r w:rsidR="005D0963">
        <w:rPr>
          <w:noProof/>
          <w:webHidden/>
        </w:rPr>
        <w:fldChar w:fldCharType="separate"/>
      </w:r>
      <w:ins w:id="308" w:author="Maerdian, Steffen (Halfaker)" w:date="2018-09-11T11:47:00Z">
        <w:r w:rsidR="005D0963">
          <w:rPr>
            <w:noProof/>
            <w:webHidden/>
          </w:rPr>
          <w:t>1</w:t>
        </w:r>
        <w:r w:rsidR="005D0963">
          <w:rPr>
            <w:noProof/>
            <w:webHidden/>
          </w:rPr>
          <w:fldChar w:fldCharType="end"/>
        </w:r>
        <w:r w:rsidR="005D0963" w:rsidRPr="0000251C">
          <w:rPr>
            <w:rStyle w:val="Hyperlink"/>
            <w:noProof/>
          </w:rPr>
          <w:fldChar w:fldCharType="end"/>
        </w:r>
      </w:ins>
    </w:p>
    <w:p w14:paraId="527BE78F" w14:textId="08A16FDE" w:rsidR="005D0963" w:rsidRDefault="005D0963">
      <w:pPr>
        <w:pStyle w:val="TOC2"/>
        <w:tabs>
          <w:tab w:val="left" w:pos="880"/>
          <w:tab w:val="right" w:leader="dot" w:pos="9350"/>
        </w:tabs>
        <w:rPr>
          <w:ins w:id="309" w:author="Maerdian, Steffen (Halfaker)" w:date="2018-09-11T11:47:00Z"/>
          <w:rFonts w:asciiTheme="minorHAnsi" w:eastAsiaTheme="minorEastAsia" w:hAnsiTheme="minorHAnsi" w:cstheme="minorBidi"/>
          <w:b w:val="0"/>
          <w:noProof/>
          <w:sz w:val="22"/>
          <w:szCs w:val="22"/>
        </w:rPr>
      </w:pPr>
      <w:ins w:id="310"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"_Toc524429790"</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1.1</w:t>
        </w:r>
        <w:r>
          <w:rPr>
            <w:rFonts w:asciiTheme="minorHAnsi" w:eastAsiaTheme="minorEastAsia" w:hAnsiTheme="minorHAnsi" w:cstheme="minorBidi"/>
            <w:b w:val="0"/>
            <w:noProof/>
            <w:sz w:val="22"/>
            <w:szCs w:val="22"/>
          </w:rPr>
          <w:tab/>
        </w:r>
        <w:r w:rsidRPr="0000251C">
          <w:rPr>
            <w:rStyle w:val="Hyperlink"/>
            <w:noProof/>
          </w:rPr>
          <w:t>Purpose</w:t>
        </w:r>
        <w:r>
          <w:rPr>
            <w:noProof/>
            <w:webHidden/>
          </w:rPr>
          <w:tab/>
        </w:r>
        <w:r>
          <w:rPr>
            <w:noProof/>
            <w:webHidden/>
          </w:rPr>
          <w:fldChar w:fldCharType="begin"/>
        </w:r>
        <w:r>
          <w:rPr>
            <w:noProof/>
            <w:webHidden/>
          </w:rPr>
          <w:instrText xml:space="preserve"> PAGEREF _Toc524429790 \h </w:instrText>
        </w:r>
      </w:ins>
      <w:r>
        <w:rPr>
          <w:noProof/>
          <w:webHidden/>
        </w:rPr>
      </w:r>
      <w:r>
        <w:rPr>
          <w:noProof/>
          <w:webHidden/>
        </w:rPr>
        <w:fldChar w:fldCharType="separate"/>
      </w:r>
      <w:ins w:id="311" w:author="Maerdian, Steffen (Halfaker)" w:date="2018-09-11T11:47:00Z">
        <w:r>
          <w:rPr>
            <w:noProof/>
            <w:webHidden/>
          </w:rPr>
          <w:t>1</w:t>
        </w:r>
        <w:r>
          <w:rPr>
            <w:noProof/>
            <w:webHidden/>
          </w:rPr>
          <w:fldChar w:fldCharType="end"/>
        </w:r>
        <w:r w:rsidRPr="0000251C">
          <w:rPr>
            <w:rStyle w:val="Hyperlink"/>
            <w:noProof/>
          </w:rPr>
          <w:fldChar w:fldCharType="end"/>
        </w:r>
      </w:ins>
    </w:p>
    <w:p w14:paraId="766F34A9" w14:textId="09BFF23F" w:rsidR="005D0963" w:rsidRDefault="005D0963">
      <w:pPr>
        <w:pStyle w:val="TOC2"/>
        <w:tabs>
          <w:tab w:val="left" w:pos="880"/>
          <w:tab w:val="right" w:leader="dot" w:pos="9350"/>
        </w:tabs>
        <w:rPr>
          <w:ins w:id="312" w:author="Maerdian, Steffen (Halfaker)" w:date="2018-09-11T11:47:00Z"/>
          <w:rFonts w:asciiTheme="minorHAnsi" w:eastAsiaTheme="minorEastAsia" w:hAnsiTheme="minorHAnsi" w:cstheme="minorBidi"/>
          <w:b w:val="0"/>
          <w:noProof/>
          <w:sz w:val="22"/>
          <w:szCs w:val="22"/>
        </w:rPr>
      </w:pPr>
      <w:ins w:id="313"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"_Toc524429791"</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1.2</w:t>
        </w:r>
        <w:r>
          <w:rPr>
            <w:rFonts w:asciiTheme="minorHAnsi" w:eastAsiaTheme="minorEastAsia" w:hAnsiTheme="minorHAnsi" w:cstheme="minorBidi"/>
            <w:b w:val="0"/>
            <w:noProof/>
            <w:sz w:val="22"/>
            <w:szCs w:val="22"/>
          </w:rPr>
          <w:tab/>
        </w:r>
        <w:r w:rsidRPr="0000251C">
          <w:rPr>
            <w:rStyle w:val="Hyperlink"/>
            <w:noProof/>
          </w:rPr>
          <w:t>Scope</w:t>
        </w:r>
        <w:r>
          <w:rPr>
            <w:noProof/>
            <w:webHidden/>
          </w:rPr>
          <w:tab/>
        </w:r>
        <w:r>
          <w:rPr>
            <w:noProof/>
            <w:webHidden/>
          </w:rPr>
          <w:fldChar w:fldCharType="begin"/>
        </w:r>
        <w:r>
          <w:rPr>
            <w:noProof/>
            <w:webHidden/>
          </w:rPr>
          <w:instrText xml:space="preserve"> PAGEREF _Toc524429791 \h </w:instrText>
        </w:r>
      </w:ins>
      <w:r>
        <w:rPr>
          <w:noProof/>
          <w:webHidden/>
        </w:rPr>
      </w:r>
      <w:r>
        <w:rPr>
          <w:noProof/>
          <w:webHidden/>
        </w:rPr>
        <w:fldChar w:fldCharType="separate"/>
      </w:r>
      <w:ins w:id="314" w:author="Maerdian, Steffen (Halfaker)" w:date="2018-09-11T11:47:00Z">
        <w:r>
          <w:rPr>
            <w:noProof/>
            <w:webHidden/>
          </w:rPr>
          <w:t>1</w:t>
        </w:r>
        <w:r>
          <w:rPr>
            <w:noProof/>
            <w:webHidden/>
          </w:rPr>
          <w:fldChar w:fldCharType="end"/>
        </w:r>
        <w:r w:rsidRPr="0000251C">
          <w:rPr>
            <w:rStyle w:val="Hyperlink"/>
            <w:noProof/>
          </w:rPr>
          <w:fldChar w:fldCharType="end"/>
        </w:r>
      </w:ins>
    </w:p>
    <w:p w14:paraId="23441DD3" w14:textId="0C03A03F" w:rsidR="005D0963" w:rsidRDefault="005D0963">
      <w:pPr>
        <w:pStyle w:val="TOC2"/>
        <w:tabs>
          <w:tab w:val="left" w:pos="880"/>
          <w:tab w:val="right" w:leader="dot" w:pos="9350"/>
        </w:tabs>
        <w:rPr>
          <w:ins w:id="315" w:author="Maerdian, Steffen (Halfaker)" w:date="2018-09-11T11:47:00Z"/>
          <w:rFonts w:asciiTheme="minorHAnsi" w:eastAsiaTheme="minorEastAsia" w:hAnsiTheme="minorHAnsi" w:cstheme="minorBidi"/>
          <w:b w:val="0"/>
          <w:noProof/>
          <w:sz w:val="22"/>
          <w:szCs w:val="22"/>
        </w:rPr>
      </w:pPr>
      <w:ins w:id="316"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"_Toc524429792"</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1.3</w:t>
        </w:r>
        <w:r>
          <w:rPr>
            <w:rFonts w:asciiTheme="minorHAnsi" w:eastAsiaTheme="minorEastAsia" w:hAnsiTheme="minorHAnsi" w:cstheme="minorBidi"/>
            <w:b w:val="0"/>
            <w:noProof/>
            <w:sz w:val="22"/>
            <w:szCs w:val="22"/>
          </w:rPr>
          <w:tab/>
        </w:r>
        <w:r w:rsidRPr="0000251C">
          <w:rPr>
            <w:rStyle w:val="Hyperlink"/>
            <w:noProof/>
          </w:rPr>
          <w:t>System Identification</w:t>
        </w:r>
        <w:r>
          <w:rPr>
            <w:noProof/>
            <w:webHidden/>
          </w:rPr>
          <w:tab/>
        </w:r>
        <w:r>
          <w:rPr>
            <w:noProof/>
            <w:webHidden/>
          </w:rPr>
          <w:fldChar w:fldCharType="begin"/>
        </w:r>
        <w:r>
          <w:rPr>
            <w:noProof/>
            <w:webHidden/>
          </w:rPr>
          <w:instrText xml:space="preserve"> PAGEREF _Toc524429792 \h </w:instrText>
        </w:r>
      </w:ins>
      <w:r>
        <w:rPr>
          <w:noProof/>
          <w:webHidden/>
        </w:rPr>
      </w:r>
      <w:r>
        <w:rPr>
          <w:noProof/>
          <w:webHidden/>
        </w:rPr>
        <w:fldChar w:fldCharType="separate"/>
      </w:r>
      <w:ins w:id="317" w:author="Maerdian, Steffen (Halfaker)" w:date="2018-09-11T11:47:00Z">
        <w:r>
          <w:rPr>
            <w:noProof/>
            <w:webHidden/>
          </w:rPr>
          <w:t>1</w:t>
        </w:r>
        <w:r>
          <w:rPr>
            <w:noProof/>
            <w:webHidden/>
          </w:rPr>
          <w:fldChar w:fldCharType="end"/>
        </w:r>
        <w:r w:rsidRPr="0000251C">
          <w:rPr>
            <w:rStyle w:val="Hyperlink"/>
            <w:noProof/>
          </w:rPr>
          <w:fldChar w:fldCharType="end"/>
        </w:r>
      </w:ins>
    </w:p>
    <w:p w14:paraId="0738E6D2" w14:textId="30FB0EE0" w:rsidR="005D0963" w:rsidRDefault="005D0963">
      <w:pPr>
        <w:pStyle w:val="TOC3"/>
        <w:tabs>
          <w:tab w:val="left" w:pos="1320"/>
          <w:tab w:val="right" w:leader="dot" w:pos="9350"/>
        </w:tabs>
        <w:rPr>
          <w:ins w:id="318" w:author="Maerdian, Steffen (Halfaker)" w:date="2018-09-11T11:47:00Z"/>
          <w:rFonts w:asciiTheme="minorHAnsi" w:eastAsiaTheme="minorEastAsia" w:hAnsiTheme="minorHAnsi" w:cstheme="minorBidi"/>
          <w:iCs w:val="0"/>
          <w:noProof/>
          <w:sz w:val="22"/>
          <w:szCs w:val="22"/>
        </w:rPr>
      </w:pPr>
      <w:ins w:id="319"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"_Toc524429793"</w:instrText>
        </w:r>
        <w:r w:rsidRPr="0000251C">
          <w:rPr>
            <w:rStyle w:val="Hyperlink"/>
            <w:noProof/>
          </w:rPr>
          <w:instrText xml:space="preserve"> </w:instrText>
        </w:r>
        <w:r w:rsidRPr="0000251C">
          <w:rPr>
            <w:rStyle w:val="Hyperlink"/>
            <w:noProof/>
          </w:rPr>
          <w:fldChar w:fldCharType="separate"/>
        </w:r>
        <w:r w:rsidRPr="0000251C">
          <w:rPr>
            <w:rStyle w:val="Hyperlink"/>
            <w:noProof/>
          </w:rPr>
          <w:t>1.3.1</w:t>
        </w:r>
        <w:r>
          <w:rPr>
            <w:rFonts w:asciiTheme="minorHAnsi" w:eastAsiaTheme="minorEastAsia" w:hAnsiTheme="minorHAnsi" w:cstheme="minorBidi"/>
            <w:iCs w:val="0"/>
            <w:noProof/>
            <w:sz w:val="22"/>
            <w:szCs w:val="22"/>
          </w:rPr>
          <w:tab/>
        </w:r>
        <w:r w:rsidRPr="0000251C">
          <w:rPr>
            <w:rStyle w:val="Hyperlink"/>
            <w:noProof/>
          </w:rPr>
          <w:t>MCCF EDI TAS</w:t>
        </w:r>
        <w:r>
          <w:rPr>
            <w:noProof/>
            <w:webHidden/>
          </w:rPr>
          <w:tab/>
        </w:r>
        <w:r>
          <w:rPr>
            <w:noProof/>
            <w:webHidden/>
          </w:rPr>
          <w:fldChar w:fldCharType="begin"/>
        </w:r>
        <w:r>
          <w:rPr>
            <w:noProof/>
            <w:webHidden/>
          </w:rPr>
          <w:instrText xml:space="preserve"> PAGEREF _Toc524429793 \h </w:instrText>
        </w:r>
      </w:ins>
      <w:r>
        <w:rPr>
          <w:noProof/>
          <w:webHidden/>
        </w:rPr>
      </w:r>
      <w:r>
        <w:rPr>
          <w:noProof/>
          <w:webHidden/>
        </w:rPr>
        <w:fldChar w:fldCharType="separate"/>
      </w:r>
      <w:ins w:id="320" w:author="Maerdian, Steffen (Halfaker)" w:date="2018-09-11T11:47:00Z">
        <w:r>
          <w:rPr>
            <w:noProof/>
            <w:webHidden/>
          </w:rPr>
          <w:t>1</w:t>
        </w:r>
        <w:r>
          <w:rPr>
            <w:noProof/>
            <w:webHidden/>
          </w:rPr>
          <w:fldChar w:fldCharType="end"/>
        </w:r>
        <w:r w:rsidRPr="0000251C">
          <w:rPr>
            <w:rStyle w:val="Hyperlink"/>
            <w:noProof/>
          </w:rPr>
          <w:fldChar w:fldCharType="end"/>
        </w:r>
      </w:ins>
    </w:p>
    <w:p w14:paraId="2CFBBE7D" w14:textId="60F01E35" w:rsidR="005D0963" w:rsidRDefault="005D0963">
      <w:pPr>
        <w:pStyle w:val="TOC3"/>
        <w:tabs>
          <w:tab w:val="left" w:pos="1320"/>
          <w:tab w:val="right" w:leader="dot" w:pos="9350"/>
        </w:tabs>
        <w:rPr>
          <w:ins w:id="321" w:author="Maerdian, Steffen (Halfaker)" w:date="2018-09-11T11:47:00Z"/>
          <w:rFonts w:asciiTheme="minorHAnsi" w:eastAsiaTheme="minorEastAsia" w:hAnsiTheme="minorHAnsi" w:cstheme="minorBidi"/>
          <w:iCs w:val="0"/>
          <w:noProof/>
          <w:sz w:val="22"/>
          <w:szCs w:val="22"/>
        </w:rPr>
      </w:pPr>
      <w:ins w:id="322"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"_Toc524429794"</w:instrText>
        </w:r>
        <w:r w:rsidRPr="0000251C">
          <w:rPr>
            <w:rStyle w:val="Hyperlink"/>
            <w:noProof/>
          </w:rPr>
          <w:instrText xml:space="preserve"> </w:instrText>
        </w:r>
        <w:r w:rsidRPr="0000251C">
          <w:rPr>
            <w:rStyle w:val="Hyperlink"/>
            <w:noProof/>
          </w:rPr>
          <w:fldChar w:fldCharType="separate"/>
        </w:r>
        <w:r w:rsidRPr="0000251C">
          <w:rPr>
            <w:rStyle w:val="Hyperlink"/>
            <w:noProof/>
          </w:rPr>
          <w:t>1.3.2</w:t>
        </w:r>
        <w:r>
          <w:rPr>
            <w:rFonts w:asciiTheme="minorHAnsi" w:eastAsiaTheme="minorEastAsia" w:hAnsiTheme="minorHAnsi" w:cstheme="minorBidi"/>
            <w:iCs w:val="0"/>
            <w:noProof/>
            <w:sz w:val="22"/>
            <w:szCs w:val="22"/>
          </w:rPr>
          <w:tab/>
        </w:r>
        <w:r w:rsidRPr="0000251C">
          <w:rPr>
            <w:rStyle w:val="Hyperlink"/>
            <w:noProof/>
          </w:rPr>
          <w:t>FSC</w:t>
        </w:r>
        <w:r>
          <w:rPr>
            <w:noProof/>
            <w:webHidden/>
          </w:rPr>
          <w:tab/>
        </w:r>
        <w:r>
          <w:rPr>
            <w:noProof/>
            <w:webHidden/>
          </w:rPr>
          <w:fldChar w:fldCharType="begin"/>
        </w:r>
        <w:r>
          <w:rPr>
            <w:noProof/>
            <w:webHidden/>
          </w:rPr>
          <w:instrText xml:space="preserve"> PAGEREF _Toc524429794 \h </w:instrText>
        </w:r>
      </w:ins>
      <w:r>
        <w:rPr>
          <w:noProof/>
          <w:webHidden/>
        </w:rPr>
      </w:r>
      <w:r>
        <w:rPr>
          <w:noProof/>
          <w:webHidden/>
        </w:rPr>
        <w:fldChar w:fldCharType="separate"/>
      </w:r>
      <w:ins w:id="323" w:author="Maerdian, Steffen (Halfaker)" w:date="2018-09-11T11:47:00Z">
        <w:r>
          <w:rPr>
            <w:noProof/>
            <w:webHidden/>
          </w:rPr>
          <w:t>2</w:t>
        </w:r>
        <w:r>
          <w:rPr>
            <w:noProof/>
            <w:webHidden/>
          </w:rPr>
          <w:fldChar w:fldCharType="end"/>
        </w:r>
        <w:r w:rsidRPr="0000251C">
          <w:rPr>
            <w:rStyle w:val="Hyperlink"/>
            <w:noProof/>
          </w:rPr>
          <w:fldChar w:fldCharType="end"/>
        </w:r>
      </w:ins>
    </w:p>
    <w:p w14:paraId="50C77DBA" w14:textId="6261C1C5" w:rsidR="005D0963" w:rsidRDefault="005D0963">
      <w:pPr>
        <w:pStyle w:val="TOC2"/>
        <w:tabs>
          <w:tab w:val="left" w:pos="880"/>
          <w:tab w:val="right" w:leader="dot" w:pos="9350"/>
        </w:tabs>
        <w:rPr>
          <w:ins w:id="324" w:author="Maerdian, Steffen (Halfaker)" w:date="2018-09-11T11:47:00Z"/>
          <w:rFonts w:asciiTheme="minorHAnsi" w:eastAsiaTheme="minorEastAsia" w:hAnsiTheme="minorHAnsi" w:cstheme="minorBidi"/>
          <w:b w:val="0"/>
          <w:noProof/>
          <w:sz w:val="22"/>
          <w:szCs w:val="22"/>
        </w:rPr>
      </w:pPr>
      <w:ins w:id="325"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"_Toc524429795"</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1.4</w:t>
        </w:r>
        <w:r>
          <w:rPr>
            <w:rFonts w:asciiTheme="minorHAnsi" w:eastAsiaTheme="minorEastAsia" w:hAnsiTheme="minorHAnsi" w:cstheme="minorBidi"/>
            <w:b w:val="0"/>
            <w:noProof/>
            <w:sz w:val="22"/>
            <w:szCs w:val="22"/>
          </w:rPr>
          <w:tab/>
        </w:r>
        <w:r w:rsidRPr="0000251C">
          <w:rPr>
            <w:rStyle w:val="Hyperlink"/>
            <w:noProof/>
          </w:rPr>
          <w:t>Operational Agreement</w:t>
        </w:r>
        <w:r>
          <w:rPr>
            <w:noProof/>
            <w:webHidden/>
          </w:rPr>
          <w:tab/>
        </w:r>
        <w:r>
          <w:rPr>
            <w:noProof/>
            <w:webHidden/>
          </w:rPr>
          <w:fldChar w:fldCharType="begin"/>
        </w:r>
        <w:r>
          <w:rPr>
            <w:noProof/>
            <w:webHidden/>
          </w:rPr>
          <w:instrText xml:space="preserve"> PAGEREF _Toc524429795 \h </w:instrText>
        </w:r>
      </w:ins>
      <w:r>
        <w:rPr>
          <w:noProof/>
          <w:webHidden/>
        </w:rPr>
      </w:r>
      <w:r>
        <w:rPr>
          <w:noProof/>
          <w:webHidden/>
        </w:rPr>
        <w:fldChar w:fldCharType="separate"/>
      </w:r>
      <w:ins w:id="326" w:author="Maerdian, Steffen (Halfaker)" w:date="2018-09-11T11:47:00Z">
        <w:r>
          <w:rPr>
            <w:noProof/>
            <w:webHidden/>
          </w:rPr>
          <w:t>2</w:t>
        </w:r>
        <w:r>
          <w:rPr>
            <w:noProof/>
            <w:webHidden/>
          </w:rPr>
          <w:fldChar w:fldCharType="end"/>
        </w:r>
        <w:r w:rsidRPr="0000251C">
          <w:rPr>
            <w:rStyle w:val="Hyperlink"/>
            <w:noProof/>
          </w:rPr>
          <w:fldChar w:fldCharType="end"/>
        </w:r>
      </w:ins>
    </w:p>
    <w:p w14:paraId="102F2AE1" w14:textId="452DDD3C" w:rsidR="005D0963" w:rsidRDefault="005D0963">
      <w:pPr>
        <w:pStyle w:val="TOC1"/>
        <w:tabs>
          <w:tab w:val="left" w:pos="440"/>
          <w:tab w:val="right" w:leader="dot" w:pos="9350"/>
        </w:tabs>
        <w:rPr>
          <w:ins w:id="327" w:author="Maerdian, Steffen (Halfaker)" w:date="2018-09-11T11:47:00Z"/>
          <w:rFonts w:asciiTheme="minorHAnsi" w:eastAsiaTheme="minorEastAsia" w:hAnsiTheme="minorHAnsi" w:cstheme="minorBidi"/>
          <w:b w:val="0"/>
          <w:bCs w:val="0"/>
          <w:noProof/>
          <w:sz w:val="22"/>
          <w:szCs w:val="22"/>
        </w:rPr>
      </w:pPr>
      <w:ins w:id="328"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"_Toc524429796"</w:instrText>
        </w:r>
        <w:r w:rsidRPr="0000251C">
          <w:rPr>
            <w:rStyle w:val="Hyperlink"/>
            <w:noProof/>
          </w:rPr>
          <w:instrText xml:space="preserve"> </w:instrText>
        </w:r>
        <w:r w:rsidRPr="0000251C">
          <w:rPr>
            <w:rStyle w:val="Hyperlink"/>
            <w:noProof/>
          </w:rPr>
          <w:fldChar w:fldCharType="separate"/>
        </w:r>
        <w:r w:rsidRPr="0000251C">
          <w:rPr>
            <w:rStyle w:val="Hyperlink"/>
            <w:noProof/>
          </w:rPr>
          <w:t>2</w:t>
        </w:r>
        <w:r>
          <w:rPr>
            <w:rFonts w:asciiTheme="minorHAnsi" w:eastAsiaTheme="minorEastAsia" w:hAnsiTheme="minorHAnsi" w:cstheme="minorBidi"/>
            <w:b w:val="0"/>
            <w:bCs w:val="0"/>
            <w:noProof/>
            <w:sz w:val="22"/>
            <w:szCs w:val="22"/>
          </w:rPr>
          <w:tab/>
        </w:r>
        <w:r w:rsidRPr="0000251C">
          <w:rPr>
            <w:rStyle w:val="Hyperlink"/>
            <w:noProof/>
          </w:rPr>
          <w:t>Interface Definition</w:t>
        </w:r>
        <w:r>
          <w:rPr>
            <w:noProof/>
            <w:webHidden/>
          </w:rPr>
          <w:tab/>
        </w:r>
        <w:r>
          <w:rPr>
            <w:noProof/>
            <w:webHidden/>
          </w:rPr>
          <w:fldChar w:fldCharType="begin"/>
        </w:r>
        <w:r>
          <w:rPr>
            <w:noProof/>
            <w:webHidden/>
          </w:rPr>
          <w:instrText xml:space="preserve"> PAGEREF _Toc524429796 \h </w:instrText>
        </w:r>
      </w:ins>
      <w:r>
        <w:rPr>
          <w:noProof/>
          <w:webHidden/>
        </w:rPr>
      </w:r>
      <w:r>
        <w:rPr>
          <w:noProof/>
          <w:webHidden/>
        </w:rPr>
        <w:fldChar w:fldCharType="separate"/>
      </w:r>
      <w:ins w:id="329" w:author="Maerdian, Steffen (Halfaker)" w:date="2018-09-11T11:47:00Z">
        <w:r>
          <w:rPr>
            <w:noProof/>
            <w:webHidden/>
          </w:rPr>
          <w:t>2</w:t>
        </w:r>
        <w:r>
          <w:rPr>
            <w:noProof/>
            <w:webHidden/>
          </w:rPr>
          <w:fldChar w:fldCharType="end"/>
        </w:r>
        <w:r w:rsidRPr="0000251C">
          <w:rPr>
            <w:rStyle w:val="Hyperlink"/>
            <w:noProof/>
          </w:rPr>
          <w:fldChar w:fldCharType="end"/>
        </w:r>
      </w:ins>
    </w:p>
    <w:p w14:paraId="7C8CB933" w14:textId="78097BD1" w:rsidR="005D0963" w:rsidRDefault="005D0963">
      <w:pPr>
        <w:pStyle w:val="TOC2"/>
        <w:tabs>
          <w:tab w:val="left" w:pos="880"/>
          <w:tab w:val="right" w:leader="dot" w:pos="9350"/>
        </w:tabs>
        <w:rPr>
          <w:ins w:id="330" w:author="Maerdian, Steffen (Halfaker)" w:date="2018-09-11T11:47:00Z"/>
          <w:rFonts w:asciiTheme="minorHAnsi" w:eastAsiaTheme="minorEastAsia" w:hAnsiTheme="minorHAnsi" w:cstheme="minorBidi"/>
          <w:b w:val="0"/>
          <w:noProof/>
          <w:sz w:val="22"/>
          <w:szCs w:val="22"/>
        </w:rPr>
      </w:pPr>
      <w:ins w:id="331"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"_Toc524429797"</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2.1</w:t>
        </w:r>
        <w:r>
          <w:rPr>
            <w:rFonts w:asciiTheme="minorHAnsi" w:eastAsiaTheme="minorEastAsia" w:hAnsiTheme="minorHAnsi" w:cstheme="minorBidi"/>
            <w:b w:val="0"/>
            <w:noProof/>
            <w:sz w:val="22"/>
            <w:szCs w:val="22"/>
          </w:rPr>
          <w:tab/>
        </w:r>
        <w:r w:rsidRPr="0000251C">
          <w:rPr>
            <w:rStyle w:val="Hyperlink"/>
            <w:noProof/>
          </w:rPr>
          <w:t>System Overview</w:t>
        </w:r>
        <w:r>
          <w:rPr>
            <w:noProof/>
            <w:webHidden/>
          </w:rPr>
          <w:tab/>
        </w:r>
        <w:r>
          <w:rPr>
            <w:noProof/>
            <w:webHidden/>
          </w:rPr>
          <w:fldChar w:fldCharType="begin"/>
        </w:r>
        <w:r>
          <w:rPr>
            <w:noProof/>
            <w:webHidden/>
          </w:rPr>
          <w:instrText xml:space="preserve"> PAGEREF _Toc524429797 \h </w:instrText>
        </w:r>
      </w:ins>
      <w:r>
        <w:rPr>
          <w:noProof/>
          <w:webHidden/>
        </w:rPr>
      </w:r>
      <w:r>
        <w:rPr>
          <w:noProof/>
          <w:webHidden/>
        </w:rPr>
        <w:fldChar w:fldCharType="separate"/>
      </w:r>
      <w:ins w:id="332" w:author="Maerdian, Steffen (Halfaker)" w:date="2018-09-11T11:47:00Z">
        <w:r>
          <w:rPr>
            <w:noProof/>
            <w:webHidden/>
          </w:rPr>
          <w:t>3</w:t>
        </w:r>
        <w:r>
          <w:rPr>
            <w:noProof/>
            <w:webHidden/>
          </w:rPr>
          <w:fldChar w:fldCharType="end"/>
        </w:r>
        <w:r w:rsidRPr="0000251C">
          <w:rPr>
            <w:rStyle w:val="Hyperlink"/>
            <w:noProof/>
          </w:rPr>
          <w:fldChar w:fldCharType="end"/>
        </w:r>
      </w:ins>
    </w:p>
    <w:p w14:paraId="3DA9D3F6" w14:textId="7C889BC3" w:rsidR="005D0963" w:rsidRDefault="005D0963">
      <w:pPr>
        <w:pStyle w:val="TOC3"/>
        <w:tabs>
          <w:tab w:val="left" w:pos="1320"/>
          <w:tab w:val="right" w:leader="dot" w:pos="9350"/>
        </w:tabs>
        <w:rPr>
          <w:ins w:id="333" w:author="Maerdian, Steffen (Halfaker)" w:date="2018-09-11T11:47:00Z"/>
          <w:rFonts w:asciiTheme="minorHAnsi" w:eastAsiaTheme="minorEastAsia" w:hAnsiTheme="minorHAnsi" w:cstheme="minorBidi"/>
          <w:iCs w:val="0"/>
          <w:noProof/>
          <w:sz w:val="22"/>
          <w:szCs w:val="22"/>
        </w:rPr>
      </w:pPr>
      <w:ins w:id="334"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"_Toc524429798"</w:instrText>
        </w:r>
        <w:r w:rsidRPr="0000251C">
          <w:rPr>
            <w:rStyle w:val="Hyperlink"/>
            <w:noProof/>
          </w:rPr>
          <w:instrText xml:space="preserve"> </w:instrText>
        </w:r>
        <w:r w:rsidRPr="0000251C">
          <w:rPr>
            <w:rStyle w:val="Hyperlink"/>
            <w:noProof/>
          </w:rPr>
          <w:fldChar w:fldCharType="separate"/>
        </w:r>
        <w:r w:rsidRPr="0000251C">
          <w:rPr>
            <w:rStyle w:val="Hyperlink"/>
            <w:noProof/>
          </w:rPr>
          <w:t>2.1.1</w:t>
        </w:r>
        <w:r>
          <w:rPr>
            <w:rFonts w:asciiTheme="minorHAnsi" w:eastAsiaTheme="minorEastAsia" w:hAnsiTheme="minorHAnsi" w:cstheme="minorBidi"/>
            <w:iCs w:val="0"/>
            <w:noProof/>
            <w:sz w:val="22"/>
            <w:szCs w:val="22"/>
          </w:rPr>
          <w:tab/>
        </w:r>
        <w:r w:rsidRPr="0000251C">
          <w:rPr>
            <w:rStyle w:val="Hyperlink"/>
            <w:noProof/>
          </w:rPr>
          <w:t>Overview Diagram</w:t>
        </w:r>
        <w:r>
          <w:rPr>
            <w:noProof/>
            <w:webHidden/>
          </w:rPr>
          <w:tab/>
        </w:r>
        <w:r>
          <w:rPr>
            <w:noProof/>
            <w:webHidden/>
          </w:rPr>
          <w:fldChar w:fldCharType="begin"/>
        </w:r>
        <w:r>
          <w:rPr>
            <w:noProof/>
            <w:webHidden/>
          </w:rPr>
          <w:instrText xml:space="preserve"> PAGEREF _Toc524429798 \h </w:instrText>
        </w:r>
      </w:ins>
      <w:r>
        <w:rPr>
          <w:noProof/>
          <w:webHidden/>
        </w:rPr>
      </w:r>
      <w:r>
        <w:rPr>
          <w:noProof/>
          <w:webHidden/>
        </w:rPr>
        <w:fldChar w:fldCharType="separate"/>
      </w:r>
      <w:ins w:id="335" w:author="Maerdian, Steffen (Halfaker)" w:date="2018-09-11T11:47:00Z">
        <w:r>
          <w:rPr>
            <w:noProof/>
            <w:webHidden/>
          </w:rPr>
          <w:t>3</w:t>
        </w:r>
        <w:r>
          <w:rPr>
            <w:noProof/>
            <w:webHidden/>
          </w:rPr>
          <w:fldChar w:fldCharType="end"/>
        </w:r>
        <w:r w:rsidRPr="0000251C">
          <w:rPr>
            <w:rStyle w:val="Hyperlink"/>
            <w:noProof/>
          </w:rPr>
          <w:fldChar w:fldCharType="end"/>
        </w:r>
      </w:ins>
    </w:p>
    <w:p w14:paraId="373556B7" w14:textId="493F2328" w:rsidR="005D0963" w:rsidRDefault="005D0963">
      <w:pPr>
        <w:pStyle w:val="TOC2"/>
        <w:tabs>
          <w:tab w:val="left" w:pos="880"/>
          <w:tab w:val="right" w:leader="dot" w:pos="9350"/>
        </w:tabs>
        <w:rPr>
          <w:ins w:id="336" w:author="Maerdian, Steffen (Halfaker)" w:date="2018-09-11T11:47:00Z"/>
          <w:rFonts w:asciiTheme="minorHAnsi" w:eastAsiaTheme="minorEastAsia" w:hAnsiTheme="minorHAnsi" w:cstheme="minorBidi"/>
          <w:b w:val="0"/>
          <w:noProof/>
          <w:sz w:val="22"/>
          <w:szCs w:val="22"/>
        </w:rPr>
      </w:pPr>
      <w:ins w:id="337"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"_Toc524429799"</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2.2</w:t>
        </w:r>
        <w:r>
          <w:rPr>
            <w:rFonts w:asciiTheme="minorHAnsi" w:eastAsiaTheme="minorEastAsia" w:hAnsiTheme="minorHAnsi" w:cstheme="minorBidi"/>
            <w:b w:val="0"/>
            <w:noProof/>
            <w:sz w:val="22"/>
            <w:szCs w:val="22"/>
          </w:rPr>
          <w:tab/>
        </w:r>
        <w:r w:rsidRPr="0000251C">
          <w:rPr>
            <w:rStyle w:val="Hyperlink"/>
            <w:noProof/>
          </w:rPr>
          <w:t>Interface Overview</w:t>
        </w:r>
        <w:r>
          <w:rPr>
            <w:noProof/>
            <w:webHidden/>
          </w:rPr>
          <w:tab/>
        </w:r>
        <w:r>
          <w:rPr>
            <w:noProof/>
            <w:webHidden/>
          </w:rPr>
          <w:fldChar w:fldCharType="begin"/>
        </w:r>
        <w:r>
          <w:rPr>
            <w:noProof/>
            <w:webHidden/>
          </w:rPr>
          <w:instrText xml:space="preserve"> PAGEREF _Toc524429799 \h </w:instrText>
        </w:r>
      </w:ins>
      <w:r>
        <w:rPr>
          <w:noProof/>
          <w:webHidden/>
        </w:rPr>
      </w:r>
      <w:r>
        <w:rPr>
          <w:noProof/>
          <w:webHidden/>
        </w:rPr>
        <w:fldChar w:fldCharType="separate"/>
      </w:r>
      <w:ins w:id="338" w:author="Maerdian, Steffen (Halfaker)" w:date="2018-09-11T11:47:00Z">
        <w:r>
          <w:rPr>
            <w:noProof/>
            <w:webHidden/>
          </w:rPr>
          <w:t>5</w:t>
        </w:r>
        <w:r>
          <w:rPr>
            <w:noProof/>
            <w:webHidden/>
          </w:rPr>
          <w:fldChar w:fldCharType="end"/>
        </w:r>
        <w:r w:rsidRPr="0000251C">
          <w:rPr>
            <w:rStyle w:val="Hyperlink"/>
            <w:noProof/>
          </w:rPr>
          <w:fldChar w:fldCharType="end"/>
        </w:r>
      </w:ins>
    </w:p>
    <w:p w14:paraId="144C75DC" w14:textId="0D3B5037" w:rsidR="005D0963" w:rsidRDefault="005D0963">
      <w:pPr>
        <w:pStyle w:val="TOC3"/>
        <w:tabs>
          <w:tab w:val="left" w:pos="1320"/>
          <w:tab w:val="right" w:leader="dot" w:pos="9350"/>
        </w:tabs>
        <w:rPr>
          <w:ins w:id="339" w:author="Maerdian, Steffen (Halfaker)" w:date="2018-09-11T11:47:00Z"/>
          <w:rFonts w:asciiTheme="minorHAnsi" w:eastAsiaTheme="minorEastAsia" w:hAnsiTheme="minorHAnsi" w:cstheme="minorBidi"/>
          <w:iCs w:val="0"/>
          <w:noProof/>
          <w:sz w:val="22"/>
          <w:szCs w:val="22"/>
        </w:rPr>
      </w:pPr>
      <w:ins w:id="340"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"_Toc524429800"</w:instrText>
        </w:r>
        <w:r w:rsidRPr="0000251C">
          <w:rPr>
            <w:rStyle w:val="Hyperlink"/>
            <w:noProof/>
          </w:rPr>
          <w:instrText xml:space="preserve"> </w:instrText>
        </w:r>
        <w:r w:rsidRPr="0000251C">
          <w:rPr>
            <w:rStyle w:val="Hyperlink"/>
            <w:noProof/>
          </w:rPr>
          <w:fldChar w:fldCharType="separate"/>
        </w:r>
        <w:r w:rsidRPr="0000251C">
          <w:rPr>
            <w:rStyle w:val="Hyperlink"/>
            <w:noProof/>
          </w:rPr>
          <w:t>2.2.1</w:t>
        </w:r>
        <w:r>
          <w:rPr>
            <w:rFonts w:asciiTheme="minorHAnsi" w:eastAsiaTheme="minorEastAsia" w:hAnsiTheme="minorHAnsi" w:cstheme="minorBidi"/>
            <w:iCs w:val="0"/>
            <w:noProof/>
            <w:sz w:val="22"/>
            <w:szCs w:val="22"/>
          </w:rPr>
          <w:tab/>
        </w:r>
        <w:r w:rsidRPr="0000251C">
          <w:rPr>
            <w:rStyle w:val="Hyperlink"/>
            <w:noProof/>
          </w:rPr>
          <w:t>Connectivity between the systems</w:t>
        </w:r>
        <w:r>
          <w:rPr>
            <w:noProof/>
            <w:webHidden/>
          </w:rPr>
          <w:tab/>
        </w:r>
        <w:r>
          <w:rPr>
            <w:noProof/>
            <w:webHidden/>
          </w:rPr>
          <w:fldChar w:fldCharType="begin"/>
        </w:r>
        <w:r>
          <w:rPr>
            <w:noProof/>
            <w:webHidden/>
          </w:rPr>
          <w:instrText xml:space="preserve"> PAGEREF _Toc524429800 \h </w:instrText>
        </w:r>
      </w:ins>
      <w:r>
        <w:rPr>
          <w:noProof/>
          <w:webHidden/>
        </w:rPr>
      </w:r>
      <w:r>
        <w:rPr>
          <w:noProof/>
          <w:webHidden/>
        </w:rPr>
        <w:fldChar w:fldCharType="separate"/>
      </w:r>
      <w:ins w:id="341" w:author="Maerdian, Steffen (Halfaker)" w:date="2018-09-11T11:47:00Z">
        <w:r>
          <w:rPr>
            <w:noProof/>
            <w:webHidden/>
          </w:rPr>
          <w:t>5</w:t>
        </w:r>
        <w:r>
          <w:rPr>
            <w:noProof/>
            <w:webHidden/>
          </w:rPr>
          <w:fldChar w:fldCharType="end"/>
        </w:r>
        <w:r w:rsidRPr="0000251C">
          <w:rPr>
            <w:rStyle w:val="Hyperlink"/>
            <w:noProof/>
          </w:rPr>
          <w:fldChar w:fldCharType="end"/>
        </w:r>
      </w:ins>
    </w:p>
    <w:p w14:paraId="5452486B" w14:textId="3FB37313" w:rsidR="005D0963" w:rsidRDefault="005D0963">
      <w:pPr>
        <w:pStyle w:val="TOC2"/>
        <w:tabs>
          <w:tab w:val="left" w:pos="880"/>
          <w:tab w:val="right" w:leader="dot" w:pos="9350"/>
        </w:tabs>
        <w:rPr>
          <w:ins w:id="342" w:author="Maerdian, Steffen (Halfaker)" w:date="2018-09-11T11:47:00Z"/>
          <w:rFonts w:asciiTheme="minorHAnsi" w:eastAsiaTheme="minorEastAsia" w:hAnsiTheme="minorHAnsi" w:cstheme="minorBidi"/>
          <w:b w:val="0"/>
          <w:noProof/>
          <w:sz w:val="22"/>
          <w:szCs w:val="22"/>
        </w:rPr>
      </w:pPr>
      <w:ins w:id="343"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"_Toc524429801"</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2.3</w:t>
        </w:r>
        <w:r>
          <w:rPr>
            <w:rFonts w:asciiTheme="minorHAnsi" w:eastAsiaTheme="minorEastAsia" w:hAnsiTheme="minorHAnsi" w:cstheme="minorBidi"/>
            <w:b w:val="0"/>
            <w:noProof/>
            <w:sz w:val="22"/>
            <w:szCs w:val="22"/>
          </w:rPr>
          <w:tab/>
        </w:r>
        <w:r w:rsidRPr="0000251C">
          <w:rPr>
            <w:rStyle w:val="Hyperlink"/>
            <w:noProof/>
          </w:rPr>
          <w:t>Operations</w:t>
        </w:r>
        <w:r>
          <w:rPr>
            <w:noProof/>
            <w:webHidden/>
          </w:rPr>
          <w:tab/>
        </w:r>
        <w:r>
          <w:rPr>
            <w:noProof/>
            <w:webHidden/>
          </w:rPr>
          <w:fldChar w:fldCharType="begin"/>
        </w:r>
        <w:r>
          <w:rPr>
            <w:noProof/>
            <w:webHidden/>
          </w:rPr>
          <w:instrText xml:space="preserve"> PAGEREF _Toc524429801 \h </w:instrText>
        </w:r>
      </w:ins>
      <w:r>
        <w:rPr>
          <w:noProof/>
          <w:webHidden/>
        </w:rPr>
      </w:r>
      <w:r>
        <w:rPr>
          <w:noProof/>
          <w:webHidden/>
        </w:rPr>
        <w:fldChar w:fldCharType="separate"/>
      </w:r>
      <w:ins w:id="344" w:author="Maerdian, Steffen (Halfaker)" w:date="2018-09-11T11:47:00Z">
        <w:r>
          <w:rPr>
            <w:noProof/>
            <w:webHidden/>
          </w:rPr>
          <w:t>6</w:t>
        </w:r>
        <w:r>
          <w:rPr>
            <w:noProof/>
            <w:webHidden/>
          </w:rPr>
          <w:fldChar w:fldCharType="end"/>
        </w:r>
        <w:r w:rsidRPr="0000251C">
          <w:rPr>
            <w:rStyle w:val="Hyperlink"/>
            <w:noProof/>
          </w:rPr>
          <w:fldChar w:fldCharType="end"/>
        </w:r>
      </w:ins>
    </w:p>
    <w:p w14:paraId="73B1265B" w14:textId="5D328AC3" w:rsidR="005D0963" w:rsidRDefault="005D0963">
      <w:pPr>
        <w:pStyle w:val="TOC3"/>
        <w:tabs>
          <w:tab w:val="left" w:pos="1320"/>
          <w:tab w:val="right" w:leader="dot" w:pos="9350"/>
        </w:tabs>
        <w:rPr>
          <w:ins w:id="345" w:author="Maerdian, Steffen (Halfaker)" w:date="2018-09-11T11:47:00Z"/>
          <w:rFonts w:asciiTheme="minorHAnsi" w:eastAsiaTheme="minorEastAsia" w:hAnsiTheme="minorHAnsi" w:cstheme="minorBidi"/>
          <w:iCs w:val="0"/>
          <w:noProof/>
          <w:sz w:val="22"/>
          <w:szCs w:val="22"/>
        </w:rPr>
      </w:pPr>
      <w:ins w:id="346"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"_Toc524429802"</w:instrText>
        </w:r>
        <w:r w:rsidRPr="0000251C">
          <w:rPr>
            <w:rStyle w:val="Hyperlink"/>
            <w:noProof/>
          </w:rPr>
          <w:instrText xml:space="preserve"> </w:instrText>
        </w:r>
        <w:r w:rsidRPr="0000251C">
          <w:rPr>
            <w:rStyle w:val="Hyperlink"/>
            <w:noProof/>
          </w:rPr>
          <w:fldChar w:fldCharType="separate"/>
        </w:r>
        <w:r w:rsidRPr="0000251C">
          <w:rPr>
            <w:rStyle w:val="Hyperlink"/>
            <w:noProof/>
          </w:rPr>
          <w:t>2.3.1</w:t>
        </w:r>
        <w:r>
          <w:rPr>
            <w:rFonts w:asciiTheme="minorHAnsi" w:eastAsiaTheme="minorEastAsia" w:hAnsiTheme="minorHAnsi" w:cstheme="minorBidi"/>
            <w:iCs w:val="0"/>
            <w:noProof/>
            <w:sz w:val="22"/>
            <w:szCs w:val="22"/>
          </w:rPr>
          <w:tab/>
        </w:r>
        <w:r w:rsidRPr="0000251C">
          <w:rPr>
            <w:rStyle w:val="Hyperlink"/>
            <w:noProof/>
          </w:rPr>
          <w:t>Data Extraction</w:t>
        </w:r>
        <w:r>
          <w:rPr>
            <w:noProof/>
            <w:webHidden/>
          </w:rPr>
          <w:tab/>
        </w:r>
        <w:r>
          <w:rPr>
            <w:noProof/>
            <w:webHidden/>
          </w:rPr>
          <w:fldChar w:fldCharType="begin"/>
        </w:r>
        <w:r>
          <w:rPr>
            <w:noProof/>
            <w:webHidden/>
          </w:rPr>
          <w:instrText xml:space="preserve"> PAGEREF _Toc524429802 \h </w:instrText>
        </w:r>
      </w:ins>
      <w:r>
        <w:rPr>
          <w:noProof/>
          <w:webHidden/>
        </w:rPr>
      </w:r>
      <w:r>
        <w:rPr>
          <w:noProof/>
          <w:webHidden/>
        </w:rPr>
        <w:fldChar w:fldCharType="separate"/>
      </w:r>
      <w:ins w:id="347" w:author="Maerdian, Steffen (Halfaker)" w:date="2018-09-11T11:47:00Z">
        <w:r>
          <w:rPr>
            <w:noProof/>
            <w:webHidden/>
          </w:rPr>
          <w:t>6</w:t>
        </w:r>
        <w:r>
          <w:rPr>
            <w:noProof/>
            <w:webHidden/>
          </w:rPr>
          <w:fldChar w:fldCharType="end"/>
        </w:r>
        <w:r w:rsidRPr="0000251C">
          <w:rPr>
            <w:rStyle w:val="Hyperlink"/>
            <w:noProof/>
          </w:rPr>
          <w:fldChar w:fldCharType="end"/>
        </w:r>
      </w:ins>
    </w:p>
    <w:p w14:paraId="6E196A11" w14:textId="519A7C14" w:rsidR="005D0963" w:rsidRDefault="005D0963">
      <w:pPr>
        <w:pStyle w:val="TOC3"/>
        <w:tabs>
          <w:tab w:val="left" w:pos="1320"/>
          <w:tab w:val="right" w:leader="dot" w:pos="9350"/>
        </w:tabs>
        <w:rPr>
          <w:ins w:id="348" w:author="Maerdian, Steffen (Halfaker)" w:date="2018-09-11T11:47:00Z"/>
          <w:rFonts w:asciiTheme="minorHAnsi" w:eastAsiaTheme="minorEastAsia" w:hAnsiTheme="minorHAnsi" w:cstheme="minorBidi"/>
          <w:iCs w:val="0"/>
          <w:noProof/>
          <w:sz w:val="22"/>
          <w:szCs w:val="22"/>
        </w:rPr>
      </w:pPr>
      <w:ins w:id="349"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"_Toc524429803"</w:instrText>
        </w:r>
        <w:r w:rsidRPr="0000251C">
          <w:rPr>
            <w:rStyle w:val="Hyperlink"/>
            <w:noProof/>
          </w:rPr>
          <w:instrText xml:space="preserve"> </w:instrText>
        </w:r>
        <w:r w:rsidRPr="0000251C">
          <w:rPr>
            <w:rStyle w:val="Hyperlink"/>
            <w:noProof/>
          </w:rPr>
          <w:fldChar w:fldCharType="separate"/>
        </w:r>
        <w:r w:rsidRPr="0000251C">
          <w:rPr>
            <w:rStyle w:val="Hyperlink"/>
            <w:noProof/>
          </w:rPr>
          <w:t>2.3.2</w:t>
        </w:r>
        <w:r>
          <w:rPr>
            <w:rFonts w:asciiTheme="minorHAnsi" w:eastAsiaTheme="minorEastAsia" w:hAnsiTheme="minorHAnsi" w:cstheme="minorBidi"/>
            <w:iCs w:val="0"/>
            <w:noProof/>
            <w:sz w:val="22"/>
            <w:szCs w:val="22"/>
          </w:rPr>
          <w:tab/>
        </w:r>
        <w:r w:rsidRPr="0000251C">
          <w:rPr>
            <w:rStyle w:val="Hyperlink"/>
            <w:noProof/>
          </w:rPr>
          <w:t>Data Transformation</w:t>
        </w:r>
        <w:r>
          <w:rPr>
            <w:noProof/>
            <w:webHidden/>
          </w:rPr>
          <w:tab/>
        </w:r>
        <w:r>
          <w:rPr>
            <w:noProof/>
            <w:webHidden/>
          </w:rPr>
          <w:fldChar w:fldCharType="begin"/>
        </w:r>
        <w:r>
          <w:rPr>
            <w:noProof/>
            <w:webHidden/>
          </w:rPr>
          <w:instrText xml:space="preserve"> PAGEREF _Toc524429803 \h </w:instrText>
        </w:r>
      </w:ins>
      <w:r>
        <w:rPr>
          <w:noProof/>
          <w:webHidden/>
        </w:rPr>
      </w:r>
      <w:r>
        <w:rPr>
          <w:noProof/>
          <w:webHidden/>
        </w:rPr>
        <w:fldChar w:fldCharType="separate"/>
      </w:r>
      <w:ins w:id="350" w:author="Maerdian, Steffen (Halfaker)" w:date="2018-09-11T11:47:00Z">
        <w:r>
          <w:rPr>
            <w:noProof/>
            <w:webHidden/>
          </w:rPr>
          <w:t>6</w:t>
        </w:r>
        <w:r>
          <w:rPr>
            <w:noProof/>
            <w:webHidden/>
          </w:rPr>
          <w:fldChar w:fldCharType="end"/>
        </w:r>
        <w:r w:rsidRPr="0000251C">
          <w:rPr>
            <w:rStyle w:val="Hyperlink"/>
            <w:noProof/>
          </w:rPr>
          <w:fldChar w:fldCharType="end"/>
        </w:r>
      </w:ins>
    </w:p>
    <w:p w14:paraId="6006F580" w14:textId="0AE39C8D" w:rsidR="005D0963" w:rsidRDefault="005D0963">
      <w:pPr>
        <w:pStyle w:val="TOC3"/>
        <w:tabs>
          <w:tab w:val="left" w:pos="1320"/>
          <w:tab w:val="right" w:leader="dot" w:pos="9350"/>
        </w:tabs>
        <w:rPr>
          <w:ins w:id="351" w:author="Maerdian, Steffen (Halfaker)" w:date="2018-09-11T11:47:00Z"/>
          <w:rFonts w:asciiTheme="minorHAnsi" w:eastAsiaTheme="minorEastAsia" w:hAnsiTheme="minorHAnsi" w:cstheme="minorBidi"/>
          <w:iCs w:val="0"/>
          <w:noProof/>
          <w:sz w:val="22"/>
          <w:szCs w:val="22"/>
        </w:rPr>
      </w:pPr>
      <w:ins w:id="352"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"_Toc524429804"</w:instrText>
        </w:r>
        <w:r w:rsidRPr="0000251C">
          <w:rPr>
            <w:rStyle w:val="Hyperlink"/>
            <w:noProof/>
          </w:rPr>
          <w:instrText xml:space="preserve"> </w:instrText>
        </w:r>
        <w:r w:rsidRPr="0000251C">
          <w:rPr>
            <w:rStyle w:val="Hyperlink"/>
            <w:noProof/>
          </w:rPr>
          <w:fldChar w:fldCharType="separate"/>
        </w:r>
        <w:r w:rsidRPr="0000251C">
          <w:rPr>
            <w:rStyle w:val="Hyperlink"/>
            <w:noProof/>
          </w:rPr>
          <w:t>2.3.3</w:t>
        </w:r>
        <w:r>
          <w:rPr>
            <w:rFonts w:asciiTheme="minorHAnsi" w:eastAsiaTheme="minorEastAsia" w:hAnsiTheme="minorHAnsi" w:cstheme="minorBidi"/>
            <w:iCs w:val="0"/>
            <w:noProof/>
            <w:sz w:val="22"/>
            <w:szCs w:val="22"/>
          </w:rPr>
          <w:tab/>
        </w:r>
        <w:r w:rsidRPr="0000251C">
          <w:rPr>
            <w:rStyle w:val="Hyperlink"/>
            <w:noProof/>
          </w:rPr>
          <w:t>Sending/Receiving</w:t>
        </w:r>
        <w:r>
          <w:rPr>
            <w:noProof/>
            <w:webHidden/>
          </w:rPr>
          <w:tab/>
        </w:r>
        <w:r>
          <w:rPr>
            <w:noProof/>
            <w:webHidden/>
          </w:rPr>
          <w:fldChar w:fldCharType="begin"/>
        </w:r>
        <w:r>
          <w:rPr>
            <w:noProof/>
            <w:webHidden/>
          </w:rPr>
          <w:instrText xml:space="preserve"> PAGEREF _Toc524429804 \h </w:instrText>
        </w:r>
      </w:ins>
      <w:r>
        <w:rPr>
          <w:noProof/>
          <w:webHidden/>
        </w:rPr>
      </w:r>
      <w:r>
        <w:rPr>
          <w:noProof/>
          <w:webHidden/>
        </w:rPr>
        <w:fldChar w:fldCharType="separate"/>
      </w:r>
      <w:ins w:id="353" w:author="Maerdian, Steffen (Halfaker)" w:date="2018-09-11T11:47:00Z">
        <w:r>
          <w:rPr>
            <w:noProof/>
            <w:webHidden/>
          </w:rPr>
          <w:t>6</w:t>
        </w:r>
        <w:r>
          <w:rPr>
            <w:noProof/>
            <w:webHidden/>
          </w:rPr>
          <w:fldChar w:fldCharType="end"/>
        </w:r>
        <w:r w:rsidRPr="0000251C">
          <w:rPr>
            <w:rStyle w:val="Hyperlink"/>
            <w:noProof/>
          </w:rPr>
          <w:fldChar w:fldCharType="end"/>
        </w:r>
      </w:ins>
    </w:p>
    <w:p w14:paraId="06051BED" w14:textId="17D808B7" w:rsidR="005D0963" w:rsidRDefault="005D0963">
      <w:pPr>
        <w:pStyle w:val="TOC2"/>
        <w:tabs>
          <w:tab w:val="left" w:pos="880"/>
          <w:tab w:val="right" w:leader="dot" w:pos="9350"/>
        </w:tabs>
        <w:rPr>
          <w:ins w:id="354" w:author="Maerdian, Steffen (Halfaker)" w:date="2018-09-11T11:47:00Z"/>
          <w:rFonts w:asciiTheme="minorHAnsi" w:eastAsiaTheme="minorEastAsia" w:hAnsiTheme="minorHAnsi" w:cstheme="minorBidi"/>
          <w:b w:val="0"/>
          <w:noProof/>
          <w:sz w:val="22"/>
          <w:szCs w:val="22"/>
        </w:rPr>
      </w:pPr>
      <w:ins w:id="355"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"_Toc524429805"</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2.4</w:t>
        </w:r>
        <w:r>
          <w:rPr>
            <w:rFonts w:asciiTheme="minorHAnsi" w:eastAsiaTheme="minorEastAsia" w:hAnsiTheme="minorHAnsi" w:cstheme="minorBidi"/>
            <w:b w:val="0"/>
            <w:noProof/>
            <w:sz w:val="22"/>
            <w:szCs w:val="22"/>
          </w:rPr>
          <w:tab/>
        </w:r>
        <w:r w:rsidRPr="0000251C">
          <w:rPr>
            <w:rStyle w:val="Hyperlink"/>
            <w:noProof/>
          </w:rPr>
          <w:t>Data Transfer</w:t>
        </w:r>
        <w:r>
          <w:rPr>
            <w:noProof/>
            <w:webHidden/>
          </w:rPr>
          <w:tab/>
        </w:r>
        <w:r>
          <w:rPr>
            <w:noProof/>
            <w:webHidden/>
          </w:rPr>
          <w:fldChar w:fldCharType="begin"/>
        </w:r>
        <w:r>
          <w:rPr>
            <w:noProof/>
            <w:webHidden/>
          </w:rPr>
          <w:instrText xml:space="preserve"> PAGEREF _Toc524429805 \h </w:instrText>
        </w:r>
      </w:ins>
      <w:r>
        <w:rPr>
          <w:noProof/>
          <w:webHidden/>
        </w:rPr>
      </w:r>
      <w:r>
        <w:rPr>
          <w:noProof/>
          <w:webHidden/>
        </w:rPr>
        <w:fldChar w:fldCharType="separate"/>
      </w:r>
      <w:ins w:id="356" w:author="Maerdian, Steffen (Halfaker)" w:date="2018-09-11T11:47:00Z">
        <w:r>
          <w:rPr>
            <w:noProof/>
            <w:webHidden/>
          </w:rPr>
          <w:t>6</w:t>
        </w:r>
        <w:r>
          <w:rPr>
            <w:noProof/>
            <w:webHidden/>
          </w:rPr>
          <w:fldChar w:fldCharType="end"/>
        </w:r>
        <w:r w:rsidRPr="0000251C">
          <w:rPr>
            <w:rStyle w:val="Hyperlink"/>
            <w:noProof/>
          </w:rPr>
          <w:fldChar w:fldCharType="end"/>
        </w:r>
      </w:ins>
    </w:p>
    <w:p w14:paraId="0D0D0035" w14:textId="3D0680E1" w:rsidR="005D0963" w:rsidRDefault="005D0963">
      <w:pPr>
        <w:pStyle w:val="TOC2"/>
        <w:tabs>
          <w:tab w:val="left" w:pos="880"/>
          <w:tab w:val="right" w:leader="dot" w:pos="9350"/>
        </w:tabs>
        <w:rPr>
          <w:ins w:id="357" w:author="Maerdian, Steffen (Halfaker)" w:date="2018-09-11T11:47:00Z"/>
          <w:rFonts w:asciiTheme="minorHAnsi" w:eastAsiaTheme="minorEastAsia" w:hAnsiTheme="minorHAnsi" w:cstheme="minorBidi"/>
          <w:b w:val="0"/>
          <w:noProof/>
          <w:sz w:val="22"/>
          <w:szCs w:val="22"/>
        </w:rPr>
      </w:pPr>
      <w:ins w:id="358"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"_Toc524429806"</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2.5</w:t>
        </w:r>
        <w:r>
          <w:rPr>
            <w:rFonts w:asciiTheme="minorHAnsi" w:eastAsiaTheme="minorEastAsia" w:hAnsiTheme="minorHAnsi" w:cstheme="minorBidi"/>
            <w:b w:val="0"/>
            <w:noProof/>
            <w:sz w:val="22"/>
            <w:szCs w:val="22"/>
          </w:rPr>
          <w:tab/>
        </w:r>
        <w:r w:rsidRPr="0000251C">
          <w:rPr>
            <w:rStyle w:val="Hyperlink"/>
            <w:noProof/>
          </w:rPr>
          <w:t>Transaction Types</w:t>
        </w:r>
        <w:r>
          <w:rPr>
            <w:noProof/>
            <w:webHidden/>
          </w:rPr>
          <w:tab/>
        </w:r>
        <w:r>
          <w:rPr>
            <w:noProof/>
            <w:webHidden/>
          </w:rPr>
          <w:fldChar w:fldCharType="begin"/>
        </w:r>
        <w:r>
          <w:rPr>
            <w:noProof/>
            <w:webHidden/>
          </w:rPr>
          <w:instrText xml:space="preserve"> PAGEREF _Toc524429806 \h </w:instrText>
        </w:r>
      </w:ins>
      <w:r>
        <w:rPr>
          <w:noProof/>
          <w:webHidden/>
        </w:rPr>
      </w:r>
      <w:r>
        <w:rPr>
          <w:noProof/>
          <w:webHidden/>
        </w:rPr>
        <w:fldChar w:fldCharType="separate"/>
      </w:r>
      <w:ins w:id="359" w:author="Maerdian, Steffen (Halfaker)" w:date="2018-09-11T11:47:00Z">
        <w:r>
          <w:rPr>
            <w:noProof/>
            <w:webHidden/>
          </w:rPr>
          <w:t>6</w:t>
        </w:r>
        <w:r>
          <w:rPr>
            <w:noProof/>
            <w:webHidden/>
          </w:rPr>
          <w:fldChar w:fldCharType="end"/>
        </w:r>
        <w:r w:rsidRPr="0000251C">
          <w:rPr>
            <w:rStyle w:val="Hyperlink"/>
            <w:noProof/>
          </w:rPr>
          <w:fldChar w:fldCharType="end"/>
        </w:r>
      </w:ins>
    </w:p>
    <w:p w14:paraId="46CDB211" w14:textId="47BF98FE" w:rsidR="005D0963" w:rsidRDefault="005D0963">
      <w:pPr>
        <w:pStyle w:val="TOC2"/>
        <w:tabs>
          <w:tab w:val="left" w:pos="880"/>
          <w:tab w:val="right" w:leader="dot" w:pos="9350"/>
        </w:tabs>
        <w:rPr>
          <w:ins w:id="360" w:author="Maerdian, Steffen (Halfaker)" w:date="2018-09-11T11:47:00Z"/>
          <w:rFonts w:asciiTheme="minorHAnsi" w:eastAsiaTheme="minorEastAsia" w:hAnsiTheme="minorHAnsi" w:cstheme="minorBidi"/>
          <w:b w:val="0"/>
          <w:noProof/>
          <w:sz w:val="22"/>
          <w:szCs w:val="22"/>
        </w:rPr>
      </w:pPr>
      <w:ins w:id="361"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"_Toc524429807"</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2.6</w:t>
        </w:r>
        <w:r>
          <w:rPr>
            <w:rFonts w:asciiTheme="minorHAnsi" w:eastAsiaTheme="minorEastAsia" w:hAnsiTheme="minorHAnsi" w:cstheme="minorBidi"/>
            <w:b w:val="0"/>
            <w:noProof/>
            <w:sz w:val="22"/>
            <w:szCs w:val="22"/>
          </w:rPr>
          <w:tab/>
        </w:r>
        <w:r w:rsidRPr="0000251C">
          <w:rPr>
            <w:rStyle w:val="Hyperlink"/>
            <w:noProof/>
          </w:rPr>
          <w:t>Data Exchanges</w:t>
        </w:r>
        <w:r>
          <w:rPr>
            <w:noProof/>
            <w:webHidden/>
          </w:rPr>
          <w:tab/>
        </w:r>
        <w:r>
          <w:rPr>
            <w:noProof/>
            <w:webHidden/>
          </w:rPr>
          <w:fldChar w:fldCharType="begin"/>
        </w:r>
        <w:r>
          <w:rPr>
            <w:noProof/>
            <w:webHidden/>
          </w:rPr>
          <w:instrText xml:space="preserve"> PAGEREF _Toc524429807 \h </w:instrText>
        </w:r>
      </w:ins>
      <w:r>
        <w:rPr>
          <w:noProof/>
          <w:webHidden/>
        </w:rPr>
      </w:r>
      <w:r>
        <w:rPr>
          <w:noProof/>
          <w:webHidden/>
        </w:rPr>
        <w:fldChar w:fldCharType="separate"/>
      </w:r>
      <w:ins w:id="362" w:author="Maerdian, Steffen (Halfaker)" w:date="2018-09-11T11:47:00Z">
        <w:r>
          <w:rPr>
            <w:noProof/>
            <w:webHidden/>
          </w:rPr>
          <w:t>6</w:t>
        </w:r>
        <w:r>
          <w:rPr>
            <w:noProof/>
            <w:webHidden/>
          </w:rPr>
          <w:fldChar w:fldCharType="end"/>
        </w:r>
        <w:r w:rsidRPr="0000251C">
          <w:rPr>
            <w:rStyle w:val="Hyperlink"/>
            <w:noProof/>
          </w:rPr>
          <w:fldChar w:fldCharType="end"/>
        </w:r>
      </w:ins>
    </w:p>
    <w:p w14:paraId="5C351496" w14:textId="28E43158" w:rsidR="005D0963" w:rsidRDefault="005D0963">
      <w:pPr>
        <w:pStyle w:val="TOC3"/>
        <w:tabs>
          <w:tab w:val="left" w:pos="1320"/>
          <w:tab w:val="right" w:leader="dot" w:pos="9350"/>
        </w:tabs>
        <w:rPr>
          <w:ins w:id="363" w:author="Maerdian, Steffen (Halfaker)" w:date="2018-09-11T11:47:00Z"/>
          <w:rFonts w:asciiTheme="minorHAnsi" w:eastAsiaTheme="minorEastAsia" w:hAnsiTheme="minorHAnsi" w:cstheme="minorBidi"/>
          <w:iCs w:val="0"/>
          <w:noProof/>
          <w:sz w:val="22"/>
          <w:szCs w:val="22"/>
        </w:rPr>
      </w:pPr>
      <w:ins w:id="364"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"_Toc524429808"</w:instrText>
        </w:r>
        <w:r w:rsidRPr="0000251C">
          <w:rPr>
            <w:rStyle w:val="Hyperlink"/>
            <w:noProof/>
          </w:rPr>
          <w:instrText xml:space="preserve"> </w:instrText>
        </w:r>
        <w:r w:rsidRPr="0000251C">
          <w:rPr>
            <w:rStyle w:val="Hyperlink"/>
            <w:noProof/>
          </w:rPr>
          <w:fldChar w:fldCharType="separate"/>
        </w:r>
        <w:r w:rsidRPr="0000251C">
          <w:rPr>
            <w:rStyle w:val="Hyperlink"/>
            <w:noProof/>
          </w:rPr>
          <w:t>2.6.1</w:t>
        </w:r>
        <w:r>
          <w:rPr>
            <w:rFonts w:asciiTheme="minorHAnsi" w:eastAsiaTheme="minorEastAsia" w:hAnsiTheme="minorHAnsi" w:cstheme="minorBidi"/>
            <w:iCs w:val="0"/>
            <w:noProof/>
            <w:sz w:val="22"/>
            <w:szCs w:val="22"/>
          </w:rPr>
          <w:tab/>
        </w:r>
        <w:r w:rsidRPr="0000251C">
          <w:rPr>
            <w:rStyle w:val="Hyperlink"/>
            <w:noProof/>
          </w:rPr>
          <w:t>FHIR Based Resources</w:t>
        </w:r>
        <w:r>
          <w:rPr>
            <w:noProof/>
            <w:webHidden/>
          </w:rPr>
          <w:tab/>
        </w:r>
        <w:r>
          <w:rPr>
            <w:noProof/>
            <w:webHidden/>
          </w:rPr>
          <w:fldChar w:fldCharType="begin"/>
        </w:r>
        <w:r>
          <w:rPr>
            <w:noProof/>
            <w:webHidden/>
          </w:rPr>
          <w:instrText xml:space="preserve"> PAGEREF _Toc524429808 \h </w:instrText>
        </w:r>
      </w:ins>
      <w:r>
        <w:rPr>
          <w:noProof/>
          <w:webHidden/>
        </w:rPr>
      </w:r>
      <w:r>
        <w:rPr>
          <w:noProof/>
          <w:webHidden/>
        </w:rPr>
        <w:fldChar w:fldCharType="separate"/>
      </w:r>
      <w:ins w:id="365" w:author="Maerdian, Steffen (Halfaker)" w:date="2018-09-11T11:47:00Z">
        <w:r>
          <w:rPr>
            <w:noProof/>
            <w:webHidden/>
          </w:rPr>
          <w:t>7</w:t>
        </w:r>
        <w:r>
          <w:rPr>
            <w:noProof/>
            <w:webHidden/>
          </w:rPr>
          <w:fldChar w:fldCharType="end"/>
        </w:r>
        <w:r w:rsidRPr="0000251C">
          <w:rPr>
            <w:rStyle w:val="Hyperlink"/>
            <w:noProof/>
          </w:rPr>
          <w:fldChar w:fldCharType="end"/>
        </w:r>
      </w:ins>
    </w:p>
    <w:p w14:paraId="7B63933C" w14:textId="0B7BCA62" w:rsidR="005D0963" w:rsidRDefault="005D0963">
      <w:pPr>
        <w:pStyle w:val="TOC3"/>
        <w:tabs>
          <w:tab w:val="left" w:pos="1320"/>
          <w:tab w:val="right" w:leader="dot" w:pos="9350"/>
        </w:tabs>
        <w:rPr>
          <w:ins w:id="366" w:author="Maerdian, Steffen (Halfaker)" w:date="2018-09-11T11:47:00Z"/>
          <w:rFonts w:asciiTheme="minorHAnsi" w:eastAsiaTheme="minorEastAsia" w:hAnsiTheme="minorHAnsi" w:cstheme="minorBidi"/>
          <w:iCs w:val="0"/>
          <w:noProof/>
          <w:sz w:val="22"/>
          <w:szCs w:val="22"/>
        </w:rPr>
      </w:pPr>
      <w:ins w:id="367"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"_Toc524429809"</w:instrText>
        </w:r>
        <w:r w:rsidRPr="0000251C">
          <w:rPr>
            <w:rStyle w:val="Hyperlink"/>
            <w:noProof/>
          </w:rPr>
          <w:instrText xml:space="preserve"> </w:instrText>
        </w:r>
        <w:r w:rsidRPr="0000251C">
          <w:rPr>
            <w:rStyle w:val="Hyperlink"/>
            <w:noProof/>
          </w:rPr>
          <w:fldChar w:fldCharType="separate"/>
        </w:r>
        <w:r w:rsidRPr="0000251C">
          <w:rPr>
            <w:rStyle w:val="Hyperlink"/>
            <w:noProof/>
          </w:rPr>
          <w:t>2.6.2</w:t>
        </w:r>
        <w:r>
          <w:rPr>
            <w:rFonts w:asciiTheme="minorHAnsi" w:eastAsiaTheme="minorEastAsia" w:hAnsiTheme="minorHAnsi" w:cstheme="minorBidi"/>
            <w:iCs w:val="0"/>
            <w:noProof/>
            <w:sz w:val="22"/>
            <w:szCs w:val="22"/>
          </w:rPr>
          <w:tab/>
        </w:r>
        <w:r w:rsidRPr="0000251C">
          <w:rPr>
            <w:rStyle w:val="Hyperlink"/>
            <w:noProof/>
          </w:rPr>
          <w:t>JSON Format</w:t>
        </w:r>
        <w:r>
          <w:rPr>
            <w:noProof/>
            <w:webHidden/>
          </w:rPr>
          <w:tab/>
        </w:r>
        <w:r>
          <w:rPr>
            <w:noProof/>
            <w:webHidden/>
          </w:rPr>
          <w:fldChar w:fldCharType="begin"/>
        </w:r>
        <w:r>
          <w:rPr>
            <w:noProof/>
            <w:webHidden/>
          </w:rPr>
          <w:instrText xml:space="preserve"> PAGEREF _Toc524429809 \h </w:instrText>
        </w:r>
      </w:ins>
      <w:r>
        <w:rPr>
          <w:noProof/>
          <w:webHidden/>
        </w:rPr>
      </w:r>
      <w:r>
        <w:rPr>
          <w:noProof/>
          <w:webHidden/>
        </w:rPr>
        <w:fldChar w:fldCharType="separate"/>
      </w:r>
      <w:ins w:id="368" w:author="Maerdian, Steffen (Halfaker)" w:date="2018-09-11T11:47:00Z">
        <w:r>
          <w:rPr>
            <w:noProof/>
            <w:webHidden/>
          </w:rPr>
          <w:t>9</w:t>
        </w:r>
        <w:r>
          <w:rPr>
            <w:noProof/>
            <w:webHidden/>
          </w:rPr>
          <w:fldChar w:fldCharType="end"/>
        </w:r>
        <w:r w:rsidRPr="0000251C">
          <w:rPr>
            <w:rStyle w:val="Hyperlink"/>
            <w:noProof/>
          </w:rPr>
          <w:fldChar w:fldCharType="end"/>
        </w:r>
      </w:ins>
    </w:p>
    <w:p w14:paraId="36144F59" w14:textId="5D80BEE5" w:rsidR="005D0963" w:rsidRDefault="005D0963">
      <w:pPr>
        <w:pStyle w:val="TOC3"/>
        <w:tabs>
          <w:tab w:val="left" w:pos="1320"/>
          <w:tab w:val="right" w:leader="dot" w:pos="9350"/>
        </w:tabs>
        <w:rPr>
          <w:ins w:id="369" w:author="Maerdian, Steffen (Halfaker)" w:date="2018-09-11T11:47:00Z"/>
          <w:rFonts w:asciiTheme="minorHAnsi" w:eastAsiaTheme="minorEastAsia" w:hAnsiTheme="minorHAnsi" w:cstheme="minorBidi"/>
          <w:iCs w:val="0"/>
          <w:noProof/>
          <w:sz w:val="22"/>
          <w:szCs w:val="22"/>
        </w:rPr>
      </w:pPr>
      <w:ins w:id="370"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"_Toc524429810"</w:instrText>
        </w:r>
        <w:r w:rsidRPr="0000251C">
          <w:rPr>
            <w:rStyle w:val="Hyperlink"/>
            <w:noProof/>
          </w:rPr>
          <w:instrText xml:space="preserve"> </w:instrText>
        </w:r>
        <w:r w:rsidRPr="0000251C">
          <w:rPr>
            <w:rStyle w:val="Hyperlink"/>
            <w:noProof/>
          </w:rPr>
          <w:fldChar w:fldCharType="separate"/>
        </w:r>
        <w:r w:rsidRPr="0000251C">
          <w:rPr>
            <w:rStyle w:val="Hyperlink"/>
            <w:noProof/>
          </w:rPr>
          <w:t>2.6.3</w:t>
        </w:r>
        <w:r>
          <w:rPr>
            <w:rFonts w:asciiTheme="minorHAnsi" w:eastAsiaTheme="minorEastAsia" w:hAnsiTheme="minorHAnsi" w:cstheme="minorBidi"/>
            <w:iCs w:val="0"/>
            <w:noProof/>
            <w:sz w:val="22"/>
            <w:szCs w:val="22"/>
          </w:rPr>
          <w:tab/>
        </w:r>
        <w:r w:rsidRPr="0000251C">
          <w:rPr>
            <w:rStyle w:val="Hyperlink"/>
            <w:noProof/>
          </w:rPr>
          <w:t>Bundle Definition</w:t>
        </w:r>
        <w:r>
          <w:rPr>
            <w:noProof/>
            <w:webHidden/>
          </w:rPr>
          <w:tab/>
        </w:r>
        <w:r>
          <w:rPr>
            <w:noProof/>
            <w:webHidden/>
          </w:rPr>
          <w:fldChar w:fldCharType="begin"/>
        </w:r>
        <w:r>
          <w:rPr>
            <w:noProof/>
            <w:webHidden/>
          </w:rPr>
          <w:instrText xml:space="preserve"> PAGEREF _Toc524429810 \h </w:instrText>
        </w:r>
      </w:ins>
      <w:r>
        <w:rPr>
          <w:noProof/>
          <w:webHidden/>
        </w:rPr>
      </w:r>
      <w:r>
        <w:rPr>
          <w:noProof/>
          <w:webHidden/>
        </w:rPr>
        <w:fldChar w:fldCharType="separate"/>
      </w:r>
      <w:ins w:id="371" w:author="Maerdian, Steffen (Halfaker)" w:date="2018-09-11T11:47:00Z">
        <w:r>
          <w:rPr>
            <w:noProof/>
            <w:webHidden/>
          </w:rPr>
          <w:t>10</w:t>
        </w:r>
        <w:r>
          <w:rPr>
            <w:noProof/>
            <w:webHidden/>
          </w:rPr>
          <w:fldChar w:fldCharType="end"/>
        </w:r>
        <w:r w:rsidRPr="0000251C">
          <w:rPr>
            <w:rStyle w:val="Hyperlink"/>
            <w:noProof/>
          </w:rPr>
          <w:fldChar w:fldCharType="end"/>
        </w:r>
      </w:ins>
    </w:p>
    <w:p w14:paraId="4434C832" w14:textId="102B24CA" w:rsidR="005D0963" w:rsidRDefault="005D0963">
      <w:pPr>
        <w:pStyle w:val="TOC2"/>
        <w:tabs>
          <w:tab w:val="left" w:pos="880"/>
          <w:tab w:val="right" w:leader="dot" w:pos="9350"/>
        </w:tabs>
        <w:rPr>
          <w:ins w:id="372" w:author="Maerdian, Steffen (Halfaker)" w:date="2018-09-11T11:47:00Z"/>
          <w:rFonts w:asciiTheme="minorHAnsi" w:eastAsiaTheme="minorEastAsia" w:hAnsiTheme="minorHAnsi" w:cstheme="minorBidi"/>
          <w:b w:val="0"/>
          <w:noProof/>
          <w:sz w:val="22"/>
          <w:szCs w:val="22"/>
        </w:rPr>
      </w:pPr>
      <w:ins w:id="373"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"_Toc524429811"</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2.7</w:t>
        </w:r>
        <w:r>
          <w:rPr>
            <w:rFonts w:asciiTheme="minorHAnsi" w:eastAsiaTheme="minorEastAsia" w:hAnsiTheme="minorHAnsi" w:cstheme="minorBidi"/>
            <w:b w:val="0"/>
            <w:noProof/>
            <w:sz w:val="22"/>
            <w:szCs w:val="22"/>
          </w:rPr>
          <w:tab/>
        </w:r>
        <w:r w:rsidRPr="0000251C">
          <w:rPr>
            <w:rStyle w:val="Hyperlink"/>
            <w:noProof/>
          </w:rPr>
          <w:t>Communications Methods</w:t>
        </w:r>
        <w:r>
          <w:rPr>
            <w:noProof/>
            <w:webHidden/>
          </w:rPr>
          <w:tab/>
        </w:r>
        <w:r>
          <w:rPr>
            <w:noProof/>
            <w:webHidden/>
          </w:rPr>
          <w:fldChar w:fldCharType="begin"/>
        </w:r>
        <w:r>
          <w:rPr>
            <w:noProof/>
            <w:webHidden/>
          </w:rPr>
          <w:instrText xml:space="preserve"> PAGEREF _Toc524429811 \h </w:instrText>
        </w:r>
      </w:ins>
      <w:r>
        <w:rPr>
          <w:noProof/>
          <w:webHidden/>
        </w:rPr>
      </w:r>
      <w:r>
        <w:rPr>
          <w:noProof/>
          <w:webHidden/>
        </w:rPr>
        <w:fldChar w:fldCharType="separate"/>
      </w:r>
      <w:ins w:id="374" w:author="Maerdian, Steffen (Halfaker)" w:date="2018-09-11T11:47:00Z">
        <w:r>
          <w:rPr>
            <w:noProof/>
            <w:webHidden/>
          </w:rPr>
          <w:t>11</w:t>
        </w:r>
        <w:r>
          <w:rPr>
            <w:noProof/>
            <w:webHidden/>
          </w:rPr>
          <w:fldChar w:fldCharType="end"/>
        </w:r>
        <w:r w:rsidRPr="0000251C">
          <w:rPr>
            <w:rStyle w:val="Hyperlink"/>
            <w:noProof/>
          </w:rPr>
          <w:fldChar w:fldCharType="end"/>
        </w:r>
      </w:ins>
    </w:p>
    <w:p w14:paraId="37F10F37" w14:textId="27B45AC8" w:rsidR="005D0963" w:rsidRDefault="005D0963">
      <w:pPr>
        <w:pStyle w:val="TOC3"/>
        <w:tabs>
          <w:tab w:val="left" w:pos="1320"/>
          <w:tab w:val="right" w:leader="dot" w:pos="9350"/>
        </w:tabs>
        <w:rPr>
          <w:ins w:id="375" w:author="Maerdian, Steffen (Halfaker)" w:date="2018-09-11T11:47:00Z"/>
          <w:rFonts w:asciiTheme="minorHAnsi" w:eastAsiaTheme="minorEastAsia" w:hAnsiTheme="minorHAnsi" w:cstheme="minorBidi"/>
          <w:iCs w:val="0"/>
          <w:noProof/>
          <w:sz w:val="22"/>
          <w:szCs w:val="22"/>
        </w:rPr>
      </w:pPr>
      <w:ins w:id="376"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"_Toc524429812"</w:instrText>
        </w:r>
        <w:r w:rsidRPr="0000251C">
          <w:rPr>
            <w:rStyle w:val="Hyperlink"/>
            <w:noProof/>
          </w:rPr>
          <w:instrText xml:space="preserve"> </w:instrText>
        </w:r>
        <w:r w:rsidRPr="0000251C">
          <w:rPr>
            <w:rStyle w:val="Hyperlink"/>
            <w:noProof/>
          </w:rPr>
          <w:fldChar w:fldCharType="separate"/>
        </w:r>
        <w:r w:rsidRPr="0000251C">
          <w:rPr>
            <w:rStyle w:val="Hyperlink"/>
            <w:noProof/>
          </w:rPr>
          <w:t>2.7.1</w:t>
        </w:r>
        <w:r>
          <w:rPr>
            <w:rFonts w:asciiTheme="minorHAnsi" w:eastAsiaTheme="minorEastAsia" w:hAnsiTheme="minorHAnsi" w:cstheme="minorBidi"/>
            <w:iCs w:val="0"/>
            <w:noProof/>
            <w:sz w:val="22"/>
            <w:szCs w:val="22"/>
          </w:rPr>
          <w:tab/>
        </w:r>
        <w:r w:rsidRPr="0000251C">
          <w:rPr>
            <w:rStyle w:val="Hyperlink"/>
            <w:noProof/>
          </w:rPr>
          <w:t>Ports and Protocols</w:t>
        </w:r>
        <w:r>
          <w:rPr>
            <w:noProof/>
            <w:webHidden/>
          </w:rPr>
          <w:tab/>
        </w:r>
        <w:r>
          <w:rPr>
            <w:noProof/>
            <w:webHidden/>
          </w:rPr>
          <w:fldChar w:fldCharType="begin"/>
        </w:r>
        <w:r>
          <w:rPr>
            <w:noProof/>
            <w:webHidden/>
          </w:rPr>
          <w:instrText xml:space="preserve"> PAGEREF _Toc524429812 \h </w:instrText>
        </w:r>
      </w:ins>
      <w:r>
        <w:rPr>
          <w:noProof/>
          <w:webHidden/>
        </w:rPr>
      </w:r>
      <w:r>
        <w:rPr>
          <w:noProof/>
          <w:webHidden/>
        </w:rPr>
        <w:fldChar w:fldCharType="separate"/>
      </w:r>
      <w:ins w:id="377" w:author="Maerdian, Steffen (Halfaker)" w:date="2018-09-11T11:47:00Z">
        <w:r>
          <w:rPr>
            <w:noProof/>
            <w:webHidden/>
          </w:rPr>
          <w:t>11</w:t>
        </w:r>
        <w:r>
          <w:rPr>
            <w:noProof/>
            <w:webHidden/>
          </w:rPr>
          <w:fldChar w:fldCharType="end"/>
        </w:r>
        <w:r w:rsidRPr="0000251C">
          <w:rPr>
            <w:rStyle w:val="Hyperlink"/>
            <w:noProof/>
          </w:rPr>
          <w:fldChar w:fldCharType="end"/>
        </w:r>
      </w:ins>
    </w:p>
    <w:p w14:paraId="35E17DC8" w14:textId="10BC85F0" w:rsidR="005D0963" w:rsidRDefault="005D0963">
      <w:pPr>
        <w:pStyle w:val="TOC3"/>
        <w:tabs>
          <w:tab w:val="left" w:pos="1320"/>
          <w:tab w:val="right" w:leader="dot" w:pos="9350"/>
        </w:tabs>
        <w:rPr>
          <w:ins w:id="378" w:author="Maerdian, Steffen (Halfaker)" w:date="2018-09-11T11:47:00Z"/>
          <w:rFonts w:asciiTheme="minorHAnsi" w:eastAsiaTheme="minorEastAsia" w:hAnsiTheme="minorHAnsi" w:cstheme="minorBidi"/>
          <w:iCs w:val="0"/>
          <w:noProof/>
          <w:sz w:val="22"/>
          <w:szCs w:val="22"/>
        </w:rPr>
      </w:pPr>
      <w:ins w:id="379"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"_Toc524429813"</w:instrText>
        </w:r>
        <w:r w:rsidRPr="0000251C">
          <w:rPr>
            <w:rStyle w:val="Hyperlink"/>
            <w:noProof/>
          </w:rPr>
          <w:instrText xml:space="preserve"> </w:instrText>
        </w:r>
        <w:r w:rsidRPr="0000251C">
          <w:rPr>
            <w:rStyle w:val="Hyperlink"/>
            <w:noProof/>
          </w:rPr>
          <w:fldChar w:fldCharType="separate"/>
        </w:r>
        <w:r w:rsidRPr="0000251C">
          <w:rPr>
            <w:rStyle w:val="Hyperlink"/>
            <w:noProof/>
          </w:rPr>
          <w:t>2.7.2</w:t>
        </w:r>
        <w:r>
          <w:rPr>
            <w:rFonts w:asciiTheme="minorHAnsi" w:eastAsiaTheme="minorEastAsia" w:hAnsiTheme="minorHAnsi" w:cstheme="minorBidi"/>
            <w:iCs w:val="0"/>
            <w:noProof/>
            <w:sz w:val="22"/>
            <w:szCs w:val="22"/>
          </w:rPr>
          <w:tab/>
        </w:r>
        <w:r w:rsidRPr="0000251C">
          <w:rPr>
            <w:rStyle w:val="Hyperlink"/>
            <w:noProof/>
          </w:rPr>
          <w:t>ESB Configuration(s)</w:t>
        </w:r>
        <w:r>
          <w:rPr>
            <w:noProof/>
            <w:webHidden/>
          </w:rPr>
          <w:tab/>
        </w:r>
        <w:r>
          <w:rPr>
            <w:noProof/>
            <w:webHidden/>
          </w:rPr>
          <w:fldChar w:fldCharType="begin"/>
        </w:r>
        <w:r>
          <w:rPr>
            <w:noProof/>
            <w:webHidden/>
          </w:rPr>
          <w:instrText xml:space="preserve"> PAGEREF _Toc524429813 \h </w:instrText>
        </w:r>
      </w:ins>
      <w:r>
        <w:rPr>
          <w:noProof/>
          <w:webHidden/>
        </w:rPr>
      </w:r>
      <w:r>
        <w:rPr>
          <w:noProof/>
          <w:webHidden/>
        </w:rPr>
        <w:fldChar w:fldCharType="separate"/>
      </w:r>
      <w:ins w:id="380" w:author="Maerdian, Steffen (Halfaker)" w:date="2018-09-11T11:47:00Z">
        <w:r>
          <w:rPr>
            <w:noProof/>
            <w:webHidden/>
          </w:rPr>
          <w:t>12</w:t>
        </w:r>
        <w:r>
          <w:rPr>
            <w:noProof/>
            <w:webHidden/>
          </w:rPr>
          <w:fldChar w:fldCharType="end"/>
        </w:r>
        <w:r w:rsidRPr="0000251C">
          <w:rPr>
            <w:rStyle w:val="Hyperlink"/>
            <w:noProof/>
          </w:rPr>
          <w:fldChar w:fldCharType="end"/>
        </w:r>
      </w:ins>
    </w:p>
    <w:p w14:paraId="26A34277" w14:textId="04830A16" w:rsidR="005D0963" w:rsidRDefault="005D0963">
      <w:pPr>
        <w:pStyle w:val="TOC3"/>
        <w:tabs>
          <w:tab w:val="left" w:pos="1320"/>
          <w:tab w:val="right" w:leader="dot" w:pos="9350"/>
        </w:tabs>
        <w:rPr>
          <w:ins w:id="381" w:author="Maerdian, Steffen (Halfaker)" w:date="2018-09-11T11:47:00Z"/>
          <w:rFonts w:asciiTheme="minorHAnsi" w:eastAsiaTheme="minorEastAsia" w:hAnsiTheme="minorHAnsi" w:cstheme="minorBidi"/>
          <w:iCs w:val="0"/>
          <w:noProof/>
          <w:sz w:val="22"/>
          <w:szCs w:val="22"/>
        </w:rPr>
      </w:pPr>
      <w:ins w:id="382"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"_Toc524429814"</w:instrText>
        </w:r>
        <w:r w:rsidRPr="0000251C">
          <w:rPr>
            <w:rStyle w:val="Hyperlink"/>
            <w:noProof/>
          </w:rPr>
          <w:instrText xml:space="preserve"> </w:instrText>
        </w:r>
        <w:r w:rsidRPr="0000251C">
          <w:rPr>
            <w:rStyle w:val="Hyperlink"/>
            <w:noProof/>
          </w:rPr>
          <w:fldChar w:fldCharType="separate"/>
        </w:r>
        <w:r w:rsidRPr="0000251C">
          <w:rPr>
            <w:rStyle w:val="Hyperlink"/>
            <w:noProof/>
          </w:rPr>
          <w:t>2.7.3</w:t>
        </w:r>
        <w:r>
          <w:rPr>
            <w:rFonts w:asciiTheme="minorHAnsi" w:eastAsiaTheme="minorEastAsia" w:hAnsiTheme="minorHAnsi" w:cstheme="minorBidi"/>
            <w:iCs w:val="0"/>
            <w:noProof/>
            <w:sz w:val="22"/>
            <w:szCs w:val="22"/>
          </w:rPr>
          <w:tab/>
        </w:r>
        <w:r w:rsidRPr="0000251C">
          <w:rPr>
            <w:rStyle w:val="Hyperlink"/>
            <w:noProof/>
          </w:rPr>
          <w:t>System Configuration</w:t>
        </w:r>
        <w:r>
          <w:rPr>
            <w:noProof/>
            <w:webHidden/>
          </w:rPr>
          <w:tab/>
        </w:r>
        <w:r>
          <w:rPr>
            <w:noProof/>
            <w:webHidden/>
          </w:rPr>
          <w:fldChar w:fldCharType="begin"/>
        </w:r>
        <w:r>
          <w:rPr>
            <w:noProof/>
            <w:webHidden/>
          </w:rPr>
          <w:instrText xml:space="preserve"> PAGEREF _Toc524429814 \h </w:instrText>
        </w:r>
      </w:ins>
      <w:r>
        <w:rPr>
          <w:noProof/>
          <w:webHidden/>
        </w:rPr>
      </w:r>
      <w:r>
        <w:rPr>
          <w:noProof/>
          <w:webHidden/>
        </w:rPr>
        <w:fldChar w:fldCharType="separate"/>
      </w:r>
      <w:ins w:id="383" w:author="Maerdian, Steffen (Halfaker)" w:date="2018-09-11T11:47:00Z">
        <w:r>
          <w:rPr>
            <w:noProof/>
            <w:webHidden/>
          </w:rPr>
          <w:t>12</w:t>
        </w:r>
        <w:r>
          <w:rPr>
            <w:noProof/>
            <w:webHidden/>
          </w:rPr>
          <w:fldChar w:fldCharType="end"/>
        </w:r>
        <w:r w:rsidRPr="0000251C">
          <w:rPr>
            <w:rStyle w:val="Hyperlink"/>
            <w:noProof/>
          </w:rPr>
          <w:fldChar w:fldCharType="end"/>
        </w:r>
      </w:ins>
    </w:p>
    <w:p w14:paraId="60399CC8" w14:textId="7B89C269" w:rsidR="005D0963" w:rsidRDefault="005D0963">
      <w:pPr>
        <w:pStyle w:val="TOC2"/>
        <w:tabs>
          <w:tab w:val="left" w:pos="880"/>
          <w:tab w:val="right" w:leader="dot" w:pos="9350"/>
        </w:tabs>
        <w:rPr>
          <w:ins w:id="384" w:author="Maerdian, Steffen (Halfaker)" w:date="2018-09-11T11:47:00Z"/>
          <w:rFonts w:asciiTheme="minorHAnsi" w:eastAsiaTheme="minorEastAsia" w:hAnsiTheme="minorHAnsi" w:cstheme="minorBidi"/>
          <w:b w:val="0"/>
          <w:noProof/>
          <w:sz w:val="22"/>
          <w:szCs w:val="22"/>
        </w:rPr>
      </w:pPr>
      <w:ins w:id="385"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"_Toc524429815"</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2.8</w:t>
        </w:r>
        <w:r>
          <w:rPr>
            <w:rFonts w:asciiTheme="minorHAnsi" w:eastAsiaTheme="minorEastAsia" w:hAnsiTheme="minorHAnsi" w:cstheme="minorBidi"/>
            <w:b w:val="0"/>
            <w:noProof/>
            <w:sz w:val="22"/>
            <w:szCs w:val="22"/>
          </w:rPr>
          <w:tab/>
        </w:r>
        <w:r w:rsidRPr="0000251C">
          <w:rPr>
            <w:rStyle w:val="Hyperlink"/>
            <w:noProof/>
          </w:rPr>
          <w:t>Performance Requirements</w:t>
        </w:r>
        <w:r>
          <w:rPr>
            <w:noProof/>
            <w:webHidden/>
          </w:rPr>
          <w:tab/>
        </w:r>
        <w:r>
          <w:rPr>
            <w:noProof/>
            <w:webHidden/>
          </w:rPr>
          <w:fldChar w:fldCharType="begin"/>
        </w:r>
        <w:r>
          <w:rPr>
            <w:noProof/>
            <w:webHidden/>
          </w:rPr>
          <w:instrText xml:space="preserve"> PAGEREF _Toc524429815 \h </w:instrText>
        </w:r>
      </w:ins>
      <w:r>
        <w:rPr>
          <w:noProof/>
          <w:webHidden/>
        </w:rPr>
      </w:r>
      <w:r>
        <w:rPr>
          <w:noProof/>
          <w:webHidden/>
        </w:rPr>
        <w:fldChar w:fldCharType="separate"/>
      </w:r>
      <w:ins w:id="386" w:author="Maerdian, Steffen (Halfaker)" w:date="2018-09-11T11:47:00Z">
        <w:r>
          <w:rPr>
            <w:noProof/>
            <w:webHidden/>
          </w:rPr>
          <w:t>12</w:t>
        </w:r>
        <w:r>
          <w:rPr>
            <w:noProof/>
            <w:webHidden/>
          </w:rPr>
          <w:fldChar w:fldCharType="end"/>
        </w:r>
        <w:r w:rsidRPr="0000251C">
          <w:rPr>
            <w:rStyle w:val="Hyperlink"/>
            <w:noProof/>
          </w:rPr>
          <w:fldChar w:fldCharType="end"/>
        </w:r>
      </w:ins>
    </w:p>
    <w:p w14:paraId="1D407E6C" w14:textId="0AC23F3F" w:rsidR="005D0963" w:rsidRDefault="005D0963">
      <w:pPr>
        <w:pStyle w:val="TOC2"/>
        <w:tabs>
          <w:tab w:val="left" w:pos="880"/>
          <w:tab w:val="right" w:leader="dot" w:pos="9350"/>
        </w:tabs>
        <w:rPr>
          <w:ins w:id="387" w:author="Maerdian, Steffen (Halfaker)" w:date="2018-09-11T11:47:00Z"/>
          <w:rFonts w:asciiTheme="minorHAnsi" w:eastAsiaTheme="minorEastAsia" w:hAnsiTheme="minorHAnsi" w:cstheme="minorBidi"/>
          <w:b w:val="0"/>
          <w:noProof/>
          <w:sz w:val="22"/>
          <w:szCs w:val="22"/>
        </w:rPr>
      </w:pPr>
      <w:ins w:id="388"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"_Toc524429816"</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2.9</w:t>
        </w:r>
        <w:r>
          <w:rPr>
            <w:rFonts w:asciiTheme="minorHAnsi" w:eastAsiaTheme="minorEastAsia" w:hAnsiTheme="minorHAnsi" w:cstheme="minorBidi"/>
            <w:b w:val="0"/>
            <w:noProof/>
            <w:sz w:val="22"/>
            <w:szCs w:val="22"/>
          </w:rPr>
          <w:tab/>
        </w:r>
        <w:r w:rsidRPr="0000251C">
          <w:rPr>
            <w:rStyle w:val="Hyperlink"/>
            <w:noProof/>
          </w:rPr>
          <w:t>Security</w:t>
        </w:r>
        <w:r>
          <w:rPr>
            <w:noProof/>
            <w:webHidden/>
          </w:rPr>
          <w:tab/>
        </w:r>
        <w:r>
          <w:rPr>
            <w:noProof/>
            <w:webHidden/>
          </w:rPr>
          <w:fldChar w:fldCharType="begin"/>
        </w:r>
        <w:r>
          <w:rPr>
            <w:noProof/>
            <w:webHidden/>
          </w:rPr>
          <w:instrText xml:space="preserve"> PAGEREF _Toc524429816 \h </w:instrText>
        </w:r>
      </w:ins>
      <w:r>
        <w:rPr>
          <w:noProof/>
          <w:webHidden/>
        </w:rPr>
      </w:r>
      <w:r>
        <w:rPr>
          <w:noProof/>
          <w:webHidden/>
        </w:rPr>
        <w:fldChar w:fldCharType="separate"/>
      </w:r>
      <w:ins w:id="389" w:author="Maerdian, Steffen (Halfaker)" w:date="2018-09-11T11:47:00Z">
        <w:r>
          <w:rPr>
            <w:noProof/>
            <w:webHidden/>
          </w:rPr>
          <w:t>12</w:t>
        </w:r>
        <w:r>
          <w:rPr>
            <w:noProof/>
            <w:webHidden/>
          </w:rPr>
          <w:fldChar w:fldCharType="end"/>
        </w:r>
        <w:r w:rsidRPr="0000251C">
          <w:rPr>
            <w:rStyle w:val="Hyperlink"/>
            <w:noProof/>
          </w:rPr>
          <w:fldChar w:fldCharType="end"/>
        </w:r>
      </w:ins>
    </w:p>
    <w:p w14:paraId="4E3EBFF0" w14:textId="2975F576" w:rsidR="005D0963" w:rsidRDefault="005D0963">
      <w:pPr>
        <w:pStyle w:val="TOC2"/>
        <w:tabs>
          <w:tab w:val="left" w:pos="1100"/>
          <w:tab w:val="right" w:leader="dot" w:pos="9350"/>
        </w:tabs>
        <w:rPr>
          <w:ins w:id="390" w:author="Maerdian, Steffen (Halfaker)" w:date="2018-09-11T11:47:00Z"/>
          <w:rFonts w:asciiTheme="minorHAnsi" w:eastAsiaTheme="minorEastAsia" w:hAnsiTheme="minorHAnsi" w:cstheme="minorBidi"/>
          <w:b w:val="0"/>
          <w:noProof/>
          <w:sz w:val="22"/>
          <w:szCs w:val="22"/>
        </w:rPr>
      </w:pPr>
      <w:ins w:id="391"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"_Toc524429817"</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2.10</w:t>
        </w:r>
        <w:r>
          <w:rPr>
            <w:rFonts w:asciiTheme="minorHAnsi" w:eastAsiaTheme="minorEastAsia" w:hAnsiTheme="minorHAnsi" w:cstheme="minorBidi"/>
            <w:b w:val="0"/>
            <w:noProof/>
            <w:sz w:val="22"/>
            <w:szCs w:val="22"/>
          </w:rPr>
          <w:tab/>
        </w:r>
        <w:r w:rsidRPr="0000251C">
          <w:rPr>
            <w:rStyle w:val="Hyperlink"/>
            <w:noProof/>
          </w:rPr>
          <w:t>Testing Requirements</w:t>
        </w:r>
        <w:r>
          <w:rPr>
            <w:noProof/>
            <w:webHidden/>
          </w:rPr>
          <w:tab/>
        </w:r>
        <w:r>
          <w:rPr>
            <w:noProof/>
            <w:webHidden/>
          </w:rPr>
          <w:fldChar w:fldCharType="begin"/>
        </w:r>
        <w:r>
          <w:rPr>
            <w:noProof/>
            <w:webHidden/>
          </w:rPr>
          <w:instrText xml:space="preserve"> PAGEREF _Toc524429817 \h </w:instrText>
        </w:r>
      </w:ins>
      <w:r>
        <w:rPr>
          <w:noProof/>
          <w:webHidden/>
        </w:rPr>
      </w:r>
      <w:r>
        <w:rPr>
          <w:noProof/>
          <w:webHidden/>
        </w:rPr>
        <w:fldChar w:fldCharType="separate"/>
      </w:r>
      <w:ins w:id="392" w:author="Maerdian, Steffen (Halfaker)" w:date="2018-09-11T11:47:00Z">
        <w:r>
          <w:rPr>
            <w:noProof/>
            <w:webHidden/>
          </w:rPr>
          <w:t>12</w:t>
        </w:r>
        <w:r>
          <w:rPr>
            <w:noProof/>
            <w:webHidden/>
          </w:rPr>
          <w:fldChar w:fldCharType="end"/>
        </w:r>
        <w:r w:rsidRPr="0000251C">
          <w:rPr>
            <w:rStyle w:val="Hyperlink"/>
            <w:noProof/>
          </w:rPr>
          <w:fldChar w:fldCharType="end"/>
        </w:r>
      </w:ins>
    </w:p>
    <w:p w14:paraId="585637B2" w14:textId="55B7F681" w:rsidR="005D0963" w:rsidRDefault="005D0963">
      <w:pPr>
        <w:pStyle w:val="TOC3"/>
        <w:tabs>
          <w:tab w:val="left" w:pos="1320"/>
          <w:tab w:val="right" w:leader="dot" w:pos="9350"/>
        </w:tabs>
        <w:rPr>
          <w:ins w:id="393" w:author="Maerdian, Steffen (Halfaker)" w:date="2018-09-11T11:47:00Z"/>
          <w:rFonts w:asciiTheme="minorHAnsi" w:eastAsiaTheme="minorEastAsia" w:hAnsiTheme="minorHAnsi" w:cstheme="minorBidi"/>
          <w:iCs w:val="0"/>
          <w:noProof/>
          <w:sz w:val="22"/>
          <w:szCs w:val="22"/>
        </w:rPr>
      </w:pPr>
      <w:ins w:id="394"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"_Toc524429818"</w:instrText>
        </w:r>
        <w:r w:rsidRPr="0000251C">
          <w:rPr>
            <w:rStyle w:val="Hyperlink"/>
            <w:noProof/>
          </w:rPr>
          <w:instrText xml:space="preserve"> </w:instrText>
        </w:r>
        <w:r w:rsidRPr="0000251C">
          <w:rPr>
            <w:rStyle w:val="Hyperlink"/>
            <w:noProof/>
          </w:rPr>
          <w:fldChar w:fldCharType="separate"/>
        </w:r>
        <w:r w:rsidRPr="0000251C">
          <w:rPr>
            <w:rStyle w:val="Hyperlink"/>
            <w:noProof/>
          </w:rPr>
          <w:t>2.10.1</w:t>
        </w:r>
        <w:r>
          <w:rPr>
            <w:rFonts w:asciiTheme="minorHAnsi" w:eastAsiaTheme="minorEastAsia" w:hAnsiTheme="minorHAnsi" w:cstheme="minorBidi"/>
            <w:iCs w:val="0"/>
            <w:noProof/>
            <w:sz w:val="22"/>
            <w:szCs w:val="22"/>
          </w:rPr>
          <w:tab/>
        </w:r>
        <w:r w:rsidRPr="0000251C">
          <w:rPr>
            <w:rStyle w:val="Hyperlink"/>
            <w:noProof/>
          </w:rPr>
          <w:t>Comparison of Data</w:t>
        </w:r>
        <w:r>
          <w:rPr>
            <w:noProof/>
            <w:webHidden/>
          </w:rPr>
          <w:tab/>
        </w:r>
        <w:r>
          <w:rPr>
            <w:noProof/>
            <w:webHidden/>
          </w:rPr>
          <w:fldChar w:fldCharType="begin"/>
        </w:r>
        <w:r>
          <w:rPr>
            <w:noProof/>
            <w:webHidden/>
          </w:rPr>
          <w:instrText xml:space="preserve"> PAGEREF _Toc524429818 \h </w:instrText>
        </w:r>
      </w:ins>
      <w:r>
        <w:rPr>
          <w:noProof/>
          <w:webHidden/>
        </w:rPr>
      </w:r>
      <w:r>
        <w:rPr>
          <w:noProof/>
          <w:webHidden/>
        </w:rPr>
        <w:fldChar w:fldCharType="separate"/>
      </w:r>
      <w:ins w:id="395" w:author="Maerdian, Steffen (Halfaker)" w:date="2018-09-11T11:47:00Z">
        <w:r>
          <w:rPr>
            <w:noProof/>
            <w:webHidden/>
          </w:rPr>
          <w:t>13</w:t>
        </w:r>
        <w:r>
          <w:rPr>
            <w:noProof/>
            <w:webHidden/>
          </w:rPr>
          <w:fldChar w:fldCharType="end"/>
        </w:r>
        <w:r w:rsidRPr="0000251C">
          <w:rPr>
            <w:rStyle w:val="Hyperlink"/>
            <w:noProof/>
          </w:rPr>
          <w:fldChar w:fldCharType="end"/>
        </w:r>
      </w:ins>
    </w:p>
    <w:p w14:paraId="7EA39BE0" w14:textId="1C030C10" w:rsidR="005D0963" w:rsidRDefault="005D0963">
      <w:pPr>
        <w:pStyle w:val="TOC3"/>
        <w:tabs>
          <w:tab w:val="left" w:pos="1320"/>
          <w:tab w:val="right" w:leader="dot" w:pos="9350"/>
        </w:tabs>
        <w:rPr>
          <w:ins w:id="396" w:author="Maerdian, Steffen (Halfaker)" w:date="2018-09-11T11:47:00Z"/>
          <w:rFonts w:asciiTheme="minorHAnsi" w:eastAsiaTheme="minorEastAsia" w:hAnsiTheme="minorHAnsi" w:cstheme="minorBidi"/>
          <w:iCs w:val="0"/>
          <w:noProof/>
          <w:sz w:val="22"/>
          <w:szCs w:val="22"/>
        </w:rPr>
      </w:pPr>
      <w:ins w:id="397"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"_Toc524429819"</w:instrText>
        </w:r>
        <w:r w:rsidRPr="0000251C">
          <w:rPr>
            <w:rStyle w:val="Hyperlink"/>
            <w:noProof/>
          </w:rPr>
          <w:instrText xml:space="preserve"> </w:instrText>
        </w:r>
        <w:r w:rsidRPr="0000251C">
          <w:rPr>
            <w:rStyle w:val="Hyperlink"/>
            <w:noProof/>
          </w:rPr>
          <w:fldChar w:fldCharType="separate"/>
        </w:r>
        <w:r w:rsidRPr="0000251C">
          <w:rPr>
            <w:rStyle w:val="Hyperlink"/>
            <w:noProof/>
          </w:rPr>
          <w:t>2.10.2</w:t>
        </w:r>
        <w:r>
          <w:rPr>
            <w:rFonts w:asciiTheme="minorHAnsi" w:eastAsiaTheme="minorEastAsia" w:hAnsiTheme="minorHAnsi" w:cstheme="minorBidi"/>
            <w:iCs w:val="0"/>
            <w:noProof/>
            <w:sz w:val="22"/>
            <w:szCs w:val="22"/>
          </w:rPr>
          <w:tab/>
        </w:r>
        <w:r w:rsidRPr="0000251C">
          <w:rPr>
            <w:rStyle w:val="Hyperlink"/>
            <w:noProof/>
          </w:rPr>
          <w:t>Completeness</w:t>
        </w:r>
        <w:r>
          <w:rPr>
            <w:noProof/>
            <w:webHidden/>
          </w:rPr>
          <w:tab/>
        </w:r>
        <w:r>
          <w:rPr>
            <w:noProof/>
            <w:webHidden/>
          </w:rPr>
          <w:fldChar w:fldCharType="begin"/>
        </w:r>
        <w:r>
          <w:rPr>
            <w:noProof/>
            <w:webHidden/>
          </w:rPr>
          <w:instrText xml:space="preserve"> PAGEREF _Toc524429819 \h </w:instrText>
        </w:r>
      </w:ins>
      <w:r>
        <w:rPr>
          <w:noProof/>
          <w:webHidden/>
        </w:rPr>
      </w:r>
      <w:r>
        <w:rPr>
          <w:noProof/>
          <w:webHidden/>
        </w:rPr>
        <w:fldChar w:fldCharType="separate"/>
      </w:r>
      <w:ins w:id="398" w:author="Maerdian, Steffen (Halfaker)" w:date="2018-09-11T11:47:00Z">
        <w:r>
          <w:rPr>
            <w:noProof/>
            <w:webHidden/>
          </w:rPr>
          <w:t>13</w:t>
        </w:r>
        <w:r>
          <w:rPr>
            <w:noProof/>
            <w:webHidden/>
          </w:rPr>
          <w:fldChar w:fldCharType="end"/>
        </w:r>
        <w:r w:rsidRPr="0000251C">
          <w:rPr>
            <w:rStyle w:val="Hyperlink"/>
            <w:noProof/>
          </w:rPr>
          <w:fldChar w:fldCharType="end"/>
        </w:r>
      </w:ins>
    </w:p>
    <w:p w14:paraId="659FD603" w14:textId="097D811C" w:rsidR="005D0963" w:rsidRDefault="005D0963">
      <w:pPr>
        <w:pStyle w:val="TOC3"/>
        <w:tabs>
          <w:tab w:val="left" w:pos="1320"/>
          <w:tab w:val="right" w:leader="dot" w:pos="9350"/>
        </w:tabs>
        <w:rPr>
          <w:ins w:id="399" w:author="Maerdian, Steffen (Halfaker)" w:date="2018-09-11T11:47:00Z"/>
          <w:rFonts w:asciiTheme="minorHAnsi" w:eastAsiaTheme="minorEastAsia" w:hAnsiTheme="minorHAnsi" w:cstheme="minorBidi"/>
          <w:iCs w:val="0"/>
          <w:noProof/>
          <w:sz w:val="22"/>
          <w:szCs w:val="22"/>
        </w:rPr>
      </w:pPr>
      <w:ins w:id="400"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"_Toc524429820"</w:instrText>
        </w:r>
        <w:r w:rsidRPr="0000251C">
          <w:rPr>
            <w:rStyle w:val="Hyperlink"/>
            <w:noProof/>
          </w:rPr>
          <w:instrText xml:space="preserve"> </w:instrText>
        </w:r>
        <w:r w:rsidRPr="0000251C">
          <w:rPr>
            <w:rStyle w:val="Hyperlink"/>
            <w:noProof/>
          </w:rPr>
          <w:fldChar w:fldCharType="separate"/>
        </w:r>
        <w:r w:rsidRPr="0000251C">
          <w:rPr>
            <w:rStyle w:val="Hyperlink"/>
            <w:noProof/>
          </w:rPr>
          <w:t>2.10.3</w:t>
        </w:r>
        <w:r>
          <w:rPr>
            <w:rFonts w:asciiTheme="minorHAnsi" w:eastAsiaTheme="minorEastAsia" w:hAnsiTheme="minorHAnsi" w:cstheme="minorBidi"/>
            <w:iCs w:val="0"/>
            <w:noProof/>
            <w:sz w:val="22"/>
            <w:szCs w:val="22"/>
          </w:rPr>
          <w:tab/>
        </w:r>
        <w:r w:rsidRPr="0000251C">
          <w:rPr>
            <w:rStyle w:val="Hyperlink"/>
            <w:noProof/>
          </w:rPr>
          <w:t>Load Testing</w:t>
        </w:r>
        <w:r>
          <w:rPr>
            <w:noProof/>
            <w:webHidden/>
          </w:rPr>
          <w:tab/>
        </w:r>
        <w:r>
          <w:rPr>
            <w:noProof/>
            <w:webHidden/>
          </w:rPr>
          <w:fldChar w:fldCharType="begin"/>
        </w:r>
        <w:r>
          <w:rPr>
            <w:noProof/>
            <w:webHidden/>
          </w:rPr>
          <w:instrText xml:space="preserve"> PAGEREF _Toc524429820 \h </w:instrText>
        </w:r>
      </w:ins>
      <w:r>
        <w:rPr>
          <w:noProof/>
          <w:webHidden/>
        </w:rPr>
      </w:r>
      <w:r>
        <w:rPr>
          <w:noProof/>
          <w:webHidden/>
        </w:rPr>
        <w:fldChar w:fldCharType="separate"/>
      </w:r>
      <w:ins w:id="401" w:author="Maerdian, Steffen (Halfaker)" w:date="2018-09-11T11:47:00Z">
        <w:r>
          <w:rPr>
            <w:noProof/>
            <w:webHidden/>
          </w:rPr>
          <w:t>13</w:t>
        </w:r>
        <w:r>
          <w:rPr>
            <w:noProof/>
            <w:webHidden/>
          </w:rPr>
          <w:fldChar w:fldCharType="end"/>
        </w:r>
        <w:r w:rsidRPr="0000251C">
          <w:rPr>
            <w:rStyle w:val="Hyperlink"/>
            <w:noProof/>
          </w:rPr>
          <w:fldChar w:fldCharType="end"/>
        </w:r>
      </w:ins>
    </w:p>
    <w:p w14:paraId="3FE211D3" w14:textId="28F2A1BF" w:rsidR="005D0963" w:rsidRDefault="005D0963">
      <w:pPr>
        <w:pStyle w:val="TOC2"/>
        <w:tabs>
          <w:tab w:val="left" w:pos="1100"/>
          <w:tab w:val="right" w:leader="dot" w:pos="9350"/>
        </w:tabs>
        <w:rPr>
          <w:ins w:id="402" w:author="Maerdian, Steffen (Halfaker)" w:date="2018-09-11T11:47:00Z"/>
          <w:rFonts w:asciiTheme="minorHAnsi" w:eastAsiaTheme="minorEastAsia" w:hAnsiTheme="minorHAnsi" w:cstheme="minorBidi"/>
          <w:b w:val="0"/>
          <w:noProof/>
          <w:sz w:val="22"/>
          <w:szCs w:val="22"/>
        </w:rPr>
      </w:pPr>
      <w:ins w:id="403"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"_Toc524429821"</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2.11</w:t>
        </w:r>
        <w:r>
          <w:rPr>
            <w:rFonts w:asciiTheme="minorHAnsi" w:eastAsiaTheme="minorEastAsia" w:hAnsiTheme="minorHAnsi" w:cstheme="minorBidi"/>
            <w:b w:val="0"/>
            <w:noProof/>
            <w:sz w:val="22"/>
            <w:szCs w:val="22"/>
          </w:rPr>
          <w:tab/>
        </w:r>
        <w:r w:rsidRPr="0000251C">
          <w:rPr>
            <w:rStyle w:val="Hyperlink"/>
            <w:noProof/>
          </w:rPr>
          <w:t>Policies and Constraints</w:t>
        </w:r>
        <w:r>
          <w:rPr>
            <w:noProof/>
            <w:webHidden/>
          </w:rPr>
          <w:tab/>
        </w:r>
        <w:r>
          <w:rPr>
            <w:noProof/>
            <w:webHidden/>
          </w:rPr>
          <w:fldChar w:fldCharType="begin"/>
        </w:r>
        <w:r>
          <w:rPr>
            <w:noProof/>
            <w:webHidden/>
          </w:rPr>
          <w:instrText xml:space="preserve"> PAGEREF _Toc524429821 \h </w:instrText>
        </w:r>
      </w:ins>
      <w:r>
        <w:rPr>
          <w:noProof/>
          <w:webHidden/>
        </w:rPr>
      </w:r>
      <w:r>
        <w:rPr>
          <w:noProof/>
          <w:webHidden/>
        </w:rPr>
        <w:fldChar w:fldCharType="separate"/>
      </w:r>
      <w:ins w:id="404" w:author="Maerdian, Steffen (Halfaker)" w:date="2018-09-11T11:47:00Z">
        <w:r>
          <w:rPr>
            <w:noProof/>
            <w:webHidden/>
          </w:rPr>
          <w:t>13</w:t>
        </w:r>
        <w:r>
          <w:rPr>
            <w:noProof/>
            <w:webHidden/>
          </w:rPr>
          <w:fldChar w:fldCharType="end"/>
        </w:r>
        <w:r w:rsidRPr="0000251C">
          <w:rPr>
            <w:rStyle w:val="Hyperlink"/>
            <w:noProof/>
          </w:rPr>
          <w:fldChar w:fldCharType="end"/>
        </w:r>
      </w:ins>
    </w:p>
    <w:p w14:paraId="5ED2923C" w14:textId="6C54CC2F" w:rsidR="005D0963" w:rsidRDefault="005D0963">
      <w:pPr>
        <w:pStyle w:val="TOC3"/>
        <w:tabs>
          <w:tab w:val="left" w:pos="1320"/>
          <w:tab w:val="right" w:leader="dot" w:pos="9350"/>
        </w:tabs>
        <w:rPr>
          <w:ins w:id="405" w:author="Maerdian, Steffen (Halfaker)" w:date="2018-09-11T11:47:00Z"/>
          <w:rFonts w:asciiTheme="minorHAnsi" w:eastAsiaTheme="minorEastAsia" w:hAnsiTheme="minorHAnsi" w:cstheme="minorBidi"/>
          <w:iCs w:val="0"/>
          <w:noProof/>
          <w:sz w:val="22"/>
          <w:szCs w:val="22"/>
        </w:rPr>
      </w:pPr>
      <w:ins w:id="406"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"_Toc524429822"</w:instrText>
        </w:r>
        <w:r w:rsidRPr="0000251C">
          <w:rPr>
            <w:rStyle w:val="Hyperlink"/>
            <w:noProof/>
          </w:rPr>
          <w:instrText xml:space="preserve"> </w:instrText>
        </w:r>
        <w:r w:rsidRPr="0000251C">
          <w:rPr>
            <w:rStyle w:val="Hyperlink"/>
            <w:noProof/>
          </w:rPr>
          <w:fldChar w:fldCharType="separate"/>
        </w:r>
        <w:r w:rsidRPr="0000251C">
          <w:rPr>
            <w:rStyle w:val="Hyperlink"/>
            <w:noProof/>
          </w:rPr>
          <w:t>2.11.1</w:t>
        </w:r>
        <w:r>
          <w:rPr>
            <w:rFonts w:asciiTheme="minorHAnsi" w:eastAsiaTheme="minorEastAsia" w:hAnsiTheme="minorHAnsi" w:cstheme="minorBidi"/>
            <w:iCs w:val="0"/>
            <w:noProof/>
            <w:sz w:val="22"/>
            <w:szCs w:val="22"/>
          </w:rPr>
          <w:tab/>
        </w:r>
        <w:r w:rsidRPr="0000251C">
          <w:rPr>
            <w:rStyle w:val="Hyperlink"/>
            <w:noProof/>
          </w:rPr>
          <w:t>HIPAA Compliance</w:t>
        </w:r>
        <w:r>
          <w:rPr>
            <w:noProof/>
            <w:webHidden/>
          </w:rPr>
          <w:tab/>
        </w:r>
        <w:r>
          <w:rPr>
            <w:noProof/>
            <w:webHidden/>
          </w:rPr>
          <w:fldChar w:fldCharType="begin"/>
        </w:r>
        <w:r>
          <w:rPr>
            <w:noProof/>
            <w:webHidden/>
          </w:rPr>
          <w:instrText xml:space="preserve"> PAGEREF _Toc524429822 \h </w:instrText>
        </w:r>
      </w:ins>
      <w:r>
        <w:rPr>
          <w:noProof/>
          <w:webHidden/>
        </w:rPr>
      </w:r>
      <w:r>
        <w:rPr>
          <w:noProof/>
          <w:webHidden/>
        </w:rPr>
        <w:fldChar w:fldCharType="separate"/>
      </w:r>
      <w:ins w:id="407" w:author="Maerdian, Steffen (Halfaker)" w:date="2018-09-11T11:47:00Z">
        <w:r>
          <w:rPr>
            <w:noProof/>
            <w:webHidden/>
          </w:rPr>
          <w:t>14</w:t>
        </w:r>
        <w:r>
          <w:rPr>
            <w:noProof/>
            <w:webHidden/>
          </w:rPr>
          <w:fldChar w:fldCharType="end"/>
        </w:r>
        <w:r w:rsidRPr="0000251C">
          <w:rPr>
            <w:rStyle w:val="Hyperlink"/>
            <w:noProof/>
          </w:rPr>
          <w:fldChar w:fldCharType="end"/>
        </w:r>
      </w:ins>
    </w:p>
    <w:p w14:paraId="4F40E5AE" w14:textId="522ACAF6" w:rsidR="005D0963" w:rsidRDefault="005D0963">
      <w:pPr>
        <w:pStyle w:val="TOC1"/>
        <w:tabs>
          <w:tab w:val="left" w:pos="440"/>
          <w:tab w:val="right" w:leader="dot" w:pos="9350"/>
        </w:tabs>
        <w:rPr>
          <w:ins w:id="408" w:author="Maerdian, Steffen (Halfaker)" w:date="2018-09-11T11:47:00Z"/>
          <w:rFonts w:asciiTheme="minorHAnsi" w:eastAsiaTheme="minorEastAsia" w:hAnsiTheme="minorHAnsi" w:cstheme="minorBidi"/>
          <w:b w:val="0"/>
          <w:bCs w:val="0"/>
          <w:noProof/>
          <w:sz w:val="22"/>
          <w:szCs w:val="22"/>
        </w:rPr>
      </w:pPr>
      <w:ins w:id="409"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"_Toc524429823"</w:instrText>
        </w:r>
        <w:r w:rsidRPr="0000251C">
          <w:rPr>
            <w:rStyle w:val="Hyperlink"/>
            <w:noProof/>
          </w:rPr>
          <w:instrText xml:space="preserve"> </w:instrText>
        </w:r>
        <w:r w:rsidRPr="0000251C">
          <w:rPr>
            <w:rStyle w:val="Hyperlink"/>
            <w:noProof/>
          </w:rPr>
          <w:fldChar w:fldCharType="separate"/>
        </w:r>
        <w:r w:rsidRPr="0000251C">
          <w:rPr>
            <w:rStyle w:val="Hyperlink"/>
            <w:noProof/>
          </w:rPr>
          <w:t>3</w:t>
        </w:r>
        <w:r>
          <w:rPr>
            <w:rFonts w:asciiTheme="minorHAnsi" w:eastAsiaTheme="minorEastAsia" w:hAnsiTheme="minorHAnsi" w:cstheme="minorBidi"/>
            <w:b w:val="0"/>
            <w:bCs w:val="0"/>
            <w:noProof/>
            <w:sz w:val="22"/>
            <w:szCs w:val="22"/>
          </w:rPr>
          <w:tab/>
        </w:r>
        <w:r w:rsidRPr="0000251C">
          <w:rPr>
            <w:rStyle w:val="Hyperlink"/>
            <w:noProof/>
          </w:rPr>
          <w:t>Appendix A</w:t>
        </w:r>
        <w:r>
          <w:rPr>
            <w:noProof/>
            <w:webHidden/>
          </w:rPr>
          <w:tab/>
        </w:r>
        <w:r>
          <w:rPr>
            <w:noProof/>
            <w:webHidden/>
          </w:rPr>
          <w:fldChar w:fldCharType="begin"/>
        </w:r>
        <w:r>
          <w:rPr>
            <w:noProof/>
            <w:webHidden/>
          </w:rPr>
          <w:instrText xml:space="preserve"> PAGEREF _Toc524429823 \h </w:instrText>
        </w:r>
      </w:ins>
      <w:r>
        <w:rPr>
          <w:noProof/>
          <w:webHidden/>
        </w:rPr>
      </w:r>
      <w:r>
        <w:rPr>
          <w:noProof/>
          <w:webHidden/>
        </w:rPr>
        <w:fldChar w:fldCharType="separate"/>
      </w:r>
      <w:ins w:id="410" w:author="Maerdian, Steffen (Halfaker)" w:date="2018-09-11T11:47:00Z">
        <w:r>
          <w:rPr>
            <w:noProof/>
            <w:webHidden/>
          </w:rPr>
          <w:t>15</w:t>
        </w:r>
        <w:r>
          <w:rPr>
            <w:noProof/>
            <w:webHidden/>
          </w:rPr>
          <w:fldChar w:fldCharType="end"/>
        </w:r>
        <w:r w:rsidRPr="0000251C">
          <w:rPr>
            <w:rStyle w:val="Hyperlink"/>
            <w:noProof/>
          </w:rPr>
          <w:fldChar w:fldCharType="end"/>
        </w:r>
      </w:ins>
    </w:p>
    <w:p w14:paraId="07B834E8" w14:textId="74F2C888" w:rsidR="005D0963" w:rsidRDefault="005D0963">
      <w:pPr>
        <w:pStyle w:val="TOC2"/>
        <w:tabs>
          <w:tab w:val="left" w:pos="880"/>
          <w:tab w:val="right" w:leader="dot" w:pos="9350"/>
        </w:tabs>
        <w:rPr>
          <w:ins w:id="411" w:author="Maerdian, Steffen (Halfaker)" w:date="2018-09-11T11:47:00Z"/>
          <w:rFonts w:asciiTheme="minorHAnsi" w:eastAsiaTheme="minorEastAsia" w:hAnsiTheme="minorHAnsi" w:cstheme="minorBidi"/>
          <w:b w:val="0"/>
          <w:noProof/>
          <w:sz w:val="22"/>
          <w:szCs w:val="22"/>
        </w:rPr>
      </w:pPr>
      <w:ins w:id="412" w:author="Maerdian, Steffen (Halfaker)" w:date="2018-09-11T11:47:00Z">
        <w:r w:rsidRPr="0000251C">
          <w:rPr>
            <w:rStyle w:val="Hyperlink"/>
            <w:noProof/>
          </w:rPr>
          <w:lastRenderedPageBreak/>
          <w:fldChar w:fldCharType="begin"/>
        </w:r>
        <w:r w:rsidRPr="0000251C">
          <w:rPr>
            <w:rStyle w:val="Hyperlink"/>
            <w:noProof/>
          </w:rPr>
          <w:instrText xml:space="preserve"> </w:instrText>
        </w:r>
        <w:r>
          <w:rPr>
            <w:noProof/>
          </w:rPr>
          <w:instrText>HYPERLINK \l "_Toc524429824"</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3.1</w:t>
        </w:r>
        <w:r>
          <w:rPr>
            <w:rFonts w:asciiTheme="minorHAnsi" w:eastAsiaTheme="minorEastAsia" w:hAnsiTheme="minorHAnsi" w:cstheme="minorBidi"/>
            <w:b w:val="0"/>
            <w:noProof/>
            <w:sz w:val="22"/>
            <w:szCs w:val="22"/>
          </w:rPr>
          <w:tab/>
        </w:r>
        <w:r w:rsidRPr="0000251C">
          <w:rPr>
            <w:rStyle w:val="Hyperlink"/>
            <w:noProof/>
          </w:rPr>
          <w:t>Data Elements</w:t>
        </w:r>
        <w:r>
          <w:rPr>
            <w:noProof/>
            <w:webHidden/>
          </w:rPr>
          <w:tab/>
        </w:r>
        <w:r>
          <w:rPr>
            <w:noProof/>
            <w:webHidden/>
          </w:rPr>
          <w:fldChar w:fldCharType="begin"/>
        </w:r>
        <w:r>
          <w:rPr>
            <w:noProof/>
            <w:webHidden/>
          </w:rPr>
          <w:instrText xml:space="preserve"> PAGEREF _Toc524429824 \h </w:instrText>
        </w:r>
      </w:ins>
      <w:r>
        <w:rPr>
          <w:noProof/>
          <w:webHidden/>
        </w:rPr>
      </w:r>
      <w:r>
        <w:rPr>
          <w:noProof/>
          <w:webHidden/>
        </w:rPr>
        <w:fldChar w:fldCharType="separate"/>
      </w:r>
      <w:ins w:id="413" w:author="Maerdian, Steffen (Halfaker)" w:date="2018-09-11T11:47:00Z">
        <w:r>
          <w:rPr>
            <w:noProof/>
            <w:webHidden/>
          </w:rPr>
          <w:t>15</w:t>
        </w:r>
        <w:r>
          <w:rPr>
            <w:noProof/>
            <w:webHidden/>
          </w:rPr>
          <w:fldChar w:fldCharType="end"/>
        </w:r>
        <w:r w:rsidRPr="0000251C">
          <w:rPr>
            <w:rStyle w:val="Hyperlink"/>
            <w:noProof/>
          </w:rPr>
          <w:fldChar w:fldCharType="end"/>
        </w:r>
      </w:ins>
    </w:p>
    <w:p w14:paraId="40D262F3" w14:textId="6BE83E30" w:rsidR="005D0963" w:rsidRDefault="005D0963">
      <w:pPr>
        <w:pStyle w:val="TOC2"/>
        <w:tabs>
          <w:tab w:val="left" w:pos="880"/>
          <w:tab w:val="right" w:leader="dot" w:pos="9350"/>
        </w:tabs>
        <w:rPr>
          <w:ins w:id="414" w:author="Maerdian, Steffen (Halfaker)" w:date="2018-09-11T11:47:00Z"/>
          <w:rFonts w:asciiTheme="minorHAnsi" w:eastAsiaTheme="minorEastAsia" w:hAnsiTheme="minorHAnsi" w:cstheme="minorBidi"/>
          <w:b w:val="0"/>
          <w:noProof/>
          <w:sz w:val="22"/>
          <w:szCs w:val="22"/>
        </w:rPr>
      </w:pPr>
      <w:ins w:id="415"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"_Toc524429825"</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3.2</w:t>
        </w:r>
        <w:r>
          <w:rPr>
            <w:rFonts w:asciiTheme="minorHAnsi" w:eastAsiaTheme="minorEastAsia" w:hAnsiTheme="minorHAnsi" w:cstheme="minorBidi"/>
            <w:b w:val="0"/>
            <w:noProof/>
            <w:sz w:val="22"/>
            <w:szCs w:val="22"/>
          </w:rPr>
          <w:tab/>
        </w:r>
        <w:r w:rsidRPr="0000251C">
          <w:rPr>
            <w:rStyle w:val="Hyperlink"/>
            <w:noProof/>
          </w:rPr>
          <w:t>Bundle (837)</w:t>
        </w:r>
        <w:r>
          <w:rPr>
            <w:noProof/>
            <w:webHidden/>
          </w:rPr>
          <w:tab/>
        </w:r>
        <w:r>
          <w:rPr>
            <w:noProof/>
            <w:webHidden/>
          </w:rPr>
          <w:fldChar w:fldCharType="begin"/>
        </w:r>
        <w:r>
          <w:rPr>
            <w:noProof/>
            <w:webHidden/>
          </w:rPr>
          <w:instrText xml:space="preserve"> PAGEREF _Toc524429825 \h </w:instrText>
        </w:r>
      </w:ins>
      <w:r>
        <w:rPr>
          <w:noProof/>
          <w:webHidden/>
        </w:rPr>
      </w:r>
      <w:r>
        <w:rPr>
          <w:noProof/>
          <w:webHidden/>
        </w:rPr>
        <w:fldChar w:fldCharType="separate"/>
      </w:r>
      <w:ins w:id="416" w:author="Maerdian, Steffen (Halfaker)" w:date="2018-09-11T11:47:00Z">
        <w:r>
          <w:rPr>
            <w:noProof/>
            <w:webHidden/>
          </w:rPr>
          <w:t>15</w:t>
        </w:r>
        <w:r>
          <w:rPr>
            <w:noProof/>
            <w:webHidden/>
          </w:rPr>
          <w:fldChar w:fldCharType="end"/>
        </w:r>
        <w:r w:rsidRPr="0000251C">
          <w:rPr>
            <w:rStyle w:val="Hyperlink"/>
            <w:noProof/>
          </w:rPr>
          <w:fldChar w:fldCharType="end"/>
        </w:r>
      </w:ins>
    </w:p>
    <w:p w14:paraId="622AE6BB" w14:textId="51250B9C" w:rsidR="005D0963" w:rsidRDefault="005D0963">
      <w:pPr>
        <w:pStyle w:val="TOC3"/>
        <w:tabs>
          <w:tab w:val="left" w:pos="1320"/>
          <w:tab w:val="right" w:leader="dot" w:pos="9350"/>
        </w:tabs>
        <w:rPr>
          <w:ins w:id="417" w:author="Maerdian, Steffen (Halfaker)" w:date="2018-09-11T11:47:00Z"/>
          <w:rFonts w:asciiTheme="minorHAnsi" w:eastAsiaTheme="minorEastAsia" w:hAnsiTheme="minorHAnsi" w:cstheme="minorBidi"/>
          <w:iCs w:val="0"/>
          <w:noProof/>
          <w:sz w:val="22"/>
          <w:szCs w:val="22"/>
        </w:rPr>
      </w:pPr>
      <w:ins w:id="418"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"_Toc524429826"</w:instrText>
        </w:r>
        <w:r w:rsidRPr="0000251C">
          <w:rPr>
            <w:rStyle w:val="Hyperlink"/>
            <w:noProof/>
          </w:rPr>
          <w:instrText xml:space="preserve"> </w:instrText>
        </w:r>
        <w:r w:rsidRPr="0000251C">
          <w:rPr>
            <w:rStyle w:val="Hyperlink"/>
            <w:noProof/>
          </w:rPr>
          <w:fldChar w:fldCharType="separate"/>
        </w:r>
        <w:r w:rsidRPr="0000251C">
          <w:rPr>
            <w:rStyle w:val="Hyperlink"/>
            <w:noProof/>
          </w:rPr>
          <w:t>3.2.1</w:t>
        </w:r>
        <w:r>
          <w:rPr>
            <w:rFonts w:asciiTheme="minorHAnsi" w:eastAsiaTheme="minorEastAsia" w:hAnsiTheme="minorHAnsi" w:cstheme="minorBidi"/>
            <w:iCs w:val="0"/>
            <w:noProof/>
            <w:sz w:val="22"/>
            <w:szCs w:val="22"/>
          </w:rPr>
          <w:tab/>
        </w:r>
        <w:r w:rsidRPr="0000251C">
          <w:rPr>
            <w:rStyle w:val="Hyperlink"/>
            <w:noProof/>
          </w:rPr>
          <w:t>837 Health Care Claims Bundles</w:t>
        </w:r>
        <w:r>
          <w:rPr>
            <w:noProof/>
            <w:webHidden/>
          </w:rPr>
          <w:tab/>
        </w:r>
        <w:r>
          <w:rPr>
            <w:noProof/>
            <w:webHidden/>
          </w:rPr>
          <w:fldChar w:fldCharType="begin"/>
        </w:r>
        <w:r>
          <w:rPr>
            <w:noProof/>
            <w:webHidden/>
          </w:rPr>
          <w:instrText xml:space="preserve"> PAGEREF _Toc524429826 \h </w:instrText>
        </w:r>
      </w:ins>
      <w:r>
        <w:rPr>
          <w:noProof/>
          <w:webHidden/>
        </w:rPr>
      </w:r>
      <w:r>
        <w:rPr>
          <w:noProof/>
          <w:webHidden/>
        </w:rPr>
        <w:fldChar w:fldCharType="separate"/>
      </w:r>
      <w:ins w:id="419" w:author="Maerdian, Steffen (Halfaker)" w:date="2018-09-11T11:47:00Z">
        <w:r>
          <w:rPr>
            <w:noProof/>
            <w:webHidden/>
          </w:rPr>
          <w:t>15</w:t>
        </w:r>
        <w:r>
          <w:rPr>
            <w:noProof/>
            <w:webHidden/>
          </w:rPr>
          <w:fldChar w:fldCharType="end"/>
        </w:r>
        <w:r w:rsidRPr="0000251C">
          <w:rPr>
            <w:rStyle w:val="Hyperlink"/>
            <w:noProof/>
          </w:rPr>
          <w:fldChar w:fldCharType="end"/>
        </w:r>
      </w:ins>
    </w:p>
    <w:p w14:paraId="22E287B3" w14:textId="4FFD9EE6" w:rsidR="005D0963" w:rsidRDefault="005D0963">
      <w:pPr>
        <w:pStyle w:val="TOC2"/>
        <w:tabs>
          <w:tab w:val="left" w:pos="880"/>
          <w:tab w:val="right" w:leader="dot" w:pos="9350"/>
        </w:tabs>
        <w:rPr>
          <w:ins w:id="420" w:author="Maerdian, Steffen (Halfaker)" w:date="2018-09-11T11:47:00Z"/>
          <w:rFonts w:asciiTheme="minorHAnsi" w:eastAsiaTheme="minorEastAsia" w:hAnsiTheme="minorHAnsi" w:cstheme="minorBidi"/>
          <w:b w:val="0"/>
          <w:noProof/>
          <w:sz w:val="22"/>
          <w:szCs w:val="22"/>
        </w:rPr>
      </w:pPr>
      <w:ins w:id="421"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"_Toc524429827"</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3.3</w:t>
        </w:r>
        <w:r>
          <w:rPr>
            <w:rFonts w:asciiTheme="minorHAnsi" w:eastAsiaTheme="minorEastAsia" w:hAnsiTheme="minorHAnsi" w:cstheme="minorBidi"/>
            <w:b w:val="0"/>
            <w:noProof/>
            <w:sz w:val="22"/>
            <w:szCs w:val="22"/>
          </w:rPr>
          <w:tab/>
        </w:r>
        <w:r w:rsidRPr="0000251C">
          <w:rPr>
            <w:rStyle w:val="Hyperlink"/>
            <w:noProof/>
          </w:rPr>
          <w:t>Resource Sections</w:t>
        </w:r>
        <w:r>
          <w:rPr>
            <w:noProof/>
            <w:webHidden/>
          </w:rPr>
          <w:tab/>
        </w:r>
        <w:r>
          <w:rPr>
            <w:noProof/>
            <w:webHidden/>
          </w:rPr>
          <w:fldChar w:fldCharType="begin"/>
        </w:r>
        <w:r>
          <w:rPr>
            <w:noProof/>
            <w:webHidden/>
          </w:rPr>
          <w:instrText xml:space="preserve"> PAGEREF _Toc524429827 \h </w:instrText>
        </w:r>
      </w:ins>
      <w:r>
        <w:rPr>
          <w:noProof/>
          <w:webHidden/>
        </w:rPr>
      </w:r>
      <w:r>
        <w:rPr>
          <w:noProof/>
          <w:webHidden/>
        </w:rPr>
        <w:fldChar w:fldCharType="separate"/>
      </w:r>
      <w:ins w:id="422" w:author="Maerdian, Steffen (Halfaker)" w:date="2018-09-11T11:47:00Z">
        <w:r>
          <w:rPr>
            <w:noProof/>
            <w:webHidden/>
          </w:rPr>
          <w:t>16</w:t>
        </w:r>
        <w:r>
          <w:rPr>
            <w:noProof/>
            <w:webHidden/>
          </w:rPr>
          <w:fldChar w:fldCharType="end"/>
        </w:r>
        <w:r w:rsidRPr="0000251C">
          <w:rPr>
            <w:rStyle w:val="Hyperlink"/>
            <w:noProof/>
          </w:rPr>
          <w:fldChar w:fldCharType="end"/>
        </w:r>
      </w:ins>
    </w:p>
    <w:p w14:paraId="677CA9DA" w14:textId="3C9C884D" w:rsidR="005D0963" w:rsidRDefault="005D0963">
      <w:pPr>
        <w:pStyle w:val="TOC3"/>
        <w:tabs>
          <w:tab w:val="left" w:pos="1320"/>
          <w:tab w:val="right" w:leader="dot" w:pos="9350"/>
        </w:tabs>
        <w:rPr>
          <w:ins w:id="423" w:author="Maerdian, Steffen (Halfaker)" w:date="2018-09-11T11:47:00Z"/>
          <w:rFonts w:asciiTheme="minorHAnsi" w:eastAsiaTheme="minorEastAsia" w:hAnsiTheme="minorHAnsi" w:cstheme="minorBidi"/>
          <w:iCs w:val="0"/>
          <w:noProof/>
          <w:sz w:val="22"/>
          <w:szCs w:val="22"/>
        </w:rPr>
      </w:pPr>
      <w:ins w:id="424"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"_Toc524429828"</w:instrText>
        </w:r>
        <w:r w:rsidRPr="0000251C">
          <w:rPr>
            <w:rStyle w:val="Hyperlink"/>
            <w:noProof/>
          </w:rPr>
          <w:instrText xml:space="preserve"> </w:instrText>
        </w:r>
        <w:r w:rsidRPr="0000251C">
          <w:rPr>
            <w:rStyle w:val="Hyperlink"/>
            <w:noProof/>
          </w:rPr>
          <w:fldChar w:fldCharType="separate"/>
        </w:r>
        <w:r w:rsidRPr="0000251C">
          <w:rPr>
            <w:rStyle w:val="Hyperlink"/>
            <w:noProof/>
          </w:rPr>
          <w:t>3.3.1</w:t>
        </w:r>
        <w:r>
          <w:rPr>
            <w:rFonts w:asciiTheme="minorHAnsi" w:eastAsiaTheme="minorEastAsia" w:hAnsiTheme="minorHAnsi" w:cstheme="minorBidi"/>
            <w:iCs w:val="0"/>
            <w:noProof/>
            <w:sz w:val="22"/>
            <w:szCs w:val="22"/>
          </w:rPr>
          <w:tab/>
        </w:r>
        <w:r w:rsidRPr="0000251C">
          <w:rPr>
            <w:rStyle w:val="Hyperlink"/>
            <w:noProof/>
          </w:rPr>
          <w:t>837I Transaction Resources</w:t>
        </w:r>
        <w:r>
          <w:rPr>
            <w:noProof/>
            <w:webHidden/>
          </w:rPr>
          <w:tab/>
        </w:r>
        <w:r>
          <w:rPr>
            <w:noProof/>
            <w:webHidden/>
          </w:rPr>
          <w:fldChar w:fldCharType="begin"/>
        </w:r>
        <w:r>
          <w:rPr>
            <w:noProof/>
            <w:webHidden/>
          </w:rPr>
          <w:instrText xml:space="preserve"> PAGEREF _Toc524429828 \h </w:instrText>
        </w:r>
      </w:ins>
      <w:r>
        <w:rPr>
          <w:noProof/>
          <w:webHidden/>
        </w:rPr>
      </w:r>
      <w:r>
        <w:rPr>
          <w:noProof/>
          <w:webHidden/>
        </w:rPr>
        <w:fldChar w:fldCharType="separate"/>
      </w:r>
      <w:ins w:id="425" w:author="Maerdian, Steffen (Halfaker)" w:date="2018-09-11T11:47:00Z">
        <w:r>
          <w:rPr>
            <w:noProof/>
            <w:webHidden/>
          </w:rPr>
          <w:t>16</w:t>
        </w:r>
        <w:r>
          <w:rPr>
            <w:noProof/>
            <w:webHidden/>
          </w:rPr>
          <w:fldChar w:fldCharType="end"/>
        </w:r>
        <w:r w:rsidRPr="0000251C">
          <w:rPr>
            <w:rStyle w:val="Hyperlink"/>
            <w:noProof/>
          </w:rPr>
          <w:fldChar w:fldCharType="end"/>
        </w:r>
      </w:ins>
    </w:p>
    <w:p w14:paraId="348D0981" w14:textId="382809C7" w:rsidR="005D0963" w:rsidRDefault="005D0963">
      <w:pPr>
        <w:pStyle w:val="TOC3"/>
        <w:tabs>
          <w:tab w:val="left" w:pos="1320"/>
          <w:tab w:val="right" w:leader="dot" w:pos="9350"/>
        </w:tabs>
        <w:rPr>
          <w:ins w:id="426" w:author="Maerdian, Steffen (Halfaker)" w:date="2018-09-11T11:47:00Z"/>
          <w:rFonts w:asciiTheme="minorHAnsi" w:eastAsiaTheme="minorEastAsia" w:hAnsiTheme="minorHAnsi" w:cstheme="minorBidi"/>
          <w:iCs w:val="0"/>
          <w:noProof/>
          <w:sz w:val="22"/>
          <w:szCs w:val="22"/>
        </w:rPr>
      </w:pPr>
      <w:ins w:id="427"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"_Toc524429829"</w:instrText>
        </w:r>
        <w:r w:rsidRPr="0000251C">
          <w:rPr>
            <w:rStyle w:val="Hyperlink"/>
            <w:noProof/>
          </w:rPr>
          <w:instrText xml:space="preserve"> </w:instrText>
        </w:r>
        <w:r w:rsidRPr="0000251C">
          <w:rPr>
            <w:rStyle w:val="Hyperlink"/>
            <w:noProof/>
          </w:rPr>
          <w:fldChar w:fldCharType="separate"/>
        </w:r>
        <w:r w:rsidRPr="0000251C">
          <w:rPr>
            <w:rStyle w:val="Hyperlink"/>
            <w:noProof/>
          </w:rPr>
          <w:t>3.3.2</w:t>
        </w:r>
        <w:r>
          <w:rPr>
            <w:rFonts w:asciiTheme="minorHAnsi" w:eastAsiaTheme="minorEastAsia" w:hAnsiTheme="minorHAnsi" w:cstheme="minorBidi"/>
            <w:iCs w:val="0"/>
            <w:noProof/>
            <w:sz w:val="22"/>
            <w:szCs w:val="22"/>
          </w:rPr>
          <w:tab/>
        </w:r>
        <w:r w:rsidRPr="0000251C">
          <w:rPr>
            <w:rStyle w:val="Hyperlink"/>
            <w:noProof/>
          </w:rPr>
          <w:t>837P Transaction Resources</w:t>
        </w:r>
        <w:r>
          <w:rPr>
            <w:noProof/>
            <w:webHidden/>
          </w:rPr>
          <w:tab/>
        </w:r>
        <w:r>
          <w:rPr>
            <w:noProof/>
            <w:webHidden/>
          </w:rPr>
          <w:fldChar w:fldCharType="begin"/>
        </w:r>
        <w:r>
          <w:rPr>
            <w:noProof/>
            <w:webHidden/>
          </w:rPr>
          <w:instrText xml:space="preserve"> PAGEREF _Toc524429829 \h </w:instrText>
        </w:r>
      </w:ins>
      <w:r>
        <w:rPr>
          <w:noProof/>
          <w:webHidden/>
        </w:rPr>
      </w:r>
      <w:r>
        <w:rPr>
          <w:noProof/>
          <w:webHidden/>
        </w:rPr>
        <w:fldChar w:fldCharType="separate"/>
      </w:r>
      <w:ins w:id="428" w:author="Maerdian, Steffen (Halfaker)" w:date="2018-09-11T11:47:00Z">
        <w:r>
          <w:rPr>
            <w:noProof/>
            <w:webHidden/>
          </w:rPr>
          <w:t>17</w:t>
        </w:r>
        <w:r>
          <w:rPr>
            <w:noProof/>
            <w:webHidden/>
          </w:rPr>
          <w:fldChar w:fldCharType="end"/>
        </w:r>
        <w:r w:rsidRPr="0000251C">
          <w:rPr>
            <w:rStyle w:val="Hyperlink"/>
            <w:noProof/>
          </w:rPr>
          <w:fldChar w:fldCharType="end"/>
        </w:r>
      </w:ins>
    </w:p>
    <w:p w14:paraId="21B276A0" w14:textId="6DF6123E" w:rsidR="005D0963" w:rsidRDefault="005D0963">
      <w:pPr>
        <w:pStyle w:val="TOC3"/>
        <w:tabs>
          <w:tab w:val="left" w:pos="1320"/>
          <w:tab w:val="right" w:leader="dot" w:pos="9350"/>
        </w:tabs>
        <w:rPr>
          <w:ins w:id="429" w:author="Maerdian, Steffen (Halfaker)" w:date="2018-09-11T11:47:00Z"/>
          <w:rFonts w:asciiTheme="minorHAnsi" w:eastAsiaTheme="minorEastAsia" w:hAnsiTheme="minorHAnsi" w:cstheme="minorBidi"/>
          <w:iCs w:val="0"/>
          <w:noProof/>
          <w:sz w:val="22"/>
          <w:szCs w:val="22"/>
        </w:rPr>
      </w:pPr>
      <w:ins w:id="430"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"_Toc524429830"</w:instrText>
        </w:r>
        <w:r w:rsidRPr="0000251C">
          <w:rPr>
            <w:rStyle w:val="Hyperlink"/>
            <w:noProof/>
          </w:rPr>
          <w:instrText xml:space="preserve"> </w:instrText>
        </w:r>
        <w:r w:rsidRPr="0000251C">
          <w:rPr>
            <w:rStyle w:val="Hyperlink"/>
            <w:noProof/>
          </w:rPr>
          <w:fldChar w:fldCharType="separate"/>
        </w:r>
        <w:r w:rsidRPr="0000251C">
          <w:rPr>
            <w:rStyle w:val="Hyperlink"/>
            <w:noProof/>
          </w:rPr>
          <w:t>3.3.3</w:t>
        </w:r>
        <w:r>
          <w:rPr>
            <w:rFonts w:asciiTheme="minorHAnsi" w:eastAsiaTheme="minorEastAsia" w:hAnsiTheme="minorHAnsi" w:cstheme="minorBidi"/>
            <w:iCs w:val="0"/>
            <w:noProof/>
            <w:sz w:val="22"/>
            <w:szCs w:val="22"/>
          </w:rPr>
          <w:tab/>
        </w:r>
        <w:r w:rsidRPr="0000251C">
          <w:rPr>
            <w:rStyle w:val="Hyperlink"/>
            <w:noProof/>
          </w:rPr>
          <w:t>837D Transaction Resources</w:t>
        </w:r>
        <w:r>
          <w:rPr>
            <w:noProof/>
            <w:webHidden/>
          </w:rPr>
          <w:tab/>
        </w:r>
        <w:r>
          <w:rPr>
            <w:noProof/>
            <w:webHidden/>
          </w:rPr>
          <w:fldChar w:fldCharType="begin"/>
        </w:r>
        <w:r>
          <w:rPr>
            <w:noProof/>
            <w:webHidden/>
          </w:rPr>
          <w:instrText xml:space="preserve"> PAGEREF _Toc524429830 \h </w:instrText>
        </w:r>
      </w:ins>
      <w:r>
        <w:rPr>
          <w:noProof/>
          <w:webHidden/>
        </w:rPr>
      </w:r>
      <w:r>
        <w:rPr>
          <w:noProof/>
          <w:webHidden/>
        </w:rPr>
        <w:fldChar w:fldCharType="separate"/>
      </w:r>
      <w:ins w:id="431" w:author="Maerdian, Steffen (Halfaker)" w:date="2018-09-11T11:47:00Z">
        <w:r>
          <w:rPr>
            <w:noProof/>
            <w:webHidden/>
          </w:rPr>
          <w:t>18</w:t>
        </w:r>
        <w:r>
          <w:rPr>
            <w:noProof/>
            <w:webHidden/>
          </w:rPr>
          <w:fldChar w:fldCharType="end"/>
        </w:r>
        <w:r w:rsidRPr="0000251C">
          <w:rPr>
            <w:rStyle w:val="Hyperlink"/>
            <w:noProof/>
          </w:rPr>
          <w:fldChar w:fldCharType="end"/>
        </w:r>
      </w:ins>
    </w:p>
    <w:p w14:paraId="567DAD05" w14:textId="557271D7" w:rsidR="005D0963" w:rsidRDefault="005D0963">
      <w:pPr>
        <w:pStyle w:val="TOC3"/>
        <w:tabs>
          <w:tab w:val="left" w:pos="1320"/>
          <w:tab w:val="right" w:leader="dot" w:pos="9350"/>
        </w:tabs>
        <w:rPr>
          <w:ins w:id="432" w:author="Maerdian, Steffen (Halfaker)" w:date="2018-09-11T11:47:00Z"/>
          <w:rFonts w:asciiTheme="minorHAnsi" w:eastAsiaTheme="minorEastAsia" w:hAnsiTheme="minorHAnsi" w:cstheme="minorBidi"/>
          <w:iCs w:val="0"/>
          <w:noProof/>
          <w:sz w:val="22"/>
          <w:szCs w:val="22"/>
        </w:rPr>
      </w:pPr>
      <w:ins w:id="433"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"_Toc524429831"</w:instrText>
        </w:r>
        <w:r w:rsidRPr="0000251C">
          <w:rPr>
            <w:rStyle w:val="Hyperlink"/>
            <w:noProof/>
          </w:rPr>
          <w:instrText xml:space="preserve"> </w:instrText>
        </w:r>
        <w:r w:rsidRPr="0000251C">
          <w:rPr>
            <w:rStyle w:val="Hyperlink"/>
            <w:noProof/>
          </w:rPr>
          <w:fldChar w:fldCharType="separate"/>
        </w:r>
        <w:r w:rsidRPr="0000251C">
          <w:rPr>
            <w:rStyle w:val="Hyperlink"/>
            <w:noProof/>
          </w:rPr>
          <w:t>3.3.4</w:t>
        </w:r>
        <w:r>
          <w:rPr>
            <w:rFonts w:asciiTheme="minorHAnsi" w:eastAsiaTheme="minorEastAsia" w:hAnsiTheme="minorHAnsi" w:cstheme="minorBidi"/>
            <w:iCs w:val="0"/>
            <w:noProof/>
            <w:sz w:val="22"/>
            <w:szCs w:val="22"/>
          </w:rPr>
          <w:tab/>
        </w:r>
        <w:r w:rsidRPr="0000251C">
          <w:rPr>
            <w:rStyle w:val="Hyperlink"/>
            <w:noProof/>
          </w:rPr>
          <w:t>Mapping Sheet</w:t>
        </w:r>
        <w:r>
          <w:rPr>
            <w:noProof/>
            <w:webHidden/>
          </w:rPr>
          <w:tab/>
        </w:r>
        <w:r>
          <w:rPr>
            <w:noProof/>
            <w:webHidden/>
          </w:rPr>
          <w:fldChar w:fldCharType="begin"/>
        </w:r>
        <w:r>
          <w:rPr>
            <w:noProof/>
            <w:webHidden/>
          </w:rPr>
          <w:instrText xml:space="preserve"> PAGEREF _Toc524429831 \h </w:instrText>
        </w:r>
      </w:ins>
      <w:r>
        <w:rPr>
          <w:noProof/>
          <w:webHidden/>
        </w:rPr>
      </w:r>
      <w:r>
        <w:rPr>
          <w:noProof/>
          <w:webHidden/>
        </w:rPr>
        <w:fldChar w:fldCharType="separate"/>
      </w:r>
      <w:ins w:id="434" w:author="Maerdian, Steffen (Halfaker)" w:date="2018-09-11T11:47:00Z">
        <w:r>
          <w:rPr>
            <w:noProof/>
            <w:webHidden/>
          </w:rPr>
          <w:t>19</w:t>
        </w:r>
        <w:r>
          <w:rPr>
            <w:noProof/>
            <w:webHidden/>
          </w:rPr>
          <w:fldChar w:fldCharType="end"/>
        </w:r>
        <w:r w:rsidRPr="0000251C">
          <w:rPr>
            <w:rStyle w:val="Hyperlink"/>
            <w:noProof/>
          </w:rPr>
          <w:fldChar w:fldCharType="end"/>
        </w:r>
      </w:ins>
    </w:p>
    <w:p w14:paraId="2E636AF0" w14:textId="72810616" w:rsidR="005D0963" w:rsidRDefault="005D0963">
      <w:pPr>
        <w:pStyle w:val="TOC1"/>
        <w:tabs>
          <w:tab w:val="left" w:pos="440"/>
          <w:tab w:val="right" w:leader="dot" w:pos="9350"/>
        </w:tabs>
        <w:rPr>
          <w:ins w:id="435" w:author="Maerdian, Steffen (Halfaker)" w:date="2018-09-11T11:47:00Z"/>
          <w:rFonts w:asciiTheme="minorHAnsi" w:eastAsiaTheme="minorEastAsia" w:hAnsiTheme="minorHAnsi" w:cstheme="minorBidi"/>
          <w:b w:val="0"/>
          <w:bCs w:val="0"/>
          <w:noProof/>
          <w:sz w:val="22"/>
          <w:szCs w:val="22"/>
        </w:rPr>
      </w:pPr>
      <w:ins w:id="436"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"_Toc524429832"</w:instrText>
        </w:r>
        <w:r w:rsidRPr="0000251C">
          <w:rPr>
            <w:rStyle w:val="Hyperlink"/>
            <w:noProof/>
          </w:rPr>
          <w:instrText xml:space="preserve"> </w:instrText>
        </w:r>
        <w:r w:rsidRPr="0000251C">
          <w:rPr>
            <w:rStyle w:val="Hyperlink"/>
            <w:noProof/>
          </w:rPr>
          <w:fldChar w:fldCharType="separate"/>
        </w:r>
        <w:r w:rsidRPr="0000251C">
          <w:rPr>
            <w:rStyle w:val="Hyperlink"/>
            <w:noProof/>
          </w:rPr>
          <w:t>4</w:t>
        </w:r>
        <w:r>
          <w:rPr>
            <w:rFonts w:asciiTheme="minorHAnsi" w:eastAsiaTheme="minorEastAsia" w:hAnsiTheme="minorHAnsi" w:cstheme="minorBidi"/>
            <w:b w:val="0"/>
            <w:bCs w:val="0"/>
            <w:noProof/>
            <w:sz w:val="22"/>
            <w:szCs w:val="22"/>
          </w:rPr>
          <w:tab/>
        </w:r>
        <w:r w:rsidRPr="0000251C">
          <w:rPr>
            <w:rStyle w:val="Hyperlink"/>
            <w:noProof/>
          </w:rPr>
          <w:t>Appendix B - TASCore Mapping Rules</w:t>
        </w:r>
        <w:r>
          <w:rPr>
            <w:noProof/>
            <w:webHidden/>
          </w:rPr>
          <w:tab/>
        </w:r>
        <w:r>
          <w:rPr>
            <w:noProof/>
            <w:webHidden/>
          </w:rPr>
          <w:fldChar w:fldCharType="begin"/>
        </w:r>
        <w:r>
          <w:rPr>
            <w:noProof/>
            <w:webHidden/>
          </w:rPr>
          <w:instrText xml:space="preserve"> PAGEREF _Toc524429832 \h </w:instrText>
        </w:r>
      </w:ins>
      <w:r>
        <w:rPr>
          <w:noProof/>
          <w:webHidden/>
        </w:rPr>
      </w:r>
      <w:r>
        <w:rPr>
          <w:noProof/>
          <w:webHidden/>
        </w:rPr>
        <w:fldChar w:fldCharType="separate"/>
      </w:r>
      <w:ins w:id="437" w:author="Maerdian, Steffen (Halfaker)" w:date="2018-09-11T11:47:00Z">
        <w:r>
          <w:rPr>
            <w:noProof/>
            <w:webHidden/>
          </w:rPr>
          <w:t>19</w:t>
        </w:r>
        <w:r>
          <w:rPr>
            <w:noProof/>
            <w:webHidden/>
          </w:rPr>
          <w:fldChar w:fldCharType="end"/>
        </w:r>
        <w:r w:rsidRPr="0000251C">
          <w:rPr>
            <w:rStyle w:val="Hyperlink"/>
            <w:noProof/>
          </w:rPr>
          <w:fldChar w:fldCharType="end"/>
        </w:r>
      </w:ins>
    </w:p>
    <w:p w14:paraId="370A5606" w14:textId="24476F46" w:rsidR="005D0963" w:rsidRDefault="005D0963">
      <w:pPr>
        <w:pStyle w:val="TOC2"/>
        <w:tabs>
          <w:tab w:val="left" w:pos="880"/>
          <w:tab w:val="right" w:leader="dot" w:pos="9350"/>
        </w:tabs>
        <w:rPr>
          <w:ins w:id="438" w:author="Maerdian, Steffen (Halfaker)" w:date="2018-09-11T11:47:00Z"/>
          <w:rFonts w:asciiTheme="minorHAnsi" w:eastAsiaTheme="minorEastAsia" w:hAnsiTheme="minorHAnsi" w:cstheme="minorBidi"/>
          <w:b w:val="0"/>
          <w:noProof/>
          <w:sz w:val="22"/>
          <w:szCs w:val="22"/>
        </w:rPr>
      </w:pPr>
      <w:ins w:id="439"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"_Toc524429833"</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4.1</w:t>
        </w:r>
        <w:r>
          <w:rPr>
            <w:rFonts w:asciiTheme="minorHAnsi" w:eastAsiaTheme="minorEastAsia" w:hAnsiTheme="minorHAnsi" w:cstheme="minorBidi"/>
            <w:b w:val="0"/>
            <w:noProof/>
            <w:sz w:val="22"/>
            <w:szCs w:val="22"/>
          </w:rPr>
          <w:tab/>
        </w:r>
        <w:r w:rsidRPr="0000251C">
          <w:rPr>
            <w:rStyle w:val="Hyperlink"/>
            <w:noProof/>
          </w:rPr>
          <w:t>Mapping rules for Patient.gender</w:t>
        </w:r>
        <w:r>
          <w:rPr>
            <w:noProof/>
            <w:webHidden/>
          </w:rPr>
          <w:tab/>
        </w:r>
        <w:r>
          <w:rPr>
            <w:noProof/>
            <w:webHidden/>
          </w:rPr>
          <w:fldChar w:fldCharType="begin"/>
        </w:r>
        <w:r>
          <w:rPr>
            <w:noProof/>
            <w:webHidden/>
          </w:rPr>
          <w:instrText xml:space="preserve"> PAGEREF _Toc524429833 \h </w:instrText>
        </w:r>
      </w:ins>
      <w:r>
        <w:rPr>
          <w:noProof/>
          <w:webHidden/>
        </w:rPr>
      </w:r>
      <w:r>
        <w:rPr>
          <w:noProof/>
          <w:webHidden/>
        </w:rPr>
        <w:fldChar w:fldCharType="separate"/>
      </w:r>
      <w:ins w:id="440" w:author="Maerdian, Steffen (Halfaker)" w:date="2018-09-11T11:47:00Z">
        <w:r>
          <w:rPr>
            <w:noProof/>
            <w:webHidden/>
          </w:rPr>
          <w:t>19</w:t>
        </w:r>
        <w:r>
          <w:rPr>
            <w:noProof/>
            <w:webHidden/>
          </w:rPr>
          <w:fldChar w:fldCharType="end"/>
        </w:r>
        <w:r w:rsidRPr="0000251C">
          <w:rPr>
            <w:rStyle w:val="Hyperlink"/>
            <w:noProof/>
          </w:rPr>
          <w:fldChar w:fldCharType="end"/>
        </w:r>
      </w:ins>
    </w:p>
    <w:p w14:paraId="2293000B" w14:textId="37068510" w:rsidR="005D0963" w:rsidRDefault="005D0963">
      <w:pPr>
        <w:pStyle w:val="TOC2"/>
        <w:tabs>
          <w:tab w:val="left" w:pos="880"/>
          <w:tab w:val="right" w:leader="dot" w:pos="9350"/>
        </w:tabs>
        <w:rPr>
          <w:ins w:id="441" w:author="Maerdian, Steffen (Halfaker)" w:date="2018-09-11T11:47:00Z"/>
          <w:rFonts w:asciiTheme="minorHAnsi" w:eastAsiaTheme="minorEastAsia" w:hAnsiTheme="minorHAnsi" w:cstheme="minorBidi"/>
          <w:b w:val="0"/>
          <w:noProof/>
          <w:sz w:val="22"/>
          <w:szCs w:val="22"/>
        </w:rPr>
      </w:pPr>
      <w:ins w:id="442"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"_Toc524429834"</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4.2</w:t>
        </w:r>
        <w:r>
          <w:rPr>
            <w:rFonts w:asciiTheme="minorHAnsi" w:eastAsiaTheme="minorEastAsia" w:hAnsiTheme="minorHAnsi" w:cstheme="minorBidi"/>
            <w:b w:val="0"/>
            <w:noProof/>
            <w:sz w:val="22"/>
            <w:szCs w:val="22"/>
          </w:rPr>
          <w:tab/>
        </w:r>
        <w:r w:rsidRPr="0000251C">
          <w:rPr>
            <w:rStyle w:val="Hyperlink"/>
            <w:noProof/>
          </w:rPr>
          <w:t>Mapping rules for telecom.system</w:t>
        </w:r>
        <w:r>
          <w:rPr>
            <w:noProof/>
            <w:webHidden/>
          </w:rPr>
          <w:tab/>
        </w:r>
        <w:r>
          <w:rPr>
            <w:noProof/>
            <w:webHidden/>
          </w:rPr>
          <w:fldChar w:fldCharType="begin"/>
        </w:r>
        <w:r>
          <w:rPr>
            <w:noProof/>
            <w:webHidden/>
          </w:rPr>
          <w:instrText xml:space="preserve"> PAGEREF _Toc524429834 \h </w:instrText>
        </w:r>
      </w:ins>
      <w:r>
        <w:rPr>
          <w:noProof/>
          <w:webHidden/>
        </w:rPr>
      </w:r>
      <w:r>
        <w:rPr>
          <w:noProof/>
          <w:webHidden/>
        </w:rPr>
        <w:fldChar w:fldCharType="separate"/>
      </w:r>
      <w:ins w:id="443" w:author="Maerdian, Steffen (Halfaker)" w:date="2018-09-11T11:47:00Z">
        <w:r>
          <w:rPr>
            <w:noProof/>
            <w:webHidden/>
          </w:rPr>
          <w:t>20</w:t>
        </w:r>
        <w:r>
          <w:rPr>
            <w:noProof/>
            <w:webHidden/>
          </w:rPr>
          <w:fldChar w:fldCharType="end"/>
        </w:r>
        <w:r w:rsidRPr="0000251C">
          <w:rPr>
            <w:rStyle w:val="Hyperlink"/>
            <w:noProof/>
          </w:rPr>
          <w:fldChar w:fldCharType="end"/>
        </w:r>
      </w:ins>
    </w:p>
    <w:p w14:paraId="7C7573FE" w14:textId="53760A07" w:rsidR="005D0963" w:rsidRDefault="005D0963">
      <w:pPr>
        <w:pStyle w:val="TOC2"/>
        <w:tabs>
          <w:tab w:val="left" w:pos="880"/>
          <w:tab w:val="right" w:leader="dot" w:pos="9350"/>
        </w:tabs>
        <w:rPr>
          <w:ins w:id="444" w:author="Maerdian, Steffen (Halfaker)" w:date="2018-09-11T11:47:00Z"/>
          <w:rFonts w:asciiTheme="minorHAnsi" w:eastAsiaTheme="minorEastAsia" w:hAnsiTheme="minorHAnsi" w:cstheme="minorBidi"/>
          <w:b w:val="0"/>
          <w:noProof/>
          <w:sz w:val="22"/>
          <w:szCs w:val="22"/>
        </w:rPr>
      </w:pPr>
      <w:ins w:id="445"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"_Toc524429835"</w:instrText>
        </w:r>
        <w:r w:rsidRPr="0000251C">
          <w:rPr>
            <w:rStyle w:val="Hyperlink"/>
            <w:noProof/>
          </w:rPr>
          <w:instrText xml:space="preserve"> </w:instrText>
        </w:r>
        <w:r w:rsidRPr="0000251C">
          <w:rPr>
            <w:rStyle w:val="Hyperlink"/>
            <w:noProof/>
          </w:rPr>
          <w:fldChar w:fldCharType="separate"/>
        </w:r>
        <w:r w:rsidRPr="0000251C">
          <w:rPr>
            <w:rStyle w:val="Hyperlink"/>
            <w:noProof/>
            <w:lang w:bidi="x-none"/>
            <w14:scene3d>
              <w14:camera w14:prst="orthographicFront"/>
              <w14:lightRig w14:rig="threePt" w14:dir="t">
                <w14:rot w14:lat="0" w14:lon="0" w14:rev="0"/>
              </w14:lightRig>
            </w14:scene3d>
          </w:rPr>
          <w:t>4.3</w:t>
        </w:r>
        <w:r>
          <w:rPr>
            <w:rFonts w:asciiTheme="minorHAnsi" w:eastAsiaTheme="minorEastAsia" w:hAnsiTheme="minorHAnsi" w:cstheme="minorBidi"/>
            <w:b w:val="0"/>
            <w:noProof/>
            <w:sz w:val="22"/>
            <w:szCs w:val="22"/>
          </w:rPr>
          <w:tab/>
        </w:r>
        <w:r w:rsidRPr="0000251C">
          <w:rPr>
            <w:rStyle w:val="Hyperlink"/>
            <w:noProof/>
          </w:rPr>
          <w:t>DateTime types in FHIR</w:t>
        </w:r>
        <w:r>
          <w:rPr>
            <w:noProof/>
            <w:webHidden/>
          </w:rPr>
          <w:tab/>
        </w:r>
        <w:r>
          <w:rPr>
            <w:noProof/>
            <w:webHidden/>
          </w:rPr>
          <w:fldChar w:fldCharType="begin"/>
        </w:r>
        <w:r>
          <w:rPr>
            <w:noProof/>
            <w:webHidden/>
          </w:rPr>
          <w:instrText xml:space="preserve"> PAGEREF _Toc524429835 \h </w:instrText>
        </w:r>
      </w:ins>
      <w:r>
        <w:rPr>
          <w:noProof/>
          <w:webHidden/>
        </w:rPr>
      </w:r>
      <w:r>
        <w:rPr>
          <w:noProof/>
          <w:webHidden/>
        </w:rPr>
        <w:fldChar w:fldCharType="separate"/>
      </w:r>
      <w:ins w:id="446" w:author="Maerdian, Steffen (Halfaker)" w:date="2018-09-11T11:47:00Z">
        <w:r>
          <w:rPr>
            <w:noProof/>
            <w:webHidden/>
          </w:rPr>
          <w:t>20</w:t>
        </w:r>
        <w:r>
          <w:rPr>
            <w:noProof/>
            <w:webHidden/>
          </w:rPr>
          <w:fldChar w:fldCharType="end"/>
        </w:r>
        <w:r w:rsidRPr="0000251C">
          <w:rPr>
            <w:rStyle w:val="Hyperlink"/>
            <w:noProof/>
          </w:rPr>
          <w:fldChar w:fldCharType="end"/>
        </w:r>
      </w:ins>
    </w:p>
    <w:p w14:paraId="40EFDAD9" w14:textId="726DBFA7" w:rsidR="005D0963" w:rsidRDefault="005D0963">
      <w:pPr>
        <w:pStyle w:val="TOC1"/>
        <w:tabs>
          <w:tab w:val="left" w:pos="440"/>
          <w:tab w:val="right" w:leader="dot" w:pos="9350"/>
        </w:tabs>
        <w:rPr>
          <w:ins w:id="447" w:author="Maerdian, Steffen (Halfaker)" w:date="2018-09-11T11:47:00Z"/>
          <w:rFonts w:asciiTheme="minorHAnsi" w:eastAsiaTheme="minorEastAsia" w:hAnsiTheme="minorHAnsi" w:cstheme="minorBidi"/>
          <w:b w:val="0"/>
          <w:bCs w:val="0"/>
          <w:noProof/>
          <w:sz w:val="22"/>
          <w:szCs w:val="22"/>
        </w:rPr>
      </w:pPr>
      <w:ins w:id="448"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"_Toc524429836"</w:instrText>
        </w:r>
        <w:r w:rsidRPr="0000251C">
          <w:rPr>
            <w:rStyle w:val="Hyperlink"/>
            <w:noProof/>
          </w:rPr>
          <w:instrText xml:space="preserve"> </w:instrText>
        </w:r>
        <w:r w:rsidRPr="0000251C">
          <w:rPr>
            <w:rStyle w:val="Hyperlink"/>
            <w:noProof/>
          </w:rPr>
          <w:fldChar w:fldCharType="separate"/>
        </w:r>
        <w:r w:rsidRPr="0000251C">
          <w:rPr>
            <w:rStyle w:val="Hyperlink"/>
            <w:noProof/>
          </w:rPr>
          <w:t>5</w:t>
        </w:r>
        <w:r>
          <w:rPr>
            <w:rFonts w:asciiTheme="minorHAnsi" w:eastAsiaTheme="minorEastAsia" w:hAnsiTheme="minorHAnsi" w:cstheme="minorBidi"/>
            <w:b w:val="0"/>
            <w:bCs w:val="0"/>
            <w:noProof/>
            <w:sz w:val="22"/>
            <w:szCs w:val="22"/>
          </w:rPr>
          <w:tab/>
        </w:r>
        <w:r w:rsidRPr="0000251C">
          <w:rPr>
            <w:rStyle w:val="Hyperlink"/>
            <w:noProof/>
          </w:rPr>
          <w:t>Appendix C – TASCore Default Values</w:t>
        </w:r>
        <w:r>
          <w:rPr>
            <w:noProof/>
            <w:webHidden/>
          </w:rPr>
          <w:tab/>
        </w:r>
        <w:r>
          <w:rPr>
            <w:noProof/>
            <w:webHidden/>
          </w:rPr>
          <w:fldChar w:fldCharType="begin"/>
        </w:r>
        <w:r>
          <w:rPr>
            <w:noProof/>
            <w:webHidden/>
          </w:rPr>
          <w:instrText xml:space="preserve"> PAGEREF _Toc524429836 \h </w:instrText>
        </w:r>
      </w:ins>
      <w:r>
        <w:rPr>
          <w:noProof/>
          <w:webHidden/>
        </w:rPr>
      </w:r>
      <w:r>
        <w:rPr>
          <w:noProof/>
          <w:webHidden/>
        </w:rPr>
        <w:fldChar w:fldCharType="separate"/>
      </w:r>
      <w:ins w:id="449" w:author="Maerdian, Steffen (Halfaker)" w:date="2018-09-11T11:47:00Z">
        <w:r>
          <w:rPr>
            <w:noProof/>
            <w:webHidden/>
          </w:rPr>
          <w:t>22</w:t>
        </w:r>
        <w:r>
          <w:rPr>
            <w:noProof/>
            <w:webHidden/>
          </w:rPr>
          <w:fldChar w:fldCharType="end"/>
        </w:r>
        <w:r w:rsidRPr="0000251C">
          <w:rPr>
            <w:rStyle w:val="Hyperlink"/>
            <w:noProof/>
          </w:rPr>
          <w:fldChar w:fldCharType="end"/>
        </w:r>
      </w:ins>
    </w:p>
    <w:p w14:paraId="4CAB8F2C" w14:textId="27B37CD9" w:rsidR="005D0963" w:rsidRDefault="005D0963">
      <w:pPr>
        <w:pStyle w:val="TOC1"/>
        <w:tabs>
          <w:tab w:val="left" w:pos="440"/>
          <w:tab w:val="right" w:leader="dot" w:pos="9350"/>
        </w:tabs>
        <w:rPr>
          <w:ins w:id="450" w:author="Maerdian, Steffen (Halfaker)" w:date="2018-09-11T11:47:00Z"/>
          <w:rFonts w:asciiTheme="minorHAnsi" w:eastAsiaTheme="minorEastAsia" w:hAnsiTheme="minorHAnsi" w:cstheme="minorBidi"/>
          <w:b w:val="0"/>
          <w:bCs w:val="0"/>
          <w:noProof/>
          <w:sz w:val="22"/>
          <w:szCs w:val="22"/>
        </w:rPr>
      </w:pPr>
      <w:ins w:id="451"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"_Toc524429837"</w:instrText>
        </w:r>
        <w:r w:rsidRPr="0000251C">
          <w:rPr>
            <w:rStyle w:val="Hyperlink"/>
            <w:noProof/>
          </w:rPr>
          <w:instrText xml:space="preserve"> </w:instrText>
        </w:r>
        <w:r w:rsidRPr="0000251C">
          <w:rPr>
            <w:rStyle w:val="Hyperlink"/>
            <w:noProof/>
          </w:rPr>
          <w:fldChar w:fldCharType="separate"/>
        </w:r>
        <w:r w:rsidRPr="0000251C">
          <w:rPr>
            <w:rStyle w:val="Hyperlink"/>
            <w:noProof/>
          </w:rPr>
          <w:t>6</w:t>
        </w:r>
        <w:r>
          <w:rPr>
            <w:rFonts w:asciiTheme="minorHAnsi" w:eastAsiaTheme="minorEastAsia" w:hAnsiTheme="minorHAnsi" w:cstheme="minorBidi"/>
            <w:b w:val="0"/>
            <w:bCs w:val="0"/>
            <w:noProof/>
            <w:sz w:val="22"/>
            <w:szCs w:val="22"/>
          </w:rPr>
          <w:tab/>
        </w:r>
        <w:r w:rsidRPr="0000251C">
          <w:rPr>
            <w:rStyle w:val="Hyperlink"/>
            <w:noProof/>
          </w:rPr>
          <w:t>Appendix D – FSC Mapping Rules</w:t>
        </w:r>
        <w:r>
          <w:rPr>
            <w:noProof/>
            <w:webHidden/>
          </w:rPr>
          <w:tab/>
        </w:r>
        <w:r>
          <w:rPr>
            <w:noProof/>
            <w:webHidden/>
          </w:rPr>
          <w:fldChar w:fldCharType="begin"/>
        </w:r>
        <w:r>
          <w:rPr>
            <w:noProof/>
            <w:webHidden/>
          </w:rPr>
          <w:instrText xml:space="preserve"> PAGEREF _Toc524429837 \h </w:instrText>
        </w:r>
      </w:ins>
      <w:r>
        <w:rPr>
          <w:noProof/>
          <w:webHidden/>
        </w:rPr>
      </w:r>
      <w:r>
        <w:rPr>
          <w:noProof/>
          <w:webHidden/>
        </w:rPr>
        <w:fldChar w:fldCharType="separate"/>
      </w:r>
      <w:ins w:id="452" w:author="Maerdian, Steffen (Halfaker)" w:date="2018-09-11T11:47:00Z">
        <w:r>
          <w:rPr>
            <w:noProof/>
            <w:webHidden/>
          </w:rPr>
          <w:t>22</w:t>
        </w:r>
        <w:r>
          <w:rPr>
            <w:noProof/>
            <w:webHidden/>
          </w:rPr>
          <w:fldChar w:fldCharType="end"/>
        </w:r>
        <w:r w:rsidRPr="0000251C">
          <w:rPr>
            <w:rStyle w:val="Hyperlink"/>
            <w:noProof/>
          </w:rPr>
          <w:fldChar w:fldCharType="end"/>
        </w:r>
      </w:ins>
    </w:p>
    <w:p w14:paraId="6CA06ABE" w14:textId="76966C01" w:rsidR="005D0963" w:rsidRDefault="005D0963">
      <w:pPr>
        <w:pStyle w:val="TOC1"/>
        <w:tabs>
          <w:tab w:val="left" w:pos="440"/>
          <w:tab w:val="right" w:leader="dot" w:pos="9350"/>
        </w:tabs>
        <w:rPr>
          <w:ins w:id="453" w:author="Maerdian, Steffen (Halfaker)" w:date="2018-09-11T11:47:00Z"/>
          <w:rFonts w:asciiTheme="minorHAnsi" w:eastAsiaTheme="minorEastAsia" w:hAnsiTheme="minorHAnsi" w:cstheme="minorBidi"/>
          <w:b w:val="0"/>
          <w:bCs w:val="0"/>
          <w:noProof/>
          <w:sz w:val="22"/>
          <w:szCs w:val="22"/>
        </w:rPr>
      </w:pPr>
      <w:ins w:id="454"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"_Toc524429838"</w:instrText>
        </w:r>
        <w:r w:rsidRPr="0000251C">
          <w:rPr>
            <w:rStyle w:val="Hyperlink"/>
            <w:noProof/>
          </w:rPr>
          <w:instrText xml:space="preserve"> </w:instrText>
        </w:r>
        <w:r w:rsidRPr="0000251C">
          <w:rPr>
            <w:rStyle w:val="Hyperlink"/>
            <w:noProof/>
          </w:rPr>
          <w:fldChar w:fldCharType="separate"/>
        </w:r>
        <w:r w:rsidRPr="0000251C">
          <w:rPr>
            <w:rStyle w:val="Hyperlink"/>
            <w:noProof/>
          </w:rPr>
          <w:t>7</w:t>
        </w:r>
        <w:r>
          <w:rPr>
            <w:rFonts w:asciiTheme="minorHAnsi" w:eastAsiaTheme="minorEastAsia" w:hAnsiTheme="minorHAnsi" w:cstheme="minorBidi"/>
            <w:b w:val="0"/>
            <w:bCs w:val="0"/>
            <w:noProof/>
            <w:sz w:val="22"/>
            <w:szCs w:val="22"/>
          </w:rPr>
          <w:tab/>
        </w:r>
        <w:r w:rsidRPr="0000251C">
          <w:rPr>
            <w:rStyle w:val="Hyperlink"/>
            <w:noProof/>
          </w:rPr>
          <w:t>Appendix E – FSC Default Values</w:t>
        </w:r>
        <w:r>
          <w:rPr>
            <w:noProof/>
            <w:webHidden/>
          </w:rPr>
          <w:tab/>
        </w:r>
        <w:r>
          <w:rPr>
            <w:noProof/>
            <w:webHidden/>
          </w:rPr>
          <w:fldChar w:fldCharType="begin"/>
        </w:r>
        <w:r>
          <w:rPr>
            <w:noProof/>
            <w:webHidden/>
          </w:rPr>
          <w:instrText xml:space="preserve"> PAGEREF _Toc524429838 \h </w:instrText>
        </w:r>
      </w:ins>
      <w:r>
        <w:rPr>
          <w:noProof/>
          <w:webHidden/>
        </w:rPr>
      </w:r>
      <w:r>
        <w:rPr>
          <w:noProof/>
          <w:webHidden/>
        </w:rPr>
        <w:fldChar w:fldCharType="separate"/>
      </w:r>
      <w:ins w:id="455" w:author="Maerdian, Steffen (Halfaker)" w:date="2018-09-11T11:47:00Z">
        <w:r>
          <w:rPr>
            <w:noProof/>
            <w:webHidden/>
          </w:rPr>
          <w:t>22</w:t>
        </w:r>
        <w:r>
          <w:rPr>
            <w:noProof/>
            <w:webHidden/>
          </w:rPr>
          <w:fldChar w:fldCharType="end"/>
        </w:r>
        <w:r w:rsidRPr="0000251C">
          <w:rPr>
            <w:rStyle w:val="Hyperlink"/>
            <w:noProof/>
          </w:rPr>
          <w:fldChar w:fldCharType="end"/>
        </w:r>
      </w:ins>
    </w:p>
    <w:p w14:paraId="612BDA1B" w14:textId="302EE045" w:rsidR="005D0963" w:rsidRDefault="005D0963">
      <w:pPr>
        <w:pStyle w:val="TOC1"/>
        <w:tabs>
          <w:tab w:val="left" w:pos="440"/>
          <w:tab w:val="right" w:leader="dot" w:pos="9350"/>
        </w:tabs>
        <w:rPr>
          <w:ins w:id="456" w:author="Maerdian, Steffen (Halfaker)" w:date="2018-09-11T11:47:00Z"/>
          <w:rFonts w:asciiTheme="minorHAnsi" w:eastAsiaTheme="minorEastAsia" w:hAnsiTheme="minorHAnsi" w:cstheme="minorBidi"/>
          <w:b w:val="0"/>
          <w:bCs w:val="0"/>
          <w:noProof/>
          <w:sz w:val="22"/>
          <w:szCs w:val="22"/>
        </w:rPr>
      </w:pPr>
      <w:ins w:id="457"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"_Toc524429839"</w:instrText>
        </w:r>
        <w:r w:rsidRPr="0000251C">
          <w:rPr>
            <w:rStyle w:val="Hyperlink"/>
            <w:noProof/>
          </w:rPr>
          <w:instrText xml:space="preserve"> </w:instrText>
        </w:r>
        <w:r w:rsidRPr="0000251C">
          <w:rPr>
            <w:rStyle w:val="Hyperlink"/>
            <w:noProof/>
          </w:rPr>
          <w:fldChar w:fldCharType="separate"/>
        </w:r>
        <w:r w:rsidRPr="0000251C">
          <w:rPr>
            <w:rStyle w:val="Hyperlink"/>
            <w:noProof/>
          </w:rPr>
          <w:t>8</w:t>
        </w:r>
        <w:r>
          <w:rPr>
            <w:rFonts w:asciiTheme="minorHAnsi" w:eastAsiaTheme="minorEastAsia" w:hAnsiTheme="minorHAnsi" w:cstheme="minorBidi"/>
            <w:b w:val="0"/>
            <w:bCs w:val="0"/>
            <w:noProof/>
            <w:sz w:val="22"/>
            <w:szCs w:val="22"/>
          </w:rPr>
          <w:tab/>
        </w:r>
        <w:r w:rsidRPr="0000251C">
          <w:rPr>
            <w:rStyle w:val="Hyperlink"/>
            <w:noProof/>
          </w:rPr>
          <w:t>Glossary</w:t>
        </w:r>
        <w:r>
          <w:rPr>
            <w:noProof/>
            <w:webHidden/>
          </w:rPr>
          <w:tab/>
        </w:r>
        <w:r>
          <w:rPr>
            <w:noProof/>
            <w:webHidden/>
          </w:rPr>
          <w:fldChar w:fldCharType="begin"/>
        </w:r>
        <w:r>
          <w:rPr>
            <w:noProof/>
            <w:webHidden/>
          </w:rPr>
          <w:instrText xml:space="preserve"> PAGEREF _Toc524429839 \h </w:instrText>
        </w:r>
      </w:ins>
      <w:r>
        <w:rPr>
          <w:noProof/>
          <w:webHidden/>
        </w:rPr>
      </w:r>
      <w:r>
        <w:rPr>
          <w:noProof/>
          <w:webHidden/>
        </w:rPr>
        <w:fldChar w:fldCharType="separate"/>
      </w:r>
      <w:ins w:id="458" w:author="Maerdian, Steffen (Halfaker)" w:date="2018-09-11T11:47:00Z">
        <w:r>
          <w:rPr>
            <w:noProof/>
            <w:webHidden/>
          </w:rPr>
          <w:t>22</w:t>
        </w:r>
        <w:r>
          <w:rPr>
            <w:noProof/>
            <w:webHidden/>
          </w:rPr>
          <w:fldChar w:fldCharType="end"/>
        </w:r>
        <w:r w:rsidRPr="0000251C">
          <w:rPr>
            <w:rStyle w:val="Hyperlink"/>
            <w:noProof/>
          </w:rPr>
          <w:fldChar w:fldCharType="end"/>
        </w:r>
      </w:ins>
    </w:p>
    <w:p w14:paraId="6A5B2AFA" w14:textId="6F9C814E" w:rsidR="005D0963" w:rsidRDefault="005D0963">
      <w:pPr>
        <w:pStyle w:val="TOC1"/>
        <w:tabs>
          <w:tab w:val="left" w:pos="440"/>
          <w:tab w:val="right" w:leader="dot" w:pos="9350"/>
        </w:tabs>
        <w:rPr>
          <w:ins w:id="459" w:author="Maerdian, Steffen (Halfaker)" w:date="2018-09-11T11:47:00Z"/>
          <w:rFonts w:asciiTheme="minorHAnsi" w:eastAsiaTheme="minorEastAsia" w:hAnsiTheme="minorHAnsi" w:cstheme="minorBidi"/>
          <w:b w:val="0"/>
          <w:bCs w:val="0"/>
          <w:noProof/>
          <w:sz w:val="22"/>
          <w:szCs w:val="22"/>
        </w:rPr>
      </w:pPr>
      <w:ins w:id="460" w:author="Maerdian, Steffen (Halfaker)" w:date="2018-09-11T11:47:00Z">
        <w:r w:rsidRPr="0000251C">
          <w:rPr>
            <w:rStyle w:val="Hyperlink"/>
            <w:noProof/>
          </w:rPr>
          <w:fldChar w:fldCharType="begin"/>
        </w:r>
        <w:r w:rsidRPr="0000251C">
          <w:rPr>
            <w:rStyle w:val="Hyperlink"/>
            <w:noProof/>
          </w:rPr>
          <w:instrText xml:space="preserve"> </w:instrText>
        </w:r>
        <w:r>
          <w:rPr>
            <w:noProof/>
          </w:rPr>
          <w:instrText>HYPERLINK \l "_Toc524429840"</w:instrText>
        </w:r>
        <w:r w:rsidRPr="0000251C">
          <w:rPr>
            <w:rStyle w:val="Hyperlink"/>
            <w:noProof/>
          </w:rPr>
          <w:instrText xml:space="preserve"> </w:instrText>
        </w:r>
        <w:r w:rsidRPr="0000251C">
          <w:rPr>
            <w:rStyle w:val="Hyperlink"/>
            <w:noProof/>
          </w:rPr>
          <w:fldChar w:fldCharType="separate"/>
        </w:r>
        <w:r w:rsidRPr="0000251C">
          <w:rPr>
            <w:rStyle w:val="Hyperlink"/>
            <w:noProof/>
          </w:rPr>
          <w:t>9</w:t>
        </w:r>
        <w:r>
          <w:rPr>
            <w:rFonts w:asciiTheme="minorHAnsi" w:eastAsiaTheme="minorEastAsia" w:hAnsiTheme="minorHAnsi" w:cstheme="minorBidi"/>
            <w:b w:val="0"/>
            <w:bCs w:val="0"/>
            <w:noProof/>
            <w:sz w:val="22"/>
            <w:szCs w:val="22"/>
          </w:rPr>
          <w:tab/>
        </w:r>
        <w:r w:rsidRPr="0000251C">
          <w:rPr>
            <w:rStyle w:val="Hyperlink"/>
            <w:noProof/>
          </w:rPr>
          <w:t>Attachment A – Approval Signatures</w:t>
        </w:r>
        <w:r>
          <w:rPr>
            <w:noProof/>
            <w:webHidden/>
          </w:rPr>
          <w:tab/>
        </w:r>
        <w:r>
          <w:rPr>
            <w:noProof/>
            <w:webHidden/>
          </w:rPr>
          <w:fldChar w:fldCharType="begin"/>
        </w:r>
        <w:r>
          <w:rPr>
            <w:noProof/>
            <w:webHidden/>
          </w:rPr>
          <w:instrText xml:space="preserve"> PAGEREF _Toc524429840 \h </w:instrText>
        </w:r>
      </w:ins>
      <w:r>
        <w:rPr>
          <w:noProof/>
          <w:webHidden/>
        </w:rPr>
      </w:r>
      <w:r>
        <w:rPr>
          <w:noProof/>
          <w:webHidden/>
        </w:rPr>
        <w:fldChar w:fldCharType="separate"/>
      </w:r>
      <w:ins w:id="461" w:author="Maerdian, Steffen (Halfaker)" w:date="2018-09-11T11:47:00Z">
        <w:r>
          <w:rPr>
            <w:noProof/>
            <w:webHidden/>
          </w:rPr>
          <w:t>22</w:t>
        </w:r>
        <w:r>
          <w:rPr>
            <w:noProof/>
            <w:webHidden/>
          </w:rPr>
          <w:fldChar w:fldCharType="end"/>
        </w:r>
        <w:r w:rsidRPr="0000251C">
          <w:rPr>
            <w:rStyle w:val="Hyperlink"/>
            <w:noProof/>
          </w:rPr>
          <w:fldChar w:fldCharType="end"/>
        </w:r>
      </w:ins>
    </w:p>
    <w:p w14:paraId="41237051" w14:textId="744EB6EA" w:rsidR="000A7D42" w:rsidDel="00C4564D" w:rsidRDefault="000A7D42">
      <w:pPr>
        <w:pStyle w:val="TOC1"/>
        <w:tabs>
          <w:tab w:val="left" w:pos="440"/>
          <w:tab w:val="right" w:leader="dot" w:pos="9350"/>
        </w:tabs>
        <w:rPr>
          <w:ins w:id="462" w:author="Steffen Maerdian" w:date="2018-05-01T09:55:00Z"/>
          <w:del w:id="463" w:author="Maerdian, Steffen (Halfaker)" w:date="2018-08-23T08:11:00Z"/>
          <w:rFonts w:asciiTheme="minorHAnsi" w:eastAsiaTheme="minorEastAsia" w:hAnsiTheme="minorHAnsi" w:cstheme="minorBidi"/>
          <w:b w:val="0"/>
          <w:bCs w:val="0"/>
          <w:noProof/>
          <w:sz w:val="22"/>
          <w:szCs w:val="22"/>
        </w:rPr>
      </w:pPr>
      <w:ins w:id="464" w:author="Steffen Maerdian" w:date="2018-05-01T09:55:00Z">
        <w:del w:id="465" w:author="Maerdian, Steffen (Halfaker)" w:date="2018-08-23T08:11:00Z">
          <w:r w:rsidRPr="00C4564D" w:rsidDel="00C4564D">
            <w:rPr>
              <w:rStyle w:val="Hyperlink"/>
              <w:b w:val="0"/>
              <w:bCs w:val="0"/>
              <w:noProof/>
            </w:rPr>
            <w:delText>1</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Introduction</w:delText>
          </w:r>
          <w:r w:rsidDel="00C4564D">
            <w:rPr>
              <w:noProof/>
              <w:webHidden/>
            </w:rPr>
            <w:tab/>
            <w:delText>1</w:delText>
          </w:r>
        </w:del>
      </w:ins>
    </w:p>
    <w:p w14:paraId="0798B536" w14:textId="754E74BC" w:rsidR="000A7D42" w:rsidDel="00C4564D" w:rsidRDefault="000A7D42">
      <w:pPr>
        <w:pStyle w:val="TOC2"/>
        <w:tabs>
          <w:tab w:val="left" w:pos="880"/>
          <w:tab w:val="right" w:leader="dot" w:pos="9350"/>
        </w:tabs>
        <w:rPr>
          <w:ins w:id="466" w:author="Steffen Maerdian" w:date="2018-05-01T09:55:00Z"/>
          <w:del w:id="467" w:author="Maerdian, Steffen (Halfaker)" w:date="2018-08-23T08:11:00Z"/>
          <w:rFonts w:asciiTheme="minorHAnsi" w:eastAsiaTheme="minorEastAsia" w:hAnsiTheme="minorHAnsi" w:cstheme="minorBidi"/>
          <w:b w:val="0"/>
          <w:noProof/>
          <w:sz w:val="22"/>
          <w:szCs w:val="22"/>
        </w:rPr>
      </w:pPr>
      <w:ins w:id="468" w:author="Steffen Maerdian" w:date="2018-05-01T09:55:00Z">
        <w:del w:id="469"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1.1</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Purpose</w:delText>
          </w:r>
          <w:r w:rsidDel="00C4564D">
            <w:rPr>
              <w:noProof/>
              <w:webHidden/>
            </w:rPr>
            <w:tab/>
            <w:delText>1</w:delText>
          </w:r>
        </w:del>
      </w:ins>
    </w:p>
    <w:p w14:paraId="086C8DAC" w14:textId="752FF348" w:rsidR="000A7D42" w:rsidDel="00C4564D" w:rsidRDefault="000A7D42">
      <w:pPr>
        <w:pStyle w:val="TOC2"/>
        <w:tabs>
          <w:tab w:val="left" w:pos="880"/>
          <w:tab w:val="right" w:leader="dot" w:pos="9350"/>
        </w:tabs>
        <w:rPr>
          <w:ins w:id="470" w:author="Steffen Maerdian" w:date="2018-05-01T09:55:00Z"/>
          <w:del w:id="471" w:author="Maerdian, Steffen (Halfaker)" w:date="2018-08-23T08:11:00Z"/>
          <w:rFonts w:asciiTheme="minorHAnsi" w:eastAsiaTheme="minorEastAsia" w:hAnsiTheme="minorHAnsi" w:cstheme="minorBidi"/>
          <w:b w:val="0"/>
          <w:noProof/>
          <w:sz w:val="22"/>
          <w:szCs w:val="22"/>
        </w:rPr>
      </w:pPr>
      <w:ins w:id="472" w:author="Steffen Maerdian" w:date="2018-05-01T09:55:00Z">
        <w:del w:id="473"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1.2</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Scope</w:delText>
          </w:r>
          <w:r w:rsidDel="00C4564D">
            <w:rPr>
              <w:noProof/>
              <w:webHidden/>
            </w:rPr>
            <w:tab/>
            <w:delText>1</w:delText>
          </w:r>
        </w:del>
      </w:ins>
    </w:p>
    <w:p w14:paraId="4783A3AD" w14:textId="557BAE50" w:rsidR="000A7D42" w:rsidDel="00C4564D" w:rsidRDefault="000A7D42">
      <w:pPr>
        <w:pStyle w:val="TOC2"/>
        <w:tabs>
          <w:tab w:val="left" w:pos="880"/>
          <w:tab w:val="right" w:leader="dot" w:pos="9350"/>
        </w:tabs>
        <w:rPr>
          <w:ins w:id="474" w:author="Steffen Maerdian" w:date="2018-05-01T09:55:00Z"/>
          <w:del w:id="475" w:author="Maerdian, Steffen (Halfaker)" w:date="2018-08-23T08:11:00Z"/>
          <w:rFonts w:asciiTheme="minorHAnsi" w:eastAsiaTheme="minorEastAsia" w:hAnsiTheme="minorHAnsi" w:cstheme="minorBidi"/>
          <w:b w:val="0"/>
          <w:noProof/>
          <w:sz w:val="22"/>
          <w:szCs w:val="22"/>
        </w:rPr>
      </w:pPr>
      <w:ins w:id="476" w:author="Steffen Maerdian" w:date="2018-05-01T09:55:00Z">
        <w:del w:id="477"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1.3</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System Identification</w:delText>
          </w:r>
          <w:r w:rsidDel="00C4564D">
            <w:rPr>
              <w:noProof/>
              <w:webHidden/>
            </w:rPr>
            <w:tab/>
            <w:delText>1</w:delText>
          </w:r>
        </w:del>
      </w:ins>
    </w:p>
    <w:p w14:paraId="202AF36C" w14:textId="75AAB24A" w:rsidR="000A7D42" w:rsidDel="00C4564D" w:rsidRDefault="000A7D42">
      <w:pPr>
        <w:pStyle w:val="TOC3"/>
        <w:tabs>
          <w:tab w:val="left" w:pos="1320"/>
          <w:tab w:val="right" w:leader="dot" w:pos="9350"/>
        </w:tabs>
        <w:rPr>
          <w:ins w:id="478" w:author="Steffen Maerdian" w:date="2018-05-01T09:55:00Z"/>
          <w:del w:id="479" w:author="Maerdian, Steffen (Halfaker)" w:date="2018-08-23T08:11:00Z"/>
          <w:rFonts w:asciiTheme="minorHAnsi" w:eastAsiaTheme="minorEastAsia" w:hAnsiTheme="minorHAnsi" w:cstheme="minorBidi"/>
          <w:iCs w:val="0"/>
          <w:noProof/>
          <w:sz w:val="22"/>
          <w:szCs w:val="22"/>
        </w:rPr>
      </w:pPr>
      <w:ins w:id="480" w:author="Steffen Maerdian" w:date="2018-05-01T09:55:00Z">
        <w:del w:id="481" w:author="Maerdian, Steffen (Halfaker)" w:date="2018-08-23T08:11:00Z">
          <w:r w:rsidRPr="00C4564D" w:rsidDel="00C4564D">
            <w:rPr>
              <w:rStyle w:val="Hyperlink"/>
              <w:iCs w:val="0"/>
              <w:noProof/>
            </w:rPr>
            <w:delText>1.3.1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MCCF EDI TAS</w:delText>
          </w:r>
          <w:r w:rsidDel="00C4564D">
            <w:rPr>
              <w:noProof/>
              <w:webHidden/>
            </w:rPr>
            <w:tab/>
            <w:delText>1</w:delText>
          </w:r>
        </w:del>
      </w:ins>
    </w:p>
    <w:p w14:paraId="2AC94C54" w14:textId="18426E0C" w:rsidR="000A7D42" w:rsidDel="00C4564D" w:rsidRDefault="000A7D42">
      <w:pPr>
        <w:pStyle w:val="TOC3"/>
        <w:tabs>
          <w:tab w:val="left" w:pos="1320"/>
          <w:tab w:val="right" w:leader="dot" w:pos="9350"/>
        </w:tabs>
        <w:rPr>
          <w:ins w:id="482" w:author="Steffen Maerdian" w:date="2018-05-01T09:55:00Z"/>
          <w:del w:id="483" w:author="Maerdian, Steffen (Halfaker)" w:date="2018-08-23T08:11:00Z"/>
          <w:rFonts w:asciiTheme="minorHAnsi" w:eastAsiaTheme="minorEastAsia" w:hAnsiTheme="minorHAnsi" w:cstheme="minorBidi"/>
          <w:iCs w:val="0"/>
          <w:noProof/>
          <w:sz w:val="22"/>
          <w:szCs w:val="22"/>
        </w:rPr>
      </w:pPr>
      <w:ins w:id="484" w:author="Steffen Maerdian" w:date="2018-05-01T09:55:00Z">
        <w:del w:id="485" w:author="Maerdian, Steffen (Halfaker)" w:date="2018-08-23T08:11:00Z">
          <w:r w:rsidRPr="00C4564D" w:rsidDel="00C4564D">
            <w:rPr>
              <w:rStyle w:val="Hyperlink"/>
              <w:iCs w:val="0"/>
              <w:noProof/>
            </w:rPr>
            <w:delText>1.3.2</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FSC</w:delText>
          </w:r>
          <w:r w:rsidDel="00C4564D">
            <w:rPr>
              <w:noProof/>
              <w:webHidden/>
            </w:rPr>
            <w:tab/>
            <w:delText>2</w:delText>
          </w:r>
        </w:del>
      </w:ins>
    </w:p>
    <w:p w14:paraId="0782010B" w14:textId="574356C7" w:rsidR="000A7D42" w:rsidDel="00C4564D" w:rsidRDefault="000A7D42">
      <w:pPr>
        <w:pStyle w:val="TOC2"/>
        <w:tabs>
          <w:tab w:val="left" w:pos="880"/>
          <w:tab w:val="right" w:leader="dot" w:pos="9350"/>
        </w:tabs>
        <w:rPr>
          <w:ins w:id="486" w:author="Steffen Maerdian" w:date="2018-05-01T09:55:00Z"/>
          <w:del w:id="487" w:author="Maerdian, Steffen (Halfaker)" w:date="2018-08-23T08:11:00Z"/>
          <w:rFonts w:asciiTheme="minorHAnsi" w:eastAsiaTheme="minorEastAsia" w:hAnsiTheme="minorHAnsi" w:cstheme="minorBidi"/>
          <w:b w:val="0"/>
          <w:noProof/>
          <w:sz w:val="22"/>
          <w:szCs w:val="22"/>
        </w:rPr>
      </w:pPr>
      <w:ins w:id="488" w:author="Steffen Maerdian" w:date="2018-05-01T09:55:00Z">
        <w:del w:id="489"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1.4</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Operational Agreement</w:delText>
          </w:r>
          <w:r w:rsidDel="00C4564D">
            <w:rPr>
              <w:noProof/>
              <w:webHidden/>
            </w:rPr>
            <w:tab/>
            <w:delText>2</w:delText>
          </w:r>
        </w:del>
      </w:ins>
    </w:p>
    <w:p w14:paraId="216EC443" w14:textId="4A4488FF" w:rsidR="000A7D42" w:rsidDel="00C4564D" w:rsidRDefault="000A7D42">
      <w:pPr>
        <w:pStyle w:val="TOC1"/>
        <w:tabs>
          <w:tab w:val="left" w:pos="440"/>
          <w:tab w:val="right" w:leader="dot" w:pos="9350"/>
        </w:tabs>
        <w:rPr>
          <w:ins w:id="490" w:author="Steffen Maerdian" w:date="2018-05-01T09:55:00Z"/>
          <w:del w:id="491" w:author="Maerdian, Steffen (Halfaker)" w:date="2018-08-23T08:11:00Z"/>
          <w:rFonts w:asciiTheme="minorHAnsi" w:eastAsiaTheme="minorEastAsia" w:hAnsiTheme="minorHAnsi" w:cstheme="minorBidi"/>
          <w:b w:val="0"/>
          <w:bCs w:val="0"/>
          <w:noProof/>
          <w:sz w:val="22"/>
          <w:szCs w:val="22"/>
        </w:rPr>
      </w:pPr>
      <w:ins w:id="492" w:author="Steffen Maerdian" w:date="2018-05-01T09:55:00Z">
        <w:del w:id="493" w:author="Maerdian, Steffen (Halfaker)" w:date="2018-08-23T08:11:00Z">
          <w:r w:rsidRPr="00C4564D" w:rsidDel="00C4564D">
            <w:rPr>
              <w:rStyle w:val="Hyperlink"/>
              <w:b w:val="0"/>
              <w:bCs w:val="0"/>
              <w:noProof/>
            </w:rPr>
            <w:delText>2</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Interface Definition</w:delText>
          </w:r>
          <w:r w:rsidDel="00C4564D">
            <w:rPr>
              <w:noProof/>
              <w:webHidden/>
            </w:rPr>
            <w:tab/>
            <w:delText>2</w:delText>
          </w:r>
        </w:del>
      </w:ins>
    </w:p>
    <w:p w14:paraId="316BF9D6" w14:textId="5132F4A7" w:rsidR="000A7D42" w:rsidDel="00C4564D" w:rsidRDefault="000A7D42">
      <w:pPr>
        <w:pStyle w:val="TOC2"/>
        <w:tabs>
          <w:tab w:val="left" w:pos="880"/>
          <w:tab w:val="right" w:leader="dot" w:pos="9350"/>
        </w:tabs>
        <w:rPr>
          <w:ins w:id="494" w:author="Steffen Maerdian" w:date="2018-05-01T09:55:00Z"/>
          <w:del w:id="495" w:author="Maerdian, Steffen (Halfaker)" w:date="2018-08-23T08:11:00Z"/>
          <w:rFonts w:asciiTheme="minorHAnsi" w:eastAsiaTheme="minorEastAsia" w:hAnsiTheme="minorHAnsi" w:cstheme="minorBidi"/>
          <w:b w:val="0"/>
          <w:noProof/>
          <w:sz w:val="22"/>
          <w:szCs w:val="22"/>
        </w:rPr>
      </w:pPr>
      <w:ins w:id="496" w:author="Steffen Maerdian" w:date="2018-05-01T09:55:00Z">
        <w:del w:id="497"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2.1</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System Overview</w:delText>
          </w:r>
          <w:r w:rsidDel="00C4564D">
            <w:rPr>
              <w:noProof/>
              <w:webHidden/>
            </w:rPr>
            <w:tab/>
            <w:delText>3</w:delText>
          </w:r>
        </w:del>
      </w:ins>
    </w:p>
    <w:p w14:paraId="165C42C3" w14:textId="0D9ADCE1" w:rsidR="000A7D42" w:rsidDel="00C4564D" w:rsidRDefault="000A7D42">
      <w:pPr>
        <w:pStyle w:val="TOC3"/>
        <w:tabs>
          <w:tab w:val="left" w:pos="1320"/>
          <w:tab w:val="right" w:leader="dot" w:pos="9350"/>
        </w:tabs>
        <w:rPr>
          <w:ins w:id="498" w:author="Steffen Maerdian" w:date="2018-05-01T09:55:00Z"/>
          <w:del w:id="499" w:author="Maerdian, Steffen (Halfaker)" w:date="2018-08-23T08:11:00Z"/>
          <w:rFonts w:asciiTheme="minorHAnsi" w:eastAsiaTheme="minorEastAsia" w:hAnsiTheme="minorHAnsi" w:cstheme="minorBidi"/>
          <w:iCs w:val="0"/>
          <w:noProof/>
          <w:sz w:val="22"/>
          <w:szCs w:val="22"/>
        </w:rPr>
      </w:pPr>
      <w:ins w:id="500" w:author="Steffen Maerdian" w:date="2018-05-01T09:55:00Z">
        <w:del w:id="501" w:author="Maerdian, Steffen (Halfaker)" w:date="2018-08-23T08:11:00Z">
          <w:r w:rsidRPr="00C4564D" w:rsidDel="00C4564D">
            <w:rPr>
              <w:rStyle w:val="Hyperlink"/>
              <w:iCs w:val="0"/>
              <w:noProof/>
            </w:rPr>
            <w:delText>2.1.1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Overview Diagram</w:delText>
          </w:r>
          <w:r w:rsidDel="00C4564D">
            <w:rPr>
              <w:noProof/>
              <w:webHidden/>
            </w:rPr>
            <w:tab/>
            <w:delText>3</w:delText>
          </w:r>
        </w:del>
      </w:ins>
    </w:p>
    <w:p w14:paraId="6C79F945" w14:textId="1E02909A" w:rsidR="000A7D42" w:rsidDel="00C4564D" w:rsidRDefault="000A7D42">
      <w:pPr>
        <w:pStyle w:val="TOC2"/>
        <w:tabs>
          <w:tab w:val="left" w:pos="880"/>
          <w:tab w:val="right" w:leader="dot" w:pos="9350"/>
        </w:tabs>
        <w:rPr>
          <w:ins w:id="502" w:author="Steffen Maerdian" w:date="2018-05-01T09:55:00Z"/>
          <w:del w:id="503" w:author="Maerdian, Steffen (Halfaker)" w:date="2018-08-23T08:11:00Z"/>
          <w:rFonts w:asciiTheme="minorHAnsi" w:eastAsiaTheme="minorEastAsia" w:hAnsiTheme="minorHAnsi" w:cstheme="minorBidi"/>
          <w:b w:val="0"/>
          <w:noProof/>
          <w:sz w:val="22"/>
          <w:szCs w:val="22"/>
        </w:rPr>
      </w:pPr>
      <w:ins w:id="504" w:author="Steffen Maerdian" w:date="2018-05-01T09:55:00Z">
        <w:del w:id="505"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2.2</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Interface Overview</w:delText>
          </w:r>
          <w:r w:rsidDel="00C4564D">
            <w:rPr>
              <w:noProof/>
              <w:webHidden/>
            </w:rPr>
            <w:tab/>
            <w:delText>5</w:delText>
          </w:r>
        </w:del>
      </w:ins>
    </w:p>
    <w:p w14:paraId="1E5CC261" w14:textId="33E27960" w:rsidR="000A7D42" w:rsidDel="00C4564D" w:rsidRDefault="000A7D42">
      <w:pPr>
        <w:pStyle w:val="TOC3"/>
        <w:tabs>
          <w:tab w:val="left" w:pos="1320"/>
          <w:tab w:val="right" w:leader="dot" w:pos="9350"/>
        </w:tabs>
        <w:rPr>
          <w:ins w:id="506" w:author="Steffen Maerdian" w:date="2018-05-01T09:55:00Z"/>
          <w:del w:id="507" w:author="Maerdian, Steffen (Halfaker)" w:date="2018-08-23T08:11:00Z"/>
          <w:rFonts w:asciiTheme="minorHAnsi" w:eastAsiaTheme="minorEastAsia" w:hAnsiTheme="minorHAnsi" w:cstheme="minorBidi"/>
          <w:iCs w:val="0"/>
          <w:noProof/>
          <w:sz w:val="22"/>
          <w:szCs w:val="22"/>
        </w:rPr>
      </w:pPr>
      <w:ins w:id="508" w:author="Steffen Maerdian" w:date="2018-05-01T09:55:00Z">
        <w:del w:id="509" w:author="Maerdian, Steffen (Halfaker)" w:date="2018-08-23T08:11:00Z">
          <w:r w:rsidRPr="00C4564D" w:rsidDel="00C4564D">
            <w:rPr>
              <w:rStyle w:val="Hyperlink"/>
              <w:iCs w:val="0"/>
              <w:noProof/>
            </w:rPr>
            <w:delText>2.2.1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Connectivity between the systems</w:delText>
          </w:r>
          <w:r w:rsidDel="00C4564D">
            <w:rPr>
              <w:noProof/>
              <w:webHidden/>
            </w:rPr>
            <w:tab/>
            <w:delText>5</w:delText>
          </w:r>
        </w:del>
      </w:ins>
    </w:p>
    <w:p w14:paraId="6799D5E2" w14:textId="3ED637B9" w:rsidR="000A7D42" w:rsidDel="00C4564D" w:rsidRDefault="000A7D42">
      <w:pPr>
        <w:pStyle w:val="TOC2"/>
        <w:tabs>
          <w:tab w:val="left" w:pos="880"/>
          <w:tab w:val="right" w:leader="dot" w:pos="9350"/>
        </w:tabs>
        <w:rPr>
          <w:ins w:id="510" w:author="Steffen Maerdian" w:date="2018-05-01T09:55:00Z"/>
          <w:del w:id="511" w:author="Maerdian, Steffen (Halfaker)" w:date="2018-08-23T08:11:00Z"/>
          <w:rFonts w:asciiTheme="minorHAnsi" w:eastAsiaTheme="minorEastAsia" w:hAnsiTheme="minorHAnsi" w:cstheme="minorBidi"/>
          <w:b w:val="0"/>
          <w:noProof/>
          <w:sz w:val="22"/>
          <w:szCs w:val="22"/>
        </w:rPr>
      </w:pPr>
      <w:ins w:id="512" w:author="Steffen Maerdian" w:date="2018-05-01T09:55:00Z">
        <w:del w:id="513"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2.3</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Operations</w:delText>
          </w:r>
          <w:r w:rsidDel="00C4564D">
            <w:rPr>
              <w:noProof/>
              <w:webHidden/>
            </w:rPr>
            <w:tab/>
            <w:delText>6</w:delText>
          </w:r>
        </w:del>
      </w:ins>
    </w:p>
    <w:p w14:paraId="13AF265B" w14:textId="416AF668" w:rsidR="000A7D42" w:rsidDel="00C4564D" w:rsidRDefault="000A7D42">
      <w:pPr>
        <w:pStyle w:val="TOC3"/>
        <w:tabs>
          <w:tab w:val="left" w:pos="1320"/>
          <w:tab w:val="right" w:leader="dot" w:pos="9350"/>
        </w:tabs>
        <w:rPr>
          <w:ins w:id="514" w:author="Steffen Maerdian" w:date="2018-05-01T09:55:00Z"/>
          <w:del w:id="515" w:author="Maerdian, Steffen (Halfaker)" w:date="2018-08-23T08:11:00Z"/>
          <w:rFonts w:asciiTheme="minorHAnsi" w:eastAsiaTheme="minorEastAsia" w:hAnsiTheme="minorHAnsi" w:cstheme="minorBidi"/>
          <w:iCs w:val="0"/>
          <w:noProof/>
          <w:sz w:val="22"/>
          <w:szCs w:val="22"/>
        </w:rPr>
      </w:pPr>
      <w:ins w:id="516" w:author="Steffen Maerdian" w:date="2018-05-01T09:55:00Z">
        <w:del w:id="517" w:author="Maerdian, Steffen (Halfaker)" w:date="2018-08-23T08:11:00Z">
          <w:r w:rsidRPr="00C4564D" w:rsidDel="00C4564D">
            <w:rPr>
              <w:rStyle w:val="Hyperlink"/>
              <w:iCs w:val="0"/>
              <w:noProof/>
            </w:rPr>
            <w:delText>2.3.1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Data Extraction</w:delText>
          </w:r>
          <w:r w:rsidDel="00C4564D">
            <w:rPr>
              <w:noProof/>
              <w:webHidden/>
            </w:rPr>
            <w:tab/>
            <w:delText>6</w:delText>
          </w:r>
        </w:del>
      </w:ins>
    </w:p>
    <w:p w14:paraId="415F3013" w14:textId="7204E1CE" w:rsidR="000A7D42" w:rsidDel="00C4564D" w:rsidRDefault="000A7D42">
      <w:pPr>
        <w:pStyle w:val="TOC3"/>
        <w:tabs>
          <w:tab w:val="left" w:pos="1320"/>
          <w:tab w:val="right" w:leader="dot" w:pos="9350"/>
        </w:tabs>
        <w:rPr>
          <w:ins w:id="518" w:author="Steffen Maerdian" w:date="2018-05-01T09:55:00Z"/>
          <w:del w:id="519" w:author="Maerdian, Steffen (Halfaker)" w:date="2018-08-23T08:11:00Z"/>
          <w:rFonts w:asciiTheme="minorHAnsi" w:eastAsiaTheme="minorEastAsia" w:hAnsiTheme="minorHAnsi" w:cstheme="minorBidi"/>
          <w:iCs w:val="0"/>
          <w:noProof/>
          <w:sz w:val="22"/>
          <w:szCs w:val="22"/>
        </w:rPr>
      </w:pPr>
      <w:ins w:id="520" w:author="Steffen Maerdian" w:date="2018-05-01T09:55:00Z">
        <w:del w:id="521" w:author="Maerdian, Steffen (Halfaker)" w:date="2018-08-23T08:11:00Z">
          <w:r w:rsidRPr="00C4564D" w:rsidDel="00C4564D">
            <w:rPr>
              <w:rStyle w:val="Hyperlink"/>
              <w:iCs w:val="0"/>
              <w:noProof/>
            </w:rPr>
            <w:delText>2.3.2</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Data Transformation</w:delText>
          </w:r>
          <w:r w:rsidDel="00C4564D">
            <w:rPr>
              <w:noProof/>
              <w:webHidden/>
            </w:rPr>
            <w:tab/>
            <w:delText>6</w:delText>
          </w:r>
        </w:del>
      </w:ins>
    </w:p>
    <w:p w14:paraId="7BC41986" w14:textId="14CD4E35" w:rsidR="000A7D42" w:rsidDel="00C4564D" w:rsidRDefault="000A7D42">
      <w:pPr>
        <w:pStyle w:val="TOC3"/>
        <w:tabs>
          <w:tab w:val="left" w:pos="1320"/>
          <w:tab w:val="right" w:leader="dot" w:pos="9350"/>
        </w:tabs>
        <w:rPr>
          <w:ins w:id="522" w:author="Steffen Maerdian" w:date="2018-05-01T09:55:00Z"/>
          <w:del w:id="523" w:author="Maerdian, Steffen (Halfaker)" w:date="2018-08-23T08:11:00Z"/>
          <w:rFonts w:asciiTheme="minorHAnsi" w:eastAsiaTheme="minorEastAsia" w:hAnsiTheme="minorHAnsi" w:cstheme="minorBidi"/>
          <w:iCs w:val="0"/>
          <w:noProof/>
          <w:sz w:val="22"/>
          <w:szCs w:val="22"/>
        </w:rPr>
      </w:pPr>
      <w:ins w:id="524" w:author="Steffen Maerdian" w:date="2018-05-01T09:55:00Z">
        <w:del w:id="525" w:author="Maerdian, Steffen (Halfaker)" w:date="2018-08-23T08:11:00Z">
          <w:r w:rsidRPr="00C4564D" w:rsidDel="00C4564D">
            <w:rPr>
              <w:rStyle w:val="Hyperlink"/>
              <w:iCs w:val="0"/>
              <w:noProof/>
            </w:rPr>
            <w:delText>2.3.3</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Sending/Receiving</w:delText>
          </w:r>
          <w:r w:rsidDel="00C4564D">
            <w:rPr>
              <w:noProof/>
              <w:webHidden/>
            </w:rPr>
            <w:tab/>
            <w:delText>6</w:delText>
          </w:r>
        </w:del>
      </w:ins>
    </w:p>
    <w:p w14:paraId="2D14149B" w14:textId="40C6B73E" w:rsidR="000A7D42" w:rsidDel="00C4564D" w:rsidRDefault="000A7D42">
      <w:pPr>
        <w:pStyle w:val="TOC2"/>
        <w:tabs>
          <w:tab w:val="left" w:pos="880"/>
          <w:tab w:val="right" w:leader="dot" w:pos="9350"/>
        </w:tabs>
        <w:rPr>
          <w:ins w:id="526" w:author="Steffen Maerdian" w:date="2018-05-01T09:55:00Z"/>
          <w:del w:id="527" w:author="Maerdian, Steffen (Halfaker)" w:date="2018-08-23T08:11:00Z"/>
          <w:rFonts w:asciiTheme="minorHAnsi" w:eastAsiaTheme="minorEastAsia" w:hAnsiTheme="minorHAnsi" w:cstheme="minorBidi"/>
          <w:b w:val="0"/>
          <w:noProof/>
          <w:sz w:val="22"/>
          <w:szCs w:val="22"/>
        </w:rPr>
      </w:pPr>
      <w:ins w:id="528" w:author="Steffen Maerdian" w:date="2018-05-01T09:55:00Z">
        <w:del w:id="529"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2.4</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Data Transfer</w:delText>
          </w:r>
          <w:r w:rsidDel="00C4564D">
            <w:rPr>
              <w:noProof/>
              <w:webHidden/>
            </w:rPr>
            <w:tab/>
            <w:delText>6</w:delText>
          </w:r>
        </w:del>
      </w:ins>
    </w:p>
    <w:p w14:paraId="76673993" w14:textId="689B2139" w:rsidR="000A7D42" w:rsidDel="00C4564D" w:rsidRDefault="000A7D42">
      <w:pPr>
        <w:pStyle w:val="TOC2"/>
        <w:tabs>
          <w:tab w:val="left" w:pos="880"/>
          <w:tab w:val="right" w:leader="dot" w:pos="9350"/>
        </w:tabs>
        <w:rPr>
          <w:ins w:id="530" w:author="Steffen Maerdian" w:date="2018-05-01T09:55:00Z"/>
          <w:del w:id="531" w:author="Maerdian, Steffen (Halfaker)" w:date="2018-08-23T08:11:00Z"/>
          <w:rFonts w:asciiTheme="minorHAnsi" w:eastAsiaTheme="minorEastAsia" w:hAnsiTheme="minorHAnsi" w:cstheme="minorBidi"/>
          <w:b w:val="0"/>
          <w:noProof/>
          <w:sz w:val="22"/>
          <w:szCs w:val="22"/>
        </w:rPr>
      </w:pPr>
      <w:ins w:id="532" w:author="Steffen Maerdian" w:date="2018-05-01T09:55:00Z">
        <w:del w:id="533"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2.5</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Transaction Types</w:delText>
          </w:r>
          <w:r w:rsidDel="00C4564D">
            <w:rPr>
              <w:noProof/>
              <w:webHidden/>
            </w:rPr>
            <w:tab/>
            <w:delText>6</w:delText>
          </w:r>
        </w:del>
      </w:ins>
    </w:p>
    <w:p w14:paraId="7118B03D" w14:textId="1B53EED7" w:rsidR="000A7D42" w:rsidDel="00C4564D" w:rsidRDefault="000A7D42">
      <w:pPr>
        <w:pStyle w:val="TOC2"/>
        <w:tabs>
          <w:tab w:val="left" w:pos="880"/>
          <w:tab w:val="right" w:leader="dot" w:pos="9350"/>
        </w:tabs>
        <w:rPr>
          <w:ins w:id="534" w:author="Steffen Maerdian" w:date="2018-05-01T09:55:00Z"/>
          <w:del w:id="535" w:author="Maerdian, Steffen (Halfaker)" w:date="2018-08-23T08:11:00Z"/>
          <w:rFonts w:asciiTheme="minorHAnsi" w:eastAsiaTheme="minorEastAsia" w:hAnsiTheme="minorHAnsi" w:cstheme="minorBidi"/>
          <w:b w:val="0"/>
          <w:noProof/>
          <w:sz w:val="22"/>
          <w:szCs w:val="22"/>
        </w:rPr>
      </w:pPr>
      <w:ins w:id="536" w:author="Steffen Maerdian" w:date="2018-05-01T09:55:00Z">
        <w:del w:id="537"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2.6</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Data Exchanges</w:delText>
          </w:r>
          <w:r w:rsidDel="00C4564D">
            <w:rPr>
              <w:noProof/>
              <w:webHidden/>
            </w:rPr>
            <w:tab/>
            <w:delText>6</w:delText>
          </w:r>
        </w:del>
      </w:ins>
    </w:p>
    <w:p w14:paraId="5B2E0D78" w14:textId="0DB62BC6" w:rsidR="000A7D42" w:rsidDel="00C4564D" w:rsidRDefault="000A7D42">
      <w:pPr>
        <w:pStyle w:val="TOC3"/>
        <w:tabs>
          <w:tab w:val="left" w:pos="1320"/>
          <w:tab w:val="right" w:leader="dot" w:pos="9350"/>
        </w:tabs>
        <w:rPr>
          <w:ins w:id="538" w:author="Steffen Maerdian" w:date="2018-05-01T09:55:00Z"/>
          <w:del w:id="539" w:author="Maerdian, Steffen (Halfaker)" w:date="2018-08-23T08:11:00Z"/>
          <w:rFonts w:asciiTheme="minorHAnsi" w:eastAsiaTheme="minorEastAsia" w:hAnsiTheme="minorHAnsi" w:cstheme="minorBidi"/>
          <w:iCs w:val="0"/>
          <w:noProof/>
          <w:sz w:val="22"/>
          <w:szCs w:val="22"/>
        </w:rPr>
      </w:pPr>
      <w:ins w:id="540" w:author="Steffen Maerdian" w:date="2018-05-01T09:55:00Z">
        <w:del w:id="541" w:author="Maerdian, Steffen (Halfaker)" w:date="2018-08-23T08:11:00Z">
          <w:r w:rsidRPr="00C4564D" w:rsidDel="00C4564D">
            <w:rPr>
              <w:rStyle w:val="Hyperlink"/>
              <w:iCs w:val="0"/>
              <w:noProof/>
            </w:rPr>
            <w:delText>2.6.1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FHIR Based Resources</w:delText>
          </w:r>
          <w:r w:rsidDel="00C4564D">
            <w:rPr>
              <w:noProof/>
              <w:webHidden/>
            </w:rPr>
            <w:tab/>
            <w:delText>7</w:delText>
          </w:r>
        </w:del>
      </w:ins>
    </w:p>
    <w:p w14:paraId="10C7916F" w14:textId="3B559996" w:rsidR="000A7D42" w:rsidDel="00C4564D" w:rsidRDefault="000A7D42">
      <w:pPr>
        <w:pStyle w:val="TOC3"/>
        <w:tabs>
          <w:tab w:val="left" w:pos="1320"/>
          <w:tab w:val="right" w:leader="dot" w:pos="9350"/>
        </w:tabs>
        <w:rPr>
          <w:ins w:id="542" w:author="Steffen Maerdian" w:date="2018-05-01T09:55:00Z"/>
          <w:del w:id="543" w:author="Maerdian, Steffen (Halfaker)" w:date="2018-08-23T08:11:00Z"/>
          <w:rFonts w:asciiTheme="minorHAnsi" w:eastAsiaTheme="minorEastAsia" w:hAnsiTheme="minorHAnsi" w:cstheme="minorBidi"/>
          <w:iCs w:val="0"/>
          <w:noProof/>
          <w:sz w:val="22"/>
          <w:szCs w:val="22"/>
        </w:rPr>
      </w:pPr>
      <w:ins w:id="544" w:author="Steffen Maerdian" w:date="2018-05-01T09:55:00Z">
        <w:del w:id="545" w:author="Maerdian, Steffen (Halfaker)" w:date="2018-08-23T08:11:00Z">
          <w:r w:rsidRPr="00C4564D" w:rsidDel="00C4564D">
            <w:rPr>
              <w:rStyle w:val="Hyperlink"/>
              <w:iCs w:val="0"/>
              <w:noProof/>
            </w:rPr>
            <w:delText>2.6.2</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JSON Format</w:delText>
          </w:r>
          <w:r w:rsidDel="00C4564D">
            <w:rPr>
              <w:noProof/>
              <w:webHidden/>
            </w:rPr>
            <w:tab/>
            <w:delText>9</w:delText>
          </w:r>
        </w:del>
      </w:ins>
    </w:p>
    <w:p w14:paraId="532304D2" w14:textId="78AF3390" w:rsidR="000A7D42" w:rsidDel="00C4564D" w:rsidRDefault="000A7D42">
      <w:pPr>
        <w:pStyle w:val="TOC3"/>
        <w:tabs>
          <w:tab w:val="left" w:pos="1320"/>
          <w:tab w:val="right" w:leader="dot" w:pos="9350"/>
        </w:tabs>
        <w:rPr>
          <w:ins w:id="546" w:author="Steffen Maerdian" w:date="2018-05-01T09:55:00Z"/>
          <w:del w:id="547" w:author="Maerdian, Steffen (Halfaker)" w:date="2018-08-23T08:11:00Z"/>
          <w:rFonts w:asciiTheme="minorHAnsi" w:eastAsiaTheme="minorEastAsia" w:hAnsiTheme="minorHAnsi" w:cstheme="minorBidi"/>
          <w:iCs w:val="0"/>
          <w:noProof/>
          <w:sz w:val="22"/>
          <w:szCs w:val="22"/>
        </w:rPr>
      </w:pPr>
      <w:ins w:id="548" w:author="Steffen Maerdian" w:date="2018-05-01T09:55:00Z">
        <w:del w:id="549" w:author="Maerdian, Steffen (Halfaker)" w:date="2018-08-23T08:11:00Z">
          <w:r w:rsidRPr="00C4564D" w:rsidDel="00C4564D">
            <w:rPr>
              <w:rStyle w:val="Hyperlink"/>
              <w:iCs w:val="0"/>
              <w:noProof/>
            </w:rPr>
            <w:delText>2.6.3</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Bundle Definition</w:delText>
          </w:r>
          <w:r w:rsidDel="00C4564D">
            <w:rPr>
              <w:noProof/>
              <w:webHidden/>
            </w:rPr>
            <w:tab/>
            <w:delText>10</w:delText>
          </w:r>
        </w:del>
      </w:ins>
    </w:p>
    <w:p w14:paraId="017CE0A8" w14:textId="6051BCE1" w:rsidR="000A7D42" w:rsidDel="00C4564D" w:rsidRDefault="000A7D42">
      <w:pPr>
        <w:pStyle w:val="TOC2"/>
        <w:tabs>
          <w:tab w:val="left" w:pos="880"/>
          <w:tab w:val="right" w:leader="dot" w:pos="9350"/>
        </w:tabs>
        <w:rPr>
          <w:ins w:id="550" w:author="Steffen Maerdian" w:date="2018-05-01T09:55:00Z"/>
          <w:del w:id="551" w:author="Maerdian, Steffen (Halfaker)" w:date="2018-08-23T08:11:00Z"/>
          <w:rFonts w:asciiTheme="minorHAnsi" w:eastAsiaTheme="minorEastAsia" w:hAnsiTheme="minorHAnsi" w:cstheme="minorBidi"/>
          <w:b w:val="0"/>
          <w:noProof/>
          <w:sz w:val="22"/>
          <w:szCs w:val="22"/>
        </w:rPr>
      </w:pPr>
      <w:ins w:id="552" w:author="Steffen Maerdian" w:date="2018-05-01T09:55:00Z">
        <w:del w:id="553"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2.7</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Communications Methods</w:delText>
          </w:r>
          <w:r w:rsidDel="00C4564D">
            <w:rPr>
              <w:noProof/>
              <w:webHidden/>
            </w:rPr>
            <w:tab/>
            <w:delText>11</w:delText>
          </w:r>
        </w:del>
      </w:ins>
    </w:p>
    <w:p w14:paraId="2EC343E1" w14:textId="4A9C3A12" w:rsidR="000A7D42" w:rsidDel="00C4564D" w:rsidRDefault="000A7D42">
      <w:pPr>
        <w:pStyle w:val="TOC3"/>
        <w:tabs>
          <w:tab w:val="left" w:pos="1320"/>
          <w:tab w:val="right" w:leader="dot" w:pos="9350"/>
        </w:tabs>
        <w:rPr>
          <w:ins w:id="554" w:author="Steffen Maerdian" w:date="2018-05-01T09:55:00Z"/>
          <w:del w:id="555" w:author="Maerdian, Steffen (Halfaker)" w:date="2018-08-23T08:11:00Z"/>
          <w:rFonts w:asciiTheme="minorHAnsi" w:eastAsiaTheme="minorEastAsia" w:hAnsiTheme="minorHAnsi" w:cstheme="minorBidi"/>
          <w:iCs w:val="0"/>
          <w:noProof/>
          <w:sz w:val="22"/>
          <w:szCs w:val="22"/>
        </w:rPr>
      </w:pPr>
      <w:ins w:id="556" w:author="Steffen Maerdian" w:date="2018-05-01T09:55:00Z">
        <w:del w:id="557" w:author="Maerdian, Steffen (Halfaker)" w:date="2018-08-23T08:11:00Z">
          <w:r w:rsidRPr="00C4564D" w:rsidDel="00C4564D">
            <w:rPr>
              <w:rStyle w:val="Hyperlink"/>
              <w:iCs w:val="0"/>
              <w:noProof/>
            </w:rPr>
            <w:delText>2.7.1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Ports and Protocols</w:delText>
          </w:r>
          <w:r w:rsidDel="00C4564D">
            <w:rPr>
              <w:noProof/>
              <w:webHidden/>
            </w:rPr>
            <w:tab/>
            <w:delText>11</w:delText>
          </w:r>
        </w:del>
      </w:ins>
    </w:p>
    <w:p w14:paraId="140FE715" w14:textId="69E2DBFF" w:rsidR="000A7D42" w:rsidDel="00C4564D" w:rsidRDefault="000A7D42">
      <w:pPr>
        <w:pStyle w:val="TOC3"/>
        <w:tabs>
          <w:tab w:val="left" w:pos="1320"/>
          <w:tab w:val="right" w:leader="dot" w:pos="9350"/>
        </w:tabs>
        <w:rPr>
          <w:ins w:id="558" w:author="Steffen Maerdian" w:date="2018-05-01T09:55:00Z"/>
          <w:del w:id="559" w:author="Maerdian, Steffen (Halfaker)" w:date="2018-08-23T08:11:00Z"/>
          <w:rFonts w:asciiTheme="minorHAnsi" w:eastAsiaTheme="minorEastAsia" w:hAnsiTheme="minorHAnsi" w:cstheme="minorBidi"/>
          <w:iCs w:val="0"/>
          <w:noProof/>
          <w:sz w:val="22"/>
          <w:szCs w:val="22"/>
        </w:rPr>
      </w:pPr>
      <w:ins w:id="560" w:author="Steffen Maerdian" w:date="2018-05-01T09:55:00Z">
        <w:del w:id="561" w:author="Maerdian, Steffen (Halfaker)" w:date="2018-08-23T08:11:00Z">
          <w:r w:rsidRPr="00C4564D" w:rsidDel="00C4564D">
            <w:rPr>
              <w:rStyle w:val="Hyperlink"/>
              <w:iCs w:val="0"/>
              <w:noProof/>
            </w:rPr>
            <w:delText>2.7.2</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ESB Configuration(s)</w:delText>
          </w:r>
          <w:r w:rsidDel="00C4564D">
            <w:rPr>
              <w:noProof/>
              <w:webHidden/>
            </w:rPr>
            <w:tab/>
            <w:delText>12</w:delText>
          </w:r>
        </w:del>
      </w:ins>
    </w:p>
    <w:p w14:paraId="4120D587" w14:textId="75B86DD9" w:rsidR="000A7D42" w:rsidDel="00C4564D" w:rsidRDefault="000A7D42">
      <w:pPr>
        <w:pStyle w:val="TOC3"/>
        <w:tabs>
          <w:tab w:val="left" w:pos="1320"/>
          <w:tab w:val="right" w:leader="dot" w:pos="9350"/>
        </w:tabs>
        <w:rPr>
          <w:ins w:id="562" w:author="Steffen Maerdian" w:date="2018-05-01T09:55:00Z"/>
          <w:del w:id="563" w:author="Maerdian, Steffen (Halfaker)" w:date="2018-08-23T08:11:00Z"/>
          <w:rFonts w:asciiTheme="minorHAnsi" w:eastAsiaTheme="minorEastAsia" w:hAnsiTheme="minorHAnsi" w:cstheme="minorBidi"/>
          <w:iCs w:val="0"/>
          <w:noProof/>
          <w:sz w:val="22"/>
          <w:szCs w:val="22"/>
        </w:rPr>
      </w:pPr>
      <w:ins w:id="564" w:author="Steffen Maerdian" w:date="2018-05-01T09:55:00Z">
        <w:del w:id="565" w:author="Maerdian, Steffen (Halfaker)" w:date="2018-08-23T08:11:00Z">
          <w:r w:rsidRPr="00C4564D" w:rsidDel="00C4564D">
            <w:rPr>
              <w:rStyle w:val="Hyperlink"/>
              <w:iCs w:val="0"/>
              <w:noProof/>
            </w:rPr>
            <w:delText>2.7.3</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System Configuration</w:delText>
          </w:r>
          <w:r w:rsidDel="00C4564D">
            <w:rPr>
              <w:noProof/>
              <w:webHidden/>
            </w:rPr>
            <w:tab/>
            <w:delText>12</w:delText>
          </w:r>
        </w:del>
      </w:ins>
    </w:p>
    <w:p w14:paraId="23AC636A" w14:textId="4F94C754" w:rsidR="000A7D42" w:rsidDel="00C4564D" w:rsidRDefault="000A7D42">
      <w:pPr>
        <w:pStyle w:val="TOC2"/>
        <w:tabs>
          <w:tab w:val="left" w:pos="880"/>
          <w:tab w:val="right" w:leader="dot" w:pos="9350"/>
        </w:tabs>
        <w:rPr>
          <w:ins w:id="566" w:author="Steffen Maerdian" w:date="2018-05-01T09:55:00Z"/>
          <w:del w:id="567" w:author="Maerdian, Steffen (Halfaker)" w:date="2018-08-23T08:11:00Z"/>
          <w:rFonts w:asciiTheme="minorHAnsi" w:eastAsiaTheme="minorEastAsia" w:hAnsiTheme="minorHAnsi" w:cstheme="minorBidi"/>
          <w:b w:val="0"/>
          <w:noProof/>
          <w:sz w:val="22"/>
          <w:szCs w:val="22"/>
        </w:rPr>
      </w:pPr>
      <w:ins w:id="568" w:author="Steffen Maerdian" w:date="2018-05-01T09:55:00Z">
        <w:del w:id="569"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2.8</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Performance Requirements</w:delText>
          </w:r>
          <w:r w:rsidDel="00C4564D">
            <w:rPr>
              <w:noProof/>
              <w:webHidden/>
            </w:rPr>
            <w:tab/>
            <w:delText>12</w:delText>
          </w:r>
        </w:del>
      </w:ins>
    </w:p>
    <w:p w14:paraId="276EA0B1" w14:textId="4FBE4F58" w:rsidR="000A7D42" w:rsidDel="00C4564D" w:rsidRDefault="000A7D42">
      <w:pPr>
        <w:pStyle w:val="TOC2"/>
        <w:tabs>
          <w:tab w:val="left" w:pos="880"/>
          <w:tab w:val="right" w:leader="dot" w:pos="9350"/>
        </w:tabs>
        <w:rPr>
          <w:ins w:id="570" w:author="Steffen Maerdian" w:date="2018-05-01T09:55:00Z"/>
          <w:del w:id="571" w:author="Maerdian, Steffen (Halfaker)" w:date="2018-08-23T08:11:00Z"/>
          <w:rFonts w:asciiTheme="minorHAnsi" w:eastAsiaTheme="minorEastAsia" w:hAnsiTheme="minorHAnsi" w:cstheme="minorBidi"/>
          <w:b w:val="0"/>
          <w:noProof/>
          <w:sz w:val="22"/>
          <w:szCs w:val="22"/>
        </w:rPr>
      </w:pPr>
      <w:ins w:id="572" w:author="Steffen Maerdian" w:date="2018-05-01T09:55:00Z">
        <w:del w:id="573"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2.9</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Security</w:delText>
          </w:r>
          <w:r w:rsidDel="00C4564D">
            <w:rPr>
              <w:noProof/>
              <w:webHidden/>
            </w:rPr>
            <w:tab/>
            <w:delText>12</w:delText>
          </w:r>
        </w:del>
      </w:ins>
    </w:p>
    <w:p w14:paraId="5A176F34" w14:textId="015D84BE" w:rsidR="000A7D42" w:rsidDel="00C4564D" w:rsidRDefault="000A7D42">
      <w:pPr>
        <w:pStyle w:val="TOC2"/>
        <w:tabs>
          <w:tab w:val="left" w:pos="1100"/>
          <w:tab w:val="right" w:leader="dot" w:pos="9350"/>
        </w:tabs>
        <w:rPr>
          <w:ins w:id="574" w:author="Steffen Maerdian" w:date="2018-05-01T09:55:00Z"/>
          <w:del w:id="575" w:author="Maerdian, Steffen (Halfaker)" w:date="2018-08-23T08:11:00Z"/>
          <w:rFonts w:asciiTheme="minorHAnsi" w:eastAsiaTheme="minorEastAsia" w:hAnsiTheme="minorHAnsi" w:cstheme="minorBidi"/>
          <w:b w:val="0"/>
          <w:noProof/>
          <w:sz w:val="22"/>
          <w:szCs w:val="22"/>
        </w:rPr>
      </w:pPr>
      <w:ins w:id="576" w:author="Steffen Maerdian" w:date="2018-05-01T09:55:00Z">
        <w:del w:id="577"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2.10</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Testing Requirements</w:delText>
          </w:r>
          <w:r w:rsidDel="00C4564D">
            <w:rPr>
              <w:noProof/>
              <w:webHidden/>
            </w:rPr>
            <w:tab/>
            <w:delText>12</w:delText>
          </w:r>
        </w:del>
      </w:ins>
    </w:p>
    <w:p w14:paraId="501213FA" w14:textId="6F6371F7" w:rsidR="000A7D42" w:rsidDel="00C4564D" w:rsidRDefault="000A7D42">
      <w:pPr>
        <w:pStyle w:val="TOC3"/>
        <w:tabs>
          <w:tab w:val="left" w:pos="1320"/>
          <w:tab w:val="right" w:leader="dot" w:pos="9350"/>
        </w:tabs>
        <w:rPr>
          <w:ins w:id="578" w:author="Steffen Maerdian" w:date="2018-05-01T09:55:00Z"/>
          <w:del w:id="579" w:author="Maerdian, Steffen (Halfaker)" w:date="2018-08-23T08:11:00Z"/>
          <w:rFonts w:asciiTheme="minorHAnsi" w:eastAsiaTheme="minorEastAsia" w:hAnsiTheme="minorHAnsi" w:cstheme="minorBidi"/>
          <w:iCs w:val="0"/>
          <w:noProof/>
          <w:sz w:val="22"/>
          <w:szCs w:val="22"/>
        </w:rPr>
      </w:pPr>
      <w:ins w:id="580" w:author="Steffen Maerdian" w:date="2018-05-01T09:55:00Z">
        <w:del w:id="581" w:author="Maerdian, Steffen (Halfaker)" w:date="2018-08-23T08:11:00Z">
          <w:r w:rsidRPr="00C4564D" w:rsidDel="00C4564D">
            <w:rPr>
              <w:rStyle w:val="Hyperlink"/>
              <w:iCs w:val="0"/>
              <w:noProof/>
            </w:rPr>
            <w:delText>2.10.1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Comparison of Data</w:delText>
          </w:r>
          <w:r w:rsidDel="00C4564D">
            <w:rPr>
              <w:noProof/>
              <w:webHidden/>
            </w:rPr>
            <w:tab/>
            <w:delText>13</w:delText>
          </w:r>
        </w:del>
      </w:ins>
    </w:p>
    <w:p w14:paraId="609541D9" w14:textId="28DB31FB" w:rsidR="000A7D42" w:rsidDel="00C4564D" w:rsidRDefault="000A7D42">
      <w:pPr>
        <w:pStyle w:val="TOC3"/>
        <w:tabs>
          <w:tab w:val="left" w:pos="1320"/>
          <w:tab w:val="right" w:leader="dot" w:pos="9350"/>
        </w:tabs>
        <w:rPr>
          <w:ins w:id="582" w:author="Steffen Maerdian" w:date="2018-05-01T09:55:00Z"/>
          <w:del w:id="583" w:author="Maerdian, Steffen (Halfaker)" w:date="2018-08-23T08:11:00Z"/>
          <w:rFonts w:asciiTheme="minorHAnsi" w:eastAsiaTheme="minorEastAsia" w:hAnsiTheme="minorHAnsi" w:cstheme="minorBidi"/>
          <w:iCs w:val="0"/>
          <w:noProof/>
          <w:sz w:val="22"/>
          <w:szCs w:val="22"/>
        </w:rPr>
      </w:pPr>
      <w:ins w:id="584" w:author="Steffen Maerdian" w:date="2018-05-01T09:55:00Z">
        <w:del w:id="585" w:author="Maerdian, Steffen (Halfaker)" w:date="2018-08-23T08:11:00Z">
          <w:r w:rsidRPr="00C4564D" w:rsidDel="00C4564D">
            <w:rPr>
              <w:rStyle w:val="Hyperlink"/>
              <w:iCs w:val="0"/>
              <w:noProof/>
            </w:rPr>
            <w:delText>2.10.2</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Completeness</w:delText>
          </w:r>
          <w:r w:rsidDel="00C4564D">
            <w:rPr>
              <w:noProof/>
              <w:webHidden/>
            </w:rPr>
            <w:tab/>
            <w:delText>13</w:delText>
          </w:r>
        </w:del>
      </w:ins>
    </w:p>
    <w:p w14:paraId="590C0E7A" w14:textId="60FE84C7" w:rsidR="000A7D42" w:rsidDel="00C4564D" w:rsidRDefault="000A7D42">
      <w:pPr>
        <w:pStyle w:val="TOC3"/>
        <w:tabs>
          <w:tab w:val="left" w:pos="1320"/>
          <w:tab w:val="right" w:leader="dot" w:pos="9350"/>
        </w:tabs>
        <w:rPr>
          <w:ins w:id="586" w:author="Steffen Maerdian" w:date="2018-05-01T09:55:00Z"/>
          <w:del w:id="587" w:author="Maerdian, Steffen (Halfaker)" w:date="2018-08-23T08:11:00Z"/>
          <w:rFonts w:asciiTheme="minorHAnsi" w:eastAsiaTheme="minorEastAsia" w:hAnsiTheme="minorHAnsi" w:cstheme="minorBidi"/>
          <w:iCs w:val="0"/>
          <w:noProof/>
          <w:sz w:val="22"/>
          <w:szCs w:val="22"/>
        </w:rPr>
      </w:pPr>
      <w:ins w:id="588" w:author="Steffen Maerdian" w:date="2018-05-01T09:55:00Z">
        <w:del w:id="589" w:author="Maerdian, Steffen (Halfaker)" w:date="2018-08-23T08:11:00Z">
          <w:r w:rsidRPr="00C4564D" w:rsidDel="00C4564D">
            <w:rPr>
              <w:rStyle w:val="Hyperlink"/>
              <w:iCs w:val="0"/>
              <w:noProof/>
            </w:rPr>
            <w:delText>2.10.3</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Load Testing</w:delText>
          </w:r>
          <w:r w:rsidDel="00C4564D">
            <w:rPr>
              <w:noProof/>
              <w:webHidden/>
            </w:rPr>
            <w:tab/>
            <w:delText>13</w:delText>
          </w:r>
        </w:del>
      </w:ins>
    </w:p>
    <w:p w14:paraId="3E9446B2" w14:textId="45B9F29E" w:rsidR="000A7D42" w:rsidDel="00C4564D" w:rsidRDefault="000A7D42">
      <w:pPr>
        <w:pStyle w:val="TOC2"/>
        <w:tabs>
          <w:tab w:val="left" w:pos="1100"/>
          <w:tab w:val="right" w:leader="dot" w:pos="9350"/>
        </w:tabs>
        <w:rPr>
          <w:ins w:id="590" w:author="Steffen Maerdian" w:date="2018-05-01T09:55:00Z"/>
          <w:del w:id="591" w:author="Maerdian, Steffen (Halfaker)" w:date="2018-08-23T08:11:00Z"/>
          <w:rFonts w:asciiTheme="minorHAnsi" w:eastAsiaTheme="minorEastAsia" w:hAnsiTheme="minorHAnsi" w:cstheme="minorBidi"/>
          <w:b w:val="0"/>
          <w:noProof/>
          <w:sz w:val="22"/>
          <w:szCs w:val="22"/>
        </w:rPr>
      </w:pPr>
      <w:ins w:id="592" w:author="Steffen Maerdian" w:date="2018-05-01T09:55:00Z">
        <w:del w:id="593"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2.11</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Policies and Constraints</w:delText>
          </w:r>
          <w:r w:rsidDel="00C4564D">
            <w:rPr>
              <w:noProof/>
              <w:webHidden/>
            </w:rPr>
            <w:tab/>
            <w:delText>13</w:delText>
          </w:r>
        </w:del>
      </w:ins>
    </w:p>
    <w:p w14:paraId="5968F57A" w14:textId="23BABE02" w:rsidR="000A7D42" w:rsidDel="00C4564D" w:rsidRDefault="000A7D42">
      <w:pPr>
        <w:pStyle w:val="TOC3"/>
        <w:tabs>
          <w:tab w:val="left" w:pos="1320"/>
          <w:tab w:val="right" w:leader="dot" w:pos="9350"/>
        </w:tabs>
        <w:rPr>
          <w:ins w:id="594" w:author="Steffen Maerdian" w:date="2018-05-01T09:55:00Z"/>
          <w:del w:id="595" w:author="Maerdian, Steffen (Halfaker)" w:date="2018-08-23T08:11:00Z"/>
          <w:rFonts w:asciiTheme="minorHAnsi" w:eastAsiaTheme="minorEastAsia" w:hAnsiTheme="minorHAnsi" w:cstheme="minorBidi"/>
          <w:iCs w:val="0"/>
          <w:noProof/>
          <w:sz w:val="22"/>
          <w:szCs w:val="22"/>
        </w:rPr>
      </w:pPr>
      <w:ins w:id="596" w:author="Steffen Maerdian" w:date="2018-05-01T09:55:00Z">
        <w:del w:id="597" w:author="Maerdian, Steffen (Halfaker)" w:date="2018-08-23T08:11:00Z">
          <w:r w:rsidRPr="00C4564D" w:rsidDel="00C4564D">
            <w:rPr>
              <w:rStyle w:val="Hyperlink"/>
              <w:iCs w:val="0"/>
              <w:noProof/>
            </w:rPr>
            <w:delText>2.11.1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HIPAA Compliance</w:delText>
          </w:r>
          <w:r w:rsidDel="00C4564D">
            <w:rPr>
              <w:noProof/>
              <w:webHidden/>
            </w:rPr>
            <w:tab/>
            <w:delText>14</w:delText>
          </w:r>
        </w:del>
      </w:ins>
    </w:p>
    <w:p w14:paraId="2A9E28DB" w14:textId="06767E98" w:rsidR="000A7D42" w:rsidDel="00C4564D" w:rsidRDefault="000A7D42">
      <w:pPr>
        <w:pStyle w:val="TOC1"/>
        <w:tabs>
          <w:tab w:val="left" w:pos="440"/>
          <w:tab w:val="right" w:leader="dot" w:pos="9350"/>
        </w:tabs>
        <w:rPr>
          <w:ins w:id="598" w:author="Steffen Maerdian" w:date="2018-05-01T09:55:00Z"/>
          <w:del w:id="599" w:author="Maerdian, Steffen (Halfaker)" w:date="2018-08-23T08:11:00Z"/>
          <w:rFonts w:asciiTheme="minorHAnsi" w:eastAsiaTheme="minorEastAsia" w:hAnsiTheme="minorHAnsi" w:cstheme="minorBidi"/>
          <w:b w:val="0"/>
          <w:bCs w:val="0"/>
          <w:noProof/>
          <w:sz w:val="22"/>
          <w:szCs w:val="22"/>
        </w:rPr>
      </w:pPr>
      <w:ins w:id="600" w:author="Steffen Maerdian" w:date="2018-05-01T09:55:00Z">
        <w:del w:id="601" w:author="Maerdian, Steffen (Halfaker)" w:date="2018-08-23T08:11:00Z">
          <w:r w:rsidRPr="00C4564D" w:rsidDel="00C4564D">
            <w:rPr>
              <w:rStyle w:val="Hyperlink"/>
              <w:b w:val="0"/>
              <w:bCs w:val="0"/>
              <w:noProof/>
            </w:rPr>
            <w:delText>3</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Appendix A</w:delText>
          </w:r>
          <w:r w:rsidDel="00C4564D">
            <w:rPr>
              <w:noProof/>
              <w:webHidden/>
            </w:rPr>
            <w:tab/>
            <w:delText>15</w:delText>
          </w:r>
        </w:del>
      </w:ins>
    </w:p>
    <w:p w14:paraId="109223BE" w14:textId="27ABAC7E" w:rsidR="000A7D42" w:rsidDel="00C4564D" w:rsidRDefault="000A7D42">
      <w:pPr>
        <w:pStyle w:val="TOC2"/>
        <w:tabs>
          <w:tab w:val="left" w:pos="880"/>
          <w:tab w:val="right" w:leader="dot" w:pos="9350"/>
        </w:tabs>
        <w:rPr>
          <w:ins w:id="602" w:author="Steffen Maerdian" w:date="2018-05-01T09:55:00Z"/>
          <w:del w:id="603" w:author="Maerdian, Steffen (Halfaker)" w:date="2018-08-23T08:11:00Z"/>
          <w:rFonts w:asciiTheme="minorHAnsi" w:eastAsiaTheme="minorEastAsia" w:hAnsiTheme="minorHAnsi" w:cstheme="minorBidi"/>
          <w:b w:val="0"/>
          <w:noProof/>
          <w:sz w:val="22"/>
          <w:szCs w:val="22"/>
        </w:rPr>
      </w:pPr>
      <w:ins w:id="604" w:author="Steffen Maerdian" w:date="2018-05-01T09:55:00Z">
        <w:del w:id="605"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3.1</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Data Elements</w:delText>
          </w:r>
          <w:r w:rsidDel="00C4564D">
            <w:rPr>
              <w:noProof/>
              <w:webHidden/>
            </w:rPr>
            <w:tab/>
            <w:delText>15</w:delText>
          </w:r>
        </w:del>
      </w:ins>
    </w:p>
    <w:p w14:paraId="5171DCC1" w14:textId="7192B3D1" w:rsidR="000A7D42" w:rsidDel="00C4564D" w:rsidRDefault="000A7D42">
      <w:pPr>
        <w:pStyle w:val="TOC2"/>
        <w:tabs>
          <w:tab w:val="left" w:pos="880"/>
          <w:tab w:val="right" w:leader="dot" w:pos="9350"/>
        </w:tabs>
        <w:rPr>
          <w:ins w:id="606" w:author="Steffen Maerdian" w:date="2018-05-01T09:55:00Z"/>
          <w:del w:id="607" w:author="Maerdian, Steffen (Halfaker)" w:date="2018-08-23T08:11:00Z"/>
          <w:rFonts w:asciiTheme="minorHAnsi" w:eastAsiaTheme="minorEastAsia" w:hAnsiTheme="minorHAnsi" w:cstheme="minorBidi"/>
          <w:b w:val="0"/>
          <w:noProof/>
          <w:sz w:val="22"/>
          <w:szCs w:val="22"/>
        </w:rPr>
      </w:pPr>
      <w:ins w:id="608" w:author="Steffen Maerdian" w:date="2018-05-01T09:55:00Z">
        <w:del w:id="609"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3.2</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Bundle (837)</w:delText>
          </w:r>
          <w:r w:rsidDel="00C4564D">
            <w:rPr>
              <w:noProof/>
              <w:webHidden/>
            </w:rPr>
            <w:tab/>
            <w:delText>15</w:delText>
          </w:r>
        </w:del>
      </w:ins>
    </w:p>
    <w:p w14:paraId="182EC2D0" w14:textId="3D915250" w:rsidR="000A7D42" w:rsidDel="00C4564D" w:rsidRDefault="000A7D42">
      <w:pPr>
        <w:pStyle w:val="TOC3"/>
        <w:tabs>
          <w:tab w:val="left" w:pos="1320"/>
          <w:tab w:val="right" w:leader="dot" w:pos="9350"/>
        </w:tabs>
        <w:rPr>
          <w:ins w:id="610" w:author="Steffen Maerdian" w:date="2018-05-01T09:55:00Z"/>
          <w:del w:id="611" w:author="Maerdian, Steffen (Halfaker)" w:date="2018-08-23T08:11:00Z"/>
          <w:rFonts w:asciiTheme="minorHAnsi" w:eastAsiaTheme="minorEastAsia" w:hAnsiTheme="minorHAnsi" w:cstheme="minorBidi"/>
          <w:iCs w:val="0"/>
          <w:noProof/>
          <w:sz w:val="22"/>
          <w:szCs w:val="22"/>
        </w:rPr>
      </w:pPr>
      <w:ins w:id="612" w:author="Steffen Maerdian" w:date="2018-05-01T09:55:00Z">
        <w:del w:id="613" w:author="Maerdian, Steffen (Halfaker)" w:date="2018-08-23T08:11:00Z">
          <w:r w:rsidRPr="00C4564D" w:rsidDel="00C4564D">
            <w:rPr>
              <w:rStyle w:val="Hyperlink"/>
              <w:iCs w:val="0"/>
              <w:noProof/>
            </w:rPr>
            <w:delText>3.2.1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837 Health Care Claims Bundles</w:delText>
          </w:r>
          <w:r w:rsidDel="00C4564D">
            <w:rPr>
              <w:noProof/>
              <w:webHidden/>
            </w:rPr>
            <w:tab/>
            <w:delText>15</w:delText>
          </w:r>
        </w:del>
      </w:ins>
    </w:p>
    <w:p w14:paraId="54F47237" w14:textId="2023EF6E" w:rsidR="000A7D42" w:rsidDel="00C4564D" w:rsidRDefault="000A7D42">
      <w:pPr>
        <w:pStyle w:val="TOC2"/>
        <w:tabs>
          <w:tab w:val="left" w:pos="880"/>
          <w:tab w:val="right" w:leader="dot" w:pos="9350"/>
        </w:tabs>
        <w:rPr>
          <w:ins w:id="614" w:author="Steffen Maerdian" w:date="2018-05-01T09:55:00Z"/>
          <w:del w:id="615" w:author="Maerdian, Steffen (Halfaker)" w:date="2018-08-23T08:11:00Z"/>
          <w:rFonts w:asciiTheme="minorHAnsi" w:eastAsiaTheme="minorEastAsia" w:hAnsiTheme="minorHAnsi" w:cstheme="minorBidi"/>
          <w:b w:val="0"/>
          <w:noProof/>
          <w:sz w:val="22"/>
          <w:szCs w:val="22"/>
        </w:rPr>
      </w:pPr>
      <w:ins w:id="616" w:author="Steffen Maerdian" w:date="2018-05-01T09:55:00Z">
        <w:del w:id="617"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3.3</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Resource Sections</w:delText>
          </w:r>
          <w:r w:rsidDel="00C4564D">
            <w:rPr>
              <w:noProof/>
              <w:webHidden/>
            </w:rPr>
            <w:tab/>
            <w:delText>16</w:delText>
          </w:r>
        </w:del>
      </w:ins>
    </w:p>
    <w:p w14:paraId="40CE7ADA" w14:textId="75C2C1C9" w:rsidR="000A7D42" w:rsidDel="00C4564D" w:rsidRDefault="000A7D42">
      <w:pPr>
        <w:pStyle w:val="TOC3"/>
        <w:tabs>
          <w:tab w:val="left" w:pos="1320"/>
          <w:tab w:val="right" w:leader="dot" w:pos="9350"/>
        </w:tabs>
        <w:rPr>
          <w:ins w:id="618" w:author="Steffen Maerdian" w:date="2018-05-01T09:55:00Z"/>
          <w:del w:id="619" w:author="Maerdian, Steffen (Halfaker)" w:date="2018-08-23T08:11:00Z"/>
          <w:rFonts w:asciiTheme="minorHAnsi" w:eastAsiaTheme="minorEastAsia" w:hAnsiTheme="minorHAnsi" w:cstheme="minorBidi"/>
          <w:iCs w:val="0"/>
          <w:noProof/>
          <w:sz w:val="22"/>
          <w:szCs w:val="22"/>
        </w:rPr>
      </w:pPr>
      <w:ins w:id="620" w:author="Steffen Maerdian" w:date="2018-05-01T09:55:00Z">
        <w:del w:id="621" w:author="Maerdian, Steffen (Halfaker)" w:date="2018-08-23T08:11:00Z">
          <w:r w:rsidRPr="00C4564D" w:rsidDel="00C4564D">
            <w:rPr>
              <w:rStyle w:val="Hyperlink"/>
              <w:iCs w:val="0"/>
              <w:noProof/>
            </w:rPr>
            <w:delText>3.3.1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837I Transaction Resources</w:delText>
          </w:r>
          <w:r w:rsidDel="00C4564D">
            <w:rPr>
              <w:noProof/>
              <w:webHidden/>
            </w:rPr>
            <w:tab/>
            <w:delText>16</w:delText>
          </w:r>
        </w:del>
      </w:ins>
    </w:p>
    <w:p w14:paraId="4C4BD2FD" w14:textId="0D2457C7" w:rsidR="000A7D42" w:rsidDel="00C4564D" w:rsidRDefault="000A7D42">
      <w:pPr>
        <w:pStyle w:val="TOC3"/>
        <w:tabs>
          <w:tab w:val="left" w:pos="1320"/>
          <w:tab w:val="right" w:leader="dot" w:pos="9350"/>
        </w:tabs>
        <w:rPr>
          <w:ins w:id="622" w:author="Steffen Maerdian" w:date="2018-05-01T09:55:00Z"/>
          <w:del w:id="623" w:author="Maerdian, Steffen (Halfaker)" w:date="2018-08-23T08:11:00Z"/>
          <w:rFonts w:asciiTheme="minorHAnsi" w:eastAsiaTheme="minorEastAsia" w:hAnsiTheme="minorHAnsi" w:cstheme="minorBidi"/>
          <w:iCs w:val="0"/>
          <w:noProof/>
          <w:sz w:val="22"/>
          <w:szCs w:val="22"/>
        </w:rPr>
      </w:pPr>
      <w:ins w:id="624" w:author="Steffen Maerdian" w:date="2018-05-01T09:55:00Z">
        <w:del w:id="625" w:author="Maerdian, Steffen (Halfaker)" w:date="2018-08-23T08:11:00Z">
          <w:r w:rsidRPr="00C4564D" w:rsidDel="00C4564D">
            <w:rPr>
              <w:rStyle w:val="Hyperlink"/>
              <w:iCs w:val="0"/>
              <w:noProof/>
            </w:rPr>
            <w:delText>3.3.2</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837P Transaction Resources</w:delText>
          </w:r>
          <w:r w:rsidDel="00C4564D">
            <w:rPr>
              <w:noProof/>
              <w:webHidden/>
            </w:rPr>
            <w:tab/>
            <w:delText>17</w:delText>
          </w:r>
        </w:del>
      </w:ins>
    </w:p>
    <w:p w14:paraId="13EA0CEE" w14:textId="5B61470F" w:rsidR="000A7D42" w:rsidDel="00C4564D" w:rsidRDefault="000A7D42">
      <w:pPr>
        <w:pStyle w:val="TOC3"/>
        <w:tabs>
          <w:tab w:val="left" w:pos="1320"/>
          <w:tab w:val="right" w:leader="dot" w:pos="9350"/>
        </w:tabs>
        <w:rPr>
          <w:ins w:id="626" w:author="Steffen Maerdian" w:date="2018-05-01T09:55:00Z"/>
          <w:del w:id="627" w:author="Maerdian, Steffen (Halfaker)" w:date="2018-08-23T08:11:00Z"/>
          <w:rFonts w:asciiTheme="minorHAnsi" w:eastAsiaTheme="minorEastAsia" w:hAnsiTheme="minorHAnsi" w:cstheme="minorBidi"/>
          <w:iCs w:val="0"/>
          <w:noProof/>
          <w:sz w:val="22"/>
          <w:szCs w:val="22"/>
        </w:rPr>
      </w:pPr>
      <w:ins w:id="628" w:author="Steffen Maerdian" w:date="2018-05-01T09:55:00Z">
        <w:del w:id="629" w:author="Maerdian, Steffen (Halfaker)" w:date="2018-08-23T08:11:00Z">
          <w:r w:rsidRPr="00C4564D" w:rsidDel="00C4564D">
            <w:rPr>
              <w:rStyle w:val="Hyperlink"/>
              <w:iCs w:val="0"/>
              <w:noProof/>
            </w:rPr>
            <w:delText>3.3.3</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837D Transaction Resources</w:delText>
          </w:r>
          <w:r w:rsidDel="00C4564D">
            <w:rPr>
              <w:noProof/>
              <w:webHidden/>
            </w:rPr>
            <w:tab/>
            <w:delText>18</w:delText>
          </w:r>
        </w:del>
      </w:ins>
    </w:p>
    <w:p w14:paraId="14FEB1D9" w14:textId="09E3153D" w:rsidR="000A7D42" w:rsidDel="00C4564D" w:rsidRDefault="000A7D42">
      <w:pPr>
        <w:pStyle w:val="TOC3"/>
        <w:tabs>
          <w:tab w:val="left" w:pos="1320"/>
          <w:tab w:val="right" w:leader="dot" w:pos="9350"/>
        </w:tabs>
        <w:rPr>
          <w:ins w:id="630" w:author="Steffen Maerdian" w:date="2018-05-01T09:55:00Z"/>
          <w:del w:id="631" w:author="Maerdian, Steffen (Halfaker)" w:date="2018-08-23T08:11:00Z"/>
          <w:rFonts w:asciiTheme="minorHAnsi" w:eastAsiaTheme="minorEastAsia" w:hAnsiTheme="minorHAnsi" w:cstheme="minorBidi"/>
          <w:iCs w:val="0"/>
          <w:noProof/>
          <w:sz w:val="22"/>
          <w:szCs w:val="22"/>
        </w:rPr>
      </w:pPr>
      <w:ins w:id="632" w:author="Steffen Maerdian" w:date="2018-05-01T09:55:00Z">
        <w:del w:id="633" w:author="Maerdian, Steffen (Halfaker)" w:date="2018-08-23T08:11:00Z">
          <w:r w:rsidRPr="00C4564D" w:rsidDel="00C4564D">
            <w:rPr>
              <w:rStyle w:val="Hyperlink"/>
              <w:iCs w:val="0"/>
              <w:noProof/>
            </w:rPr>
            <w:delText>3.3.4</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Mapping Sheet</w:delText>
          </w:r>
          <w:r w:rsidDel="00C4564D">
            <w:rPr>
              <w:noProof/>
              <w:webHidden/>
            </w:rPr>
            <w:tab/>
            <w:delText>19</w:delText>
          </w:r>
        </w:del>
      </w:ins>
    </w:p>
    <w:p w14:paraId="09F98BD5" w14:textId="0FE2CA02" w:rsidR="000A7D42" w:rsidDel="00C4564D" w:rsidRDefault="000A7D42">
      <w:pPr>
        <w:pStyle w:val="TOC1"/>
        <w:tabs>
          <w:tab w:val="left" w:pos="440"/>
          <w:tab w:val="right" w:leader="dot" w:pos="9350"/>
        </w:tabs>
        <w:rPr>
          <w:ins w:id="634" w:author="Steffen Maerdian" w:date="2018-05-01T09:55:00Z"/>
          <w:del w:id="635" w:author="Maerdian, Steffen (Halfaker)" w:date="2018-08-23T08:11:00Z"/>
          <w:rFonts w:asciiTheme="minorHAnsi" w:eastAsiaTheme="minorEastAsia" w:hAnsiTheme="minorHAnsi" w:cstheme="minorBidi"/>
          <w:b w:val="0"/>
          <w:bCs w:val="0"/>
          <w:noProof/>
          <w:sz w:val="22"/>
          <w:szCs w:val="22"/>
        </w:rPr>
      </w:pPr>
      <w:ins w:id="636" w:author="Steffen Maerdian" w:date="2018-05-01T09:55:00Z">
        <w:del w:id="637" w:author="Maerdian, Steffen (Halfaker)" w:date="2018-08-23T08:11:00Z">
          <w:r w:rsidRPr="00C4564D" w:rsidDel="00C4564D">
            <w:rPr>
              <w:rStyle w:val="Hyperlink"/>
              <w:b w:val="0"/>
              <w:bCs w:val="0"/>
              <w:noProof/>
            </w:rPr>
            <w:delText>4</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Appendix B - TASCore Mapping Rules</w:delText>
          </w:r>
          <w:r w:rsidDel="00C4564D">
            <w:rPr>
              <w:noProof/>
              <w:webHidden/>
            </w:rPr>
            <w:tab/>
            <w:delText>19</w:delText>
          </w:r>
        </w:del>
      </w:ins>
    </w:p>
    <w:p w14:paraId="45760E1F" w14:textId="00E83AFD" w:rsidR="000A7D42" w:rsidDel="00C4564D" w:rsidRDefault="000A7D42">
      <w:pPr>
        <w:pStyle w:val="TOC1"/>
        <w:tabs>
          <w:tab w:val="left" w:pos="440"/>
          <w:tab w:val="right" w:leader="dot" w:pos="9350"/>
        </w:tabs>
        <w:rPr>
          <w:ins w:id="638" w:author="Steffen Maerdian" w:date="2018-05-01T09:55:00Z"/>
          <w:del w:id="639" w:author="Maerdian, Steffen (Halfaker)" w:date="2018-08-23T08:11:00Z"/>
          <w:rFonts w:asciiTheme="minorHAnsi" w:eastAsiaTheme="minorEastAsia" w:hAnsiTheme="minorHAnsi" w:cstheme="minorBidi"/>
          <w:b w:val="0"/>
          <w:bCs w:val="0"/>
          <w:noProof/>
          <w:sz w:val="22"/>
          <w:szCs w:val="22"/>
        </w:rPr>
      </w:pPr>
      <w:ins w:id="640" w:author="Steffen Maerdian" w:date="2018-05-01T09:55:00Z">
        <w:del w:id="641" w:author="Maerdian, Steffen (Halfaker)" w:date="2018-08-23T08:11:00Z">
          <w:r w:rsidRPr="00C4564D" w:rsidDel="00C4564D">
            <w:rPr>
              <w:rStyle w:val="Hyperlink"/>
              <w:b w:val="0"/>
              <w:bCs w:val="0"/>
              <w:noProof/>
            </w:rPr>
            <w:delText>5</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Appendix C – TASCore Default Values</w:delText>
          </w:r>
          <w:r w:rsidDel="00C4564D">
            <w:rPr>
              <w:noProof/>
              <w:webHidden/>
            </w:rPr>
            <w:tab/>
            <w:delText>19</w:delText>
          </w:r>
        </w:del>
      </w:ins>
    </w:p>
    <w:p w14:paraId="5D088763" w14:textId="10345B7B" w:rsidR="000A7D42" w:rsidDel="00C4564D" w:rsidRDefault="000A7D42">
      <w:pPr>
        <w:pStyle w:val="TOC1"/>
        <w:tabs>
          <w:tab w:val="left" w:pos="440"/>
          <w:tab w:val="right" w:leader="dot" w:pos="9350"/>
        </w:tabs>
        <w:rPr>
          <w:ins w:id="642" w:author="Steffen Maerdian" w:date="2018-05-01T09:55:00Z"/>
          <w:del w:id="643" w:author="Maerdian, Steffen (Halfaker)" w:date="2018-08-23T08:11:00Z"/>
          <w:rFonts w:asciiTheme="minorHAnsi" w:eastAsiaTheme="minorEastAsia" w:hAnsiTheme="minorHAnsi" w:cstheme="minorBidi"/>
          <w:b w:val="0"/>
          <w:bCs w:val="0"/>
          <w:noProof/>
          <w:sz w:val="22"/>
          <w:szCs w:val="22"/>
        </w:rPr>
      </w:pPr>
      <w:ins w:id="644" w:author="Steffen Maerdian" w:date="2018-05-01T09:55:00Z">
        <w:del w:id="645" w:author="Maerdian, Steffen (Halfaker)" w:date="2018-08-23T08:11:00Z">
          <w:r w:rsidRPr="00C4564D" w:rsidDel="00C4564D">
            <w:rPr>
              <w:rStyle w:val="Hyperlink"/>
              <w:b w:val="0"/>
              <w:bCs w:val="0"/>
              <w:noProof/>
            </w:rPr>
            <w:delText>6</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Appendix D – FSC Mapping Rules</w:delText>
          </w:r>
          <w:r w:rsidDel="00C4564D">
            <w:rPr>
              <w:noProof/>
              <w:webHidden/>
            </w:rPr>
            <w:tab/>
            <w:delText>19</w:delText>
          </w:r>
        </w:del>
      </w:ins>
    </w:p>
    <w:p w14:paraId="2B3ECFC9" w14:textId="10D42324" w:rsidR="000A7D42" w:rsidDel="00C4564D" w:rsidRDefault="000A7D42">
      <w:pPr>
        <w:pStyle w:val="TOC1"/>
        <w:tabs>
          <w:tab w:val="left" w:pos="440"/>
          <w:tab w:val="right" w:leader="dot" w:pos="9350"/>
        </w:tabs>
        <w:rPr>
          <w:ins w:id="646" w:author="Steffen Maerdian" w:date="2018-05-01T09:55:00Z"/>
          <w:del w:id="647" w:author="Maerdian, Steffen (Halfaker)" w:date="2018-08-23T08:11:00Z"/>
          <w:rFonts w:asciiTheme="minorHAnsi" w:eastAsiaTheme="minorEastAsia" w:hAnsiTheme="minorHAnsi" w:cstheme="minorBidi"/>
          <w:b w:val="0"/>
          <w:bCs w:val="0"/>
          <w:noProof/>
          <w:sz w:val="22"/>
          <w:szCs w:val="22"/>
        </w:rPr>
      </w:pPr>
      <w:ins w:id="648" w:author="Steffen Maerdian" w:date="2018-05-01T09:55:00Z">
        <w:del w:id="649" w:author="Maerdian, Steffen (Halfaker)" w:date="2018-08-23T08:11:00Z">
          <w:r w:rsidRPr="00C4564D" w:rsidDel="00C4564D">
            <w:rPr>
              <w:rStyle w:val="Hyperlink"/>
              <w:b w:val="0"/>
              <w:bCs w:val="0"/>
              <w:noProof/>
            </w:rPr>
            <w:delText>7</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Appendix E – FSC Default Values</w:delText>
          </w:r>
          <w:r w:rsidDel="00C4564D">
            <w:rPr>
              <w:noProof/>
              <w:webHidden/>
            </w:rPr>
            <w:tab/>
            <w:delText>19</w:delText>
          </w:r>
        </w:del>
      </w:ins>
    </w:p>
    <w:p w14:paraId="23B61E4C" w14:textId="10016750" w:rsidR="000A7D42" w:rsidDel="00C4564D" w:rsidRDefault="000A7D42">
      <w:pPr>
        <w:pStyle w:val="TOC1"/>
        <w:tabs>
          <w:tab w:val="left" w:pos="440"/>
          <w:tab w:val="right" w:leader="dot" w:pos="9350"/>
        </w:tabs>
        <w:rPr>
          <w:ins w:id="650" w:author="Steffen Maerdian" w:date="2018-05-01T09:55:00Z"/>
          <w:del w:id="651" w:author="Maerdian, Steffen (Halfaker)" w:date="2018-08-23T08:11:00Z"/>
          <w:rFonts w:asciiTheme="minorHAnsi" w:eastAsiaTheme="minorEastAsia" w:hAnsiTheme="minorHAnsi" w:cstheme="minorBidi"/>
          <w:b w:val="0"/>
          <w:bCs w:val="0"/>
          <w:noProof/>
          <w:sz w:val="22"/>
          <w:szCs w:val="22"/>
        </w:rPr>
      </w:pPr>
      <w:ins w:id="652" w:author="Steffen Maerdian" w:date="2018-05-01T09:55:00Z">
        <w:del w:id="653" w:author="Maerdian, Steffen (Halfaker)" w:date="2018-08-23T08:11:00Z">
          <w:r w:rsidRPr="00C4564D" w:rsidDel="00C4564D">
            <w:rPr>
              <w:rStyle w:val="Hyperlink"/>
              <w:b w:val="0"/>
              <w:bCs w:val="0"/>
              <w:noProof/>
            </w:rPr>
            <w:delText>8</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Glossary</w:delText>
          </w:r>
          <w:r w:rsidDel="00C4564D">
            <w:rPr>
              <w:noProof/>
              <w:webHidden/>
            </w:rPr>
            <w:tab/>
            <w:delText>19</w:delText>
          </w:r>
        </w:del>
      </w:ins>
    </w:p>
    <w:p w14:paraId="1CB52001" w14:textId="72635CB1" w:rsidR="000A7D42" w:rsidDel="00C4564D" w:rsidRDefault="000A7D42">
      <w:pPr>
        <w:pStyle w:val="TOC1"/>
        <w:tabs>
          <w:tab w:val="left" w:pos="440"/>
          <w:tab w:val="right" w:leader="dot" w:pos="9350"/>
        </w:tabs>
        <w:rPr>
          <w:ins w:id="654" w:author="Steffen Maerdian" w:date="2018-05-01T09:55:00Z"/>
          <w:del w:id="655" w:author="Maerdian, Steffen (Halfaker)" w:date="2018-08-23T08:11:00Z"/>
          <w:rFonts w:asciiTheme="minorHAnsi" w:eastAsiaTheme="minorEastAsia" w:hAnsiTheme="minorHAnsi" w:cstheme="minorBidi"/>
          <w:b w:val="0"/>
          <w:bCs w:val="0"/>
          <w:noProof/>
          <w:sz w:val="22"/>
          <w:szCs w:val="22"/>
        </w:rPr>
      </w:pPr>
      <w:ins w:id="656" w:author="Steffen Maerdian" w:date="2018-05-01T09:55:00Z">
        <w:del w:id="657" w:author="Maerdian, Steffen (Halfaker)" w:date="2018-08-23T08:11:00Z">
          <w:r w:rsidRPr="00C4564D" w:rsidDel="00C4564D">
            <w:rPr>
              <w:rStyle w:val="Hyperlink"/>
              <w:b w:val="0"/>
              <w:bCs w:val="0"/>
              <w:noProof/>
            </w:rPr>
            <w:delText>9</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Attachment A – Approval Signatures</w:delText>
          </w:r>
          <w:r w:rsidDel="00C4564D">
            <w:rPr>
              <w:noProof/>
              <w:webHidden/>
            </w:rPr>
            <w:tab/>
            <w:delText>20</w:delText>
          </w:r>
        </w:del>
      </w:ins>
    </w:p>
    <w:p w14:paraId="529DC947" w14:textId="4641A8DE" w:rsidR="00244CC4" w:rsidDel="00C4564D" w:rsidRDefault="00244CC4">
      <w:pPr>
        <w:pStyle w:val="TOC1"/>
        <w:tabs>
          <w:tab w:val="left" w:pos="440"/>
          <w:tab w:val="right" w:leader="dot" w:pos="9350"/>
        </w:tabs>
        <w:rPr>
          <w:ins w:id="658" w:author="Keith Oulson" w:date="2018-04-25T12:11:00Z"/>
          <w:del w:id="659" w:author="Maerdian, Steffen (Halfaker)" w:date="2018-08-23T08:11:00Z"/>
          <w:rFonts w:asciiTheme="minorHAnsi" w:eastAsiaTheme="minorEastAsia" w:hAnsiTheme="minorHAnsi" w:cstheme="minorBidi"/>
          <w:b w:val="0"/>
          <w:bCs w:val="0"/>
          <w:noProof/>
          <w:sz w:val="22"/>
          <w:szCs w:val="22"/>
        </w:rPr>
      </w:pPr>
      <w:ins w:id="660" w:author="Keith Oulson" w:date="2018-04-25T12:11:00Z">
        <w:del w:id="661" w:author="Maerdian, Steffen (Halfaker)" w:date="2018-08-23T08:11:00Z">
          <w:r w:rsidRPr="000A7D42" w:rsidDel="00C4564D">
            <w:rPr>
              <w:rStyle w:val="Hyperlink"/>
              <w:noProof/>
            </w:rPr>
            <w:delText>1</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Introduction</w:delText>
          </w:r>
          <w:r w:rsidDel="00C4564D">
            <w:rPr>
              <w:noProof/>
              <w:webHidden/>
            </w:rPr>
            <w:tab/>
            <w:delText>1</w:delText>
          </w:r>
        </w:del>
      </w:ins>
    </w:p>
    <w:p w14:paraId="0A3F8C9A" w14:textId="25538CC0" w:rsidR="00244CC4" w:rsidDel="00C4564D" w:rsidRDefault="00244CC4">
      <w:pPr>
        <w:pStyle w:val="TOC2"/>
        <w:tabs>
          <w:tab w:val="left" w:pos="880"/>
          <w:tab w:val="right" w:leader="dot" w:pos="9350"/>
        </w:tabs>
        <w:rPr>
          <w:ins w:id="662" w:author="Keith Oulson" w:date="2018-04-25T12:11:00Z"/>
          <w:del w:id="663" w:author="Maerdian, Steffen (Halfaker)" w:date="2018-08-23T08:11:00Z"/>
          <w:rFonts w:asciiTheme="minorHAnsi" w:eastAsiaTheme="minorEastAsia" w:hAnsiTheme="minorHAnsi" w:cstheme="minorBidi"/>
          <w:b w:val="0"/>
          <w:noProof/>
          <w:sz w:val="22"/>
          <w:szCs w:val="22"/>
        </w:rPr>
      </w:pPr>
      <w:ins w:id="664" w:author="Keith Oulson" w:date="2018-04-25T12:11:00Z">
        <w:del w:id="665"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1.1</w:delText>
          </w:r>
          <w:r w:rsidDel="00C4564D">
            <w:rPr>
              <w:rFonts w:asciiTheme="minorHAnsi" w:eastAsiaTheme="minorEastAsia" w:hAnsiTheme="minorHAnsi" w:cstheme="minorBidi"/>
              <w:b w:val="0"/>
              <w:noProof/>
              <w:sz w:val="22"/>
              <w:szCs w:val="22"/>
            </w:rPr>
            <w:tab/>
          </w:r>
          <w:r w:rsidRPr="000A7D42" w:rsidDel="00C4564D">
            <w:rPr>
              <w:rStyle w:val="Hyperlink"/>
              <w:noProof/>
            </w:rPr>
            <w:delText>Purpose</w:delText>
          </w:r>
          <w:r w:rsidDel="00C4564D">
            <w:rPr>
              <w:noProof/>
              <w:webHidden/>
            </w:rPr>
            <w:tab/>
            <w:delText>1</w:delText>
          </w:r>
        </w:del>
      </w:ins>
    </w:p>
    <w:p w14:paraId="4301A153" w14:textId="7979A39F" w:rsidR="00244CC4" w:rsidDel="00C4564D" w:rsidRDefault="00244CC4">
      <w:pPr>
        <w:pStyle w:val="TOC2"/>
        <w:tabs>
          <w:tab w:val="left" w:pos="880"/>
          <w:tab w:val="right" w:leader="dot" w:pos="9350"/>
        </w:tabs>
        <w:rPr>
          <w:ins w:id="666" w:author="Keith Oulson" w:date="2018-04-25T12:11:00Z"/>
          <w:del w:id="667" w:author="Maerdian, Steffen (Halfaker)" w:date="2018-08-23T08:11:00Z"/>
          <w:rFonts w:asciiTheme="minorHAnsi" w:eastAsiaTheme="minorEastAsia" w:hAnsiTheme="minorHAnsi" w:cstheme="minorBidi"/>
          <w:b w:val="0"/>
          <w:noProof/>
          <w:sz w:val="22"/>
          <w:szCs w:val="22"/>
        </w:rPr>
      </w:pPr>
      <w:ins w:id="668" w:author="Keith Oulson" w:date="2018-04-25T12:11:00Z">
        <w:del w:id="669"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1.2</w:delText>
          </w:r>
          <w:r w:rsidDel="00C4564D">
            <w:rPr>
              <w:rFonts w:asciiTheme="minorHAnsi" w:eastAsiaTheme="minorEastAsia" w:hAnsiTheme="minorHAnsi" w:cstheme="minorBidi"/>
              <w:b w:val="0"/>
              <w:noProof/>
              <w:sz w:val="22"/>
              <w:szCs w:val="22"/>
            </w:rPr>
            <w:tab/>
          </w:r>
          <w:r w:rsidRPr="000A7D42" w:rsidDel="00C4564D">
            <w:rPr>
              <w:rStyle w:val="Hyperlink"/>
              <w:noProof/>
            </w:rPr>
            <w:delText>Scope</w:delText>
          </w:r>
          <w:r w:rsidDel="00C4564D">
            <w:rPr>
              <w:noProof/>
              <w:webHidden/>
            </w:rPr>
            <w:tab/>
            <w:delText>1</w:delText>
          </w:r>
        </w:del>
      </w:ins>
    </w:p>
    <w:p w14:paraId="3096BB87" w14:textId="45D55F89" w:rsidR="00244CC4" w:rsidDel="00C4564D" w:rsidRDefault="00244CC4">
      <w:pPr>
        <w:pStyle w:val="TOC2"/>
        <w:tabs>
          <w:tab w:val="left" w:pos="880"/>
          <w:tab w:val="right" w:leader="dot" w:pos="9350"/>
        </w:tabs>
        <w:rPr>
          <w:ins w:id="670" w:author="Keith Oulson" w:date="2018-04-25T12:11:00Z"/>
          <w:del w:id="671" w:author="Maerdian, Steffen (Halfaker)" w:date="2018-08-23T08:11:00Z"/>
          <w:rFonts w:asciiTheme="minorHAnsi" w:eastAsiaTheme="minorEastAsia" w:hAnsiTheme="minorHAnsi" w:cstheme="minorBidi"/>
          <w:b w:val="0"/>
          <w:noProof/>
          <w:sz w:val="22"/>
          <w:szCs w:val="22"/>
        </w:rPr>
      </w:pPr>
      <w:ins w:id="672" w:author="Keith Oulson" w:date="2018-04-25T12:11:00Z">
        <w:del w:id="673"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1.3</w:delText>
          </w:r>
          <w:r w:rsidDel="00C4564D">
            <w:rPr>
              <w:rFonts w:asciiTheme="minorHAnsi" w:eastAsiaTheme="minorEastAsia" w:hAnsiTheme="minorHAnsi" w:cstheme="minorBidi"/>
              <w:b w:val="0"/>
              <w:noProof/>
              <w:sz w:val="22"/>
              <w:szCs w:val="22"/>
            </w:rPr>
            <w:tab/>
          </w:r>
          <w:r w:rsidRPr="000A7D42" w:rsidDel="00C4564D">
            <w:rPr>
              <w:rStyle w:val="Hyperlink"/>
              <w:noProof/>
            </w:rPr>
            <w:delText>System Identification</w:delText>
          </w:r>
          <w:r w:rsidDel="00C4564D">
            <w:rPr>
              <w:noProof/>
              <w:webHidden/>
            </w:rPr>
            <w:tab/>
            <w:delText>1</w:delText>
          </w:r>
        </w:del>
      </w:ins>
    </w:p>
    <w:p w14:paraId="21A503BC" w14:textId="1C9A2409" w:rsidR="00244CC4" w:rsidDel="00C4564D" w:rsidRDefault="00244CC4">
      <w:pPr>
        <w:pStyle w:val="TOC3"/>
        <w:tabs>
          <w:tab w:val="left" w:pos="1320"/>
          <w:tab w:val="right" w:leader="dot" w:pos="9350"/>
        </w:tabs>
        <w:rPr>
          <w:ins w:id="674" w:author="Keith Oulson" w:date="2018-04-25T12:11:00Z"/>
          <w:del w:id="675" w:author="Maerdian, Steffen (Halfaker)" w:date="2018-08-23T08:11:00Z"/>
          <w:rFonts w:asciiTheme="minorHAnsi" w:eastAsiaTheme="minorEastAsia" w:hAnsiTheme="minorHAnsi" w:cstheme="minorBidi"/>
          <w:iCs w:val="0"/>
          <w:noProof/>
          <w:sz w:val="22"/>
          <w:szCs w:val="22"/>
        </w:rPr>
      </w:pPr>
      <w:ins w:id="676" w:author="Keith Oulson" w:date="2018-04-25T12:11:00Z">
        <w:del w:id="677" w:author="Maerdian, Steffen (Halfaker)" w:date="2018-08-23T08:11:00Z">
          <w:r w:rsidRPr="000A7D42" w:rsidDel="00C4564D">
            <w:rPr>
              <w:rStyle w:val="Hyperlink"/>
              <w:noProof/>
            </w:rPr>
            <w:delText>1.3.1</w:delText>
          </w:r>
          <w:r w:rsidDel="00C4564D">
            <w:rPr>
              <w:rFonts w:asciiTheme="minorHAnsi" w:eastAsiaTheme="minorEastAsia" w:hAnsiTheme="minorHAnsi" w:cstheme="minorBidi"/>
              <w:iCs w:val="0"/>
              <w:noProof/>
              <w:sz w:val="22"/>
              <w:szCs w:val="22"/>
            </w:rPr>
            <w:tab/>
          </w:r>
          <w:r w:rsidRPr="000A7D42" w:rsidDel="00C4564D">
            <w:rPr>
              <w:rStyle w:val="Hyperlink"/>
              <w:noProof/>
            </w:rPr>
            <w:delText>MCCF EDI TAS</w:delText>
          </w:r>
          <w:r w:rsidDel="00C4564D">
            <w:rPr>
              <w:noProof/>
              <w:webHidden/>
            </w:rPr>
            <w:tab/>
            <w:delText>1</w:delText>
          </w:r>
        </w:del>
      </w:ins>
    </w:p>
    <w:p w14:paraId="528D0708" w14:textId="5FFB4167" w:rsidR="00244CC4" w:rsidDel="00C4564D" w:rsidRDefault="00244CC4">
      <w:pPr>
        <w:pStyle w:val="TOC3"/>
        <w:tabs>
          <w:tab w:val="left" w:pos="1320"/>
          <w:tab w:val="right" w:leader="dot" w:pos="9350"/>
        </w:tabs>
        <w:rPr>
          <w:ins w:id="678" w:author="Keith Oulson" w:date="2018-04-25T12:11:00Z"/>
          <w:del w:id="679" w:author="Maerdian, Steffen (Halfaker)" w:date="2018-08-23T08:11:00Z"/>
          <w:rFonts w:asciiTheme="minorHAnsi" w:eastAsiaTheme="minorEastAsia" w:hAnsiTheme="minorHAnsi" w:cstheme="minorBidi"/>
          <w:iCs w:val="0"/>
          <w:noProof/>
          <w:sz w:val="22"/>
          <w:szCs w:val="22"/>
        </w:rPr>
      </w:pPr>
      <w:ins w:id="680" w:author="Keith Oulson" w:date="2018-04-25T12:11:00Z">
        <w:del w:id="681" w:author="Maerdian, Steffen (Halfaker)" w:date="2018-08-23T08:11:00Z">
          <w:r w:rsidRPr="000A7D42" w:rsidDel="00C4564D">
            <w:rPr>
              <w:rStyle w:val="Hyperlink"/>
              <w:noProof/>
            </w:rPr>
            <w:delText>1.3.2</w:delText>
          </w:r>
          <w:r w:rsidDel="00C4564D">
            <w:rPr>
              <w:rFonts w:asciiTheme="minorHAnsi" w:eastAsiaTheme="minorEastAsia" w:hAnsiTheme="minorHAnsi" w:cstheme="minorBidi"/>
              <w:iCs w:val="0"/>
              <w:noProof/>
              <w:sz w:val="22"/>
              <w:szCs w:val="22"/>
            </w:rPr>
            <w:tab/>
          </w:r>
          <w:r w:rsidRPr="000A7D42" w:rsidDel="00C4564D">
            <w:rPr>
              <w:rStyle w:val="Hyperlink"/>
              <w:noProof/>
            </w:rPr>
            <w:delText>FSC</w:delText>
          </w:r>
          <w:r w:rsidDel="00C4564D">
            <w:rPr>
              <w:noProof/>
              <w:webHidden/>
            </w:rPr>
            <w:tab/>
            <w:delText>2</w:delText>
          </w:r>
        </w:del>
      </w:ins>
    </w:p>
    <w:p w14:paraId="07539F8B" w14:textId="04F7E8F5" w:rsidR="00244CC4" w:rsidDel="00C4564D" w:rsidRDefault="00244CC4">
      <w:pPr>
        <w:pStyle w:val="TOC2"/>
        <w:tabs>
          <w:tab w:val="left" w:pos="880"/>
          <w:tab w:val="right" w:leader="dot" w:pos="9350"/>
        </w:tabs>
        <w:rPr>
          <w:ins w:id="682" w:author="Keith Oulson" w:date="2018-04-25T12:11:00Z"/>
          <w:del w:id="683" w:author="Maerdian, Steffen (Halfaker)" w:date="2018-08-23T08:11:00Z"/>
          <w:rFonts w:asciiTheme="minorHAnsi" w:eastAsiaTheme="minorEastAsia" w:hAnsiTheme="minorHAnsi" w:cstheme="minorBidi"/>
          <w:b w:val="0"/>
          <w:noProof/>
          <w:sz w:val="22"/>
          <w:szCs w:val="22"/>
        </w:rPr>
      </w:pPr>
      <w:ins w:id="684" w:author="Keith Oulson" w:date="2018-04-25T12:11:00Z">
        <w:del w:id="685"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1.4</w:delText>
          </w:r>
          <w:r w:rsidDel="00C4564D">
            <w:rPr>
              <w:rFonts w:asciiTheme="minorHAnsi" w:eastAsiaTheme="minorEastAsia" w:hAnsiTheme="minorHAnsi" w:cstheme="minorBidi"/>
              <w:b w:val="0"/>
              <w:noProof/>
              <w:sz w:val="22"/>
              <w:szCs w:val="22"/>
            </w:rPr>
            <w:tab/>
          </w:r>
          <w:r w:rsidRPr="000A7D42" w:rsidDel="00C4564D">
            <w:rPr>
              <w:rStyle w:val="Hyperlink"/>
              <w:noProof/>
            </w:rPr>
            <w:delText>Operational Agreement</w:delText>
          </w:r>
          <w:r w:rsidDel="00C4564D">
            <w:rPr>
              <w:noProof/>
              <w:webHidden/>
            </w:rPr>
            <w:tab/>
            <w:delText>2</w:delText>
          </w:r>
        </w:del>
      </w:ins>
    </w:p>
    <w:p w14:paraId="2E1C3E9C" w14:textId="7D85D8BB" w:rsidR="00244CC4" w:rsidDel="00C4564D" w:rsidRDefault="00244CC4">
      <w:pPr>
        <w:pStyle w:val="TOC1"/>
        <w:tabs>
          <w:tab w:val="left" w:pos="440"/>
          <w:tab w:val="right" w:leader="dot" w:pos="9350"/>
        </w:tabs>
        <w:rPr>
          <w:ins w:id="686" w:author="Keith Oulson" w:date="2018-04-25T12:11:00Z"/>
          <w:del w:id="687" w:author="Maerdian, Steffen (Halfaker)" w:date="2018-08-23T08:11:00Z"/>
          <w:rFonts w:asciiTheme="minorHAnsi" w:eastAsiaTheme="minorEastAsia" w:hAnsiTheme="minorHAnsi" w:cstheme="minorBidi"/>
          <w:b w:val="0"/>
          <w:bCs w:val="0"/>
          <w:noProof/>
          <w:sz w:val="22"/>
          <w:szCs w:val="22"/>
        </w:rPr>
      </w:pPr>
      <w:ins w:id="688" w:author="Keith Oulson" w:date="2018-04-25T12:11:00Z">
        <w:del w:id="689" w:author="Maerdian, Steffen (Halfaker)" w:date="2018-08-23T08:11:00Z">
          <w:r w:rsidRPr="000A7D42" w:rsidDel="00C4564D">
            <w:rPr>
              <w:rStyle w:val="Hyperlink"/>
              <w:noProof/>
            </w:rPr>
            <w:delText>2</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Interface Definition</w:delText>
          </w:r>
          <w:r w:rsidDel="00C4564D">
            <w:rPr>
              <w:noProof/>
              <w:webHidden/>
            </w:rPr>
            <w:tab/>
            <w:delText>2</w:delText>
          </w:r>
        </w:del>
      </w:ins>
    </w:p>
    <w:p w14:paraId="0C9AB979" w14:textId="2B1C8DE8" w:rsidR="00244CC4" w:rsidDel="00C4564D" w:rsidRDefault="00244CC4">
      <w:pPr>
        <w:pStyle w:val="TOC2"/>
        <w:tabs>
          <w:tab w:val="left" w:pos="880"/>
          <w:tab w:val="right" w:leader="dot" w:pos="9350"/>
        </w:tabs>
        <w:rPr>
          <w:ins w:id="690" w:author="Keith Oulson" w:date="2018-04-25T12:11:00Z"/>
          <w:del w:id="691" w:author="Maerdian, Steffen (Halfaker)" w:date="2018-08-23T08:11:00Z"/>
          <w:rFonts w:asciiTheme="minorHAnsi" w:eastAsiaTheme="minorEastAsia" w:hAnsiTheme="minorHAnsi" w:cstheme="minorBidi"/>
          <w:b w:val="0"/>
          <w:noProof/>
          <w:sz w:val="22"/>
          <w:szCs w:val="22"/>
        </w:rPr>
      </w:pPr>
      <w:ins w:id="692" w:author="Keith Oulson" w:date="2018-04-25T12:11:00Z">
        <w:del w:id="693"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2.1</w:delText>
          </w:r>
          <w:r w:rsidDel="00C4564D">
            <w:rPr>
              <w:rFonts w:asciiTheme="minorHAnsi" w:eastAsiaTheme="minorEastAsia" w:hAnsiTheme="minorHAnsi" w:cstheme="minorBidi"/>
              <w:b w:val="0"/>
              <w:noProof/>
              <w:sz w:val="22"/>
              <w:szCs w:val="22"/>
            </w:rPr>
            <w:tab/>
          </w:r>
          <w:r w:rsidRPr="000A7D42" w:rsidDel="00C4564D">
            <w:rPr>
              <w:rStyle w:val="Hyperlink"/>
              <w:noProof/>
            </w:rPr>
            <w:delText>System Overview</w:delText>
          </w:r>
          <w:r w:rsidDel="00C4564D">
            <w:rPr>
              <w:noProof/>
              <w:webHidden/>
            </w:rPr>
            <w:tab/>
            <w:delText>3</w:delText>
          </w:r>
        </w:del>
      </w:ins>
    </w:p>
    <w:p w14:paraId="26C9FF6C" w14:textId="0DF998C6" w:rsidR="00244CC4" w:rsidDel="00C4564D" w:rsidRDefault="00244CC4">
      <w:pPr>
        <w:pStyle w:val="TOC3"/>
        <w:tabs>
          <w:tab w:val="left" w:pos="1320"/>
          <w:tab w:val="right" w:leader="dot" w:pos="9350"/>
        </w:tabs>
        <w:rPr>
          <w:ins w:id="694" w:author="Keith Oulson" w:date="2018-04-25T12:11:00Z"/>
          <w:del w:id="695" w:author="Maerdian, Steffen (Halfaker)" w:date="2018-08-23T08:11:00Z"/>
          <w:rFonts w:asciiTheme="minorHAnsi" w:eastAsiaTheme="minorEastAsia" w:hAnsiTheme="minorHAnsi" w:cstheme="minorBidi"/>
          <w:iCs w:val="0"/>
          <w:noProof/>
          <w:sz w:val="22"/>
          <w:szCs w:val="22"/>
        </w:rPr>
      </w:pPr>
      <w:ins w:id="696" w:author="Keith Oulson" w:date="2018-04-25T12:11:00Z">
        <w:del w:id="697" w:author="Maerdian, Steffen (Halfaker)" w:date="2018-08-23T08:11:00Z">
          <w:r w:rsidRPr="000A7D42" w:rsidDel="00C4564D">
            <w:rPr>
              <w:rStyle w:val="Hyperlink"/>
              <w:noProof/>
            </w:rPr>
            <w:delText>2.1.1</w:delText>
          </w:r>
          <w:r w:rsidDel="00C4564D">
            <w:rPr>
              <w:rFonts w:asciiTheme="minorHAnsi" w:eastAsiaTheme="minorEastAsia" w:hAnsiTheme="minorHAnsi" w:cstheme="minorBidi"/>
              <w:iCs w:val="0"/>
              <w:noProof/>
              <w:sz w:val="22"/>
              <w:szCs w:val="22"/>
            </w:rPr>
            <w:tab/>
          </w:r>
          <w:r w:rsidRPr="000A7D42" w:rsidDel="00C4564D">
            <w:rPr>
              <w:rStyle w:val="Hyperlink"/>
              <w:noProof/>
            </w:rPr>
            <w:delText>Overview Diagram</w:delText>
          </w:r>
          <w:r w:rsidDel="00C4564D">
            <w:rPr>
              <w:noProof/>
              <w:webHidden/>
            </w:rPr>
            <w:tab/>
            <w:delText>3</w:delText>
          </w:r>
        </w:del>
      </w:ins>
    </w:p>
    <w:p w14:paraId="2E588902" w14:textId="2A6F811E" w:rsidR="00244CC4" w:rsidDel="00C4564D" w:rsidRDefault="00244CC4">
      <w:pPr>
        <w:pStyle w:val="TOC2"/>
        <w:tabs>
          <w:tab w:val="left" w:pos="880"/>
          <w:tab w:val="right" w:leader="dot" w:pos="9350"/>
        </w:tabs>
        <w:rPr>
          <w:ins w:id="698" w:author="Keith Oulson" w:date="2018-04-25T12:11:00Z"/>
          <w:del w:id="699" w:author="Maerdian, Steffen (Halfaker)" w:date="2018-08-23T08:11:00Z"/>
          <w:rFonts w:asciiTheme="minorHAnsi" w:eastAsiaTheme="minorEastAsia" w:hAnsiTheme="minorHAnsi" w:cstheme="minorBidi"/>
          <w:b w:val="0"/>
          <w:noProof/>
          <w:sz w:val="22"/>
          <w:szCs w:val="22"/>
        </w:rPr>
      </w:pPr>
      <w:ins w:id="700" w:author="Keith Oulson" w:date="2018-04-25T12:11:00Z">
        <w:del w:id="701"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2.2</w:delText>
          </w:r>
          <w:r w:rsidDel="00C4564D">
            <w:rPr>
              <w:rFonts w:asciiTheme="minorHAnsi" w:eastAsiaTheme="minorEastAsia" w:hAnsiTheme="minorHAnsi" w:cstheme="minorBidi"/>
              <w:b w:val="0"/>
              <w:noProof/>
              <w:sz w:val="22"/>
              <w:szCs w:val="22"/>
            </w:rPr>
            <w:tab/>
          </w:r>
          <w:r w:rsidRPr="000A7D42" w:rsidDel="00C4564D">
            <w:rPr>
              <w:rStyle w:val="Hyperlink"/>
              <w:noProof/>
            </w:rPr>
            <w:delText>Interface Overview</w:delText>
          </w:r>
          <w:r w:rsidDel="00C4564D">
            <w:rPr>
              <w:noProof/>
              <w:webHidden/>
            </w:rPr>
            <w:tab/>
            <w:delText>5</w:delText>
          </w:r>
        </w:del>
      </w:ins>
    </w:p>
    <w:p w14:paraId="158CE31A" w14:textId="4B0C73EC" w:rsidR="00244CC4" w:rsidDel="00C4564D" w:rsidRDefault="00244CC4">
      <w:pPr>
        <w:pStyle w:val="TOC3"/>
        <w:tabs>
          <w:tab w:val="left" w:pos="1320"/>
          <w:tab w:val="right" w:leader="dot" w:pos="9350"/>
        </w:tabs>
        <w:rPr>
          <w:ins w:id="702" w:author="Keith Oulson" w:date="2018-04-25T12:11:00Z"/>
          <w:del w:id="703" w:author="Maerdian, Steffen (Halfaker)" w:date="2018-08-23T08:11:00Z"/>
          <w:rFonts w:asciiTheme="minorHAnsi" w:eastAsiaTheme="minorEastAsia" w:hAnsiTheme="minorHAnsi" w:cstheme="minorBidi"/>
          <w:iCs w:val="0"/>
          <w:noProof/>
          <w:sz w:val="22"/>
          <w:szCs w:val="22"/>
        </w:rPr>
      </w:pPr>
      <w:ins w:id="704" w:author="Keith Oulson" w:date="2018-04-25T12:11:00Z">
        <w:del w:id="705" w:author="Maerdian, Steffen (Halfaker)" w:date="2018-08-23T08:11:00Z">
          <w:r w:rsidRPr="000A7D42" w:rsidDel="00C4564D">
            <w:rPr>
              <w:rStyle w:val="Hyperlink"/>
              <w:noProof/>
            </w:rPr>
            <w:delText>2.2.1</w:delText>
          </w:r>
          <w:r w:rsidDel="00C4564D">
            <w:rPr>
              <w:rFonts w:asciiTheme="minorHAnsi" w:eastAsiaTheme="minorEastAsia" w:hAnsiTheme="minorHAnsi" w:cstheme="minorBidi"/>
              <w:iCs w:val="0"/>
              <w:noProof/>
              <w:sz w:val="22"/>
              <w:szCs w:val="22"/>
            </w:rPr>
            <w:tab/>
          </w:r>
          <w:r w:rsidRPr="000A7D42" w:rsidDel="00C4564D">
            <w:rPr>
              <w:rStyle w:val="Hyperlink"/>
              <w:noProof/>
            </w:rPr>
            <w:delText>Connectivity between the systems</w:delText>
          </w:r>
          <w:r w:rsidDel="00C4564D">
            <w:rPr>
              <w:noProof/>
              <w:webHidden/>
            </w:rPr>
            <w:tab/>
            <w:delText>5</w:delText>
          </w:r>
        </w:del>
      </w:ins>
    </w:p>
    <w:p w14:paraId="58F119F6" w14:textId="43A04EDC" w:rsidR="00244CC4" w:rsidDel="00C4564D" w:rsidRDefault="00244CC4">
      <w:pPr>
        <w:pStyle w:val="TOC2"/>
        <w:tabs>
          <w:tab w:val="left" w:pos="880"/>
          <w:tab w:val="right" w:leader="dot" w:pos="9350"/>
        </w:tabs>
        <w:rPr>
          <w:ins w:id="706" w:author="Keith Oulson" w:date="2018-04-25T12:11:00Z"/>
          <w:del w:id="707" w:author="Maerdian, Steffen (Halfaker)" w:date="2018-08-23T08:11:00Z"/>
          <w:rFonts w:asciiTheme="minorHAnsi" w:eastAsiaTheme="minorEastAsia" w:hAnsiTheme="minorHAnsi" w:cstheme="minorBidi"/>
          <w:b w:val="0"/>
          <w:noProof/>
          <w:sz w:val="22"/>
          <w:szCs w:val="22"/>
        </w:rPr>
      </w:pPr>
      <w:ins w:id="708" w:author="Keith Oulson" w:date="2018-04-25T12:11:00Z">
        <w:del w:id="709"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2.3</w:delText>
          </w:r>
          <w:r w:rsidDel="00C4564D">
            <w:rPr>
              <w:rFonts w:asciiTheme="minorHAnsi" w:eastAsiaTheme="minorEastAsia" w:hAnsiTheme="minorHAnsi" w:cstheme="minorBidi"/>
              <w:b w:val="0"/>
              <w:noProof/>
              <w:sz w:val="22"/>
              <w:szCs w:val="22"/>
            </w:rPr>
            <w:tab/>
          </w:r>
          <w:r w:rsidRPr="000A7D42" w:rsidDel="00C4564D">
            <w:rPr>
              <w:rStyle w:val="Hyperlink"/>
              <w:noProof/>
            </w:rPr>
            <w:delText>Operations</w:delText>
          </w:r>
          <w:r w:rsidDel="00C4564D">
            <w:rPr>
              <w:noProof/>
              <w:webHidden/>
            </w:rPr>
            <w:tab/>
            <w:delText>6</w:delText>
          </w:r>
        </w:del>
      </w:ins>
    </w:p>
    <w:p w14:paraId="347DD114" w14:textId="2C87D959" w:rsidR="00244CC4" w:rsidDel="00C4564D" w:rsidRDefault="00244CC4">
      <w:pPr>
        <w:pStyle w:val="TOC3"/>
        <w:tabs>
          <w:tab w:val="left" w:pos="1320"/>
          <w:tab w:val="right" w:leader="dot" w:pos="9350"/>
        </w:tabs>
        <w:rPr>
          <w:ins w:id="710" w:author="Keith Oulson" w:date="2018-04-25T12:11:00Z"/>
          <w:del w:id="711" w:author="Maerdian, Steffen (Halfaker)" w:date="2018-08-23T08:11:00Z"/>
          <w:rFonts w:asciiTheme="minorHAnsi" w:eastAsiaTheme="minorEastAsia" w:hAnsiTheme="minorHAnsi" w:cstheme="minorBidi"/>
          <w:iCs w:val="0"/>
          <w:noProof/>
          <w:sz w:val="22"/>
          <w:szCs w:val="22"/>
        </w:rPr>
      </w:pPr>
      <w:ins w:id="712" w:author="Keith Oulson" w:date="2018-04-25T12:11:00Z">
        <w:del w:id="713" w:author="Maerdian, Steffen (Halfaker)" w:date="2018-08-23T08:11:00Z">
          <w:r w:rsidRPr="000A7D42" w:rsidDel="00C4564D">
            <w:rPr>
              <w:rStyle w:val="Hyperlink"/>
              <w:noProof/>
            </w:rPr>
            <w:delText>2.3.1</w:delText>
          </w:r>
          <w:r w:rsidDel="00C4564D">
            <w:rPr>
              <w:rFonts w:asciiTheme="minorHAnsi" w:eastAsiaTheme="minorEastAsia" w:hAnsiTheme="minorHAnsi" w:cstheme="minorBidi"/>
              <w:iCs w:val="0"/>
              <w:noProof/>
              <w:sz w:val="22"/>
              <w:szCs w:val="22"/>
            </w:rPr>
            <w:tab/>
          </w:r>
          <w:r w:rsidRPr="000A7D42" w:rsidDel="00C4564D">
            <w:rPr>
              <w:rStyle w:val="Hyperlink"/>
              <w:noProof/>
            </w:rPr>
            <w:delText>Data Extraction</w:delText>
          </w:r>
          <w:r w:rsidDel="00C4564D">
            <w:rPr>
              <w:noProof/>
              <w:webHidden/>
            </w:rPr>
            <w:tab/>
            <w:delText>6</w:delText>
          </w:r>
        </w:del>
      </w:ins>
    </w:p>
    <w:p w14:paraId="59CAB685" w14:textId="54A742AF" w:rsidR="00244CC4" w:rsidDel="00C4564D" w:rsidRDefault="00244CC4">
      <w:pPr>
        <w:pStyle w:val="TOC3"/>
        <w:tabs>
          <w:tab w:val="left" w:pos="1320"/>
          <w:tab w:val="right" w:leader="dot" w:pos="9350"/>
        </w:tabs>
        <w:rPr>
          <w:ins w:id="714" w:author="Keith Oulson" w:date="2018-04-25T12:11:00Z"/>
          <w:del w:id="715" w:author="Maerdian, Steffen (Halfaker)" w:date="2018-08-23T08:11:00Z"/>
          <w:rFonts w:asciiTheme="minorHAnsi" w:eastAsiaTheme="minorEastAsia" w:hAnsiTheme="minorHAnsi" w:cstheme="minorBidi"/>
          <w:iCs w:val="0"/>
          <w:noProof/>
          <w:sz w:val="22"/>
          <w:szCs w:val="22"/>
        </w:rPr>
      </w:pPr>
      <w:ins w:id="716" w:author="Keith Oulson" w:date="2018-04-25T12:11:00Z">
        <w:del w:id="717" w:author="Maerdian, Steffen (Halfaker)" w:date="2018-08-23T08:11:00Z">
          <w:r w:rsidRPr="000A7D42" w:rsidDel="00C4564D">
            <w:rPr>
              <w:rStyle w:val="Hyperlink"/>
              <w:noProof/>
            </w:rPr>
            <w:delText>2.3.2</w:delText>
          </w:r>
          <w:r w:rsidDel="00C4564D">
            <w:rPr>
              <w:rFonts w:asciiTheme="minorHAnsi" w:eastAsiaTheme="minorEastAsia" w:hAnsiTheme="minorHAnsi" w:cstheme="minorBidi"/>
              <w:iCs w:val="0"/>
              <w:noProof/>
              <w:sz w:val="22"/>
              <w:szCs w:val="22"/>
            </w:rPr>
            <w:tab/>
          </w:r>
          <w:r w:rsidRPr="000A7D42" w:rsidDel="00C4564D">
            <w:rPr>
              <w:rStyle w:val="Hyperlink"/>
              <w:noProof/>
            </w:rPr>
            <w:delText>Data Transformation</w:delText>
          </w:r>
          <w:r w:rsidDel="00C4564D">
            <w:rPr>
              <w:noProof/>
              <w:webHidden/>
            </w:rPr>
            <w:tab/>
            <w:delText>6</w:delText>
          </w:r>
        </w:del>
      </w:ins>
    </w:p>
    <w:p w14:paraId="50C8E661" w14:textId="6F2D845A" w:rsidR="00244CC4" w:rsidDel="00C4564D" w:rsidRDefault="00244CC4">
      <w:pPr>
        <w:pStyle w:val="TOC3"/>
        <w:tabs>
          <w:tab w:val="left" w:pos="1320"/>
          <w:tab w:val="right" w:leader="dot" w:pos="9350"/>
        </w:tabs>
        <w:rPr>
          <w:ins w:id="718" w:author="Keith Oulson" w:date="2018-04-25T12:11:00Z"/>
          <w:del w:id="719" w:author="Maerdian, Steffen (Halfaker)" w:date="2018-08-23T08:11:00Z"/>
          <w:rFonts w:asciiTheme="minorHAnsi" w:eastAsiaTheme="minorEastAsia" w:hAnsiTheme="minorHAnsi" w:cstheme="minorBidi"/>
          <w:iCs w:val="0"/>
          <w:noProof/>
          <w:sz w:val="22"/>
          <w:szCs w:val="22"/>
        </w:rPr>
      </w:pPr>
      <w:ins w:id="720" w:author="Keith Oulson" w:date="2018-04-25T12:11:00Z">
        <w:del w:id="721" w:author="Maerdian, Steffen (Halfaker)" w:date="2018-08-23T08:11:00Z">
          <w:r w:rsidRPr="000A7D42" w:rsidDel="00C4564D">
            <w:rPr>
              <w:rStyle w:val="Hyperlink"/>
              <w:noProof/>
            </w:rPr>
            <w:delText>2.3.3</w:delText>
          </w:r>
          <w:r w:rsidDel="00C4564D">
            <w:rPr>
              <w:rFonts w:asciiTheme="minorHAnsi" w:eastAsiaTheme="minorEastAsia" w:hAnsiTheme="minorHAnsi" w:cstheme="minorBidi"/>
              <w:iCs w:val="0"/>
              <w:noProof/>
              <w:sz w:val="22"/>
              <w:szCs w:val="22"/>
            </w:rPr>
            <w:tab/>
          </w:r>
          <w:r w:rsidRPr="000A7D42" w:rsidDel="00C4564D">
            <w:rPr>
              <w:rStyle w:val="Hyperlink"/>
              <w:noProof/>
            </w:rPr>
            <w:delText>Sending/Receiving</w:delText>
          </w:r>
          <w:r w:rsidDel="00C4564D">
            <w:rPr>
              <w:noProof/>
              <w:webHidden/>
            </w:rPr>
            <w:tab/>
            <w:delText>6</w:delText>
          </w:r>
        </w:del>
      </w:ins>
    </w:p>
    <w:p w14:paraId="463AFDD1" w14:textId="4150E449" w:rsidR="00244CC4" w:rsidDel="00C4564D" w:rsidRDefault="00244CC4">
      <w:pPr>
        <w:pStyle w:val="TOC2"/>
        <w:tabs>
          <w:tab w:val="left" w:pos="880"/>
          <w:tab w:val="right" w:leader="dot" w:pos="9350"/>
        </w:tabs>
        <w:rPr>
          <w:ins w:id="722" w:author="Keith Oulson" w:date="2018-04-25T12:11:00Z"/>
          <w:del w:id="723" w:author="Maerdian, Steffen (Halfaker)" w:date="2018-08-23T08:11:00Z"/>
          <w:rFonts w:asciiTheme="minorHAnsi" w:eastAsiaTheme="minorEastAsia" w:hAnsiTheme="minorHAnsi" w:cstheme="minorBidi"/>
          <w:b w:val="0"/>
          <w:noProof/>
          <w:sz w:val="22"/>
          <w:szCs w:val="22"/>
        </w:rPr>
      </w:pPr>
      <w:ins w:id="724" w:author="Keith Oulson" w:date="2018-04-25T12:11:00Z">
        <w:del w:id="725"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2.4</w:delText>
          </w:r>
          <w:r w:rsidDel="00C4564D">
            <w:rPr>
              <w:rFonts w:asciiTheme="minorHAnsi" w:eastAsiaTheme="minorEastAsia" w:hAnsiTheme="minorHAnsi" w:cstheme="minorBidi"/>
              <w:b w:val="0"/>
              <w:noProof/>
              <w:sz w:val="22"/>
              <w:szCs w:val="22"/>
            </w:rPr>
            <w:tab/>
          </w:r>
          <w:r w:rsidRPr="000A7D42" w:rsidDel="00C4564D">
            <w:rPr>
              <w:rStyle w:val="Hyperlink"/>
              <w:noProof/>
            </w:rPr>
            <w:delText>Data Transfer</w:delText>
          </w:r>
          <w:r w:rsidDel="00C4564D">
            <w:rPr>
              <w:noProof/>
              <w:webHidden/>
            </w:rPr>
            <w:tab/>
            <w:delText>6</w:delText>
          </w:r>
        </w:del>
      </w:ins>
    </w:p>
    <w:p w14:paraId="602807F3" w14:textId="26D749C2" w:rsidR="00244CC4" w:rsidDel="00C4564D" w:rsidRDefault="00244CC4">
      <w:pPr>
        <w:pStyle w:val="TOC2"/>
        <w:tabs>
          <w:tab w:val="left" w:pos="880"/>
          <w:tab w:val="right" w:leader="dot" w:pos="9350"/>
        </w:tabs>
        <w:rPr>
          <w:ins w:id="726" w:author="Keith Oulson" w:date="2018-04-25T12:11:00Z"/>
          <w:del w:id="727" w:author="Maerdian, Steffen (Halfaker)" w:date="2018-08-23T08:11:00Z"/>
          <w:rFonts w:asciiTheme="minorHAnsi" w:eastAsiaTheme="minorEastAsia" w:hAnsiTheme="minorHAnsi" w:cstheme="minorBidi"/>
          <w:b w:val="0"/>
          <w:noProof/>
          <w:sz w:val="22"/>
          <w:szCs w:val="22"/>
        </w:rPr>
      </w:pPr>
      <w:ins w:id="728" w:author="Keith Oulson" w:date="2018-04-25T12:11:00Z">
        <w:del w:id="729"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2.5</w:delText>
          </w:r>
          <w:r w:rsidDel="00C4564D">
            <w:rPr>
              <w:rFonts w:asciiTheme="minorHAnsi" w:eastAsiaTheme="minorEastAsia" w:hAnsiTheme="minorHAnsi" w:cstheme="minorBidi"/>
              <w:b w:val="0"/>
              <w:noProof/>
              <w:sz w:val="22"/>
              <w:szCs w:val="22"/>
            </w:rPr>
            <w:tab/>
          </w:r>
          <w:r w:rsidRPr="000A7D42" w:rsidDel="00C4564D">
            <w:rPr>
              <w:rStyle w:val="Hyperlink"/>
              <w:noProof/>
            </w:rPr>
            <w:delText>Transaction Types</w:delText>
          </w:r>
          <w:r w:rsidDel="00C4564D">
            <w:rPr>
              <w:noProof/>
              <w:webHidden/>
            </w:rPr>
            <w:tab/>
            <w:delText>6</w:delText>
          </w:r>
        </w:del>
      </w:ins>
    </w:p>
    <w:p w14:paraId="7AC5EAFD" w14:textId="3AF23F1F" w:rsidR="00244CC4" w:rsidDel="00C4564D" w:rsidRDefault="00244CC4">
      <w:pPr>
        <w:pStyle w:val="TOC2"/>
        <w:tabs>
          <w:tab w:val="left" w:pos="880"/>
          <w:tab w:val="right" w:leader="dot" w:pos="9350"/>
        </w:tabs>
        <w:rPr>
          <w:ins w:id="730" w:author="Keith Oulson" w:date="2018-04-25T12:11:00Z"/>
          <w:del w:id="731" w:author="Maerdian, Steffen (Halfaker)" w:date="2018-08-23T08:11:00Z"/>
          <w:rFonts w:asciiTheme="minorHAnsi" w:eastAsiaTheme="minorEastAsia" w:hAnsiTheme="minorHAnsi" w:cstheme="minorBidi"/>
          <w:b w:val="0"/>
          <w:noProof/>
          <w:sz w:val="22"/>
          <w:szCs w:val="22"/>
        </w:rPr>
      </w:pPr>
      <w:ins w:id="732" w:author="Keith Oulson" w:date="2018-04-25T12:11:00Z">
        <w:del w:id="733"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2.6</w:delText>
          </w:r>
          <w:r w:rsidDel="00C4564D">
            <w:rPr>
              <w:rFonts w:asciiTheme="minorHAnsi" w:eastAsiaTheme="minorEastAsia" w:hAnsiTheme="minorHAnsi" w:cstheme="minorBidi"/>
              <w:b w:val="0"/>
              <w:noProof/>
              <w:sz w:val="22"/>
              <w:szCs w:val="22"/>
            </w:rPr>
            <w:tab/>
          </w:r>
          <w:r w:rsidRPr="000A7D42" w:rsidDel="00C4564D">
            <w:rPr>
              <w:rStyle w:val="Hyperlink"/>
              <w:noProof/>
            </w:rPr>
            <w:delText>Data Exchanges</w:delText>
          </w:r>
          <w:r w:rsidDel="00C4564D">
            <w:rPr>
              <w:noProof/>
              <w:webHidden/>
            </w:rPr>
            <w:tab/>
            <w:delText>6</w:delText>
          </w:r>
        </w:del>
      </w:ins>
    </w:p>
    <w:p w14:paraId="15D4D377" w14:textId="565876E9" w:rsidR="00244CC4" w:rsidDel="00C4564D" w:rsidRDefault="00244CC4">
      <w:pPr>
        <w:pStyle w:val="TOC3"/>
        <w:tabs>
          <w:tab w:val="left" w:pos="1320"/>
          <w:tab w:val="right" w:leader="dot" w:pos="9350"/>
        </w:tabs>
        <w:rPr>
          <w:ins w:id="734" w:author="Keith Oulson" w:date="2018-04-25T12:11:00Z"/>
          <w:del w:id="735" w:author="Maerdian, Steffen (Halfaker)" w:date="2018-08-23T08:11:00Z"/>
          <w:rFonts w:asciiTheme="minorHAnsi" w:eastAsiaTheme="minorEastAsia" w:hAnsiTheme="minorHAnsi" w:cstheme="minorBidi"/>
          <w:iCs w:val="0"/>
          <w:noProof/>
          <w:sz w:val="22"/>
          <w:szCs w:val="22"/>
        </w:rPr>
      </w:pPr>
      <w:ins w:id="736" w:author="Keith Oulson" w:date="2018-04-25T12:11:00Z">
        <w:del w:id="737" w:author="Maerdian, Steffen (Halfaker)" w:date="2018-08-23T08:11:00Z">
          <w:r w:rsidRPr="000A7D42" w:rsidDel="00C4564D">
            <w:rPr>
              <w:rStyle w:val="Hyperlink"/>
              <w:noProof/>
            </w:rPr>
            <w:delText>2.6.1</w:delText>
          </w:r>
          <w:r w:rsidDel="00C4564D">
            <w:rPr>
              <w:rFonts w:asciiTheme="minorHAnsi" w:eastAsiaTheme="minorEastAsia" w:hAnsiTheme="minorHAnsi" w:cstheme="minorBidi"/>
              <w:iCs w:val="0"/>
              <w:noProof/>
              <w:sz w:val="22"/>
              <w:szCs w:val="22"/>
            </w:rPr>
            <w:tab/>
          </w:r>
          <w:r w:rsidRPr="000A7D42" w:rsidDel="00C4564D">
            <w:rPr>
              <w:rStyle w:val="Hyperlink"/>
              <w:noProof/>
            </w:rPr>
            <w:delText>FHIR Based Resources</w:delText>
          </w:r>
          <w:r w:rsidDel="00C4564D">
            <w:rPr>
              <w:noProof/>
              <w:webHidden/>
            </w:rPr>
            <w:tab/>
            <w:delText>7</w:delText>
          </w:r>
        </w:del>
      </w:ins>
    </w:p>
    <w:p w14:paraId="20C130E8" w14:textId="716C4449" w:rsidR="00244CC4" w:rsidDel="00C4564D" w:rsidRDefault="00244CC4">
      <w:pPr>
        <w:pStyle w:val="TOC3"/>
        <w:tabs>
          <w:tab w:val="left" w:pos="1320"/>
          <w:tab w:val="right" w:leader="dot" w:pos="9350"/>
        </w:tabs>
        <w:rPr>
          <w:ins w:id="738" w:author="Keith Oulson" w:date="2018-04-25T12:11:00Z"/>
          <w:del w:id="739" w:author="Maerdian, Steffen (Halfaker)" w:date="2018-08-23T08:11:00Z"/>
          <w:rFonts w:asciiTheme="minorHAnsi" w:eastAsiaTheme="minorEastAsia" w:hAnsiTheme="minorHAnsi" w:cstheme="minorBidi"/>
          <w:iCs w:val="0"/>
          <w:noProof/>
          <w:sz w:val="22"/>
          <w:szCs w:val="22"/>
        </w:rPr>
      </w:pPr>
      <w:ins w:id="740" w:author="Keith Oulson" w:date="2018-04-25T12:11:00Z">
        <w:del w:id="741" w:author="Maerdian, Steffen (Halfaker)" w:date="2018-08-23T08:11:00Z">
          <w:r w:rsidRPr="000A7D42" w:rsidDel="00C4564D">
            <w:rPr>
              <w:rStyle w:val="Hyperlink"/>
              <w:noProof/>
            </w:rPr>
            <w:delText>2.6.2</w:delText>
          </w:r>
          <w:r w:rsidDel="00C4564D">
            <w:rPr>
              <w:rFonts w:asciiTheme="minorHAnsi" w:eastAsiaTheme="minorEastAsia" w:hAnsiTheme="minorHAnsi" w:cstheme="minorBidi"/>
              <w:iCs w:val="0"/>
              <w:noProof/>
              <w:sz w:val="22"/>
              <w:szCs w:val="22"/>
            </w:rPr>
            <w:tab/>
          </w:r>
          <w:r w:rsidRPr="000A7D42" w:rsidDel="00C4564D">
            <w:rPr>
              <w:rStyle w:val="Hyperlink"/>
              <w:noProof/>
            </w:rPr>
            <w:delText>JSON Format</w:delText>
          </w:r>
          <w:r w:rsidDel="00C4564D">
            <w:rPr>
              <w:noProof/>
              <w:webHidden/>
            </w:rPr>
            <w:tab/>
            <w:delText>9</w:delText>
          </w:r>
        </w:del>
      </w:ins>
    </w:p>
    <w:p w14:paraId="2E7E025C" w14:textId="3B094900" w:rsidR="00244CC4" w:rsidDel="00C4564D" w:rsidRDefault="00244CC4">
      <w:pPr>
        <w:pStyle w:val="TOC3"/>
        <w:tabs>
          <w:tab w:val="left" w:pos="1320"/>
          <w:tab w:val="right" w:leader="dot" w:pos="9350"/>
        </w:tabs>
        <w:rPr>
          <w:ins w:id="742" w:author="Keith Oulson" w:date="2018-04-25T12:11:00Z"/>
          <w:del w:id="743" w:author="Maerdian, Steffen (Halfaker)" w:date="2018-08-23T08:11:00Z"/>
          <w:rFonts w:asciiTheme="minorHAnsi" w:eastAsiaTheme="minorEastAsia" w:hAnsiTheme="minorHAnsi" w:cstheme="minorBidi"/>
          <w:iCs w:val="0"/>
          <w:noProof/>
          <w:sz w:val="22"/>
          <w:szCs w:val="22"/>
        </w:rPr>
      </w:pPr>
      <w:ins w:id="744" w:author="Keith Oulson" w:date="2018-04-25T12:11:00Z">
        <w:del w:id="745" w:author="Maerdian, Steffen (Halfaker)" w:date="2018-08-23T08:11:00Z">
          <w:r w:rsidRPr="000A7D42" w:rsidDel="00C4564D">
            <w:rPr>
              <w:rStyle w:val="Hyperlink"/>
              <w:noProof/>
            </w:rPr>
            <w:delText>2.6.3</w:delText>
          </w:r>
          <w:r w:rsidDel="00C4564D">
            <w:rPr>
              <w:rFonts w:asciiTheme="minorHAnsi" w:eastAsiaTheme="minorEastAsia" w:hAnsiTheme="minorHAnsi" w:cstheme="minorBidi"/>
              <w:iCs w:val="0"/>
              <w:noProof/>
              <w:sz w:val="22"/>
              <w:szCs w:val="22"/>
            </w:rPr>
            <w:tab/>
          </w:r>
          <w:r w:rsidRPr="000A7D42" w:rsidDel="00C4564D">
            <w:rPr>
              <w:rStyle w:val="Hyperlink"/>
              <w:noProof/>
            </w:rPr>
            <w:delText>Bundle Definition</w:delText>
          </w:r>
          <w:r w:rsidDel="00C4564D">
            <w:rPr>
              <w:noProof/>
              <w:webHidden/>
            </w:rPr>
            <w:tab/>
            <w:delText>10</w:delText>
          </w:r>
        </w:del>
      </w:ins>
    </w:p>
    <w:p w14:paraId="332D413D" w14:textId="6F61B243" w:rsidR="00244CC4" w:rsidDel="00C4564D" w:rsidRDefault="00244CC4">
      <w:pPr>
        <w:pStyle w:val="TOC2"/>
        <w:tabs>
          <w:tab w:val="left" w:pos="880"/>
          <w:tab w:val="right" w:leader="dot" w:pos="9350"/>
        </w:tabs>
        <w:rPr>
          <w:ins w:id="746" w:author="Keith Oulson" w:date="2018-04-25T12:11:00Z"/>
          <w:del w:id="747" w:author="Maerdian, Steffen (Halfaker)" w:date="2018-08-23T08:11:00Z"/>
          <w:rFonts w:asciiTheme="minorHAnsi" w:eastAsiaTheme="minorEastAsia" w:hAnsiTheme="minorHAnsi" w:cstheme="minorBidi"/>
          <w:b w:val="0"/>
          <w:noProof/>
          <w:sz w:val="22"/>
          <w:szCs w:val="22"/>
        </w:rPr>
      </w:pPr>
      <w:ins w:id="748" w:author="Keith Oulson" w:date="2018-04-25T12:11:00Z">
        <w:del w:id="749"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2.7</w:delText>
          </w:r>
          <w:r w:rsidDel="00C4564D">
            <w:rPr>
              <w:rFonts w:asciiTheme="minorHAnsi" w:eastAsiaTheme="minorEastAsia" w:hAnsiTheme="minorHAnsi" w:cstheme="minorBidi"/>
              <w:b w:val="0"/>
              <w:noProof/>
              <w:sz w:val="22"/>
              <w:szCs w:val="22"/>
            </w:rPr>
            <w:tab/>
          </w:r>
          <w:r w:rsidRPr="000A7D42" w:rsidDel="00C4564D">
            <w:rPr>
              <w:rStyle w:val="Hyperlink"/>
              <w:noProof/>
            </w:rPr>
            <w:delText>Communications Methods</w:delText>
          </w:r>
          <w:r w:rsidDel="00C4564D">
            <w:rPr>
              <w:noProof/>
              <w:webHidden/>
            </w:rPr>
            <w:tab/>
            <w:delText>11</w:delText>
          </w:r>
        </w:del>
      </w:ins>
    </w:p>
    <w:p w14:paraId="6A2C9561" w14:textId="400DBE49" w:rsidR="00244CC4" w:rsidDel="00C4564D" w:rsidRDefault="00244CC4">
      <w:pPr>
        <w:pStyle w:val="TOC3"/>
        <w:tabs>
          <w:tab w:val="left" w:pos="1320"/>
          <w:tab w:val="right" w:leader="dot" w:pos="9350"/>
        </w:tabs>
        <w:rPr>
          <w:ins w:id="750" w:author="Keith Oulson" w:date="2018-04-25T12:11:00Z"/>
          <w:del w:id="751" w:author="Maerdian, Steffen (Halfaker)" w:date="2018-08-23T08:11:00Z"/>
          <w:rFonts w:asciiTheme="minorHAnsi" w:eastAsiaTheme="minorEastAsia" w:hAnsiTheme="minorHAnsi" w:cstheme="minorBidi"/>
          <w:iCs w:val="0"/>
          <w:noProof/>
          <w:sz w:val="22"/>
          <w:szCs w:val="22"/>
        </w:rPr>
      </w:pPr>
      <w:ins w:id="752" w:author="Keith Oulson" w:date="2018-04-25T12:11:00Z">
        <w:del w:id="753" w:author="Maerdian, Steffen (Halfaker)" w:date="2018-08-23T08:11:00Z">
          <w:r w:rsidRPr="000A7D42" w:rsidDel="00C4564D">
            <w:rPr>
              <w:rStyle w:val="Hyperlink"/>
              <w:noProof/>
            </w:rPr>
            <w:delText>2.7.1</w:delText>
          </w:r>
          <w:r w:rsidDel="00C4564D">
            <w:rPr>
              <w:rFonts w:asciiTheme="minorHAnsi" w:eastAsiaTheme="minorEastAsia" w:hAnsiTheme="minorHAnsi" w:cstheme="minorBidi"/>
              <w:iCs w:val="0"/>
              <w:noProof/>
              <w:sz w:val="22"/>
              <w:szCs w:val="22"/>
            </w:rPr>
            <w:tab/>
          </w:r>
          <w:r w:rsidRPr="000A7D42" w:rsidDel="00C4564D">
            <w:rPr>
              <w:rStyle w:val="Hyperlink"/>
              <w:noProof/>
            </w:rPr>
            <w:delText>Ports and Protocols</w:delText>
          </w:r>
          <w:r w:rsidDel="00C4564D">
            <w:rPr>
              <w:noProof/>
              <w:webHidden/>
            </w:rPr>
            <w:tab/>
            <w:delText>11</w:delText>
          </w:r>
        </w:del>
      </w:ins>
    </w:p>
    <w:p w14:paraId="4B6B8A5F" w14:textId="3878AC5A" w:rsidR="00244CC4" w:rsidDel="00C4564D" w:rsidRDefault="00244CC4">
      <w:pPr>
        <w:pStyle w:val="TOC3"/>
        <w:tabs>
          <w:tab w:val="left" w:pos="1320"/>
          <w:tab w:val="right" w:leader="dot" w:pos="9350"/>
        </w:tabs>
        <w:rPr>
          <w:ins w:id="754" w:author="Keith Oulson" w:date="2018-04-25T12:11:00Z"/>
          <w:del w:id="755" w:author="Maerdian, Steffen (Halfaker)" w:date="2018-08-23T08:11:00Z"/>
          <w:rFonts w:asciiTheme="minorHAnsi" w:eastAsiaTheme="minorEastAsia" w:hAnsiTheme="minorHAnsi" w:cstheme="minorBidi"/>
          <w:iCs w:val="0"/>
          <w:noProof/>
          <w:sz w:val="22"/>
          <w:szCs w:val="22"/>
        </w:rPr>
      </w:pPr>
      <w:ins w:id="756" w:author="Keith Oulson" w:date="2018-04-25T12:11:00Z">
        <w:del w:id="757" w:author="Maerdian, Steffen (Halfaker)" w:date="2018-08-23T08:11:00Z">
          <w:r w:rsidRPr="000A7D42" w:rsidDel="00C4564D">
            <w:rPr>
              <w:rStyle w:val="Hyperlink"/>
              <w:noProof/>
            </w:rPr>
            <w:delText>2.7.2</w:delText>
          </w:r>
          <w:r w:rsidDel="00C4564D">
            <w:rPr>
              <w:rFonts w:asciiTheme="minorHAnsi" w:eastAsiaTheme="minorEastAsia" w:hAnsiTheme="minorHAnsi" w:cstheme="minorBidi"/>
              <w:iCs w:val="0"/>
              <w:noProof/>
              <w:sz w:val="22"/>
              <w:szCs w:val="22"/>
            </w:rPr>
            <w:tab/>
          </w:r>
          <w:r w:rsidRPr="000A7D42" w:rsidDel="00C4564D">
            <w:rPr>
              <w:rStyle w:val="Hyperlink"/>
              <w:noProof/>
            </w:rPr>
            <w:delText>ESB Configuration(s)</w:delText>
          </w:r>
          <w:r w:rsidDel="00C4564D">
            <w:rPr>
              <w:noProof/>
              <w:webHidden/>
            </w:rPr>
            <w:tab/>
            <w:delText>12</w:delText>
          </w:r>
        </w:del>
      </w:ins>
    </w:p>
    <w:p w14:paraId="77A83A12" w14:textId="03B56C46" w:rsidR="00244CC4" w:rsidDel="00C4564D" w:rsidRDefault="00244CC4">
      <w:pPr>
        <w:pStyle w:val="TOC3"/>
        <w:tabs>
          <w:tab w:val="left" w:pos="1320"/>
          <w:tab w:val="right" w:leader="dot" w:pos="9350"/>
        </w:tabs>
        <w:rPr>
          <w:ins w:id="758" w:author="Keith Oulson" w:date="2018-04-25T12:11:00Z"/>
          <w:del w:id="759" w:author="Maerdian, Steffen (Halfaker)" w:date="2018-08-23T08:11:00Z"/>
          <w:rFonts w:asciiTheme="minorHAnsi" w:eastAsiaTheme="minorEastAsia" w:hAnsiTheme="minorHAnsi" w:cstheme="minorBidi"/>
          <w:iCs w:val="0"/>
          <w:noProof/>
          <w:sz w:val="22"/>
          <w:szCs w:val="22"/>
        </w:rPr>
      </w:pPr>
      <w:ins w:id="760" w:author="Keith Oulson" w:date="2018-04-25T12:11:00Z">
        <w:del w:id="761" w:author="Maerdian, Steffen (Halfaker)" w:date="2018-08-23T08:11:00Z">
          <w:r w:rsidRPr="000A7D42" w:rsidDel="00C4564D">
            <w:rPr>
              <w:rStyle w:val="Hyperlink"/>
              <w:noProof/>
            </w:rPr>
            <w:delText>2.7.3</w:delText>
          </w:r>
          <w:r w:rsidDel="00C4564D">
            <w:rPr>
              <w:rFonts w:asciiTheme="minorHAnsi" w:eastAsiaTheme="minorEastAsia" w:hAnsiTheme="minorHAnsi" w:cstheme="minorBidi"/>
              <w:iCs w:val="0"/>
              <w:noProof/>
              <w:sz w:val="22"/>
              <w:szCs w:val="22"/>
            </w:rPr>
            <w:tab/>
          </w:r>
          <w:r w:rsidRPr="000A7D42" w:rsidDel="00C4564D">
            <w:rPr>
              <w:rStyle w:val="Hyperlink"/>
              <w:noProof/>
            </w:rPr>
            <w:delText>System Configuration</w:delText>
          </w:r>
          <w:r w:rsidDel="00C4564D">
            <w:rPr>
              <w:noProof/>
              <w:webHidden/>
            </w:rPr>
            <w:tab/>
            <w:delText>12</w:delText>
          </w:r>
        </w:del>
      </w:ins>
    </w:p>
    <w:p w14:paraId="0BC8C365" w14:textId="432519E3" w:rsidR="00244CC4" w:rsidDel="00C4564D" w:rsidRDefault="00244CC4">
      <w:pPr>
        <w:pStyle w:val="TOC2"/>
        <w:tabs>
          <w:tab w:val="left" w:pos="880"/>
          <w:tab w:val="right" w:leader="dot" w:pos="9350"/>
        </w:tabs>
        <w:rPr>
          <w:ins w:id="762" w:author="Keith Oulson" w:date="2018-04-25T12:11:00Z"/>
          <w:del w:id="763" w:author="Maerdian, Steffen (Halfaker)" w:date="2018-08-23T08:11:00Z"/>
          <w:rFonts w:asciiTheme="minorHAnsi" w:eastAsiaTheme="minorEastAsia" w:hAnsiTheme="minorHAnsi" w:cstheme="minorBidi"/>
          <w:b w:val="0"/>
          <w:noProof/>
          <w:sz w:val="22"/>
          <w:szCs w:val="22"/>
        </w:rPr>
      </w:pPr>
      <w:ins w:id="764" w:author="Keith Oulson" w:date="2018-04-25T12:11:00Z">
        <w:del w:id="765"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2.8</w:delText>
          </w:r>
          <w:r w:rsidDel="00C4564D">
            <w:rPr>
              <w:rFonts w:asciiTheme="minorHAnsi" w:eastAsiaTheme="minorEastAsia" w:hAnsiTheme="minorHAnsi" w:cstheme="minorBidi"/>
              <w:b w:val="0"/>
              <w:noProof/>
              <w:sz w:val="22"/>
              <w:szCs w:val="22"/>
            </w:rPr>
            <w:tab/>
          </w:r>
          <w:r w:rsidRPr="000A7D42" w:rsidDel="00C4564D">
            <w:rPr>
              <w:rStyle w:val="Hyperlink"/>
              <w:noProof/>
            </w:rPr>
            <w:delText>Performance Requirements</w:delText>
          </w:r>
          <w:r w:rsidDel="00C4564D">
            <w:rPr>
              <w:noProof/>
              <w:webHidden/>
            </w:rPr>
            <w:tab/>
            <w:delText>12</w:delText>
          </w:r>
        </w:del>
      </w:ins>
    </w:p>
    <w:p w14:paraId="2FFCC119" w14:textId="1F9166D4" w:rsidR="00244CC4" w:rsidDel="00C4564D" w:rsidRDefault="00244CC4">
      <w:pPr>
        <w:pStyle w:val="TOC2"/>
        <w:tabs>
          <w:tab w:val="left" w:pos="880"/>
          <w:tab w:val="right" w:leader="dot" w:pos="9350"/>
        </w:tabs>
        <w:rPr>
          <w:ins w:id="766" w:author="Keith Oulson" w:date="2018-04-25T12:11:00Z"/>
          <w:del w:id="767" w:author="Maerdian, Steffen (Halfaker)" w:date="2018-08-23T08:11:00Z"/>
          <w:rFonts w:asciiTheme="minorHAnsi" w:eastAsiaTheme="minorEastAsia" w:hAnsiTheme="minorHAnsi" w:cstheme="minorBidi"/>
          <w:b w:val="0"/>
          <w:noProof/>
          <w:sz w:val="22"/>
          <w:szCs w:val="22"/>
        </w:rPr>
      </w:pPr>
      <w:ins w:id="768" w:author="Keith Oulson" w:date="2018-04-25T12:11:00Z">
        <w:del w:id="769"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2.9</w:delText>
          </w:r>
          <w:r w:rsidDel="00C4564D">
            <w:rPr>
              <w:rFonts w:asciiTheme="minorHAnsi" w:eastAsiaTheme="minorEastAsia" w:hAnsiTheme="minorHAnsi" w:cstheme="minorBidi"/>
              <w:b w:val="0"/>
              <w:noProof/>
              <w:sz w:val="22"/>
              <w:szCs w:val="22"/>
            </w:rPr>
            <w:tab/>
          </w:r>
          <w:r w:rsidRPr="000A7D42" w:rsidDel="00C4564D">
            <w:rPr>
              <w:rStyle w:val="Hyperlink"/>
              <w:noProof/>
            </w:rPr>
            <w:delText>Security</w:delText>
          </w:r>
          <w:r w:rsidDel="00C4564D">
            <w:rPr>
              <w:noProof/>
              <w:webHidden/>
            </w:rPr>
            <w:tab/>
            <w:delText>12</w:delText>
          </w:r>
        </w:del>
      </w:ins>
    </w:p>
    <w:p w14:paraId="0E88B9E5" w14:textId="31A05A57" w:rsidR="00244CC4" w:rsidDel="00C4564D" w:rsidRDefault="00244CC4">
      <w:pPr>
        <w:pStyle w:val="TOC2"/>
        <w:tabs>
          <w:tab w:val="left" w:pos="1100"/>
          <w:tab w:val="right" w:leader="dot" w:pos="9350"/>
        </w:tabs>
        <w:rPr>
          <w:ins w:id="770" w:author="Keith Oulson" w:date="2018-04-25T12:11:00Z"/>
          <w:del w:id="771" w:author="Maerdian, Steffen (Halfaker)" w:date="2018-08-23T08:11:00Z"/>
          <w:rFonts w:asciiTheme="minorHAnsi" w:eastAsiaTheme="minorEastAsia" w:hAnsiTheme="minorHAnsi" w:cstheme="minorBidi"/>
          <w:b w:val="0"/>
          <w:noProof/>
          <w:sz w:val="22"/>
          <w:szCs w:val="22"/>
        </w:rPr>
      </w:pPr>
      <w:ins w:id="772" w:author="Keith Oulson" w:date="2018-04-25T12:11:00Z">
        <w:del w:id="773"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2.10</w:delText>
          </w:r>
          <w:r w:rsidDel="00C4564D">
            <w:rPr>
              <w:rFonts w:asciiTheme="minorHAnsi" w:eastAsiaTheme="minorEastAsia" w:hAnsiTheme="minorHAnsi" w:cstheme="minorBidi"/>
              <w:b w:val="0"/>
              <w:noProof/>
              <w:sz w:val="22"/>
              <w:szCs w:val="22"/>
            </w:rPr>
            <w:tab/>
          </w:r>
          <w:r w:rsidRPr="000A7D42" w:rsidDel="00C4564D">
            <w:rPr>
              <w:rStyle w:val="Hyperlink"/>
              <w:noProof/>
            </w:rPr>
            <w:delText>Testing Requirements</w:delText>
          </w:r>
          <w:r w:rsidDel="00C4564D">
            <w:rPr>
              <w:noProof/>
              <w:webHidden/>
            </w:rPr>
            <w:tab/>
            <w:delText>12</w:delText>
          </w:r>
        </w:del>
      </w:ins>
    </w:p>
    <w:p w14:paraId="2E50498E" w14:textId="0CE746C7" w:rsidR="00244CC4" w:rsidDel="00C4564D" w:rsidRDefault="00244CC4">
      <w:pPr>
        <w:pStyle w:val="TOC3"/>
        <w:tabs>
          <w:tab w:val="left" w:pos="1320"/>
          <w:tab w:val="right" w:leader="dot" w:pos="9350"/>
        </w:tabs>
        <w:rPr>
          <w:ins w:id="774" w:author="Keith Oulson" w:date="2018-04-25T12:11:00Z"/>
          <w:del w:id="775" w:author="Maerdian, Steffen (Halfaker)" w:date="2018-08-23T08:11:00Z"/>
          <w:rFonts w:asciiTheme="minorHAnsi" w:eastAsiaTheme="minorEastAsia" w:hAnsiTheme="minorHAnsi" w:cstheme="minorBidi"/>
          <w:iCs w:val="0"/>
          <w:noProof/>
          <w:sz w:val="22"/>
          <w:szCs w:val="22"/>
        </w:rPr>
      </w:pPr>
      <w:ins w:id="776" w:author="Keith Oulson" w:date="2018-04-25T12:11:00Z">
        <w:del w:id="777" w:author="Maerdian, Steffen (Halfaker)" w:date="2018-08-23T08:11:00Z">
          <w:r w:rsidRPr="000A7D42" w:rsidDel="00C4564D">
            <w:rPr>
              <w:rStyle w:val="Hyperlink"/>
              <w:noProof/>
            </w:rPr>
            <w:delText>2.10.1</w:delText>
          </w:r>
          <w:r w:rsidDel="00C4564D">
            <w:rPr>
              <w:rFonts w:asciiTheme="minorHAnsi" w:eastAsiaTheme="minorEastAsia" w:hAnsiTheme="minorHAnsi" w:cstheme="minorBidi"/>
              <w:iCs w:val="0"/>
              <w:noProof/>
              <w:sz w:val="22"/>
              <w:szCs w:val="22"/>
            </w:rPr>
            <w:tab/>
          </w:r>
          <w:r w:rsidRPr="000A7D42" w:rsidDel="00C4564D">
            <w:rPr>
              <w:rStyle w:val="Hyperlink"/>
              <w:noProof/>
            </w:rPr>
            <w:delText>Comparison of Data</w:delText>
          </w:r>
          <w:r w:rsidDel="00C4564D">
            <w:rPr>
              <w:noProof/>
              <w:webHidden/>
            </w:rPr>
            <w:tab/>
            <w:delText>13</w:delText>
          </w:r>
        </w:del>
      </w:ins>
    </w:p>
    <w:p w14:paraId="59228B60" w14:textId="33A1B628" w:rsidR="00244CC4" w:rsidDel="00C4564D" w:rsidRDefault="00244CC4">
      <w:pPr>
        <w:pStyle w:val="TOC3"/>
        <w:tabs>
          <w:tab w:val="left" w:pos="1320"/>
          <w:tab w:val="right" w:leader="dot" w:pos="9350"/>
        </w:tabs>
        <w:rPr>
          <w:ins w:id="778" w:author="Keith Oulson" w:date="2018-04-25T12:11:00Z"/>
          <w:del w:id="779" w:author="Maerdian, Steffen (Halfaker)" w:date="2018-08-23T08:11:00Z"/>
          <w:rFonts w:asciiTheme="minorHAnsi" w:eastAsiaTheme="minorEastAsia" w:hAnsiTheme="minorHAnsi" w:cstheme="minorBidi"/>
          <w:iCs w:val="0"/>
          <w:noProof/>
          <w:sz w:val="22"/>
          <w:szCs w:val="22"/>
        </w:rPr>
      </w:pPr>
      <w:ins w:id="780" w:author="Keith Oulson" w:date="2018-04-25T12:11:00Z">
        <w:del w:id="781" w:author="Maerdian, Steffen (Halfaker)" w:date="2018-08-23T08:11:00Z">
          <w:r w:rsidRPr="000A7D42" w:rsidDel="00C4564D">
            <w:rPr>
              <w:rStyle w:val="Hyperlink"/>
              <w:noProof/>
            </w:rPr>
            <w:delText>2.10.2</w:delText>
          </w:r>
          <w:r w:rsidDel="00C4564D">
            <w:rPr>
              <w:rFonts w:asciiTheme="minorHAnsi" w:eastAsiaTheme="minorEastAsia" w:hAnsiTheme="minorHAnsi" w:cstheme="minorBidi"/>
              <w:iCs w:val="0"/>
              <w:noProof/>
              <w:sz w:val="22"/>
              <w:szCs w:val="22"/>
            </w:rPr>
            <w:tab/>
          </w:r>
          <w:r w:rsidRPr="000A7D42" w:rsidDel="00C4564D">
            <w:rPr>
              <w:rStyle w:val="Hyperlink"/>
              <w:noProof/>
            </w:rPr>
            <w:delText>Completeness</w:delText>
          </w:r>
          <w:r w:rsidDel="00C4564D">
            <w:rPr>
              <w:noProof/>
              <w:webHidden/>
            </w:rPr>
            <w:tab/>
            <w:delText>13</w:delText>
          </w:r>
        </w:del>
      </w:ins>
    </w:p>
    <w:p w14:paraId="1D49C3F5" w14:textId="1F511E1D" w:rsidR="00244CC4" w:rsidDel="00C4564D" w:rsidRDefault="00244CC4">
      <w:pPr>
        <w:pStyle w:val="TOC3"/>
        <w:tabs>
          <w:tab w:val="left" w:pos="1320"/>
          <w:tab w:val="right" w:leader="dot" w:pos="9350"/>
        </w:tabs>
        <w:rPr>
          <w:ins w:id="782" w:author="Keith Oulson" w:date="2018-04-25T12:11:00Z"/>
          <w:del w:id="783" w:author="Maerdian, Steffen (Halfaker)" w:date="2018-08-23T08:11:00Z"/>
          <w:rFonts w:asciiTheme="minorHAnsi" w:eastAsiaTheme="minorEastAsia" w:hAnsiTheme="minorHAnsi" w:cstheme="minorBidi"/>
          <w:iCs w:val="0"/>
          <w:noProof/>
          <w:sz w:val="22"/>
          <w:szCs w:val="22"/>
        </w:rPr>
      </w:pPr>
      <w:ins w:id="784" w:author="Keith Oulson" w:date="2018-04-25T12:11:00Z">
        <w:del w:id="785" w:author="Maerdian, Steffen (Halfaker)" w:date="2018-08-23T08:11:00Z">
          <w:r w:rsidRPr="000A7D42" w:rsidDel="00C4564D">
            <w:rPr>
              <w:rStyle w:val="Hyperlink"/>
              <w:noProof/>
            </w:rPr>
            <w:delText>2.10.3</w:delText>
          </w:r>
          <w:r w:rsidDel="00C4564D">
            <w:rPr>
              <w:rFonts w:asciiTheme="minorHAnsi" w:eastAsiaTheme="minorEastAsia" w:hAnsiTheme="minorHAnsi" w:cstheme="minorBidi"/>
              <w:iCs w:val="0"/>
              <w:noProof/>
              <w:sz w:val="22"/>
              <w:szCs w:val="22"/>
            </w:rPr>
            <w:tab/>
          </w:r>
          <w:r w:rsidRPr="000A7D42" w:rsidDel="00C4564D">
            <w:rPr>
              <w:rStyle w:val="Hyperlink"/>
              <w:noProof/>
            </w:rPr>
            <w:delText>Load Testing</w:delText>
          </w:r>
          <w:r w:rsidDel="00C4564D">
            <w:rPr>
              <w:noProof/>
              <w:webHidden/>
            </w:rPr>
            <w:tab/>
            <w:delText>13</w:delText>
          </w:r>
        </w:del>
      </w:ins>
    </w:p>
    <w:p w14:paraId="31EF5EED" w14:textId="00F35DD9" w:rsidR="00244CC4" w:rsidDel="00C4564D" w:rsidRDefault="00244CC4">
      <w:pPr>
        <w:pStyle w:val="TOC2"/>
        <w:tabs>
          <w:tab w:val="left" w:pos="1100"/>
          <w:tab w:val="right" w:leader="dot" w:pos="9350"/>
        </w:tabs>
        <w:rPr>
          <w:ins w:id="786" w:author="Keith Oulson" w:date="2018-04-25T12:11:00Z"/>
          <w:del w:id="787" w:author="Maerdian, Steffen (Halfaker)" w:date="2018-08-23T08:11:00Z"/>
          <w:rFonts w:asciiTheme="minorHAnsi" w:eastAsiaTheme="minorEastAsia" w:hAnsiTheme="minorHAnsi" w:cstheme="minorBidi"/>
          <w:b w:val="0"/>
          <w:noProof/>
          <w:sz w:val="22"/>
          <w:szCs w:val="22"/>
        </w:rPr>
      </w:pPr>
      <w:ins w:id="788" w:author="Keith Oulson" w:date="2018-04-25T12:11:00Z">
        <w:del w:id="789"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2.11</w:delText>
          </w:r>
          <w:r w:rsidDel="00C4564D">
            <w:rPr>
              <w:rFonts w:asciiTheme="minorHAnsi" w:eastAsiaTheme="minorEastAsia" w:hAnsiTheme="minorHAnsi" w:cstheme="minorBidi"/>
              <w:b w:val="0"/>
              <w:noProof/>
              <w:sz w:val="22"/>
              <w:szCs w:val="22"/>
            </w:rPr>
            <w:tab/>
          </w:r>
          <w:r w:rsidRPr="000A7D42" w:rsidDel="00C4564D">
            <w:rPr>
              <w:rStyle w:val="Hyperlink"/>
              <w:noProof/>
            </w:rPr>
            <w:delText>Policies and Constraints</w:delText>
          </w:r>
          <w:r w:rsidDel="00C4564D">
            <w:rPr>
              <w:noProof/>
              <w:webHidden/>
            </w:rPr>
            <w:tab/>
            <w:delText>13</w:delText>
          </w:r>
        </w:del>
      </w:ins>
    </w:p>
    <w:p w14:paraId="47198A88" w14:textId="75C8296A" w:rsidR="00244CC4" w:rsidDel="00C4564D" w:rsidRDefault="00244CC4">
      <w:pPr>
        <w:pStyle w:val="TOC3"/>
        <w:tabs>
          <w:tab w:val="left" w:pos="1320"/>
          <w:tab w:val="right" w:leader="dot" w:pos="9350"/>
        </w:tabs>
        <w:rPr>
          <w:ins w:id="790" w:author="Keith Oulson" w:date="2018-04-25T12:11:00Z"/>
          <w:del w:id="791" w:author="Maerdian, Steffen (Halfaker)" w:date="2018-08-23T08:11:00Z"/>
          <w:rFonts w:asciiTheme="minorHAnsi" w:eastAsiaTheme="minorEastAsia" w:hAnsiTheme="minorHAnsi" w:cstheme="minorBidi"/>
          <w:iCs w:val="0"/>
          <w:noProof/>
          <w:sz w:val="22"/>
          <w:szCs w:val="22"/>
        </w:rPr>
      </w:pPr>
      <w:ins w:id="792" w:author="Keith Oulson" w:date="2018-04-25T12:11:00Z">
        <w:del w:id="793" w:author="Maerdian, Steffen (Halfaker)" w:date="2018-08-23T08:11:00Z">
          <w:r w:rsidRPr="000A7D42" w:rsidDel="00C4564D">
            <w:rPr>
              <w:rStyle w:val="Hyperlink"/>
              <w:noProof/>
            </w:rPr>
            <w:delText>2.11.1</w:delText>
          </w:r>
          <w:r w:rsidDel="00C4564D">
            <w:rPr>
              <w:rFonts w:asciiTheme="minorHAnsi" w:eastAsiaTheme="minorEastAsia" w:hAnsiTheme="minorHAnsi" w:cstheme="minorBidi"/>
              <w:iCs w:val="0"/>
              <w:noProof/>
              <w:sz w:val="22"/>
              <w:szCs w:val="22"/>
            </w:rPr>
            <w:tab/>
          </w:r>
          <w:r w:rsidRPr="000A7D42" w:rsidDel="00C4564D">
            <w:rPr>
              <w:rStyle w:val="Hyperlink"/>
              <w:noProof/>
            </w:rPr>
            <w:delText>HIPAA Compliance</w:delText>
          </w:r>
          <w:r w:rsidDel="00C4564D">
            <w:rPr>
              <w:noProof/>
              <w:webHidden/>
            </w:rPr>
            <w:tab/>
            <w:delText>14</w:delText>
          </w:r>
        </w:del>
      </w:ins>
    </w:p>
    <w:p w14:paraId="39E4547B" w14:textId="10AE9A28" w:rsidR="00244CC4" w:rsidDel="00C4564D" w:rsidRDefault="00244CC4">
      <w:pPr>
        <w:pStyle w:val="TOC1"/>
        <w:tabs>
          <w:tab w:val="left" w:pos="440"/>
          <w:tab w:val="right" w:leader="dot" w:pos="9350"/>
        </w:tabs>
        <w:rPr>
          <w:ins w:id="794" w:author="Keith Oulson" w:date="2018-04-25T12:11:00Z"/>
          <w:del w:id="795" w:author="Maerdian, Steffen (Halfaker)" w:date="2018-08-23T08:11:00Z"/>
          <w:rFonts w:asciiTheme="minorHAnsi" w:eastAsiaTheme="minorEastAsia" w:hAnsiTheme="minorHAnsi" w:cstheme="minorBidi"/>
          <w:b w:val="0"/>
          <w:bCs w:val="0"/>
          <w:noProof/>
          <w:sz w:val="22"/>
          <w:szCs w:val="22"/>
        </w:rPr>
      </w:pPr>
      <w:ins w:id="796" w:author="Keith Oulson" w:date="2018-04-25T12:11:00Z">
        <w:del w:id="797" w:author="Maerdian, Steffen (Halfaker)" w:date="2018-08-23T08:11:00Z">
          <w:r w:rsidRPr="000A7D42" w:rsidDel="00C4564D">
            <w:rPr>
              <w:rStyle w:val="Hyperlink"/>
              <w:noProof/>
            </w:rPr>
            <w:delText>3</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Appendix A</w:delText>
          </w:r>
          <w:r w:rsidDel="00C4564D">
            <w:rPr>
              <w:noProof/>
              <w:webHidden/>
            </w:rPr>
            <w:tab/>
            <w:delText>15</w:delText>
          </w:r>
        </w:del>
      </w:ins>
    </w:p>
    <w:p w14:paraId="0789BAB2" w14:textId="54333F73" w:rsidR="00244CC4" w:rsidDel="00C4564D" w:rsidRDefault="00244CC4">
      <w:pPr>
        <w:pStyle w:val="TOC2"/>
        <w:tabs>
          <w:tab w:val="left" w:pos="880"/>
          <w:tab w:val="right" w:leader="dot" w:pos="9350"/>
        </w:tabs>
        <w:rPr>
          <w:ins w:id="798" w:author="Keith Oulson" w:date="2018-04-25T12:11:00Z"/>
          <w:del w:id="799" w:author="Maerdian, Steffen (Halfaker)" w:date="2018-08-23T08:11:00Z"/>
          <w:rFonts w:asciiTheme="minorHAnsi" w:eastAsiaTheme="minorEastAsia" w:hAnsiTheme="minorHAnsi" w:cstheme="minorBidi"/>
          <w:b w:val="0"/>
          <w:noProof/>
          <w:sz w:val="22"/>
          <w:szCs w:val="22"/>
        </w:rPr>
      </w:pPr>
      <w:ins w:id="800" w:author="Keith Oulson" w:date="2018-04-25T12:11:00Z">
        <w:del w:id="801"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3.1</w:delText>
          </w:r>
          <w:r w:rsidDel="00C4564D">
            <w:rPr>
              <w:rFonts w:asciiTheme="minorHAnsi" w:eastAsiaTheme="minorEastAsia" w:hAnsiTheme="minorHAnsi" w:cstheme="minorBidi"/>
              <w:b w:val="0"/>
              <w:noProof/>
              <w:sz w:val="22"/>
              <w:szCs w:val="22"/>
            </w:rPr>
            <w:tab/>
          </w:r>
          <w:r w:rsidRPr="000A7D42" w:rsidDel="00C4564D">
            <w:rPr>
              <w:rStyle w:val="Hyperlink"/>
              <w:noProof/>
            </w:rPr>
            <w:delText>Data Elements</w:delText>
          </w:r>
          <w:r w:rsidDel="00C4564D">
            <w:rPr>
              <w:noProof/>
              <w:webHidden/>
            </w:rPr>
            <w:tab/>
            <w:delText>15</w:delText>
          </w:r>
        </w:del>
      </w:ins>
    </w:p>
    <w:p w14:paraId="49CBE121" w14:textId="232726D0" w:rsidR="00244CC4" w:rsidDel="00C4564D" w:rsidRDefault="00244CC4">
      <w:pPr>
        <w:pStyle w:val="TOC2"/>
        <w:tabs>
          <w:tab w:val="left" w:pos="880"/>
          <w:tab w:val="right" w:leader="dot" w:pos="9350"/>
        </w:tabs>
        <w:rPr>
          <w:ins w:id="802" w:author="Keith Oulson" w:date="2018-04-25T12:11:00Z"/>
          <w:del w:id="803" w:author="Maerdian, Steffen (Halfaker)" w:date="2018-08-23T08:11:00Z"/>
          <w:rFonts w:asciiTheme="minorHAnsi" w:eastAsiaTheme="minorEastAsia" w:hAnsiTheme="minorHAnsi" w:cstheme="minorBidi"/>
          <w:b w:val="0"/>
          <w:noProof/>
          <w:sz w:val="22"/>
          <w:szCs w:val="22"/>
        </w:rPr>
      </w:pPr>
      <w:ins w:id="804" w:author="Keith Oulson" w:date="2018-04-25T12:11:00Z">
        <w:del w:id="805"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3.2</w:delText>
          </w:r>
          <w:r w:rsidDel="00C4564D">
            <w:rPr>
              <w:rFonts w:asciiTheme="minorHAnsi" w:eastAsiaTheme="minorEastAsia" w:hAnsiTheme="minorHAnsi" w:cstheme="minorBidi"/>
              <w:b w:val="0"/>
              <w:noProof/>
              <w:sz w:val="22"/>
              <w:szCs w:val="22"/>
            </w:rPr>
            <w:tab/>
          </w:r>
          <w:r w:rsidRPr="000A7D42" w:rsidDel="00C4564D">
            <w:rPr>
              <w:rStyle w:val="Hyperlink"/>
              <w:noProof/>
            </w:rPr>
            <w:delText>Bundle (837)</w:delText>
          </w:r>
          <w:r w:rsidDel="00C4564D">
            <w:rPr>
              <w:noProof/>
              <w:webHidden/>
            </w:rPr>
            <w:tab/>
            <w:delText>15</w:delText>
          </w:r>
        </w:del>
      </w:ins>
    </w:p>
    <w:p w14:paraId="2D889E1C" w14:textId="00F3A04B" w:rsidR="00244CC4" w:rsidDel="00C4564D" w:rsidRDefault="00244CC4">
      <w:pPr>
        <w:pStyle w:val="TOC3"/>
        <w:tabs>
          <w:tab w:val="left" w:pos="1320"/>
          <w:tab w:val="right" w:leader="dot" w:pos="9350"/>
        </w:tabs>
        <w:rPr>
          <w:ins w:id="806" w:author="Keith Oulson" w:date="2018-04-25T12:11:00Z"/>
          <w:del w:id="807" w:author="Maerdian, Steffen (Halfaker)" w:date="2018-08-23T08:11:00Z"/>
          <w:rFonts w:asciiTheme="minorHAnsi" w:eastAsiaTheme="minorEastAsia" w:hAnsiTheme="minorHAnsi" w:cstheme="minorBidi"/>
          <w:iCs w:val="0"/>
          <w:noProof/>
          <w:sz w:val="22"/>
          <w:szCs w:val="22"/>
        </w:rPr>
      </w:pPr>
      <w:ins w:id="808" w:author="Keith Oulson" w:date="2018-04-25T12:11:00Z">
        <w:del w:id="809" w:author="Maerdian, Steffen (Halfaker)" w:date="2018-08-23T08:11:00Z">
          <w:r w:rsidRPr="000A7D42" w:rsidDel="00C4564D">
            <w:rPr>
              <w:rStyle w:val="Hyperlink"/>
              <w:noProof/>
            </w:rPr>
            <w:delText>3.2.1</w:delText>
          </w:r>
          <w:r w:rsidDel="00C4564D">
            <w:rPr>
              <w:rFonts w:asciiTheme="minorHAnsi" w:eastAsiaTheme="minorEastAsia" w:hAnsiTheme="minorHAnsi" w:cstheme="minorBidi"/>
              <w:iCs w:val="0"/>
              <w:noProof/>
              <w:sz w:val="22"/>
              <w:szCs w:val="22"/>
            </w:rPr>
            <w:tab/>
          </w:r>
          <w:r w:rsidRPr="000A7D42" w:rsidDel="00C4564D">
            <w:rPr>
              <w:rStyle w:val="Hyperlink"/>
              <w:noProof/>
            </w:rPr>
            <w:delText>837 Health Care Claims Bundles</w:delText>
          </w:r>
          <w:r w:rsidDel="00C4564D">
            <w:rPr>
              <w:noProof/>
              <w:webHidden/>
            </w:rPr>
            <w:tab/>
            <w:delText>15</w:delText>
          </w:r>
        </w:del>
      </w:ins>
    </w:p>
    <w:p w14:paraId="6D2659F5" w14:textId="7600BCF1" w:rsidR="00244CC4" w:rsidDel="00C4564D" w:rsidRDefault="00244CC4">
      <w:pPr>
        <w:pStyle w:val="TOC2"/>
        <w:tabs>
          <w:tab w:val="left" w:pos="880"/>
          <w:tab w:val="right" w:leader="dot" w:pos="9350"/>
        </w:tabs>
        <w:rPr>
          <w:ins w:id="810" w:author="Keith Oulson" w:date="2018-04-25T12:11:00Z"/>
          <w:del w:id="811" w:author="Maerdian, Steffen (Halfaker)" w:date="2018-08-23T08:11:00Z"/>
          <w:rFonts w:asciiTheme="minorHAnsi" w:eastAsiaTheme="minorEastAsia" w:hAnsiTheme="minorHAnsi" w:cstheme="minorBidi"/>
          <w:b w:val="0"/>
          <w:noProof/>
          <w:sz w:val="22"/>
          <w:szCs w:val="22"/>
        </w:rPr>
      </w:pPr>
      <w:ins w:id="812" w:author="Keith Oulson" w:date="2018-04-25T12:11:00Z">
        <w:del w:id="813"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3.3</w:delText>
          </w:r>
          <w:r w:rsidDel="00C4564D">
            <w:rPr>
              <w:rFonts w:asciiTheme="minorHAnsi" w:eastAsiaTheme="minorEastAsia" w:hAnsiTheme="minorHAnsi" w:cstheme="minorBidi"/>
              <w:b w:val="0"/>
              <w:noProof/>
              <w:sz w:val="22"/>
              <w:szCs w:val="22"/>
            </w:rPr>
            <w:tab/>
          </w:r>
          <w:r w:rsidRPr="000A7D42" w:rsidDel="00C4564D">
            <w:rPr>
              <w:rStyle w:val="Hyperlink"/>
              <w:noProof/>
            </w:rPr>
            <w:delText>Resource Sections</w:delText>
          </w:r>
          <w:r w:rsidDel="00C4564D">
            <w:rPr>
              <w:noProof/>
              <w:webHidden/>
            </w:rPr>
            <w:tab/>
            <w:delText>16</w:delText>
          </w:r>
        </w:del>
      </w:ins>
    </w:p>
    <w:p w14:paraId="7355F846" w14:textId="2482CC7B" w:rsidR="00244CC4" w:rsidDel="00C4564D" w:rsidRDefault="00244CC4">
      <w:pPr>
        <w:pStyle w:val="TOC3"/>
        <w:tabs>
          <w:tab w:val="left" w:pos="1320"/>
          <w:tab w:val="right" w:leader="dot" w:pos="9350"/>
        </w:tabs>
        <w:rPr>
          <w:ins w:id="814" w:author="Keith Oulson" w:date="2018-04-25T12:11:00Z"/>
          <w:del w:id="815" w:author="Maerdian, Steffen (Halfaker)" w:date="2018-08-23T08:11:00Z"/>
          <w:rFonts w:asciiTheme="minorHAnsi" w:eastAsiaTheme="minorEastAsia" w:hAnsiTheme="minorHAnsi" w:cstheme="minorBidi"/>
          <w:iCs w:val="0"/>
          <w:noProof/>
          <w:sz w:val="22"/>
          <w:szCs w:val="22"/>
        </w:rPr>
      </w:pPr>
      <w:ins w:id="816" w:author="Keith Oulson" w:date="2018-04-25T12:11:00Z">
        <w:del w:id="817" w:author="Maerdian, Steffen (Halfaker)" w:date="2018-08-23T08:11:00Z">
          <w:r w:rsidRPr="000A7D42" w:rsidDel="00C4564D">
            <w:rPr>
              <w:rStyle w:val="Hyperlink"/>
              <w:noProof/>
            </w:rPr>
            <w:delText>3.3.1</w:delText>
          </w:r>
          <w:r w:rsidDel="00C4564D">
            <w:rPr>
              <w:rFonts w:asciiTheme="minorHAnsi" w:eastAsiaTheme="minorEastAsia" w:hAnsiTheme="minorHAnsi" w:cstheme="minorBidi"/>
              <w:iCs w:val="0"/>
              <w:noProof/>
              <w:sz w:val="22"/>
              <w:szCs w:val="22"/>
            </w:rPr>
            <w:tab/>
          </w:r>
          <w:r w:rsidRPr="000A7D42" w:rsidDel="00C4564D">
            <w:rPr>
              <w:rStyle w:val="Hyperlink"/>
              <w:noProof/>
            </w:rPr>
            <w:delText>837I Transaction Resources</w:delText>
          </w:r>
          <w:r w:rsidDel="00C4564D">
            <w:rPr>
              <w:noProof/>
              <w:webHidden/>
            </w:rPr>
            <w:tab/>
            <w:delText>16</w:delText>
          </w:r>
        </w:del>
      </w:ins>
    </w:p>
    <w:p w14:paraId="44228167" w14:textId="27DAE2FF" w:rsidR="00244CC4" w:rsidDel="00C4564D" w:rsidRDefault="00244CC4">
      <w:pPr>
        <w:pStyle w:val="TOC3"/>
        <w:tabs>
          <w:tab w:val="left" w:pos="1320"/>
          <w:tab w:val="right" w:leader="dot" w:pos="9350"/>
        </w:tabs>
        <w:rPr>
          <w:ins w:id="818" w:author="Keith Oulson" w:date="2018-04-25T12:11:00Z"/>
          <w:del w:id="819" w:author="Maerdian, Steffen (Halfaker)" w:date="2018-08-23T08:11:00Z"/>
          <w:rFonts w:asciiTheme="minorHAnsi" w:eastAsiaTheme="minorEastAsia" w:hAnsiTheme="minorHAnsi" w:cstheme="minorBidi"/>
          <w:iCs w:val="0"/>
          <w:noProof/>
          <w:sz w:val="22"/>
          <w:szCs w:val="22"/>
        </w:rPr>
      </w:pPr>
      <w:ins w:id="820" w:author="Keith Oulson" w:date="2018-04-25T12:11:00Z">
        <w:del w:id="821" w:author="Maerdian, Steffen (Halfaker)" w:date="2018-08-23T08:11:00Z">
          <w:r w:rsidRPr="000A7D42" w:rsidDel="00C4564D">
            <w:rPr>
              <w:rStyle w:val="Hyperlink"/>
              <w:noProof/>
            </w:rPr>
            <w:delText>3.3.2</w:delText>
          </w:r>
          <w:r w:rsidDel="00C4564D">
            <w:rPr>
              <w:rFonts w:asciiTheme="minorHAnsi" w:eastAsiaTheme="minorEastAsia" w:hAnsiTheme="minorHAnsi" w:cstheme="minorBidi"/>
              <w:iCs w:val="0"/>
              <w:noProof/>
              <w:sz w:val="22"/>
              <w:szCs w:val="22"/>
            </w:rPr>
            <w:tab/>
          </w:r>
          <w:r w:rsidRPr="000A7D42" w:rsidDel="00C4564D">
            <w:rPr>
              <w:rStyle w:val="Hyperlink"/>
              <w:noProof/>
            </w:rPr>
            <w:delText>837P Transaction Resources</w:delText>
          </w:r>
          <w:r w:rsidDel="00C4564D">
            <w:rPr>
              <w:noProof/>
              <w:webHidden/>
            </w:rPr>
            <w:tab/>
            <w:delText>17</w:delText>
          </w:r>
        </w:del>
      </w:ins>
    </w:p>
    <w:p w14:paraId="7ACB1C83" w14:textId="4FEF7C1B" w:rsidR="00244CC4" w:rsidDel="00C4564D" w:rsidRDefault="00244CC4">
      <w:pPr>
        <w:pStyle w:val="TOC3"/>
        <w:tabs>
          <w:tab w:val="left" w:pos="1320"/>
          <w:tab w:val="right" w:leader="dot" w:pos="9350"/>
        </w:tabs>
        <w:rPr>
          <w:ins w:id="822" w:author="Keith Oulson" w:date="2018-04-25T12:11:00Z"/>
          <w:del w:id="823" w:author="Maerdian, Steffen (Halfaker)" w:date="2018-08-23T08:11:00Z"/>
          <w:rFonts w:asciiTheme="minorHAnsi" w:eastAsiaTheme="minorEastAsia" w:hAnsiTheme="minorHAnsi" w:cstheme="minorBidi"/>
          <w:iCs w:val="0"/>
          <w:noProof/>
          <w:sz w:val="22"/>
          <w:szCs w:val="22"/>
        </w:rPr>
      </w:pPr>
      <w:ins w:id="824" w:author="Keith Oulson" w:date="2018-04-25T12:11:00Z">
        <w:del w:id="825" w:author="Maerdian, Steffen (Halfaker)" w:date="2018-08-23T08:11:00Z">
          <w:r w:rsidRPr="000A7D42" w:rsidDel="00C4564D">
            <w:rPr>
              <w:rStyle w:val="Hyperlink"/>
              <w:noProof/>
            </w:rPr>
            <w:delText>3.3.3</w:delText>
          </w:r>
          <w:r w:rsidDel="00C4564D">
            <w:rPr>
              <w:rFonts w:asciiTheme="minorHAnsi" w:eastAsiaTheme="minorEastAsia" w:hAnsiTheme="minorHAnsi" w:cstheme="minorBidi"/>
              <w:iCs w:val="0"/>
              <w:noProof/>
              <w:sz w:val="22"/>
              <w:szCs w:val="22"/>
            </w:rPr>
            <w:tab/>
          </w:r>
          <w:r w:rsidRPr="000A7D42" w:rsidDel="00C4564D">
            <w:rPr>
              <w:rStyle w:val="Hyperlink"/>
              <w:noProof/>
            </w:rPr>
            <w:delText>837D Transaction Resources</w:delText>
          </w:r>
          <w:r w:rsidDel="00C4564D">
            <w:rPr>
              <w:noProof/>
              <w:webHidden/>
            </w:rPr>
            <w:tab/>
            <w:delText>18</w:delText>
          </w:r>
        </w:del>
      </w:ins>
    </w:p>
    <w:p w14:paraId="5D11D476" w14:textId="65D53F0D" w:rsidR="00244CC4" w:rsidDel="00C4564D" w:rsidRDefault="00244CC4">
      <w:pPr>
        <w:pStyle w:val="TOC3"/>
        <w:tabs>
          <w:tab w:val="left" w:pos="1320"/>
          <w:tab w:val="right" w:leader="dot" w:pos="9350"/>
        </w:tabs>
        <w:rPr>
          <w:ins w:id="826" w:author="Keith Oulson" w:date="2018-04-25T12:11:00Z"/>
          <w:del w:id="827" w:author="Maerdian, Steffen (Halfaker)" w:date="2018-08-23T08:11:00Z"/>
          <w:rFonts w:asciiTheme="minorHAnsi" w:eastAsiaTheme="minorEastAsia" w:hAnsiTheme="minorHAnsi" w:cstheme="minorBidi"/>
          <w:iCs w:val="0"/>
          <w:noProof/>
          <w:sz w:val="22"/>
          <w:szCs w:val="22"/>
        </w:rPr>
      </w:pPr>
      <w:ins w:id="828" w:author="Keith Oulson" w:date="2018-04-25T12:11:00Z">
        <w:del w:id="829" w:author="Maerdian, Steffen (Halfaker)" w:date="2018-08-23T08:11:00Z">
          <w:r w:rsidRPr="000A7D42" w:rsidDel="00C4564D">
            <w:rPr>
              <w:rStyle w:val="Hyperlink"/>
              <w:noProof/>
            </w:rPr>
            <w:delText>3.3.4</w:delText>
          </w:r>
          <w:r w:rsidDel="00C4564D">
            <w:rPr>
              <w:rFonts w:asciiTheme="minorHAnsi" w:eastAsiaTheme="minorEastAsia" w:hAnsiTheme="minorHAnsi" w:cstheme="minorBidi"/>
              <w:iCs w:val="0"/>
              <w:noProof/>
              <w:sz w:val="22"/>
              <w:szCs w:val="22"/>
            </w:rPr>
            <w:tab/>
          </w:r>
          <w:r w:rsidRPr="000A7D42" w:rsidDel="00C4564D">
            <w:rPr>
              <w:rStyle w:val="Hyperlink"/>
              <w:noProof/>
            </w:rPr>
            <w:delText>Mapping Sheet</w:delText>
          </w:r>
          <w:r w:rsidDel="00C4564D">
            <w:rPr>
              <w:noProof/>
              <w:webHidden/>
            </w:rPr>
            <w:tab/>
            <w:delText>19</w:delText>
          </w:r>
        </w:del>
      </w:ins>
    </w:p>
    <w:p w14:paraId="10108AE9" w14:textId="2324CCB5" w:rsidR="00244CC4" w:rsidDel="00C4564D" w:rsidRDefault="00244CC4">
      <w:pPr>
        <w:pStyle w:val="TOC1"/>
        <w:tabs>
          <w:tab w:val="left" w:pos="440"/>
          <w:tab w:val="right" w:leader="dot" w:pos="9350"/>
        </w:tabs>
        <w:rPr>
          <w:ins w:id="830" w:author="Keith Oulson" w:date="2018-04-25T12:11:00Z"/>
          <w:del w:id="831" w:author="Maerdian, Steffen (Halfaker)" w:date="2018-08-23T08:11:00Z"/>
          <w:rFonts w:asciiTheme="minorHAnsi" w:eastAsiaTheme="minorEastAsia" w:hAnsiTheme="minorHAnsi" w:cstheme="minorBidi"/>
          <w:b w:val="0"/>
          <w:bCs w:val="0"/>
          <w:noProof/>
          <w:sz w:val="22"/>
          <w:szCs w:val="22"/>
        </w:rPr>
      </w:pPr>
      <w:ins w:id="832" w:author="Keith Oulson" w:date="2018-04-25T12:11:00Z">
        <w:del w:id="833" w:author="Maerdian, Steffen (Halfaker)" w:date="2018-08-23T08:11:00Z">
          <w:r w:rsidRPr="000A7D42" w:rsidDel="00C4564D">
            <w:rPr>
              <w:rStyle w:val="Hyperlink"/>
              <w:noProof/>
            </w:rPr>
            <w:delText>4</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Appendix B - TASCore Mapping Rules</w:delText>
          </w:r>
          <w:r w:rsidDel="00C4564D">
            <w:rPr>
              <w:noProof/>
              <w:webHidden/>
            </w:rPr>
            <w:tab/>
            <w:delText>19</w:delText>
          </w:r>
        </w:del>
      </w:ins>
    </w:p>
    <w:p w14:paraId="65ADD087" w14:textId="19952D90" w:rsidR="00244CC4" w:rsidDel="00C4564D" w:rsidRDefault="00244CC4">
      <w:pPr>
        <w:pStyle w:val="TOC1"/>
        <w:tabs>
          <w:tab w:val="left" w:pos="440"/>
          <w:tab w:val="right" w:leader="dot" w:pos="9350"/>
        </w:tabs>
        <w:rPr>
          <w:ins w:id="834" w:author="Keith Oulson" w:date="2018-04-25T12:11:00Z"/>
          <w:del w:id="835" w:author="Maerdian, Steffen (Halfaker)" w:date="2018-08-23T08:11:00Z"/>
          <w:rFonts w:asciiTheme="minorHAnsi" w:eastAsiaTheme="minorEastAsia" w:hAnsiTheme="minorHAnsi" w:cstheme="minorBidi"/>
          <w:b w:val="0"/>
          <w:bCs w:val="0"/>
          <w:noProof/>
          <w:sz w:val="22"/>
          <w:szCs w:val="22"/>
        </w:rPr>
      </w:pPr>
      <w:ins w:id="836" w:author="Keith Oulson" w:date="2018-04-25T12:11:00Z">
        <w:del w:id="837" w:author="Maerdian, Steffen (Halfaker)" w:date="2018-08-23T08:11:00Z">
          <w:r w:rsidRPr="000A7D42" w:rsidDel="00C4564D">
            <w:rPr>
              <w:rStyle w:val="Hyperlink"/>
              <w:noProof/>
            </w:rPr>
            <w:delText>5</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Appendix C – TASCore Default Values</w:delText>
          </w:r>
          <w:r w:rsidDel="00C4564D">
            <w:rPr>
              <w:noProof/>
              <w:webHidden/>
            </w:rPr>
            <w:tab/>
            <w:delText>19</w:delText>
          </w:r>
        </w:del>
      </w:ins>
    </w:p>
    <w:p w14:paraId="5825BA9C" w14:textId="15F55244" w:rsidR="00244CC4" w:rsidDel="00C4564D" w:rsidRDefault="00244CC4">
      <w:pPr>
        <w:pStyle w:val="TOC1"/>
        <w:tabs>
          <w:tab w:val="left" w:pos="440"/>
          <w:tab w:val="right" w:leader="dot" w:pos="9350"/>
        </w:tabs>
        <w:rPr>
          <w:ins w:id="838" w:author="Keith Oulson" w:date="2018-04-25T12:11:00Z"/>
          <w:del w:id="839" w:author="Maerdian, Steffen (Halfaker)" w:date="2018-08-23T08:11:00Z"/>
          <w:rFonts w:asciiTheme="minorHAnsi" w:eastAsiaTheme="minorEastAsia" w:hAnsiTheme="minorHAnsi" w:cstheme="minorBidi"/>
          <w:b w:val="0"/>
          <w:bCs w:val="0"/>
          <w:noProof/>
          <w:sz w:val="22"/>
          <w:szCs w:val="22"/>
        </w:rPr>
      </w:pPr>
      <w:ins w:id="840" w:author="Keith Oulson" w:date="2018-04-25T12:11:00Z">
        <w:del w:id="841" w:author="Maerdian, Steffen (Halfaker)" w:date="2018-08-23T08:11:00Z">
          <w:r w:rsidRPr="000A7D42" w:rsidDel="00C4564D">
            <w:rPr>
              <w:rStyle w:val="Hyperlink"/>
              <w:noProof/>
            </w:rPr>
            <w:delText>6</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Appendix D – FSC Mapping Rules</w:delText>
          </w:r>
          <w:r w:rsidDel="00C4564D">
            <w:rPr>
              <w:noProof/>
              <w:webHidden/>
            </w:rPr>
            <w:tab/>
            <w:delText>19</w:delText>
          </w:r>
        </w:del>
      </w:ins>
    </w:p>
    <w:p w14:paraId="3A74DE45" w14:textId="031B0D01" w:rsidR="00244CC4" w:rsidDel="00C4564D" w:rsidRDefault="00244CC4">
      <w:pPr>
        <w:pStyle w:val="TOC1"/>
        <w:tabs>
          <w:tab w:val="left" w:pos="440"/>
          <w:tab w:val="right" w:leader="dot" w:pos="9350"/>
        </w:tabs>
        <w:rPr>
          <w:ins w:id="842" w:author="Keith Oulson" w:date="2018-04-25T12:11:00Z"/>
          <w:del w:id="843" w:author="Maerdian, Steffen (Halfaker)" w:date="2018-08-23T08:11:00Z"/>
          <w:rFonts w:asciiTheme="minorHAnsi" w:eastAsiaTheme="minorEastAsia" w:hAnsiTheme="minorHAnsi" w:cstheme="minorBidi"/>
          <w:b w:val="0"/>
          <w:bCs w:val="0"/>
          <w:noProof/>
          <w:sz w:val="22"/>
          <w:szCs w:val="22"/>
        </w:rPr>
      </w:pPr>
      <w:ins w:id="844" w:author="Keith Oulson" w:date="2018-04-25T12:11:00Z">
        <w:del w:id="845" w:author="Maerdian, Steffen (Halfaker)" w:date="2018-08-23T08:11:00Z">
          <w:r w:rsidRPr="000A7D42" w:rsidDel="00C4564D">
            <w:rPr>
              <w:rStyle w:val="Hyperlink"/>
              <w:noProof/>
            </w:rPr>
            <w:delText>7</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Appendix E – FSC Default Values</w:delText>
          </w:r>
          <w:r w:rsidDel="00C4564D">
            <w:rPr>
              <w:noProof/>
              <w:webHidden/>
            </w:rPr>
            <w:tab/>
            <w:delText>19</w:delText>
          </w:r>
        </w:del>
      </w:ins>
    </w:p>
    <w:p w14:paraId="307FD09D" w14:textId="3371BBE4" w:rsidR="00244CC4" w:rsidDel="00C4564D" w:rsidRDefault="00244CC4">
      <w:pPr>
        <w:pStyle w:val="TOC1"/>
        <w:tabs>
          <w:tab w:val="left" w:pos="440"/>
          <w:tab w:val="right" w:leader="dot" w:pos="9350"/>
        </w:tabs>
        <w:rPr>
          <w:ins w:id="846" w:author="Keith Oulson" w:date="2018-04-25T12:11:00Z"/>
          <w:del w:id="847" w:author="Maerdian, Steffen (Halfaker)" w:date="2018-08-23T08:11:00Z"/>
          <w:rFonts w:asciiTheme="minorHAnsi" w:eastAsiaTheme="minorEastAsia" w:hAnsiTheme="minorHAnsi" w:cstheme="minorBidi"/>
          <w:b w:val="0"/>
          <w:bCs w:val="0"/>
          <w:noProof/>
          <w:sz w:val="22"/>
          <w:szCs w:val="22"/>
        </w:rPr>
      </w:pPr>
      <w:ins w:id="848" w:author="Keith Oulson" w:date="2018-04-25T12:11:00Z">
        <w:del w:id="849" w:author="Maerdian, Steffen (Halfaker)" w:date="2018-08-23T08:11:00Z">
          <w:r w:rsidRPr="000A7D42" w:rsidDel="00C4564D">
            <w:rPr>
              <w:rStyle w:val="Hyperlink"/>
              <w:noProof/>
            </w:rPr>
            <w:delText>8</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Glossary</w:delText>
          </w:r>
          <w:r w:rsidDel="00C4564D">
            <w:rPr>
              <w:noProof/>
              <w:webHidden/>
            </w:rPr>
            <w:tab/>
            <w:delText>19</w:delText>
          </w:r>
        </w:del>
      </w:ins>
    </w:p>
    <w:p w14:paraId="3272DED1" w14:textId="39F2AD54" w:rsidR="00244CC4" w:rsidDel="00C4564D" w:rsidRDefault="00244CC4">
      <w:pPr>
        <w:pStyle w:val="TOC1"/>
        <w:tabs>
          <w:tab w:val="left" w:pos="440"/>
          <w:tab w:val="right" w:leader="dot" w:pos="9350"/>
        </w:tabs>
        <w:rPr>
          <w:ins w:id="850" w:author="Keith Oulson" w:date="2018-04-25T12:11:00Z"/>
          <w:del w:id="851" w:author="Maerdian, Steffen (Halfaker)" w:date="2018-08-23T08:11:00Z"/>
          <w:rFonts w:asciiTheme="minorHAnsi" w:eastAsiaTheme="minorEastAsia" w:hAnsiTheme="minorHAnsi" w:cstheme="minorBidi"/>
          <w:b w:val="0"/>
          <w:bCs w:val="0"/>
          <w:noProof/>
          <w:sz w:val="22"/>
          <w:szCs w:val="22"/>
        </w:rPr>
      </w:pPr>
      <w:ins w:id="852" w:author="Keith Oulson" w:date="2018-04-25T12:11:00Z">
        <w:del w:id="853" w:author="Maerdian, Steffen (Halfaker)" w:date="2018-08-23T08:11:00Z">
          <w:r w:rsidRPr="000A7D42" w:rsidDel="00C4564D">
            <w:rPr>
              <w:rStyle w:val="Hyperlink"/>
              <w:noProof/>
            </w:rPr>
            <w:delText>9</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Attachment A – Approval Signatures</w:delText>
          </w:r>
          <w:r w:rsidDel="00C4564D">
            <w:rPr>
              <w:noProof/>
              <w:webHidden/>
            </w:rPr>
            <w:tab/>
            <w:delText>20</w:delText>
          </w:r>
        </w:del>
      </w:ins>
    </w:p>
    <w:p w14:paraId="2248CFB2" w14:textId="34DBD189" w:rsidR="002502D1" w:rsidDel="00C4564D" w:rsidRDefault="002502D1">
      <w:pPr>
        <w:pStyle w:val="TOC1"/>
        <w:tabs>
          <w:tab w:val="left" w:pos="440"/>
          <w:tab w:val="right" w:leader="dot" w:pos="9350"/>
        </w:tabs>
        <w:rPr>
          <w:del w:id="854" w:author="Maerdian, Steffen (Halfaker)" w:date="2018-08-23T08:11:00Z"/>
          <w:rFonts w:asciiTheme="minorHAnsi" w:eastAsiaTheme="minorEastAsia" w:hAnsiTheme="minorHAnsi" w:cstheme="minorBidi"/>
          <w:b w:val="0"/>
          <w:bCs w:val="0"/>
          <w:noProof/>
          <w:sz w:val="22"/>
          <w:szCs w:val="22"/>
        </w:rPr>
      </w:pPr>
      <w:del w:id="855" w:author="Maerdian, Steffen (Halfaker)" w:date="2018-08-23T08:11:00Z">
        <w:r w:rsidRPr="00AC3FB9" w:rsidDel="00C4564D">
          <w:rPr>
            <w:rPrChange w:id="856" w:author="Steffen Maerdian" w:date="2018-04-18T18:16:00Z">
              <w:rPr>
                <w:rStyle w:val="Hyperlink"/>
                <w:noProof/>
              </w:rPr>
            </w:rPrChange>
          </w:rPr>
          <w:delText>1</w:delText>
        </w:r>
        <w:r w:rsidDel="00C4564D">
          <w:rPr>
            <w:rFonts w:asciiTheme="minorHAnsi" w:eastAsiaTheme="minorEastAsia" w:hAnsiTheme="minorHAnsi" w:cstheme="minorBidi"/>
            <w:b w:val="0"/>
            <w:bCs w:val="0"/>
            <w:noProof/>
            <w:sz w:val="22"/>
            <w:szCs w:val="22"/>
          </w:rPr>
          <w:tab/>
        </w:r>
        <w:r w:rsidRPr="00AC3FB9" w:rsidDel="00C4564D">
          <w:rPr>
            <w:rPrChange w:id="857" w:author="Steffen Maerdian" w:date="2018-04-18T18:16:00Z">
              <w:rPr>
                <w:rStyle w:val="Hyperlink"/>
                <w:noProof/>
              </w:rPr>
            </w:rPrChange>
          </w:rPr>
          <w:delText>Introduction</w:delText>
        </w:r>
        <w:r w:rsidDel="00C4564D">
          <w:rPr>
            <w:noProof/>
            <w:webHidden/>
          </w:rPr>
          <w:tab/>
          <w:delText>1</w:delText>
        </w:r>
      </w:del>
    </w:p>
    <w:p w14:paraId="5E54B561" w14:textId="7EF9788E" w:rsidR="002502D1" w:rsidDel="00C4564D" w:rsidRDefault="002502D1">
      <w:pPr>
        <w:pStyle w:val="TOC2"/>
        <w:tabs>
          <w:tab w:val="left" w:pos="880"/>
          <w:tab w:val="right" w:leader="dot" w:pos="9350"/>
        </w:tabs>
        <w:rPr>
          <w:del w:id="858" w:author="Maerdian, Steffen (Halfaker)" w:date="2018-08-23T08:11:00Z"/>
          <w:rFonts w:asciiTheme="minorHAnsi" w:eastAsiaTheme="minorEastAsia" w:hAnsiTheme="minorHAnsi" w:cstheme="minorBidi"/>
          <w:b w:val="0"/>
          <w:noProof/>
          <w:sz w:val="22"/>
          <w:szCs w:val="22"/>
        </w:rPr>
      </w:pPr>
      <w:del w:id="859" w:author="Maerdian, Steffen (Halfaker)" w:date="2018-08-23T08:11:00Z">
        <w:r w:rsidRPr="00AC3FB9" w:rsidDel="00C4564D">
          <w:rPr>
            <w:rPrChange w:id="860" w:author="Steffen Maerdian" w:date="2018-04-18T18:16:00Z">
              <w:rPr>
                <w:rStyle w:val="Hyperlink"/>
                <w:noProof/>
              </w:rPr>
            </w:rPrChange>
          </w:rPr>
          <w:delText>1.1</w:delText>
        </w:r>
        <w:r w:rsidDel="00C4564D">
          <w:rPr>
            <w:rFonts w:asciiTheme="minorHAnsi" w:eastAsiaTheme="minorEastAsia" w:hAnsiTheme="minorHAnsi" w:cstheme="minorBidi"/>
            <w:b w:val="0"/>
            <w:noProof/>
            <w:sz w:val="22"/>
            <w:szCs w:val="22"/>
          </w:rPr>
          <w:tab/>
        </w:r>
        <w:r w:rsidRPr="00AC3FB9" w:rsidDel="00C4564D">
          <w:rPr>
            <w:rPrChange w:id="861" w:author="Steffen Maerdian" w:date="2018-04-18T18:16:00Z">
              <w:rPr>
                <w:rStyle w:val="Hyperlink"/>
                <w:noProof/>
              </w:rPr>
            </w:rPrChange>
          </w:rPr>
          <w:delText>Purpose</w:delText>
        </w:r>
        <w:r w:rsidDel="00C4564D">
          <w:rPr>
            <w:noProof/>
            <w:webHidden/>
          </w:rPr>
          <w:tab/>
          <w:delText>1</w:delText>
        </w:r>
      </w:del>
    </w:p>
    <w:p w14:paraId="72BF42A5" w14:textId="18668142" w:rsidR="002502D1" w:rsidDel="00C4564D" w:rsidRDefault="002502D1">
      <w:pPr>
        <w:pStyle w:val="TOC2"/>
        <w:tabs>
          <w:tab w:val="left" w:pos="880"/>
          <w:tab w:val="right" w:leader="dot" w:pos="9350"/>
        </w:tabs>
        <w:rPr>
          <w:del w:id="862" w:author="Maerdian, Steffen (Halfaker)" w:date="2018-08-23T08:11:00Z"/>
          <w:rFonts w:asciiTheme="minorHAnsi" w:eastAsiaTheme="minorEastAsia" w:hAnsiTheme="minorHAnsi" w:cstheme="minorBidi"/>
          <w:b w:val="0"/>
          <w:noProof/>
          <w:sz w:val="22"/>
          <w:szCs w:val="22"/>
        </w:rPr>
      </w:pPr>
      <w:del w:id="863" w:author="Maerdian, Steffen (Halfaker)" w:date="2018-08-23T08:11:00Z">
        <w:r w:rsidRPr="00AC3FB9" w:rsidDel="00C4564D">
          <w:rPr>
            <w:rPrChange w:id="864" w:author="Steffen Maerdian" w:date="2018-04-18T18:16:00Z">
              <w:rPr>
                <w:rStyle w:val="Hyperlink"/>
                <w:noProof/>
              </w:rPr>
            </w:rPrChange>
          </w:rPr>
          <w:delText>1.2</w:delText>
        </w:r>
        <w:r w:rsidDel="00C4564D">
          <w:rPr>
            <w:rFonts w:asciiTheme="minorHAnsi" w:eastAsiaTheme="minorEastAsia" w:hAnsiTheme="minorHAnsi" w:cstheme="minorBidi"/>
            <w:b w:val="0"/>
            <w:noProof/>
            <w:sz w:val="22"/>
            <w:szCs w:val="22"/>
          </w:rPr>
          <w:tab/>
        </w:r>
        <w:r w:rsidRPr="00AC3FB9" w:rsidDel="00C4564D">
          <w:rPr>
            <w:rPrChange w:id="865" w:author="Steffen Maerdian" w:date="2018-04-18T18:16:00Z">
              <w:rPr>
                <w:rStyle w:val="Hyperlink"/>
                <w:noProof/>
              </w:rPr>
            </w:rPrChange>
          </w:rPr>
          <w:delText>Scope</w:delText>
        </w:r>
        <w:r w:rsidDel="00C4564D">
          <w:rPr>
            <w:noProof/>
            <w:webHidden/>
          </w:rPr>
          <w:tab/>
          <w:delText>1</w:delText>
        </w:r>
      </w:del>
    </w:p>
    <w:p w14:paraId="2E6CB02D" w14:textId="489304C0" w:rsidR="002502D1" w:rsidDel="00C4564D" w:rsidRDefault="002502D1">
      <w:pPr>
        <w:pStyle w:val="TOC2"/>
        <w:tabs>
          <w:tab w:val="left" w:pos="880"/>
          <w:tab w:val="right" w:leader="dot" w:pos="9350"/>
        </w:tabs>
        <w:rPr>
          <w:del w:id="866" w:author="Maerdian, Steffen (Halfaker)" w:date="2018-08-23T08:11:00Z"/>
          <w:rFonts w:asciiTheme="minorHAnsi" w:eastAsiaTheme="minorEastAsia" w:hAnsiTheme="minorHAnsi" w:cstheme="minorBidi"/>
          <w:b w:val="0"/>
          <w:noProof/>
          <w:sz w:val="22"/>
          <w:szCs w:val="22"/>
        </w:rPr>
      </w:pPr>
      <w:del w:id="867" w:author="Maerdian, Steffen (Halfaker)" w:date="2018-08-23T08:11:00Z">
        <w:r w:rsidRPr="00AC3FB9" w:rsidDel="00C4564D">
          <w:rPr>
            <w:rPrChange w:id="868" w:author="Steffen Maerdian" w:date="2018-04-18T18:16:00Z">
              <w:rPr>
                <w:rStyle w:val="Hyperlink"/>
                <w:noProof/>
              </w:rPr>
            </w:rPrChange>
          </w:rPr>
          <w:delText>1.3</w:delText>
        </w:r>
        <w:r w:rsidDel="00C4564D">
          <w:rPr>
            <w:rFonts w:asciiTheme="minorHAnsi" w:eastAsiaTheme="minorEastAsia" w:hAnsiTheme="minorHAnsi" w:cstheme="minorBidi"/>
            <w:b w:val="0"/>
            <w:noProof/>
            <w:sz w:val="22"/>
            <w:szCs w:val="22"/>
          </w:rPr>
          <w:tab/>
        </w:r>
        <w:r w:rsidRPr="00AC3FB9" w:rsidDel="00C4564D">
          <w:rPr>
            <w:rPrChange w:id="869" w:author="Steffen Maerdian" w:date="2018-04-18T18:16:00Z">
              <w:rPr>
                <w:rStyle w:val="Hyperlink"/>
                <w:noProof/>
              </w:rPr>
            </w:rPrChange>
          </w:rPr>
          <w:delText>System Identification</w:delText>
        </w:r>
        <w:r w:rsidDel="00C4564D">
          <w:rPr>
            <w:noProof/>
            <w:webHidden/>
          </w:rPr>
          <w:tab/>
          <w:delText>1</w:delText>
        </w:r>
      </w:del>
    </w:p>
    <w:p w14:paraId="1AAF681F" w14:textId="7F711D91" w:rsidR="002502D1" w:rsidDel="00C4564D" w:rsidRDefault="002502D1">
      <w:pPr>
        <w:pStyle w:val="TOC3"/>
        <w:tabs>
          <w:tab w:val="left" w:pos="1320"/>
          <w:tab w:val="right" w:leader="dot" w:pos="9350"/>
        </w:tabs>
        <w:rPr>
          <w:del w:id="870" w:author="Maerdian, Steffen (Halfaker)" w:date="2018-08-23T08:11:00Z"/>
          <w:rFonts w:asciiTheme="minorHAnsi" w:eastAsiaTheme="minorEastAsia" w:hAnsiTheme="minorHAnsi" w:cstheme="minorBidi"/>
          <w:iCs w:val="0"/>
          <w:noProof/>
          <w:sz w:val="22"/>
          <w:szCs w:val="22"/>
        </w:rPr>
      </w:pPr>
      <w:del w:id="871" w:author="Maerdian, Steffen (Halfaker)" w:date="2018-08-23T08:11:00Z">
        <w:r w:rsidRPr="00AC3FB9" w:rsidDel="00C4564D">
          <w:rPr>
            <w:rPrChange w:id="872" w:author="Steffen Maerdian" w:date="2018-04-18T18:16:00Z">
              <w:rPr>
                <w:rStyle w:val="Hyperlink"/>
                <w:noProof/>
              </w:rPr>
            </w:rPrChange>
          </w:rPr>
          <w:delText>1.3.1</w:delText>
        </w:r>
        <w:r w:rsidDel="00C4564D">
          <w:rPr>
            <w:rFonts w:asciiTheme="minorHAnsi" w:eastAsiaTheme="minorEastAsia" w:hAnsiTheme="minorHAnsi" w:cstheme="minorBidi"/>
            <w:iCs w:val="0"/>
            <w:noProof/>
            <w:sz w:val="22"/>
            <w:szCs w:val="22"/>
          </w:rPr>
          <w:tab/>
        </w:r>
        <w:r w:rsidRPr="00AC3FB9" w:rsidDel="00C4564D">
          <w:rPr>
            <w:rPrChange w:id="873" w:author="Steffen Maerdian" w:date="2018-04-18T18:16:00Z">
              <w:rPr>
                <w:rStyle w:val="Hyperlink"/>
                <w:noProof/>
              </w:rPr>
            </w:rPrChange>
          </w:rPr>
          <w:delText>MCCF EDI TAS</w:delText>
        </w:r>
        <w:r w:rsidDel="00C4564D">
          <w:rPr>
            <w:noProof/>
            <w:webHidden/>
          </w:rPr>
          <w:tab/>
          <w:delText>1</w:delText>
        </w:r>
      </w:del>
    </w:p>
    <w:p w14:paraId="563A2276" w14:textId="425BB1D8" w:rsidR="002502D1" w:rsidDel="00C4564D" w:rsidRDefault="002502D1">
      <w:pPr>
        <w:pStyle w:val="TOC3"/>
        <w:tabs>
          <w:tab w:val="left" w:pos="1320"/>
          <w:tab w:val="right" w:leader="dot" w:pos="9350"/>
        </w:tabs>
        <w:rPr>
          <w:del w:id="874" w:author="Maerdian, Steffen (Halfaker)" w:date="2018-08-23T08:11:00Z"/>
          <w:rFonts w:asciiTheme="minorHAnsi" w:eastAsiaTheme="minorEastAsia" w:hAnsiTheme="minorHAnsi" w:cstheme="minorBidi"/>
          <w:iCs w:val="0"/>
          <w:noProof/>
          <w:sz w:val="22"/>
          <w:szCs w:val="22"/>
        </w:rPr>
      </w:pPr>
      <w:del w:id="875" w:author="Maerdian, Steffen (Halfaker)" w:date="2018-08-23T08:11:00Z">
        <w:r w:rsidRPr="00AC3FB9" w:rsidDel="00C4564D">
          <w:rPr>
            <w:rPrChange w:id="876" w:author="Steffen Maerdian" w:date="2018-04-18T18:16:00Z">
              <w:rPr>
                <w:rStyle w:val="Hyperlink"/>
                <w:noProof/>
              </w:rPr>
            </w:rPrChange>
          </w:rPr>
          <w:delText>1.3.2</w:delText>
        </w:r>
        <w:r w:rsidDel="00C4564D">
          <w:rPr>
            <w:rFonts w:asciiTheme="minorHAnsi" w:eastAsiaTheme="minorEastAsia" w:hAnsiTheme="minorHAnsi" w:cstheme="minorBidi"/>
            <w:iCs w:val="0"/>
            <w:noProof/>
            <w:sz w:val="22"/>
            <w:szCs w:val="22"/>
          </w:rPr>
          <w:tab/>
        </w:r>
        <w:r w:rsidRPr="00AC3FB9" w:rsidDel="00C4564D">
          <w:rPr>
            <w:rPrChange w:id="877" w:author="Steffen Maerdian" w:date="2018-04-18T18:16:00Z">
              <w:rPr>
                <w:rStyle w:val="Hyperlink"/>
                <w:noProof/>
              </w:rPr>
            </w:rPrChange>
          </w:rPr>
          <w:delText>FSC</w:delText>
        </w:r>
        <w:r w:rsidDel="00C4564D">
          <w:rPr>
            <w:noProof/>
            <w:webHidden/>
          </w:rPr>
          <w:tab/>
          <w:delText>2</w:delText>
        </w:r>
      </w:del>
    </w:p>
    <w:p w14:paraId="0F48E15C" w14:textId="42E3E2FF" w:rsidR="002502D1" w:rsidDel="00C4564D" w:rsidRDefault="002502D1">
      <w:pPr>
        <w:pStyle w:val="TOC2"/>
        <w:tabs>
          <w:tab w:val="left" w:pos="880"/>
          <w:tab w:val="right" w:leader="dot" w:pos="9350"/>
        </w:tabs>
        <w:rPr>
          <w:del w:id="878" w:author="Maerdian, Steffen (Halfaker)" w:date="2018-08-23T08:11:00Z"/>
          <w:rFonts w:asciiTheme="minorHAnsi" w:eastAsiaTheme="minorEastAsia" w:hAnsiTheme="minorHAnsi" w:cstheme="minorBidi"/>
          <w:b w:val="0"/>
          <w:noProof/>
          <w:sz w:val="22"/>
          <w:szCs w:val="22"/>
        </w:rPr>
      </w:pPr>
      <w:del w:id="879" w:author="Maerdian, Steffen (Halfaker)" w:date="2018-08-23T08:11:00Z">
        <w:r w:rsidRPr="00AC3FB9" w:rsidDel="00C4564D">
          <w:rPr>
            <w:rPrChange w:id="880" w:author="Steffen Maerdian" w:date="2018-04-18T18:16:00Z">
              <w:rPr>
                <w:rStyle w:val="Hyperlink"/>
                <w:noProof/>
              </w:rPr>
            </w:rPrChange>
          </w:rPr>
          <w:delText>1.4</w:delText>
        </w:r>
        <w:r w:rsidDel="00C4564D">
          <w:rPr>
            <w:rFonts w:asciiTheme="minorHAnsi" w:eastAsiaTheme="minorEastAsia" w:hAnsiTheme="minorHAnsi" w:cstheme="minorBidi"/>
            <w:b w:val="0"/>
            <w:noProof/>
            <w:sz w:val="22"/>
            <w:szCs w:val="22"/>
          </w:rPr>
          <w:tab/>
        </w:r>
        <w:r w:rsidRPr="00AC3FB9" w:rsidDel="00C4564D">
          <w:rPr>
            <w:rPrChange w:id="881" w:author="Steffen Maerdian" w:date="2018-04-18T18:16:00Z">
              <w:rPr>
                <w:rStyle w:val="Hyperlink"/>
                <w:noProof/>
              </w:rPr>
            </w:rPrChange>
          </w:rPr>
          <w:delText>Operational Agreement</w:delText>
        </w:r>
        <w:r w:rsidDel="00C4564D">
          <w:rPr>
            <w:noProof/>
            <w:webHidden/>
          </w:rPr>
          <w:tab/>
          <w:delText>2</w:delText>
        </w:r>
      </w:del>
    </w:p>
    <w:p w14:paraId="79FA4DC0" w14:textId="49217499" w:rsidR="002502D1" w:rsidDel="00C4564D" w:rsidRDefault="002502D1">
      <w:pPr>
        <w:pStyle w:val="TOC1"/>
        <w:tabs>
          <w:tab w:val="left" w:pos="440"/>
          <w:tab w:val="right" w:leader="dot" w:pos="9350"/>
        </w:tabs>
        <w:rPr>
          <w:del w:id="882" w:author="Maerdian, Steffen (Halfaker)" w:date="2018-08-23T08:11:00Z"/>
          <w:rFonts w:asciiTheme="minorHAnsi" w:eastAsiaTheme="minorEastAsia" w:hAnsiTheme="minorHAnsi" w:cstheme="minorBidi"/>
          <w:b w:val="0"/>
          <w:bCs w:val="0"/>
          <w:noProof/>
          <w:sz w:val="22"/>
          <w:szCs w:val="22"/>
        </w:rPr>
      </w:pPr>
      <w:del w:id="883" w:author="Maerdian, Steffen (Halfaker)" w:date="2018-08-23T08:11:00Z">
        <w:r w:rsidRPr="00AC3FB9" w:rsidDel="00C4564D">
          <w:rPr>
            <w:rPrChange w:id="884" w:author="Steffen Maerdian" w:date="2018-04-18T18:16:00Z">
              <w:rPr>
                <w:rStyle w:val="Hyperlink"/>
                <w:noProof/>
              </w:rPr>
            </w:rPrChange>
          </w:rPr>
          <w:delText>2</w:delText>
        </w:r>
        <w:r w:rsidDel="00C4564D">
          <w:rPr>
            <w:rFonts w:asciiTheme="minorHAnsi" w:eastAsiaTheme="minorEastAsia" w:hAnsiTheme="minorHAnsi" w:cstheme="minorBidi"/>
            <w:b w:val="0"/>
            <w:bCs w:val="0"/>
            <w:noProof/>
            <w:sz w:val="22"/>
            <w:szCs w:val="22"/>
          </w:rPr>
          <w:tab/>
        </w:r>
        <w:r w:rsidRPr="00AC3FB9" w:rsidDel="00C4564D">
          <w:rPr>
            <w:rPrChange w:id="885" w:author="Steffen Maerdian" w:date="2018-04-18T18:16:00Z">
              <w:rPr>
                <w:rStyle w:val="Hyperlink"/>
                <w:noProof/>
              </w:rPr>
            </w:rPrChange>
          </w:rPr>
          <w:delText>Interface Definition</w:delText>
        </w:r>
        <w:r w:rsidDel="00C4564D">
          <w:rPr>
            <w:noProof/>
            <w:webHidden/>
          </w:rPr>
          <w:tab/>
          <w:delText>2</w:delText>
        </w:r>
      </w:del>
    </w:p>
    <w:p w14:paraId="1285BBF5" w14:textId="330F03FE" w:rsidR="002502D1" w:rsidDel="00C4564D" w:rsidRDefault="002502D1">
      <w:pPr>
        <w:pStyle w:val="TOC2"/>
        <w:tabs>
          <w:tab w:val="left" w:pos="880"/>
          <w:tab w:val="right" w:leader="dot" w:pos="9350"/>
        </w:tabs>
        <w:rPr>
          <w:del w:id="886" w:author="Maerdian, Steffen (Halfaker)" w:date="2018-08-23T08:11:00Z"/>
          <w:rFonts w:asciiTheme="minorHAnsi" w:eastAsiaTheme="minorEastAsia" w:hAnsiTheme="minorHAnsi" w:cstheme="minorBidi"/>
          <w:b w:val="0"/>
          <w:noProof/>
          <w:sz w:val="22"/>
          <w:szCs w:val="22"/>
        </w:rPr>
      </w:pPr>
      <w:del w:id="887" w:author="Maerdian, Steffen (Halfaker)" w:date="2018-08-23T08:11:00Z">
        <w:r w:rsidRPr="00AC3FB9" w:rsidDel="00C4564D">
          <w:rPr>
            <w:rPrChange w:id="888" w:author="Steffen Maerdian" w:date="2018-04-18T18:16:00Z">
              <w:rPr>
                <w:rStyle w:val="Hyperlink"/>
                <w:noProof/>
              </w:rPr>
            </w:rPrChange>
          </w:rPr>
          <w:delText>2.1</w:delText>
        </w:r>
        <w:r w:rsidDel="00C4564D">
          <w:rPr>
            <w:rFonts w:asciiTheme="minorHAnsi" w:eastAsiaTheme="minorEastAsia" w:hAnsiTheme="minorHAnsi" w:cstheme="minorBidi"/>
            <w:b w:val="0"/>
            <w:noProof/>
            <w:sz w:val="22"/>
            <w:szCs w:val="22"/>
          </w:rPr>
          <w:tab/>
        </w:r>
        <w:r w:rsidRPr="00AC3FB9" w:rsidDel="00C4564D">
          <w:rPr>
            <w:rPrChange w:id="889" w:author="Steffen Maerdian" w:date="2018-04-18T18:16:00Z">
              <w:rPr>
                <w:rStyle w:val="Hyperlink"/>
                <w:noProof/>
              </w:rPr>
            </w:rPrChange>
          </w:rPr>
          <w:delText>System Overview</w:delText>
        </w:r>
        <w:r w:rsidDel="00C4564D">
          <w:rPr>
            <w:noProof/>
            <w:webHidden/>
          </w:rPr>
          <w:tab/>
          <w:delText>3</w:delText>
        </w:r>
      </w:del>
    </w:p>
    <w:p w14:paraId="2F886D90" w14:textId="478FED4B" w:rsidR="002502D1" w:rsidDel="00C4564D" w:rsidRDefault="002502D1">
      <w:pPr>
        <w:pStyle w:val="TOC3"/>
        <w:tabs>
          <w:tab w:val="left" w:pos="1320"/>
          <w:tab w:val="right" w:leader="dot" w:pos="9350"/>
        </w:tabs>
        <w:rPr>
          <w:del w:id="890" w:author="Maerdian, Steffen (Halfaker)" w:date="2018-08-23T08:11:00Z"/>
          <w:rFonts w:asciiTheme="minorHAnsi" w:eastAsiaTheme="minorEastAsia" w:hAnsiTheme="minorHAnsi" w:cstheme="minorBidi"/>
          <w:iCs w:val="0"/>
          <w:noProof/>
          <w:sz w:val="22"/>
          <w:szCs w:val="22"/>
        </w:rPr>
      </w:pPr>
      <w:del w:id="891" w:author="Maerdian, Steffen (Halfaker)" w:date="2018-08-23T08:11:00Z">
        <w:r w:rsidRPr="00AC3FB9" w:rsidDel="00C4564D">
          <w:rPr>
            <w:rPrChange w:id="892" w:author="Steffen Maerdian" w:date="2018-04-18T18:16:00Z">
              <w:rPr>
                <w:rStyle w:val="Hyperlink"/>
                <w:noProof/>
              </w:rPr>
            </w:rPrChange>
          </w:rPr>
          <w:delText>2.1.1</w:delText>
        </w:r>
        <w:r w:rsidDel="00C4564D">
          <w:rPr>
            <w:rFonts w:asciiTheme="minorHAnsi" w:eastAsiaTheme="minorEastAsia" w:hAnsiTheme="minorHAnsi" w:cstheme="minorBidi"/>
            <w:iCs w:val="0"/>
            <w:noProof/>
            <w:sz w:val="22"/>
            <w:szCs w:val="22"/>
          </w:rPr>
          <w:tab/>
        </w:r>
        <w:r w:rsidRPr="00AC3FB9" w:rsidDel="00C4564D">
          <w:rPr>
            <w:rPrChange w:id="893" w:author="Steffen Maerdian" w:date="2018-04-18T18:16:00Z">
              <w:rPr>
                <w:rStyle w:val="Hyperlink"/>
                <w:noProof/>
              </w:rPr>
            </w:rPrChange>
          </w:rPr>
          <w:delText>Overview Diagram</w:delText>
        </w:r>
        <w:r w:rsidDel="00C4564D">
          <w:rPr>
            <w:noProof/>
            <w:webHidden/>
          </w:rPr>
          <w:tab/>
          <w:delText>3</w:delText>
        </w:r>
      </w:del>
    </w:p>
    <w:p w14:paraId="1FDFF2B3" w14:textId="6E558360" w:rsidR="002502D1" w:rsidDel="00C4564D" w:rsidRDefault="002502D1">
      <w:pPr>
        <w:pStyle w:val="TOC2"/>
        <w:tabs>
          <w:tab w:val="left" w:pos="880"/>
          <w:tab w:val="right" w:leader="dot" w:pos="9350"/>
        </w:tabs>
        <w:rPr>
          <w:del w:id="894" w:author="Maerdian, Steffen (Halfaker)" w:date="2018-08-23T08:11:00Z"/>
          <w:rFonts w:asciiTheme="minorHAnsi" w:eastAsiaTheme="minorEastAsia" w:hAnsiTheme="minorHAnsi" w:cstheme="minorBidi"/>
          <w:b w:val="0"/>
          <w:noProof/>
          <w:sz w:val="22"/>
          <w:szCs w:val="22"/>
        </w:rPr>
      </w:pPr>
      <w:del w:id="895" w:author="Maerdian, Steffen (Halfaker)" w:date="2018-08-23T08:11:00Z">
        <w:r w:rsidRPr="00AC3FB9" w:rsidDel="00C4564D">
          <w:rPr>
            <w:rPrChange w:id="896" w:author="Steffen Maerdian" w:date="2018-04-18T18:16:00Z">
              <w:rPr>
                <w:rStyle w:val="Hyperlink"/>
                <w:noProof/>
              </w:rPr>
            </w:rPrChange>
          </w:rPr>
          <w:delText>2.2</w:delText>
        </w:r>
        <w:r w:rsidDel="00C4564D">
          <w:rPr>
            <w:rFonts w:asciiTheme="minorHAnsi" w:eastAsiaTheme="minorEastAsia" w:hAnsiTheme="minorHAnsi" w:cstheme="minorBidi"/>
            <w:b w:val="0"/>
            <w:noProof/>
            <w:sz w:val="22"/>
            <w:szCs w:val="22"/>
          </w:rPr>
          <w:tab/>
        </w:r>
        <w:r w:rsidRPr="00AC3FB9" w:rsidDel="00C4564D">
          <w:rPr>
            <w:rPrChange w:id="897" w:author="Steffen Maerdian" w:date="2018-04-18T18:16:00Z">
              <w:rPr>
                <w:rStyle w:val="Hyperlink"/>
                <w:noProof/>
              </w:rPr>
            </w:rPrChange>
          </w:rPr>
          <w:delText>Interface Overview</w:delText>
        </w:r>
        <w:r w:rsidDel="00C4564D">
          <w:rPr>
            <w:noProof/>
            <w:webHidden/>
          </w:rPr>
          <w:tab/>
          <w:delText>5</w:delText>
        </w:r>
      </w:del>
    </w:p>
    <w:p w14:paraId="6D6E7825" w14:textId="361AAEA0" w:rsidR="002502D1" w:rsidDel="00C4564D" w:rsidRDefault="002502D1">
      <w:pPr>
        <w:pStyle w:val="TOC3"/>
        <w:tabs>
          <w:tab w:val="left" w:pos="1320"/>
          <w:tab w:val="right" w:leader="dot" w:pos="9350"/>
        </w:tabs>
        <w:rPr>
          <w:del w:id="898" w:author="Maerdian, Steffen (Halfaker)" w:date="2018-08-23T08:11:00Z"/>
          <w:rFonts w:asciiTheme="minorHAnsi" w:eastAsiaTheme="minorEastAsia" w:hAnsiTheme="minorHAnsi" w:cstheme="minorBidi"/>
          <w:iCs w:val="0"/>
          <w:noProof/>
          <w:sz w:val="22"/>
          <w:szCs w:val="22"/>
        </w:rPr>
      </w:pPr>
      <w:del w:id="899" w:author="Maerdian, Steffen (Halfaker)" w:date="2018-08-23T08:11:00Z">
        <w:r w:rsidRPr="00AC3FB9" w:rsidDel="00C4564D">
          <w:rPr>
            <w:rPrChange w:id="900" w:author="Steffen Maerdian" w:date="2018-04-18T18:16:00Z">
              <w:rPr>
                <w:rStyle w:val="Hyperlink"/>
                <w:noProof/>
              </w:rPr>
            </w:rPrChange>
          </w:rPr>
          <w:delText>2.2.1</w:delText>
        </w:r>
        <w:r w:rsidDel="00C4564D">
          <w:rPr>
            <w:rFonts w:asciiTheme="minorHAnsi" w:eastAsiaTheme="minorEastAsia" w:hAnsiTheme="minorHAnsi" w:cstheme="minorBidi"/>
            <w:iCs w:val="0"/>
            <w:noProof/>
            <w:sz w:val="22"/>
            <w:szCs w:val="22"/>
          </w:rPr>
          <w:tab/>
        </w:r>
        <w:r w:rsidRPr="00AC3FB9" w:rsidDel="00C4564D">
          <w:rPr>
            <w:rPrChange w:id="901" w:author="Steffen Maerdian" w:date="2018-04-18T18:16:00Z">
              <w:rPr>
                <w:rStyle w:val="Hyperlink"/>
                <w:noProof/>
              </w:rPr>
            </w:rPrChange>
          </w:rPr>
          <w:delText>Connectivity between the systems</w:delText>
        </w:r>
        <w:r w:rsidDel="00C4564D">
          <w:rPr>
            <w:noProof/>
            <w:webHidden/>
          </w:rPr>
          <w:tab/>
          <w:delText>5</w:delText>
        </w:r>
      </w:del>
    </w:p>
    <w:p w14:paraId="42040958" w14:textId="2C49F896" w:rsidR="002502D1" w:rsidDel="00C4564D" w:rsidRDefault="002502D1">
      <w:pPr>
        <w:pStyle w:val="TOC2"/>
        <w:tabs>
          <w:tab w:val="left" w:pos="880"/>
          <w:tab w:val="right" w:leader="dot" w:pos="9350"/>
        </w:tabs>
        <w:rPr>
          <w:del w:id="902" w:author="Maerdian, Steffen (Halfaker)" w:date="2018-08-23T08:11:00Z"/>
          <w:rFonts w:asciiTheme="minorHAnsi" w:eastAsiaTheme="minorEastAsia" w:hAnsiTheme="minorHAnsi" w:cstheme="minorBidi"/>
          <w:b w:val="0"/>
          <w:noProof/>
          <w:sz w:val="22"/>
          <w:szCs w:val="22"/>
        </w:rPr>
      </w:pPr>
      <w:del w:id="903" w:author="Maerdian, Steffen (Halfaker)" w:date="2018-08-23T08:11:00Z">
        <w:r w:rsidRPr="00AC3FB9" w:rsidDel="00C4564D">
          <w:rPr>
            <w:rPrChange w:id="904" w:author="Steffen Maerdian" w:date="2018-04-18T18:16:00Z">
              <w:rPr>
                <w:rStyle w:val="Hyperlink"/>
                <w:noProof/>
              </w:rPr>
            </w:rPrChange>
          </w:rPr>
          <w:delText>2.3</w:delText>
        </w:r>
        <w:r w:rsidDel="00C4564D">
          <w:rPr>
            <w:rFonts w:asciiTheme="minorHAnsi" w:eastAsiaTheme="minorEastAsia" w:hAnsiTheme="minorHAnsi" w:cstheme="minorBidi"/>
            <w:b w:val="0"/>
            <w:noProof/>
            <w:sz w:val="22"/>
            <w:szCs w:val="22"/>
          </w:rPr>
          <w:tab/>
        </w:r>
        <w:r w:rsidRPr="00AC3FB9" w:rsidDel="00C4564D">
          <w:rPr>
            <w:rPrChange w:id="905" w:author="Steffen Maerdian" w:date="2018-04-18T18:16:00Z">
              <w:rPr>
                <w:rStyle w:val="Hyperlink"/>
                <w:noProof/>
              </w:rPr>
            </w:rPrChange>
          </w:rPr>
          <w:delText>Operations</w:delText>
        </w:r>
        <w:r w:rsidDel="00C4564D">
          <w:rPr>
            <w:noProof/>
            <w:webHidden/>
          </w:rPr>
          <w:tab/>
          <w:delText>6</w:delText>
        </w:r>
      </w:del>
    </w:p>
    <w:p w14:paraId="2FE75002" w14:textId="4BC674B9" w:rsidR="002502D1" w:rsidDel="00C4564D" w:rsidRDefault="002502D1">
      <w:pPr>
        <w:pStyle w:val="TOC3"/>
        <w:tabs>
          <w:tab w:val="left" w:pos="1320"/>
          <w:tab w:val="right" w:leader="dot" w:pos="9350"/>
        </w:tabs>
        <w:rPr>
          <w:del w:id="906" w:author="Maerdian, Steffen (Halfaker)" w:date="2018-08-23T08:11:00Z"/>
          <w:rFonts w:asciiTheme="minorHAnsi" w:eastAsiaTheme="minorEastAsia" w:hAnsiTheme="minorHAnsi" w:cstheme="minorBidi"/>
          <w:iCs w:val="0"/>
          <w:noProof/>
          <w:sz w:val="22"/>
          <w:szCs w:val="22"/>
        </w:rPr>
      </w:pPr>
      <w:del w:id="907" w:author="Maerdian, Steffen (Halfaker)" w:date="2018-08-23T08:11:00Z">
        <w:r w:rsidRPr="00AC3FB9" w:rsidDel="00C4564D">
          <w:rPr>
            <w:rPrChange w:id="908" w:author="Steffen Maerdian" w:date="2018-04-18T18:16:00Z">
              <w:rPr>
                <w:rStyle w:val="Hyperlink"/>
                <w:noProof/>
              </w:rPr>
            </w:rPrChange>
          </w:rPr>
          <w:delText>2.3.1</w:delText>
        </w:r>
        <w:r w:rsidDel="00C4564D">
          <w:rPr>
            <w:rFonts w:asciiTheme="minorHAnsi" w:eastAsiaTheme="minorEastAsia" w:hAnsiTheme="minorHAnsi" w:cstheme="minorBidi"/>
            <w:iCs w:val="0"/>
            <w:noProof/>
            <w:sz w:val="22"/>
            <w:szCs w:val="22"/>
          </w:rPr>
          <w:tab/>
        </w:r>
        <w:r w:rsidRPr="00AC3FB9" w:rsidDel="00C4564D">
          <w:rPr>
            <w:rPrChange w:id="909" w:author="Steffen Maerdian" w:date="2018-04-18T18:16:00Z">
              <w:rPr>
                <w:rStyle w:val="Hyperlink"/>
                <w:noProof/>
              </w:rPr>
            </w:rPrChange>
          </w:rPr>
          <w:delText>Data Extraction</w:delText>
        </w:r>
        <w:r w:rsidDel="00C4564D">
          <w:rPr>
            <w:noProof/>
            <w:webHidden/>
          </w:rPr>
          <w:tab/>
          <w:delText>6</w:delText>
        </w:r>
      </w:del>
    </w:p>
    <w:p w14:paraId="57F52ACD" w14:textId="603F8B50" w:rsidR="002502D1" w:rsidDel="00C4564D" w:rsidRDefault="002502D1">
      <w:pPr>
        <w:pStyle w:val="TOC3"/>
        <w:tabs>
          <w:tab w:val="left" w:pos="1320"/>
          <w:tab w:val="right" w:leader="dot" w:pos="9350"/>
        </w:tabs>
        <w:rPr>
          <w:del w:id="910" w:author="Maerdian, Steffen (Halfaker)" w:date="2018-08-23T08:11:00Z"/>
          <w:rFonts w:asciiTheme="minorHAnsi" w:eastAsiaTheme="minorEastAsia" w:hAnsiTheme="minorHAnsi" w:cstheme="minorBidi"/>
          <w:iCs w:val="0"/>
          <w:noProof/>
          <w:sz w:val="22"/>
          <w:szCs w:val="22"/>
        </w:rPr>
      </w:pPr>
      <w:del w:id="911" w:author="Maerdian, Steffen (Halfaker)" w:date="2018-08-23T08:11:00Z">
        <w:r w:rsidRPr="00AC3FB9" w:rsidDel="00C4564D">
          <w:rPr>
            <w:rPrChange w:id="912" w:author="Steffen Maerdian" w:date="2018-04-18T18:16:00Z">
              <w:rPr>
                <w:rStyle w:val="Hyperlink"/>
                <w:noProof/>
              </w:rPr>
            </w:rPrChange>
          </w:rPr>
          <w:delText>2.3.2</w:delText>
        </w:r>
        <w:r w:rsidDel="00C4564D">
          <w:rPr>
            <w:rFonts w:asciiTheme="minorHAnsi" w:eastAsiaTheme="minorEastAsia" w:hAnsiTheme="minorHAnsi" w:cstheme="minorBidi"/>
            <w:iCs w:val="0"/>
            <w:noProof/>
            <w:sz w:val="22"/>
            <w:szCs w:val="22"/>
          </w:rPr>
          <w:tab/>
        </w:r>
        <w:r w:rsidRPr="00AC3FB9" w:rsidDel="00C4564D">
          <w:rPr>
            <w:rPrChange w:id="913" w:author="Steffen Maerdian" w:date="2018-04-18T18:16:00Z">
              <w:rPr>
                <w:rStyle w:val="Hyperlink"/>
                <w:noProof/>
              </w:rPr>
            </w:rPrChange>
          </w:rPr>
          <w:delText>Data Transformation</w:delText>
        </w:r>
        <w:r w:rsidDel="00C4564D">
          <w:rPr>
            <w:noProof/>
            <w:webHidden/>
          </w:rPr>
          <w:tab/>
          <w:delText>6</w:delText>
        </w:r>
      </w:del>
    </w:p>
    <w:p w14:paraId="7377DEA6" w14:textId="514D4249" w:rsidR="002502D1" w:rsidDel="00C4564D" w:rsidRDefault="002502D1">
      <w:pPr>
        <w:pStyle w:val="TOC3"/>
        <w:tabs>
          <w:tab w:val="left" w:pos="1320"/>
          <w:tab w:val="right" w:leader="dot" w:pos="9350"/>
        </w:tabs>
        <w:rPr>
          <w:del w:id="914" w:author="Maerdian, Steffen (Halfaker)" w:date="2018-08-23T08:11:00Z"/>
          <w:rFonts w:asciiTheme="minorHAnsi" w:eastAsiaTheme="minorEastAsia" w:hAnsiTheme="minorHAnsi" w:cstheme="minorBidi"/>
          <w:iCs w:val="0"/>
          <w:noProof/>
          <w:sz w:val="22"/>
          <w:szCs w:val="22"/>
        </w:rPr>
      </w:pPr>
      <w:del w:id="915" w:author="Maerdian, Steffen (Halfaker)" w:date="2018-08-23T08:11:00Z">
        <w:r w:rsidRPr="00AC3FB9" w:rsidDel="00C4564D">
          <w:rPr>
            <w:rPrChange w:id="916" w:author="Steffen Maerdian" w:date="2018-04-18T18:16:00Z">
              <w:rPr>
                <w:rStyle w:val="Hyperlink"/>
                <w:noProof/>
              </w:rPr>
            </w:rPrChange>
          </w:rPr>
          <w:delText>2.3.3</w:delText>
        </w:r>
        <w:r w:rsidDel="00C4564D">
          <w:rPr>
            <w:rFonts w:asciiTheme="minorHAnsi" w:eastAsiaTheme="minorEastAsia" w:hAnsiTheme="minorHAnsi" w:cstheme="minorBidi"/>
            <w:iCs w:val="0"/>
            <w:noProof/>
            <w:sz w:val="22"/>
            <w:szCs w:val="22"/>
          </w:rPr>
          <w:tab/>
        </w:r>
        <w:r w:rsidRPr="00AC3FB9" w:rsidDel="00C4564D">
          <w:rPr>
            <w:rPrChange w:id="917" w:author="Steffen Maerdian" w:date="2018-04-18T18:16:00Z">
              <w:rPr>
                <w:rStyle w:val="Hyperlink"/>
                <w:noProof/>
              </w:rPr>
            </w:rPrChange>
          </w:rPr>
          <w:delText>Sending/Receiving</w:delText>
        </w:r>
        <w:r w:rsidDel="00C4564D">
          <w:rPr>
            <w:noProof/>
            <w:webHidden/>
          </w:rPr>
          <w:tab/>
          <w:delText>6</w:delText>
        </w:r>
      </w:del>
    </w:p>
    <w:p w14:paraId="58A580E3" w14:textId="474996CA" w:rsidR="002502D1" w:rsidDel="00C4564D" w:rsidRDefault="002502D1">
      <w:pPr>
        <w:pStyle w:val="TOC2"/>
        <w:tabs>
          <w:tab w:val="left" w:pos="880"/>
          <w:tab w:val="right" w:leader="dot" w:pos="9350"/>
        </w:tabs>
        <w:rPr>
          <w:del w:id="918" w:author="Maerdian, Steffen (Halfaker)" w:date="2018-08-23T08:11:00Z"/>
          <w:rFonts w:asciiTheme="minorHAnsi" w:eastAsiaTheme="minorEastAsia" w:hAnsiTheme="minorHAnsi" w:cstheme="minorBidi"/>
          <w:b w:val="0"/>
          <w:noProof/>
          <w:sz w:val="22"/>
          <w:szCs w:val="22"/>
        </w:rPr>
      </w:pPr>
      <w:del w:id="919" w:author="Maerdian, Steffen (Halfaker)" w:date="2018-08-23T08:11:00Z">
        <w:r w:rsidRPr="00AC3FB9" w:rsidDel="00C4564D">
          <w:rPr>
            <w:rPrChange w:id="920" w:author="Steffen Maerdian" w:date="2018-04-18T18:16:00Z">
              <w:rPr>
                <w:rStyle w:val="Hyperlink"/>
                <w:noProof/>
              </w:rPr>
            </w:rPrChange>
          </w:rPr>
          <w:delText>2.4</w:delText>
        </w:r>
        <w:r w:rsidDel="00C4564D">
          <w:rPr>
            <w:rFonts w:asciiTheme="minorHAnsi" w:eastAsiaTheme="minorEastAsia" w:hAnsiTheme="minorHAnsi" w:cstheme="minorBidi"/>
            <w:b w:val="0"/>
            <w:noProof/>
            <w:sz w:val="22"/>
            <w:szCs w:val="22"/>
          </w:rPr>
          <w:tab/>
        </w:r>
        <w:r w:rsidRPr="00AC3FB9" w:rsidDel="00C4564D">
          <w:rPr>
            <w:rPrChange w:id="921" w:author="Steffen Maerdian" w:date="2018-04-18T18:16:00Z">
              <w:rPr>
                <w:rStyle w:val="Hyperlink"/>
                <w:noProof/>
              </w:rPr>
            </w:rPrChange>
          </w:rPr>
          <w:delText>Data Transfer</w:delText>
        </w:r>
        <w:r w:rsidDel="00C4564D">
          <w:rPr>
            <w:noProof/>
            <w:webHidden/>
          </w:rPr>
          <w:tab/>
          <w:delText>6</w:delText>
        </w:r>
      </w:del>
    </w:p>
    <w:p w14:paraId="604E6499" w14:textId="30042D12" w:rsidR="002502D1" w:rsidDel="00C4564D" w:rsidRDefault="002502D1">
      <w:pPr>
        <w:pStyle w:val="TOC2"/>
        <w:tabs>
          <w:tab w:val="left" w:pos="880"/>
          <w:tab w:val="right" w:leader="dot" w:pos="9350"/>
        </w:tabs>
        <w:rPr>
          <w:del w:id="922" w:author="Maerdian, Steffen (Halfaker)" w:date="2018-08-23T08:11:00Z"/>
          <w:rFonts w:asciiTheme="minorHAnsi" w:eastAsiaTheme="minorEastAsia" w:hAnsiTheme="minorHAnsi" w:cstheme="minorBidi"/>
          <w:b w:val="0"/>
          <w:noProof/>
          <w:sz w:val="22"/>
          <w:szCs w:val="22"/>
        </w:rPr>
      </w:pPr>
      <w:del w:id="923" w:author="Maerdian, Steffen (Halfaker)" w:date="2018-08-23T08:11:00Z">
        <w:r w:rsidRPr="00AC3FB9" w:rsidDel="00C4564D">
          <w:rPr>
            <w:rPrChange w:id="924" w:author="Steffen Maerdian" w:date="2018-04-18T18:16:00Z">
              <w:rPr>
                <w:rStyle w:val="Hyperlink"/>
                <w:noProof/>
              </w:rPr>
            </w:rPrChange>
          </w:rPr>
          <w:delText>2.5</w:delText>
        </w:r>
        <w:r w:rsidDel="00C4564D">
          <w:rPr>
            <w:rFonts w:asciiTheme="minorHAnsi" w:eastAsiaTheme="minorEastAsia" w:hAnsiTheme="minorHAnsi" w:cstheme="minorBidi"/>
            <w:b w:val="0"/>
            <w:noProof/>
            <w:sz w:val="22"/>
            <w:szCs w:val="22"/>
          </w:rPr>
          <w:tab/>
        </w:r>
        <w:r w:rsidRPr="00AC3FB9" w:rsidDel="00C4564D">
          <w:rPr>
            <w:rPrChange w:id="925" w:author="Steffen Maerdian" w:date="2018-04-18T18:16:00Z">
              <w:rPr>
                <w:rStyle w:val="Hyperlink"/>
                <w:noProof/>
              </w:rPr>
            </w:rPrChange>
          </w:rPr>
          <w:delText>Transaction Types</w:delText>
        </w:r>
        <w:r w:rsidDel="00C4564D">
          <w:rPr>
            <w:noProof/>
            <w:webHidden/>
          </w:rPr>
          <w:tab/>
          <w:delText>6</w:delText>
        </w:r>
      </w:del>
    </w:p>
    <w:p w14:paraId="3A761D25" w14:textId="3D25F812" w:rsidR="002502D1" w:rsidDel="00C4564D" w:rsidRDefault="002502D1">
      <w:pPr>
        <w:pStyle w:val="TOC2"/>
        <w:tabs>
          <w:tab w:val="left" w:pos="880"/>
          <w:tab w:val="right" w:leader="dot" w:pos="9350"/>
        </w:tabs>
        <w:rPr>
          <w:del w:id="926" w:author="Maerdian, Steffen (Halfaker)" w:date="2018-08-23T08:11:00Z"/>
          <w:rFonts w:asciiTheme="minorHAnsi" w:eastAsiaTheme="minorEastAsia" w:hAnsiTheme="minorHAnsi" w:cstheme="minorBidi"/>
          <w:b w:val="0"/>
          <w:noProof/>
          <w:sz w:val="22"/>
          <w:szCs w:val="22"/>
        </w:rPr>
      </w:pPr>
      <w:del w:id="927" w:author="Maerdian, Steffen (Halfaker)" w:date="2018-08-23T08:11:00Z">
        <w:r w:rsidRPr="00AC3FB9" w:rsidDel="00C4564D">
          <w:rPr>
            <w:rPrChange w:id="928" w:author="Steffen Maerdian" w:date="2018-04-18T18:16:00Z">
              <w:rPr>
                <w:rStyle w:val="Hyperlink"/>
                <w:noProof/>
              </w:rPr>
            </w:rPrChange>
          </w:rPr>
          <w:delText>2.6</w:delText>
        </w:r>
        <w:r w:rsidDel="00C4564D">
          <w:rPr>
            <w:rFonts w:asciiTheme="minorHAnsi" w:eastAsiaTheme="minorEastAsia" w:hAnsiTheme="minorHAnsi" w:cstheme="minorBidi"/>
            <w:b w:val="0"/>
            <w:noProof/>
            <w:sz w:val="22"/>
            <w:szCs w:val="22"/>
          </w:rPr>
          <w:tab/>
        </w:r>
        <w:r w:rsidRPr="00AC3FB9" w:rsidDel="00C4564D">
          <w:rPr>
            <w:rPrChange w:id="929" w:author="Steffen Maerdian" w:date="2018-04-18T18:16:00Z">
              <w:rPr>
                <w:rStyle w:val="Hyperlink"/>
                <w:noProof/>
              </w:rPr>
            </w:rPrChange>
          </w:rPr>
          <w:delText>Data Exchanges</w:delText>
        </w:r>
        <w:r w:rsidDel="00C4564D">
          <w:rPr>
            <w:noProof/>
            <w:webHidden/>
          </w:rPr>
          <w:tab/>
          <w:delText>6</w:delText>
        </w:r>
      </w:del>
    </w:p>
    <w:p w14:paraId="6048ECEE" w14:textId="3094C982" w:rsidR="002502D1" w:rsidDel="00C4564D" w:rsidRDefault="002502D1">
      <w:pPr>
        <w:pStyle w:val="TOC3"/>
        <w:tabs>
          <w:tab w:val="left" w:pos="1320"/>
          <w:tab w:val="right" w:leader="dot" w:pos="9350"/>
        </w:tabs>
        <w:rPr>
          <w:del w:id="930" w:author="Maerdian, Steffen (Halfaker)" w:date="2018-08-23T08:11:00Z"/>
          <w:rFonts w:asciiTheme="minorHAnsi" w:eastAsiaTheme="minorEastAsia" w:hAnsiTheme="minorHAnsi" w:cstheme="minorBidi"/>
          <w:iCs w:val="0"/>
          <w:noProof/>
          <w:sz w:val="22"/>
          <w:szCs w:val="22"/>
        </w:rPr>
      </w:pPr>
      <w:del w:id="931" w:author="Maerdian, Steffen (Halfaker)" w:date="2018-08-23T08:11:00Z">
        <w:r w:rsidRPr="00AC3FB9" w:rsidDel="00C4564D">
          <w:rPr>
            <w:rPrChange w:id="932" w:author="Steffen Maerdian" w:date="2018-04-18T18:16:00Z">
              <w:rPr>
                <w:rStyle w:val="Hyperlink"/>
                <w:noProof/>
              </w:rPr>
            </w:rPrChange>
          </w:rPr>
          <w:delText>2.6.1</w:delText>
        </w:r>
        <w:r w:rsidDel="00C4564D">
          <w:rPr>
            <w:rFonts w:asciiTheme="minorHAnsi" w:eastAsiaTheme="minorEastAsia" w:hAnsiTheme="minorHAnsi" w:cstheme="minorBidi"/>
            <w:iCs w:val="0"/>
            <w:noProof/>
            <w:sz w:val="22"/>
            <w:szCs w:val="22"/>
          </w:rPr>
          <w:tab/>
        </w:r>
        <w:r w:rsidRPr="00AC3FB9" w:rsidDel="00C4564D">
          <w:rPr>
            <w:rPrChange w:id="933" w:author="Steffen Maerdian" w:date="2018-04-18T18:16:00Z">
              <w:rPr>
                <w:rStyle w:val="Hyperlink"/>
                <w:noProof/>
              </w:rPr>
            </w:rPrChange>
          </w:rPr>
          <w:delText>FHIR Based Resources</w:delText>
        </w:r>
        <w:r w:rsidDel="00C4564D">
          <w:rPr>
            <w:noProof/>
            <w:webHidden/>
          </w:rPr>
          <w:tab/>
          <w:delText>7</w:delText>
        </w:r>
      </w:del>
    </w:p>
    <w:p w14:paraId="68B65427" w14:textId="6ABB3690" w:rsidR="002502D1" w:rsidDel="00C4564D" w:rsidRDefault="002502D1">
      <w:pPr>
        <w:pStyle w:val="TOC3"/>
        <w:tabs>
          <w:tab w:val="left" w:pos="1320"/>
          <w:tab w:val="right" w:leader="dot" w:pos="9350"/>
        </w:tabs>
        <w:rPr>
          <w:del w:id="934" w:author="Maerdian, Steffen (Halfaker)" w:date="2018-08-23T08:11:00Z"/>
          <w:rFonts w:asciiTheme="minorHAnsi" w:eastAsiaTheme="minorEastAsia" w:hAnsiTheme="minorHAnsi" w:cstheme="minorBidi"/>
          <w:iCs w:val="0"/>
          <w:noProof/>
          <w:sz w:val="22"/>
          <w:szCs w:val="22"/>
        </w:rPr>
      </w:pPr>
      <w:del w:id="935" w:author="Maerdian, Steffen (Halfaker)" w:date="2018-08-23T08:11:00Z">
        <w:r w:rsidRPr="00AC3FB9" w:rsidDel="00C4564D">
          <w:rPr>
            <w:rPrChange w:id="936" w:author="Steffen Maerdian" w:date="2018-04-18T18:16:00Z">
              <w:rPr>
                <w:rStyle w:val="Hyperlink"/>
                <w:noProof/>
              </w:rPr>
            </w:rPrChange>
          </w:rPr>
          <w:delText>2.6.2</w:delText>
        </w:r>
        <w:r w:rsidDel="00C4564D">
          <w:rPr>
            <w:rFonts w:asciiTheme="minorHAnsi" w:eastAsiaTheme="minorEastAsia" w:hAnsiTheme="minorHAnsi" w:cstheme="minorBidi"/>
            <w:iCs w:val="0"/>
            <w:noProof/>
            <w:sz w:val="22"/>
            <w:szCs w:val="22"/>
          </w:rPr>
          <w:tab/>
        </w:r>
        <w:r w:rsidRPr="00AC3FB9" w:rsidDel="00C4564D">
          <w:rPr>
            <w:rPrChange w:id="937" w:author="Steffen Maerdian" w:date="2018-04-18T18:16:00Z">
              <w:rPr>
                <w:rStyle w:val="Hyperlink"/>
                <w:noProof/>
              </w:rPr>
            </w:rPrChange>
          </w:rPr>
          <w:delText>JSON Format</w:delText>
        </w:r>
        <w:r w:rsidDel="00C4564D">
          <w:rPr>
            <w:noProof/>
            <w:webHidden/>
          </w:rPr>
          <w:tab/>
          <w:delText>9</w:delText>
        </w:r>
      </w:del>
    </w:p>
    <w:p w14:paraId="35C75960" w14:textId="58C2CECD" w:rsidR="002502D1" w:rsidDel="00C4564D" w:rsidRDefault="002502D1">
      <w:pPr>
        <w:pStyle w:val="TOC3"/>
        <w:tabs>
          <w:tab w:val="left" w:pos="1320"/>
          <w:tab w:val="right" w:leader="dot" w:pos="9350"/>
        </w:tabs>
        <w:rPr>
          <w:del w:id="938" w:author="Maerdian, Steffen (Halfaker)" w:date="2018-08-23T08:11:00Z"/>
          <w:rFonts w:asciiTheme="minorHAnsi" w:eastAsiaTheme="minorEastAsia" w:hAnsiTheme="minorHAnsi" w:cstheme="minorBidi"/>
          <w:iCs w:val="0"/>
          <w:noProof/>
          <w:sz w:val="22"/>
          <w:szCs w:val="22"/>
        </w:rPr>
      </w:pPr>
      <w:del w:id="939" w:author="Maerdian, Steffen (Halfaker)" w:date="2018-08-23T08:11:00Z">
        <w:r w:rsidRPr="00AC3FB9" w:rsidDel="00C4564D">
          <w:rPr>
            <w:rPrChange w:id="940" w:author="Steffen Maerdian" w:date="2018-04-18T18:16:00Z">
              <w:rPr>
                <w:rStyle w:val="Hyperlink"/>
                <w:noProof/>
              </w:rPr>
            </w:rPrChange>
          </w:rPr>
          <w:delText>2.6.3</w:delText>
        </w:r>
        <w:r w:rsidDel="00C4564D">
          <w:rPr>
            <w:rFonts w:asciiTheme="minorHAnsi" w:eastAsiaTheme="minorEastAsia" w:hAnsiTheme="minorHAnsi" w:cstheme="minorBidi"/>
            <w:iCs w:val="0"/>
            <w:noProof/>
            <w:sz w:val="22"/>
            <w:szCs w:val="22"/>
          </w:rPr>
          <w:tab/>
        </w:r>
        <w:r w:rsidRPr="00AC3FB9" w:rsidDel="00C4564D">
          <w:rPr>
            <w:rPrChange w:id="941" w:author="Steffen Maerdian" w:date="2018-04-18T18:16:00Z">
              <w:rPr>
                <w:rStyle w:val="Hyperlink"/>
                <w:noProof/>
              </w:rPr>
            </w:rPrChange>
          </w:rPr>
          <w:delText>Bundle Definition</w:delText>
        </w:r>
        <w:r w:rsidDel="00C4564D">
          <w:rPr>
            <w:noProof/>
            <w:webHidden/>
          </w:rPr>
          <w:tab/>
          <w:delText>10</w:delText>
        </w:r>
      </w:del>
    </w:p>
    <w:p w14:paraId="3BBC7F5B" w14:textId="42B5FA65" w:rsidR="002502D1" w:rsidDel="00C4564D" w:rsidRDefault="002502D1">
      <w:pPr>
        <w:pStyle w:val="TOC2"/>
        <w:tabs>
          <w:tab w:val="left" w:pos="880"/>
          <w:tab w:val="right" w:leader="dot" w:pos="9350"/>
        </w:tabs>
        <w:rPr>
          <w:del w:id="942" w:author="Maerdian, Steffen (Halfaker)" w:date="2018-08-23T08:11:00Z"/>
          <w:rFonts w:asciiTheme="minorHAnsi" w:eastAsiaTheme="minorEastAsia" w:hAnsiTheme="minorHAnsi" w:cstheme="minorBidi"/>
          <w:b w:val="0"/>
          <w:noProof/>
          <w:sz w:val="22"/>
          <w:szCs w:val="22"/>
        </w:rPr>
      </w:pPr>
      <w:del w:id="943" w:author="Maerdian, Steffen (Halfaker)" w:date="2018-08-23T08:11:00Z">
        <w:r w:rsidRPr="00AC3FB9" w:rsidDel="00C4564D">
          <w:rPr>
            <w:rPrChange w:id="944" w:author="Steffen Maerdian" w:date="2018-04-18T18:16:00Z">
              <w:rPr>
                <w:rStyle w:val="Hyperlink"/>
                <w:noProof/>
              </w:rPr>
            </w:rPrChange>
          </w:rPr>
          <w:delText>2.7</w:delText>
        </w:r>
        <w:r w:rsidDel="00C4564D">
          <w:rPr>
            <w:rFonts w:asciiTheme="minorHAnsi" w:eastAsiaTheme="minorEastAsia" w:hAnsiTheme="minorHAnsi" w:cstheme="minorBidi"/>
            <w:b w:val="0"/>
            <w:noProof/>
            <w:sz w:val="22"/>
            <w:szCs w:val="22"/>
          </w:rPr>
          <w:tab/>
        </w:r>
        <w:r w:rsidRPr="00AC3FB9" w:rsidDel="00C4564D">
          <w:rPr>
            <w:rPrChange w:id="945" w:author="Steffen Maerdian" w:date="2018-04-18T18:16:00Z">
              <w:rPr>
                <w:rStyle w:val="Hyperlink"/>
                <w:noProof/>
              </w:rPr>
            </w:rPrChange>
          </w:rPr>
          <w:delText>Communications Methods</w:delText>
        </w:r>
        <w:r w:rsidDel="00C4564D">
          <w:rPr>
            <w:noProof/>
            <w:webHidden/>
          </w:rPr>
          <w:tab/>
          <w:delText>11</w:delText>
        </w:r>
      </w:del>
    </w:p>
    <w:p w14:paraId="496EAAD6" w14:textId="00681C29" w:rsidR="002502D1" w:rsidDel="00C4564D" w:rsidRDefault="002502D1">
      <w:pPr>
        <w:pStyle w:val="TOC3"/>
        <w:tabs>
          <w:tab w:val="left" w:pos="1320"/>
          <w:tab w:val="right" w:leader="dot" w:pos="9350"/>
        </w:tabs>
        <w:rPr>
          <w:del w:id="946" w:author="Maerdian, Steffen (Halfaker)" w:date="2018-08-23T08:11:00Z"/>
          <w:rFonts w:asciiTheme="minorHAnsi" w:eastAsiaTheme="minorEastAsia" w:hAnsiTheme="minorHAnsi" w:cstheme="minorBidi"/>
          <w:iCs w:val="0"/>
          <w:noProof/>
          <w:sz w:val="22"/>
          <w:szCs w:val="22"/>
        </w:rPr>
      </w:pPr>
      <w:del w:id="947" w:author="Maerdian, Steffen (Halfaker)" w:date="2018-08-23T08:11:00Z">
        <w:r w:rsidRPr="00AC3FB9" w:rsidDel="00C4564D">
          <w:rPr>
            <w:rPrChange w:id="948" w:author="Steffen Maerdian" w:date="2018-04-18T18:16:00Z">
              <w:rPr>
                <w:rStyle w:val="Hyperlink"/>
                <w:noProof/>
              </w:rPr>
            </w:rPrChange>
          </w:rPr>
          <w:delText>2.7.1</w:delText>
        </w:r>
        <w:r w:rsidDel="00C4564D">
          <w:rPr>
            <w:rFonts w:asciiTheme="minorHAnsi" w:eastAsiaTheme="minorEastAsia" w:hAnsiTheme="minorHAnsi" w:cstheme="minorBidi"/>
            <w:iCs w:val="0"/>
            <w:noProof/>
            <w:sz w:val="22"/>
            <w:szCs w:val="22"/>
          </w:rPr>
          <w:tab/>
        </w:r>
        <w:r w:rsidRPr="00AC3FB9" w:rsidDel="00C4564D">
          <w:rPr>
            <w:rPrChange w:id="949" w:author="Steffen Maerdian" w:date="2018-04-18T18:16:00Z">
              <w:rPr>
                <w:rStyle w:val="Hyperlink"/>
                <w:noProof/>
              </w:rPr>
            </w:rPrChange>
          </w:rPr>
          <w:delText>Ports and Protocols</w:delText>
        </w:r>
        <w:r w:rsidDel="00C4564D">
          <w:rPr>
            <w:noProof/>
            <w:webHidden/>
          </w:rPr>
          <w:tab/>
          <w:delText>11</w:delText>
        </w:r>
      </w:del>
    </w:p>
    <w:p w14:paraId="359CB959" w14:textId="3D7160E6" w:rsidR="002502D1" w:rsidDel="00C4564D" w:rsidRDefault="002502D1">
      <w:pPr>
        <w:pStyle w:val="TOC3"/>
        <w:tabs>
          <w:tab w:val="left" w:pos="1320"/>
          <w:tab w:val="right" w:leader="dot" w:pos="9350"/>
        </w:tabs>
        <w:rPr>
          <w:del w:id="950" w:author="Maerdian, Steffen (Halfaker)" w:date="2018-08-23T08:11:00Z"/>
          <w:rFonts w:asciiTheme="minorHAnsi" w:eastAsiaTheme="minorEastAsia" w:hAnsiTheme="minorHAnsi" w:cstheme="minorBidi"/>
          <w:iCs w:val="0"/>
          <w:noProof/>
          <w:sz w:val="22"/>
          <w:szCs w:val="22"/>
        </w:rPr>
      </w:pPr>
      <w:del w:id="951" w:author="Maerdian, Steffen (Halfaker)" w:date="2018-08-23T08:11:00Z">
        <w:r w:rsidRPr="00AC3FB9" w:rsidDel="00C4564D">
          <w:rPr>
            <w:rPrChange w:id="952" w:author="Steffen Maerdian" w:date="2018-04-18T18:16:00Z">
              <w:rPr>
                <w:rStyle w:val="Hyperlink"/>
                <w:noProof/>
              </w:rPr>
            </w:rPrChange>
          </w:rPr>
          <w:delText>2.7.2</w:delText>
        </w:r>
        <w:r w:rsidDel="00C4564D">
          <w:rPr>
            <w:rFonts w:asciiTheme="minorHAnsi" w:eastAsiaTheme="minorEastAsia" w:hAnsiTheme="minorHAnsi" w:cstheme="minorBidi"/>
            <w:iCs w:val="0"/>
            <w:noProof/>
            <w:sz w:val="22"/>
            <w:szCs w:val="22"/>
          </w:rPr>
          <w:tab/>
        </w:r>
        <w:r w:rsidRPr="00AC3FB9" w:rsidDel="00C4564D">
          <w:rPr>
            <w:rPrChange w:id="953" w:author="Steffen Maerdian" w:date="2018-04-18T18:16:00Z">
              <w:rPr>
                <w:rStyle w:val="Hyperlink"/>
                <w:noProof/>
              </w:rPr>
            </w:rPrChange>
          </w:rPr>
          <w:delText>ESB Configuration(s)</w:delText>
        </w:r>
        <w:r w:rsidDel="00C4564D">
          <w:rPr>
            <w:noProof/>
            <w:webHidden/>
          </w:rPr>
          <w:tab/>
          <w:delText>12</w:delText>
        </w:r>
      </w:del>
    </w:p>
    <w:p w14:paraId="587F4A7F" w14:textId="74D2E637" w:rsidR="002502D1" w:rsidDel="00C4564D" w:rsidRDefault="002502D1">
      <w:pPr>
        <w:pStyle w:val="TOC3"/>
        <w:tabs>
          <w:tab w:val="left" w:pos="1320"/>
          <w:tab w:val="right" w:leader="dot" w:pos="9350"/>
        </w:tabs>
        <w:rPr>
          <w:del w:id="954" w:author="Maerdian, Steffen (Halfaker)" w:date="2018-08-23T08:11:00Z"/>
          <w:rFonts w:asciiTheme="minorHAnsi" w:eastAsiaTheme="minorEastAsia" w:hAnsiTheme="minorHAnsi" w:cstheme="minorBidi"/>
          <w:iCs w:val="0"/>
          <w:noProof/>
          <w:sz w:val="22"/>
          <w:szCs w:val="22"/>
        </w:rPr>
      </w:pPr>
      <w:del w:id="955" w:author="Maerdian, Steffen (Halfaker)" w:date="2018-08-23T08:11:00Z">
        <w:r w:rsidRPr="00AC3FB9" w:rsidDel="00C4564D">
          <w:rPr>
            <w:rPrChange w:id="956" w:author="Steffen Maerdian" w:date="2018-04-18T18:16:00Z">
              <w:rPr>
                <w:rStyle w:val="Hyperlink"/>
                <w:noProof/>
              </w:rPr>
            </w:rPrChange>
          </w:rPr>
          <w:delText>2.7.3</w:delText>
        </w:r>
        <w:r w:rsidDel="00C4564D">
          <w:rPr>
            <w:rFonts w:asciiTheme="minorHAnsi" w:eastAsiaTheme="minorEastAsia" w:hAnsiTheme="minorHAnsi" w:cstheme="minorBidi"/>
            <w:iCs w:val="0"/>
            <w:noProof/>
            <w:sz w:val="22"/>
            <w:szCs w:val="22"/>
          </w:rPr>
          <w:tab/>
        </w:r>
        <w:r w:rsidRPr="00AC3FB9" w:rsidDel="00C4564D">
          <w:rPr>
            <w:rPrChange w:id="957" w:author="Steffen Maerdian" w:date="2018-04-18T18:16:00Z">
              <w:rPr>
                <w:rStyle w:val="Hyperlink"/>
                <w:noProof/>
              </w:rPr>
            </w:rPrChange>
          </w:rPr>
          <w:delText>System Configuration</w:delText>
        </w:r>
        <w:r w:rsidDel="00C4564D">
          <w:rPr>
            <w:noProof/>
            <w:webHidden/>
          </w:rPr>
          <w:tab/>
          <w:delText>12</w:delText>
        </w:r>
      </w:del>
    </w:p>
    <w:p w14:paraId="2659C8B3" w14:textId="6EFE8AC6" w:rsidR="002502D1" w:rsidDel="00C4564D" w:rsidRDefault="002502D1">
      <w:pPr>
        <w:pStyle w:val="TOC2"/>
        <w:tabs>
          <w:tab w:val="left" w:pos="880"/>
          <w:tab w:val="right" w:leader="dot" w:pos="9350"/>
        </w:tabs>
        <w:rPr>
          <w:del w:id="958" w:author="Maerdian, Steffen (Halfaker)" w:date="2018-08-23T08:11:00Z"/>
          <w:rFonts w:asciiTheme="minorHAnsi" w:eastAsiaTheme="minorEastAsia" w:hAnsiTheme="minorHAnsi" w:cstheme="minorBidi"/>
          <w:b w:val="0"/>
          <w:noProof/>
          <w:sz w:val="22"/>
          <w:szCs w:val="22"/>
        </w:rPr>
      </w:pPr>
      <w:del w:id="959" w:author="Maerdian, Steffen (Halfaker)" w:date="2018-08-23T08:11:00Z">
        <w:r w:rsidRPr="00AC3FB9" w:rsidDel="00C4564D">
          <w:rPr>
            <w:rPrChange w:id="960" w:author="Steffen Maerdian" w:date="2018-04-18T18:16:00Z">
              <w:rPr>
                <w:rStyle w:val="Hyperlink"/>
                <w:noProof/>
              </w:rPr>
            </w:rPrChange>
          </w:rPr>
          <w:delText>2.8</w:delText>
        </w:r>
        <w:r w:rsidDel="00C4564D">
          <w:rPr>
            <w:rFonts w:asciiTheme="minorHAnsi" w:eastAsiaTheme="minorEastAsia" w:hAnsiTheme="minorHAnsi" w:cstheme="minorBidi"/>
            <w:b w:val="0"/>
            <w:noProof/>
            <w:sz w:val="22"/>
            <w:szCs w:val="22"/>
          </w:rPr>
          <w:tab/>
        </w:r>
        <w:r w:rsidRPr="00AC3FB9" w:rsidDel="00C4564D">
          <w:rPr>
            <w:rPrChange w:id="961" w:author="Steffen Maerdian" w:date="2018-04-18T18:16:00Z">
              <w:rPr>
                <w:rStyle w:val="Hyperlink"/>
                <w:noProof/>
              </w:rPr>
            </w:rPrChange>
          </w:rPr>
          <w:delText>Performance Requirements</w:delText>
        </w:r>
        <w:r w:rsidDel="00C4564D">
          <w:rPr>
            <w:noProof/>
            <w:webHidden/>
          </w:rPr>
          <w:tab/>
          <w:delText>12</w:delText>
        </w:r>
      </w:del>
    </w:p>
    <w:p w14:paraId="5D753758" w14:textId="00826AA6" w:rsidR="002502D1" w:rsidDel="00C4564D" w:rsidRDefault="002502D1">
      <w:pPr>
        <w:pStyle w:val="TOC2"/>
        <w:tabs>
          <w:tab w:val="left" w:pos="880"/>
          <w:tab w:val="right" w:leader="dot" w:pos="9350"/>
        </w:tabs>
        <w:rPr>
          <w:del w:id="962" w:author="Maerdian, Steffen (Halfaker)" w:date="2018-08-23T08:11:00Z"/>
          <w:rFonts w:asciiTheme="minorHAnsi" w:eastAsiaTheme="minorEastAsia" w:hAnsiTheme="minorHAnsi" w:cstheme="minorBidi"/>
          <w:b w:val="0"/>
          <w:noProof/>
          <w:sz w:val="22"/>
          <w:szCs w:val="22"/>
        </w:rPr>
      </w:pPr>
      <w:del w:id="963" w:author="Maerdian, Steffen (Halfaker)" w:date="2018-08-23T08:11:00Z">
        <w:r w:rsidRPr="00AC3FB9" w:rsidDel="00C4564D">
          <w:rPr>
            <w:rPrChange w:id="964" w:author="Steffen Maerdian" w:date="2018-04-18T18:16:00Z">
              <w:rPr>
                <w:rStyle w:val="Hyperlink"/>
                <w:noProof/>
              </w:rPr>
            </w:rPrChange>
          </w:rPr>
          <w:delText>2.9</w:delText>
        </w:r>
        <w:r w:rsidDel="00C4564D">
          <w:rPr>
            <w:rFonts w:asciiTheme="minorHAnsi" w:eastAsiaTheme="minorEastAsia" w:hAnsiTheme="minorHAnsi" w:cstheme="minorBidi"/>
            <w:b w:val="0"/>
            <w:noProof/>
            <w:sz w:val="22"/>
            <w:szCs w:val="22"/>
          </w:rPr>
          <w:tab/>
        </w:r>
        <w:r w:rsidRPr="00AC3FB9" w:rsidDel="00C4564D">
          <w:rPr>
            <w:rPrChange w:id="965" w:author="Steffen Maerdian" w:date="2018-04-18T18:16:00Z">
              <w:rPr>
                <w:rStyle w:val="Hyperlink"/>
                <w:noProof/>
              </w:rPr>
            </w:rPrChange>
          </w:rPr>
          <w:delText>Security</w:delText>
        </w:r>
        <w:r w:rsidDel="00C4564D">
          <w:rPr>
            <w:noProof/>
            <w:webHidden/>
          </w:rPr>
          <w:tab/>
          <w:delText>12</w:delText>
        </w:r>
      </w:del>
    </w:p>
    <w:p w14:paraId="74D90D46" w14:textId="656DCFE9" w:rsidR="002502D1" w:rsidDel="00C4564D" w:rsidRDefault="002502D1">
      <w:pPr>
        <w:pStyle w:val="TOC2"/>
        <w:tabs>
          <w:tab w:val="left" w:pos="1100"/>
          <w:tab w:val="right" w:leader="dot" w:pos="9350"/>
        </w:tabs>
        <w:rPr>
          <w:del w:id="966" w:author="Maerdian, Steffen (Halfaker)" w:date="2018-08-23T08:11:00Z"/>
          <w:rFonts w:asciiTheme="minorHAnsi" w:eastAsiaTheme="minorEastAsia" w:hAnsiTheme="minorHAnsi" w:cstheme="minorBidi"/>
          <w:b w:val="0"/>
          <w:noProof/>
          <w:sz w:val="22"/>
          <w:szCs w:val="22"/>
        </w:rPr>
      </w:pPr>
      <w:del w:id="967" w:author="Maerdian, Steffen (Halfaker)" w:date="2018-08-23T08:11:00Z">
        <w:r w:rsidRPr="00AC3FB9" w:rsidDel="00C4564D">
          <w:rPr>
            <w:rPrChange w:id="968" w:author="Steffen Maerdian" w:date="2018-04-18T18:16:00Z">
              <w:rPr>
                <w:rStyle w:val="Hyperlink"/>
                <w:noProof/>
              </w:rPr>
            </w:rPrChange>
          </w:rPr>
          <w:delText>2.10</w:delText>
        </w:r>
        <w:r w:rsidDel="00C4564D">
          <w:rPr>
            <w:rFonts w:asciiTheme="minorHAnsi" w:eastAsiaTheme="minorEastAsia" w:hAnsiTheme="minorHAnsi" w:cstheme="minorBidi"/>
            <w:b w:val="0"/>
            <w:noProof/>
            <w:sz w:val="22"/>
            <w:szCs w:val="22"/>
          </w:rPr>
          <w:tab/>
        </w:r>
        <w:r w:rsidRPr="00AC3FB9" w:rsidDel="00C4564D">
          <w:rPr>
            <w:rPrChange w:id="969" w:author="Steffen Maerdian" w:date="2018-04-18T18:16:00Z">
              <w:rPr>
                <w:rStyle w:val="Hyperlink"/>
                <w:noProof/>
              </w:rPr>
            </w:rPrChange>
          </w:rPr>
          <w:delText>Testing Requirements</w:delText>
        </w:r>
        <w:r w:rsidDel="00C4564D">
          <w:rPr>
            <w:noProof/>
            <w:webHidden/>
          </w:rPr>
          <w:tab/>
          <w:delText>12</w:delText>
        </w:r>
      </w:del>
    </w:p>
    <w:p w14:paraId="45DF1C42" w14:textId="44236143" w:rsidR="002502D1" w:rsidDel="00C4564D" w:rsidRDefault="002502D1">
      <w:pPr>
        <w:pStyle w:val="TOC3"/>
        <w:tabs>
          <w:tab w:val="left" w:pos="1320"/>
          <w:tab w:val="right" w:leader="dot" w:pos="9350"/>
        </w:tabs>
        <w:rPr>
          <w:del w:id="970" w:author="Maerdian, Steffen (Halfaker)" w:date="2018-08-23T08:11:00Z"/>
          <w:rFonts w:asciiTheme="minorHAnsi" w:eastAsiaTheme="minorEastAsia" w:hAnsiTheme="minorHAnsi" w:cstheme="minorBidi"/>
          <w:iCs w:val="0"/>
          <w:noProof/>
          <w:sz w:val="22"/>
          <w:szCs w:val="22"/>
        </w:rPr>
      </w:pPr>
      <w:del w:id="971" w:author="Maerdian, Steffen (Halfaker)" w:date="2018-08-23T08:11:00Z">
        <w:r w:rsidRPr="00AC3FB9" w:rsidDel="00C4564D">
          <w:rPr>
            <w:rPrChange w:id="972" w:author="Steffen Maerdian" w:date="2018-04-18T18:16:00Z">
              <w:rPr>
                <w:rStyle w:val="Hyperlink"/>
                <w:noProof/>
              </w:rPr>
            </w:rPrChange>
          </w:rPr>
          <w:delText>2.10.1</w:delText>
        </w:r>
        <w:r w:rsidDel="00C4564D">
          <w:rPr>
            <w:rFonts w:asciiTheme="minorHAnsi" w:eastAsiaTheme="minorEastAsia" w:hAnsiTheme="minorHAnsi" w:cstheme="minorBidi"/>
            <w:iCs w:val="0"/>
            <w:noProof/>
            <w:sz w:val="22"/>
            <w:szCs w:val="22"/>
          </w:rPr>
          <w:tab/>
        </w:r>
        <w:r w:rsidRPr="00AC3FB9" w:rsidDel="00C4564D">
          <w:rPr>
            <w:rPrChange w:id="973" w:author="Steffen Maerdian" w:date="2018-04-18T18:16:00Z">
              <w:rPr>
                <w:rStyle w:val="Hyperlink"/>
                <w:noProof/>
              </w:rPr>
            </w:rPrChange>
          </w:rPr>
          <w:delText>Comparison of Data</w:delText>
        </w:r>
        <w:r w:rsidDel="00C4564D">
          <w:rPr>
            <w:noProof/>
            <w:webHidden/>
          </w:rPr>
          <w:tab/>
          <w:delText>12</w:delText>
        </w:r>
      </w:del>
    </w:p>
    <w:p w14:paraId="1B4BE420" w14:textId="235BC930" w:rsidR="002502D1" w:rsidDel="00C4564D" w:rsidRDefault="002502D1">
      <w:pPr>
        <w:pStyle w:val="TOC3"/>
        <w:tabs>
          <w:tab w:val="left" w:pos="1320"/>
          <w:tab w:val="right" w:leader="dot" w:pos="9350"/>
        </w:tabs>
        <w:rPr>
          <w:del w:id="974" w:author="Maerdian, Steffen (Halfaker)" w:date="2018-08-23T08:11:00Z"/>
          <w:rFonts w:asciiTheme="minorHAnsi" w:eastAsiaTheme="minorEastAsia" w:hAnsiTheme="minorHAnsi" w:cstheme="minorBidi"/>
          <w:iCs w:val="0"/>
          <w:noProof/>
          <w:sz w:val="22"/>
          <w:szCs w:val="22"/>
        </w:rPr>
      </w:pPr>
      <w:del w:id="975" w:author="Maerdian, Steffen (Halfaker)" w:date="2018-08-23T08:11:00Z">
        <w:r w:rsidRPr="00AC3FB9" w:rsidDel="00C4564D">
          <w:rPr>
            <w:rPrChange w:id="976" w:author="Steffen Maerdian" w:date="2018-04-18T18:16:00Z">
              <w:rPr>
                <w:rStyle w:val="Hyperlink"/>
                <w:noProof/>
              </w:rPr>
            </w:rPrChange>
          </w:rPr>
          <w:delText>2.10.2</w:delText>
        </w:r>
        <w:r w:rsidDel="00C4564D">
          <w:rPr>
            <w:rFonts w:asciiTheme="minorHAnsi" w:eastAsiaTheme="minorEastAsia" w:hAnsiTheme="minorHAnsi" w:cstheme="minorBidi"/>
            <w:iCs w:val="0"/>
            <w:noProof/>
            <w:sz w:val="22"/>
            <w:szCs w:val="22"/>
          </w:rPr>
          <w:tab/>
        </w:r>
        <w:r w:rsidRPr="00AC3FB9" w:rsidDel="00C4564D">
          <w:rPr>
            <w:rPrChange w:id="977" w:author="Steffen Maerdian" w:date="2018-04-18T18:16:00Z">
              <w:rPr>
                <w:rStyle w:val="Hyperlink"/>
                <w:noProof/>
              </w:rPr>
            </w:rPrChange>
          </w:rPr>
          <w:delText>Completeness</w:delText>
        </w:r>
        <w:r w:rsidDel="00C4564D">
          <w:rPr>
            <w:noProof/>
            <w:webHidden/>
          </w:rPr>
          <w:tab/>
          <w:delText>12</w:delText>
        </w:r>
      </w:del>
    </w:p>
    <w:p w14:paraId="497B526D" w14:textId="37DB87CC" w:rsidR="002502D1" w:rsidDel="00C4564D" w:rsidRDefault="002502D1">
      <w:pPr>
        <w:pStyle w:val="TOC3"/>
        <w:tabs>
          <w:tab w:val="left" w:pos="1320"/>
          <w:tab w:val="right" w:leader="dot" w:pos="9350"/>
        </w:tabs>
        <w:rPr>
          <w:del w:id="978" w:author="Maerdian, Steffen (Halfaker)" w:date="2018-08-23T08:11:00Z"/>
          <w:rFonts w:asciiTheme="minorHAnsi" w:eastAsiaTheme="minorEastAsia" w:hAnsiTheme="minorHAnsi" w:cstheme="minorBidi"/>
          <w:iCs w:val="0"/>
          <w:noProof/>
          <w:sz w:val="22"/>
          <w:szCs w:val="22"/>
        </w:rPr>
      </w:pPr>
      <w:del w:id="979" w:author="Maerdian, Steffen (Halfaker)" w:date="2018-08-23T08:11:00Z">
        <w:r w:rsidRPr="00AC3FB9" w:rsidDel="00C4564D">
          <w:rPr>
            <w:rPrChange w:id="980" w:author="Steffen Maerdian" w:date="2018-04-18T18:16:00Z">
              <w:rPr>
                <w:rStyle w:val="Hyperlink"/>
                <w:noProof/>
              </w:rPr>
            </w:rPrChange>
          </w:rPr>
          <w:delText>2.10.3</w:delText>
        </w:r>
        <w:r w:rsidDel="00C4564D">
          <w:rPr>
            <w:rFonts w:asciiTheme="minorHAnsi" w:eastAsiaTheme="minorEastAsia" w:hAnsiTheme="minorHAnsi" w:cstheme="minorBidi"/>
            <w:iCs w:val="0"/>
            <w:noProof/>
            <w:sz w:val="22"/>
            <w:szCs w:val="22"/>
          </w:rPr>
          <w:tab/>
        </w:r>
        <w:r w:rsidRPr="00AC3FB9" w:rsidDel="00C4564D">
          <w:rPr>
            <w:rPrChange w:id="981" w:author="Steffen Maerdian" w:date="2018-04-18T18:16:00Z">
              <w:rPr>
                <w:rStyle w:val="Hyperlink"/>
                <w:noProof/>
              </w:rPr>
            </w:rPrChange>
          </w:rPr>
          <w:delText>Load Testing</w:delText>
        </w:r>
        <w:r w:rsidDel="00C4564D">
          <w:rPr>
            <w:noProof/>
            <w:webHidden/>
          </w:rPr>
          <w:tab/>
          <w:delText>12</w:delText>
        </w:r>
      </w:del>
    </w:p>
    <w:p w14:paraId="1B15FF49" w14:textId="6622A0D7" w:rsidR="002502D1" w:rsidDel="00C4564D" w:rsidRDefault="002502D1">
      <w:pPr>
        <w:pStyle w:val="TOC2"/>
        <w:tabs>
          <w:tab w:val="left" w:pos="1100"/>
          <w:tab w:val="right" w:leader="dot" w:pos="9350"/>
        </w:tabs>
        <w:rPr>
          <w:del w:id="982" w:author="Maerdian, Steffen (Halfaker)" w:date="2018-08-23T08:11:00Z"/>
          <w:rFonts w:asciiTheme="minorHAnsi" w:eastAsiaTheme="minorEastAsia" w:hAnsiTheme="minorHAnsi" w:cstheme="minorBidi"/>
          <w:b w:val="0"/>
          <w:noProof/>
          <w:sz w:val="22"/>
          <w:szCs w:val="22"/>
        </w:rPr>
      </w:pPr>
      <w:del w:id="983" w:author="Maerdian, Steffen (Halfaker)" w:date="2018-08-23T08:11:00Z">
        <w:r w:rsidRPr="00AC3FB9" w:rsidDel="00C4564D">
          <w:rPr>
            <w:rPrChange w:id="984" w:author="Steffen Maerdian" w:date="2018-04-18T18:16:00Z">
              <w:rPr>
                <w:rStyle w:val="Hyperlink"/>
                <w:noProof/>
              </w:rPr>
            </w:rPrChange>
          </w:rPr>
          <w:delText>2.11</w:delText>
        </w:r>
        <w:r w:rsidDel="00C4564D">
          <w:rPr>
            <w:rFonts w:asciiTheme="minorHAnsi" w:eastAsiaTheme="minorEastAsia" w:hAnsiTheme="minorHAnsi" w:cstheme="minorBidi"/>
            <w:b w:val="0"/>
            <w:noProof/>
            <w:sz w:val="22"/>
            <w:szCs w:val="22"/>
          </w:rPr>
          <w:tab/>
        </w:r>
        <w:r w:rsidRPr="00AC3FB9" w:rsidDel="00C4564D">
          <w:rPr>
            <w:rPrChange w:id="985" w:author="Steffen Maerdian" w:date="2018-04-18T18:16:00Z">
              <w:rPr>
                <w:rStyle w:val="Hyperlink"/>
                <w:noProof/>
              </w:rPr>
            </w:rPrChange>
          </w:rPr>
          <w:delText>Policies and Constraints</w:delText>
        </w:r>
        <w:r w:rsidDel="00C4564D">
          <w:rPr>
            <w:noProof/>
            <w:webHidden/>
          </w:rPr>
          <w:tab/>
          <w:delText>13</w:delText>
        </w:r>
      </w:del>
    </w:p>
    <w:p w14:paraId="35EF4546" w14:textId="351AE9B0" w:rsidR="002502D1" w:rsidDel="00C4564D" w:rsidRDefault="002502D1">
      <w:pPr>
        <w:pStyle w:val="TOC3"/>
        <w:tabs>
          <w:tab w:val="left" w:pos="1320"/>
          <w:tab w:val="right" w:leader="dot" w:pos="9350"/>
        </w:tabs>
        <w:rPr>
          <w:del w:id="986" w:author="Maerdian, Steffen (Halfaker)" w:date="2018-08-23T08:11:00Z"/>
          <w:rFonts w:asciiTheme="minorHAnsi" w:eastAsiaTheme="minorEastAsia" w:hAnsiTheme="minorHAnsi" w:cstheme="minorBidi"/>
          <w:iCs w:val="0"/>
          <w:noProof/>
          <w:sz w:val="22"/>
          <w:szCs w:val="22"/>
        </w:rPr>
      </w:pPr>
      <w:del w:id="987" w:author="Maerdian, Steffen (Halfaker)" w:date="2018-08-23T08:11:00Z">
        <w:r w:rsidRPr="00AC3FB9" w:rsidDel="00C4564D">
          <w:rPr>
            <w:rPrChange w:id="988" w:author="Steffen Maerdian" w:date="2018-04-18T18:16:00Z">
              <w:rPr>
                <w:rStyle w:val="Hyperlink"/>
                <w:noProof/>
              </w:rPr>
            </w:rPrChange>
          </w:rPr>
          <w:delText>2.11.1</w:delText>
        </w:r>
        <w:r w:rsidDel="00C4564D">
          <w:rPr>
            <w:rFonts w:asciiTheme="minorHAnsi" w:eastAsiaTheme="minorEastAsia" w:hAnsiTheme="minorHAnsi" w:cstheme="minorBidi"/>
            <w:iCs w:val="0"/>
            <w:noProof/>
            <w:sz w:val="22"/>
            <w:szCs w:val="22"/>
          </w:rPr>
          <w:tab/>
        </w:r>
        <w:r w:rsidRPr="00AC3FB9" w:rsidDel="00C4564D">
          <w:rPr>
            <w:rPrChange w:id="989" w:author="Steffen Maerdian" w:date="2018-04-18T18:16:00Z">
              <w:rPr>
                <w:rStyle w:val="Hyperlink"/>
                <w:noProof/>
              </w:rPr>
            </w:rPrChange>
          </w:rPr>
          <w:delText>HIPAA Compliance</w:delText>
        </w:r>
        <w:r w:rsidDel="00C4564D">
          <w:rPr>
            <w:noProof/>
            <w:webHidden/>
          </w:rPr>
          <w:tab/>
          <w:delText>13</w:delText>
        </w:r>
      </w:del>
    </w:p>
    <w:p w14:paraId="37415949" w14:textId="5222F752" w:rsidR="002502D1" w:rsidDel="00C4564D" w:rsidRDefault="002502D1">
      <w:pPr>
        <w:pStyle w:val="TOC1"/>
        <w:tabs>
          <w:tab w:val="left" w:pos="440"/>
          <w:tab w:val="right" w:leader="dot" w:pos="9350"/>
        </w:tabs>
        <w:rPr>
          <w:del w:id="990" w:author="Maerdian, Steffen (Halfaker)" w:date="2018-08-23T08:11:00Z"/>
          <w:rFonts w:asciiTheme="minorHAnsi" w:eastAsiaTheme="minorEastAsia" w:hAnsiTheme="minorHAnsi" w:cstheme="minorBidi"/>
          <w:b w:val="0"/>
          <w:bCs w:val="0"/>
          <w:noProof/>
          <w:sz w:val="22"/>
          <w:szCs w:val="22"/>
        </w:rPr>
      </w:pPr>
      <w:del w:id="991" w:author="Maerdian, Steffen (Halfaker)" w:date="2018-08-23T08:11:00Z">
        <w:r w:rsidRPr="00AC3FB9" w:rsidDel="00C4564D">
          <w:rPr>
            <w:rPrChange w:id="992" w:author="Steffen Maerdian" w:date="2018-04-18T18:16:00Z">
              <w:rPr>
                <w:rStyle w:val="Hyperlink"/>
                <w:noProof/>
              </w:rPr>
            </w:rPrChange>
          </w:rPr>
          <w:delText>3</w:delText>
        </w:r>
        <w:r w:rsidDel="00C4564D">
          <w:rPr>
            <w:rFonts w:asciiTheme="minorHAnsi" w:eastAsiaTheme="minorEastAsia" w:hAnsiTheme="minorHAnsi" w:cstheme="minorBidi"/>
            <w:b w:val="0"/>
            <w:bCs w:val="0"/>
            <w:noProof/>
            <w:sz w:val="22"/>
            <w:szCs w:val="22"/>
          </w:rPr>
          <w:tab/>
        </w:r>
        <w:r w:rsidRPr="00AC3FB9" w:rsidDel="00C4564D">
          <w:rPr>
            <w:rPrChange w:id="993" w:author="Steffen Maerdian" w:date="2018-04-18T18:16:00Z">
              <w:rPr>
                <w:rStyle w:val="Hyperlink"/>
                <w:noProof/>
              </w:rPr>
            </w:rPrChange>
          </w:rPr>
          <w:delText>Appendix A</w:delText>
        </w:r>
        <w:r w:rsidDel="00C4564D">
          <w:rPr>
            <w:noProof/>
            <w:webHidden/>
          </w:rPr>
          <w:tab/>
          <w:delText>14</w:delText>
        </w:r>
      </w:del>
    </w:p>
    <w:p w14:paraId="610B0A9A" w14:textId="1673AC5E" w:rsidR="002502D1" w:rsidDel="00C4564D" w:rsidRDefault="002502D1">
      <w:pPr>
        <w:pStyle w:val="TOC2"/>
        <w:tabs>
          <w:tab w:val="left" w:pos="880"/>
          <w:tab w:val="right" w:leader="dot" w:pos="9350"/>
        </w:tabs>
        <w:rPr>
          <w:del w:id="994" w:author="Maerdian, Steffen (Halfaker)" w:date="2018-08-23T08:11:00Z"/>
          <w:rFonts w:asciiTheme="minorHAnsi" w:eastAsiaTheme="minorEastAsia" w:hAnsiTheme="minorHAnsi" w:cstheme="minorBidi"/>
          <w:b w:val="0"/>
          <w:noProof/>
          <w:sz w:val="22"/>
          <w:szCs w:val="22"/>
        </w:rPr>
      </w:pPr>
      <w:del w:id="995" w:author="Maerdian, Steffen (Halfaker)" w:date="2018-08-23T08:11:00Z">
        <w:r w:rsidRPr="00AC3FB9" w:rsidDel="00C4564D">
          <w:rPr>
            <w:rPrChange w:id="996" w:author="Steffen Maerdian" w:date="2018-04-18T18:16:00Z">
              <w:rPr>
                <w:rStyle w:val="Hyperlink"/>
                <w:noProof/>
              </w:rPr>
            </w:rPrChange>
          </w:rPr>
          <w:delText>3.1</w:delText>
        </w:r>
        <w:r w:rsidDel="00C4564D">
          <w:rPr>
            <w:rFonts w:asciiTheme="minorHAnsi" w:eastAsiaTheme="minorEastAsia" w:hAnsiTheme="minorHAnsi" w:cstheme="minorBidi"/>
            <w:b w:val="0"/>
            <w:noProof/>
            <w:sz w:val="22"/>
            <w:szCs w:val="22"/>
          </w:rPr>
          <w:tab/>
        </w:r>
        <w:r w:rsidRPr="00AC3FB9" w:rsidDel="00C4564D">
          <w:rPr>
            <w:rPrChange w:id="997" w:author="Steffen Maerdian" w:date="2018-04-18T18:16:00Z">
              <w:rPr>
                <w:rStyle w:val="Hyperlink"/>
                <w:noProof/>
              </w:rPr>
            </w:rPrChange>
          </w:rPr>
          <w:delText>Data Elements</w:delText>
        </w:r>
        <w:r w:rsidDel="00C4564D">
          <w:rPr>
            <w:noProof/>
            <w:webHidden/>
          </w:rPr>
          <w:tab/>
          <w:delText>14</w:delText>
        </w:r>
      </w:del>
    </w:p>
    <w:p w14:paraId="7FA2A1EA" w14:textId="7CC6F7BA" w:rsidR="002502D1" w:rsidDel="00C4564D" w:rsidRDefault="002502D1">
      <w:pPr>
        <w:pStyle w:val="TOC2"/>
        <w:tabs>
          <w:tab w:val="left" w:pos="880"/>
          <w:tab w:val="right" w:leader="dot" w:pos="9350"/>
        </w:tabs>
        <w:rPr>
          <w:del w:id="998" w:author="Maerdian, Steffen (Halfaker)" w:date="2018-08-23T08:11:00Z"/>
          <w:rFonts w:asciiTheme="minorHAnsi" w:eastAsiaTheme="minorEastAsia" w:hAnsiTheme="minorHAnsi" w:cstheme="minorBidi"/>
          <w:b w:val="0"/>
          <w:noProof/>
          <w:sz w:val="22"/>
          <w:szCs w:val="22"/>
        </w:rPr>
      </w:pPr>
      <w:del w:id="999" w:author="Maerdian, Steffen (Halfaker)" w:date="2018-08-23T08:11:00Z">
        <w:r w:rsidRPr="00AC3FB9" w:rsidDel="00C4564D">
          <w:rPr>
            <w:rPrChange w:id="1000" w:author="Steffen Maerdian" w:date="2018-04-18T18:16:00Z">
              <w:rPr>
                <w:rStyle w:val="Hyperlink"/>
                <w:noProof/>
              </w:rPr>
            </w:rPrChange>
          </w:rPr>
          <w:delText>3.2</w:delText>
        </w:r>
        <w:r w:rsidDel="00C4564D">
          <w:rPr>
            <w:rFonts w:asciiTheme="minorHAnsi" w:eastAsiaTheme="minorEastAsia" w:hAnsiTheme="minorHAnsi" w:cstheme="minorBidi"/>
            <w:b w:val="0"/>
            <w:noProof/>
            <w:sz w:val="22"/>
            <w:szCs w:val="22"/>
          </w:rPr>
          <w:tab/>
        </w:r>
        <w:r w:rsidRPr="00AC3FB9" w:rsidDel="00C4564D">
          <w:rPr>
            <w:rPrChange w:id="1001" w:author="Steffen Maerdian" w:date="2018-04-18T18:16:00Z">
              <w:rPr>
                <w:rStyle w:val="Hyperlink"/>
                <w:noProof/>
              </w:rPr>
            </w:rPrChange>
          </w:rPr>
          <w:delText>Bundle (837)</w:delText>
        </w:r>
        <w:r w:rsidDel="00C4564D">
          <w:rPr>
            <w:noProof/>
            <w:webHidden/>
          </w:rPr>
          <w:tab/>
          <w:delText>14</w:delText>
        </w:r>
      </w:del>
    </w:p>
    <w:p w14:paraId="1D2A8466" w14:textId="347DC7FF" w:rsidR="002502D1" w:rsidDel="00C4564D" w:rsidRDefault="002502D1">
      <w:pPr>
        <w:pStyle w:val="TOC3"/>
        <w:tabs>
          <w:tab w:val="left" w:pos="1320"/>
          <w:tab w:val="right" w:leader="dot" w:pos="9350"/>
        </w:tabs>
        <w:rPr>
          <w:del w:id="1002" w:author="Maerdian, Steffen (Halfaker)" w:date="2018-08-23T08:11:00Z"/>
          <w:rFonts w:asciiTheme="minorHAnsi" w:eastAsiaTheme="minorEastAsia" w:hAnsiTheme="minorHAnsi" w:cstheme="minorBidi"/>
          <w:iCs w:val="0"/>
          <w:noProof/>
          <w:sz w:val="22"/>
          <w:szCs w:val="22"/>
        </w:rPr>
      </w:pPr>
      <w:del w:id="1003" w:author="Maerdian, Steffen (Halfaker)" w:date="2018-08-23T08:11:00Z">
        <w:r w:rsidRPr="00AC3FB9" w:rsidDel="00C4564D">
          <w:rPr>
            <w:rPrChange w:id="1004" w:author="Steffen Maerdian" w:date="2018-04-18T18:16:00Z">
              <w:rPr>
                <w:rStyle w:val="Hyperlink"/>
                <w:noProof/>
              </w:rPr>
            </w:rPrChange>
          </w:rPr>
          <w:delText>3.2.1</w:delText>
        </w:r>
        <w:r w:rsidDel="00C4564D">
          <w:rPr>
            <w:rFonts w:asciiTheme="minorHAnsi" w:eastAsiaTheme="minorEastAsia" w:hAnsiTheme="minorHAnsi" w:cstheme="minorBidi"/>
            <w:iCs w:val="0"/>
            <w:noProof/>
            <w:sz w:val="22"/>
            <w:szCs w:val="22"/>
          </w:rPr>
          <w:tab/>
        </w:r>
        <w:r w:rsidRPr="00AC3FB9" w:rsidDel="00C4564D">
          <w:rPr>
            <w:rPrChange w:id="1005" w:author="Steffen Maerdian" w:date="2018-04-18T18:16:00Z">
              <w:rPr>
                <w:rStyle w:val="Hyperlink"/>
                <w:noProof/>
              </w:rPr>
            </w:rPrChange>
          </w:rPr>
          <w:delText>837 Health Care Claims Bundles</w:delText>
        </w:r>
        <w:r w:rsidDel="00C4564D">
          <w:rPr>
            <w:noProof/>
            <w:webHidden/>
          </w:rPr>
          <w:tab/>
          <w:delText>14</w:delText>
        </w:r>
      </w:del>
    </w:p>
    <w:p w14:paraId="0325F03C" w14:textId="7DA80D87" w:rsidR="002502D1" w:rsidDel="00C4564D" w:rsidRDefault="002502D1">
      <w:pPr>
        <w:pStyle w:val="TOC2"/>
        <w:tabs>
          <w:tab w:val="left" w:pos="880"/>
          <w:tab w:val="right" w:leader="dot" w:pos="9350"/>
        </w:tabs>
        <w:rPr>
          <w:del w:id="1006" w:author="Maerdian, Steffen (Halfaker)" w:date="2018-08-23T08:11:00Z"/>
          <w:rFonts w:asciiTheme="minorHAnsi" w:eastAsiaTheme="minorEastAsia" w:hAnsiTheme="minorHAnsi" w:cstheme="minorBidi"/>
          <w:b w:val="0"/>
          <w:noProof/>
          <w:sz w:val="22"/>
          <w:szCs w:val="22"/>
        </w:rPr>
      </w:pPr>
      <w:del w:id="1007" w:author="Maerdian, Steffen (Halfaker)" w:date="2018-08-23T08:11:00Z">
        <w:r w:rsidRPr="00AC3FB9" w:rsidDel="00C4564D">
          <w:rPr>
            <w:rPrChange w:id="1008" w:author="Steffen Maerdian" w:date="2018-04-18T18:16:00Z">
              <w:rPr>
                <w:rStyle w:val="Hyperlink"/>
                <w:noProof/>
              </w:rPr>
            </w:rPrChange>
          </w:rPr>
          <w:delText>3.3</w:delText>
        </w:r>
        <w:r w:rsidDel="00C4564D">
          <w:rPr>
            <w:rFonts w:asciiTheme="minorHAnsi" w:eastAsiaTheme="minorEastAsia" w:hAnsiTheme="minorHAnsi" w:cstheme="minorBidi"/>
            <w:b w:val="0"/>
            <w:noProof/>
            <w:sz w:val="22"/>
            <w:szCs w:val="22"/>
          </w:rPr>
          <w:tab/>
        </w:r>
        <w:r w:rsidRPr="00AC3FB9" w:rsidDel="00C4564D">
          <w:rPr>
            <w:rPrChange w:id="1009" w:author="Steffen Maerdian" w:date="2018-04-18T18:16:00Z">
              <w:rPr>
                <w:rStyle w:val="Hyperlink"/>
                <w:noProof/>
              </w:rPr>
            </w:rPrChange>
          </w:rPr>
          <w:delText>Resource Sections</w:delText>
        </w:r>
        <w:r w:rsidDel="00C4564D">
          <w:rPr>
            <w:noProof/>
            <w:webHidden/>
          </w:rPr>
          <w:tab/>
          <w:delText>15</w:delText>
        </w:r>
      </w:del>
    </w:p>
    <w:p w14:paraId="617DE398" w14:textId="2B0BAECE" w:rsidR="002502D1" w:rsidDel="00C4564D" w:rsidRDefault="002502D1">
      <w:pPr>
        <w:pStyle w:val="TOC3"/>
        <w:tabs>
          <w:tab w:val="left" w:pos="1320"/>
          <w:tab w:val="right" w:leader="dot" w:pos="9350"/>
        </w:tabs>
        <w:rPr>
          <w:del w:id="1010" w:author="Maerdian, Steffen (Halfaker)" w:date="2018-08-23T08:11:00Z"/>
          <w:rFonts w:asciiTheme="minorHAnsi" w:eastAsiaTheme="minorEastAsia" w:hAnsiTheme="minorHAnsi" w:cstheme="minorBidi"/>
          <w:iCs w:val="0"/>
          <w:noProof/>
          <w:sz w:val="22"/>
          <w:szCs w:val="22"/>
        </w:rPr>
      </w:pPr>
      <w:del w:id="1011" w:author="Maerdian, Steffen (Halfaker)" w:date="2018-08-23T08:11:00Z">
        <w:r w:rsidRPr="00AC3FB9" w:rsidDel="00C4564D">
          <w:rPr>
            <w:rPrChange w:id="1012" w:author="Steffen Maerdian" w:date="2018-04-18T18:16:00Z">
              <w:rPr>
                <w:rStyle w:val="Hyperlink"/>
                <w:noProof/>
              </w:rPr>
            </w:rPrChange>
          </w:rPr>
          <w:delText>3.3.1</w:delText>
        </w:r>
        <w:r w:rsidDel="00C4564D">
          <w:rPr>
            <w:rFonts w:asciiTheme="minorHAnsi" w:eastAsiaTheme="minorEastAsia" w:hAnsiTheme="minorHAnsi" w:cstheme="minorBidi"/>
            <w:iCs w:val="0"/>
            <w:noProof/>
            <w:sz w:val="22"/>
            <w:szCs w:val="22"/>
          </w:rPr>
          <w:tab/>
        </w:r>
        <w:r w:rsidRPr="00AC3FB9" w:rsidDel="00C4564D">
          <w:rPr>
            <w:rPrChange w:id="1013" w:author="Steffen Maerdian" w:date="2018-04-18T18:16:00Z">
              <w:rPr>
                <w:rStyle w:val="Hyperlink"/>
                <w:noProof/>
              </w:rPr>
            </w:rPrChange>
          </w:rPr>
          <w:delText>837I Transaction Resources</w:delText>
        </w:r>
        <w:r w:rsidDel="00C4564D">
          <w:rPr>
            <w:noProof/>
            <w:webHidden/>
          </w:rPr>
          <w:tab/>
          <w:delText>15</w:delText>
        </w:r>
      </w:del>
    </w:p>
    <w:p w14:paraId="35912819" w14:textId="68B2A9A3" w:rsidR="002502D1" w:rsidDel="00C4564D" w:rsidRDefault="002502D1">
      <w:pPr>
        <w:pStyle w:val="TOC3"/>
        <w:tabs>
          <w:tab w:val="left" w:pos="1320"/>
          <w:tab w:val="right" w:leader="dot" w:pos="9350"/>
        </w:tabs>
        <w:rPr>
          <w:del w:id="1014" w:author="Maerdian, Steffen (Halfaker)" w:date="2018-08-23T08:11:00Z"/>
          <w:rFonts w:asciiTheme="minorHAnsi" w:eastAsiaTheme="minorEastAsia" w:hAnsiTheme="minorHAnsi" w:cstheme="minorBidi"/>
          <w:iCs w:val="0"/>
          <w:noProof/>
          <w:sz w:val="22"/>
          <w:szCs w:val="22"/>
        </w:rPr>
      </w:pPr>
      <w:del w:id="1015" w:author="Maerdian, Steffen (Halfaker)" w:date="2018-08-23T08:11:00Z">
        <w:r w:rsidRPr="00AC3FB9" w:rsidDel="00C4564D">
          <w:rPr>
            <w:rPrChange w:id="1016" w:author="Steffen Maerdian" w:date="2018-04-18T18:16:00Z">
              <w:rPr>
                <w:rStyle w:val="Hyperlink"/>
                <w:noProof/>
              </w:rPr>
            </w:rPrChange>
          </w:rPr>
          <w:delText>3.3.2</w:delText>
        </w:r>
        <w:r w:rsidDel="00C4564D">
          <w:rPr>
            <w:rFonts w:asciiTheme="minorHAnsi" w:eastAsiaTheme="minorEastAsia" w:hAnsiTheme="minorHAnsi" w:cstheme="minorBidi"/>
            <w:iCs w:val="0"/>
            <w:noProof/>
            <w:sz w:val="22"/>
            <w:szCs w:val="22"/>
          </w:rPr>
          <w:tab/>
        </w:r>
        <w:r w:rsidRPr="00AC3FB9" w:rsidDel="00C4564D">
          <w:rPr>
            <w:rPrChange w:id="1017" w:author="Steffen Maerdian" w:date="2018-04-18T18:16:00Z">
              <w:rPr>
                <w:rStyle w:val="Hyperlink"/>
                <w:noProof/>
              </w:rPr>
            </w:rPrChange>
          </w:rPr>
          <w:delText>837P Transaction Resources</w:delText>
        </w:r>
        <w:r w:rsidDel="00C4564D">
          <w:rPr>
            <w:noProof/>
            <w:webHidden/>
          </w:rPr>
          <w:tab/>
          <w:delText>16</w:delText>
        </w:r>
      </w:del>
    </w:p>
    <w:p w14:paraId="1CBC0473" w14:textId="1263C791" w:rsidR="002502D1" w:rsidDel="00C4564D" w:rsidRDefault="002502D1">
      <w:pPr>
        <w:pStyle w:val="TOC3"/>
        <w:tabs>
          <w:tab w:val="left" w:pos="1320"/>
          <w:tab w:val="right" w:leader="dot" w:pos="9350"/>
        </w:tabs>
        <w:rPr>
          <w:del w:id="1018" w:author="Maerdian, Steffen (Halfaker)" w:date="2018-08-23T08:11:00Z"/>
          <w:rFonts w:asciiTheme="minorHAnsi" w:eastAsiaTheme="minorEastAsia" w:hAnsiTheme="minorHAnsi" w:cstheme="minorBidi"/>
          <w:iCs w:val="0"/>
          <w:noProof/>
          <w:sz w:val="22"/>
          <w:szCs w:val="22"/>
        </w:rPr>
      </w:pPr>
      <w:del w:id="1019" w:author="Maerdian, Steffen (Halfaker)" w:date="2018-08-23T08:11:00Z">
        <w:r w:rsidRPr="00AC3FB9" w:rsidDel="00C4564D">
          <w:rPr>
            <w:rPrChange w:id="1020" w:author="Steffen Maerdian" w:date="2018-04-18T18:16:00Z">
              <w:rPr>
                <w:rStyle w:val="Hyperlink"/>
                <w:noProof/>
              </w:rPr>
            </w:rPrChange>
          </w:rPr>
          <w:delText>3.3.3</w:delText>
        </w:r>
        <w:r w:rsidDel="00C4564D">
          <w:rPr>
            <w:rFonts w:asciiTheme="minorHAnsi" w:eastAsiaTheme="minorEastAsia" w:hAnsiTheme="minorHAnsi" w:cstheme="minorBidi"/>
            <w:iCs w:val="0"/>
            <w:noProof/>
            <w:sz w:val="22"/>
            <w:szCs w:val="22"/>
          </w:rPr>
          <w:tab/>
        </w:r>
        <w:r w:rsidRPr="00AC3FB9" w:rsidDel="00C4564D">
          <w:rPr>
            <w:rPrChange w:id="1021" w:author="Steffen Maerdian" w:date="2018-04-18T18:16:00Z">
              <w:rPr>
                <w:rStyle w:val="Hyperlink"/>
                <w:noProof/>
              </w:rPr>
            </w:rPrChange>
          </w:rPr>
          <w:delText>837D Transaction Resources</w:delText>
        </w:r>
        <w:r w:rsidDel="00C4564D">
          <w:rPr>
            <w:noProof/>
            <w:webHidden/>
          </w:rPr>
          <w:tab/>
          <w:delText>17</w:delText>
        </w:r>
      </w:del>
    </w:p>
    <w:p w14:paraId="7403808C" w14:textId="55FF5F33" w:rsidR="002502D1" w:rsidDel="00C4564D" w:rsidRDefault="002502D1">
      <w:pPr>
        <w:pStyle w:val="TOC3"/>
        <w:tabs>
          <w:tab w:val="left" w:pos="1320"/>
          <w:tab w:val="right" w:leader="dot" w:pos="9350"/>
        </w:tabs>
        <w:rPr>
          <w:del w:id="1022" w:author="Maerdian, Steffen (Halfaker)" w:date="2018-08-23T08:11:00Z"/>
          <w:rFonts w:asciiTheme="minorHAnsi" w:eastAsiaTheme="minorEastAsia" w:hAnsiTheme="minorHAnsi" w:cstheme="minorBidi"/>
          <w:iCs w:val="0"/>
          <w:noProof/>
          <w:sz w:val="22"/>
          <w:szCs w:val="22"/>
        </w:rPr>
      </w:pPr>
      <w:del w:id="1023" w:author="Maerdian, Steffen (Halfaker)" w:date="2018-08-23T08:11:00Z">
        <w:r w:rsidRPr="00AC3FB9" w:rsidDel="00C4564D">
          <w:rPr>
            <w:rPrChange w:id="1024" w:author="Steffen Maerdian" w:date="2018-04-18T18:16:00Z">
              <w:rPr>
                <w:rStyle w:val="Hyperlink"/>
                <w:noProof/>
              </w:rPr>
            </w:rPrChange>
          </w:rPr>
          <w:delText>3.3.4</w:delText>
        </w:r>
        <w:r w:rsidDel="00C4564D">
          <w:rPr>
            <w:rFonts w:asciiTheme="minorHAnsi" w:eastAsiaTheme="minorEastAsia" w:hAnsiTheme="minorHAnsi" w:cstheme="minorBidi"/>
            <w:iCs w:val="0"/>
            <w:noProof/>
            <w:sz w:val="22"/>
            <w:szCs w:val="22"/>
          </w:rPr>
          <w:tab/>
        </w:r>
        <w:r w:rsidRPr="00AC3FB9" w:rsidDel="00C4564D">
          <w:rPr>
            <w:rPrChange w:id="1025" w:author="Steffen Maerdian" w:date="2018-04-18T18:16:00Z">
              <w:rPr>
                <w:rStyle w:val="Hyperlink"/>
                <w:noProof/>
              </w:rPr>
            </w:rPrChange>
          </w:rPr>
          <w:delText>Mapping Sheet</w:delText>
        </w:r>
        <w:r w:rsidDel="00C4564D">
          <w:rPr>
            <w:noProof/>
            <w:webHidden/>
          </w:rPr>
          <w:tab/>
          <w:delText>18</w:delText>
        </w:r>
      </w:del>
    </w:p>
    <w:p w14:paraId="456773B8" w14:textId="1D3901C6" w:rsidR="002502D1" w:rsidDel="00C4564D" w:rsidRDefault="002502D1">
      <w:pPr>
        <w:pStyle w:val="TOC1"/>
        <w:tabs>
          <w:tab w:val="left" w:pos="440"/>
          <w:tab w:val="right" w:leader="dot" w:pos="9350"/>
        </w:tabs>
        <w:rPr>
          <w:del w:id="1026" w:author="Maerdian, Steffen (Halfaker)" w:date="2018-08-23T08:11:00Z"/>
          <w:rFonts w:asciiTheme="minorHAnsi" w:eastAsiaTheme="minorEastAsia" w:hAnsiTheme="minorHAnsi" w:cstheme="minorBidi"/>
          <w:b w:val="0"/>
          <w:bCs w:val="0"/>
          <w:noProof/>
          <w:sz w:val="22"/>
          <w:szCs w:val="22"/>
        </w:rPr>
      </w:pPr>
      <w:del w:id="1027" w:author="Maerdian, Steffen (Halfaker)" w:date="2018-08-23T08:11:00Z">
        <w:r w:rsidRPr="00AC3FB9" w:rsidDel="00C4564D">
          <w:rPr>
            <w:rPrChange w:id="1028" w:author="Steffen Maerdian" w:date="2018-04-18T18:16:00Z">
              <w:rPr>
                <w:rStyle w:val="Hyperlink"/>
                <w:noProof/>
              </w:rPr>
            </w:rPrChange>
          </w:rPr>
          <w:delText>4</w:delText>
        </w:r>
        <w:r w:rsidDel="00C4564D">
          <w:rPr>
            <w:rFonts w:asciiTheme="minorHAnsi" w:eastAsiaTheme="minorEastAsia" w:hAnsiTheme="minorHAnsi" w:cstheme="minorBidi"/>
            <w:b w:val="0"/>
            <w:bCs w:val="0"/>
            <w:noProof/>
            <w:sz w:val="22"/>
            <w:szCs w:val="22"/>
          </w:rPr>
          <w:tab/>
        </w:r>
        <w:r w:rsidRPr="00AC3FB9" w:rsidDel="00C4564D">
          <w:rPr>
            <w:rPrChange w:id="1029" w:author="Steffen Maerdian" w:date="2018-04-18T18:16:00Z">
              <w:rPr>
                <w:rStyle w:val="Hyperlink"/>
                <w:noProof/>
              </w:rPr>
            </w:rPrChange>
          </w:rPr>
          <w:delText>Appendix B - TASCore Mapping Rules</w:delText>
        </w:r>
        <w:r w:rsidDel="00C4564D">
          <w:rPr>
            <w:noProof/>
            <w:webHidden/>
          </w:rPr>
          <w:tab/>
          <w:delText>18</w:delText>
        </w:r>
      </w:del>
    </w:p>
    <w:p w14:paraId="2CCF333C" w14:textId="34586734" w:rsidR="002502D1" w:rsidDel="00C4564D" w:rsidRDefault="002502D1">
      <w:pPr>
        <w:pStyle w:val="TOC1"/>
        <w:tabs>
          <w:tab w:val="left" w:pos="440"/>
          <w:tab w:val="right" w:leader="dot" w:pos="9350"/>
        </w:tabs>
        <w:rPr>
          <w:del w:id="1030" w:author="Maerdian, Steffen (Halfaker)" w:date="2018-08-23T08:11:00Z"/>
          <w:rFonts w:asciiTheme="minorHAnsi" w:eastAsiaTheme="minorEastAsia" w:hAnsiTheme="minorHAnsi" w:cstheme="minorBidi"/>
          <w:b w:val="0"/>
          <w:bCs w:val="0"/>
          <w:noProof/>
          <w:sz w:val="22"/>
          <w:szCs w:val="22"/>
        </w:rPr>
      </w:pPr>
      <w:del w:id="1031" w:author="Maerdian, Steffen (Halfaker)" w:date="2018-08-23T08:11:00Z">
        <w:r w:rsidRPr="00AC3FB9" w:rsidDel="00C4564D">
          <w:rPr>
            <w:rPrChange w:id="1032" w:author="Steffen Maerdian" w:date="2018-04-18T18:16:00Z">
              <w:rPr>
                <w:rStyle w:val="Hyperlink"/>
                <w:noProof/>
              </w:rPr>
            </w:rPrChange>
          </w:rPr>
          <w:delText>5</w:delText>
        </w:r>
        <w:r w:rsidDel="00C4564D">
          <w:rPr>
            <w:rFonts w:asciiTheme="minorHAnsi" w:eastAsiaTheme="minorEastAsia" w:hAnsiTheme="minorHAnsi" w:cstheme="minorBidi"/>
            <w:b w:val="0"/>
            <w:bCs w:val="0"/>
            <w:noProof/>
            <w:sz w:val="22"/>
            <w:szCs w:val="22"/>
          </w:rPr>
          <w:tab/>
        </w:r>
        <w:r w:rsidRPr="00AC3FB9" w:rsidDel="00C4564D">
          <w:rPr>
            <w:rPrChange w:id="1033" w:author="Steffen Maerdian" w:date="2018-04-18T18:16:00Z">
              <w:rPr>
                <w:rStyle w:val="Hyperlink"/>
                <w:noProof/>
              </w:rPr>
            </w:rPrChange>
          </w:rPr>
          <w:delText>Appendix C – TASCore Default Values</w:delText>
        </w:r>
        <w:r w:rsidDel="00C4564D">
          <w:rPr>
            <w:noProof/>
            <w:webHidden/>
          </w:rPr>
          <w:tab/>
          <w:delText>18</w:delText>
        </w:r>
      </w:del>
    </w:p>
    <w:p w14:paraId="23ED5306" w14:textId="21DA828F" w:rsidR="002502D1" w:rsidDel="00C4564D" w:rsidRDefault="002502D1">
      <w:pPr>
        <w:pStyle w:val="TOC1"/>
        <w:tabs>
          <w:tab w:val="left" w:pos="440"/>
          <w:tab w:val="right" w:leader="dot" w:pos="9350"/>
        </w:tabs>
        <w:rPr>
          <w:del w:id="1034" w:author="Maerdian, Steffen (Halfaker)" w:date="2018-08-23T08:11:00Z"/>
          <w:rFonts w:asciiTheme="minorHAnsi" w:eastAsiaTheme="minorEastAsia" w:hAnsiTheme="minorHAnsi" w:cstheme="minorBidi"/>
          <w:b w:val="0"/>
          <w:bCs w:val="0"/>
          <w:noProof/>
          <w:sz w:val="22"/>
          <w:szCs w:val="22"/>
        </w:rPr>
      </w:pPr>
      <w:del w:id="1035" w:author="Maerdian, Steffen (Halfaker)" w:date="2018-08-23T08:11:00Z">
        <w:r w:rsidRPr="00AC3FB9" w:rsidDel="00C4564D">
          <w:rPr>
            <w:rPrChange w:id="1036" w:author="Steffen Maerdian" w:date="2018-04-18T18:16:00Z">
              <w:rPr>
                <w:rStyle w:val="Hyperlink"/>
                <w:noProof/>
              </w:rPr>
            </w:rPrChange>
          </w:rPr>
          <w:delText>6</w:delText>
        </w:r>
        <w:r w:rsidDel="00C4564D">
          <w:rPr>
            <w:rFonts w:asciiTheme="minorHAnsi" w:eastAsiaTheme="minorEastAsia" w:hAnsiTheme="minorHAnsi" w:cstheme="minorBidi"/>
            <w:b w:val="0"/>
            <w:bCs w:val="0"/>
            <w:noProof/>
            <w:sz w:val="22"/>
            <w:szCs w:val="22"/>
          </w:rPr>
          <w:tab/>
        </w:r>
        <w:r w:rsidRPr="00AC3FB9" w:rsidDel="00C4564D">
          <w:rPr>
            <w:rPrChange w:id="1037" w:author="Steffen Maerdian" w:date="2018-04-18T18:16:00Z">
              <w:rPr>
                <w:rStyle w:val="Hyperlink"/>
                <w:noProof/>
              </w:rPr>
            </w:rPrChange>
          </w:rPr>
          <w:delText>Appendix D – FSC Mapping Rules</w:delText>
        </w:r>
        <w:r w:rsidDel="00C4564D">
          <w:rPr>
            <w:noProof/>
            <w:webHidden/>
          </w:rPr>
          <w:tab/>
          <w:delText>18</w:delText>
        </w:r>
      </w:del>
    </w:p>
    <w:p w14:paraId="6296D8EE" w14:textId="3118C86D" w:rsidR="002502D1" w:rsidDel="00C4564D" w:rsidRDefault="002502D1">
      <w:pPr>
        <w:pStyle w:val="TOC1"/>
        <w:tabs>
          <w:tab w:val="left" w:pos="440"/>
          <w:tab w:val="right" w:leader="dot" w:pos="9350"/>
        </w:tabs>
        <w:rPr>
          <w:del w:id="1038" w:author="Maerdian, Steffen (Halfaker)" w:date="2018-08-23T08:11:00Z"/>
          <w:rFonts w:asciiTheme="minorHAnsi" w:eastAsiaTheme="minorEastAsia" w:hAnsiTheme="minorHAnsi" w:cstheme="minorBidi"/>
          <w:b w:val="0"/>
          <w:bCs w:val="0"/>
          <w:noProof/>
          <w:sz w:val="22"/>
          <w:szCs w:val="22"/>
        </w:rPr>
      </w:pPr>
      <w:del w:id="1039" w:author="Maerdian, Steffen (Halfaker)" w:date="2018-08-23T08:11:00Z">
        <w:r w:rsidRPr="00AC3FB9" w:rsidDel="00C4564D">
          <w:rPr>
            <w:rPrChange w:id="1040" w:author="Steffen Maerdian" w:date="2018-04-18T18:16:00Z">
              <w:rPr>
                <w:rStyle w:val="Hyperlink"/>
                <w:noProof/>
              </w:rPr>
            </w:rPrChange>
          </w:rPr>
          <w:delText>7</w:delText>
        </w:r>
        <w:r w:rsidDel="00C4564D">
          <w:rPr>
            <w:rFonts w:asciiTheme="minorHAnsi" w:eastAsiaTheme="minorEastAsia" w:hAnsiTheme="minorHAnsi" w:cstheme="minorBidi"/>
            <w:b w:val="0"/>
            <w:bCs w:val="0"/>
            <w:noProof/>
            <w:sz w:val="22"/>
            <w:szCs w:val="22"/>
          </w:rPr>
          <w:tab/>
        </w:r>
        <w:r w:rsidRPr="00AC3FB9" w:rsidDel="00C4564D">
          <w:rPr>
            <w:rPrChange w:id="1041" w:author="Steffen Maerdian" w:date="2018-04-18T18:16:00Z">
              <w:rPr>
                <w:rStyle w:val="Hyperlink"/>
                <w:noProof/>
              </w:rPr>
            </w:rPrChange>
          </w:rPr>
          <w:delText>Appendix E – FSC Default Values</w:delText>
        </w:r>
        <w:r w:rsidDel="00C4564D">
          <w:rPr>
            <w:noProof/>
            <w:webHidden/>
          </w:rPr>
          <w:tab/>
          <w:delText>18</w:delText>
        </w:r>
      </w:del>
    </w:p>
    <w:p w14:paraId="500D14CD" w14:textId="4DB75F48" w:rsidR="002502D1" w:rsidDel="00C4564D" w:rsidRDefault="002502D1">
      <w:pPr>
        <w:pStyle w:val="TOC1"/>
        <w:tabs>
          <w:tab w:val="left" w:pos="440"/>
          <w:tab w:val="right" w:leader="dot" w:pos="9350"/>
        </w:tabs>
        <w:rPr>
          <w:del w:id="1042" w:author="Maerdian, Steffen (Halfaker)" w:date="2018-08-23T08:11:00Z"/>
          <w:rFonts w:asciiTheme="minorHAnsi" w:eastAsiaTheme="minorEastAsia" w:hAnsiTheme="minorHAnsi" w:cstheme="minorBidi"/>
          <w:b w:val="0"/>
          <w:bCs w:val="0"/>
          <w:noProof/>
          <w:sz w:val="22"/>
          <w:szCs w:val="22"/>
        </w:rPr>
      </w:pPr>
      <w:del w:id="1043" w:author="Maerdian, Steffen (Halfaker)" w:date="2018-08-23T08:11:00Z">
        <w:r w:rsidRPr="00AC3FB9" w:rsidDel="00C4564D">
          <w:rPr>
            <w:rPrChange w:id="1044" w:author="Steffen Maerdian" w:date="2018-04-18T18:16:00Z">
              <w:rPr>
                <w:rStyle w:val="Hyperlink"/>
                <w:noProof/>
              </w:rPr>
            </w:rPrChange>
          </w:rPr>
          <w:delText>8</w:delText>
        </w:r>
        <w:r w:rsidDel="00C4564D">
          <w:rPr>
            <w:rFonts w:asciiTheme="minorHAnsi" w:eastAsiaTheme="minorEastAsia" w:hAnsiTheme="minorHAnsi" w:cstheme="minorBidi"/>
            <w:b w:val="0"/>
            <w:bCs w:val="0"/>
            <w:noProof/>
            <w:sz w:val="22"/>
            <w:szCs w:val="22"/>
          </w:rPr>
          <w:tab/>
        </w:r>
        <w:r w:rsidRPr="00AC3FB9" w:rsidDel="00C4564D">
          <w:rPr>
            <w:rPrChange w:id="1045" w:author="Steffen Maerdian" w:date="2018-04-18T18:16:00Z">
              <w:rPr>
                <w:rStyle w:val="Hyperlink"/>
                <w:noProof/>
              </w:rPr>
            </w:rPrChange>
          </w:rPr>
          <w:delText>Glossary</w:delText>
        </w:r>
        <w:r w:rsidDel="00C4564D">
          <w:rPr>
            <w:noProof/>
            <w:webHidden/>
          </w:rPr>
          <w:tab/>
          <w:delText>19</w:delText>
        </w:r>
      </w:del>
    </w:p>
    <w:p w14:paraId="20E3DD5B" w14:textId="03FE9650" w:rsidR="002502D1" w:rsidDel="00C4564D" w:rsidRDefault="002502D1">
      <w:pPr>
        <w:pStyle w:val="TOC1"/>
        <w:tabs>
          <w:tab w:val="left" w:pos="440"/>
          <w:tab w:val="right" w:leader="dot" w:pos="9350"/>
        </w:tabs>
        <w:rPr>
          <w:del w:id="1046" w:author="Maerdian, Steffen (Halfaker)" w:date="2018-08-23T08:11:00Z"/>
          <w:rFonts w:asciiTheme="minorHAnsi" w:eastAsiaTheme="minorEastAsia" w:hAnsiTheme="minorHAnsi" w:cstheme="minorBidi"/>
          <w:b w:val="0"/>
          <w:bCs w:val="0"/>
          <w:noProof/>
          <w:sz w:val="22"/>
          <w:szCs w:val="22"/>
        </w:rPr>
      </w:pPr>
      <w:del w:id="1047" w:author="Maerdian, Steffen (Halfaker)" w:date="2018-08-23T08:11:00Z">
        <w:r w:rsidRPr="00AC3FB9" w:rsidDel="00C4564D">
          <w:rPr>
            <w:rPrChange w:id="1048" w:author="Steffen Maerdian" w:date="2018-04-18T18:16:00Z">
              <w:rPr>
                <w:rStyle w:val="Hyperlink"/>
                <w:noProof/>
              </w:rPr>
            </w:rPrChange>
          </w:rPr>
          <w:delText>9</w:delText>
        </w:r>
        <w:r w:rsidDel="00C4564D">
          <w:rPr>
            <w:rFonts w:asciiTheme="minorHAnsi" w:eastAsiaTheme="minorEastAsia" w:hAnsiTheme="minorHAnsi" w:cstheme="minorBidi"/>
            <w:b w:val="0"/>
            <w:bCs w:val="0"/>
            <w:noProof/>
            <w:sz w:val="22"/>
            <w:szCs w:val="22"/>
          </w:rPr>
          <w:tab/>
        </w:r>
        <w:r w:rsidRPr="00AC3FB9" w:rsidDel="00C4564D">
          <w:rPr>
            <w:rPrChange w:id="1049" w:author="Steffen Maerdian" w:date="2018-04-18T18:16:00Z">
              <w:rPr>
                <w:rStyle w:val="Hyperlink"/>
                <w:noProof/>
              </w:rPr>
            </w:rPrChange>
          </w:rPr>
          <w:delText>Attachment A – Approval Signatures</w:delText>
        </w:r>
        <w:r w:rsidDel="00C4564D">
          <w:rPr>
            <w:noProof/>
            <w:webHidden/>
          </w:rPr>
          <w:tab/>
          <w:delText>20</w:delText>
        </w:r>
      </w:del>
    </w:p>
    <w:p w14:paraId="60AFC093" w14:textId="2A5D2351" w:rsidR="002502D1" w:rsidDel="00C4564D" w:rsidRDefault="002502D1">
      <w:pPr>
        <w:pStyle w:val="TOC2"/>
        <w:tabs>
          <w:tab w:val="left" w:pos="880"/>
          <w:tab w:val="right" w:leader="dot" w:pos="9350"/>
        </w:tabs>
        <w:rPr>
          <w:del w:id="1050" w:author="Maerdian, Steffen (Halfaker)" w:date="2018-08-23T08:11:00Z"/>
          <w:rFonts w:asciiTheme="minorHAnsi" w:eastAsiaTheme="minorEastAsia" w:hAnsiTheme="minorHAnsi" w:cstheme="minorBidi"/>
          <w:b w:val="0"/>
          <w:noProof/>
          <w:sz w:val="22"/>
          <w:szCs w:val="22"/>
        </w:rPr>
      </w:pPr>
      <w:del w:id="1051" w:author="Maerdian, Steffen (Halfaker)" w:date="2018-08-23T08:11:00Z">
        <w:r w:rsidRPr="00AC3FB9" w:rsidDel="00C4564D">
          <w:rPr>
            <w:rPrChange w:id="1052" w:author="Steffen Maerdian" w:date="2018-04-18T18:16:00Z">
              <w:rPr>
                <w:rStyle w:val="Hyperlink"/>
                <w:noProof/>
              </w:rPr>
            </w:rPrChange>
          </w:rPr>
          <w:delText>9.1</w:delText>
        </w:r>
        <w:r w:rsidDel="00C4564D">
          <w:rPr>
            <w:rFonts w:asciiTheme="minorHAnsi" w:eastAsiaTheme="minorEastAsia" w:hAnsiTheme="minorHAnsi" w:cstheme="minorBidi"/>
            <w:b w:val="0"/>
            <w:noProof/>
            <w:sz w:val="22"/>
            <w:szCs w:val="22"/>
          </w:rPr>
          <w:tab/>
        </w:r>
        <w:r w:rsidRPr="00AC3FB9" w:rsidDel="00C4564D">
          <w:rPr>
            <w:rPrChange w:id="1053" w:author="Steffen Maerdian" w:date="2018-04-18T18:16:00Z">
              <w:rPr>
                <w:rStyle w:val="Hyperlink"/>
                <w:noProof/>
              </w:rPr>
            </w:rPrChange>
          </w:rPr>
          <w:delText>Signature page continued</w:delText>
        </w:r>
        <w:r w:rsidDel="00C4564D">
          <w:rPr>
            <w:noProof/>
            <w:webHidden/>
          </w:rPr>
          <w:tab/>
          <w:delText>21</w:delText>
        </w:r>
      </w:del>
    </w:p>
    <w:p w14:paraId="054FEED0" w14:textId="30F42C00" w:rsidR="00111074" w:rsidRDefault="00CE41B2" w:rsidP="001012BD">
      <w:pPr>
        <w:pStyle w:val="BodyText"/>
        <w:rPr>
          <w:caps/>
        </w:rPr>
      </w:pPr>
      <w:r w:rsidRPr="005559F3">
        <w:rPr>
          <w:caps/>
        </w:rPr>
        <w:fldChar w:fldCharType="end"/>
      </w:r>
    </w:p>
    <w:p w14:paraId="72FA0547" w14:textId="03CC130A" w:rsidR="00044F2D" w:rsidRDefault="00044F2D" w:rsidP="00ED6C26">
      <w:pPr>
        <w:pStyle w:val="Title2"/>
      </w:pPr>
      <w:r w:rsidRPr="005559F3">
        <w:rPr>
          <w:rFonts w:ascii="Verdana" w:hAnsi="Verdana"/>
        </w:rPr>
        <w:t xml:space="preserve">Table of </w:t>
      </w:r>
      <w:r>
        <w:rPr>
          <w:rFonts w:ascii="Verdana" w:hAnsi="Verdana"/>
        </w:rPr>
        <w:t>Figures</w:t>
      </w:r>
    </w:p>
    <w:p w14:paraId="1E3531A8" w14:textId="02620AB5" w:rsidR="005D0963" w:rsidRDefault="00044F2D">
      <w:pPr>
        <w:pStyle w:val="TableofFigures"/>
        <w:tabs>
          <w:tab w:val="right" w:leader="dot" w:pos="9350"/>
        </w:tabs>
        <w:rPr>
          <w:ins w:id="1054" w:author="Maerdian, Steffen (Halfaker)" w:date="2018-09-11T11:47:00Z"/>
          <w:rFonts w:asciiTheme="minorHAnsi" w:eastAsiaTheme="minorEastAsia" w:hAnsiTheme="minorHAnsi" w:cstheme="minorBidi"/>
          <w:i w:val="0"/>
          <w:iCs w:val="0"/>
          <w:noProof/>
          <w:sz w:val="22"/>
          <w:szCs w:val="22"/>
          <w:lang w:eastAsia="en-US"/>
        </w:rPr>
      </w:pPr>
      <w:r>
        <w:fldChar w:fldCharType="begin"/>
      </w:r>
      <w:r>
        <w:instrText xml:space="preserve"> TOC \h \z \c "Figure" </w:instrText>
      </w:r>
      <w:r>
        <w:fldChar w:fldCharType="separate"/>
      </w:r>
      <w:ins w:id="1055" w:author="Maerdian, Steffen (Halfaker)" w:date="2018-09-11T11:47:00Z">
        <w:r w:rsidR="005D0963" w:rsidRPr="00E065B4">
          <w:rPr>
            <w:rStyle w:val="Hyperlink"/>
            <w:noProof/>
          </w:rPr>
          <w:fldChar w:fldCharType="begin"/>
        </w:r>
        <w:r w:rsidR="005D0963" w:rsidRPr="00E065B4">
          <w:rPr>
            <w:rStyle w:val="Hyperlink"/>
            <w:noProof/>
          </w:rPr>
          <w:instrText xml:space="preserve"> </w:instrText>
        </w:r>
        <w:r w:rsidR="005D0963">
          <w:rPr>
            <w:noProof/>
          </w:rPr>
          <w:instrText>HYPERLINK \l "_Toc524429841"</w:instrText>
        </w:r>
        <w:r w:rsidR="005D0963" w:rsidRPr="00E065B4">
          <w:rPr>
            <w:rStyle w:val="Hyperlink"/>
            <w:noProof/>
          </w:rPr>
          <w:instrText xml:space="preserve"> </w:instrText>
        </w:r>
        <w:r w:rsidR="005D0963" w:rsidRPr="00E065B4">
          <w:rPr>
            <w:rStyle w:val="Hyperlink"/>
            <w:noProof/>
          </w:rPr>
          <w:fldChar w:fldCharType="separate"/>
        </w:r>
        <w:r w:rsidR="005D0963" w:rsidRPr="00E065B4">
          <w:rPr>
            <w:rStyle w:val="Hyperlink"/>
            <w:noProof/>
          </w:rPr>
          <w:t>Figure 1– Interim Solution Diagram</w:t>
        </w:r>
        <w:r w:rsidR="005D0963">
          <w:rPr>
            <w:noProof/>
            <w:webHidden/>
          </w:rPr>
          <w:tab/>
        </w:r>
        <w:r w:rsidR="005D0963">
          <w:rPr>
            <w:noProof/>
            <w:webHidden/>
          </w:rPr>
          <w:fldChar w:fldCharType="begin"/>
        </w:r>
        <w:r w:rsidR="005D0963">
          <w:rPr>
            <w:noProof/>
            <w:webHidden/>
          </w:rPr>
          <w:instrText xml:space="preserve"> PAGEREF _Toc524429841 \h </w:instrText>
        </w:r>
      </w:ins>
      <w:r w:rsidR="005D0963">
        <w:rPr>
          <w:noProof/>
          <w:webHidden/>
        </w:rPr>
      </w:r>
      <w:r w:rsidR="005D0963">
        <w:rPr>
          <w:noProof/>
          <w:webHidden/>
        </w:rPr>
        <w:fldChar w:fldCharType="separate"/>
      </w:r>
      <w:ins w:id="1056" w:author="Maerdian, Steffen (Halfaker)" w:date="2018-09-11T11:47:00Z">
        <w:r w:rsidR="005D0963">
          <w:rPr>
            <w:noProof/>
            <w:webHidden/>
          </w:rPr>
          <w:t>3</w:t>
        </w:r>
        <w:r w:rsidR="005D0963">
          <w:rPr>
            <w:noProof/>
            <w:webHidden/>
          </w:rPr>
          <w:fldChar w:fldCharType="end"/>
        </w:r>
        <w:r w:rsidR="005D0963" w:rsidRPr="00E065B4">
          <w:rPr>
            <w:rStyle w:val="Hyperlink"/>
            <w:noProof/>
          </w:rPr>
          <w:fldChar w:fldCharType="end"/>
        </w:r>
      </w:ins>
    </w:p>
    <w:p w14:paraId="79BECB1A" w14:textId="577FF66A" w:rsidR="005D0963" w:rsidRDefault="005D0963">
      <w:pPr>
        <w:pStyle w:val="TableofFigures"/>
        <w:tabs>
          <w:tab w:val="right" w:leader="dot" w:pos="9350"/>
        </w:tabs>
        <w:rPr>
          <w:ins w:id="1057" w:author="Maerdian, Steffen (Halfaker)" w:date="2018-09-11T11:47:00Z"/>
          <w:rFonts w:asciiTheme="minorHAnsi" w:eastAsiaTheme="minorEastAsia" w:hAnsiTheme="minorHAnsi" w:cstheme="minorBidi"/>
          <w:i w:val="0"/>
          <w:iCs w:val="0"/>
          <w:noProof/>
          <w:sz w:val="22"/>
          <w:szCs w:val="22"/>
          <w:lang w:eastAsia="en-US"/>
        </w:rPr>
      </w:pPr>
      <w:ins w:id="1058" w:author="Maerdian, Steffen (Halfaker)" w:date="2018-09-11T11:47:00Z">
        <w:r w:rsidRPr="00E065B4">
          <w:rPr>
            <w:rStyle w:val="Hyperlink"/>
            <w:noProof/>
          </w:rPr>
          <w:fldChar w:fldCharType="begin"/>
        </w:r>
        <w:r w:rsidRPr="00E065B4">
          <w:rPr>
            <w:rStyle w:val="Hyperlink"/>
            <w:noProof/>
          </w:rPr>
          <w:instrText xml:space="preserve"> </w:instrText>
        </w:r>
        <w:r>
          <w:rPr>
            <w:noProof/>
          </w:rPr>
          <w:instrText>HYPERLINK \l "_Toc524429842"</w:instrText>
        </w:r>
        <w:r w:rsidRPr="00E065B4">
          <w:rPr>
            <w:rStyle w:val="Hyperlink"/>
            <w:noProof/>
          </w:rPr>
          <w:instrText xml:space="preserve"> </w:instrText>
        </w:r>
        <w:r w:rsidRPr="00E065B4">
          <w:rPr>
            <w:rStyle w:val="Hyperlink"/>
            <w:noProof/>
          </w:rPr>
          <w:fldChar w:fldCharType="separate"/>
        </w:r>
        <w:r w:rsidRPr="00E065B4">
          <w:rPr>
            <w:rStyle w:val="Hyperlink"/>
            <w:noProof/>
          </w:rPr>
          <w:t>Figure 2 - Future (To Be) Solution Diagram</w:t>
        </w:r>
        <w:r>
          <w:rPr>
            <w:noProof/>
            <w:webHidden/>
          </w:rPr>
          <w:tab/>
        </w:r>
        <w:r>
          <w:rPr>
            <w:noProof/>
            <w:webHidden/>
          </w:rPr>
          <w:fldChar w:fldCharType="begin"/>
        </w:r>
        <w:r>
          <w:rPr>
            <w:noProof/>
            <w:webHidden/>
          </w:rPr>
          <w:instrText xml:space="preserve"> PAGEREF _Toc524429842 \h </w:instrText>
        </w:r>
      </w:ins>
      <w:r>
        <w:rPr>
          <w:noProof/>
          <w:webHidden/>
        </w:rPr>
      </w:r>
      <w:r>
        <w:rPr>
          <w:noProof/>
          <w:webHidden/>
        </w:rPr>
        <w:fldChar w:fldCharType="separate"/>
      </w:r>
      <w:ins w:id="1059" w:author="Maerdian, Steffen (Halfaker)" w:date="2018-09-11T11:47:00Z">
        <w:r>
          <w:rPr>
            <w:noProof/>
            <w:webHidden/>
          </w:rPr>
          <w:t>4</w:t>
        </w:r>
        <w:r>
          <w:rPr>
            <w:noProof/>
            <w:webHidden/>
          </w:rPr>
          <w:fldChar w:fldCharType="end"/>
        </w:r>
        <w:r w:rsidRPr="00E065B4">
          <w:rPr>
            <w:rStyle w:val="Hyperlink"/>
            <w:noProof/>
          </w:rPr>
          <w:fldChar w:fldCharType="end"/>
        </w:r>
      </w:ins>
    </w:p>
    <w:p w14:paraId="278292D1" w14:textId="43BDE277" w:rsidR="005D0963" w:rsidRDefault="005D0963">
      <w:pPr>
        <w:pStyle w:val="TableofFigures"/>
        <w:tabs>
          <w:tab w:val="right" w:leader="dot" w:pos="9350"/>
        </w:tabs>
        <w:rPr>
          <w:ins w:id="1060" w:author="Maerdian, Steffen (Halfaker)" w:date="2018-09-11T11:47:00Z"/>
          <w:rFonts w:asciiTheme="minorHAnsi" w:eastAsiaTheme="minorEastAsia" w:hAnsiTheme="minorHAnsi" w:cstheme="minorBidi"/>
          <w:i w:val="0"/>
          <w:iCs w:val="0"/>
          <w:noProof/>
          <w:sz w:val="22"/>
          <w:szCs w:val="22"/>
          <w:lang w:eastAsia="en-US"/>
        </w:rPr>
      </w:pPr>
      <w:ins w:id="1061" w:author="Maerdian, Steffen (Halfaker)" w:date="2018-09-11T11:47:00Z">
        <w:r w:rsidRPr="00E065B4">
          <w:rPr>
            <w:rStyle w:val="Hyperlink"/>
            <w:noProof/>
          </w:rPr>
          <w:fldChar w:fldCharType="begin"/>
        </w:r>
        <w:r w:rsidRPr="00E065B4">
          <w:rPr>
            <w:rStyle w:val="Hyperlink"/>
            <w:noProof/>
          </w:rPr>
          <w:instrText xml:space="preserve"> </w:instrText>
        </w:r>
        <w:r>
          <w:rPr>
            <w:noProof/>
          </w:rPr>
          <w:instrText>HYPERLINK \l "_Toc524429843"</w:instrText>
        </w:r>
        <w:r w:rsidRPr="00E065B4">
          <w:rPr>
            <w:rStyle w:val="Hyperlink"/>
            <w:noProof/>
          </w:rPr>
          <w:instrText xml:space="preserve"> </w:instrText>
        </w:r>
        <w:r w:rsidRPr="00E065B4">
          <w:rPr>
            <w:rStyle w:val="Hyperlink"/>
            <w:noProof/>
          </w:rPr>
          <w:fldChar w:fldCharType="separate"/>
        </w:r>
        <w:r w:rsidRPr="00E065B4">
          <w:rPr>
            <w:rStyle w:val="Hyperlink"/>
            <w:noProof/>
          </w:rPr>
          <w:t>Figure 3 - TASCore/FSC Connectivity</w:t>
        </w:r>
        <w:r>
          <w:rPr>
            <w:noProof/>
            <w:webHidden/>
          </w:rPr>
          <w:tab/>
        </w:r>
        <w:r>
          <w:rPr>
            <w:noProof/>
            <w:webHidden/>
          </w:rPr>
          <w:fldChar w:fldCharType="begin"/>
        </w:r>
        <w:r>
          <w:rPr>
            <w:noProof/>
            <w:webHidden/>
          </w:rPr>
          <w:instrText xml:space="preserve"> PAGEREF _Toc524429843 \h </w:instrText>
        </w:r>
      </w:ins>
      <w:r>
        <w:rPr>
          <w:noProof/>
          <w:webHidden/>
        </w:rPr>
      </w:r>
      <w:r>
        <w:rPr>
          <w:noProof/>
          <w:webHidden/>
        </w:rPr>
        <w:fldChar w:fldCharType="separate"/>
      </w:r>
      <w:ins w:id="1062" w:author="Maerdian, Steffen (Halfaker)" w:date="2018-09-11T11:47:00Z">
        <w:r>
          <w:rPr>
            <w:noProof/>
            <w:webHidden/>
          </w:rPr>
          <w:t>5</w:t>
        </w:r>
        <w:r>
          <w:rPr>
            <w:noProof/>
            <w:webHidden/>
          </w:rPr>
          <w:fldChar w:fldCharType="end"/>
        </w:r>
        <w:r w:rsidRPr="00E065B4">
          <w:rPr>
            <w:rStyle w:val="Hyperlink"/>
            <w:noProof/>
          </w:rPr>
          <w:fldChar w:fldCharType="end"/>
        </w:r>
      </w:ins>
    </w:p>
    <w:p w14:paraId="574724D4" w14:textId="7BF4FD75" w:rsidR="005D0963" w:rsidRDefault="005D0963">
      <w:pPr>
        <w:pStyle w:val="TableofFigures"/>
        <w:tabs>
          <w:tab w:val="right" w:leader="dot" w:pos="9350"/>
        </w:tabs>
        <w:rPr>
          <w:ins w:id="1063" w:author="Maerdian, Steffen (Halfaker)" w:date="2018-09-11T11:47:00Z"/>
          <w:rFonts w:asciiTheme="minorHAnsi" w:eastAsiaTheme="minorEastAsia" w:hAnsiTheme="minorHAnsi" w:cstheme="minorBidi"/>
          <w:i w:val="0"/>
          <w:iCs w:val="0"/>
          <w:noProof/>
          <w:sz w:val="22"/>
          <w:szCs w:val="22"/>
          <w:lang w:eastAsia="en-US"/>
        </w:rPr>
      </w:pPr>
      <w:ins w:id="1064" w:author="Maerdian, Steffen (Halfaker)" w:date="2018-09-11T11:47:00Z">
        <w:r w:rsidRPr="00E065B4">
          <w:rPr>
            <w:rStyle w:val="Hyperlink"/>
            <w:noProof/>
          </w:rPr>
          <w:fldChar w:fldCharType="begin"/>
        </w:r>
        <w:r w:rsidRPr="00E065B4">
          <w:rPr>
            <w:rStyle w:val="Hyperlink"/>
            <w:noProof/>
          </w:rPr>
          <w:instrText xml:space="preserve"> </w:instrText>
        </w:r>
        <w:r>
          <w:rPr>
            <w:noProof/>
          </w:rPr>
          <w:instrText>HYPERLINK \l "_Toc524429844"</w:instrText>
        </w:r>
        <w:r w:rsidRPr="00E065B4">
          <w:rPr>
            <w:rStyle w:val="Hyperlink"/>
            <w:noProof/>
          </w:rPr>
          <w:instrText xml:space="preserve"> </w:instrText>
        </w:r>
        <w:r w:rsidRPr="00E065B4">
          <w:rPr>
            <w:rStyle w:val="Hyperlink"/>
            <w:noProof/>
          </w:rPr>
          <w:fldChar w:fldCharType="separate"/>
        </w:r>
        <w:r w:rsidRPr="00E065B4">
          <w:rPr>
            <w:rStyle w:val="Hyperlink"/>
            <w:noProof/>
          </w:rPr>
          <w:t>Figure 4 – Example FHIR Bundle Content</w:t>
        </w:r>
        <w:r>
          <w:rPr>
            <w:noProof/>
            <w:webHidden/>
          </w:rPr>
          <w:tab/>
        </w:r>
        <w:r>
          <w:rPr>
            <w:noProof/>
            <w:webHidden/>
          </w:rPr>
          <w:fldChar w:fldCharType="begin"/>
        </w:r>
        <w:r>
          <w:rPr>
            <w:noProof/>
            <w:webHidden/>
          </w:rPr>
          <w:instrText xml:space="preserve"> PAGEREF _Toc524429844 \h </w:instrText>
        </w:r>
      </w:ins>
      <w:r>
        <w:rPr>
          <w:noProof/>
          <w:webHidden/>
        </w:rPr>
      </w:r>
      <w:r>
        <w:rPr>
          <w:noProof/>
          <w:webHidden/>
        </w:rPr>
        <w:fldChar w:fldCharType="separate"/>
      </w:r>
      <w:ins w:id="1065" w:author="Maerdian, Steffen (Halfaker)" w:date="2018-09-11T11:47:00Z">
        <w:r>
          <w:rPr>
            <w:noProof/>
            <w:webHidden/>
          </w:rPr>
          <w:t>10</w:t>
        </w:r>
        <w:r>
          <w:rPr>
            <w:noProof/>
            <w:webHidden/>
          </w:rPr>
          <w:fldChar w:fldCharType="end"/>
        </w:r>
        <w:r w:rsidRPr="00E065B4">
          <w:rPr>
            <w:rStyle w:val="Hyperlink"/>
            <w:noProof/>
          </w:rPr>
          <w:fldChar w:fldCharType="end"/>
        </w:r>
      </w:ins>
    </w:p>
    <w:p w14:paraId="5F5CCF1A" w14:textId="703D47C1" w:rsidR="005D0963" w:rsidRDefault="005D0963">
      <w:pPr>
        <w:pStyle w:val="TableofFigures"/>
        <w:tabs>
          <w:tab w:val="right" w:leader="dot" w:pos="9350"/>
        </w:tabs>
        <w:rPr>
          <w:ins w:id="1066" w:author="Maerdian, Steffen (Halfaker)" w:date="2018-09-11T11:47:00Z"/>
          <w:rFonts w:asciiTheme="minorHAnsi" w:eastAsiaTheme="minorEastAsia" w:hAnsiTheme="minorHAnsi" w:cstheme="minorBidi"/>
          <w:i w:val="0"/>
          <w:iCs w:val="0"/>
          <w:noProof/>
          <w:sz w:val="22"/>
          <w:szCs w:val="22"/>
          <w:lang w:eastAsia="en-US"/>
        </w:rPr>
      </w:pPr>
      <w:ins w:id="1067" w:author="Maerdian, Steffen (Halfaker)" w:date="2018-09-11T11:47:00Z">
        <w:r w:rsidRPr="00E065B4">
          <w:rPr>
            <w:rStyle w:val="Hyperlink"/>
            <w:noProof/>
          </w:rPr>
          <w:fldChar w:fldCharType="begin"/>
        </w:r>
        <w:r w:rsidRPr="00E065B4">
          <w:rPr>
            <w:rStyle w:val="Hyperlink"/>
            <w:noProof/>
          </w:rPr>
          <w:instrText xml:space="preserve"> </w:instrText>
        </w:r>
        <w:r>
          <w:rPr>
            <w:noProof/>
          </w:rPr>
          <w:instrText>HYPERLINK \l "_Toc524429845"</w:instrText>
        </w:r>
        <w:r w:rsidRPr="00E065B4">
          <w:rPr>
            <w:rStyle w:val="Hyperlink"/>
            <w:noProof/>
          </w:rPr>
          <w:instrText xml:space="preserve"> </w:instrText>
        </w:r>
        <w:r w:rsidRPr="00E065B4">
          <w:rPr>
            <w:rStyle w:val="Hyperlink"/>
            <w:noProof/>
          </w:rPr>
          <w:fldChar w:fldCharType="separate"/>
        </w:r>
        <w:r w:rsidRPr="00E065B4">
          <w:rPr>
            <w:rStyle w:val="Hyperlink"/>
            <w:noProof/>
          </w:rPr>
          <w:t>Figure 5 – Example FHIR Bundle</w:t>
        </w:r>
        <w:r>
          <w:rPr>
            <w:noProof/>
            <w:webHidden/>
          </w:rPr>
          <w:tab/>
        </w:r>
        <w:r>
          <w:rPr>
            <w:noProof/>
            <w:webHidden/>
          </w:rPr>
          <w:fldChar w:fldCharType="begin"/>
        </w:r>
        <w:r>
          <w:rPr>
            <w:noProof/>
            <w:webHidden/>
          </w:rPr>
          <w:instrText xml:space="preserve"> PAGEREF _Toc524429845 \h </w:instrText>
        </w:r>
      </w:ins>
      <w:r>
        <w:rPr>
          <w:noProof/>
          <w:webHidden/>
        </w:rPr>
      </w:r>
      <w:r>
        <w:rPr>
          <w:noProof/>
          <w:webHidden/>
        </w:rPr>
        <w:fldChar w:fldCharType="separate"/>
      </w:r>
      <w:ins w:id="1068" w:author="Maerdian, Steffen (Halfaker)" w:date="2018-09-11T11:47:00Z">
        <w:r>
          <w:rPr>
            <w:noProof/>
            <w:webHidden/>
          </w:rPr>
          <w:t>11</w:t>
        </w:r>
        <w:r>
          <w:rPr>
            <w:noProof/>
            <w:webHidden/>
          </w:rPr>
          <w:fldChar w:fldCharType="end"/>
        </w:r>
        <w:r w:rsidRPr="00E065B4">
          <w:rPr>
            <w:rStyle w:val="Hyperlink"/>
            <w:noProof/>
          </w:rPr>
          <w:fldChar w:fldCharType="end"/>
        </w:r>
      </w:ins>
    </w:p>
    <w:p w14:paraId="56DF47BB" w14:textId="31CCF08D" w:rsidR="000A7D42" w:rsidDel="00C4564D" w:rsidRDefault="000A7D42">
      <w:pPr>
        <w:pStyle w:val="TableofFigures"/>
        <w:tabs>
          <w:tab w:val="right" w:leader="dot" w:pos="9350"/>
        </w:tabs>
        <w:rPr>
          <w:ins w:id="1069" w:author="Steffen Maerdian" w:date="2018-05-01T09:55:00Z"/>
          <w:del w:id="1070" w:author="Maerdian, Steffen (Halfaker)" w:date="2018-08-23T08:11:00Z"/>
          <w:rFonts w:asciiTheme="minorHAnsi" w:eastAsiaTheme="minorEastAsia" w:hAnsiTheme="minorHAnsi" w:cstheme="minorBidi"/>
          <w:i w:val="0"/>
          <w:iCs w:val="0"/>
          <w:noProof/>
          <w:sz w:val="22"/>
          <w:szCs w:val="22"/>
          <w:lang w:eastAsia="en-US"/>
        </w:rPr>
      </w:pPr>
      <w:ins w:id="1071" w:author="Steffen Maerdian" w:date="2018-05-01T09:55:00Z">
        <w:del w:id="1072" w:author="Maerdian, Steffen (Halfaker)" w:date="2018-08-23T08:11:00Z">
          <w:r w:rsidRPr="00C4564D" w:rsidDel="00C4564D">
            <w:rPr>
              <w:rStyle w:val="Hyperlink"/>
              <w:i w:val="0"/>
              <w:iCs w:val="0"/>
              <w:noProof/>
            </w:rPr>
            <w:delText>Figure 1– Interim Solution Diagram</w:delText>
          </w:r>
          <w:r w:rsidDel="00C4564D">
            <w:rPr>
              <w:noProof/>
              <w:webHidden/>
            </w:rPr>
            <w:tab/>
            <w:delText>3</w:delText>
          </w:r>
        </w:del>
      </w:ins>
    </w:p>
    <w:p w14:paraId="4ECFC24D" w14:textId="65DCA076" w:rsidR="000A7D42" w:rsidDel="00C4564D" w:rsidRDefault="000A7D42">
      <w:pPr>
        <w:pStyle w:val="TableofFigures"/>
        <w:tabs>
          <w:tab w:val="right" w:leader="dot" w:pos="9350"/>
        </w:tabs>
        <w:rPr>
          <w:ins w:id="1073" w:author="Steffen Maerdian" w:date="2018-05-01T09:55:00Z"/>
          <w:del w:id="1074" w:author="Maerdian, Steffen (Halfaker)" w:date="2018-08-23T08:11:00Z"/>
          <w:rFonts w:asciiTheme="minorHAnsi" w:eastAsiaTheme="minorEastAsia" w:hAnsiTheme="minorHAnsi" w:cstheme="minorBidi"/>
          <w:i w:val="0"/>
          <w:iCs w:val="0"/>
          <w:noProof/>
          <w:sz w:val="22"/>
          <w:szCs w:val="22"/>
          <w:lang w:eastAsia="en-US"/>
        </w:rPr>
      </w:pPr>
      <w:ins w:id="1075" w:author="Steffen Maerdian" w:date="2018-05-01T09:55:00Z">
        <w:del w:id="1076" w:author="Maerdian, Steffen (Halfaker)" w:date="2018-08-23T08:11:00Z">
          <w:r w:rsidRPr="00C4564D" w:rsidDel="00C4564D">
            <w:rPr>
              <w:rStyle w:val="Hyperlink"/>
              <w:i w:val="0"/>
              <w:iCs w:val="0"/>
              <w:noProof/>
            </w:rPr>
            <w:delText>Figure 2 - Future (To Be) Solution Diagram</w:delText>
          </w:r>
          <w:r w:rsidDel="00C4564D">
            <w:rPr>
              <w:noProof/>
              <w:webHidden/>
            </w:rPr>
            <w:tab/>
            <w:delText>4</w:delText>
          </w:r>
        </w:del>
      </w:ins>
    </w:p>
    <w:p w14:paraId="135DD6FF" w14:textId="3BA29E68" w:rsidR="000A7D42" w:rsidDel="00C4564D" w:rsidRDefault="000A7D42">
      <w:pPr>
        <w:pStyle w:val="TableofFigures"/>
        <w:tabs>
          <w:tab w:val="right" w:leader="dot" w:pos="9350"/>
        </w:tabs>
        <w:rPr>
          <w:ins w:id="1077" w:author="Steffen Maerdian" w:date="2018-05-01T09:55:00Z"/>
          <w:del w:id="1078" w:author="Maerdian, Steffen (Halfaker)" w:date="2018-08-23T08:11:00Z"/>
          <w:rFonts w:asciiTheme="minorHAnsi" w:eastAsiaTheme="minorEastAsia" w:hAnsiTheme="minorHAnsi" w:cstheme="minorBidi"/>
          <w:i w:val="0"/>
          <w:iCs w:val="0"/>
          <w:noProof/>
          <w:sz w:val="22"/>
          <w:szCs w:val="22"/>
          <w:lang w:eastAsia="en-US"/>
        </w:rPr>
      </w:pPr>
      <w:ins w:id="1079" w:author="Steffen Maerdian" w:date="2018-05-01T09:55:00Z">
        <w:del w:id="1080" w:author="Maerdian, Steffen (Halfaker)" w:date="2018-08-23T08:11:00Z">
          <w:r w:rsidRPr="00C4564D" w:rsidDel="00C4564D">
            <w:rPr>
              <w:rStyle w:val="Hyperlink"/>
              <w:i w:val="0"/>
              <w:iCs w:val="0"/>
              <w:noProof/>
            </w:rPr>
            <w:delText>Figure 3 - TASCore/FSC Connectivity</w:delText>
          </w:r>
          <w:r w:rsidDel="00C4564D">
            <w:rPr>
              <w:noProof/>
              <w:webHidden/>
            </w:rPr>
            <w:tab/>
            <w:delText>5</w:delText>
          </w:r>
        </w:del>
      </w:ins>
    </w:p>
    <w:p w14:paraId="120DB202" w14:textId="4D3C3708" w:rsidR="000A7D42" w:rsidDel="00C4564D" w:rsidRDefault="000A7D42">
      <w:pPr>
        <w:pStyle w:val="TableofFigures"/>
        <w:tabs>
          <w:tab w:val="right" w:leader="dot" w:pos="9350"/>
        </w:tabs>
        <w:rPr>
          <w:ins w:id="1081" w:author="Steffen Maerdian" w:date="2018-05-01T09:55:00Z"/>
          <w:del w:id="1082" w:author="Maerdian, Steffen (Halfaker)" w:date="2018-08-23T08:11:00Z"/>
          <w:rFonts w:asciiTheme="minorHAnsi" w:eastAsiaTheme="minorEastAsia" w:hAnsiTheme="minorHAnsi" w:cstheme="minorBidi"/>
          <w:i w:val="0"/>
          <w:iCs w:val="0"/>
          <w:noProof/>
          <w:sz w:val="22"/>
          <w:szCs w:val="22"/>
          <w:lang w:eastAsia="en-US"/>
        </w:rPr>
      </w:pPr>
      <w:ins w:id="1083" w:author="Steffen Maerdian" w:date="2018-05-01T09:55:00Z">
        <w:del w:id="1084" w:author="Maerdian, Steffen (Halfaker)" w:date="2018-08-23T08:11:00Z">
          <w:r w:rsidRPr="00C4564D" w:rsidDel="00C4564D">
            <w:rPr>
              <w:rStyle w:val="Hyperlink"/>
              <w:i w:val="0"/>
              <w:iCs w:val="0"/>
              <w:noProof/>
            </w:rPr>
            <w:delText>Figure 4 – Example FHIR Bundle Content</w:delText>
          </w:r>
          <w:r w:rsidDel="00C4564D">
            <w:rPr>
              <w:noProof/>
              <w:webHidden/>
            </w:rPr>
            <w:tab/>
            <w:delText>10</w:delText>
          </w:r>
        </w:del>
      </w:ins>
    </w:p>
    <w:p w14:paraId="3272A123" w14:textId="36BFF87F" w:rsidR="000A7D42" w:rsidDel="00C4564D" w:rsidRDefault="000A7D42">
      <w:pPr>
        <w:pStyle w:val="TableofFigures"/>
        <w:tabs>
          <w:tab w:val="right" w:leader="dot" w:pos="9350"/>
        </w:tabs>
        <w:rPr>
          <w:ins w:id="1085" w:author="Steffen Maerdian" w:date="2018-05-01T09:55:00Z"/>
          <w:del w:id="1086" w:author="Maerdian, Steffen (Halfaker)" w:date="2018-08-23T08:11:00Z"/>
          <w:rFonts w:asciiTheme="minorHAnsi" w:eastAsiaTheme="minorEastAsia" w:hAnsiTheme="minorHAnsi" w:cstheme="minorBidi"/>
          <w:i w:val="0"/>
          <w:iCs w:val="0"/>
          <w:noProof/>
          <w:sz w:val="22"/>
          <w:szCs w:val="22"/>
          <w:lang w:eastAsia="en-US"/>
        </w:rPr>
      </w:pPr>
      <w:ins w:id="1087" w:author="Steffen Maerdian" w:date="2018-05-01T09:55:00Z">
        <w:del w:id="1088" w:author="Maerdian, Steffen (Halfaker)" w:date="2018-08-23T08:11:00Z">
          <w:r w:rsidRPr="00C4564D" w:rsidDel="00C4564D">
            <w:rPr>
              <w:rStyle w:val="Hyperlink"/>
              <w:i w:val="0"/>
              <w:iCs w:val="0"/>
              <w:noProof/>
            </w:rPr>
            <w:delText>Figure 5 – Example FHIR Bundle</w:delText>
          </w:r>
          <w:r w:rsidDel="00C4564D">
            <w:rPr>
              <w:noProof/>
              <w:webHidden/>
            </w:rPr>
            <w:tab/>
            <w:delText>11</w:delText>
          </w:r>
        </w:del>
      </w:ins>
    </w:p>
    <w:p w14:paraId="04A75410" w14:textId="04F21A15" w:rsidR="002502D1" w:rsidDel="00C4564D" w:rsidRDefault="002502D1">
      <w:pPr>
        <w:pStyle w:val="TableofFigures"/>
        <w:tabs>
          <w:tab w:val="right" w:leader="dot" w:pos="9350"/>
        </w:tabs>
        <w:rPr>
          <w:del w:id="1089" w:author="Maerdian, Steffen (Halfaker)" w:date="2018-08-23T08:11:00Z"/>
          <w:rFonts w:asciiTheme="minorHAnsi" w:eastAsiaTheme="minorEastAsia" w:hAnsiTheme="minorHAnsi" w:cstheme="minorBidi"/>
          <w:i w:val="0"/>
          <w:iCs w:val="0"/>
          <w:noProof/>
          <w:sz w:val="22"/>
          <w:szCs w:val="22"/>
          <w:lang w:eastAsia="en-US"/>
        </w:rPr>
      </w:pPr>
      <w:del w:id="1090" w:author="Maerdian, Steffen (Halfaker)" w:date="2018-08-23T08:11:00Z">
        <w:r w:rsidRPr="00AC3FB9" w:rsidDel="00C4564D">
          <w:rPr>
            <w:rPrChange w:id="1091" w:author="Steffen Maerdian" w:date="2018-04-18T18:16:00Z">
              <w:rPr>
                <w:rStyle w:val="Hyperlink"/>
                <w:noProof/>
              </w:rPr>
            </w:rPrChange>
          </w:rPr>
          <w:delText>Figure 1– Interim Solution Diagram</w:delText>
        </w:r>
        <w:r w:rsidDel="00C4564D">
          <w:rPr>
            <w:noProof/>
            <w:webHidden/>
          </w:rPr>
          <w:tab/>
          <w:delText>3</w:delText>
        </w:r>
      </w:del>
    </w:p>
    <w:p w14:paraId="2250908D" w14:textId="51163BC1" w:rsidR="002502D1" w:rsidDel="00C4564D" w:rsidRDefault="002502D1">
      <w:pPr>
        <w:pStyle w:val="TableofFigures"/>
        <w:tabs>
          <w:tab w:val="right" w:leader="dot" w:pos="9350"/>
        </w:tabs>
        <w:rPr>
          <w:del w:id="1092" w:author="Maerdian, Steffen (Halfaker)" w:date="2018-08-23T08:11:00Z"/>
          <w:rFonts w:asciiTheme="minorHAnsi" w:eastAsiaTheme="minorEastAsia" w:hAnsiTheme="minorHAnsi" w:cstheme="minorBidi"/>
          <w:i w:val="0"/>
          <w:iCs w:val="0"/>
          <w:noProof/>
          <w:sz w:val="22"/>
          <w:szCs w:val="22"/>
          <w:lang w:eastAsia="en-US"/>
        </w:rPr>
      </w:pPr>
      <w:del w:id="1093" w:author="Maerdian, Steffen (Halfaker)" w:date="2018-08-23T08:11:00Z">
        <w:r w:rsidRPr="00AC3FB9" w:rsidDel="00C4564D">
          <w:rPr>
            <w:rPrChange w:id="1094" w:author="Steffen Maerdian" w:date="2018-04-18T18:16:00Z">
              <w:rPr>
                <w:rStyle w:val="Hyperlink"/>
                <w:noProof/>
              </w:rPr>
            </w:rPrChange>
          </w:rPr>
          <w:delText>Figure 2 - Future (To Be) Solution Diagram</w:delText>
        </w:r>
        <w:r w:rsidDel="00C4564D">
          <w:rPr>
            <w:noProof/>
            <w:webHidden/>
          </w:rPr>
          <w:tab/>
          <w:delText>4</w:delText>
        </w:r>
      </w:del>
    </w:p>
    <w:p w14:paraId="07C6478B" w14:textId="54F28BA4" w:rsidR="002502D1" w:rsidDel="00C4564D" w:rsidRDefault="002502D1">
      <w:pPr>
        <w:pStyle w:val="TableofFigures"/>
        <w:tabs>
          <w:tab w:val="right" w:leader="dot" w:pos="9350"/>
        </w:tabs>
        <w:rPr>
          <w:del w:id="1095" w:author="Maerdian, Steffen (Halfaker)" w:date="2018-08-23T08:11:00Z"/>
          <w:rFonts w:asciiTheme="minorHAnsi" w:eastAsiaTheme="minorEastAsia" w:hAnsiTheme="minorHAnsi" w:cstheme="minorBidi"/>
          <w:i w:val="0"/>
          <w:iCs w:val="0"/>
          <w:noProof/>
          <w:sz w:val="22"/>
          <w:szCs w:val="22"/>
          <w:lang w:eastAsia="en-US"/>
        </w:rPr>
      </w:pPr>
      <w:del w:id="1096" w:author="Maerdian, Steffen (Halfaker)" w:date="2018-08-23T08:11:00Z">
        <w:r w:rsidRPr="00AC3FB9" w:rsidDel="00C4564D">
          <w:rPr>
            <w:rPrChange w:id="1097" w:author="Steffen Maerdian" w:date="2018-04-18T18:16:00Z">
              <w:rPr>
                <w:rStyle w:val="Hyperlink"/>
                <w:noProof/>
              </w:rPr>
            </w:rPrChange>
          </w:rPr>
          <w:delText>Figure 3 - TASCore/FSC Connectivity</w:delText>
        </w:r>
        <w:r w:rsidDel="00C4564D">
          <w:rPr>
            <w:noProof/>
            <w:webHidden/>
          </w:rPr>
          <w:tab/>
          <w:delText>5</w:delText>
        </w:r>
      </w:del>
    </w:p>
    <w:p w14:paraId="5CB35C90" w14:textId="5853F9FA" w:rsidR="002502D1" w:rsidDel="00C4564D" w:rsidRDefault="002502D1">
      <w:pPr>
        <w:pStyle w:val="TableofFigures"/>
        <w:tabs>
          <w:tab w:val="right" w:leader="dot" w:pos="9350"/>
        </w:tabs>
        <w:rPr>
          <w:del w:id="1098" w:author="Maerdian, Steffen (Halfaker)" w:date="2018-08-23T08:11:00Z"/>
          <w:rFonts w:asciiTheme="minorHAnsi" w:eastAsiaTheme="minorEastAsia" w:hAnsiTheme="minorHAnsi" w:cstheme="minorBidi"/>
          <w:i w:val="0"/>
          <w:iCs w:val="0"/>
          <w:noProof/>
          <w:sz w:val="22"/>
          <w:szCs w:val="22"/>
          <w:lang w:eastAsia="en-US"/>
        </w:rPr>
      </w:pPr>
      <w:del w:id="1099" w:author="Maerdian, Steffen (Halfaker)" w:date="2018-08-23T08:11:00Z">
        <w:r w:rsidRPr="00AC3FB9" w:rsidDel="00C4564D">
          <w:rPr>
            <w:rPrChange w:id="1100" w:author="Steffen Maerdian" w:date="2018-04-18T18:16:00Z">
              <w:rPr>
                <w:rStyle w:val="Hyperlink"/>
                <w:noProof/>
              </w:rPr>
            </w:rPrChange>
          </w:rPr>
          <w:delText>Figure 4 – Example FHIR Bundle Content</w:delText>
        </w:r>
        <w:r w:rsidDel="00C4564D">
          <w:rPr>
            <w:noProof/>
            <w:webHidden/>
          </w:rPr>
          <w:tab/>
          <w:delText>10</w:delText>
        </w:r>
      </w:del>
    </w:p>
    <w:p w14:paraId="67F2DB93" w14:textId="6C6D0DD3" w:rsidR="002502D1" w:rsidDel="00C4564D" w:rsidRDefault="002502D1">
      <w:pPr>
        <w:pStyle w:val="TableofFigures"/>
        <w:tabs>
          <w:tab w:val="right" w:leader="dot" w:pos="9350"/>
        </w:tabs>
        <w:rPr>
          <w:del w:id="1101" w:author="Maerdian, Steffen (Halfaker)" w:date="2018-08-23T08:11:00Z"/>
          <w:rFonts w:asciiTheme="minorHAnsi" w:eastAsiaTheme="minorEastAsia" w:hAnsiTheme="minorHAnsi" w:cstheme="minorBidi"/>
          <w:i w:val="0"/>
          <w:iCs w:val="0"/>
          <w:noProof/>
          <w:sz w:val="22"/>
          <w:szCs w:val="22"/>
          <w:lang w:eastAsia="en-US"/>
        </w:rPr>
      </w:pPr>
      <w:del w:id="1102" w:author="Maerdian, Steffen (Halfaker)" w:date="2018-08-23T08:11:00Z">
        <w:r w:rsidRPr="00AC3FB9" w:rsidDel="00C4564D">
          <w:rPr>
            <w:rPrChange w:id="1103" w:author="Steffen Maerdian" w:date="2018-04-18T18:16:00Z">
              <w:rPr>
                <w:rStyle w:val="Hyperlink"/>
                <w:noProof/>
              </w:rPr>
            </w:rPrChange>
          </w:rPr>
          <w:delText>Figure 5 – Example FHIR Bundle</w:delText>
        </w:r>
        <w:r w:rsidDel="00C4564D">
          <w:rPr>
            <w:noProof/>
            <w:webHidden/>
          </w:rPr>
          <w:tab/>
          <w:delText>11</w:delText>
        </w:r>
      </w:del>
    </w:p>
    <w:p w14:paraId="1A2853E7" w14:textId="7B68F5B6" w:rsidR="00044F2D" w:rsidRPr="005559F3" w:rsidRDefault="00044F2D" w:rsidP="001012BD">
      <w:pPr>
        <w:pStyle w:val="BodyText"/>
        <w:sectPr w:rsidR="00044F2D" w:rsidRPr="005559F3" w:rsidSect="00977A7D">
          <w:footerReference w:type="even" r:id="rId17"/>
          <w:pgSz w:w="12240" w:h="15840" w:code="1"/>
          <w:pgMar w:top="1440" w:right="1440" w:bottom="1440" w:left="1440" w:header="720" w:footer="720" w:gutter="0"/>
          <w:pgNumType w:fmt="lowerRoman"/>
          <w:cols w:space="720"/>
          <w:docGrid w:linePitch="360"/>
        </w:sectPr>
      </w:pPr>
      <w:r>
        <w:fldChar w:fldCharType="end"/>
      </w:r>
    </w:p>
    <w:p w14:paraId="054FEED1" w14:textId="77777777" w:rsidR="00D952B0" w:rsidRPr="005559F3" w:rsidRDefault="00D952B0" w:rsidP="003D5238">
      <w:pPr>
        <w:pStyle w:val="Heading1"/>
        <w:numPr>
          <w:ilvl w:val="0"/>
          <w:numId w:val="8"/>
        </w:numPr>
        <w:rPr>
          <w:rFonts w:ascii="Verdana" w:hAnsi="Verdana"/>
        </w:rPr>
      </w:pPr>
      <w:bookmarkStart w:id="1104" w:name="_Toc146698395"/>
      <w:bookmarkStart w:id="1105" w:name="_Toc216071604"/>
      <w:bookmarkStart w:id="1106" w:name="_Toc263270951"/>
      <w:bookmarkStart w:id="1107" w:name="_Toc263271230"/>
      <w:bookmarkStart w:id="1108" w:name="_Toc377477590"/>
      <w:bookmarkStart w:id="1109" w:name="_Toc524429789"/>
      <w:bookmarkEnd w:id="0"/>
      <w:bookmarkEnd w:id="1104"/>
      <w:r w:rsidRPr="005559F3">
        <w:rPr>
          <w:rFonts w:ascii="Verdana" w:hAnsi="Verdana"/>
        </w:rPr>
        <w:lastRenderedPageBreak/>
        <w:t>Introduction</w:t>
      </w:r>
      <w:bookmarkEnd w:id="1105"/>
      <w:bookmarkEnd w:id="1106"/>
      <w:bookmarkEnd w:id="1107"/>
      <w:bookmarkEnd w:id="1108"/>
      <w:bookmarkEnd w:id="1109"/>
    </w:p>
    <w:p w14:paraId="054FEED2" w14:textId="2ACBD894" w:rsidR="00FD58AE" w:rsidRPr="005559F3" w:rsidRDefault="00117745" w:rsidP="00FD58AE">
      <w:pPr>
        <w:pStyle w:val="BodyText"/>
        <w:rPr>
          <w:sz w:val="24"/>
          <w:szCs w:val="24"/>
        </w:rPr>
      </w:pPr>
      <w:r w:rsidRPr="005559F3">
        <w:rPr>
          <w:sz w:val="24"/>
          <w:szCs w:val="24"/>
        </w:rPr>
        <w:t xml:space="preserve">This document describes the interface between </w:t>
      </w:r>
      <w:r w:rsidR="008B0FDE" w:rsidRPr="005559F3">
        <w:rPr>
          <w:sz w:val="24"/>
          <w:szCs w:val="24"/>
        </w:rPr>
        <w:t xml:space="preserve">a </w:t>
      </w:r>
      <w:r w:rsidR="006011F9" w:rsidRPr="005559F3">
        <w:rPr>
          <w:sz w:val="24"/>
        </w:rPr>
        <w:t>MCCF EDI TAS</w:t>
      </w:r>
      <w:r w:rsidR="00CE0452" w:rsidRPr="005559F3">
        <w:rPr>
          <w:sz w:val="24"/>
          <w:szCs w:val="24"/>
        </w:rPr>
        <w:t xml:space="preserve"> </w:t>
      </w:r>
      <w:r w:rsidR="006011F9">
        <w:rPr>
          <w:sz w:val="24"/>
          <w:szCs w:val="24"/>
        </w:rPr>
        <w:t xml:space="preserve">application </w:t>
      </w:r>
      <w:r w:rsidRPr="005559F3">
        <w:rPr>
          <w:sz w:val="24"/>
          <w:szCs w:val="24"/>
        </w:rPr>
        <w:t xml:space="preserve">and </w:t>
      </w:r>
      <w:r w:rsidR="008B0FDE" w:rsidRPr="005559F3">
        <w:rPr>
          <w:sz w:val="24"/>
          <w:szCs w:val="24"/>
        </w:rPr>
        <w:t>the</w:t>
      </w:r>
      <w:r w:rsidRPr="005559F3">
        <w:rPr>
          <w:sz w:val="24"/>
          <w:szCs w:val="24"/>
        </w:rPr>
        <w:t xml:space="preserve"> VA Financial Services Center in Austin, TX</w:t>
      </w:r>
      <w:bookmarkStart w:id="1110" w:name="_Toc216071605"/>
      <w:r w:rsidR="00EB3D36" w:rsidRPr="005559F3">
        <w:rPr>
          <w:sz w:val="24"/>
          <w:szCs w:val="24"/>
        </w:rPr>
        <w:t xml:space="preserve"> </w:t>
      </w:r>
      <w:r w:rsidR="004E2A9D" w:rsidRPr="005559F3">
        <w:rPr>
          <w:sz w:val="24"/>
          <w:szCs w:val="24"/>
        </w:rPr>
        <w:t xml:space="preserve">(FSC) </w:t>
      </w:r>
      <w:r w:rsidR="00707269">
        <w:rPr>
          <w:sz w:val="24"/>
          <w:szCs w:val="24"/>
        </w:rPr>
        <w:t>related to the electro</w:t>
      </w:r>
      <w:r w:rsidR="008B0FDE" w:rsidRPr="005559F3">
        <w:rPr>
          <w:sz w:val="24"/>
          <w:szCs w:val="24"/>
        </w:rPr>
        <w:t>nic processing of</w:t>
      </w:r>
      <w:r w:rsidR="00C3417E" w:rsidRPr="005559F3">
        <w:rPr>
          <w:sz w:val="24"/>
          <w:szCs w:val="24"/>
        </w:rPr>
        <w:t xml:space="preserve"> </w:t>
      </w:r>
      <w:r w:rsidR="00707269" w:rsidRPr="00707269">
        <w:rPr>
          <w:sz w:val="24"/>
          <w:szCs w:val="24"/>
        </w:rPr>
        <w:t>ASC X12N/005010 837 Health Care Claims</w:t>
      </w:r>
      <w:r w:rsidR="00233B50" w:rsidRPr="005559F3">
        <w:rPr>
          <w:sz w:val="24"/>
          <w:szCs w:val="24"/>
        </w:rPr>
        <w:t xml:space="preserve"> (</w:t>
      </w:r>
      <w:r w:rsidR="00D13B07" w:rsidRPr="005559F3">
        <w:rPr>
          <w:sz w:val="24"/>
          <w:szCs w:val="24"/>
        </w:rPr>
        <w:t>837</w:t>
      </w:r>
      <w:r w:rsidR="00233B50" w:rsidRPr="005559F3">
        <w:rPr>
          <w:sz w:val="24"/>
          <w:szCs w:val="24"/>
        </w:rPr>
        <w:t>)</w:t>
      </w:r>
      <w:r w:rsidR="008119FB" w:rsidRPr="005559F3">
        <w:rPr>
          <w:sz w:val="24"/>
          <w:szCs w:val="24"/>
        </w:rPr>
        <w:t xml:space="preserve"> </w:t>
      </w:r>
      <w:r w:rsidR="001D6CD4" w:rsidRPr="005559F3">
        <w:rPr>
          <w:sz w:val="24"/>
          <w:szCs w:val="24"/>
        </w:rPr>
        <w:t>messages</w:t>
      </w:r>
      <w:r w:rsidR="00EB3D36" w:rsidRPr="005559F3">
        <w:rPr>
          <w:sz w:val="24"/>
          <w:szCs w:val="24"/>
        </w:rPr>
        <w:t>.</w:t>
      </w:r>
    </w:p>
    <w:p w14:paraId="310ED585" w14:textId="77777777" w:rsidR="008B0FDE" w:rsidRPr="005559F3" w:rsidRDefault="008B0FDE" w:rsidP="00FD58AE">
      <w:pPr>
        <w:pStyle w:val="BodyText"/>
      </w:pPr>
    </w:p>
    <w:p w14:paraId="054FEED3" w14:textId="77777777" w:rsidR="00D952B0" w:rsidRPr="005559F3" w:rsidRDefault="00D952B0" w:rsidP="00BC3A1B">
      <w:pPr>
        <w:pStyle w:val="Heading2"/>
      </w:pPr>
      <w:bookmarkStart w:id="1111" w:name="_Toc263270952"/>
      <w:bookmarkStart w:id="1112" w:name="_Toc263271231"/>
      <w:bookmarkStart w:id="1113" w:name="_Toc377477591"/>
      <w:bookmarkStart w:id="1114" w:name="_Toc524429790"/>
      <w:r w:rsidRPr="005559F3">
        <w:t>Purpose</w:t>
      </w:r>
      <w:bookmarkEnd w:id="1110"/>
      <w:bookmarkEnd w:id="1111"/>
      <w:bookmarkEnd w:id="1112"/>
      <w:bookmarkEnd w:id="1113"/>
      <w:bookmarkEnd w:id="1114"/>
    </w:p>
    <w:p w14:paraId="39E0EC28" w14:textId="1B789198" w:rsidR="00790697" w:rsidRPr="005559F3" w:rsidRDefault="00C17200" w:rsidP="00C17200">
      <w:pPr>
        <w:pStyle w:val="BodyText"/>
        <w:rPr>
          <w:sz w:val="24"/>
          <w:szCs w:val="24"/>
        </w:rPr>
      </w:pPr>
      <w:bookmarkStart w:id="1115" w:name="_Toc216071606"/>
      <w:bookmarkStart w:id="1116" w:name="_Toc263270953"/>
      <w:bookmarkStart w:id="1117" w:name="_Toc263271232"/>
      <w:bookmarkStart w:id="1118" w:name="_Toc377477592"/>
      <w:r w:rsidRPr="005559F3">
        <w:rPr>
          <w:sz w:val="24"/>
          <w:szCs w:val="24"/>
        </w:rPr>
        <w:t xml:space="preserve">The purpose of this Interface Control Document (ICD) is to define the message structure and protocols which govern the interchange of data between </w:t>
      </w:r>
      <w:proofErr w:type="spellStart"/>
      <w:r w:rsidR="00707269">
        <w:rPr>
          <w:sz w:val="24"/>
          <w:szCs w:val="24"/>
        </w:rPr>
        <w:t>eBilling</w:t>
      </w:r>
      <w:proofErr w:type="spellEnd"/>
      <w:r w:rsidR="006011F9">
        <w:rPr>
          <w:sz w:val="24"/>
          <w:szCs w:val="24"/>
        </w:rPr>
        <w:t xml:space="preserve"> within </w:t>
      </w:r>
      <w:r w:rsidR="006011F9" w:rsidRPr="005559F3">
        <w:rPr>
          <w:sz w:val="24"/>
        </w:rPr>
        <w:t>MCCF EDI TAS</w:t>
      </w:r>
      <w:r w:rsidR="006011F9">
        <w:rPr>
          <w:sz w:val="24"/>
        </w:rPr>
        <w:t xml:space="preserve"> </w:t>
      </w:r>
      <w:r w:rsidRPr="005559F3">
        <w:rPr>
          <w:sz w:val="24"/>
          <w:szCs w:val="24"/>
        </w:rPr>
        <w:t xml:space="preserve">and the </w:t>
      </w:r>
      <w:r w:rsidR="004E2A9D" w:rsidRPr="005559F3">
        <w:rPr>
          <w:sz w:val="24"/>
          <w:szCs w:val="24"/>
        </w:rPr>
        <w:t>FSC</w:t>
      </w:r>
      <w:r w:rsidRPr="005559F3">
        <w:rPr>
          <w:sz w:val="24"/>
          <w:szCs w:val="24"/>
        </w:rPr>
        <w:t xml:space="preserve"> related to the electronic processing of </w:t>
      </w:r>
      <w:r w:rsidR="00707269">
        <w:rPr>
          <w:sz w:val="24"/>
          <w:szCs w:val="24"/>
        </w:rPr>
        <w:t xml:space="preserve">837 </w:t>
      </w:r>
      <w:r w:rsidR="00BE00AA" w:rsidRPr="005559F3">
        <w:rPr>
          <w:sz w:val="24"/>
          <w:szCs w:val="24"/>
        </w:rPr>
        <w:t>messages</w:t>
      </w:r>
      <w:r w:rsidR="008119FB" w:rsidRPr="005559F3">
        <w:rPr>
          <w:sz w:val="24"/>
          <w:szCs w:val="24"/>
        </w:rPr>
        <w:t>.</w:t>
      </w:r>
    </w:p>
    <w:p w14:paraId="2764A1E0" w14:textId="7B528237" w:rsidR="00790697" w:rsidRPr="005559F3" w:rsidRDefault="00C17200" w:rsidP="00383370">
      <w:pPr>
        <w:pStyle w:val="BodyText"/>
      </w:pPr>
      <w:r w:rsidRPr="005559F3">
        <w:t xml:space="preserve"> </w:t>
      </w:r>
    </w:p>
    <w:p w14:paraId="054FEED5" w14:textId="2029CBC8" w:rsidR="00D952B0" w:rsidRPr="005559F3" w:rsidRDefault="00D952B0" w:rsidP="00CE35E6">
      <w:pPr>
        <w:pStyle w:val="Heading2"/>
      </w:pPr>
      <w:bookmarkStart w:id="1119" w:name="_Toc507081177"/>
      <w:bookmarkStart w:id="1120" w:name="_Toc507146173"/>
      <w:bookmarkStart w:id="1121" w:name="_Toc507501920"/>
      <w:bookmarkStart w:id="1122" w:name="_Toc507580289"/>
      <w:bookmarkStart w:id="1123" w:name="_Toc507589865"/>
      <w:bookmarkStart w:id="1124" w:name="_Toc507605098"/>
      <w:bookmarkStart w:id="1125" w:name="_Toc524429791"/>
      <w:bookmarkEnd w:id="1119"/>
      <w:bookmarkEnd w:id="1120"/>
      <w:bookmarkEnd w:id="1121"/>
      <w:bookmarkEnd w:id="1122"/>
      <w:bookmarkEnd w:id="1123"/>
      <w:bookmarkEnd w:id="1124"/>
      <w:r w:rsidRPr="005559F3">
        <w:t>Scope</w:t>
      </w:r>
      <w:bookmarkEnd w:id="1115"/>
      <w:bookmarkEnd w:id="1116"/>
      <w:bookmarkEnd w:id="1117"/>
      <w:bookmarkEnd w:id="1118"/>
      <w:bookmarkEnd w:id="1125"/>
    </w:p>
    <w:p w14:paraId="4936D540" w14:textId="6F578DFF" w:rsidR="00C17200" w:rsidRPr="005559F3" w:rsidRDefault="00C17200" w:rsidP="00C17200">
      <w:pPr>
        <w:pStyle w:val="BodyText"/>
        <w:rPr>
          <w:sz w:val="24"/>
          <w:szCs w:val="24"/>
        </w:rPr>
      </w:pPr>
      <w:r w:rsidRPr="005559F3">
        <w:rPr>
          <w:sz w:val="24"/>
          <w:szCs w:val="24"/>
        </w:rPr>
        <w:t xml:space="preserve">This </w:t>
      </w:r>
      <w:r w:rsidR="00790697" w:rsidRPr="005559F3">
        <w:rPr>
          <w:sz w:val="24"/>
          <w:szCs w:val="24"/>
        </w:rPr>
        <w:t>ICD</w:t>
      </w:r>
      <w:r w:rsidRPr="005559F3">
        <w:rPr>
          <w:sz w:val="24"/>
          <w:szCs w:val="24"/>
        </w:rPr>
        <w:t xml:space="preserve"> specifies the interface between </w:t>
      </w:r>
      <w:r w:rsidR="00645BA2">
        <w:rPr>
          <w:sz w:val="24"/>
          <w:szCs w:val="24"/>
        </w:rPr>
        <w:t>MCCF EDI TAS</w:t>
      </w:r>
      <w:r w:rsidR="008119FB" w:rsidRPr="005559F3">
        <w:rPr>
          <w:sz w:val="24"/>
          <w:szCs w:val="24"/>
        </w:rPr>
        <w:t xml:space="preserve"> </w:t>
      </w:r>
      <w:r w:rsidRPr="005559F3">
        <w:rPr>
          <w:sz w:val="24"/>
          <w:szCs w:val="24"/>
        </w:rPr>
        <w:t xml:space="preserve">and FSC. This document provides details on the functional, performance, operational and design requirements for the interface. This document defines the layouts for the data that the </w:t>
      </w:r>
      <w:r w:rsidR="00645BA2">
        <w:rPr>
          <w:sz w:val="24"/>
          <w:szCs w:val="24"/>
        </w:rPr>
        <w:t>MCCF EDI TAS</w:t>
      </w:r>
      <w:r w:rsidRPr="005559F3">
        <w:rPr>
          <w:sz w:val="24"/>
          <w:szCs w:val="24"/>
        </w:rPr>
        <w:t xml:space="preserve"> </w:t>
      </w:r>
      <w:r w:rsidR="008119FB" w:rsidRPr="005559F3">
        <w:rPr>
          <w:sz w:val="24"/>
          <w:szCs w:val="24"/>
        </w:rPr>
        <w:t>sends to</w:t>
      </w:r>
      <w:r w:rsidR="008B0FDE" w:rsidRPr="005559F3">
        <w:rPr>
          <w:sz w:val="24"/>
          <w:szCs w:val="24"/>
        </w:rPr>
        <w:t xml:space="preserve"> FSC</w:t>
      </w:r>
      <w:r w:rsidRPr="005559F3">
        <w:rPr>
          <w:sz w:val="24"/>
          <w:szCs w:val="24"/>
        </w:rPr>
        <w:t xml:space="preserve">. This document is intended for all parties requiring such information, including business stakeholders, </w:t>
      </w:r>
      <w:del w:id="1126" w:author="Keith Oulson" w:date="2018-04-12T08:36:00Z">
        <w:r w:rsidRPr="005559F3" w:rsidDel="00FF115A">
          <w:rPr>
            <w:sz w:val="24"/>
            <w:szCs w:val="24"/>
          </w:rPr>
          <w:delText>end-users</w:delText>
        </w:r>
      </w:del>
      <w:ins w:id="1127" w:author="Keith Oulson" w:date="2018-04-12T08:36:00Z">
        <w:r w:rsidR="00FF115A">
          <w:rPr>
            <w:sz w:val="24"/>
            <w:szCs w:val="24"/>
          </w:rPr>
          <w:t>business analysts</w:t>
        </w:r>
      </w:ins>
      <w:r w:rsidRPr="005559F3">
        <w:rPr>
          <w:sz w:val="24"/>
          <w:szCs w:val="24"/>
        </w:rPr>
        <w:t>, software developers, system designers, testers and anyone else responsible for implementing this interface.</w:t>
      </w:r>
    </w:p>
    <w:p w14:paraId="53B70E31" w14:textId="77777777" w:rsidR="00C17200" w:rsidRPr="005559F3" w:rsidRDefault="00C17200" w:rsidP="00C17200">
      <w:pPr>
        <w:pStyle w:val="BodyText"/>
        <w:rPr>
          <w:lang w:eastAsia="en-US"/>
        </w:rPr>
      </w:pPr>
    </w:p>
    <w:p w14:paraId="054FEEDA" w14:textId="6300404B" w:rsidR="002E76AB" w:rsidRPr="005559F3" w:rsidRDefault="00D952B0" w:rsidP="00CE35E6">
      <w:pPr>
        <w:pStyle w:val="Heading2"/>
      </w:pPr>
      <w:bookmarkStart w:id="1128" w:name="_Toc216071607"/>
      <w:bookmarkStart w:id="1129" w:name="_Toc263270954"/>
      <w:bookmarkStart w:id="1130" w:name="_Toc263271233"/>
      <w:bookmarkStart w:id="1131" w:name="_Toc377477593"/>
      <w:bookmarkStart w:id="1132" w:name="_Toc524429792"/>
      <w:r w:rsidRPr="005559F3">
        <w:t>System Identification</w:t>
      </w:r>
      <w:bookmarkEnd w:id="1128"/>
      <w:bookmarkEnd w:id="1129"/>
      <w:bookmarkEnd w:id="1130"/>
      <w:bookmarkEnd w:id="1131"/>
      <w:bookmarkEnd w:id="1132"/>
      <w:r w:rsidRPr="005559F3">
        <w:t xml:space="preserve">  </w:t>
      </w:r>
    </w:p>
    <w:p w14:paraId="4230377E" w14:textId="3DB1EC59" w:rsidR="00C17200" w:rsidRPr="005559F3" w:rsidRDefault="00F436E9" w:rsidP="00C17200">
      <w:pPr>
        <w:pStyle w:val="BodyText"/>
        <w:rPr>
          <w:sz w:val="24"/>
          <w:szCs w:val="24"/>
          <w:lang w:eastAsia="en-US"/>
        </w:rPr>
      </w:pPr>
      <w:r w:rsidRPr="008B0966">
        <w:rPr>
          <w:sz w:val="24"/>
          <w:szCs w:val="24"/>
        </w:rPr>
        <w:t>MCCF EDI TAS</w:t>
      </w:r>
      <w:r w:rsidR="008B0FDE" w:rsidRPr="005559F3">
        <w:rPr>
          <w:sz w:val="24"/>
          <w:szCs w:val="24"/>
        </w:rPr>
        <w:t xml:space="preserve"> </w:t>
      </w:r>
      <w:proofErr w:type="spellStart"/>
      <w:r w:rsidR="00707269">
        <w:rPr>
          <w:sz w:val="24"/>
          <w:szCs w:val="24"/>
        </w:rPr>
        <w:t>eBilling</w:t>
      </w:r>
      <w:proofErr w:type="spellEnd"/>
      <w:r w:rsidR="008B0FDE" w:rsidRPr="005559F3">
        <w:rPr>
          <w:sz w:val="24"/>
          <w:szCs w:val="24"/>
        </w:rPr>
        <w:t xml:space="preserve"> </w:t>
      </w:r>
      <w:r w:rsidR="00790697" w:rsidRPr="005559F3">
        <w:rPr>
          <w:sz w:val="24"/>
          <w:szCs w:val="24"/>
        </w:rPr>
        <w:t>is</w:t>
      </w:r>
      <w:r w:rsidR="008119FB" w:rsidRPr="005559F3">
        <w:rPr>
          <w:sz w:val="24"/>
          <w:szCs w:val="24"/>
        </w:rPr>
        <w:t xml:space="preserve"> </w:t>
      </w:r>
      <w:r w:rsidR="00790697" w:rsidRPr="005559F3">
        <w:rPr>
          <w:sz w:val="24"/>
          <w:szCs w:val="24"/>
        </w:rPr>
        <w:t xml:space="preserve">software </w:t>
      </w:r>
      <w:r w:rsidR="00482F8C" w:rsidRPr="005559F3">
        <w:rPr>
          <w:sz w:val="24"/>
          <w:szCs w:val="24"/>
        </w:rPr>
        <w:t>designed to support the request</w:t>
      </w:r>
      <w:r w:rsidR="00150D71" w:rsidRPr="005559F3">
        <w:rPr>
          <w:sz w:val="24"/>
          <w:szCs w:val="24"/>
        </w:rPr>
        <w:t>s</w:t>
      </w:r>
      <w:r w:rsidR="00482F8C" w:rsidRPr="005559F3">
        <w:rPr>
          <w:sz w:val="24"/>
          <w:szCs w:val="24"/>
        </w:rPr>
        <w:t xml:space="preserve"> </w:t>
      </w:r>
      <w:r>
        <w:rPr>
          <w:sz w:val="24"/>
          <w:szCs w:val="24"/>
        </w:rPr>
        <w:t xml:space="preserve">inquiries </w:t>
      </w:r>
      <w:r w:rsidR="00482F8C" w:rsidRPr="005559F3">
        <w:rPr>
          <w:sz w:val="24"/>
          <w:szCs w:val="24"/>
        </w:rPr>
        <w:t>and responses</w:t>
      </w:r>
      <w:r w:rsidR="00790697" w:rsidRPr="005559F3">
        <w:rPr>
          <w:sz w:val="24"/>
          <w:szCs w:val="24"/>
        </w:rPr>
        <w:t xml:space="preserve"> related </w:t>
      </w:r>
      <w:r w:rsidR="00AA0BF5" w:rsidRPr="005559F3">
        <w:rPr>
          <w:sz w:val="24"/>
          <w:szCs w:val="24"/>
        </w:rPr>
        <w:t xml:space="preserve">to </w:t>
      </w:r>
      <w:r w:rsidR="00D13B07" w:rsidRPr="005559F3">
        <w:rPr>
          <w:sz w:val="24"/>
          <w:szCs w:val="24"/>
        </w:rPr>
        <w:t>Health Care Claims</w:t>
      </w:r>
      <w:r w:rsidR="00482F8C" w:rsidRPr="005559F3">
        <w:rPr>
          <w:sz w:val="24"/>
          <w:szCs w:val="24"/>
        </w:rPr>
        <w:t xml:space="preserve"> sent to and received from the FSC</w:t>
      </w:r>
      <w:r w:rsidR="00790697" w:rsidRPr="005559F3">
        <w:rPr>
          <w:sz w:val="24"/>
          <w:szCs w:val="24"/>
        </w:rPr>
        <w:t xml:space="preserve">.  This interface supports the electronic </w:t>
      </w:r>
      <w:r w:rsidR="009A77D0" w:rsidRPr="005559F3">
        <w:rPr>
          <w:sz w:val="24"/>
          <w:szCs w:val="24"/>
        </w:rPr>
        <w:t xml:space="preserve">transmission </w:t>
      </w:r>
      <w:ins w:id="1133" w:author="Keith Oulson" w:date="2018-04-13T15:19:00Z">
        <w:r w:rsidR="00EC6074">
          <w:rPr>
            <w:sz w:val="24"/>
            <w:szCs w:val="24"/>
          </w:rPr>
          <w:t xml:space="preserve">of </w:t>
        </w:r>
      </w:ins>
      <w:r w:rsidR="00D13B07" w:rsidRPr="005559F3">
        <w:rPr>
          <w:sz w:val="24"/>
          <w:szCs w:val="24"/>
        </w:rPr>
        <w:t>837</w:t>
      </w:r>
      <w:r w:rsidR="00707269">
        <w:rPr>
          <w:sz w:val="24"/>
          <w:szCs w:val="24"/>
        </w:rPr>
        <w:t xml:space="preserve"> messages</w:t>
      </w:r>
      <w:r w:rsidR="00AA0BF5" w:rsidRPr="005559F3">
        <w:rPr>
          <w:sz w:val="24"/>
          <w:szCs w:val="24"/>
        </w:rPr>
        <w:t xml:space="preserve"> between </w:t>
      </w:r>
      <w:r w:rsidR="009A77D0" w:rsidRPr="005559F3">
        <w:rPr>
          <w:sz w:val="24"/>
          <w:szCs w:val="24"/>
        </w:rPr>
        <w:t>FSC</w:t>
      </w:r>
      <w:r w:rsidR="008119FB" w:rsidRPr="005559F3">
        <w:rPr>
          <w:sz w:val="24"/>
          <w:szCs w:val="24"/>
        </w:rPr>
        <w:t xml:space="preserve"> and </w:t>
      </w:r>
      <w:r w:rsidR="00645BA2">
        <w:rPr>
          <w:sz w:val="24"/>
          <w:szCs w:val="24"/>
        </w:rPr>
        <w:t>MCCF EDI TAS</w:t>
      </w:r>
      <w:r w:rsidR="009A77D0" w:rsidRPr="005559F3">
        <w:rPr>
          <w:sz w:val="24"/>
          <w:szCs w:val="24"/>
        </w:rPr>
        <w:t xml:space="preserve">. </w:t>
      </w:r>
    </w:p>
    <w:p w14:paraId="1BAF597D" w14:textId="77777777" w:rsidR="00E67E51" w:rsidRPr="005559F3" w:rsidRDefault="00E67E51" w:rsidP="00E67E51">
      <w:pPr>
        <w:pStyle w:val="BodyText"/>
        <w:rPr>
          <w:lang w:eastAsia="en-US"/>
        </w:rPr>
      </w:pPr>
    </w:p>
    <w:p w14:paraId="054FEEDD" w14:textId="3FB56189" w:rsidR="00473584" w:rsidRDefault="00645BA2" w:rsidP="00CE35E6">
      <w:pPr>
        <w:pStyle w:val="Heading3"/>
      </w:pPr>
      <w:bookmarkStart w:id="1134" w:name="_Toc524429793"/>
      <w:r>
        <w:t>MCCF EDI TAS</w:t>
      </w:r>
      <w:bookmarkEnd w:id="1134"/>
    </w:p>
    <w:tbl>
      <w:tblPr>
        <w:tblW w:w="4436" w:type="pct"/>
        <w:tblInd w:w="108" w:type="dxa"/>
        <w:tblLook w:val="01E0" w:firstRow="1" w:lastRow="1" w:firstColumn="1" w:lastColumn="1" w:noHBand="0" w:noVBand="0"/>
      </w:tblPr>
      <w:tblGrid>
        <w:gridCol w:w="2340"/>
        <w:gridCol w:w="6156"/>
      </w:tblGrid>
      <w:tr w:rsidR="007C1A9A" w:rsidRPr="003B377B" w14:paraId="7B92371E" w14:textId="77777777" w:rsidTr="009928DE">
        <w:tc>
          <w:tcPr>
            <w:tcW w:w="2340" w:type="dxa"/>
            <w:tcBorders>
              <w:top w:val="single" w:sz="6" w:space="0" w:color="auto"/>
              <w:left w:val="single" w:sz="6" w:space="0" w:color="auto"/>
              <w:bottom w:val="single" w:sz="6" w:space="0" w:color="auto"/>
              <w:right w:val="single" w:sz="6" w:space="0" w:color="auto"/>
            </w:tcBorders>
            <w:shd w:val="clear" w:color="auto" w:fill="D9D9D9"/>
          </w:tcPr>
          <w:p w14:paraId="3BD2FEC4" w14:textId="77777777" w:rsidR="007C1A9A" w:rsidRPr="003B377B" w:rsidRDefault="007C1A9A" w:rsidP="009928DE">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28846E8F" w14:textId="77777777" w:rsidR="007C1A9A" w:rsidRPr="003B377B" w:rsidRDefault="007C1A9A" w:rsidP="009928DE">
            <w:pPr>
              <w:pStyle w:val="TableHeading"/>
              <w:tabs>
                <w:tab w:val="center" w:pos="4680"/>
                <w:tab w:val="right" w:pos="9360"/>
              </w:tabs>
            </w:pPr>
            <w:r>
              <w:t>Details</w:t>
            </w:r>
          </w:p>
        </w:tc>
      </w:tr>
      <w:tr w:rsidR="007C1A9A" w:rsidRPr="003B377B" w14:paraId="40473E5F" w14:textId="77777777" w:rsidTr="009928DE">
        <w:tc>
          <w:tcPr>
            <w:tcW w:w="2340" w:type="dxa"/>
            <w:tcBorders>
              <w:top w:val="dotted" w:sz="4" w:space="0" w:color="auto"/>
              <w:left w:val="dotted" w:sz="4" w:space="0" w:color="auto"/>
              <w:bottom w:val="dotted" w:sz="4" w:space="0" w:color="auto"/>
              <w:right w:val="dotted" w:sz="4" w:space="0" w:color="auto"/>
            </w:tcBorders>
          </w:tcPr>
          <w:p w14:paraId="33596B91" w14:textId="77777777" w:rsidR="007C1A9A" w:rsidRPr="00827B22" w:rsidRDefault="007C1A9A" w:rsidP="009928DE">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8806249" w14:textId="1C75CDA5" w:rsidR="007C1A9A" w:rsidRPr="00827B22" w:rsidRDefault="00F47937" w:rsidP="009928DE">
            <w:pPr>
              <w:pStyle w:val="TableText"/>
              <w:tabs>
                <w:tab w:val="center" w:pos="4680"/>
                <w:tab w:val="right" w:pos="9360"/>
              </w:tabs>
              <w:rPr>
                <w:szCs w:val="16"/>
              </w:rPr>
            </w:pPr>
            <w:r>
              <w:rPr>
                <w:szCs w:val="16"/>
              </w:rPr>
              <w:t>TBD</w:t>
            </w:r>
          </w:p>
        </w:tc>
      </w:tr>
      <w:tr w:rsidR="007C1A9A" w:rsidRPr="003B377B" w14:paraId="5DAB3A98" w14:textId="77777777" w:rsidTr="009928DE">
        <w:tc>
          <w:tcPr>
            <w:tcW w:w="2340" w:type="dxa"/>
            <w:tcBorders>
              <w:top w:val="dotted" w:sz="4" w:space="0" w:color="auto"/>
              <w:left w:val="dotted" w:sz="4" w:space="0" w:color="auto"/>
              <w:bottom w:val="dotted" w:sz="4" w:space="0" w:color="auto"/>
              <w:right w:val="dotted" w:sz="4" w:space="0" w:color="auto"/>
            </w:tcBorders>
          </w:tcPr>
          <w:p w14:paraId="083090AA" w14:textId="77777777" w:rsidR="007C1A9A" w:rsidRPr="00827B22" w:rsidRDefault="007C1A9A" w:rsidP="009928DE">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4A2A8E8B" w14:textId="03541AA3" w:rsidR="007C1A9A" w:rsidRPr="00827B22" w:rsidRDefault="00F47937" w:rsidP="009928DE">
            <w:pPr>
              <w:pStyle w:val="TableText"/>
              <w:tabs>
                <w:tab w:val="center" w:pos="4680"/>
                <w:tab w:val="right" w:pos="9360"/>
              </w:tabs>
              <w:rPr>
                <w:szCs w:val="16"/>
              </w:rPr>
            </w:pPr>
            <w:r>
              <w:rPr>
                <w:szCs w:val="16"/>
              </w:rPr>
              <w:t>TBD</w:t>
            </w:r>
          </w:p>
        </w:tc>
      </w:tr>
      <w:tr w:rsidR="007C1A9A" w:rsidRPr="003B377B" w14:paraId="260A06EC" w14:textId="77777777" w:rsidTr="009928DE">
        <w:tc>
          <w:tcPr>
            <w:tcW w:w="2340" w:type="dxa"/>
            <w:tcBorders>
              <w:top w:val="dotted" w:sz="4" w:space="0" w:color="auto"/>
              <w:left w:val="dotted" w:sz="4" w:space="0" w:color="auto"/>
              <w:bottom w:val="dotted" w:sz="4" w:space="0" w:color="auto"/>
              <w:right w:val="dotted" w:sz="4" w:space="0" w:color="auto"/>
            </w:tcBorders>
          </w:tcPr>
          <w:p w14:paraId="0CF3B9BB" w14:textId="77777777" w:rsidR="007C1A9A" w:rsidRPr="00827B22" w:rsidRDefault="007C1A9A" w:rsidP="009928DE">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7D28EC9C" w14:textId="4C8E9B02" w:rsidR="007C1A9A" w:rsidRPr="00827B22" w:rsidRDefault="00F47937" w:rsidP="009928DE">
            <w:pPr>
              <w:pStyle w:val="TableText"/>
              <w:tabs>
                <w:tab w:val="center" w:pos="4680"/>
                <w:tab w:val="right" w:pos="9360"/>
              </w:tabs>
              <w:rPr>
                <w:szCs w:val="16"/>
              </w:rPr>
            </w:pPr>
            <w:r>
              <w:rPr>
                <w:szCs w:val="16"/>
              </w:rPr>
              <w:t>TBD</w:t>
            </w:r>
          </w:p>
        </w:tc>
      </w:tr>
      <w:tr w:rsidR="007C1A9A" w:rsidRPr="003B377B" w14:paraId="5DC3D458" w14:textId="77777777" w:rsidTr="009928DE">
        <w:tc>
          <w:tcPr>
            <w:tcW w:w="2340" w:type="dxa"/>
            <w:tcBorders>
              <w:top w:val="dotted" w:sz="4" w:space="0" w:color="auto"/>
              <w:left w:val="dotted" w:sz="4" w:space="0" w:color="auto"/>
              <w:bottom w:val="dotted" w:sz="4" w:space="0" w:color="auto"/>
              <w:right w:val="dotted" w:sz="4" w:space="0" w:color="auto"/>
            </w:tcBorders>
          </w:tcPr>
          <w:p w14:paraId="69B85516" w14:textId="77777777" w:rsidR="007C1A9A" w:rsidRPr="00827B22" w:rsidRDefault="007C1A9A" w:rsidP="009928DE">
            <w:pPr>
              <w:pStyle w:val="TableText"/>
              <w:tabs>
                <w:tab w:val="center" w:pos="4680"/>
                <w:tab w:val="right" w:pos="9360"/>
              </w:tabs>
              <w:rPr>
                <w:szCs w:val="16"/>
              </w:rPr>
            </w:pPr>
            <w:r w:rsidRPr="00827B22">
              <w:rPr>
                <w:szCs w:val="16"/>
              </w:rPr>
              <w:t>Release number</w:t>
            </w:r>
          </w:p>
        </w:tc>
        <w:tc>
          <w:tcPr>
            <w:tcW w:w="6156" w:type="dxa"/>
            <w:tcBorders>
              <w:top w:val="dotted" w:sz="4" w:space="0" w:color="auto"/>
              <w:left w:val="dotted" w:sz="4" w:space="0" w:color="auto"/>
              <w:bottom w:val="dotted" w:sz="4" w:space="0" w:color="auto"/>
              <w:right w:val="dotted" w:sz="4" w:space="0" w:color="auto"/>
            </w:tcBorders>
          </w:tcPr>
          <w:p w14:paraId="5FA52686" w14:textId="15DD739F" w:rsidR="007C1A9A" w:rsidRPr="009F6D13" w:rsidRDefault="00F47937" w:rsidP="009928DE">
            <w:pPr>
              <w:pStyle w:val="TableText"/>
              <w:rPr>
                <w:i/>
              </w:rPr>
            </w:pPr>
            <w:r>
              <w:rPr>
                <w:szCs w:val="16"/>
              </w:rPr>
              <w:t>TBD</w:t>
            </w:r>
          </w:p>
        </w:tc>
      </w:tr>
      <w:tr w:rsidR="007C1A9A" w:rsidRPr="003B377B" w14:paraId="4CB272AD" w14:textId="77777777" w:rsidTr="009928DE">
        <w:tc>
          <w:tcPr>
            <w:tcW w:w="2340" w:type="dxa"/>
            <w:tcBorders>
              <w:top w:val="dotted" w:sz="4" w:space="0" w:color="auto"/>
              <w:left w:val="dotted" w:sz="4" w:space="0" w:color="auto"/>
              <w:bottom w:val="dotted" w:sz="4" w:space="0" w:color="auto"/>
              <w:right w:val="dotted" w:sz="4" w:space="0" w:color="auto"/>
            </w:tcBorders>
          </w:tcPr>
          <w:p w14:paraId="3CB622DD" w14:textId="77777777" w:rsidR="007C1A9A" w:rsidRPr="00827B22" w:rsidRDefault="007C1A9A" w:rsidP="009928DE">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32644B88" w14:textId="6BA967B6" w:rsidR="007C1A9A" w:rsidRPr="00C063D6" w:rsidRDefault="00F47937" w:rsidP="009928DE">
            <w:pPr>
              <w:pStyle w:val="TableText"/>
              <w:rPr>
                <w:i/>
              </w:rPr>
            </w:pPr>
            <w:r>
              <w:rPr>
                <w:szCs w:val="16"/>
              </w:rPr>
              <w:t>TBD</w:t>
            </w:r>
          </w:p>
        </w:tc>
      </w:tr>
      <w:tr w:rsidR="007C1A9A" w:rsidRPr="003B377B" w14:paraId="2DFC325A" w14:textId="77777777" w:rsidTr="009928DE">
        <w:tc>
          <w:tcPr>
            <w:tcW w:w="2340" w:type="dxa"/>
            <w:tcBorders>
              <w:top w:val="dotted" w:sz="4" w:space="0" w:color="auto"/>
              <w:left w:val="dotted" w:sz="4" w:space="0" w:color="auto"/>
              <w:bottom w:val="dotted" w:sz="4" w:space="0" w:color="auto"/>
              <w:right w:val="dotted" w:sz="4" w:space="0" w:color="auto"/>
            </w:tcBorders>
          </w:tcPr>
          <w:p w14:paraId="74E6419E" w14:textId="77777777" w:rsidR="007C1A9A" w:rsidRPr="00827B22" w:rsidRDefault="007C1A9A" w:rsidP="009928DE">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40704462" w14:textId="5CFC9FDC" w:rsidR="007C1A9A" w:rsidRPr="00827B22" w:rsidRDefault="00F47937" w:rsidP="009928DE">
            <w:pPr>
              <w:pStyle w:val="TableText"/>
              <w:tabs>
                <w:tab w:val="center" w:pos="4680"/>
                <w:tab w:val="right" w:pos="9360"/>
              </w:tabs>
              <w:rPr>
                <w:szCs w:val="16"/>
              </w:rPr>
            </w:pPr>
            <w:r>
              <w:rPr>
                <w:szCs w:val="16"/>
              </w:rPr>
              <w:t>TBD</w:t>
            </w:r>
          </w:p>
        </w:tc>
      </w:tr>
    </w:tbl>
    <w:p w14:paraId="2C6B8BE1" w14:textId="77777777" w:rsidR="007C1A9A" w:rsidRPr="007C1A9A" w:rsidRDefault="007C1A9A" w:rsidP="007C1A9A">
      <w:pPr>
        <w:pStyle w:val="BodyText"/>
        <w:rPr>
          <w:lang w:eastAsia="en-US"/>
        </w:rPr>
      </w:pPr>
    </w:p>
    <w:p w14:paraId="432B9604" w14:textId="77777777" w:rsidR="004A2D4C" w:rsidRPr="004A2D4C" w:rsidRDefault="004A2D4C" w:rsidP="004A2D4C">
      <w:pPr>
        <w:pStyle w:val="BodyText"/>
        <w:rPr>
          <w:sz w:val="24"/>
          <w:szCs w:val="24"/>
          <w:lang w:eastAsia="en-US"/>
        </w:rPr>
      </w:pPr>
      <w:r w:rsidRPr="004A2D4C">
        <w:rPr>
          <w:sz w:val="24"/>
          <w:szCs w:val="24"/>
          <w:lang w:eastAsia="en-US"/>
        </w:rPr>
        <w:lastRenderedPageBreak/>
        <w:t>The 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7CE43725" w14:textId="18E32F4B" w:rsidR="004A2D4C" w:rsidRPr="004A2D4C" w:rsidRDefault="004A2D4C" w:rsidP="004A2D4C">
      <w:pPr>
        <w:pStyle w:val="BodyText"/>
        <w:rPr>
          <w:sz w:val="24"/>
          <w:szCs w:val="24"/>
          <w:lang w:eastAsia="en-US"/>
        </w:rPr>
      </w:pPr>
      <w:r w:rsidRPr="004A2D4C">
        <w:rPr>
          <w:sz w:val="24"/>
          <w:szCs w:val="24"/>
          <w:lang w:eastAsia="en-US"/>
        </w:rPr>
        <w:t xml:space="preserve">This interface supports the electronic </w:t>
      </w:r>
      <w:r w:rsidR="00B4330F" w:rsidRPr="004A2D4C">
        <w:rPr>
          <w:sz w:val="24"/>
          <w:szCs w:val="24"/>
          <w:lang w:eastAsia="en-US"/>
        </w:rPr>
        <w:t>third-party</w:t>
      </w:r>
      <w:r w:rsidRPr="004A2D4C">
        <w:rPr>
          <w:sz w:val="24"/>
          <w:szCs w:val="24"/>
          <w:lang w:eastAsia="en-US"/>
        </w:rPr>
        <w:t xml:space="preserve"> billing process which involves the electronic transmission of 837 </w:t>
      </w:r>
      <w:r w:rsidR="00707269">
        <w:rPr>
          <w:sz w:val="24"/>
          <w:szCs w:val="24"/>
          <w:lang w:eastAsia="en-US"/>
        </w:rPr>
        <w:t>messages to</w:t>
      </w:r>
      <w:r w:rsidR="001012BD" w:rsidRPr="00093A3D">
        <w:rPr>
          <w:sz w:val="24"/>
          <w:szCs w:val="24"/>
          <w:lang w:eastAsia="en-US"/>
        </w:rPr>
        <w:t xml:space="preserve"> </w:t>
      </w:r>
      <w:r w:rsidR="00093A3D" w:rsidRPr="00232237">
        <w:rPr>
          <w:sz w:val="24"/>
          <w:szCs w:val="24"/>
        </w:rPr>
        <w:t xml:space="preserve">VA Healthcare Clearing House </w:t>
      </w:r>
      <w:r w:rsidR="00093A3D">
        <w:rPr>
          <w:sz w:val="24"/>
          <w:szCs w:val="24"/>
        </w:rPr>
        <w:t>(</w:t>
      </w:r>
      <w:r w:rsidR="001012BD" w:rsidRPr="00093A3D">
        <w:rPr>
          <w:sz w:val="24"/>
          <w:szCs w:val="24"/>
          <w:lang w:eastAsia="en-US"/>
        </w:rPr>
        <w:t>HCCH</w:t>
      </w:r>
      <w:r w:rsidR="00093A3D">
        <w:rPr>
          <w:sz w:val="24"/>
          <w:szCs w:val="24"/>
          <w:lang w:eastAsia="en-US"/>
        </w:rPr>
        <w:t>)</w:t>
      </w:r>
      <w:r w:rsidRPr="004A2D4C">
        <w:rPr>
          <w:sz w:val="24"/>
          <w:szCs w:val="24"/>
          <w:lang w:eastAsia="en-US"/>
        </w:rPr>
        <w:t>, the VA’s clearinghouse, where claims are either transmitted to the insurance company or sent to a printing facility.</w:t>
      </w:r>
    </w:p>
    <w:p w14:paraId="054FEEF3" w14:textId="1C05AD9D" w:rsidR="00D952B0" w:rsidRDefault="00CC7269" w:rsidP="00CE35E6">
      <w:pPr>
        <w:pStyle w:val="Heading3"/>
      </w:pPr>
      <w:bookmarkStart w:id="1135" w:name="_Toc263270956"/>
      <w:bookmarkStart w:id="1136" w:name="_Toc263271235"/>
      <w:bookmarkStart w:id="1137" w:name="_Toc377477596"/>
      <w:bookmarkStart w:id="1138" w:name="_Toc524429794"/>
      <w:r w:rsidRPr="005559F3">
        <w:t>FSC</w:t>
      </w:r>
      <w:bookmarkEnd w:id="1135"/>
      <w:bookmarkEnd w:id="1136"/>
      <w:bookmarkEnd w:id="1137"/>
      <w:bookmarkEnd w:id="1138"/>
    </w:p>
    <w:tbl>
      <w:tblPr>
        <w:tblW w:w="4436" w:type="pct"/>
        <w:tblInd w:w="108" w:type="dxa"/>
        <w:tblLook w:val="01E0" w:firstRow="1" w:lastRow="1" w:firstColumn="1" w:lastColumn="1" w:noHBand="0" w:noVBand="0"/>
      </w:tblPr>
      <w:tblGrid>
        <w:gridCol w:w="2340"/>
        <w:gridCol w:w="6156"/>
      </w:tblGrid>
      <w:tr w:rsidR="00B92A25" w:rsidRPr="003B377B" w14:paraId="1ACCAB4F" w14:textId="77777777" w:rsidTr="009928DE">
        <w:tc>
          <w:tcPr>
            <w:tcW w:w="2340" w:type="dxa"/>
            <w:tcBorders>
              <w:top w:val="single" w:sz="6" w:space="0" w:color="auto"/>
              <w:left w:val="single" w:sz="6" w:space="0" w:color="auto"/>
              <w:bottom w:val="single" w:sz="6" w:space="0" w:color="auto"/>
              <w:right w:val="single" w:sz="6" w:space="0" w:color="auto"/>
            </w:tcBorders>
            <w:shd w:val="clear" w:color="auto" w:fill="D9D9D9"/>
          </w:tcPr>
          <w:p w14:paraId="19B87853" w14:textId="77777777" w:rsidR="00B92A25" w:rsidRPr="003B377B" w:rsidRDefault="00B92A25" w:rsidP="009928DE">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54ECC84A" w14:textId="77777777" w:rsidR="00B92A25" w:rsidRPr="003B377B" w:rsidRDefault="00B92A25" w:rsidP="009928DE">
            <w:pPr>
              <w:pStyle w:val="TableHeading"/>
              <w:tabs>
                <w:tab w:val="center" w:pos="4680"/>
                <w:tab w:val="right" w:pos="9360"/>
              </w:tabs>
            </w:pPr>
            <w:r>
              <w:t>Details</w:t>
            </w:r>
          </w:p>
        </w:tc>
      </w:tr>
      <w:tr w:rsidR="00B92A25" w:rsidRPr="003B377B" w14:paraId="71E5717F" w14:textId="77777777" w:rsidTr="009928DE">
        <w:tc>
          <w:tcPr>
            <w:tcW w:w="2340" w:type="dxa"/>
            <w:tcBorders>
              <w:top w:val="dotted" w:sz="4" w:space="0" w:color="auto"/>
              <w:left w:val="dotted" w:sz="4" w:space="0" w:color="auto"/>
              <w:bottom w:val="dotted" w:sz="4" w:space="0" w:color="auto"/>
              <w:right w:val="dotted" w:sz="4" w:space="0" w:color="auto"/>
            </w:tcBorders>
          </w:tcPr>
          <w:p w14:paraId="38D4A2CF" w14:textId="77777777" w:rsidR="00B92A25" w:rsidRPr="00827B22" w:rsidRDefault="00B92A25" w:rsidP="009928DE">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5076A003" w14:textId="628DA6BE" w:rsidR="00B92A25" w:rsidRPr="00827B22" w:rsidRDefault="00F47937" w:rsidP="009928DE">
            <w:pPr>
              <w:pStyle w:val="TableText"/>
              <w:tabs>
                <w:tab w:val="center" w:pos="4680"/>
                <w:tab w:val="right" w:pos="9360"/>
              </w:tabs>
              <w:rPr>
                <w:szCs w:val="16"/>
              </w:rPr>
            </w:pPr>
            <w:r>
              <w:rPr>
                <w:szCs w:val="16"/>
              </w:rPr>
              <w:t>TBD</w:t>
            </w:r>
          </w:p>
        </w:tc>
      </w:tr>
      <w:tr w:rsidR="00B92A25" w:rsidRPr="003B377B" w14:paraId="061E487E" w14:textId="77777777" w:rsidTr="009928DE">
        <w:tc>
          <w:tcPr>
            <w:tcW w:w="2340" w:type="dxa"/>
            <w:tcBorders>
              <w:top w:val="dotted" w:sz="4" w:space="0" w:color="auto"/>
              <w:left w:val="dotted" w:sz="4" w:space="0" w:color="auto"/>
              <w:bottom w:val="dotted" w:sz="4" w:space="0" w:color="auto"/>
              <w:right w:val="dotted" w:sz="4" w:space="0" w:color="auto"/>
            </w:tcBorders>
          </w:tcPr>
          <w:p w14:paraId="0A40103F" w14:textId="77777777" w:rsidR="00B92A25" w:rsidRPr="00827B22" w:rsidRDefault="00B92A25" w:rsidP="009928DE">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56BC0525" w14:textId="6F42AF79" w:rsidR="00B92A25" w:rsidRPr="00827B22" w:rsidRDefault="00F47937" w:rsidP="009928DE">
            <w:pPr>
              <w:pStyle w:val="TableText"/>
              <w:tabs>
                <w:tab w:val="center" w:pos="4680"/>
                <w:tab w:val="right" w:pos="9360"/>
              </w:tabs>
              <w:rPr>
                <w:szCs w:val="16"/>
              </w:rPr>
            </w:pPr>
            <w:r>
              <w:rPr>
                <w:szCs w:val="16"/>
              </w:rPr>
              <w:t>TBD</w:t>
            </w:r>
          </w:p>
        </w:tc>
      </w:tr>
      <w:tr w:rsidR="00B92A25" w:rsidRPr="003B377B" w14:paraId="4DF4AC47" w14:textId="77777777" w:rsidTr="009928DE">
        <w:tc>
          <w:tcPr>
            <w:tcW w:w="2340" w:type="dxa"/>
            <w:tcBorders>
              <w:top w:val="dotted" w:sz="4" w:space="0" w:color="auto"/>
              <w:left w:val="dotted" w:sz="4" w:space="0" w:color="auto"/>
              <w:bottom w:val="dotted" w:sz="4" w:space="0" w:color="auto"/>
              <w:right w:val="dotted" w:sz="4" w:space="0" w:color="auto"/>
            </w:tcBorders>
          </w:tcPr>
          <w:p w14:paraId="52CFBA67" w14:textId="77777777" w:rsidR="00B92A25" w:rsidRPr="00827B22" w:rsidRDefault="00B92A25" w:rsidP="009928DE">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62ED6D7" w14:textId="6C5296BC" w:rsidR="00B92A25" w:rsidRPr="00827B22" w:rsidRDefault="00F47937" w:rsidP="009928DE">
            <w:pPr>
              <w:pStyle w:val="TableText"/>
              <w:tabs>
                <w:tab w:val="center" w:pos="4680"/>
                <w:tab w:val="right" w:pos="9360"/>
              </w:tabs>
              <w:rPr>
                <w:szCs w:val="16"/>
              </w:rPr>
            </w:pPr>
            <w:r>
              <w:rPr>
                <w:szCs w:val="16"/>
              </w:rPr>
              <w:t>TBD</w:t>
            </w:r>
          </w:p>
        </w:tc>
      </w:tr>
      <w:tr w:rsidR="00B92A25" w:rsidRPr="003B377B" w14:paraId="38FB3AD0" w14:textId="77777777" w:rsidTr="009928DE">
        <w:tc>
          <w:tcPr>
            <w:tcW w:w="2340" w:type="dxa"/>
            <w:tcBorders>
              <w:top w:val="dotted" w:sz="4" w:space="0" w:color="auto"/>
              <w:left w:val="dotted" w:sz="4" w:space="0" w:color="auto"/>
              <w:bottom w:val="dotted" w:sz="4" w:space="0" w:color="auto"/>
              <w:right w:val="dotted" w:sz="4" w:space="0" w:color="auto"/>
            </w:tcBorders>
          </w:tcPr>
          <w:p w14:paraId="3E820625" w14:textId="77777777" w:rsidR="00B92A25" w:rsidRPr="00827B22" w:rsidRDefault="00B92A25" w:rsidP="009928DE">
            <w:pPr>
              <w:pStyle w:val="TableText"/>
              <w:tabs>
                <w:tab w:val="center" w:pos="4680"/>
                <w:tab w:val="right" w:pos="9360"/>
              </w:tabs>
              <w:rPr>
                <w:szCs w:val="16"/>
              </w:rPr>
            </w:pPr>
            <w:r w:rsidRPr="00827B22">
              <w:rPr>
                <w:szCs w:val="16"/>
              </w:rPr>
              <w:t>Release number</w:t>
            </w:r>
          </w:p>
        </w:tc>
        <w:tc>
          <w:tcPr>
            <w:tcW w:w="6156" w:type="dxa"/>
            <w:tcBorders>
              <w:top w:val="dotted" w:sz="4" w:space="0" w:color="auto"/>
              <w:left w:val="dotted" w:sz="4" w:space="0" w:color="auto"/>
              <w:bottom w:val="dotted" w:sz="4" w:space="0" w:color="auto"/>
              <w:right w:val="dotted" w:sz="4" w:space="0" w:color="auto"/>
            </w:tcBorders>
          </w:tcPr>
          <w:p w14:paraId="1D3297EE" w14:textId="376DAC26" w:rsidR="00B92A25" w:rsidRPr="009F6D13" w:rsidRDefault="00F47937" w:rsidP="009928DE">
            <w:pPr>
              <w:pStyle w:val="TableText"/>
              <w:rPr>
                <w:i/>
              </w:rPr>
            </w:pPr>
            <w:r>
              <w:rPr>
                <w:szCs w:val="16"/>
              </w:rPr>
              <w:t>TBD</w:t>
            </w:r>
          </w:p>
        </w:tc>
      </w:tr>
      <w:tr w:rsidR="00B92A25" w:rsidRPr="003B377B" w14:paraId="37D4AD5C" w14:textId="77777777" w:rsidTr="009928DE">
        <w:tc>
          <w:tcPr>
            <w:tcW w:w="2340" w:type="dxa"/>
            <w:tcBorders>
              <w:top w:val="dotted" w:sz="4" w:space="0" w:color="auto"/>
              <w:left w:val="dotted" w:sz="4" w:space="0" w:color="auto"/>
              <w:bottom w:val="dotted" w:sz="4" w:space="0" w:color="auto"/>
              <w:right w:val="dotted" w:sz="4" w:space="0" w:color="auto"/>
            </w:tcBorders>
          </w:tcPr>
          <w:p w14:paraId="190BFDA1" w14:textId="77777777" w:rsidR="00B92A25" w:rsidRPr="00827B22" w:rsidRDefault="00B92A25" w:rsidP="009928DE">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7C0DC893" w14:textId="0571FF68" w:rsidR="00B92A25" w:rsidRPr="00C063D6" w:rsidRDefault="00F47937" w:rsidP="009928DE">
            <w:pPr>
              <w:pStyle w:val="TableText"/>
              <w:rPr>
                <w:i/>
              </w:rPr>
            </w:pPr>
            <w:r>
              <w:rPr>
                <w:szCs w:val="16"/>
              </w:rPr>
              <w:t>TBD</w:t>
            </w:r>
          </w:p>
        </w:tc>
      </w:tr>
      <w:tr w:rsidR="00B92A25" w:rsidRPr="003B377B" w14:paraId="229BC570" w14:textId="77777777" w:rsidTr="009928DE">
        <w:tc>
          <w:tcPr>
            <w:tcW w:w="2340" w:type="dxa"/>
            <w:tcBorders>
              <w:top w:val="dotted" w:sz="4" w:space="0" w:color="auto"/>
              <w:left w:val="dotted" w:sz="4" w:space="0" w:color="auto"/>
              <w:bottom w:val="dotted" w:sz="4" w:space="0" w:color="auto"/>
              <w:right w:val="dotted" w:sz="4" w:space="0" w:color="auto"/>
            </w:tcBorders>
          </w:tcPr>
          <w:p w14:paraId="750B62EF" w14:textId="77777777" w:rsidR="00B92A25" w:rsidRPr="00827B22" w:rsidRDefault="00B92A25" w:rsidP="009928DE">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50DF53B9" w14:textId="015FE4D8" w:rsidR="00B92A25" w:rsidRPr="00827B22" w:rsidRDefault="00F47937" w:rsidP="009928DE">
            <w:pPr>
              <w:pStyle w:val="TableText"/>
              <w:tabs>
                <w:tab w:val="center" w:pos="4680"/>
                <w:tab w:val="right" w:pos="9360"/>
              </w:tabs>
              <w:rPr>
                <w:szCs w:val="16"/>
              </w:rPr>
            </w:pPr>
            <w:r>
              <w:rPr>
                <w:szCs w:val="16"/>
              </w:rPr>
              <w:t>TBD</w:t>
            </w:r>
          </w:p>
        </w:tc>
      </w:tr>
    </w:tbl>
    <w:p w14:paraId="20E22618" w14:textId="77777777" w:rsidR="00B92A25" w:rsidRPr="00B92A25" w:rsidRDefault="00B92A25" w:rsidP="00B92A25">
      <w:pPr>
        <w:pStyle w:val="BodyText"/>
        <w:rPr>
          <w:lang w:eastAsia="en-US"/>
        </w:rPr>
      </w:pPr>
    </w:p>
    <w:p w14:paraId="46181D2C" w14:textId="5E9A1255" w:rsidR="001461C2" w:rsidRPr="001461C2" w:rsidRDefault="001461C2" w:rsidP="001461C2">
      <w:pPr>
        <w:pStyle w:val="BodyText"/>
        <w:rPr>
          <w:sz w:val="24"/>
          <w:szCs w:val="24"/>
        </w:rPr>
      </w:pPr>
      <w:r w:rsidRPr="001461C2">
        <w:rPr>
          <w:sz w:val="24"/>
          <w:szCs w:val="24"/>
        </w:rPr>
        <w:t>The system(s) at FSC, receives the data from the TAS Platform, translates the data into a standard ASC X12N/005010</w:t>
      </w:r>
      <w:r w:rsidR="00707269">
        <w:rPr>
          <w:sz w:val="24"/>
          <w:szCs w:val="24"/>
        </w:rPr>
        <w:t xml:space="preserve"> 837</w:t>
      </w:r>
      <w:r w:rsidRPr="001461C2">
        <w:rPr>
          <w:sz w:val="24"/>
          <w:szCs w:val="24"/>
        </w:rPr>
        <w:t xml:space="preserve"> </w:t>
      </w:r>
      <w:r w:rsidR="009928DE">
        <w:rPr>
          <w:sz w:val="24"/>
          <w:szCs w:val="24"/>
        </w:rPr>
        <w:t xml:space="preserve">Health Care Claims </w:t>
      </w:r>
      <w:r w:rsidRPr="001461C2">
        <w:rPr>
          <w:sz w:val="24"/>
          <w:szCs w:val="24"/>
        </w:rPr>
        <w:t xml:space="preserve">transmission, validates the data complies with HIPAA standards and then forwards the claim data to </w:t>
      </w:r>
      <w:r w:rsidR="001012BD">
        <w:rPr>
          <w:sz w:val="24"/>
          <w:szCs w:val="24"/>
        </w:rPr>
        <w:t>HCCH</w:t>
      </w:r>
      <w:r w:rsidRPr="001461C2">
        <w:rPr>
          <w:sz w:val="24"/>
          <w:szCs w:val="24"/>
        </w:rPr>
        <w:t>.</w:t>
      </w:r>
    </w:p>
    <w:p w14:paraId="2DBD38D9" w14:textId="77777777" w:rsidR="001461C2" w:rsidRPr="001461C2" w:rsidRDefault="001461C2" w:rsidP="001461C2">
      <w:pPr>
        <w:pStyle w:val="BodyText"/>
        <w:rPr>
          <w:lang w:eastAsia="en-US"/>
        </w:rPr>
      </w:pPr>
    </w:p>
    <w:p w14:paraId="054FEF19" w14:textId="77777777" w:rsidR="00D952B0" w:rsidRPr="005559F3" w:rsidRDefault="00D952B0" w:rsidP="00CE35E6">
      <w:pPr>
        <w:pStyle w:val="Heading2"/>
      </w:pPr>
      <w:bookmarkStart w:id="1139" w:name="_Toc216071608"/>
      <w:bookmarkStart w:id="1140" w:name="_Toc263270958"/>
      <w:bookmarkStart w:id="1141" w:name="_Toc263271237"/>
      <w:bookmarkStart w:id="1142" w:name="_Toc377477598"/>
      <w:bookmarkStart w:id="1143" w:name="_Toc524429795"/>
      <w:r w:rsidRPr="005559F3">
        <w:t>Operational Agreement</w:t>
      </w:r>
      <w:bookmarkEnd w:id="1139"/>
      <w:bookmarkEnd w:id="1140"/>
      <w:bookmarkEnd w:id="1141"/>
      <w:bookmarkEnd w:id="1142"/>
      <w:bookmarkEnd w:id="1143"/>
    </w:p>
    <w:p w14:paraId="227DD5A8" w14:textId="33503A08" w:rsidR="00EF5B1C" w:rsidRPr="005559F3" w:rsidRDefault="00EF5B1C" w:rsidP="00EF5B1C">
      <w:pPr>
        <w:pStyle w:val="BodyText"/>
        <w:rPr>
          <w:sz w:val="24"/>
          <w:szCs w:val="24"/>
        </w:rPr>
      </w:pPr>
      <w:r w:rsidRPr="005559F3">
        <w:rPr>
          <w:sz w:val="24"/>
          <w:szCs w:val="24"/>
        </w:rPr>
        <w:t xml:space="preserve">This ICD provides the specification for an interface between </w:t>
      </w:r>
      <w:r w:rsidR="00645BA2">
        <w:rPr>
          <w:sz w:val="24"/>
          <w:szCs w:val="24"/>
        </w:rPr>
        <w:t xml:space="preserve">MCCF EDI </w:t>
      </w:r>
      <w:r w:rsidR="00B4330F">
        <w:rPr>
          <w:sz w:val="24"/>
          <w:szCs w:val="24"/>
        </w:rPr>
        <w:t>TAS</w:t>
      </w:r>
      <w:r w:rsidR="00B4330F" w:rsidRPr="005559F3">
        <w:rPr>
          <w:sz w:val="24"/>
          <w:szCs w:val="24"/>
        </w:rPr>
        <w:t xml:space="preserve"> and</w:t>
      </w:r>
      <w:r w:rsidRPr="005559F3">
        <w:rPr>
          <w:sz w:val="24"/>
          <w:szCs w:val="24"/>
        </w:rPr>
        <w:t xml:space="preserve"> FSC regarding </w:t>
      </w:r>
      <w:r w:rsidR="00D13B07" w:rsidRPr="005559F3">
        <w:rPr>
          <w:sz w:val="24"/>
          <w:szCs w:val="24"/>
        </w:rPr>
        <w:t>Health Care Claims</w:t>
      </w:r>
      <w:r w:rsidR="004D1021" w:rsidRPr="005559F3" w:rsidDel="00C150F4">
        <w:rPr>
          <w:sz w:val="24"/>
          <w:szCs w:val="24"/>
        </w:rPr>
        <w:t xml:space="preserve"> </w:t>
      </w:r>
      <w:r w:rsidRPr="005559F3">
        <w:rPr>
          <w:sz w:val="24"/>
          <w:szCs w:val="24"/>
        </w:rPr>
        <w:t xml:space="preserve">data. The Chief Business Office (CBO) is responsible for notifying FSC personnel of any potential or planned changes to data feeds once these changes are known </w:t>
      </w:r>
      <w:r w:rsidR="00B4330F" w:rsidRPr="005559F3">
        <w:rPr>
          <w:sz w:val="24"/>
          <w:szCs w:val="24"/>
        </w:rPr>
        <w:t>to</w:t>
      </w:r>
      <w:r w:rsidRPr="005559F3">
        <w:rPr>
          <w:sz w:val="24"/>
          <w:szCs w:val="24"/>
        </w:rPr>
        <w:t xml:space="preserve"> minimize adverse impacts. </w:t>
      </w:r>
    </w:p>
    <w:p w14:paraId="10FB1C7E" w14:textId="77777777" w:rsidR="00E67E51" w:rsidRPr="005559F3" w:rsidRDefault="00E67E51" w:rsidP="00CE35E6">
      <w:pPr>
        <w:pStyle w:val="BodyText"/>
        <w:keepNext/>
        <w:rPr>
          <w:lang w:eastAsia="en-US"/>
        </w:rPr>
      </w:pPr>
    </w:p>
    <w:p w14:paraId="054FEF1B" w14:textId="77777777" w:rsidR="00D952B0" w:rsidRPr="005559F3" w:rsidRDefault="00D952B0" w:rsidP="00FD58AE">
      <w:pPr>
        <w:pStyle w:val="Heading1"/>
        <w:rPr>
          <w:rFonts w:ascii="Verdana" w:hAnsi="Verdana"/>
        </w:rPr>
      </w:pPr>
      <w:bookmarkStart w:id="1144" w:name="_Toc216071609"/>
      <w:bookmarkStart w:id="1145" w:name="_Toc263270959"/>
      <w:bookmarkStart w:id="1146" w:name="_Toc263271238"/>
      <w:bookmarkStart w:id="1147" w:name="_Toc377477599"/>
      <w:bookmarkStart w:id="1148" w:name="_Toc524429796"/>
      <w:r w:rsidRPr="005559F3">
        <w:rPr>
          <w:rFonts w:ascii="Verdana" w:hAnsi="Verdana"/>
        </w:rPr>
        <w:t>Interface Definition</w:t>
      </w:r>
      <w:bookmarkEnd w:id="1144"/>
      <w:bookmarkEnd w:id="1145"/>
      <w:bookmarkEnd w:id="1146"/>
      <w:bookmarkEnd w:id="1147"/>
      <w:bookmarkEnd w:id="1148"/>
    </w:p>
    <w:p w14:paraId="54B7B745" w14:textId="6B6DF984" w:rsidR="00EF5B1C" w:rsidRPr="005559F3" w:rsidRDefault="00D13B07" w:rsidP="00EF5B1C">
      <w:pPr>
        <w:pStyle w:val="BodyText"/>
        <w:rPr>
          <w:sz w:val="24"/>
          <w:szCs w:val="24"/>
        </w:rPr>
      </w:pPr>
      <w:r w:rsidRPr="005559F3">
        <w:rPr>
          <w:sz w:val="24"/>
          <w:szCs w:val="24"/>
        </w:rPr>
        <w:t>Health Care Claims</w:t>
      </w:r>
      <w:r w:rsidR="004D1021" w:rsidRPr="005559F3">
        <w:rPr>
          <w:sz w:val="24"/>
          <w:szCs w:val="24"/>
        </w:rPr>
        <w:t xml:space="preserve"> </w:t>
      </w:r>
      <w:r w:rsidR="00C150F4" w:rsidRPr="005559F3">
        <w:rPr>
          <w:sz w:val="24"/>
          <w:szCs w:val="24"/>
        </w:rPr>
        <w:t>data</w:t>
      </w:r>
      <w:r w:rsidR="00343639" w:rsidRPr="005559F3">
        <w:rPr>
          <w:sz w:val="24"/>
          <w:szCs w:val="24"/>
        </w:rPr>
        <w:t xml:space="preserve"> </w:t>
      </w:r>
      <w:r w:rsidR="00EF5B1C" w:rsidRPr="005559F3">
        <w:rPr>
          <w:sz w:val="24"/>
          <w:szCs w:val="24"/>
        </w:rPr>
        <w:t>is transmitted between the FSC</w:t>
      </w:r>
      <w:r w:rsidR="00C150F4" w:rsidRPr="005559F3">
        <w:rPr>
          <w:sz w:val="24"/>
          <w:szCs w:val="24"/>
        </w:rPr>
        <w:t xml:space="preserve"> and </w:t>
      </w:r>
      <w:r w:rsidR="00645BA2">
        <w:rPr>
          <w:sz w:val="24"/>
          <w:szCs w:val="24"/>
        </w:rPr>
        <w:t>MCCF EDI TAS</w:t>
      </w:r>
      <w:r w:rsidR="00EF5B1C" w:rsidRPr="005559F3">
        <w:rPr>
          <w:sz w:val="24"/>
          <w:szCs w:val="24"/>
        </w:rPr>
        <w:t xml:space="preserve"> in FHIR bundles</w:t>
      </w:r>
      <w:r w:rsidR="00637B24" w:rsidRPr="005559F3">
        <w:rPr>
          <w:sz w:val="24"/>
          <w:szCs w:val="24"/>
        </w:rPr>
        <w:t>.</w:t>
      </w:r>
    </w:p>
    <w:p w14:paraId="292D94F1" w14:textId="77777777" w:rsidR="00EF5B1C" w:rsidRPr="005559F3" w:rsidRDefault="00EF5B1C" w:rsidP="00EF5B1C">
      <w:pPr>
        <w:pStyle w:val="BodyText"/>
        <w:rPr>
          <w:lang w:eastAsia="en-US"/>
        </w:rPr>
      </w:pPr>
    </w:p>
    <w:p w14:paraId="097AB28F" w14:textId="77777777" w:rsidR="00F26C34" w:rsidRPr="005559F3" w:rsidRDefault="00F26C34" w:rsidP="00CE35E6">
      <w:pPr>
        <w:pStyle w:val="Heading2"/>
      </w:pPr>
      <w:bookmarkStart w:id="1149" w:name="_Toc524429797"/>
      <w:r w:rsidRPr="005559F3">
        <w:lastRenderedPageBreak/>
        <w:t>System Overview</w:t>
      </w:r>
      <w:bookmarkEnd w:id="1149"/>
    </w:p>
    <w:p w14:paraId="196AE405" w14:textId="27CF136F" w:rsidR="002851B2" w:rsidRPr="005559F3" w:rsidRDefault="00645BA2" w:rsidP="002851B2">
      <w:pPr>
        <w:pStyle w:val="BodyText"/>
        <w:rPr>
          <w:sz w:val="24"/>
          <w:szCs w:val="24"/>
        </w:rPr>
      </w:pPr>
      <w:r>
        <w:rPr>
          <w:sz w:val="24"/>
          <w:szCs w:val="24"/>
        </w:rPr>
        <w:t>MCCF EDI TAS</w:t>
      </w:r>
      <w:r w:rsidR="002851B2" w:rsidRPr="005559F3">
        <w:rPr>
          <w:sz w:val="24"/>
          <w:szCs w:val="24"/>
        </w:rPr>
        <w:t xml:space="preserve"> </w:t>
      </w:r>
      <w:proofErr w:type="spellStart"/>
      <w:r w:rsidR="009928DE">
        <w:rPr>
          <w:sz w:val="24"/>
          <w:szCs w:val="24"/>
        </w:rPr>
        <w:t>eBilling</w:t>
      </w:r>
      <w:proofErr w:type="spellEnd"/>
      <w:r w:rsidR="00DD48EB">
        <w:rPr>
          <w:sz w:val="24"/>
          <w:szCs w:val="24"/>
        </w:rPr>
        <w:t xml:space="preserve"> </w:t>
      </w:r>
      <w:r w:rsidR="002851B2" w:rsidRPr="005559F3">
        <w:rPr>
          <w:sz w:val="24"/>
          <w:szCs w:val="24"/>
        </w:rPr>
        <w:t xml:space="preserve">is designed to create claims for reimbursement from third party payers for health care services rendered to the patient by the Department of Veteran’s Affairs when the patient has private insurance or is eligible for Medicare.  The </w:t>
      </w:r>
      <w:r w:rsidR="00DD48EB">
        <w:rPr>
          <w:sz w:val="24"/>
          <w:szCs w:val="24"/>
        </w:rPr>
        <w:t>MCCF EDI TAS</w:t>
      </w:r>
      <w:r w:rsidR="00DD48EB" w:rsidRPr="005559F3">
        <w:rPr>
          <w:sz w:val="24"/>
          <w:szCs w:val="24"/>
        </w:rPr>
        <w:t xml:space="preserve"> </w:t>
      </w:r>
      <w:proofErr w:type="spellStart"/>
      <w:r w:rsidR="00707269">
        <w:rPr>
          <w:sz w:val="24"/>
          <w:szCs w:val="24"/>
        </w:rPr>
        <w:t>eBilling</w:t>
      </w:r>
      <w:proofErr w:type="spellEnd"/>
      <w:r w:rsidR="002851B2" w:rsidRPr="005559F3">
        <w:rPr>
          <w:sz w:val="24"/>
          <w:szCs w:val="24"/>
        </w:rPr>
        <w:t xml:space="preserve"> software </w:t>
      </w:r>
      <w:r w:rsidR="00B4330F" w:rsidRPr="005559F3">
        <w:rPr>
          <w:sz w:val="24"/>
          <w:szCs w:val="24"/>
        </w:rPr>
        <w:t>can</w:t>
      </w:r>
      <w:r w:rsidR="002851B2" w:rsidRPr="005559F3">
        <w:rPr>
          <w:sz w:val="24"/>
          <w:szCs w:val="24"/>
        </w:rPr>
        <w:t xml:space="preserve"> create claims based on data received from the patient’s inpatient and/or outpatient patient record. </w:t>
      </w:r>
    </w:p>
    <w:p w14:paraId="17814627" w14:textId="77777777" w:rsidR="00554526" w:rsidRPr="005559F3" w:rsidRDefault="00554526" w:rsidP="00343639">
      <w:pPr>
        <w:pStyle w:val="BodyText"/>
        <w:rPr>
          <w:lang w:eastAsia="en-US"/>
        </w:rPr>
      </w:pPr>
    </w:p>
    <w:p w14:paraId="054FEF1E" w14:textId="47CD4D27" w:rsidR="00D952B0" w:rsidRPr="005559F3" w:rsidRDefault="00F26C34" w:rsidP="009928DE">
      <w:pPr>
        <w:pStyle w:val="Heading3"/>
      </w:pPr>
      <w:bookmarkStart w:id="1150" w:name="_Toc524429798"/>
      <w:r w:rsidRPr="005559F3">
        <w:t>Overview Diagram</w:t>
      </w:r>
      <w:bookmarkEnd w:id="1150"/>
      <w:r w:rsidRPr="005559F3">
        <w:t xml:space="preserve"> </w:t>
      </w:r>
    </w:p>
    <w:p w14:paraId="2A15ABFC" w14:textId="4E294A96" w:rsidR="00426867" w:rsidRPr="005559F3" w:rsidRDefault="00426867" w:rsidP="00426867">
      <w:pPr>
        <w:pStyle w:val="BodyText"/>
        <w:rPr>
          <w:sz w:val="24"/>
          <w:szCs w:val="24"/>
          <w:lang w:eastAsia="en-US"/>
        </w:rPr>
      </w:pPr>
      <w:r w:rsidRPr="005559F3">
        <w:rPr>
          <w:sz w:val="24"/>
          <w:szCs w:val="24"/>
          <w:lang w:eastAsia="en-US"/>
        </w:rPr>
        <w:t>Inter</w:t>
      </w:r>
      <w:r w:rsidR="004A1A91">
        <w:rPr>
          <w:sz w:val="24"/>
          <w:szCs w:val="24"/>
          <w:lang w:eastAsia="en-US"/>
        </w:rPr>
        <w:t>i</w:t>
      </w:r>
      <w:r w:rsidR="002851B2" w:rsidRPr="005559F3">
        <w:rPr>
          <w:sz w:val="24"/>
          <w:szCs w:val="24"/>
          <w:lang w:eastAsia="en-US"/>
        </w:rPr>
        <w:t>m</w:t>
      </w:r>
      <w:r w:rsidRPr="005559F3">
        <w:rPr>
          <w:sz w:val="24"/>
          <w:szCs w:val="24"/>
          <w:lang w:eastAsia="en-US"/>
        </w:rPr>
        <w:t xml:space="preserve"> solution</w:t>
      </w:r>
    </w:p>
    <w:p w14:paraId="7CBA0B2F" w14:textId="77777777" w:rsidR="002C7CAF" w:rsidRDefault="00426867" w:rsidP="00746A62">
      <w:pPr>
        <w:pStyle w:val="BodyText"/>
        <w:keepNext/>
      </w:pPr>
      <w:r w:rsidRPr="005559F3">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5619B905" w14:textId="4D52EF47" w:rsidR="00426867" w:rsidRDefault="002C7CAF" w:rsidP="00746A62">
      <w:pPr>
        <w:pStyle w:val="Caption"/>
      </w:pPr>
      <w:bookmarkStart w:id="1151" w:name="_Toc524429841"/>
      <w:r>
        <w:t xml:space="preserve">Figure </w:t>
      </w:r>
      <w:fldSimple w:instr=" SEQ Figure \* ARABIC ">
        <w:r w:rsidR="00F234DB">
          <w:rPr>
            <w:noProof/>
          </w:rPr>
          <w:t>1</w:t>
        </w:r>
      </w:fldSimple>
      <w:r w:rsidRPr="00D0779D">
        <w:t xml:space="preserve">– </w:t>
      </w:r>
      <w:r>
        <w:t>Interim Solution Diagram</w:t>
      </w:r>
      <w:bookmarkEnd w:id="1151"/>
    </w:p>
    <w:p w14:paraId="10235142" w14:textId="77777777" w:rsidR="009928DE" w:rsidRPr="005559F3" w:rsidRDefault="009928DE" w:rsidP="009768C6">
      <w:pPr>
        <w:pStyle w:val="BodyText"/>
        <w:rPr>
          <w:lang w:eastAsia="en-US"/>
        </w:rPr>
      </w:pPr>
    </w:p>
    <w:p w14:paraId="6297DE28" w14:textId="77777777" w:rsidR="001C0CC0" w:rsidRDefault="001C0CC0" w:rsidP="009768C6">
      <w:pPr>
        <w:pStyle w:val="BodyText"/>
        <w:rPr>
          <w:lang w:eastAsia="en-US"/>
        </w:rPr>
      </w:pPr>
    </w:p>
    <w:p w14:paraId="7732961F" w14:textId="77777777" w:rsidR="001C0CC0" w:rsidRDefault="001C0CC0" w:rsidP="009768C6">
      <w:pPr>
        <w:pStyle w:val="BodyText"/>
        <w:rPr>
          <w:lang w:eastAsia="en-US"/>
        </w:rPr>
      </w:pPr>
    </w:p>
    <w:p w14:paraId="6AB60B2F" w14:textId="77777777" w:rsidR="001C0CC0" w:rsidRDefault="001C0CC0" w:rsidP="009768C6">
      <w:pPr>
        <w:pStyle w:val="BodyText"/>
        <w:rPr>
          <w:lang w:eastAsia="en-US"/>
        </w:rPr>
      </w:pPr>
    </w:p>
    <w:p w14:paraId="12ABCB9D" w14:textId="41BA5044" w:rsidR="00426867" w:rsidRPr="005559F3" w:rsidRDefault="00426867" w:rsidP="009768C6">
      <w:pPr>
        <w:pStyle w:val="BodyText"/>
        <w:rPr>
          <w:lang w:eastAsia="en-US"/>
        </w:rPr>
      </w:pPr>
      <w:r w:rsidRPr="005559F3">
        <w:rPr>
          <w:lang w:eastAsia="en-US"/>
        </w:rPr>
        <w:t>To be solution</w:t>
      </w:r>
    </w:p>
    <w:p w14:paraId="570E85A3" w14:textId="77777777" w:rsidR="00432C59" w:rsidRDefault="00426867" w:rsidP="00746A62">
      <w:pPr>
        <w:pStyle w:val="BodyText"/>
        <w:keepNext/>
      </w:pPr>
      <w:r w:rsidRPr="005559F3">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7F05546E" w14:textId="31F78B03" w:rsidR="00426867" w:rsidRPr="005559F3" w:rsidRDefault="00432C59" w:rsidP="00746A62">
      <w:pPr>
        <w:pStyle w:val="Caption"/>
      </w:pPr>
      <w:bookmarkStart w:id="1152" w:name="_Toc524429842"/>
      <w:r>
        <w:t xml:space="preserve">Figure </w:t>
      </w:r>
      <w:fldSimple w:instr=" SEQ Figure \* ARABIC ">
        <w:r w:rsidR="00F234DB">
          <w:rPr>
            <w:noProof/>
          </w:rPr>
          <w:t>2</w:t>
        </w:r>
      </w:fldSimple>
      <w:r w:rsidR="00746A62">
        <w:t xml:space="preserve"> -</w:t>
      </w:r>
      <w:r>
        <w:t xml:space="preserve"> Future (To Be) Solution Diagram</w:t>
      </w:r>
      <w:bookmarkEnd w:id="1152"/>
    </w:p>
    <w:p w14:paraId="6FA6A519" w14:textId="62C4A221" w:rsidR="00E67E51" w:rsidRDefault="00E67E51" w:rsidP="00E67E51">
      <w:pPr>
        <w:pStyle w:val="BodyText"/>
        <w:rPr>
          <w:lang w:eastAsia="en-US"/>
        </w:rPr>
      </w:pPr>
    </w:p>
    <w:p w14:paraId="35F11370" w14:textId="77777777" w:rsidR="009928DE" w:rsidRDefault="009928DE" w:rsidP="00E67E51">
      <w:pPr>
        <w:pStyle w:val="BodyText"/>
        <w:rPr>
          <w:lang w:eastAsia="en-US"/>
        </w:rPr>
      </w:pPr>
    </w:p>
    <w:p w14:paraId="7C838DF2" w14:textId="77777777" w:rsidR="009928DE" w:rsidDel="00C4564D" w:rsidRDefault="009928DE" w:rsidP="00E67E51">
      <w:pPr>
        <w:pStyle w:val="BodyText"/>
        <w:rPr>
          <w:del w:id="1153" w:author="Maerdian, Steffen (Halfaker)" w:date="2018-08-23T08:12:00Z"/>
          <w:lang w:eastAsia="en-US"/>
        </w:rPr>
      </w:pPr>
    </w:p>
    <w:p w14:paraId="5DE96A15" w14:textId="77777777" w:rsidR="009928DE" w:rsidDel="00C4564D" w:rsidRDefault="009928DE" w:rsidP="00E67E51">
      <w:pPr>
        <w:pStyle w:val="BodyText"/>
        <w:rPr>
          <w:del w:id="1154" w:author="Maerdian, Steffen (Halfaker)" w:date="2018-08-23T08:12:00Z"/>
          <w:lang w:eastAsia="en-US"/>
        </w:rPr>
      </w:pPr>
    </w:p>
    <w:p w14:paraId="5E979A7E" w14:textId="77777777" w:rsidR="009928DE" w:rsidDel="00C4564D" w:rsidRDefault="009928DE" w:rsidP="00E67E51">
      <w:pPr>
        <w:pStyle w:val="BodyText"/>
        <w:rPr>
          <w:del w:id="1155" w:author="Maerdian, Steffen (Halfaker)" w:date="2018-08-23T08:12:00Z"/>
          <w:lang w:eastAsia="en-US"/>
        </w:rPr>
      </w:pPr>
    </w:p>
    <w:p w14:paraId="790EBF11" w14:textId="77777777" w:rsidR="009928DE" w:rsidRDefault="009928DE" w:rsidP="00E67E51">
      <w:pPr>
        <w:pStyle w:val="BodyText"/>
        <w:rPr>
          <w:lang w:eastAsia="en-US"/>
        </w:rPr>
      </w:pPr>
    </w:p>
    <w:p w14:paraId="45C4F393" w14:textId="77777777" w:rsidR="009928DE" w:rsidRPr="005559F3" w:rsidRDefault="009928DE" w:rsidP="00E67E51">
      <w:pPr>
        <w:pStyle w:val="BodyText"/>
        <w:rPr>
          <w:lang w:eastAsia="en-US"/>
        </w:rPr>
      </w:pPr>
    </w:p>
    <w:p w14:paraId="0BC1A9D7" w14:textId="5344A228" w:rsidR="00F26C34" w:rsidRPr="005559F3" w:rsidRDefault="00D952B0" w:rsidP="00CE35E6">
      <w:pPr>
        <w:pStyle w:val="Heading2"/>
      </w:pPr>
      <w:bookmarkStart w:id="1156" w:name="_Toc216071611"/>
      <w:bookmarkStart w:id="1157" w:name="_Toc263270961"/>
      <w:bookmarkStart w:id="1158" w:name="_Toc263271240"/>
      <w:bookmarkStart w:id="1159" w:name="_Toc377477601"/>
      <w:bookmarkStart w:id="1160" w:name="_Toc524429799"/>
      <w:r w:rsidRPr="005559F3">
        <w:lastRenderedPageBreak/>
        <w:t>Interface Overview</w:t>
      </w:r>
      <w:bookmarkEnd w:id="1156"/>
      <w:bookmarkEnd w:id="1157"/>
      <w:bookmarkEnd w:id="1158"/>
      <w:bookmarkEnd w:id="1159"/>
      <w:bookmarkEnd w:id="1160"/>
    </w:p>
    <w:p w14:paraId="56D76373" w14:textId="750A29E5" w:rsidR="00134C52" w:rsidRPr="005559F3" w:rsidRDefault="00134C52" w:rsidP="00134C52">
      <w:pPr>
        <w:pStyle w:val="BodyText"/>
        <w:rPr>
          <w:sz w:val="24"/>
          <w:szCs w:val="24"/>
        </w:rPr>
      </w:pPr>
      <w:r w:rsidRPr="005559F3">
        <w:rPr>
          <w:sz w:val="24"/>
          <w:szCs w:val="24"/>
        </w:rPr>
        <w:t>The messages exchanged between</w:t>
      </w:r>
      <w:r w:rsidR="002851B2" w:rsidRPr="005559F3">
        <w:rPr>
          <w:sz w:val="24"/>
          <w:szCs w:val="24"/>
        </w:rPr>
        <w:t xml:space="preserve"> </w:t>
      </w:r>
      <w:r w:rsidR="00645BA2">
        <w:rPr>
          <w:sz w:val="24"/>
          <w:szCs w:val="24"/>
        </w:rPr>
        <w:t>MCCF EDI TAS</w:t>
      </w:r>
      <w:r w:rsidRPr="005559F3">
        <w:rPr>
          <w:sz w:val="24"/>
          <w:szCs w:val="24"/>
        </w:rPr>
        <w:t xml:space="preserve"> </w:t>
      </w:r>
      <w:proofErr w:type="spellStart"/>
      <w:r w:rsidR="00F436E9">
        <w:rPr>
          <w:sz w:val="24"/>
          <w:szCs w:val="24"/>
        </w:rPr>
        <w:t>eBilling</w:t>
      </w:r>
      <w:proofErr w:type="spellEnd"/>
      <w:r w:rsidR="00F436E9">
        <w:rPr>
          <w:sz w:val="24"/>
          <w:szCs w:val="24"/>
        </w:rPr>
        <w:t xml:space="preserve"> </w:t>
      </w:r>
      <w:r w:rsidR="004803C1" w:rsidRPr="005559F3">
        <w:rPr>
          <w:sz w:val="24"/>
          <w:szCs w:val="24"/>
        </w:rPr>
        <w:t xml:space="preserve">and </w:t>
      </w:r>
      <w:r w:rsidR="002851B2" w:rsidRPr="005559F3">
        <w:rPr>
          <w:sz w:val="24"/>
          <w:szCs w:val="24"/>
        </w:rPr>
        <w:t>FSC</w:t>
      </w:r>
      <w:r w:rsidRPr="005559F3">
        <w:rPr>
          <w:sz w:val="24"/>
          <w:szCs w:val="24"/>
        </w:rPr>
        <w:t xml:space="preserve"> </w:t>
      </w:r>
      <w:r w:rsidR="00F436E9">
        <w:rPr>
          <w:sz w:val="24"/>
          <w:szCs w:val="24"/>
        </w:rPr>
        <w:t>can be done in real time or as queued messaging</w:t>
      </w:r>
      <w:r w:rsidR="00245216" w:rsidRPr="005559F3">
        <w:rPr>
          <w:sz w:val="24"/>
          <w:szCs w:val="24"/>
        </w:rPr>
        <w:t>.</w:t>
      </w:r>
    </w:p>
    <w:p w14:paraId="403BF29E" w14:textId="77777777" w:rsidR="00134C52" w:rsidRPr="005559F3" w:rsidRDefault="00134C52" w:rsidP="00134C52">
      <w:pPr>
        <w:pStyle w:val="BodyText"/>
        <w:rPr>
          <w:lang w:eastAsia="en-US"/>
        </w:rPr>
      </w:pPr>
    </w:p>
    <w:p w14:paraId="6B1039CB" w14:textId="63B05490" w:rsidR="00E67E51" w:rsidRPr="005559F3" w:rsidRDefault="00F26C34" w:rsidP="00CE35E6">
      <w:pPr>
        <w:pStyle w:val="Heading3"/>
      </w:pPr>
      <w:bookmarkStart w:id="1161" w:name="_Toc524429800"/>
      <w:r w:rsidRPr="005559F3">
        <w:t>Connectivity between the systems</w:t>
      </w:r>
      <w:bookmarkEnd w:id="1161"/>
    </w:p>
    <w:p w14:paraId="7EA910B8" w14:textId="2FC126BE" w:rsidR="00426867" w:rsidRPr="005559F3" w:rsidRDefault="00426867">
      <w:pPr>
        <w:rPr>
          <w:rFonts w:eastAsia="MS Mincho"/>
          <w:sz w:val="20"/>
          <w:szCs w:val="22"/>
        </w:rPr>
      </w:pPr>
    </w:p>
    <w:p w14:paraId="4E63F101" w14:textId="77777777" w:rsidR="00426867" w:rsidRPr="005559F3" w:rsidRDefault="00426867" w:rsidP="00426867">
      <w:pPr>
        <w:pStyle w:val="BodyText"/>
        <w:rPr>
          <w:lang w:eastAsia="en-US"/>
        </w:rPr>
      </w:pPr>
    </w:p>
    <w:p w14:paraId="7FFA3CCB" w14:textId="77777777" w:rsidR="00F234DB" w:rsidRDefault="00426867" w:rsidP="00746A62">
      <w:pPr>
        <w:pStyle w:val="BodyText"/>
        <w:keepNext/>
      </w:pPr>
      <w:r w:rsidRPr="005559F3">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0A35D2F7" w14:textId="127E68E4" w:rsidR="00426867" w:rsidRPr="005559F3" w:rsidRDefault="00F234DB" w:rsidP="00746A62">
      <w:pPr>
        <w:pStyle w:val="Caption"/>
      </w:pPr>
      <w:bookmarkStart w:id="1162" w:name="_Toc524429843"/>
      <w:r>
        <w:t xml:space="preserve">Figure </w:t>
      </w:r>
      <w:fldSimple w:instr=" SEQ Figure \* ARABIC ">
        <w:r>
          <w:rPr>
            <w:noProof/>
          </w:rPr>
          <w:t>3</w:t>
        </w:r>
      </w:fldSimple>
      <w:r>
        <w:t xml:space="preserve"> </w:t>
      </w:r>
      <w:r w:rsidR="00746A62">
        <w:t xml:space="preserve">- </w:t>
      </w:r>
      <w:proofErr w:type="spellStart"/>
      <w:r>
        <w:t>TASCore</w:t>
      </w:r>
      <w:proofErr w:type="spellEnd"/>
      <w:r>
        <w:t xml:space="preserve">/FSC </w:t>
      </w:r>
      <w:r w:rsidR="00362961">
        <w:t>Connectivity</w:t>
      </w:r>
      <w:bookmarkEnd w:id="1162"/>
    </w:p>
    <w:p w14:paraId="313EDE21" w14:textId="72948DFB" w:rsidR="00426867" w:rsidRPr="005559F3" w:rsidRDefault="00426867" w:rsidP="00426867">
      <w:pPr>
        <w:pStyle w:val="BodyText"/>
        <w:rPr>
          <w:lang w:eastAsia="en-US"/>
        </w:rPr>
      </w:pPr>
    </w:p>
    <w:p w14:paraId="4817C0E2" w14:textId="2D5A6DE0" w:rsidR="00426867" w:rsidRPr="005559F3" w:rsidRDefault="00426867" w:rsidP="00426867">
      <w:pPr>
        <w:pStyle w:val="BodyText"/>
        <w:rPr>
          <w:lang w:eastAsia="en-US"/>
        </w:rPr>
      </w:pPr>
    </w:p>
    <w:p w14:paraId="0135EDE4" w14:textId="5B99A1F5" w:rsidR="00426867" w:rsidRDefault="00426867" w:rsidP="00426867">
      <w:pPr>
        <w:pStyle w:val="BodyText"/>
        <w:rPr>
          <w:lang w:eastAsia="en-US"/>
        </w:rPr>
      </w:pPr>
    </w:p>
    <w:p w14:paraId="64D807E0" w14:textId="77777777" w:rsidR="001C0CC0" w:rsidRPr="005559F3" w:rsidRDefault="001C0CC0" w:rsidP="00426867">
      <w:pPr>
        <w:pStyle w:val="BodyText"/>
        <w:rPr>
          <w:lang w:eastAsia="en-US"/>
        </w:rPr>
      </w:pPr>
    </w:p>
    <w:p w14:paraId="2FE70D05" w14:textId="77777777" w:rsidR="00426867" w:rsidRDefault="00426867" w:rsidP="00426867">
      <w:pPr>
        <w:pStyle w:val="BodyText"/>
        <w:rPr>
          <w:lang w:eastAsia="en-US"/>
        </w:rPr>
      </w:pPr>
    </w:p>
    <w:p w14:paraId="4EB31B9A" w14:textId="77777777" w:rsidR="001C0CC0" w:rsidRDefault="001C0CC0" w:rsidP="00426867">
      <w:pPr>
        <w:pStyle w:val="BodyText"/>
        <w:rPr>
          <w:lang w:eastAsia="en-US"/>
        </w:rPr>
      </w:pPr>
    </w:p>
    <w:p w14:paraId="4836CD1E" w14:textId="77777777" w:rsidR="001C0CC0" w:rsidRPr="005559F3" w:rsidRDefault="001C0CC0" w:rsidP="00426867">
      <w:pPr>
        <w:pStyle w:val="BodyText"/>
        <w:rPr>
          <w:lang w:eastAsia="en-US"/>
        </w:rPr>
      </w:pPr>
    </w:p>
    <w:p w14:paraId="054FEF23" w14:textId="77777777" w:rsidR="00D952B0" w:rsidRPr="005559F3" w:rsidRDefault="00D952B0" w:rsidP="00CE35E6">
      <w:pPr>
        <w:pStyle w:val="Heading2"/>
      </w:pPr>
      <w:bookmarkStart w:id="1163" w:name="_Toc216071612"/>
      <w:bookmarkStart w:id="1164" w:name="_Toc263270962"/>
      <w:bookmarkStart w:id="1165" w:name="_Toc263271241"/>
      <w:bookmarkStart w:id="1166" w:name="_Toc377477602"/>
      <w:bookmarkStart w:id="1167" w:name="_Toc524429801"/>
      <w:r w:rsidRPr="005559F3">
        <w:lastRenderedPageBreak/>
        <w:t>Operations</w:t>
      </w:r>
      <w:bookmarkEnd w:id="1163"/>
      <w:bookmarkEnd w:id="1164"/>
      <w:bookmarkEnd w:id="1165"/>
      <w:bookmarkEnd w:id="1166"/>
      <w:bookmarkEnd w:id="1167"/>
    </w:p>
    <w:p w14:paraId="330F5977" w14:textId="7BB5E5A4" w:rsidR="00134C52" w:rsidRPr="005559F3" w:rsidRDefault="009928DE" w:rsidP="00134C52">
      <w:pPr>
        <w:pStyle w:val="BodyText"/>
        <w:rPr>
          <w:sz w:val="24"/>
          <w:szCs w:val="24"/>
          <w:lang w:eastAsia="en-US"/>
        </w:rPr>
      </w:pPr>
      <w:r>
        <w:rPr>
          <w:sz w:val="24"/>
          <w:szCs w:val="24"/>
          <w:lang w:eastAsia="en-US"/>
        </w:rPr>
        <w:t>T</w:t>
      </w:r>
      <w:r w:rsidR="0027130F">
        <w:rPr>
          <w:sz w:val="24"/>
          <w:szCs w:val="24"/>
          <w:lang w:eastAsia="en-US"/>
        </w:rPr>
        <w:t>BD</w:t>
      </w:r>
    </w:p>
    <w:p w14:paraId="3D8E9162" w14:textId="2748EE23" w:rsidR="00E67E51" w:rsidRPr="005559F3" w:rsidRDefault="00E67E51" w:rsidP="00CE35E6">
      <w:pPr>
        <w:pStyle w:val="Heading3"/>
      </w:pPr>
      <w:bookmarkStart w:id="1168" w:name="_Toc524429802"/>
      <w:r w:rsidRPr="005559F3">
        <w:t>Data Extraction</w:t>
      </w:r>
      <w:bookmarkEnd w:id="1168"/>
    </w:p>
    <w:p w14:paraId="7C6DF197" w14:textId="77777777" w:rsidR="00C3417E" w:rsidRPr="005559F3" w:rsidRDefault="00C3417E" w:rsidP="00C3417E">
      <w:pPr>
        <w:pStyle w:val="BodyText"/>
        <w:rPr>
          <w:sz w:val="24"/>
          <w:szCs w:val="24"/>
          <w:lang w:eastAsia="en-US"/>
        </w:rPr>
      </w:pPr>
      <w:r w:rsidRPr="005559F3">
        <w:rPr>
          <w:sz w:val="24"/>
          <w:szCs w:val="24"/>
          <w:lang w:eastAsia="en-US"/>
        </w:rPr>
        <w:t xml:space="preserve">Data being sent to FSC will be extracted from the </w:t>
      </w:r>
      <w:proofErr w:type="spellStart"/>
      <w:r w:rsidRPr="005559F3">
        <w:rPr>
          <w:sz w:val="24"/>
          <w:szCs w:val="24"/>
          <w:lang w:eastAsia="en-US"/>
        </w:rPr>
        <w:t>VistA</w:t>
      </w:r>
      <w:proofErr w:type="spellEnd"/>
      <w:r w:rsidRPr="005559F3">
        <w:rPr>
          <w:sz w:val="24"/>
          <w:szCs w:val="24"/>
          <w:lang w:eastAsia="en-US"/>
        </w:rPr>
        <w:t xml:space="preserve"> databases using a FHIR server.</w:t>
      </w:r>
    </w:p>
    <w:p w14:paraId="32F4BDBE" w14:textId="1C37FF0A" w:rsidR="00E67E51" w:rsidRPr="005559F3" w:rsidRDefault="00E67E51" w:rsidP="00CE35E6">
      <w:pPr>
        <w:pStyle w:val="Heading3"/>
      </w:pPr>
      <w:bookmarkStart w:id="1169" w:name="_Toc524429803"/>
      <w:r w:rsidRPr="005559F3">
        <w:t>Data Transformation</w:t>
      </w:r>
      <w:bookmarkEnd w:id="1169"/>
    </w:p>
    <w:p w14:paraId="0085C0BE" w14:textId="63A846EC" w:rsidR="00E5309F" w:rsidRPr="005559F3" w:rsidRDefault="004A1A91" w:rsidP="00E5309F">
      <w:pPr>
        <w:pStyle w:val="BodyText"/>
        <w:rPr>
          <w:sz w:val="24"/>
          <w:szCs w:val="24"/>
          <w:lang w:eastAsia="en-US"/>
        </w:rPr>
      </w:pPr>
      <w:bookmarkStart w:id="1170" w:name="_Hlk511396417"/>
      <w:r>
        <w:rPr>
          <w:sz w:val="24"/>
          <w:szCs w:val="24"/>
          <w:lang w:eastAsia="en-US"/>
        </w:rPr>
        <w:t xml:space="preserve">Data transformations to the 837 </w:t>
      </w:r>
      <w:ins w:id="1171" w:author="Keith Oulson" w:date="2018-04-12T08:46:00Z">
        <w:r w:rsidR="0007620E">
          <w:rPr>
            <w:sz w:val="24"/>
            <w:szCs w:val="24"/>
            <w:lang w:eastAsia="en-US"/>
          </w:rPr>
          <w:t>X1</w:t>
        </w:r>
      </w:ins>
      <w:ins w:id="1172" w:author="Keith Oulson" w:date="2018-04-12T08:47:00Z">
        <w:r w:rsidR="0007620E">
          <w:rPr>
            <w:sz w:val="24"/>
            <w:szCs w:val="24"/>
            <w:lang w:eastAsia="en-US"/>
          </w:rPr>
          <w:t xml:space="preserve">2 </w:t>
        </w:r>
      </w:ins>
      <w:r>
        <w:rPr>
          <w:sz w:val="24"/>
          <w:szCs w:val="24"/>
          <w:lang w:eastAsia="en-US"/>
        </w:rPr>
        <w:t>transaction will be performed b</w:t>
      </w:r>
      <w:r w:rsidR="00E12A2C">
        <w:rPr>
          <w:sz w:val="24"/>
          <w:szCs w:val="24"/>
          <w:lang w:eastAsia="en-US"/>
        </w:rPr>
        <w:t>y the</w:t>
      </w:r>
      <w:r>
        <w:rPr>
          <w:sz w:val="24"/>
          <w:szCs w:val="24"/>
          <w:lang w:eastAsia="en-US"/>
        </w:rPr>
        <w:t xml:space="preserve"> </w:t>
      </w:r>
      <w:ins w:id="1173" w:author="Keith Oulson" w:date="2018-04-12T08:45:00Z">
        <w:r w:rsidR="0007620E">
          <w:rPr>
            <w:sz w:val="24"/>
            <w:szCs w:val="24"/>
            <w:lang w:eastAsia="en-US"/>
          </w:rPr>
          <w:t xml:space="preserve">FSC upon </w:t>
        </w:r>
      </w:ins>
      <w:ins w:id="1174" w:author="Keith Oulson" w:date="2018-04-12T08:46:00Z">
        <w:r w:rsidR="0007620E">
          <w:rPr>
            <w:sz w:val="24"/>
            <w:szCs w:val="24"/>
            <w:lang w:eastAsia="en-US"/>
          </w:rPr>
          <w:t xml:space="preserve">FHIR bundled resources provided by the </w:t>
        </w:r>
      </w:ins>
      <w:proofErr w:type="spellStart"/>
      <w:r>
        <w:rPr>
          <w:sz w:val="24"/>
          <w:szCs w:val="24"/>
          <w:lang w:eastAsia="en-US"/>
        </w:rPr>
        <w:t>eBilling</w:t>
      </w:r>
      <w:proofErr w:type="spellEnd"/>
      <w:r w:rsidR="00071BB6">
        <w:rPr>
          <w:sz w:val="24"/>
          <w:szCs w:val="24"/>
          <w:lang w:eastAsia="en-US"/>
        </w:rPr>
        <w:t xml:space="preserve"> </w:t>
      </w:r>
      <w:ins w:id="1175" w:author="Keith Oulson" w:date="2018-04-12T08:47:00Z">
        <w:r w:rsidR="0007620E">
          <w:rPr>
            <w:sz w:val="24"/>
            <w:szCs w:val="24"/>
            <w:lang w:eastAsia="en-US"/>
          </w:rPr>
          <w:t xml:space="preserve">and </w:t>
        </w:r>
        <w:proofErr w:type="spellStart"/>
        <w:r w:rsidR="0007620E">
          <w:rPr>
            <w:sz w:val="24"/>
            <w:szCs w:val="24"/>
            <w:lang w:eastAsia="en-US"/>
          </w:rPr>
          <w:t>TASCore</w:t>
        </w:r>
        <w:proofErr w:type="spellEnd"/>
        <w:r w:rsidR="0007620E">
          <w:rPr>
            <w:sz w:val="24"/>
            <w:szCs w:val="24"/>
            <w:lang w:eastAsia="en-US"/>
          </w:rPr>
          <w:t xml:space="preserve"> </w:t>
        </w:r>
      </w:ins>
      <w:r w:rsidR="00071BB6">
        <w:rPr>
          <w:sz w:val="24"/>
          <w:szCs w:val="24"/>
          <w:lang w:eastAsia="en-US"/>
        </w:rPr>
        <w:t>team</w:t>
      </w:r>
      <w:ins w:id="1176" w:author="Keith Oulson" w:date="2018-04-12T08:47:00Z">
        <w:r w:rsidR="0007620E">
          <w:rPr>
            <w:sz w:val="24"/>
            <w:szCs w:val="24"/>
            <w:lang w:eastAsia="en-US"/>
          </w:rPr>
          <w:t>s</w:t>
        </w:r>
      </w:ins>
      <w:r>
        <w:rPr>
          <w:sz w:val="24"/>
          <w:szCs w:val="24"/>
          <w:lang w:eastAsia="en-US"/>
        </w:rPr>
        <w:t>.</w:t>
      </w:r>
    </w:p>
    <w:bookmarkEnd w:id="1170"/>
    <w:p w14:paraId="5DA58578" w14:textId="77777777" w:rsidR="00E5309F" w:rsidRPr="005559F3" w:rsidRDefault="00E5309F" w:rsidP="00E5309F">
      <w:pPr>
        <w:pStyle w:val="BodyText"/>
        <w:rPr>
          <w:lang w:eastAsia="en-US"/>
        </w:rPr>
      </w:pPr>
    </w:p>
    <w:p w14:paraId="574DD5E9" w14:textId="4D41C81B" w:rsidR="00E67E51" w:rsidRPr="005559F3" w:rsidRDefault="00E67E51" w:rsidP="009928DE">
      <w:pPr>
        <w:pStyle w:val="Heading3"/>
      </w:pPr>
      <w:bookmarkStart w:id="1177" w:name="_Toc524429804"/>
      <w:r w:rsidRPr="005559F3">
        <w:t>Sending/Receiving</w:t>
      </w:r>
      <w:bookmarkEnd w:id="1177"/>
    </w:p>
    <w:p w14:paraId="44105F06" w14:textId="7573AA4A" w:rsidR="00C17200" w:rsidRPr="005559F3" w:rsidRDefault="00E5309F" w:rsidP="00C17200">
      <w:pPr>
        <w:pStyle w:val="BodyText"/>
        <w:rPr>
          <w:sz w:val="24"/>
          <w:szCs w:val="24"/>
          <w:lang w:eastAsia="en-US"/>
        </w:rPr>
      </w:pPr>
      <w:r w:rsidRPr="005559F3">
        <w:rPr>
          <w:sz w:val="24"/>
          <w:szCs w:val="24"/>
          <w:lang w:eastAsia="en-US"/>
        </w:rPr>
        <w:t xml:space="preserve">MCCF EDI TAS </w:t>
      </w:r>
      <w:proofErr w:type="spellStart"/>
      <w:r w:rsidR="00782E10" w:rsidRPr="005559F3">
        <w:rPr>
          <w:sz w:val="24"/>
          <w:szCs w:val="24"/>
          <w:lang w:eastAsia="en-US"/>
        </w:rPr>
        <w:t>e</w:t>
      </w:r>
      <w:r w:rsidR="00C141C0">
        <w:rPr>
          <w:sz w:val="24"/>
          <w:szCs w:val="24"/>
          <w:lang w:eastAsia="en-US"/>
        </w:rPr>
        <w:t>Billing</w:t>
      </w:r>
      <w:proofErr w:type="spellEnd"/>
      <w:r w:rsidR="00782E10" w:rsidRPr="005559F3">
        <w:rPr>
          <w:sz w:val="24"/>
          <w:szCs w:val="24"/>
          <w:lang w:eastAsia="en-US"/>
        </w:rPr>
        <w:t xml:space="preserve"> sends </w:t>
      </w:r>
      <w:r w:rsidR="00D13B07" w:rsidRPr="005559F3">
        <w:rPr>
          <w:sz w:val="24"/>
          <w:szCs w:val="24"/>
          <w:lang w:eastAsia="en-US"/>
        </w:rPr>
        <w:t>837</w:t>
      </w:r>
      <w:r w:rsidR="00782E10" w:rsidRPr="005559F3">
        <w:rPr>
          <w:sz w:val="24"/>
          <w:szCs w:val="24"/>
          <w:lang w:eastAsia="en-US"/>
        </w:rPr>
        <w:t xml:space="preserve"> </w:t>
      </w:r>
      <w:r w:rsidR="004803C1" w:rsidRPr="005559F3">
        <w:rPr>
          <w:sz w:val="24"/>
          <w:szCs w:val="24"/>
          <w:lang w:eastAsia="en-US"/>
        </w:rPr>
        <w:t xml:space="preserve">messages </w:t>
      </w:r>
      <w:r w:rsidR="00EF3899">
        <w:rPr>
          <w:sz w:val="24"/>
          <w:szCs w:val="24"/>
          <w:lang w:eastAsia="en-US"/>
        </w:rPr>
        <w:t>to</w:t>
      </w:r>
      <w:r w:rsidRPr="005559F3">
        <w:rPr>
          <w:sz w:val="24"/>
          <w:szCs w:val="24"/>
          <w:lang w:eastAsia="en-US"/>
        </w:rPr>
        <w:t xml:space="preserve"> FSC.</w:t>
      </w:r>
    </w:p>
    <w:p w14:paraId="0C80D0D6" w14:textId="77777777" w:rsidR="00E67E51" w:rsidRPr="005559F3" w:rsidRDefault="00E67E51" w:rsidP="00E67E51">
      <w:pPr>
        <w:pStyle w:val="BodyText"/>
        <w:rPr>
          <w:lang w:eastAsia="en-US"/>
        </w:rPr>
      </w:pPr>
    </w:p>
    <w:p w14:paraId="07155CED" w14:textId="77777777" w:rsidR="007E71D7" w:rsidRPr="005559F3" w:rsidRDefault="00D952B0" w:rsidP="005559F3">
      <w:pPr>
        <w:pStyle w:val="Heading2"/>
      </w:pPr>
      <w:bookmarkStart w:id="1178" w:name="_Toc216071613"/>
      <w:bookmarkStart w:id="1179" w:name="_Toc263270963"/>
      <w:bookmarkStart w:id="1180" w:name="_Toc263271242"/>
      <w:bookmarkStart w:id="1181" w:name="_Toc377477603"/>
      <w:bookmarkStart w:id="1182" w:name="_Toc524429805"/>
      <w:r w:rsidRPr="005559F3">
        <w:t>Data Transfer</w:t>
      </w:r>
      <w:bookmarkEnd w:id="1178"/>
      <w:bookmarkEnd w:id="1179"/>
      <w:bookmarkEnd w:id="1180"/>
      <w:bookmarkEnd w:id="1181"/>
      <w:bookmarkEnd w:id="1182"/>
    </w:p>
    <w:p w14:paraId="333A9F2E" w14:textId="354493BB" w:rsidR="00E67E51" w:rsidRPr="009928DE" w:rsidRDefault="00E67E51" w:rsidP="00230FBD">
      <w:pPr>
        <w:rPr>
          <w:b/>
        </w:rPr>
      </w:pPr>
      <w:r w:rsidRPr="009928DE">
        <w:t xml:space="preserve">Data is transferred between the </w:t>
      </w:r>
      <w:proofErr w:type="spellStart"/>
      <w:r w:rsidRPr="009928DE">
        <w:t>TASCore</w:t>
      </w:r>
      <w:proofErr w:type="spellEnd"/>
      <w:r w:rsidRPr="009928DE">
        <w:t xml:space="preserve"> Application Stack</w:t>
      </w:r>
      <w:r w:rsidR="00EF3899" w:rsidRPr="009928DE">
        <w:t xml:space="preserve"> and the FSC.</w:t>
      </w:r>
    </w:p>
    <w:p w14:paraId="371ECA10" w14:textId="77777777" w:rsidR="00E67E51" w:rsidRPr="005559F3" w:rsidRDefault="00E67E51" w:rsidP="00E67E51">
      <w:pPr>
        <w:pStyle w:val="BodyText"/>
        <w:rPr>
          <w:lang w:eastAsia="en-US"/>
        </w:rPr>
      </w:pPr>
    </w:p>
    <w:p w14:paraId="38B98809" w14:textId="77777777" w:rsidR="00377177" w:rsidRPr="005559F3" w:rsidRDefault="00D952B0" w:rsidP="005559F3">
      <w:pPr>
        <w:pStyle w:val="Heading2"/>
      </w:pPr>
      <w:bookmarkStart w:id="1183" w:name="_Toc216071614"/>
      <w:bookmarkStart w:id="1184" w:name="_Toc263270964"/>
      <w:bookmarkStart w:id="1185" w:name="_Toc263271243"/>
      <w:bookmarkStart w:id="1186" w:name="_Toc377477604"/>
      <w:bookmarkStart w:id="1187" w:name="_Toc524429806"/>
      <w:r w:rsidRPr="005559F3">
        <w:t>Transaction Types</w:t>
      </w:r>
      <w:bookmarkEnd w:id="1183"/>
      <w:bookmarkEnd w:id="1184"/>
      <w:bookmarkEnd w:id="1185"/>
      <w:bookmarkEnd w:id="1186"/>
      <w:bookmarkEnd w:id="1187"/>
    </w:p>
    <w:p w14:paraId="022F285A" w14:textId="0BB69AF9" w:rsidR="00B63EA5" w:rsidRDefault="00782E10" w:rsidP="00782E10">
      <w:r w:rsidRPr="005559F3">
        <w:t xml:space="preserve">MCCF EDI TAS </w:t>
      </w:r>
      <w:proofErr w:type="spellStart"/>
      <w:r w:rsidRPr="005559F3">
        <w:t>e</w:t>
      </w:r>
      <w:r w:rsidR="00EF3899">
        <w:t>Billing</w:t>
      </w:r>
      <w:proofErr w:type="spellEnd"/>
      <w:r w:rsidRPr="005559F3">
        <w:t xml:space="preserve"> sends messages </w:t>
      </w:r>
      <w:r w:rsidR="00383370">
        <w:t xml:space="preserve">as </w:t>
      </w:r>
      <w:r w:rsidR="00EF3899">
        <w:t xml:space="preserve">a </w:t>
      </w:r>
      <w:r w:rsidRPr="005559F3">
        <w:t xml:space="preserve">FHIR </w:t>
      </w:r>
      <w:r w:rsidR="004A1A91">
        <w:t xml:space="preserve">837 </w:t>
      </w:r>
      <w:r w:rsidRPr="005559F3">
        <w:t xml:space="preserve">bundle </w:t>
      </w:r>
      <w:r w:rsidR="00EF3899">
        <w:t>containing</w:t>
      </w:r>
      <w:r w:rsidRPr="005559F3">
        <w:t xml:space="preserve"> FHIR resources to the FSC that are needed by the FSC to send a</w:t>
      </w:r>
      <w:r w:rsidR="00EF3899">
        <w:t>n</w:t>
      </w:r>
      <w:r w:rsidR="001C0CC0" w:rsidRPr="001C0CC0">
        <w:t xml:space="preserve"> ASC X12N/005010 837 Health Care Claims</w:t>
      </w:r>
      <w:r w:rsidR="00EF3899">
        <w:t xml:space="preserve"> transaction </w:t>
      </w:r>
      <w:r w:rsidRPr="005559F3">
        <w:t xml:space="preserve">to </w:t>
      </w:r>
      <w:ins w:id="1188" w:author="Keith Oulson" w:date="2018-04-12T08:52:00Z">
        <w:r w:rsidR="0007620E">
          <w:t xml:space="preserve">the </w:t>
        </w:r>
      </w:ins>
      <w:del w:id="1189" w:author="Keith Oulson" w:date="2018-04-12T08:52:00Z">
        <w:r w:rsidRPr="005559F3" w:rsidDel="0007620E">
          <w:delText>payers</w:delText>
        </w:r>
      </w:del>
      <w:ins w:id="1190" w:author="Keith Oulson" w:date="2018-04-12T08:52:00Z">
        <w:r w:rsidR="0007620E">
          <w:t>HCCH</w:t>
        </w:r>
      </w:ins>
      <w:r w:rsidRPr="005559F3">
        <w:t>.</w:t>
      </w:r>
    </w:p>
    <w:p w14:paraId="270EF548" w14:textId="77777777" w:rsidR="00B63EA5" w:rsidRDefault="00B63EA5" w:rsidP="00782E10"/>
    <w:p w14:paraId="63D2A7A9" w14:textId="5FB9D0D4" w:rsidR="00782E10" w:rsidRPr="005559F3" w:rsidRDefault="00B63EA5" w:rsidP="00782E10">
      <w:pPr>
        <w:rPr>
          <w:rFonts w:eastAsia="MS Mincho"/>
        </w:rPr>
      </w:pPr>
      <w:r>
        <w:t xml:space="preserve">The 837 </w:t>
      </w:r>
      <w:proofErr w:type="gramStart"/>
      <w:r>
        <w:t>transaction</w:t>
      </w:r>
      <w:proofErr w:type="gramEnd"/>
      <w:r>
        <w:t xml:space="preserve"> </w:t>
      </w:r>
      <w:r w:rsidR="00567E35">
        <w:t>can be further classified as an Institutional claim 837I, a Professional claim 837P or a Dental claim 837D.</w:t>
      </w:r>
      <w:r w:rsidR="00782E10" w:rsidRPr="005559F3">
        <w:t xml:space="preserve"> </w:t>
      </w:r>
    </w:p>
    <w:p w14:paraId="2376E4D3" w14:textId="63B66D9A" w:rsidR="00782E10" w:rsidRPr="005559F3" w:rsidRDefault="00EF3899" w:rsidP="00782E10">
      <w:pPr>
        <w:pStyle w:val="BodyText"/>
        <w:rPr>
          <w:sz w:val="24"/>
          <w:szCs w:val="24"/>
        </w:rPr>
      </w:pPr>
      <w:r>
        <w:rPr>
          <w:sz w:val="24"/>
          <w:szCs w:val="24"/>
        </w:rPr>
        <w:t xml:space="preserve">When the claim is paid, </w:t>
      </w:r>
      <w:r w:rsidR="00782E10" w:rsidRPr="005559F3">
        <w:rPr>
          <w:sz w:val="24"/>
          <w:szCs w:val="24"/>
        </w:rPr>
        <w:t xml:space="preserve">FSC receives </w:t>
      </w:r>
      <w:r w:rsidR="0096055E" w:rsidRPr="001C0CC0">
        <w:rPr>
          <w:sz w:val="24"/>
        </w:rPr>
        <w:t xml:space="preserve">X12N/005010 </w:t>
      </w:r>
      <w:r w:rsidR="0096055E">
        <w:rPr>
          <w:sz w:val="24"/>
        </w:rPr>
        <w:t xml:space="preserve">835 </w:t>
      </w:r>
      <w:r w:rsidR="0096055E" w:rsidRPr="001C0CC0">
        <w:rPr>
          <w:sz w:val="24"/>
          <w:szCs w:val="24"/>
        </w:rPr>
        <w:t>Health Care Claim Pay</w:t>
      </w:r>
      <w:r w:rsidR="0096055E">
        <w:rPr>
          <w:sz w:val="24"/>
          <w:szCs w:val="24"/>
        </w:rPr>
        <w:t>ment and Remittance Advice messages</w:t>
      </w:r>
      <w:r w:rsidR="00782E10" w:rsidRPr="005559F3">
        <w:rPr>
          <w:sz w:val="24"/>
          <w:szCs w:val="24"/>
        </w:rPr>
        <w:t xml:space="preserve"> from </w:t>
      </w:r>
      <w:del w:id="1191" w:author="Keith Oulson" w:date="2018-04-13T15:29:00Z">
        <w:r w:rsidR="00782E10" w:rsidRPr="005559F3" w:rsidDel="000C3259">
          <w:rPr>
            <w:sz w:val="24"/>
            <w:szCs w:val="24"/>
          </w:rPr>
          <w:delText xml:space="preserve">payers </w:delText>
        </w:r>
      </w:del>
      <w:ins w:id="1192" w:author="Keith Oulson" w:date="2018-04-13T15:29:00Z">
        <w:r w:rsidR="000C3259">
          <w:rPr>
            <w:sz w:val="24"/>
            <w:szCs w:val="24"/>
          </w:rPr>
          <w:t>HCCH</w:t>
        </w:r>
        <w:r w:rsidR="000C3259" w:rsidRPr="005559F3">
          <w:rPr>
            <w:sz w:val="24"/>
            <w:szCs w:val="24"/>
          </w:rPr>
          <w:t xml:space="preserve"> </w:t>
        </w:r>
      </w:ins>
      <w:r w:rsidR="00782E10" w:rsidRPr="005559F3">
        <w:rPr>
          <w:sz w:val="24"/>
          <w:szCs w:val="24"/>
        </w:rPr>
        <w:t>and transmits that data in FHIR resources inside FHIR bundles to MCCF EDI TAS</w:t>
      </w:r>
      <w:r>
        <w:rPr>
          <w:sz w:val="24"/>
          <w:szCs w:val="24"/>
        </w:rPr>
        <w:t xml:space="preserve"> </w:t>
      </w:r>
      <w:proofErr w:type="spellStart"/>
      <w:r>
        <w:rPr>
          <w:sz w:val="24"/>
          <w:szCs w:val="24"/>
        </w:rPr>
        <w:t>e</w:t>
      </w:r>
      <w:r w:rsidR="0096055E">
        <w:rPr>
          <w:sz w:val="24"/>
          <w:szCs w:val="24"/>
        </w:rPr>
        <w:t>Payments</w:t>
      </w:r>
      <w:proofErr w:type="spellEnd"/>
      <w:r w:rsidR="00782E10" w:rsidRPr="005559F3">
        <w:rPr>
          <w:sz w:val="24"/>
          <w:szCs w:val="24"/>
        </w:rPr>
        <w:t>.</w:t>
      </w:r>
      <w:r>
        <w:rPr>
          <w:sz w:val="24"/>
          <w:szCs w:val="24"/>
        </w:rPr>
        <w:t xml:space="preserve"> (see </w:t>
      </w:r>
      <w:r w:rsidR="001C0CC0" w:rsidRPr="001C0CC0">
        <w:rPr>
          <w:sz w:val="24"/>
        </w:rPr>
        <w:t xml:space="preserve">X12N/005010 </w:t>
      </w:r>
      <w:r w:rsidR="001C0CC0">
        <w:rPr>
          <w:sz w:val="24"/>
        </w:rPr>
        <w:t xml:space="preserve">835 </w:t>
      </w:r>
      <w:r w:rsidR="001C0CC0" w:rsidRPr="001C0CC0">
        <w:rPr>
          <w:sz w:val="24"/>
          <w:szCs w:val="24"/>
        </w:rPr>
        <w:t>Health Care Claim Pay</w:t>
      </w:r>
      <w:r w:rsidR="001C0CC0">
        <w:rPr>
          <w:sz w:val="24"/>
          <w:szCs w:val="24"/>
        </w:rPr>
        <w:t>ment and Remittance Advice ICD</w:t>
      </w:r>
      <w:r>
        <w:rPr>
          <w:sz w:val="24"/>
          <w:szCs w:val="24"/>
        </w:rPr>
        <w:t>)</w:t>
      </w:r>
      <w:r w:rsidR="001C0CC0">
        <w:rPr>
          <w:sz w:val="24"/>
          <w:szCs w:val="24"/>
        </w:rPr>
        <w:t>.</w:t>
      </w:r>
    </w:p>
    <w:p w14:paraId="310B00B2" w14:textId="77777777" w:rsidR="00E5309F" w:rsidRPr="005559F3" w:rsidRDefault="00E5309F" w:rsidP="00E5309F">
      <w:pPr>
        <w:pStyle w:val="BodyText"/>
        <w:rPr>
          <w:lang w:eastAsia="en-US"/>
        </w:rPr>
      </w:pPr>
    </w:p>
    <w:p w14:paraId="054FEF34" w14:textId="4036A50F" w:rsidR="00864D55" w:rsidRPr="005559F3" w:rsidRDefault="00D952B0" w:rsidP="005559F3">
      <w:pPr>
        <w:pStyle w:val="Heading2"/>
      </w:pPr>
      <w:bookmarkStart w:id="1193" w:name="_Toc216071615"/>
      <w:bookmarkStart w:id="1194" w:name="_Toc263270965"/>
      <w:bookmarkStart w:id="1195" w:name="_Toc263271244"/>
      <w:bookmarkStart w:id="1196" w:name="_Toc377477605"/>
      <w:bookmarkStart w:id="1197" w:name="_Toc524429807"/>
      <w:r w:rsidRPr="005559F3">
        <w:t>Data Exchanges</w:t>
      </w:r>
      <w:bookmarkEnd w:id="1193"/>
      <w:bookmarkEnd w:id="1194"/>
      <w:bookmarkEnd w:id="1195"/>
      <w:bookmarkEnd w:id="1196"/>
      <w:bookmarkEnd w:id="1197"/>
    </w:p>
    <w:p w14:paraId="73F732D1" w14:textId="7E8A2467" w:rsidR="007855F4" w:rsidRDefault="00782E10" w:rsidP="00782E10">
      <w:pPr>
        <w:pStyle w:val="BodyText"/>
        <w:rPr>
          <w:sz w:val="24"/>
          <w:szCs w:val="24"/>
        </w:rPr>
      </w:pPr>
      <w:r w:rsidRPr="005559F3">
        <w:rPr>
          <w:sz w:val="24"/>
          <w:szCs w:val="24"/>
        </w:rPr>
        <w:t xml:space="preserve">MCCF EDI TAS </w:t>
      </w:r>
      <w:proofErr w:type="spellStart"/>
      <w:r w:rsidRPr="005559F3">
        <w:rPr>
          <w:sz w:val="24"/>
          <w:szCs w:val="24"/>
        </w:rPr>
        <w:t>e</w:t>
      </w:r>
      <w:r w:rsidR="00EF3899">
        <w:rPr>
          <w:sz w:val="24"/>
          <w:szCs w:val="24"/>
        </w:rPr>
        <w:t>Billing</w:t>
      </w:r>
      <w:proofErr w:type="spellEnd"/>
      <w:r w:rsidRPr="005559F3">
        <w:rPr>
          <w:sz w:val="24"/>
          <w:szCs w:val="24"/>
        </w:rPr>
        <w:t xml:space="preserve"> sends </w:t>
      </w:r>
      <w:r w:rsidR="0096055E">
        <w:rPr>
          <w:sz w:val="24"/>
          <w:szCs w:val="24"/>
        </w:rPr>
        <w:t>837</w:t>
      </w:r>
      <w:r w:rsidRPr="005559F3">
        <w:rPr>
          <w:sz w:val="24"/>
          <w:szCs w:val="24"/>
        </w:rPr>
        <w:t xml:space="preserve"> </w:t>
      </w:r>
      <w:r w:rsidR="00EF3899">
        <w:rPr>
          <w:sz w:val="24"/>
          <w:szCs w:val="24"/>
        </w:rPr>
        <w:t>transaction</w:t>
      </w:r>
      <w:r w:rsidRPr="005559F3">
        <w:rPr>
          <w:sz w:val="24"/>
          <w:szCs w:val="24"/>
        </w:rPr>
        <w:t xml:space="preserve"> FHIR bundle</w:t>
      </w:r>
      <w:r w:rsidR="0096055E">
        <w:rPr>
          <w:sz w:val="24"/>
          <w:szCs w:val="24"/>
        </w:rPr>
        <w:t>s</w:t>
      </w:r>
      <w:r w:rsidRPr="005559F3">
        <w:rPr>
          <w:sz w:val="24"/>
          <w:szCs w:val="24"/>
        </w:rPr>
        <w:t xml:space="preserve"> </w:t>
      </w:r>
      <w:r w:rsidR="0096055E">
        <w:rPr>
          <w:sz w:val="24"/>
          <w:szCs w:val="24"/>
        </w:rPr>
        <w:t xml:space="preserve">to FSC </w:t>
      </w:r>
      <w:r w:rsidR="00EF3899">
        <w:rPr>
          <w:sz w:val="24"/>
          <w:szCs w:val="24"/>
        </w:rPr>
        <w:t xml:space="preserve">containing the </w:t>
      </w:r>
      <w:r w:rsidRPr="005559F3">
        <w:rPr>
          <w:sz w:val="24"/>
          <w:szCs w:val="24"/>
        </w:rPr>
        <w:t>FHIR resource</w:t>
      </w:r>
      <w:r w:rsidR="00EF3899">
        <w:rPr>
          <w:sz w:val="24"/>
          <w:szCs w:val="24"/>
        </w:rPr>
        <w:t>s necessary so FSC can construct the</w:t>
      </w:r>
      <w:r w:rsidRPr="005559F3">
        <w:rPr>
          <w:sz w:val="24"/>
          <w:szCs w:val="24"/>
        </w:rPr>
        <w:t xml:space="preserve"> </w:t>
      </w:r>
      <w:r w:rsidR="0096055E" w:rsidRPr="001C0CC0">
        <w:rPr>
          <w:sz w:val="24"/>
        </w:rPr>
        <w:t>ASC X12N/005010 837 Health Care Claims</w:t>
      </w:r>
      <w:r w:rsidR="0096055E">
        <w:rPr>
          <w:sz w:val="24"/>
          <w:szCs w:val="24"/>
        </w:rPr>
        <w:t xml:space="preserve"> </w:t>
      </w:r>
      <w:r w:rsidR="00EF3899">
        <w:rPr>
          <w:sz w:val="24"/>
          <w:szCs w:val="24"/>
        </w:rPr>
        <w:t xml:space="preserve">transaction </w:t>
      </w:r>
      <w:r w:rsidR="0096055E">
        <w:rPr>
          <w:sz w:val="24"/>
          <w:szCs w:val="24"/>
        </w:rPr>
        <w:t xml:space="preserve">and then forward it </w:t>
      </w:r>
      <w:r w:rsidR="00EF3899">
        <w:rPr>
          <w:sz w:val="24"/>
          <w:szCs w:val="24"/>
        </w:rPr>
        <w:t>to the pay</w:t>
      </w:r>
      <w:r w:rsidR="007855F4">
        <w:rPr>
          <w:sz w:val="24"/>
          <w:szCs w:val="24"/>
        </w:rPr>
        <w:t xml:space="preserve">er via the </w:t>
      </w:r>
      <w:del w:id="1198" w:author="Keith Oulson" w:date="2018-04-12T08:55:00Z">
        <w:r w:rsidR="007855F4" w:rsidDel="0007620E">
          <w:rPr>
            <w:sz w:val="24"/>
            <w:szCs w:val="24"/>
          </w:rPr>
          <w:delText>Clearinghouse</w:delText>
        </w:r>
      </w:del>
      <w:ins w:id="1199" w:author="Keith Oulson" w:date="2018-04-12T08:55:00Z">
        <w:r w:rsidR="0007620E">
          <w:rPr>
            <w:sz w:val="24"/>
            <w:szCs w:val="24"/>
          </w:rPr>
          <w:t>HCCH</w:t>
        </w:r>
      </w:ins>
      <w:r w:rsidR="007855F4">
        <w:rPr>
          <w:sz w:val="24"/>
          <w:szCs w:val="24"/>
        </w:rPr>
        <w:t>.</w:t>
      </w:r>
    </w:p>
    <w:p w14:paraId="64590F58" w14:textId="268824AC" w:rsidR="007855F4" w:rsidRDefault="007855F4" w:rsidP="00782E10">
      <w:pPr>
        <w:pStyle w:val="BodyText"/>
        <w:rPr>
          <w:sz w:val="24"/>
          <w:szCs w:val="24"/>
        </w:rPr>
      </w:pPr>
      <w:r>
        <w:rPr>
          <w:sz w:val="24"/>
          <w:szCs w:val="24"/>
        </w:rPr>
        <w:t xml:space="preserve">The </w:t>
      </w:r>
      <w:proofErr w:type="gramStart"/>
      <w:r>
        <w:rPr>
          <w:sz w:val="24"/>
          <w:szCs w:val="24"/>
        </w:rPr>
        <w:t>837 outbound</w:t>
      </w:r>
      <w:proofErr w:type="gramEnd"/>
      <w:r>
        <w:rPr>
          <w:sz w:val="24"/>
          <w:szCs w:val="24"/>
        </w:rPr>
        <w:t xml:space="preserve"> message from FSC sent to the Payer can be accepted or rejected by either the Clearinghouse or the Payer and FSC will receive a </w:t>
      </w:r>
      <w:r>
        <w:rPr>
          <w:sz w:val="24"/>
          <w:szCs w:val="24"/>
        </w:rPr>
        <w:lastRenderedPageBreak/>
        <w:t>Functional Acknowledgement (997</w:t>
      </w:r>
      <w:r w:rsidR="00032254">
        <w:rPr>
          <w:sz w:val="24"/>
          <w:szCs w:val="24"/>
        </w:rPr>
        <w:t xml:space="preserve"> or 999</w:t>
      </w:r>
      <w:r>
        <w:rPr>
          <w:sz w:val="24"/>
          <w:szCs w:val="24"/>
        </w:rPr>
        <w:t>) transaction indicating acceptance or rejection.</w:t>
      </w:r>
      <w:r w:rsidR="00032254">
        <w:rPr>
          <w:sz w:val="24"/>
          <w:szCs w:val="24"/>
        </w:rPr>
        <w:t xml:space="preserve">  Refer to FSC technical references </w:t>
      </w:r>
      <w:r w:rsidR="00F47937">
        <w:rPr>
          <w:sz w:val="24"/>
          <w:szCs w:val="24"/>
        </w:rPr>
        <w:t xml:space="preserve">on the 997 or 999 </w:t>
      </w:r>
      <w:r w:rsidR="00032254">
        <w:rPr>
          <w:sz w:val="24"/>
          <w:szCs w:val="24"/>
        </w:rPr>
        <w:t>for further information.</w:t>
      </w:r>
    </w:p>
    <w:p w14:paraId="12600896" w14:textId="77777777" w:rsidR="00171DB7" w:rsidRPr="005559F3" w:rsidRDefault="00171DB7" w:rsidP="00171DB7">
      <w:pPr>
        <w:pStyle w:val="BodyText"/>
      </w:pPr>
    </w:p>
    <w:p w14:paraId="06036CF9" w14:textId="1C157537" w:rsidR="00377177" w:rsidRPr="005559F3" w:rsidRDefault="00377177" w:rsidP="005559F3">
      <w:pPr>
        <w:pStyle w:val="Heading3"/>
      </w:pPr>
      <w:bookmarkStart w:id="1200" w:name="_Toc524429808"/>
      <w:r w:rsidRPr="005559F3">
        <w:t>FHIR Based Resources</w:t>
      </w:r>
      <w:bookmarkEnd w:id="1200"/>
    </w:p>
    <w:p w14:paraId="7F430F80" w14:textId="05772EFE" w:rsidR="00BE6AED" w:rsidRPr="005559F3" w:rsidRDefault="00BE6AED" w:rsidP="00BE6AED">
      <w:pPr>
        <w:pStyle w:val="BodyText"/>
        <w:rPr>
          <w:rFonts w:cs="Arial"/>
          <w:sz w:val="24"/>
          <w:szCs w:val="24"/>
          <w:lang w:eastAsia="en-US"/>
        </w:rPr>
      </w:pPr>
      <w:r w:rsidRPr="005559F3">
        <w:rPr>
          <w:rFonts w:cs="Arial"/>
          <w:sz w:val="24"/>
          <w:szCs w:val="24"/>
          <w:lang w:eastAsia="en-US"/>
        </w:rPr>
        <w:t xml:space="preserve">The following FHIR resources are needed to assemble a </w:t>
      </w:r>
      <w:r w:rsidR="00AC3E5C">
        <w:rPr>
          <w:rFonts w:cs="Arial"/>
          <w:sz w:val="24"/>
          <w:szCs w:val="24"/>
        </w:rPr>
        <w:t>Health Care Claim</w:t>
      </w:r>
      <w:r w:rsidRPr="005559F3">
        <w:rPr>
          <w:rFonts w:cs="Arial"/>
          <w:sz w:val="24"/>
          <w:szCs w:val="24"/>
        </w:rPr>
        <w:t xml:space="preserve"> (</w:t>
      </w:r>
      <w:r w:rsidR="00D13B07" w:rsidRPr="005559F3">
        <w:rPr>
          <w:rFonts w:cs="Arial"/>
          <w:sz w:val="24"/>
          <w:szCs w:val="24"/>
        </w:rPr>
        <w:t>837</w:t>
      </w:r>
      <w:r w:rsidR="00567E35">
        <w:rPr>
          <w:rFonts w:cs="Arial"/>
          <w:sz w:val="24"/>
          <w:szCs w:val="24"/>
        </w:rPr>
        <w:t>I</w:t>
      </w:r>
      <w:r w:rsidRPr="005559F3">
        <w:rPr>
          <w:rFonts w:cs="Arial"/>
          <w:sz w:val="24"/>
          <w:szCs w:val="24"/>
        </w:rPr>
        <w:t xml:space="preserve">) </w:t>
      </w:r>
      <w:r w:rsidR="00AC3E5C">
        <w:rPr>
          <w:rFonts w:cs="Arial"/>
          <w:sz w:val="24"/>
          <w:szCs w:val="24"/>
        </w:rPr>
        <w:t>transaction</w:t>
      </w:r>
      <w:r w:rsidRPr="005559F3">
        <w:rPr>
          <w:rFonts w:cs="Arial"/>
          <w:sz w:val="24"/>
          <w:szCs w:val="24"/>
        </w:rPr>
        <w:t xml:space="preserve"> </w:t>
      </w:r>
      <w:r w:rsidRPr="005559F3">
        <w:rPr>
          <w:rFonts w:cs="Arial"/>
          <w:sz w:val="24"/>
          <w:szCs w:val="24"/>
          <w:lang w:eastAsia="en-US"/>
        </w:rPr>
        <w:t>bundle</w:t>
      </w:r>
      <w:r w:rsidR="00112FD1">
        <w:rPr>
          <w:rFonts w:cs="Arial"/>
          <w:sz w:val="24"/>
          <w:szCs w:val="24"/>
          <w:lang w:eastAsia="en-US"/>
        </w:rPr>
        <w:t>:</w:t>
      </w:r>
    </w:p>
    <w:p w14:paraId="78171692" w14:textId="1D8642F7" w:rsidR="00567E35" w:rsidRDefault="00567E35" w:rsidP="00B6153F">
      <w:pPr>
        <w:pStyle w:val="BodyText"/>
        <w:numPr>
          <w:ilvl w:val="0"/>
          <w:numId w:val="22"/>
        </w:numPr>
        <w:rPr>
          <w:rFonts w:cs="Arial"/>
          <w:sz w:val="24"/>
          <w:szCs w:val="24"/>
          <w:lang w:eastAsia="en-US"/>
        </w:rPr>
      </w:pPr>
      <w:r>
        <w:rPr>
          <w:rFonts w:cs="Arial"/>
          <w:sz w:val="24"/>
          <w:szCs w:val="24"/>
          <w:lang w:eastAsia="en-US"/>
        </w:rPr>
        <w:t>Claim</w:t>
      </w:r>
    </w:p>
    <w:p w14:paraId="3B3ABDCA" w14:textId="77777777" w:rsidR="00B6153F" w:rsidRPr="005559F3" w:rsidRDefault="00B6153F" w:rsidP="00B6153F">
      <w:pPr>
        <w:pStyle w:val="BodyText"/>
        <w:numPr>
          <w:ilvl w:val="0"/>
          <w:numId w:val="22"/>
        </w:numPr>
        <w:rPr>
          <w:rFonts w:cs="Arial"/>
          <w:sz w:val="24"/>
          <w:szCs w:val="24"/>
          <w:lang w:eastAsia="en-US"/>
        </w:rPr>
      </w:pPr>
      <w:r w:rsidRPr="005559F3">
        <w:rPr>
          <w:rFonts w:cs="Arial"/>
          <w:sz w:val="24"/>
          <w:szCs w:val="24"/>
          <w:lang w:eastAsia="en-US"/>
        </w:rPr>
        <w:t>Condition</w:t>
      </w:r>
    </w:p>
    <w:p w14:paraId="0EA01BE5" w14:textId="35FD993D"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Coverage</w:t>
      </w:r>
    </w:p>
    <w:p w14:paraId="5CEC8AE8" w14:textId="78D87AD0" w:rsidR="00567E35" w:rsidRDefault="00567E35" w:rsidP="00B6153F">
      <w:pPr>
        <w:pStyle w:val="BodyText"/>
        <w:numPr>
          <w:ilvl w:val="0"/>
          <w:numId w:val="22"/>
        </w:numPr>
        <w:rPr>
          <w:rFonts w:cs="Arial"/>
          <w:sz w:val="24"/>
          <w:szCs w:val="24"/>
          <w:lang w:eastAsia="en-US"/>
        </w:rPr>
      </w:pPr>
      <w:r>
        <w:rPr>
          <w:rFonts w:cs="Arial"/>
          <w:sz w:val="24"/>
          <w:szCs w:val="24"/>
          <w:lang w:eastAsia="en-US"/>
        </w:rPr>
        <w:t>Encounter</w:t>
      </w:r>
    </w:p>
    <w:p w14:paraId="23EC7A2C" w14:textId="2C38EB7F" w:rsidR="00567E35" w:rsidRDefault="00567E35" w:rsidP="00B6153F">
      <w:pPr>
        <w:pStyle w:val="BodyText"/>
        <w:numPr>
          <w:ilvl w:val="0"/>
          <w:numId w:val="22"/>
        </w:numPr>
        <w:rPr>
          <w:rFonts w:cs="Arial"/>
          <w:sz w:val="24"/>
          <w:szCs w:val="24"/>
          <w:lang w:eastAsia="en-US"/>
        </w:rPr>
      </w:pPr>
      <w:proofErr w:type="spellStart"/>
      <w:r>
        <w:rPr>
          <w:rFonts w:cs="Arial"/>
          <w:sz w:val="24"/>
          <w:szCs w:val="24"/>
          <w:lang w:eastAsia="en-US"/>
        </w:rPr>
        <w:t>EpisodeOfCare</w:t>
      </w:r>
      <w:proofErr w:type="spellEnd"/>
    </w:p>
    <w:p w14:paraId="1EAF2B40" w14:textId="10A630FC" w:rsidR="00567E35" w:rsidRDefault="00567E35" w:rsidP="00B6153F">
      <w:pPr>
        <w:pStyle w:val="BodyText"/>
        <w:numPr>
          <w:ilvl w:val="0"/>
          <w:numId w:val="22"/>
        </w:numPr>
        <w:rPr>
          <w:rFonts w:cs="Arial"/>
          <w:sz w:val="24"/>
          <w:szCs w:val="24"/>
          <w:lang w:eastAsia="en-US"/>
        </w:rPr>
      </w:pPr>
      <w:proofErr w:type="spellStart"/>
      <w:r>
        <w:rPr>
          <w:rFonts w:cs="Arial"/>
          <w:sz w:val="24"/>
          <w:szCs w:val="24"/>
          <w:lang w:eastAsia="en-US"/>
        </w:rPr>
        <w:t>ExplanationOfBenefit</w:t>
      </w:r>
      <w:proofErr w:type="spellEnd"/>
    </w:p>
    <w:p w14:paraId="52B1EA3E" w14:textId="28096F58" w:rsidR="00567E35" w:rsidRDefault="00567E35" w:rsidP="00B6153F">
      <w:pPr>
        <w:pStyle w:val="BodyText"/>
        <w:numPr>
          <w:ilvl w:val="0"/>
          <w:numId w:val="22"/>
        </w:numPr>
        <w:rPr>
          <w:rFonts w:cs="Arial"/>
          <w:sz w:val="24"/>
          <w:szCs w:val="24"/>
          <w:lang w:eastAsia="en-US"/>
        </w:rPr>
      </w:pPr>
      <w:r>
        <w:rPr>
          <w:rFonts w:cs="Arial"/>
          <w:sz w:val="24"/>
          <w:szCs w:val="24"/>
          <w:lang w:eastAsia="en-US"/>
        </w:rPr>
        <w:t>Flag</w:t>
      </w:r>
    </w:p>
    <w:p w14:paraId="0D015039" w14:textId="4BC05533" w:rsidR="00567E35" w:rsidRDefault="00567E35" w:rsidP="00B6153F">
      <w:pPr>
        <w:pStyle w:val="BodyText"/>
        <w:numPr>
          <w:ilvl w:val="0"/>
          <w:numId w:val="22"/>
        </w:numPr>
        <w:rPr>
          <w:rFonts w:cs="Arial"/>
          <w:sz w:val="24"/>
          <w:szCs w:val="24"/>
          <w:lang w:eastAsia="en-US"/>
        </w:rPr>
      </w:pPr>
      <w:proofErr w:type="spellStart"/>
      <w:r>
        <w:rPr>
          <w:rFonts w:cs="Arial"/>
          <w:sz w:val="24"/>
          <w:szCs w:val="24"/>
          <w:lang w:eastAsia="en-US"/>
        </w:rPr>
        <w:t>HealthcareService</w:t>
      </w:r>
      <w:proofErr w:type="spellEnd"/>
    </w:p>
    <w:p w14:paraId="2C9171CD" w14:textId="50C60B4D" w:rsidR="00567E35" w:rsidRDefault="00567E35" w:rsidP="00B6153F">
      <w:pPr>
        <w:pStyle w:val="BodyText"/>
        <w:numPr>
          <w:ilvl w:val="0"/>
          <w:numId w:val="22"/>
        </w:numPr>
        <w:rPr>
          <w:rFonts w:cs="Arial"/>
          <w:sz w:val="24"/>
          <w:szCs w:val="24"/>
          <w:lang w:eastAsia="en-US"/>
        </w:rPr>
      </w:pPr>
      <w:r>
        <w:rPr>
          <w:rFonts w:cs="Arial"/>
          <w:sz w:val="24"/>
          <w:szCs w:val="24"/>
          <w:lang w:eastAsia="en-US"/>
        </w:rPr>
        <w:t>Location</w:t>
      </w:r>
    </w:p>
    <w:p w14:paraId="58AC6881" w14:textId="4D68E28E" w:rsidR="00567E35" w:rsidRPr="005559F3" w:rsidRDefault="00567E35" w:rsidP="00B6153F">
      <w:pPr>
        <w:pStyle w:val="BodyText"/>
        <w:numPr>
          <w:ilvl w:val="0"/>
          <w:numId w:val="22"/>
        </w:numPr>
        <w:rPr>
          <w:rFonts w:cs="Arial"/>
          <w:sz w:val="24"/>
          <w:szCs w:val="24"/>
          <w:lang w:eastAsia="en-US"/>
        </w:rPr>
      </w:pPr>
      <w:proofErr w:type="spellStart"/>
      <w:r>
        <w:rPr>
          <w:rFonts w:cs="Arial"/>
          <w:sz w:val="24"/>
          <w:szCs w:val="24"/>
          <w:lang w:eastAsia="en-US"/>
        </w:rPr>
        <w:t>MedicationOrder</w:t>
      </w:r>
      <w:proofErr w:type="spellEnd"/>
    </w:p>
    <w:p w14:paraId="7EEAFE77" w14:textId="77777777" w:rsidR="00B6153F" w:rsidRPr="005559F3" w:rsidRDefault="00B6153F" w:rsidP="00B6153F">
      <w:pPr>
        <w:pStyle w:val="BodyText"/>
        <w:numPr>
          <w:ilvl w:val="0"/>
          <w:numId w:val="22"/>
        </w:numPr>
        <w:rPr>
          <w:rFonts w:cs="Arial"/>
          <w:sz w:val="24"/>
          <w:szCs w:val="24"/>
          <w:lang w:eastAsia="en-US"/>
        </w:rPr>
      </w:pPr>
      <w:r w:rsidRPr="005559F3">
        <w:rPr>
          <w:rFonts w:cs="Arial"/>
          <w:sz w:val="24"/>
          <w:szCs w:val="24"/>
          <w:lang w:eastAsia="en-US"/>
        </w:rPr>
        <w:t>Organization</w:t>
      </w:r>
    </w:p>
    <w:p w14:paraId="1D3DB687" w14:textId="0B7D3DFE"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Patient</w:t>
      </w:r>
    </w:p>
    <w:p w14:paraId="5EBFFDFB" w14:textId="395598F2" w:rsidR="00567E35" w:rsidRPr="005559F3" w:rsidRDefault="00567E35" w:rsidP="00B6153F">
      <w:pPr>
        <w:pStyle w:val="BodyText"/>
        <w:numPr>
          <w:ilvl w:val="0"/>
          <w:numId w:val="22"/>
        </w:numPr>
        <w:rPr>
          <w:rFonts w:cs="Arial"/>
          <w:sz w:val="24"/>
          <w:szCs w:val="24"/>
          <w:lang w:eastAsia="en-US"/>
        </w:rPr>
      </w:pPr>
      <w:proofErr w:type="spellStart"/>
      <w:r>
        <w:rPr>
          <w:rFonts w:cs="Arial"/>
          <w:sz w:val="24"/>
          <w:szCs w:val="24"/>
          <w:lang w:eastAsia="en-US"/>
        </w:rPr>
        <w:t>PaymentReconciliation</w:t>
      </w:r>
      <w:proofErr w:type="spellEnd"/>
    </w:p>
    <w:p w14:paraId="649D9B8E" w14:textId="446B9F6B"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Practitioner</w:t>
      </w:r>
    </w:p>
    <w:p w14:paraId="6FCF9466" w14:textId="50AEF99A" w:rsidR="00567E35" w:rsidRDefault="00567E35" w:rsidP="00B6153F">
      <w:pPr>
        <w:pStyle w:val="BodyText"/>
        <w:numPr>
          <w:ilvl w:val="0"/>
          <w:numId w:val="22"/>
        </w:numPr>
        <w:rPr>
          <w:rFonts w:cs="Arial"/>
          <w:sz w:val="24"/>
          <w:szCs w:val="24"/>
          <w:lang w:eastAsia="en-US"/>
        </w:rPr>
      </w:pPr>
      <w:r>
        <w:rPr>
          <w:rFonts w:cs="Arial"/>
          <w:sz w:val="24"/>
          <w:szCs w:val="24"/>
          <w:lang w:eastAsia="en-US"/>
        </w:rPr>
        <w:t>Procedure</w:t>
      </w:r>
    </w:p>
    <w:p w14:paraId="63AA7AC2" w14:textId="17A1FC39" w:rsidR="00567E35" w:rsidRPr="005559F3" w:rsidRDefault="00567E35" w:rsidP="00B6153F">
      <w:pPr>
        <w:pStyle w:val="BodyText"/>
        <w:numPr>
          <w:ilvl w:val="0"/>
          <w:numId w:val="22"/>
        </w:numPr>
        <w:rPr>
          <w:rFonts w:cs="Arial"/>
          <w:sz w:val="24"/>
          <w:szCs w:val="24"/>
          <w:lang w:eastAsia="en-US"/>
        </w:rPr>
      </w:pPr>
      <w:proofErr w:type="spellStart"/>
      <w:r>
        <w:rPr>
          <w:rFonts w:cs="Arial"/>
          <w:sz w:val="24"/>
          <w:szCs w:val="24"/>
          <w:lang w:eastAsia="en-US"/>
        </w:rPr>
        <w:t>ReferralRequest</w:t>
      </w:r>
      <w:proofErr w:type="spellEnd"/>
    </w:p>
    <w:p w14:paraId="161476C5" w14:textId="77777777" w:rsidR="00B6153F" w:rsidRDefault="00B6153F" w:rsidP="00B6153F">
      <w:pPr>
        <w:pStyle w:val="BodyText"/>
        <w:numPr>
          <w:ilvl w:val="0"/>
          <w:numId w:val="22"/>
        </w:numPr>
        <w:rPr>
          <w:rFonts w:cs="Arial"/>
          <w:sz w:val="24"/>
          <w:szCs w:val="24"/>
          <w:lang w:eastAsia="en-US"/>
        </w:rPr>
      </w:pPr>
      <w:proofErr w:type="spellStart"/>
      <w:r w:rsidRPr="005559F3">
        <w:rPr>
          <w:rFonts w:cs="Arial"/>
          <w:sz w:val="24"/>
          <w:szCs w:val="24"/>
          <w:lang w:eastAsia="en-US"/>
        </w:rPr>
        <w:t>RelatedPerson</w:t>
      </w:r>
      <w:proofErr w:type="spellEnd"/>
    </w:p>
    <w:p w14:paraId="4E099CF1" w14:textId="77777777" w:rsidR="00382275" w:rsidRDefault="00382275" w:rsidP="00382275">
      <w:pPr>
        <w:pStyle w:val="BodyText"/>
        <w:rPr>
          <w:rFonts w:cs="Arial"/>
          <w:sz w:val="24"/>
          <w:szCs w:val="24"/>
          <w:lang w:eastAsia="en-US"/>
        </w:rPr>
      </w:pPr>
    </w:p>
    <w:p w14:paraId="4046EC2B" w14:textId="77777777" w:rsidR="00382275" w:rsidRDefault="00382275" w:rsidP="00382275">
      <w:pPr>
        <w:pStyle w:val="BodyText"/>
        <w:rPr>
          <w:rFonts w:cs="Arial"/>
          <w:sz w:val="24"/>
          <w:szCs w:val="24"/>
          <w:lang w:eastAsia="en-US"/>
        </w:rPr>
      </w:pPr>
    </w:p>
    <w:p w14:paraId="336517B1" w14:textId="77777777" w:rsidR="00382275" w:rsidRPr="005559F3" w:rsidRDefault="00382275" w:rsidP="00382275">
      <w:pPr>
        <w:pStyle w:val="BodyText"/>
        <w:rPr>
          <w:rFonts w:cs="Arial"/>
          <w:sz w:val="24"/>
          <w:szCs w:val="24"/>
          <w:lang w:eastAsia="en-US"/>
        </w:rPr>
      </w:pPr>
    </w:p>
    <w:p w14:paraId="055588A2" w14:textId="77777777" w:rsidR="00DD61DE" w:rsidRDefault="00DD61DE">
      <w:pPr>
        <w:rPr>
          <w:ins w:id="1201" w:author="Keith Oulson" w:date="2018-04-25T12:06:00Z"/>
          <w:rFonts w:eastAsia="MS Mincho" w:cs="Arial"/>
        </w:rPr>
      </w:pPr>
      <w:ins w:id="1202" w:author="Keith Oulson" w:date="2018-04-25T12:06:00Z">
        <w:r>
          <w:rPr>
            <w:rFonts w:cs="Arial"/>
          </w:rPr>
          <w:br w:type="page"/>
        </w:r>
      </w:ins>
    </w:p>
    <w:p w14:paraId="2949DE00" w14:textId="40D34D9E" w:rsidR="00B6153F" w:rsidRPr="005559F3" w:rsidRDefault="00B6153F" w:rsidP="00B6153F">
      <w:pPr>
        <w:pStyle w:val="BodyText"/>
        <w:rPr>
          <w:rFonts w:cs="Arial"/>
          <w:sz w:val="24"/>
          <w:szCs w:val="24"/>
          <w:lang w:eastAsia="en-US"/>
        </w:rPr>
      </w:pPr>
      <w:r w:rsidRPr="005559F3">
        <w:rPr>
          <w:rFonts w:cs="Arial"/>
          <w:sz w:val="24"/>
          <w:szCs w:val="24"/>
          <w:lang w:eastAsia="en-US"/>
        </w:rPr>
        <w:lastRenderedPageBreak/>
        <w:t xml:space="preserve">The following FHIR resources are needed to </w:t>
      </w:r>
      <w:r w:rsidR="00567E35" w:rsidRPr="005559F3">
        <w:rPr>
          <w:rFonts w:cs="Arial"/>
          <w:sz w:val="24"/>
          <w:szCs w:val="24"/>
          <w:lang w:eastAsia="en-US"/>
        </w:rPr>
        <w:t xml:space="preserve">assemble a </w:t>
      </w:r>
      <w:r w:rsidR="00567E35">
        <w:rPr>
          <w:rFonts w:cs="Arial"/>
          <w:sz w:val="24"/>
          <w:szCs w:val="24"/>
        </w:rPr>
        <w:t>Health Care Claim</w:t>
      </w:r>
      <w:r w:rsidR="00567E35" w:rsidRPr="005559F3">
        <w:rPr>
          <w:rFonts w:cs="Arial"/>
          <w:sz w:val="24"/>
          <w:szCs w:val="24"/>
        </w:rPr>
        <w:t xml:space="preserve"> (837</w:t>
      </w:r>
      <w:r w:rsidR="00567E35">
        <w:rPr>
          <w:rFonts w:cs="Arial"/>
          <w:sz w:val="24"/>
          <w:szCs w:val="24"/>
        </w:rPr>
        <w:t>P</w:t>
      </w:r>
      <w:r w:rsidR="00567E35" w:rsidRPr="005559F3">
        <w:rPr>
          <w:rFonts w:cs="Arial"/>
          <w:sz w:val="24"/>
          <w:szCs w:val="24"/>
        </w:rPr>
        <w:t xml:space="preserve">) </w:t>
      </w:r>
      <w:r w:rsidR="00567E35">
        <w:rPr>
          <w:rFonts w:cs="Arial"/>
          <w:sz w:val="24"/>
          <w:szCs w:val="24"/>
        </w:rPr>
        <w:t>transaction</w:t>
      </w:r>
      <w:r w:rsidR="00567E35" w:rsidRPr="005559F3">
        <w:rPr>
          <w:rFonts w:cs="Arial"/>
          <w:sz w:val="24"/>
          <w:szCs w:val="24"/>
        </w:rPr>
        <w:t xml:space="preserve"> </w:t>
      </w:r>
      <w:r w:rsidR="00567E35" w:rsidRPr="005559F3">
        <w:rPr>
          <w:rFonts w:cs="Arial"/>
          <w:sz w:val="24"/>
          <w:szCs w:val="24"/>
          <w:lang w:eastAsia="en-US"/>
        </w:rPr>
        <w:t>bundle</w:t>
      </w:r>
      <w:r w:rsidR="00112FD1">
        <w:rPr>
          <w:rFonts w:cs="Arial"/>
          <w:sz w:val="24"/>
          <w:szCs w:val="24"/>
          <w:lang w:eastAsia="en-US"/>
        </w:rPr>
        <w:t>:</w:t>
      </w:r>
    </w:p>
    <w:p w14:paraId="121AD2A9" w14:textId="08358D69" w:rsidR="00BE6AED" w:rsidRDefault="00567E35" w:rsidP="00567E35">
      <w:pPr>
        <w:pStyle w:val="BodyText"/>
        <w:numPr>
          <w:ilvl w:val="0"/>
          <w:numId w:val="27"/>
        </w:numPr>
        <w:rPr>
          <w:rFonts w:cs="Arial"/>
          <w:sz w:val="24"/>
          <w:szCs w:val="24"/>
          <w:lang w:eastAsia="en-US"/>
        </w:rPr>
      </w:pPr>
      <w:r>
        <w:rPr>
          <w:rFonts w:cs="Arial"/>
          <w:sz w:val="24"/>
          <w:szCs w:val="24"/>
          <w:lang w:eastAsia="en-US"/>
        </w:rPr>
        <w:t>Basic</w:t>
      </w:r>
    </w:p>
    <w:p w14:paraId="097EB3B7" w14:textId="5E2D92A7" w:rsidR="00567E35" w:rsidRDefault="00567E35" w:rsidP="00567E35">
      <w:pPr>
        <w:pStyle w:val="BodyText"/>
        <w:numPr>
          <w:ilvl w:val="0"/>
          <w:numId w:val="27"/>
        </w:numPr>
        <w:rPr>
          <w:rFonts w:cs="Arial"/>
          <w:sz w:val="24"/>
          <w:szCs w:val="24"/>
          <w:lang w:eastAsia="en-US"/>
        </w:rPr>
      </w:pPr>
      <w:r>
        <w:rPr>
          <w:rFonts w:cs="Arial"/>
          <w:sz w:val="24"/>
          <w:szCs w:val="24"/>
          <w:lang w:eastAsia="en-US"/>
        </w:rPr>
        <w:t>Claim</w:t>
      </w:r>
    </w:p>
    <w:p w14:paraId="156006E8" w14:textId="01120E26" w:rsidR="00567E35" w:rsidRDefault="00567E35" w:rsidP="00567E35">
      <w:pPr>
        <w:pStyle w:val="BodyText"/>
        <w:numPr>
          <w:ilvl w:val="0"/>
          <w:numId w:val="27"/>
        </w:numPr>
        <w:rPr>
          <w:rFonts w:cs="Arial"/>
          <w:sz w:val="24"/>
          <w:szCs w:val="24"/>
          <w:lang w:eastAsia="en-US"/>
        </w:rPr>
      </w:pPr>
      <w:proofErr w:type="spellStart"/>
      <w:r>
        <w:rPr>
          <w:rFonts w:cs="Arial"/>
          <w:sz w:val="24"/>
          <w:szCs w:val="24"/>
          <w:lang w:eastAsia="en-US"/>
        </w:rPr>
        <w:t>ClinicalImpression</w:t>
      </w:r>
      <w:proofErr w:type="spellEnd"/>
    </w:p>
    <w:p w14:paraId="2CB57D9B" w14:textId="1996A03D" w:rsidR="00567E35" w:rsidRDefault="00567E35" w:rsidP="00567E35">
      <w:pPr>
        <w:pStyle w:val="BodyText"/>
        <w:numPr>
          <w:ilvl w:val="0"/>
          <w:numId w:val="27"/>
        </w:numPr>
        <w:rPr>
          <w:rFonts w:cs="Arial"/>
          <w:sz w:val="24"/>
          <w:szCs w:val="24"/>
          <w:lang w:eastAsia="en-US"/>
        </w:rPr>
      </w:pPr>
      <w:proofErr w:type="spellStart"/>
      <w:r>
        <w:rPr>
          <w:rFonts w:cs="Arial"/>
          <w:sz w:val="24"/>
          <w:szCs w:val="24"/>
          <w:lang w:eastAsia="en-US"/>
        </w:rPr>
        <w:t>CommunicationRequest</w:t>
      </w:r>
      <w:proofErr w:type="spellEnd"/>
    </w:p>
    <w:p w14:paraId="428DFCBB" w14:textId="5250916E" w:rsidR="00567E35" w:rsidRDefault="00567E35" w:rsidP="00567E35">
      <w:pPr>
        <w:pStyle w:val="BodyText"/>
        <w:numPr>
          <w:ilvl w:val="0"/>
          <w:numId w:val="27"/>
        </w:numPr>
        <w:rPr>
          <w:rFonts w:cs="Arial"/>
          <w:sz w:val="24"/>
          <w:szCs w:val="24"/>
          <w:lang w:eastAsia="en-US"/>
        </w:rPr>
      </w:pPr>
      <w:r>
        <w:rPr>
          <w:rFonts w:cs="Arial"/>
          <w:sz w:val="24"/>
          <w:szCs w:val="24"/>
          <w:lang w:eastAsia="en-US"/>
        </w:rPr>
        <w:t>Condition</w:t>
      </w:r>
    </w:p>
    <w:p w14:paraId="77E7F995" w14:textId="471DB30F" w:rsidR="00567E35" w:rsidRDefault="00567E35" w:rsidP="00567E35">
      <w:pPr>
        <w:pStyle w:val="BodyText"/>
        <w:numPr>
          <w:ilvl w:val="0"/>
          <w:numId w:val="27"/>
        </w:numPr>
        <w:rPr>
          <w:rFonts w:cs="Arial"/>
          <w:sz w:val="24"/>
          <w:szCs w:val="24"/>
          <w:lang w:eastAsia="en-US"/>
        </w:rPr>
      </w:pPr>
      <w:r>
        <w:rPr>
          <w:rFonts w:cs="Arial"/>
          <w:sz w:val="24"/>
          <w:szCs w:val="24"/>
          <w:lang w:eastAsia="en-US"/>
        </w:rPr>
        <w:t>Coverage</w:t>
      </w:r>
    </w:p>
    <w:p w14:paraId="596B1473" w14:textId="07CF7644" w:rsidR="00567E35" w:rsidRDefault="00567E35" w:rsidP="00567E35">
      <w:pPr>
        <w:pStyle w:val="BodyText"/>
        <w:numPr>
          <w:ilvl w:val="0"/>
          <w:numId w:val="27"/>
        </w:numPr>
        <w:rPr>
          <w:rFonts w:cs="Arial"/>
          <w:sz w:val="24"/>
          <w:szCs w:val="24"/>
          <w:lang w:eastAsia="en-US"/>
        </w:rPr>
      </w:pPr>
      <w:r>
        <w:rPr>
          <w:rFonts w:cs="Arial"/>
          <w:sz w:val="24"/>
          <w:szCs w:val="24"/>
          <w:lang w:eastAsia="en-US"/>
        </w:rPr>
        <w:t>Encounter</w:t>
      </w:r>
    </w:p>
    <w:p w14:paraId="3CF8B48B" w14:textId="52530C81" w:rsidR="00567E35" w:rsidRDefault="00567E35" w:rsidP="00567E35">
      <w:pPr>
        <w:pStyle w:val="BodyText"/>
        <w:numPr>
          <w:ilvl w:val="0"/>
          <w:numId w:val="27"/>
        </w:numPr>
        <w:rPr>
          <w:rFonts w:cs="Arial"/>
          <w:sz w:val="24"/>
          <w:szCs w:val="24"/>
          <w:lang w:eastAsia="en-US"/>
        </w:rPr>
      </w:pPr>
      <w:proofErr w:type="spellStart"/>
      <w:r>
        <w:rPr>
          <w:rFonts w:cs="Arial"/>
          <w:sz w:val="24"/>
          <w:szCs w:val="24"/>
          <w:lang w:eastAsia="en-US"/>
        </w:rPr>
        <w:t>EpisodeOfCare</w:t>
      </w:r>
      <w:proofErr w:type="spellEnd"/>
    </w:p>
    <w:p w14:paraId="571395F1" w14:textId="574C9BA0" w:rsidR="00567E35" w:rsidRDefault="00567E35" w:rsidP="00567E35">
      <w:pPr>
        <w:pStyle w:val="BodyText"/>
        <w:numPr>
          <w:ilvl w:val="0"/>
          <w:numId w:val="27"/>
        </w:numPr>
        <w:rPr>
          <w:rFonts w:cs="Arial"/>
          <w:sz w:val="24"/>
          <w:szCs w:val="24"/>
          <w:lang w:eastAsia="en-US"/>
        </w:rPr>
      </w:pPr>
      <w:proofErr w:type="spellStart"/>
      <w:r>
        <w:rPr>
          <w:rFonts w:cs="Arial"/>
          <w:sz w:val="24"/>
          <w:szCs w:val="24"/>
          <w:lang w:eastAsia="en-US"/>
        </w:rPr>
        <w:t>ImagingStudy</w:t>
      </w:r>
      <w:proofErr w:type="spellEnd"/>
    </w:p>
    <w:p w14:paraId="30FB24FD" w14:textId="0EF3D38A" w:rsidR="00567E35" w:rsidRDefault="00567E35" w:rsidP="00567E35">
      <w:pPr>
        <w:pStyle w:val="BodyText"/>
        <w:numPr>
          <w:ilvl w:val="0"/>
          <w:numId w:val="27"/>
        </w:numPr>
        <w:rPr>
          <w:rFonts w:cs="Arial"/>
          <w:sz w:val="24"/>
          <w:szCs w:val="24"/>
          <w:lang w:eastAsia="en-US"/>
        </w:rPr>
      </w:pPr>
      <w:r>
        <w:rPr>
          <w:rFonts w:cs="Arial"/>
          <w:sz w:val="24"/>
          <w:szCs w:val="24"/>
          <w:lang w:eastAsia="en-US"/>
        </w:rPr>
        <w:t>Medication</w:t>
      </w:r>
    </w:p>
    <w:p w14:paraId="3B0704F0" w14:textId="792ABFC9" w:rsidR="00567E35" w:rsidRDefault="00567E35" w:rsidP="00567E35">
      <w:pPr>
        <w:pStyle w:val="BodyText"/>
        <w:numPr>
          <w:ilvl w:val="0"/>
          <w:numId w:val="27"/>
        </w:numPr>
        <w:rPr>
          <w:rFonts w:cs="Arial"/>
          <w:sz w:val="24"/>
          <w:szCs w:val="24"/>
          <w:lang w:eastAsia="en-US"/>
        </w:rPr>
      </w:pPr>
      <w:proofErr w:type="spellStart"/>
      <w:r>
        <w:rPr>
          <w:rFonts w:cs="Arial"/>
          <w:sz w:val="24"/>
          <w:szCs w:val="24"/>
          <w:lang w:eastAsia="en-US"/>
        </w:rPr>
        <w:t>MedicationDispense</w:t>
      </w:r>
      <w:proofErr w:type="spellEnd"/>
    </w:p>
    <w:p w14:paraId="780C6D64" w14:textId="763D4F42" w:rsidR="00567E35" w:rsidRDefault="00567E35" w:rsidP="00567E35">
      <w:pPr>
        <w:pStyle w:val="BodyText"/>
        <w:numPr>
          <w:ilvl w:val="0"/>
          <w:numId w:val="27"/>
        </w:numPr>
        <w:rPr>
          <w:rFonts w:cs="Arial"/>
          <w:sz w:val="24"/>
          <w:szCs w:val="24"/>
          <w:lang w:eastAsia="en-US"/>
        </w:rPr>
      </w:pPr>
      <w:r>
        <w:rPr>
          <w:rFonts w:cs="Arial"/>
          <w:sz w:val="24"/>
          <w:szCs w:val="24"/>
          <w:lang w:eastAsia="en-US"/>
        </w:rPr>
        <w:t>Observation</w:t>
      </w:r>
    </w:p>
    <w:p w14:paraId="29169A54" w14:textId="05BF4808" w:rsidR="00567E35" w:rsidRDefault="00567E35" w:rsidP="00567E35">
      <w:pPr>
        <w:pStyle w:val="BodyText"/>
        <w:numPr>
          <w:ilvl w:val="0"/>
          <w:numId w:val="27"/>
        </w:numPr>
        <w:rPr>
          <w:rFonts w:cs="Arial"/>
          <w:sz w:val="24"/>
          <w:szCs w:val="24"/>
          <w:lang w:eastAsia="en-US"/>
        </w:rPr>
      </w:pPr>
      <w:r>
        <w:rPr>
          <w:rFonts w:cs="Arial"/>
          <w:sz w:val="24"/>
          <w:szCs w:val="24"/>
          <w:lang w:eastAsia="en-US"/>
        </w:rPr>
        <w:t>Organization</w:t>
      </w:r>
    </w:p>
    <w:p w14:paraId="163B1368" w14:textId="7A8A6886" w:rsidR="00567E35" w:rsidRDefault="00567E35" w:rsidP="00567E35">
      <w:pPr>
        <w:pStyle w:val="BodyText"/>
        <w:numPr>
          <w:ilvl w:val="0"/>
          <w:numId w:val="27"/>
        </w:numPr>
        <w:rPr>
          <w:rFonts w:cs="Arial"/>
          <w:sz w:val="24"/>
          <w:szCs w:val="24"/>
          <w:lang w:eastAsia="en-US"/>
        </w:rPr>
      </w:pPr>
      <w:r>
        <w:rPr>
          <w:rFonts w:cs="Arial"/>
          <w:sz w:val="24"/>
          <w:szCs w:val="24"/>
          <w:lang w:eastAsia="en-US"/>
        </w:rPr>
        <w:t>Patient</w:t>
      </w:r>
    </w:p>
    <w:p w14:paraId="2AD8CC53" w14:textId="46762A38" w:rsidR="00567E35" w:rsidRDefault="00567E35" w:rsidP="00567E35">
      <w:pPr>
        <w:pStyle w:val="BodyText"/>
        <w:numPr>
          <w:ilvl w:val="0"/>
          <w:numId w:val="27"/>
        </w:numPr>
        <w:rPr>
          <w:rFonts w:cs="Arial"/>
          <w:sz w:val="24"/>
          <w:szCs w:val="24"/>
          <w:lang w:eastAsia="en-US"/>
        </w:rPr>
      </w:pPr>
      <w:r>
        <w:rPr>
          <w:rFonts w:cs="Arial"/>
          <w:sz w:val="24"/>
          <w:szCs w:val="24"/>
          <w:lang w:eastAsia="en-US"/>
        </w:rPr>
        <w:t>Practitioner</w:t>
      </w:r>
    </w:p>
    <w:p w14:paraId="3E3E7B63" w14:textId="0943030D" w:rsidR="00567E35" w:rsidRDefault="00567E35" w:rsidP="00567E35">
      <w:pPr>
        <w:pStyle w:val="BodyText"/>
        <w:numPr>
          <w:ilvl w:val="0"/>
          <w:numId w:val="27"/>
        </w:numPr>
        <w:rPr>
          <w:rFonts w:cs="Arial"/>
          <w:sz w:val="24"/>
          <w:szCs w:val="24"/>
          <w:lang w:eastAsia="en-US"/>
        </w:rPr>
      </w:pPr>
      <w:r>
        <w:rPr>
          <w:rFonts w:cs="Arial"/>
          <w:sz w:val="24"/>
          <w:szCs w:val="24"/>
          <w:lang w:eastAsia="en-US"/>
        </w:rPr>
        <w:t>Procedure</w:t>
      </w:r>
    </w:p>
    <w:p w14:paraId="6AD8C2E4" w14:textId="0CE8C2CE" w:rsidR="00567E35" w:rsidRDefault="00567E35" w:rsidP="00567E35">
      <w:pPr>
        <w:pStyle w:val="BodyText"/>
        <w:numPr>
          <w:ilvl w:val="0"/>
          <w:numId w:val="27"/>
        </w:numPr>
        <w:rPr>
          <w:rFonts w:cs="Arial"/>
          <w:sz w:val="24"/>
          <w:szCs w:val="24"/>
          <w:lang w:eastAsia="en-US"/>
        </w:rPr>
      </w:pPr>
      <w:proofErr w:type="spellStart"/>
      <w:r>
        <w:rPr>
          <w:rFonts w:cs="Arial"/>
          <w:sz w:val="24"/>
          <w:szCs w:val="24"/>
          <w:lang w:eastAsia="en-US"/>
        </w:rPr>
        <w:t>ReferralRequest</w:t>
      </w:r>
      <w:proofErr w:type="spellEnd"/>
    </w:p>
    <w:p w14:paraId="08E299E0" w14:textId="77777777" w:rsidR="00382275" w:rsidRDefault="00382275" w:rsidP="00382275">
      <w:pPr>
        <w:pStyle w:val="BodyText"/>
        <w:rPr>
          <w:rFonts w:cs="Arial"/>
          <w:sz w:val="24"/>
          <w:szCs w:val="24"/>
          <w:lang w:eastAsia="en-US"/>
        </w:rPr>
      </w:pPr>
    </w:p>
    <w:p w14:paraId="65763BDA" w14:textId="747C618D" w:rsidR="00567E35" w:rsidRDefault="00BE6AED" w:rsidP="00567E35">
      <w:pPr>
        <w:pStyle w:val="BodyText"/>
        <w:rPr>
          <w:rFonts w:cs="Arial"/>
          <w:sz w:val="24"/>
          <w:szCs w:val="24"/>
        </w:rPr>
      </w:pPr>
      <w:r w:rsidRPr="005559F3">
        <w:rPr>
          <w:rFonts w:cs="Arial"/>
          <w:sz w:val="24"/>
          <w:szCs w:val="24"/>
          <w:lang w:eastAsia="en-US"/>
        </w:rPr>
        <w:t xml:space="preserve">The following FHIR resources are needed to assemble </w:t>
      </w:r>
      <w:r w:rsidR="00567E35" w:rsidRPr="005559F3">
        <w:rPr>
          <w:rFonts w:cs="Arial"/>
          <w:sz w:val="24"/>
          <w:szCs w:val="24"/>
          <w:lang w:eastAsia="en-US"/>
        </w:rPr>
        <w:t xml:space="preserve">a </w:t>
      </w:r>
      <w:r w:rsidR="00567E35">
        <w:rPr>
          <w:rFonts w:cs="Arial"/>
          <w:sz w:val="24"/>
          <w:szCs w:val="24"/>
        </w:rPr>
        <w:t>Health Care Claim</w:t>
      </w:r>
      <w:r w:rsidR="00567E35" w:rsidRPr="005559F3">
        <w:rPr>
          <w:rFonts w:cs="Arial"/>
          <w:sz w:val="24"/>
          <w:szCs w:val="24"/>
        </w:rPr>
        <w:t xml:space="preserve"> (837</w:t>
      </w:r>
      <w:r w:rsidR="00567E35">
        <w:rPr>
          <w:rFonts w:cs="Arial"/>
          <w:sz w:val="24"/>
          <w:szCs w:val="24"/>
        </w:rPr>
        <w:t>D</w:t>
      </w:r>
      <w:r w:rsidR="00567E35" w:rsidRPr="005559F3">
        <w:rPr>
          <w:rFonts w:cs="Arial"/>
          <w:sz w:val="24"/>
          <w:szCs w:val="24"/>
        </w:rPr>
        <w:t xml:space="preserve">) </w:t>
      </w:r>
      <w:r w:rsidR="00567E35">
        <w:rPr>
          <w:rFonts w:cs="Arial"/>
          <w:sz w:val="24"/>
          <w:szCs w:val="24"/>
        </w:rPr>
        <w:t>transaction</w:t>
      </w:r>
      <w:r w:rsidR="00567E35" w:rsidRPr="005559F3">
        <w:rPr>
          <w:rFonts w:cs="Arial"/>
          <w:sz w:val="24"/>
          <w:szCs w:val="24"/>
        </w:rPr>
        <w:t xml:space="preserve"> </w:t>
      </w:r>
      <w:r w:rsidR="00567E35" w:rsidRPr="005559F3">
        <w:rPr>
          <w:rFonts w:cs="Arial"/>
          <w:sz w:val="24"/>
          <w:szCs w:val="24"/>
          <w:lang w:eastAsia="en-US"/>
        </w:rPr>
        <w:t>bundle</w:t>
      </w:r>
      <w:r w:rsidR="00112FD1">
        <w:rPr>
          <w:rFonts w:cs="Arial"/>
          <w:sz w:val="24"/>
          <w:szCs w:val="24"/>
        </w:rPr>
        <w:t>:</w:t>
      </w:r>
    </w:p>
    <w:p w14:paraId="71E99E4B" w14:textId="680F4A8E" w:rsidR="000A7EC6" w:rsidRDefault="00567E35" w:rsidP="000A34C0">
      <w:pPr>
        <w:pStyle w:val="BodyText"/>
        <w:numPr>
          <w:ilvl w:val="0"/>
          <w:numId w:val="26"/>
        </w:numPr>
        <w:rPr>
          <w:rFonts w:cs="Arial"/>
          <w:sz w:val="24"/>
          <w:szCs w:val="24"/>
        </w:rPr>
      </w:pPr>
      <w:r>
        <w:rPr>
          <w:rFonts w:cs="Arial"/>
          <w:sz w:val="24"/>
          <w:szCs w:val="24"/>
        </w:rPr>
        <w:t>Claim</w:t>
      </w:r>
    </w:p>
    <w:p w14:paraId="3BDB6C65" w14:textId="77777777" w:rsidR="000A7EC6" w:rsidRPr="005559F3" w:rsidRDefault="000A7EC6" w:rsidP="000A34C0">
      <w:pPr>
        <w:pStyle w:val="BodyText"/>
        <w:numPr>
          <w:ilvl w:val="0"/>
          <w:numId w:val="26"/>
        </w:numPr>
        <w:rPr>
          <w:rFonts w:cs="Arial"/>
          <w:sz w:val="24"/>
          <w:szCs w:val="24"/>
        </w:rPr>
      </w:pPr>
      <w:proofErr w:type="spellStart"/>
      <w:r w:rsidRPr="005559F3">
        <w:rPr>
          <w:rFonts w:cs="Arial"/>
          <w:sz w:val="24"/>
          <w:szCs w:val="24"/>
        </w:rPr>
        <w:t>ClaimResponse</w:t>
      </w:r>
      <w:proofErr w:type="spellEnd"/>
    </w:p>
    <w:p w14:paraId="5DDF45C6"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Communication</w:t>
      </w:r>
    </w:p>
    <w:p w14:paraId="38C7E4EF"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Condition</w:t>
      </w:r>
    </w:p>
    <w:p w14:paraId="7DD37175" w14:textId="17E77539" w:rsidR="000A7EC6" w:rsidRDefault="000A7EC6" w:rsidP="000A34C0">
      <w:pPr>
        <w:pStyle w:val="BodyText"/>
        <w:numPr>
          <w:ilvl w:val="0"/>
          <w:numId w:val="26"/>
        </w:numPr>
        <w:rPr>
          <w:rFonts w:cs="Arial"/>
          <w:sz w:val="24"/>
          <w:szCs w:val="24"/>
        </w:rPr>
      </w:pPr>
      <w:r w:rsidRPr="005559F3">
        <w:rPr>
          <w:rFonts w:cs="Arial"/>
          <w:sz w:val="24"/>
          <w:szCs w:val="24"/>
        </w:rPr>
        <w:t>Coverage</w:t>
      </w:r>
    </w:p>
    <w:p w14:paraId="2588BE36" w14:textId="00B7737C" w:rsidR="00567E35" w:rsidRDefault="00567E35" w:rsidP="000A34C0">
      <w:pPr>
        <w:pStyle w:val="BodyText"/>
        <w:numPr>
          <w:ilvl w:val="0"/>
          <w:numId w:val="26"/>
        </w:numPr>
        <w:rPr>
          <w:rFonts w:cs="Arial"/>
          <w:sz w:val="24"/>
          <w:szCs w:val="24"/>
        </w:rPr>
      </w:pPr>
      <w:proofErr w:type="spellStart"/>
      <w:r>
        <w:rPr>
          <w:rFonts w:cs="Arial"/>
          <w:sz w:val="24"/>
          <w:szCs w:val="24"/>
        </w:rPr>
        <w:t>DocumentReference</w:t>
      </w:r>
      <w:proofErr w:type="spellEnd"/>
    </w:p>
    <w:p w14:paraId="18D60DE0" w14:textId="36DF6443" w:rsidR="00567E35" w:rsidRDefault="00567E35" w:rsidP="000A34C0">
      <w:pPr>
        <w:pStyle w:val="BodyText"/>
        <w:numPr>
          <w:ilvl w:val="0"/>
          <w:numId w:val="26"/>
        </w:numPr>
        <w:rPr>
          <w:rFonts w:cs="Arial"/>
          <w:sz w:val="24"/>
          <w:szCs w:val="24"/>
        </w:rPr>
      </w:pPr>
      <w:r>
        <w:rPr>
          <w:rFonts w:cs="Arial"/>
          <w:sz w:val="24"/>
          <w:szCs w:val="24"/>
        </w:rPr>
        <w:t>Encounter</w:t>
      </w:r>
    </w:p>
    <w:p w14:paraId="331626B9" w14:textId="55DAE378" w:rsidR="00567E35" w:rsidRPr="005559F3" w:rsidRDefault="00567E35" w:rsidP="000A34C0">
      <w:pPr>
        <w:pStyle w:val="BodyText"/>
        <w:numPr>
          <w:ilvl w:val="0"/>
          <w:numId w:val="26"/>
        </w:numPr>
        <w:rPr>
          <w:rFonts w:cs="Arial"/>
          <w:sz w:val="24"/>
          <w:szCs w:val="24"/>
        </w:rPr>
      </w:pPr>
      <w:proofErr w:type="spellStart"/>
      <w:r>
        <w:rPr>
          <w:rFonts w:cs="Arial"/>
          <w:sz w:val="24"/>
          <w:szCs w:val="24"/>
        </w:rPr>
        <w:t>EpisodeOfCare</w:t>
      </w:r>
      <w:proofErr w:type="spellEnd"/>
    </w:p>
    <w:p w14:paraId="23558EE9" w14:textId="109D5729" w:rsidR="000A7EC6" w:rsidRPr="005559F3" w:rsidRDefault="00567E35" w:rsidP="000A34C0">
      <w:pPr>
        <w:pStyle w:val="BodyText"/>
        <w:numPr>
          <w:ilvl w:val="0"/>
          <w:numId w:val="26"/>
        </w:numPr>
        <w:rPr>
          <w:rFonts w:cs="Arial"/>
          <w:sz w:val="24"/>
          <w:szCs w:val="24"/>
        </w:rPr>
      </w:pPr>
      <w:proofErr w:type="spellStart"/>
      <w:r>
        <w:rPr>
          <w:rFonts w:cs="Arial"/>
          <w:sz w:val="24"/>
          <w:szCs w:val="24"/>
        </w:rPr>
        <w:t>ExplanationOfBenefit</w:t>
      </w:r>
      <w:proofErr w:type="spellEnd"/>
    </w:p>
    <w:p w14:paraId="2458353F" w14:textId="20C8421F" w:rsidR="000A7EC6" w:rsidRPr="005559F3" w:rsidRDefault="00567E35" w:rsidP="000A34C0">
      <w:pPr>
        <w:pStyle w:val="BodyText"/>
        <w:numPr>
          <w:ilvl w:val="0"/>
          <w:numId w:val="26"/>
        </w:numPr>
        <w:rPr>
          <w:rFonts w:cs="Arial"/>
          <w:sz w:val="24"/>
          <w:szCs w:val="24"/>
        </w:rPr>
      </w:pPr>
      <w:r>
        <w:rPr>
          <w:rFonts w:cs="Arial"/>
          <w:sz w:val="24"/>
          <w:szCs w:val="24"/>
        </w:rPr>
        <w:t>Flag</w:t>
      </w:r>
    </w:p>
    <w:p w14:paraId="34568005" w14:textId="73C442FE" w:rsidR="00567E35" w:rsidRDefault="00567E35" w:rsidP="000A34C0">
      <w:pPr>
        <w:pStyle w:val="BodyText"/>
        <w:numPr>
          <w:ilvl w:val="0"/>
          <w:numId w:val="26"/>
        </w:numPr>
        <w:rPr>
          <w:rFonts w:cs="Arial"/>
          <w:sz w:val="24"/>
          <w:szCs w:val="24"/>
        </w:rPr>
      </w:pPr>
      <w:proofErr w:type="spellStart"/>
      <w:r>
        <w:rPr>
          <w:rFonts w:cs="Arial"/>
          <w:sz w:val="24"/>
          <w:szCs w:val="24"/>
        </w:rPr>
        <w:lastRenderedPageBreak/>
        <w:t>HealthcareService</w:t>
      </w:r>
      <w:proofErr w:type="spellEnd"/>
    </w:p>
    <w:p w14:paraId="4B4B01DC" w14:textId="75D56327" w:rsidR="002206B7" w:rsidRDefault="002206B7" w:rsidP="000A34C0">
      <w:pPr>
        <w:pStyle w:val="BodyText"/>
        <w:numPr>
          <w:ilvl w:val="0"/>
          <w:numId w:val="26"/>
        </w:numPr>
        <w:rPr>
          <w:rFonts w:cs="Arial"/>
          <w:sz w:val="24"/>
          <w:szCs w:val="24"/>
        </w:rPr>
      </w:pPr>
      <w:r>
        <w:rPr>
          <w:rFonts w:cs="Arial"/>
          <w:sz w:val="24"/>
          <w:szCs w:val="24"/>
        </w:rPr>
        <w:t>Location</w:t>
      </w:r>
    </w:p>
    <w:p w14:paraId="66FF78FE" w14:textId="3692229A" w:rsidR="000A7EC6" w:rsidRPr="005559F3" w:rsidRDefault="000A7EC6" w:rsidP="000A34C0">
      <w:pPr>
        <w:pStyle w:val="BodyText"/>
        <w:numPr>
          <w:ilvl w:val="0"/>
          <w:numId w:val="26"/>
        </w:numPr>
        <w:rPr>
          <w:rFonts w:cs="Arial"/>
          <w:sz w:val="24"/>
          <w:szCs w:val="24"/>
        </w:rPr>
      </w:pPr>
      <w:proofErr w:type="spellStart"/>
      <w:r w:rsidRPr="005559F3">
        <w:rPr>
          <w:rFonts w:cs="Arial"/>
          <w:sz w:val="24"/>
          <w:szCs w:val="24"/>
        </w:rPr>
        <w:t>Medication</w:t>
      </w:r>
      <w:r w:rsidR="002206B7">
        <w:rPr>
          <w:rFonts w:cs="Arial"/>
          <w:sz w:val="24"/>
          <w:szCs w:val="24"/>
        </w:rPr>
        <w:t>Order</w:t>
      </w:r>
      <w:proofErr w:type="spellEnd"/>
    </w:p>
    <w:p w14:paraId="71D19092" w14:textId="6695F512" w:rsidR="000A7EC6" w:rsidRPr="005559F3" w:rsidRDefault="000A7EC6" w:rsidP="000A34C0">
      <w:pPr>
        <w:pStyle w:val="BodyText"/>
        <w:numPr>
          <w:ilvl w:val="0"/>
          <w:numId w:val="26"/>
        </w:numPr>
        <w:rPr>
          <w:rFonts w:cs="Arial"/>
          <w:sz w:val="24"/>
          <w:szCs w:val="24"/>
        </w:rPr>
      </w:pPr>
      <w:proofErr w:type="spellStart"/>
      <w:r w:rsidRPr="005559F3">
        <w:rPr>
          <w:rFonts w:cs="Arial"/>
          <w:sz w:val="24"/>
          <w:szCs w:val="24"/>
        </w:rPr>
        <w:t>Medication</w:t>
      </w:r>
      <w:r w:rsidR="002206B7">
        <w:rPr>
          <w:rFonts w:cs="Arial"/>
          <w:sz w:val="24"/>
          <w:szCs w:val="24"/>
        </w:rPr>
        <w:t>Request</w:t>
      </w:r>
      <w:proofErr w:type="spellEnd"/>
    </w:p>
    <w:p w14:paraId="4F61FB7B" w14:textId="35D7A6D1" w:rsidR="000A7EC6" w:rsidRDefault="000A7EC6" w:rsidP="000A34C0">
      <w:pPr>
        <w:pStyle w:val="BodyText"/>
        <w:numPr>
          <w:ilvl w:val="0"/>
          <w:numId w:val="26"/>
        </w:numPr>
        <w:rPr>
          <w:rFonts w:cs="Arial"/>
          <w:sz w:val="24"/>
          <w:szCs w:val="24"/>
        </w:rPr>
      </w:pPr>
      <w:proofErr w:type="spellStart"/>
      <w:r w:rsidRPr="005559F3">
        <w:rPr>
          <w:rFonts w:cs="Arial"/>
          <w:sz w:val="24"/>
          <w:szCs w:val="24"/>
        </w:rPr>
        <w:t>MessageHeader</w:t>
      </w:r>
      <w:proofErr w:type="spellEnd"/>
    </w:p>
    <w:p w14:paraId="2D276C34" w14:textId="13E5DDEE" w:rsidR="002206B7" w:rsidRPr="005559F3" w:rsidRDefault="002206B7" w:rsidP="000A34C0">
      <w:pPr>
        <w:pStyle w:val="BodyText"/>
        <w:numPr>
          <w:ilvl w:val="0"/>
          <w:numId w:val="26"/>
        </w:numPr>
        <w:rPr>
          <w:rFonts w:cs="Arial"/>
          <w:sz w:val="24"/>
          <w:szCs w:val="24"/>
        </w:rPr>
      </w:pPr>
      <w:r>
        <w:rPr>
          <w:rFonts w:cs="Arial"/>
          <w:sz w:val="24"/>
          <w:szCs w:val="24"/>
        </w:rPr>
        <w:t>Observation</w:t>
      </w:r>
    </w:p>
    <w:p w14:paraId="0323B1FC"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Organization</w:t>
      </w:r>
    </w:p>
    <w:p w14:paraId="1D9DF3AA"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Patient</w:t>
      </w:r>
    </w:p>
    <w:p w14:paraId="4F998611" w14:textId="44BCED48" w:rsidR="000A7EC6" w:rsidRPr="005559F3" w:rsidRDefault="000A7EC6" w:rsidP="000A34C0">
      <w:pPr>
        <w:pStyle w:val="BodyText"/>
        <w:numPr>
          <w:ilvl w:val="0"/>
          <w:numId w:val="26"/>
        </w:numPr>
        <w:rPr>
          <w:rFonts w:cs="Arial"/>
          <w:sz w:val="24"/>
          <w:szCs w:val="24"/>
        </w:rPr>
      </w:pPr>
      <w:proofErr w:type="spellStart"/>
      <w:r w:rsidRPr="005559F3">
        <w:rPr>
          <w:rFonts w:cs="Arial"/>
          <w:sz w:val="24"/>
          <w:szCs w:val="24"/>
        </w:rPr>
        <w:t>Payment</w:t>
      </w:r>
      <w:r w:rsidR="002206B7">
        <w:rPr>
          <w:rFonts w:cs="Arial"/>
          <w:sz w:val="24"/>
          <w:szCs w:val="24"/>
        </w:rPr>
        <w:t>Reconciliation</w:t>
      </w:r>
      <w:proofErr w:type="spellEnd"/>
    </w:p>
    <w:p w14:paraId="4FB914B0" w14:textId="6BF06556" w:rsidR="000A7EC6" w:rsidRDefault="000A7EC6" w:rsidP="000A34C0">
      <w:pPr>
        <w:pStyle w:val="BodyText"/>
        <w:numPr>
          <w:ilvl w:val="0"/>
          <w:numId w:val="26"/>
        </w:numPr>
        <w:rPr>
          <w:rFonts w:cs="Arial"/>
          <w:sz w:val="24"/>
          <w:szCs w:val="24"/>
        </w:rPr>
      </w:pPr>
      <w:r w:rsidRPr="005559F3">
        <w:rPr>
          <w:rFonts w:cs="Arial"/>
          <w:sz w:val="24"/>
          <w:szCs w:val="24"/>
        </w:rPr>
        <w:t>Practitioner</w:t>
      </w:r>
    </w:p>
    <w:p w14:paraId="006C8696" w14:textId="213CC071" w:rsidR="002206B7" w:rsidRDefault="002206B7" w:rsidP="000A34C0">
      <w:pPr>
        <w:pStyle w:val="BodyText"/>
        <w:numPr>
          <w:ilvl w:val="0"/>
          <w:numId w:val="26"/>
        </w:numPr>
        <w:rPr>
          <w:rFonts w:cs="Arial"/>
          <w:sz w:val="24"/>
          <w:szCs w:val="24"/>
        </w:rPr>
      </w:pPr>
      <w:proofErr w:type="spellStart"/>
      <w:r>
        <w:rPr>
          <w:rFonts w:cs="Arial"/>
          <w:sz w:val="24"/>
          <w:szCs w:val="24"/>
        </w:rPr>
        <w:t>PractitionerRole</w:t>
      </w:r>
      <w:proofErr w:type="spellEnd"/>
    </w:p>
    <w:p w14:paraId="32AF812C" w14:textId="52DE96ED" w:rsidR="002206B7" w:rsidRPr="005559F3" w:rsidRDefault="002206B7" w:rsidP="000A34C0">
      <w:pPr>
        <w:pStyle w:val="BodyText"/>
        <w:numPr>
          <w:ilvl w:val="0"/>
          <w:numId w:val="26"/>
        </w:numPr>
        <w:rPr>
          <w:rFonts w:cs="Arial"/>
          <w:sz w:val="24"/>
          <w:szCs w:val="24"/>
        </w:rPr>
      </w:pPr>
      <w:r>
        <w:rPr>
          <w:rFonts w:cs="Arial"/>
          <w:sz w:val="24"/>
          <w:szCs w:val="24"/>
        </w:rPr>
        <w:t>Procedure</w:t>
      </w:r>
    </w:p>
    <w:p w14:paraId="60AE34F9" w14:textId="5C921257" w:rsidR="000A7EC6" w:rsidRDefault="000A7EC6" w:rsidP="000A34C0">
      <w:pPr>
        <w:pStyle w:val="BodyText"/>
        <w:numPr>
          <w:ilvl w:val="0"/>
          <w:numId w:val="26"/>
        </w:numPr>
        <w:rPr>
          <w:rFonts w:cs="Arial"/>
          <w:sz w:val="24"/>
          <w:szCs w:val="24"/>
        </w:rPr>
      </w:pPr>
      <w:proofErr w:type="spellStart"/>
      <w:r w:rsidRPr="005559F3">
        <w:rPr>
          <w:rFonts w:cs="Arial"/>
          <w:sz w:val="24"/>
          <w:szCs w:val="24"/>
        </w:rPr>
        <w:t>Proce</w:t>
      </w:r>
      <w:r w:rsidR="002206B7">
        <w:rPr>
          <w:rFonts w:cs="Arial"/>
          <w:sz w:val="24"/>
          <w:szCs w:val="24"/>
        </w:rPr>
        <w:t>dure</w:t>
      </w:r>
      <w:r w:rsidRPr="005559F3">
        <w:rPr>
          <w:rFonts w:cs="Arial"/>
          <w:sz w:val="24"/>
          <w:szCs w:val="24"/>
        </w:rPr>
        <w:t>Re</w:t>
      </w:r>
      <w:r w:rsidR="002206B7">
        <w:rPr>
          <w:rFonts w:cs="Arial"/>
          <w:sz w:val="24"/>
          <w:szCs w:val="24"/>
        </w:rPr>
        <w:t>quest</w:t>
      </w:r>
      <w:proofErr w:type="spellEnd"/>
    </w:p>
    <w:p w14:paraId="6AD66EF1" w14:textId="596D998A" w:rsidR="002206B7" w:rsidRDefault="002206B7" w:rsidP="000A34C0">
      <w:pPr>
        <w:pStyle w:val="BodyText"/>
        <w:numPr>
          <w:ilvl w:val="0"/>
          <w:numId w:val="26"/>
        </w:numPr>
        <w:rPr>
          <w:rFonts w:cs="Arial"/>
          <w:sz w:val="24"/>
          <w:szCs w:val="24"/>
        </w:rPr>
      </w:pPr>
      <w:proofErr w:type="spellStart"/>
      <w:r>
        <w:rPr>
          <w:rFonts w:cs="Arial"/>
          <w:sz w:val="24"/>
          <w:szCs w:val="24"/>
        </w:rPr>
        <w:t>RelatedPerson</w:t>
      </w:r>
      <w:proofErr w:type="spellEnd"/>
    </w:p>
    <w:p w14:paraId="4ED8EA51" w14:textId="266EA190" w:rsidR="002206B7" w:rsidRDefault="002206B7" w:rsidP="000A34C0">
      <w:pPr>
        <w:pStyle w:val="BodyText"/>
        <w:numPr>
          <w:ilvl w:val="0"/>
          <w:numId w:val="26"/>
        </w:numPr>
        <w:rPr>
          <w:lang w:eastAsia="en-US"/>
        </w:rPr>
      </w:pPr>
      <w:proofErr w:type="spellStart"/>
      <w:r>
        <w:rPr>
          <w:rFonts w:cs="Arial"/>
          <w:sz w:val="24"/>
          <w:szCs w:val="24"/>
        </w:rPr>
        <w:t>ValueSet</w:t>
      </w:r>
      <w:proofErr w:type="spellEnd"/>
    </w:p>
    <w:p w14:paraId="7D38CEAD" w14:textId="77777777" w:rsidR="002206B7" w:rsidRDefault="002206B7" w:rsidP="002206B7">
      <w:pPr>
        <w:pStyle w:val="BodyText"/>
        <w:rPr>
          <w:lang w:eastAsia="en-US"/>
        </w:rPr>
      </w:pPr>
    </w:p>
    <w:p w14:paraId="33BC8C4D" w14:textId="77777777" w:rsidR="00382275" w:rsidRDefault="00382275" w:rsidP="002206B7">
      <w:pPr>
        <w:pStyle w:val="BodyText"/>
        <w:rPr>
          <w:lang w:eastAsia="en-US"/>
        </w:rPr>
      </w:pPr>
    </w:p>
    <w:p w14:paraId="36770AF8" w14:textId="77777777" w:rsidR="00382275" w:rsidRPr="002206B7" w:rsidRDefault="00382275" w:rsidP="002206B7">
      <w:pPr>
        <w:pStyle w:val="BodyText"/>
        <w:rPr>
          <w:lang w:eastAsia="en-US"/>
        </w:rPr>
      </w:pPr>
    </w:p>
    <w:p w14:paraId="5759E38B" w14:textId="2DA6BD95" w:rsidR="005A24B2" w:rsidRPr="005559F3" w:rsidRDefault="00377177" w:rsidP="00382275">
      <w:pPr>
        <w:pStyle w:val="Heading3"/>
      </w:pPr>
      <w:bookmarkStart w:id="1203" w:name="_Toc524429809"/>
      <w:r w:rsidRPr="005559F3">
        <w:t>JSON Format</w:t>
      </w:r>
      <w:bookmarkEnd w:id="1203"/>
    </w:p>
    <w:p w14:paraId="15840C60" w14:textId="2D5E16BB" w:rsidR="005D6F8B" w:rsidRPr="005559F3" w:rsidRDefault="00691AEA" w:rsidP="00691AEA">
      <w:pPr>
        <w:pStyle w:val="BodyText"/>
        <w:rPr>
          <w:sz w:val="24"/>
          <w:szCs w:val="24"/>
          <w:lang w:eastAsia="en-US"/>
        </w:rPr>
      </w:pPr>
      <w:r w:rsidRPr="005559F3">
        <w:rPr>
          <w:sz w:val="24"/>
          <w:szCs w:val="24"/>
          <w:lang w:eastAsia="en-US"/>
        </w:rPr>
        <w:t>Messages are formatted using the JSON format</w:t>
      </w:r>
      <w:r w:rsidR="006072A5">
        <w:rPr>
          <w:sz w:val="24"/>
          <w:szCs w:val="24"/>
          <w:lang w:eastAsia="en-US"/>
        </w:rPr>
        <w:t xml:space="preserve"> and implement a Bundle FHIR Resource.</w:t>
      </w:r>
    </w:p>
    <w:p w14:paraId="4D5F88A0" w14:textId="6C08A96D" w:rsidR="00691AEA" w:rsidRPr="005559F3" w:rsidRDefault="00700BC1" w:rsidP="005D6F8B">
      <w:pPr>
        <w:pStyle w:val="BodyText"/>
        <w:rPr>
          <w:sz w:val="24"/>
          <w:szCs w:val="24"/>
          <w:lang w:eastAsia="en-US"/>
        </w:rPr>
      </w:pPr>
      <w:r w:rsidRPr="005559F3">
        <w:rPr>
          <w:sz w:val="24"/>
          <w:szCs w:val="24"/>
          <w:lang w:eastAsia="en-US"/>
        </w:rPr>
        <w:t xml:space="preserve">Refer to </w:t>
      </w:r>
      <w:hyperlink r:id="rId21" w:history="1">
        <w:r w:rsidRPr="005559F3">
          <w:rPr>
            <w:rStyle w:val="Hyperlink"/>
            <w:sz w:val="24"/>
            <w:szCs w:val="24"/>
            <w:lang w:eastAsia="en-US"/>
          </w:rPr>
          <w:t>https://www.hl7.org/fhir/json.html</w:t>
        </w:r>
      </w:hyperlink>
      <w:r w:rsidRPr="005559F3">
        <w:rPr>
          <w:sz w:val="24"/>
          <w:szCs w:val="24"/>
          <w:lang w:eastAsia="en-US"/>
        </w:rPr>
        <w:t xml:space="preserve"> for JSON representation of FHIR Resources.</w:t>
      </w:r>
    </w:p>
    <w:p w14:paraId="7FCBF3AF" w14:textId="60EECC56" w:rsidR="00691AEA" w:rsidRPr="005559F3" w:rsidRDefault="00691AEA" w:rsidP="00691AEA"/>
    <w:p w14:paraId="2A5B6011" w14:textId="5075754B" w:rsidR="005D6F8B" w:rsidRPr="005559F3" w:rsidRDefault="00D13B07" w:rsidP="005559F3">
      <w:pPr>
        <w:pStyle w:val="Heading4"/>
      </w:pPr>
      <w:r w:rsidRPr="005559F3">
        <w:t>837</w:t>
      </w:r>
      <w:r w:rsidR="002206B7">
        <w:t>I</w:t>
      </w:r>
      <w:r w:rsidR="005D6F8B" w:rsidRPr="005559F3">
        <w:t xml:space="preserve"> </w:t>
      </w:r>
      <w:r w:rsidR="002206B7">
        <w:t>Health Care Claim Institutional</w:t>
      </w:r>
      <w:r w:rsidR="005D6F8B" w:rsidRPr="005559F3">
        <w:t xml:space="preserve"> FHIR bundle</w:t>
      </w:r>
    </w:p>
    <w:p w14:paraId="0E812AF8" w14:textId="60A3896B" w:rsidR="005D6F8B" w:rsidRPr="002206B7" w:rsidRDefault="00382275" w:rsidP="005D6F8B">
      <w:pPr>
        <w:pStyle w:val="BodyText"/>
        <w:rPr>
          <w:sz w:val="24"/>
          <w:szCs w:val="24"/>
          <w:lang w:eastAsia="en-US"/>
        </w:rPr>
      </w:pPr>
      <w:r>
        <w:rPr>
          <w:sz w:val="24"/>
          <w:szCs w:val="24"/>
          <w:lang w:eastAsia="en-US"/>
        </w:rPr>
        <w:t>A B</w:t>
      </w:r>
      <w:r w:rsidR="005D6F8B" w:rsidRPr="002206B7">
        <w:rPr>
          <w:sz w:val="24"/>
          <w:szCs w:val="24"/>
          <w:lang w:eastAsia="en-US"/>
        </w:rPr>
        <w:t>undle implementing a</w:t>
      </w:r>
      <w:r w:rsidR="0079134A">
        <w:rPr>
          <w:sz w:val="24"/>
          <w:szCs w:val="24"/>
          <w:lang w:eastAsia="en-US"/>
        </w:rPr>
        <w:t>n</w:t>
      </w:r>
      <w:r w:rsidR="005D6F8B" w:rsidRPr="002206B7">
        <w:rPr>
          <w:sz w:val="24"/>
          <w:szCs w:val="24"/>
          <w:lang w:eastAsia="en-US"/>
        </w:rPr>
        <w:t xml:space="preserve"> </w:t>
      </w:r>
      <w:r w:rsidR="00D13B07" w:rsidRPr="002206B7">
        <w:rPr>
          <w:sz w:val="24"/>
          <w:szCs w:val="24"/>
          <w:lang w:eastAsia="en-US"/>
        </w:rPr>
        <w:t>837</w:t>
      </w:r>
      <w:r w:rsidR="002206B7" w:rsidRPr="002206B7">
        <w:rPr>
          <w:sz w:val="24"/>
          <w:szCs w:val="24"/>
          <w:lang w:eastAsia="en-US"/>
        </w:rPr>
        <w:t>I</w:t>
      </w:r>
      <w:r w:rsidR="005D6F8B" w:rsidRPr="002206B7">
        <w:rPr>
          <w:sz w:val="24"/>
          <w:szCs w:val="24"/>
          <w:lang w:eastAsia="en-US"/>
        </w:rPr>
        <w:t xml:space="preserve"> sent to FSC will have the following structure:</w:t>
      </w:r>
    </w:p>
    <w:p w14:paraId="0C5A27D1" w14:textId="3635F9EC" w:rsidR="005D6F8B" w:rsidRPr="002206B7" w:rsidRDefault="00A30EA1" w:rsidP="005D6F8B">
      <w:pPr>
        <w:pStyle w:val="BodyText"/>
        <w:rPr>
          <w:sz w:val="24"/>
          <w:szCs w:val="24"/>
          <w:lang w:eastAsia="en-US"/>
        </w:rPr>
      </w:pPr>
      <w:r>
        <w:rPr>
          <w:sz w:val="24"/>
          <w:szCs w:val="24"/>
          <w:lang w:eastAsia="en-US"/>
        </w:rPr>
        <w:t xml:space="preserve">See </w:t>
      </w:r>
      <w:r w:rsidR="00382275">
        <w:rPr>
          <w:sz w:val="24"/>
          <w:szCs w:val="24"/>
          <w:lang w:eastAsia="en-US"/>
        </w:rPr>
        <w:t>A</w:t>
      </w:r>
      <w:r>
        <w:rPr>
          <w:sz w:val="24"/>
          <w:szCs w:val="24"/>
          <w:lang w:eastAsia="en-US"/>
        </w:rPr>
        <w:t>ppendix A</w:t>
      </w:r>
      <w:r w:rsidR="00DC1A34">
        <w:rPr>
          <w:sz w:val="24"/>
          <w:szCs w:val="24"/>
          <w:lang w:eastAsia="en-US"/>
        </w:rPr>
        <w:t xml:space="preserve"> </w:t>
      </w:r>
      <w:r w:rsidR="00B24ECA">
        <w:rPr>
          <w:sz w:val="24"/>
          <w:szCs w:val="24"/>
          <w:lang w:eastAsia="en-US"/>
        </w:rPr>
        <w:t>section 3.3.1.</w:t>
      </w:r>
    </w:p>
    <w:p w14:paraId="5B2CA687" w14:textId="77777777" w:rsidR="00CE35E6" w:rsidRPr="005559F3" w:rsidRDefault="00CE35E6" w:rsidP="005D6F8B">
      <w:pPr>
        <w:pStyle w:val="BodyText"/>
        <w:rPr>
          <w:lang w:eastAsia="en-US"/>
        </w:rPr>
      </w:pPr>
    </w:p>
    <w:p w14:paraId="764AF015" w14:textId="4E679E51" w:rsidR="002206B7" w:rsidRPr="005559F3" w:rsidRDefault="002206B7" w:rsidP="002206B7">
      <w:pPr>
        <w:pStyle w:val="Heading4"/>
      </w:pPr>
      <w:r w:rsidRPr="005559F3">
        <w:t>837</w:t>
      </w:r>
      <w:r>
        <w:t>P</w:t>
      </w:r>
      <w:r w:rsidRPr="005559F3">
        <w:t xml:space="preserve"> </w:t>
      </w:r>
      <w:r>
        <w:t>Health Care Claim Professional</w:t>
      </w:r>
      <w:r w:rsidRPr="005559F3">
        <w:t xml:space="preserve"> FHIR bundle</w:t>
      </w:r>
    </w:p>
    <w:p w14:paraId="33E953CF" w14:textId="6FC6C6BD" w:rsidR="002206B7" w:rsidRPr="002206B7" w:rsidRDefault="00382275" w:rsidP="002206B7">
      <w:pPr>
        <w:pStyle w:val="BodyText"/>
        <w:rPr>
          <w:sz w:val="24"/>
          <w:szCs w:val="24"/>
          <w:lang w:eastAsia="en-US"/>
        </w:rPr>
      </w:pPr>
      <w:r>
        <w:rPr>
          <w:sz w:val="24"/>
          <w:szCs w:val="24"/>
          <w:lang w:eastAsia="en-US"/>
        </w:rPr>
        <w:t>A B</w:t>
      </w:r>
      <w:r w:rsidR="002206B7" w:rsidRPr="002206B7">
        <w:rPr>
          <w:sz w:val="24"/>
          <w:szCs w:val="24"/>
          <w:lang w:eastAsia="en-US"/>
        </w:rPr>
        <w:t>undle implementing a</w:t>
      </w:r>
      <w:r w:rsidR="0079134A">
        <w:rPr>
          <w:sz w:val="24"/>
          <w:szCs w:val="24"/>
          <w:lang w:eastAsia="en-US"/>
        </w:rPr>
        <w:t>n</w:t>
      </w:r>
      <w:r w:rsidR="002206B7" w:rsidRPr="002206B7">
        <w:rPr>
          <w:sz w:val="24"/>
          <w:szCs w:val="24"/>
          <w:lang w:eastAsia="en-US"/>
        </w:rPr>
        <w:t xml:space="preserve"> 837P sent to FSC will have the following structure:</w:t>
      </w:r>
    </w:p>
    <w:p w14:paraId="6DE50710" w14:textId="286C7D3A" w:rsidR="002206B7" w:rsidRPr="00382275" w:rsidRDefault="00A30EA1" w:rsidP="002206B7">
      <w:pPr>
        <w:pStyle w:val="BodyText"/>
        <w:rPr>
          <w:sz w:val="24"/>
          <w:szCs w:val="24"/>
          <w:lang w:eastAsia="en-US"/>
        </w:rPr>
      </w:pPr>
      <w:r>
        <w:rPr>
          <w:sz w:val="24"/>
          <w:szCs w:val="24"/>
          <w:lang w:eastAsia="en-US"/>
        </w:rPr>
        <w:t xml:space="preserve">See </w:t>
      </w:r>
      <w:r w:rsidR="00382275">
        <w:rPr>
          <w:sz w:val="24"/>
          <w:szCs w:val="24"/>
          <w:lang w:eastAsia="en-US"/>
        </w:rPr>
        <w:t>A</w:t>
      </w:r>
      <w:r>
        <w:rPr>
          <w:sz w:val="24"/>
          <w:szCs w:val="24"/>
          <w:lang w:eastAsia="en-US"/>
        </w:rPr>
        <w:t>ppendix A</w:t>
      </w:r>
      <w:r w:rsidR="005C2688">
        <w:rPr>
          <w:sz w:val="24"/>
          <w:szCs w:val="24"/>
          <w:lang w:eastAsia="en-US"/>
        </w:rPr>
        <w:t xml:space="preserve"> section 3.3.2.</w:t>
      </w:r>
    </w:p>
    <w:p w14:paraId="79B6277B" w14:textId="77777777" w:rsidR="005D6F8B" w:rsidRPr="005559F3" w:rsidRDefault="005D6F8B" w:rsidP="005D6F8B">
      <w:pPr>
        <w:pStyle w:val="BodyText"/>
        <w:rPr>
          <w:lang w:eastAsia="en-US"/>
        </w:rPr>
      </w:pPr>
    </w:p>
    <w:p w14:paraId="5C15A07A" w14:textId="56C6F019" w:rsidR="005D6F8B" w:rsidRPr="005559F3" w:rsidRDefault="002206B7" w:rsidP="005559F3">
      <w:pPr>
        <w:pStyle w:val="Heading4"/>
      </w:pPr>
      <w:r w:rsidRPr="005559F3">
        <w:t>837</w:t>
      </w:r>
      <w:r>
        <w:t>D</w:t>
      </w:r>
      <w:r w:rsidRPr="005559F3">
        <w:t xml:space="preserve"> </w:t>
      </w:r>
      <w:r>
        <w:t>Health Care Claim Dental</w:t>
      </w:r>
      <w:r w:rsidRPr="005559F3">
        <w:t xml:space="preserve"> </w:t>
      </w:r>
      <w:r w:rsidR="005D6F8B" w:rsidRPr="005559F3">
        <w:t>FHIR bundle</w:t>
      </w:r>
    </w:p>
    <w:p w14:paraId="44BA5FD5" w14:textId="4A5FE6D1" w:rsidR="005D6F8B" w:rsidRPr="005559F3" w:rsidRDefault="00382275" w:rsidP="005D6F8B">
      <w:pPr>
        <w:pStyle w:val="BodyText"/>
        <w:rPr>
          <w:sz w:val="24"/>
          <w:szCs w:val="24"/>
          <w:lang w:eastAsia="en-US"/>
        </w:rPr>
      </w:pPr>
      <w:r>
        <w:rPr>
          <w:sz w:val="24"/>
          <w:szCs w:val="24"/>
          <w:lang w:eastAsia="en-US"/>
        </w:rPr>
        <w:t>A B</w:t>
      </w:r>
      <w:r w:rsidR="005D6F8B" w:rsidRPr="005559F3">
        <w:rPr>
          <w:sz w:val="24"/>
          <w:szCs w:val="24"/>
          <w:lang w:eastAsia="en-US"/>
        </w:rPr>
        <w:t>undle implementing a</w:t>
      </w:r>
      <w:r w:rsidR="0079134A">
        <w:rPr>
          <w:sz w:val="24"/>
          <w:szCs w:val="24"/>
          <w:lang w:eastAsia="en-US"/>
        </w:rPr>
        <w:t>n</w:t>
      </w:r>
      <w:r w:rsidR="005D6F8B" w:rsidRPr="005559F3">
        <w:rPr>
          <w:sz w:val="24"/>
          <w:szCs w:val="24"/>
          <w:lang w:eastAsia="en-US"/>
        </w:rPr>
        <w:t xml:space="preserve"> </w:t>
      </w:r>
      <w:r w:rsidR="00D13B07" w:rsidRPr="005559F3">
        <w:rPr>
          <w:sz w:val="24"/>
          <w:szCs w:val="24"/>
          <w:lang w:eastAsia="en-US"/>
        </w:rPr>
        <w:t>837</w:t>
      </w:r>
      <w:r w:rsidR="002206B7">
        <w:rPr>
          <w:sz w:val="24"/>
          <w:szCs w:val="24"/>
          <w:lang w:eastAsia="en-US"/>
        </w:rPr>
        <w:t>D</w:t>
      </w:r>
      <w:r w:rsidR="005D6F8B" w:rsidRPr="005559F3">
        <w:rPr>
          <w:sz w:val="24"/>
          <w:szCs w:val="24"/>
          <w:lang w:eastAsia="en-US"/>
        </w:rPr>
        <w:t xml:space="preserve"> sent </w:t>
      </w:r>
      <w:r w:rsidR="002206B7">
        <w:rPr>
          <w:sz w:val="24"/>
          <w:szCs w:val="24"/>
          <w:lang w:eastAsia="en-US"/>
        </w:rPr>
        <w:t>to</w:t>
      </w:r>
      <w:r w:rsidR="005D6F8B" w:rsidRPr="005559F3">
        <w:rPr>
          <w:sz w:val="24"/>
          <w:szCs w:val="24"/>
          <w:lang w:eastAsia="en-US"/>
        </w:rPr>
        <w:t xml:space="preserve"> FSC will have the following structure:</w:t>
      </w:r>
    </w:p>
    <w:p w14:paraId="6092B71D" w14:textId="605BA047" w:rsidR="00A30EA1" w:rsidRPr="002206B7" w:rsidRDefault="00A30EA1" w:rsidP="00A30EA1">
      <w:pPr>
        <w:pStyle w:val="BodyText"/>
        <w:rPr>
          <w:sz w:val="24"/>
          <w:szCs w:val="24"/>
          <w:lang w:eastAsia="en-US"/>
        </w:rPr>
      </w:pPr>
      <w:r>
        <w:rPr>
          <w:sz w:val="24"/>
          <w:szCs w:val="24"/>
          <w:lang w:eastAsia="en-US"/>
        </w:rPr>
        <w:t xml:space="preserve">See </w:t>
      </w:r>
      <w:r w:rsidR="00382275">
        <w:rPr>
          <w:sz w:val="24"/>
          <w:szCs w:val="24"/>
          <w:lang w:eastAsia="en-US"/>
        </w:rPr>
        <w:t>A</w:t>
      </w:r>
      <w:r>
        <w:rPr>
          <w:sz w:val="24"/>
          <w:szCs w:val="24"/>
          <w:lang w:eastAsia="en-US"/>
        </w:rPr>
        <w:t>ppendix A</w:t>
      </w:r>
      <w:r w:rsidR="005C2688">
        <w:rPr>
          <w:sz w:val="24"/>
          <w:szCs w:val="24"/>
          <w:lang w:eastAsia="en-US"/>
        </w:rPr>
        <w:t xml:space="preserve"> section 3.3.3.</w:t>
      </w:r>
    </w:p>
    <w:p w14:paraId="04F12DE9" w14:textId="77777777" w:rsidR="005D6F8B" w:rsidRPr="005559F3" w:rsidRDefault="005D6F8B" w:rsidP="005A24B2">
      <w:pPr>
        <w:pStyle w:val="BodyText"/>
        <w:rPr>
          <w:lang w:eastAsia="en-US"/>
        </w:rPr>
      </w:pPr>
    </w:p>
    <w:p w14:paraId="67F2E9ED" w14:textId="1A13CF05" w:rsidR="00377177" w:rsidRPr="005559F3" w:rsidRDefault="00377177" w:rsidP="005559F3">
      <w:pPr>
        <w:pStyle w:val="Heading3"/>
      </w:pPr>
      <w:bookmarkStart w:id="1204" w:name="_Toc524429810"/>
      <w:r w:rsidRPr="005559F3">
        <w:t>Bundle Definition</w:t>
      </w:r>
      <w:bookmarkEnd w:id="1204"/>
    </w:p>
    <w:p w14:paraId="7548A161" w14:textId="77777777" w:rsidR="004A1A91" w:rsidRDefault="004A1A91" w:rsidP="00232237">
      <w:r>
        <w:t>A Bundle is a top-level container in FHIR that contains all the FHIR resources desired for a transaction between MCCF EDI TAS and FSC.</w:t>
      </w:r>
    </w:p>
    <w:p w14:paraId="5227ED66" w14:textId="46A7BEB6" w:rsidR="005D6F8B" w:rsidRPr="005559F3" w:rsidRDefault="005D6F8B" w:rsidP="005D6F8B">
      <w:pPr>
        <w:autoSpaceDE w:val="0"/>
        <w:autoSpaceDN w:val="0"/>
        <w:rPr>
          <w:rFonts w:cs="Arial"/>
        </w:rPr>
      </w:pPr>
      <w:r w:rsidRPr="005559F3">
        <w:rPr>
          <w:rFonts w:cs="Arial"/>
        </w:rPr>
        <w:t xml:space="preserve">A Bundle is a container for resources, enabling grouping and </w:t>
      </w:r>
      <w:r w:rsidR="00B4330F" w:rsidRPr="005559F3">
        <w:rPr>
          <w:rFonts w:cs="Arial"/>
        </w:rPr>
        <w:t>transmitting</w:t>
      </w:r>
      <w:r w:rsidRPr="005559F3">
        <w:rPr>
          <w:rFonts w:cs="Arial"/>
        </w:rPr>
        <w:t xml:space="preserve"> resources altogether at once. Resources such as Claim, Patient, etc. will be transmitted inside multiple entries (see entry list inside Bundle) as a resource type.</w:t>
      </w:r>
    </w:p>
    <w:p w14:paraId="3E92F014" w14:textId="0D66FF16" w:rsidR="00700BC1" w:rsidRPr="005559F3" w:rsidRDefault="00700BC1" w:rsidP="00700BC1">
      <w:pPr>
        <w:pStyle w:val="BodyText"/>
        <w:rPr>
          <w:lang w:eastAsia="en-US"/>
        </w:rPr>
      </w:pPr>
    </w:p>
    <w:p w14:paraId="6A663DED" w14:textId="77777777" w:rsidR="00700BC1" w:rsidRPr="005559F3" w:rsidRDefault="00700BC1" w:rsidP="00700BC1">
      <w:pPr>
        <w:pStyle w:val="BodyText"/>
        <w:keepNext/>
      </w:pPr>
      <w:r w:rsidRPr="005559F3">
        <w:rPr>
          <w:noProof/>
          <w:lang w:eastAsia="en-US"/>
        </w:rPr>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5795"/>
                    </a:xfrm>
                    <a:prstGeom prst="rect">
                      <a:avLst/>
                    </a:prstGeom>
                  </pic:spPr>
                </pic:pic>
              </a:graphicData>
            </a:graphic>
          </wp:inline>
        </w:drawing>
      </w:r>
    </w:p>
    <w:p w14:paraId="497B43A0" w14:textId="0D511207" w:rsidR="007F0AFE" w:rsidRDefault="00700BC1" w:rsidP="00700BC1">
      <w:pPr>
        <w:pStyle w:val="Caption"/>
      </w:pPr>
      <w:bookmarkStart w:id="1205" w:name="_Toc524429844"/>
      <w:r w:rsidRPr="005559F3">
        <w:t xml:space="preserve">Figure </w:t>
      </w:r>
      <w:fldSimple w:instr=" SEQ Figure \* ARABIC ">
        <w:r w:rsidR="00F234DB">
          <w:rPr>
            <w:noProof/>
          </w:rPr>
          <w:t>4</w:t>
        </w:r>
      </w:fldSimple>
      <w:r w:rsidRPr="005559F3">
        <w:t xml:space="preserve"> </w:t>
      </w:r>
      <w:r w:rsidR="005D3E58">
        <w:t>–</w:t>
      </w:r>
      <w:r w:rsidRPr="005559F3">
        <w:t xml:space="preserve"> </w:t>
      </w:r>
      <w:r w:rsidR="005D3E58">
        <w:t xml:space="preserve">Example FHIR Bundle </w:t>
      </w:r>
      <w:r w:rsidR="0027130F">
        <w:t>Content</w:t>
      </w:r>
      <w:bookmarkEnd w:id="1205"/>
      <w:r w:rsidR="005D3E58">
        <w:t xml:space="preserve"> </w:t>
      </w:r>
    </w:p>
    <w:p w14:paraId="6F628F1A" w14:textId="57225CB8" w:rsidR="00700BC1" w:rsidRPr="00737A0D" w:rsidRDefault="00700BC1" w:rsidP="00700BC1">
      <w:pPr>
        <w:pStyle w:val="Caption"/>
        <w:rPr>
          <w:i w:val="0"/>
        </w:rPr>
      </w:pPr>
      <w:r w:rsidRPr="00737A0D">
        <w:rPr>
          <w:i w:val="0"/>
        </w:rPr>
        <w:t xml:space="preserve">Source </w:t>
      </w:r>
      <w:hyperlink r:id="rId23" w:history="1">
        <w:r w:rsidRPr="00737A0D">
          <w:rPr>
            <w:rStyle w:val="Hyperlink"/>
            <w:i w:val="0"/>
          </w:rPr>
          <w:t>https://fhir-drills.github.io/bundle.html</w:t>
        </w:r>
      </w:hyperlink>
    </w:p>
    <w:p w14:paraId="43549EF2" w14:textId="3DEF37C8" w:rsidR="00700BC1" w:rsidRPr="005559F3" w:rsidRDefault="00700BC1" w:rsidP="00700BC1">
      <w:pPr>
        <w:pStyle w:val="BodyText"/>
        <w:rPr>
          <w:lang w:eastAsia="en-US"/>
        </w:rPr>
      </w:pPr>
    </w:p>
    <w:p w14:paraId="55AD5134" w14:textId="77777777" w:rsidR="00700BC1" w:rsidRPr="005559F3" w:rsidRDefault="00700BC1" w:rsidP="00700BC1">
      <w:pPr>
        <w:pStyle w:val="BodyText"/>
        <w:keepNext/>
      </w:pPr>
      <w:r w:rsidRPr="005559F3">
        <w:rPr>
          <w:noProof/>
          <w:lang w:eastAsia="en-US"/>
        </w:rPr>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12385"/>
                    </a:xfrm>
                    <a:prstGeom prst="rect">
                      <a:avLst/>
                    </a:prstGeom>
                  </pic:spPr>
                </pic:pic>
              </a:graphicData>
            </a:graphic>
          </wp:inline>
        </w:drawing>
      </w:r>
    </w:p>
    <w:p w14:paraId="1BF8505D" w14:textId="76360E3D" w:rsidR="007F0AFE" w:rsidRDefault="00700BC1" w:rsidP="00700BC1">
      <w:pPr>
        <w:pStyle w:val="Caption"/>
      </w:pPr>
      <w:bookmarkStart w:id="1206" w:name="_Toc524429845"/>
      <w:r w:rsidRPr="005559F3">
        <w:t xml:space="preserve">Figure </w:t>
      </w:r>
      <w:fldSimple w:instr=" SEQ Figure \* ARABIC ">
        <w:r w:rsidR="00F234DB">
          <w:rPr>
            <w:noProof/>
          </w:rPr>
          <w:t>5</w:t>
        </w:r>
      </w:fldSimple>
      <w:r w:rsidRPr="005559F3">
        <w:t xml:space="preserve"> </w:t>
      </w:r>
      <w:r w:rsidR="005D3E58">
        <w:t>–</w:t>
      </w:r>
      <w:r w:rsidRPr="005559F3">
        <w:t xml:space="preserve"> </w:t>
      </w:r>
      <w:r w:rsidR="005D3E58">
        <w:t>Example FHIR Bundle</w:t>
      </w:r>
      <w:bookmarkEnd w:id="1206"/>
      <w:r w:rsidR="005D3E58">
        <w:t xml:space="preserve"> </w:t>
      </w:r>
    </w:p>
    <w:p w14:paraId="75112A3A" w14:textId="18DE1C81" w:rsidR="00700BC1" w:rsidRPr="007F0AFE" w:rsidRDefault="00700BC1" w:rsidP="00700BC1">
      <w:pPr>
        <w:pStyle w:val="Caption"/>
        <w:rPr>
          <w:i w:val="0"/>
        </w:rPr>
      </w:pPr>
      <w:r w:rsidRPr="007F0AFE">
        <w:rPr>
          <w:i w:val="0"/>
        </w:rPr>
        <w:t xml:space="preserve">Source </w:t>
      </w:r>
      <w:hyperlink r:id="rId25" w:history="1">
        <w:r w:rsidRPr="007F0AFE">
          <w:rPr>
            <w:rStyle w:val="Hyperlink"/>
            <w:i w:val="0"/>
          </w:rPr>
          <w:t>https://www.hl7.org/fhir/bundle.html</w:t>
        </w:r>
      </w:hyperlink>
    </w:p>
    <w:p w14:paraId="0B66FD08" w14:textId="2FB36D6D" w:rsidR="00377177" w:rsidRPr="009F1404" w:rsidRDefault="00377177" w:rsidP="000F354C">
      <w:pPr>
        <w:pStyle w:val="BodyText"/>
        <w:ind w:left="720"/>
        <w:rPr>
          <w:sz w:val="24"/>
          <w:szCs w:val="24"/>
          <w:lang w:eastAsia="en-US"/>
        </w:rPr>
      </w:pPr>
    </w:p>
    <w:p w14:paraId="4C5D3598" w14:textId="77777777" w:rsidR="009F1404" w:rsidRPr="005559F3" w:rsidRDefault="009F1404" w:rsidP="009F1404">
      <w:pPr>
        <w:pStyle w:val="BodyText"/>
        <w:ind w:left="720"/>
        <w:rPr>
          <w:lang w:eastAsia="en-US"/>
        </w:rPr>
      </w:pPr>
    </w:p>
    <w:p w14:paraId="10BE7ED4" w14:textId="199E4CA7" w:rsidR="007E71D7" w:rsidRPr="005559F3" w:rsidRDefault="00D952B0" w:rsidP="007E71D7">
      <w:pPr>
        <w:pStyle w:val="Heading2"/>
      </w:pPr>
      <w:bookmarkStart w:id="1207" w:name="_Toc216071617"/>
      <w:bookmarkStart w:id="1208" w:name="_Toc263270966"/>
      <w:bookmarkStart w:id="1209" w:name="_Toc263271245"/>
      <w:bookmarkStart w:id="1210" w:name="_Toc377477606"/>
      <w:bookmarkStart w:id="1211" w:name="_Toc524429811"/>
      <w:r w:rsidRPr="005559F3">
        <w:t>Communications Methods</w:t>
      </w:r>
      <w:bookmarkStart w:id="1212" w:name="_Toc216071618"/>
      <w:bookmarkStart w:id="1213" w:name="_Toc263270967"/>
      <w:bookmarkStart w:id="1214" w:name="_Toc263271246"/>
      <w:bookmarkStart w:id="1215" w:name="_Toc377477607"/>
      <w:bookmarkEnd w:id="1207"/>
      <w:bookmarkEnd w:id="1208"/>
      <w:bookmarkEnd w:id="1209"/>
      <w:bookmarkEnd w:id="1210"/>
      <w:bookmarkEnd w:id="1211"/>
    </w:p>
    <w:p w14:paraId="0A82E2C0" w14:textId="4408AD00" w:rsidR="00377177" w:rsidRPr="005559F3" w:rsidRDefault="00377177" w:rsidP="00377177">
      <w:pPr>
        <w:pStyle w:val="Heading3"/>
      </w:pPr>
      <w:bookmarkStart w:id="1216" w:name="_Toc524429812"/>
      <w:r w:rsidRPr="005559F3">
        <w:t>Ports and Protocols</w:t>
      </w:r>
      <w:bookmarkEnd w:id="1216"/>
    </w:p>
    <w:p w14:paraId="3C4F7100" w14:textId="6603810E" w:rsidR="007E71D7" w:rsidRPr="005559F3" w:rsidRDefault="007E71D7" w:rsidP="005559F3">
      <w:pPr>
        <w:pStyle w:val="Heading4"/>
      </w:pPr>
      <w:r w:rsidRPr="005559F3">
        <w:t>HTTP(S)</w:t>
      </w:r>
    </w:p>
    <w:p w14:paraId="2F7AD8FE" w14:textId="62B760AC" w:rsidR="00A640B1" w:rsidRPr="005559F3" w:rsidRDefault="00DD48EB" w:rsidP="00A640B1">
      <w:pPr>
        <w:pStyle w:val="BodyText"/>
        <w:rPr>
          <w:sz w:val="24"/>
          <w:szCs w:val="24"/>
          <w:lang w:eastAsia="en-US"/>
        </w:rPr>
      </w:pPr>
      <w:r>
        <w:rPr>
          <w:sz w:val="24"/>
          <w:szCs w:val="24"/>
          <w:lang w:eastAsia="en-US"/>
        </w:rPr>
        <w:t>Can be u</w:t>
      </w:r>
      <w:r w:rsidR="00A640B1" w:rsidRPr="005559F3">
        <w:rPr>
          <w:sz w:val="24"/>
          <w:szCs w:val="24"/>
          <w:lang w:eastAsia="en-US"/>
        </w:rPr>
        <w:t>sed for real time comm</w:t>
      </w:r>
      <w:r w:rsidR="00245E23" w:rsidRPr="005559F3">
        <w:rPr>
          <w:sz w:val="24"/>
          <w:szCs w:val="24"/>
          <w:lang w:eastAsia="en-US"/>
        </w:rPr>
        <w:t>unication.</w:t>
      </w:r>
    </w:p>
    <w:p w14:paraId="722F74EC" w14:textId="61DE9565" w:rsidR="007E71D7" w:rsidRPr="005559F3" w:rsidRDefault="004A1A91" w:rsidP="005559F3">
      <w:pPr>
        <w:pStyle w:val="Heading4"/>
      </w:pPr>
      <w:r>
        <w:t>Advanced Message Queuing Protocol (</w:t>
      </w:r>
      <w:r w:rsidR="007E71D7" w:rsidRPr="005559F3">
        <w:t>AMQP</w:t>
      </w:r>
      <w:r>
        <w:t>)</w:t>
      </w:r>
    </w:p>
    <w:p w14:paraId="1BE1B564" w14:textId="30048977" w:rsidR="007E71D7" w:rsidRPr="00382275" w:rsidRDefault="00A640B1" w:rsidP="007E71D7">
      <w:pPr>
        <w:pStyle w:val="BodyText"/>
        <w:rPr>
          <w:sz w:val="24"/>
          <w:szCs w:val="24"/>
          <w:lang w:eastAsia="en-US"/>
        </w:rPr>
      </w:pPr>
      <w:r w:rsidRPr="005559F3">
        <w:rPr>
          <w:sz w:val="24"/>
          <w:szCs w:val="24"/>
          <w:lang w:eastAsia="en-US"/>
        </w:rPr>
        <w:t>AMQP offers reliable messaging via queues.</w:t>
      </w:r>
    </w:p>
    <w:p w14:paraId="20A8AA85" w14:textId="21A04DEB" w:rsidR="00377177" w:rsidRPr="005559F3" w:rsidRDefault="00377177" w:rsidP="005559F3">
      <w:pPr>
        <w:pStyle w:val="Heading3"/>
      </w:pPr>
      <w:bookmarkStart w:id="1217" w:name="_Toc524429813"/>
      <w:r w:rsidRPr="005559F3">
        <w:lastRenderedPageBreak/>
        <w:t>ESB Configuration(s)</w:t>
      </w:r>
      <w:bookmarkEnd w:id="1217"/>
    </w:p>
    <w:p w14:paraId="356657E4" w14:textId="6C2E7076" w:rsidR="00F5044E" w:rsidRDefault="00F5044E" w:rsidP="00F5044E">
      <w:r w:rsidRPr="005559F3">
        <w:t>T</w:t>
      </w:r>
      <w:r>
        <w:t>BD</w:t>
      </w:r>
    </w:p>
    <w:p w14:paraId="191D0393" w14:textId="34EAF92F" w:rsidR="00377177" w:rsidRPr="005559F3" w:rsidRDefault="00F5044E" w:rsidP="00171493">
      <w:pPr>
        <w:pStyle w:val="Heading3"/>
      </w:pPr>
      <w:r w:rsidRPr="005559F3">
        <w:t xml:space="preserve"> </w:t>
      </w:r>
      <w:bookmarkStart w:id="1218" w:name="_Toc524429814"/>
      <w:r w:rsidR="00377177" w:rsidRPr="005559F3">
        <w:t>System Configuration</w:t>
      </w:r>
      <w:bookmarkEnd w:id="1218"/>
    </w:p>
    <w:p w14:paraId="61278038" w14:textId="2C4C38EA" w:rsidR="00377177" w:rsidRPr="005559F3" w:rsidRDefault="00A640B1" w:rsidP="00171493">
      <w:r w:rsidRPr="005559F3">
        <w:t xml:space="preserve">TBD </w:t>
      </w:r>
    </w:p>
    <w:p w14:paraId="054FEF37" w14:textId="7C2637E7" w:rsidR="00D952B0" w:rsidRPr="005559F3" w:rsidRDefault="00D952B0" w:rsidP="005559F3">
      <w:pPr>
        <w:pStyle w:val="Heading2"/>
      </w:pPr>
      <w:bookmarkStart w:id="1219" w:name="_Toc524429815"/>
      <w:r w:rsidRPr="005559F3">
        <w:t>Performance Requirements</w:t>
      </w:r>
      <w:bookmarkEnd w:id="1212"/>
      <w:bookmarkEnd w:id="1213"/>
      <w:bookmarkEnd w:id="1214"/>
      <w:bookmarkEnd w:id="1215"/>
      <w:bookmarkEnd w:id="1219"/>
    </w:p>
    <w:p w14:paraId="613B85DD" w14:textId="4BF36CC0" w:rsidR="00A640B1" w:rsidRPr="00D43B3E" w:rsidRDefault="007F0AFE" w:rsidP="00AE7212">
      <w:r>
        <w:t xml:space="preserve">Please refer to the </w:t>
      </w:r>
      <w:r w:rsidR="001461C2" w:rsidRPr="00D43B3E">
        <w:t xml:space="preserve">System Design Document (SDD); Medical Care Collection Fund (MCCF) - Electronic Data Interchange Transaction Application Suite (EDI TAS) </w:t>
      </w:r>
      <w:hyperlink r:id="rId26" w:history="1">
        <w:r>
          <w:rPr>
            <w:rStyle w:val="Hyperlink"/>
          </w:rPr>
          <w:t>https://vaww.oed.portal.va.gov/pm/hape/ipt_5010/EDI_Portfolio/TASCore/MCCF_EDI_TAS_System_Design_Document_v0.7.pdf</w:t>
        </w:r>
      </w:hyperlink>
      <w:r>
        <w:t xml:space="preserve"> </w:t>
      </w:r>
      <w:r w:rsidRPr="00D43B3E" w:rsidDel="007F0AFE">
        <w:t xml:space="preserve"> </w:t>
      </w:r>
      <w:r w:rsidR="001461C2" w:rsidRPr="00D43B3E">
        <w:t xml:space="preserve">if </w:t>
      </w:r>
      <w:r w:rsidR="00D43B3E">
        <w:t>n</w:t>
      </w:r>
      <w:r w:rsidR="001461C2" w:rsidRPr="00D43B3E">
        <w:t>eeded.</w:t>
      </w:r>
    </w:p>
    <w:p w14:paraId="5156ED2B" w14:textId="77777777" w:rsidR="001461C2" w:rsidRPr="005559F3" w:rsidRDefault="001461C2" w:rsidP="00A640B1">
      <w:pPr>
        <w:pStyle w:val="BodyText"/>
        <w:rPr>
          <w:lang w:eastAsia="en-US"/>
        </w:rPr>
      </w:pPr>
    </w:p>
    <w:p w14:paraId="054FEF39" w14:textId="0373D55C" w:rsidR="00D952B0" w:rsidRPr="005559F3" w:rsidRDefault="00D952B0" w:rsidP="005559F3">
      <w:pPr>
        <w:pStyle w:val="Heading2"/>
      </w:pPr>
      <w:bookmarkStart w:id="1220" w:name="_Toc216071619"/>
      <w:bookmarkStart w:id="1221" w:name="_Toc263270968"/>
      <w:bookmarkStart w:id="1222" w:name="_Toc263271247"/>
      <w:bookmarkStart w:id="1223" w:name="_Toc377477608"/>
      <w:bookmarkStart w:id="1224" w:name="_Toc524429816"/>
      <w:r w:rsidRPr="005559F3">
        <w:t>Security</w:t>
      </w:r>
      <w:bookmarkEnd w:id="1220"/>
      <w:bookmarkEnd w:id="1221"/>
      <w:bookmarkEnd w:id="1222"/>
      <w:bookmarkEnd w:id="1223"/>
      <w:bookmarkEnd w:id="1224"/>
    </w:p>
    <w:p w14:paraId="17EC557D" w14:textId="5C4BD2C3" w:rsidR="00D43B3E" w:rsidRPr="00D43B3E" w:rsidRDefault="00AE7212" w:rsidP="00D43B3E">
      <w:pPr>
        <w:pStyle w:val="BodyText"/>
        <w:rPr>
          <w:sz w:val="24"/>
          <w:szCs w:val="24"/>
          <w:lang w:eastAsia="en-US"/>
        </w:rPr>
      </w:pPr>
      <w:r>
        <w:rPr>
          <w:sz w:val="24"/>
          <w:szCs w:val="24"/>
          <w:lang w:eastAsia="en-US"/>
        </w:rPr>
        <w:t xml:space="preserve">Please refer to the </w:t>
      </w:r>
      <w:r w:rsidR="00D43B3E" w:rsidRPr="00D43B3E">
        <w:rPr>
          <w:sz w:val="24"/>
          <w:szCs w:val="24"/>
          <w:lang w:eastAsia="en-US"/>
        </w:rPr>
        <w:t>System Design Document (SDD); Medical Care Collection</w:t>
      </w:r>
      <w:r w:rsidR="005C2688">
        <w:rPr>
          <w:sz w:val="24"/>
          <w:szCs w:val="24"/>
          <w:lang w:eastAsia="en-US"/>
        </w:rPr>
        <w:t>s</w:t>
      </w:r>
      <w:r w:rsidR="00D43B3E" w:rsidRPr="00D43B3E">
        <w:rPr>
          <w:sz w:val="24"/>
          <w:szCs w:val="24"/>
          <w:lang w:eastAsia="en-US"/>
        </w:rPr>
        <w:t xml:space="preserve"> Fund (MCCF) - Electronic Data Interchange Transaction Application Suite (EDI TAS) </w:t>
      </w:r>
      <w:hyperlink r:id="rId27" w:history="1">
        <w:r w:rsidRPr="00ED6C26">
          <w:rPr>
            <w:rStyle w:val="Hyperlink"/>
            <w:sz w:val="24"/>
            <w:szCs w:val="24"/>
          </w:rPr>
          <w:t>https://vaww.oed.portal.va.gov/pm/hape/ipt_5010/EDI_Portfolio/TASCore/MCCF_EDI_TAS_System_Design_Document_v0.7.pdf</w:t>
        </w:r>
      </w:hyperlink>
      <w:r w:rsidR="00737A0D">
        <w:rPr>
          <w:sz w:val="24"/>
          <w:szCs w:val="24"/>
        </w:rPr>
        <w:t xml:space="preserve"> </w:t>
      </w:r>
      <w:r w:rsidR="00D43B3E" w:rsidRPr="00D43B3E">
        <w:rPr>
          <w:sz w:val="24"/>
          <w:szCs w:val="24"/>
          <w:lang w:eastAsia="en-US"/>
        </w:rPr>
        <w:t xml:space="preserve">if </w:t>
      </w:r>
      <w:r w:rsidR="00D43B3E">
        <w:rPr>
          <w:sz w:val="24"/>
          <w:szCs w:val="24"/>
          <w:lang w:eastAsia="en-US"/>
        </w:rPr>
        <w:t>n</w:t>
      </w:r>
      <w:r w:rsidR="00D43B3E" w:rsidRPr="00D43B3E">
        <w:rPr>
          <w:sz w:val="24"/>
          <w:szCs w:val="24"/>
          <w:lang w:eastAsia="en-US"/>
        </w:rPr>
        <w:t>eeded.</w:t>
      </w:r>
    </w:p>
    <w:p w14:paraId="19139306" w14:textId="77777777" w:rsidR="00A640B1" w:rsidRPr="005559F3" w:rsidRDefault="00A640B1" w:rsidP="00A640B1">
      <w:pPr>
        <w:pStyle w:val="BodyText"/>
        <w:rPr>
          <w:lang w:eastAsia="en-US"/>
        </w:rPr>
      </w:pPr>
    </w:p>
    <w:p w14:paraId="1E985BD9" w14:textId="42C0BCEE" w:rsidR="00A640B1" w:rsidRDefault="00377177" w:rsidP="00A640B1">
      <w:pPr>
        <w:pStyle w:val="Heading2"/>
        <w:rPr>
          <w:ins w:id="1225" w:author="Steffen Maerdian" w:date="2018-04-18T17:58:00Z"/>
        </w:rPr>
      </w:pPr>
      <w:bookmarkStart w:id="1226" w:name="_Toc524429817"/>
      <w:bookmarkStart w:id="1227" w:name="_Toc216071620"/>
      <w:bookmarkStart w:id="1228" w:name="_Toc263270969"/>
      <w:bookmarkStart w:id="1229" w:name="_Toc263271248"/>
      <w:bookmarkStart w:id="1230" w:name="_Toc377477609"/>
      <w:r w:rsidRPr="005559F3">
        <w:t>Testing Requirements</w:t>
      </w:r>
      <w:bookmarkEnd w:id="1226"/>
    </w:p>
    <w:p w14:paraId="69EE5322" w14:textId="77777777" w:rsidR="00A82B99" w:rsidRPr="00CE3AF2" w:rsidRDefault="00A82B99" w:rsidP="00A82B99">
      <w:pPr>
        <w:pStyle w:val="BodyText"/>
        <w:rPr>
          <w:ins w:id="1231" w:author="Steffen Maerdian" w:date="2018-04-18T17:58:00Z"/>
          <w:sz w:val="24"/>
          <w:szCs w:val="24"/>
          <w:lang w:eastAsia="en-US"/>
        </w:rPr>
      </w:pPr>
      <w:ins w:id="1232" w:author="Steffen Maerdian" w:date="2018-04-18T17:58:00Z">
        <w:r w:rsidRPr="00CE3AF2">
          <w:rPr>
            <w:sz w:val="24"/>
            <w:szCs w:val="24"/>
            <w:lang w:eastAsia="en-US"/>
          </w:rPr>
          <w:t>All the QA testing activities are defined in tasks tied to acceptance criteria in a user story. For each testing category there will be a unique user story. The testing categories are:</w:t>
        </w:r>
      </w:ins>
    </w:p>
    <w:p w14:paraId="76F82C5F" w14:textId="77777777" w:rsidR="00A82B99" w:rsidRPr="00CE3AF2" w:rsidRDefault="00A82B99" w:rsidP="00A82B99">
      <w:pPr>
        <w:pStyle w:val="BodyText"/>
        <w:numPr>
          <w:ilvl w:val="0"/>
          <w:numId w:val="33"/>
        </w:numPr>
        <w:rPr>
          <w:ins w:id="1233" w:author="Steffen Maerdian" w:date="2018-04-18T17:58:00Z"/>
          <w:sz w:val="24"/>
          <w:szCs w:val="24"/>
          <w:lang w:eastAsia="en-US"/>
        </w:rPr>
      </w:pPr>
      <w:ins w:id="1234" w:author="Steffen Maerdian" w:date="2018-04-18T17:58:00Z">
        <w:r w:rsidRPr="00CE3AF2">
          <w:rPr>
            <w:sz w:val="24"/>
            <w:szCs w:val="24"/>
            <w:lang w:eastAsia="en-US"/>
          </w:rPr>
          <w:t>Connectivity/</w:t>
        </w:r>
        <w:proofErr w:type="spellStart"/>
        <w:r w:rsidRPr="00CE3AF2">
          <w:rPr>
            <w:sz w:val="24"/>
            <w:szCs w:val="24"/>
            <w:lang w:eastAsia="en-US"/>
          </w:rPr>
          <w:t>Secuirity</w:t>
        </w:r>
        <w:proofErr w:type="spellEnd"/>
      </w:ins>
    </w:p>
    <w:p w14:paraId="29CB1D5E" w14:textId="77777777" w:rsidR="00A82B99" w:rsidRPr="00CE3AF2" w:rsidRDefault="00A82B99" w:rsidP="00A82B99">
      <w:pPr>
        <w:pStyle w:val="BodyText"/>
        <w:numPr>
          <w:ilvl w:val="0"/>
          <w:numId w:val="33"/>
        </w:numPr>
        <w:rPr>
          <w:ins w:id="1235" w:author="Steffen Maerdian" w:date="2018-04-18T17:58:00Z"/>
          <w:sz w:val="24"/>
          <w:szCs w:val="24"/>
          <w:lang w:eastAsia="en-US"/>
        </w:rPr>
      </w:pPr>
      <w:ins w:id="1236" w:author="Steffen Maerdian" w:date="2018-04-18T17:58:00Z">
        <w:r w:rsidRPr="00CE3AF2">
          <w:rPr>
            <w:sz w:val="24"/>
            <w:szCs w:val="24"/>
            <w:lang w:eastAsia="en-US"/>
          </w:rPr>
          <w:t xml:space="preserve">End to End </w:t>
        </w:r>
      </w:ins>
    </w:p>
    <w:p w14:paraId="70326581" w14:textId="77777777" w:rsidR="00A82B99" w:rsidRPr="00CE3AF2" w:rsidRDefault="00A82B99" w:rsidP="00A82B99">
      <w:pPr>
        <w:pStyle w:val="BodyText"/>
        <w:numPr>
          <w:ilvl w:val="1"/>
          <w:numId w:val="33"/>
        </w:numPr>
        <w:rPr>
          <w:ins w:id="1237" w:author="Steffen Maerdian" w:date="2018-04-18T17:58:00Z"/>
          <w:sz w:val="24"/>
          <w:szCs w:val="24"/>
          <w:lang w:eastAsia="en-US"/>
        </w:rPr>
      </w:pPr>
      <w:ins w:id="1238" w:author="Steffen Maerdian" w:date="2018-04-18T17:58:00Z">
        <w:r w:rsidRPr="00CE3AF2">
          <w:rPr>
            <w:sz w:val="24"/>
            <w:szCs w:val="24"/>
            <w:lang w:eastAsia="en-US"/>
          </w:rPr>
          <w:t>There might be 2 different End to End test run at different times.</w:t>
        </w:r>
      </w:ins>
    </w:p>
    <w:p w14:paraId="586CF535" w14:textId="77777777" w:rsidR="00A82B99" w:rsidRPr="00CE3AF2" w:rsidRDefault="00A82B99" w:rsidP="00A82B99">
      <w:pPr>
        <w:pStyle w:val="BodyText"/>
        <w:numPr>
          <w:ilvl w:val="0"/>
          <w:numId w:val="33"/>
        </w:numPr>
        <w:rPr>
          <w:ins w:id="1239" w:author="Steffen Maerdian" w:date="2018-04-18T17:58:00Z"/>
          <w:sz w:val="24"/>
          <w:szCs w:val="24"/>
          <w:lang w:eastAsia="en-US"/>
        </w:rPr>
      </w:pPr>
      <w:ins w:id="1240" w:author="Steffen Maerdian" w:date="2018-04-18T17:58:00Z">
        <w:r w:rsidRPr="00CE3AF2">
          <w:rPr>
            <w:sz w:val="24"/>
            <w:szCs w:val="24"/>
            <w:lang w:eastAsia="en-US"/>
          </w:rPr>
          <w:t>Regression testing/Error handling</w:t>
        </w:r>
      </w:ins>
    </w:p>
    <w:p w14:paraId="6707C918" w14:textId="77777777" w:rsidR="00A82B99" w:rsidRPr="00CE3AF2" w:rsidRDefault="00A82B99" w:rsidP="00A82B99">
      <w:pPr>
        <w:pStyle w:val="BodyText"/>
        <w:numPr>
          <w:ilvl w:val="0"/>
          <w:numId w:val="33"/>
        </w:numPr>
        <w:rPr>
          <w:ins w:id="1241" w:author="Steffen Maerdian" w:date="2018-04-18T17:58:00Z"/>
          <w:sz w:val="24"/>
          <w:szCs w:val="24"/>
          <w:lang w:eastAsia="en-US"/>
        </w:rPr>
      </w:pPr>
      <w:ins w:id="1242" w:author="Steffen Maerdian" w:date="2018-04-18T17:58:00Z">
        <w:r w:rsidRPr="00CE3AF2">
          <w:rPr>
            <w:sz w:val="24"/>
            <w:szCs w:val="24"/>
            <w:lang w:eastAsia="en-US"/>
          </w:rPr>
          <w:t>Volume testing</w:t>
        </w:r>
      </w:ins>
    </w:p>
    <w:p w14:paraId="30BA8B91" w14:textId="77777777" w:rsidR="00A82B99" w:rsidRPr="00CE3AF2" w:rsidRDefault="00A82B99" w:rsidP="00A82B99">
      <w:pPr>
        <w:pStyle w:val="BodyText"/>
        <w:numPr>
          <w:ilvl w:val="1"/>
          <w:numId w:val="33"/>
        </w:numPr>
        <w:rPr>
          <w:ins w:id="1243" w:author="Steffen Maerdian" w:date="2018-04-18T17:58:00Z"/>
          <w:sz w:val="24"/>
          <w:szCs w:val="24"/>
          <w:lang w:eastAsia="en-US"/>
        </w:rPr>
      </w:pPr>
      <w:ins w:id="1244" w:author="Steffen Maerdian" w:date="2018-04-18T17:58:00Z">
        <w:r w:rsidRPr="00CE3AF2">
          <w:rPr>
            <w:sz w:val="24"/>
            <w:szCs w:val="24"/>
            <w:lang w:eastAsia="en-US"/>
          </w:rPr>
          <w:t>Performance testing</w:t>
        </w:r>
      </w:ins>
    </w:p>
    <w:p w14:paraId="7F88F816" w14:textId="77777777" w:rsidR="00A82B99" w:rsidRPr="00CE3AF2" w:rsidRDefault="00A82B99" w:rsidP="00A82B99">
      <w:pPr>
        <w:pStyle w:val="BodyText"/>
        <w:numPr>
          <w:ilvl w:val="1"/>
          <w:numId w:val="33"/>
        </w:numPr>
        <w:rPr>
          <w:ins w:id="1245" w:author="Steffen Maerdian" w:date="2018-04-18T17:58:00Z"/>
          <w:sz w:val="24"/>
          <w:szCs w:val="24"/>
          <w:lang w:eastAsia="en-US"/>
        </w:rPr>
      </w:pPr>
      <w:ins w:id="1246" w:author="Steffen Maerdian" w:date="2018-04-18T17:58:00Z">
        <w:r w:rsidRPr="00CE3AF2">
          <w:rPr>
            <w:sz w:val="24"/>
            <w:szCs w:val="24"/>
            <w:lang w:eastAsia="en-US"/>
          </w:rPr>
          <w:t>Endurance testing</w:t>
        </w:r>
      </w:ins>
    </w:p>
    <w:p w14:paraId="44A26FF5" w14:textId="77777777" w:rsidR="00A82B99" w:rsidRPr="00CE3AF2" w:rsidRDefault="00A82B99" w:rsidP="00A82B99">
      <w:pPr>
        <w:pStyle w:val="BodyText"/>
        <w:numPr>
          <w:ilvl w:val="1"/>
          <w:numId w:val="33"/>
        </w:numPr>
        <w:rPr>
          <w:ins w:id="1247" w:author="Steffen Maerdian" w:date="2018-04-18T17:58:00Z"/>
          <w:sz w:val="24"/>
          <w:szCs w:val="24"/>
          <w:lang w:eastAsia="en-US"/>
        </w:rPr>
      </w:pPr>
      <w:ins w:id="1248" w:author="Steffen Maerdian" w:date="2018-04-18T17:58:00Z">
        <w:r w:rsidRPr="00CE3AF2">
          <w:rPr>
            <w:sz w:val="24"/>
            <w:szCs w:val="24"/>
            <w:lang w:eastAsia="en-US"/>
          </w:rPr>
          <w:t>Load testing</w:t>
        </w:r>
      </w:ins>
    </w:p>
    <w:p w14:paraId="26ADEF89" w14:textId="77777777" w:rsidR="00A82B99" w:rsidRDefault="00A82B99" w:rsidP="00A82B99">
      <w:pPr>
        <w:pStyle w:val="BodyText"/>
        <w:numPr>
          <w:ilvl w:val="0"/>
          <w:numId w:val="33"/>
        </w:numPr>
        <w:rPr>
          <w:ins w:id="1249" w:author="Steffen Maerdian" w:date="2018-04-18T17:58:00Z"/>
          <w:lang w:eastAsia="en-US"/>
        </w:rPr>
      </w:pPr>
      <w:ins w:id="1250" w:author="Steffen Maerdian" w:date="2018-04-18T17:58:00Z">
        <w:r w:rsidRPr="00AC3FB9">
          <w:rPr>
            <w:sz w:val="24"/>
            <w:szCs w:val="24"/>
            <w:lang w:eastAsia="en-US"/>
          </w:rPr>
          <w:t>Smoke</w:t>
        </w:r>
        <w:r w:rsidRPr="00CE3AF2">
          <w:rPr>
            <w:sz w:val="24"/>
            <w:szCs w:val="24"/>
            <w:lang w:eastAsia="en-US"/>
          </w:rPr>
          <w:t xml:space="preserve"> testing</w:t>
        </w:r>
      </w:ins>
    </w:p>
    <w:p w14:paraId="771CD76A" w14:textId="77777777" w:rsidR="00A82B99" w:rsidRPr="00AC3FB9" w:rsidRDefault="00A82B99">
      <w:pPr>
        <w:pStyle w:val="BodyText"/>
        <w:pPrChange w:id="1251" w:author="Steffen Maerdian" w:date="2018-04-18T17:58:00Z">
          <w:pPr>
            <w:pStyle w:val="Heading2"/>
          </w:pPr>
        </w:pPrChange>
      </w:pPr>
    </w:p>
    <w:p w14:paraId="225F45A0" w14:textId="1DEEC5E9" w:rsidR="00377177" w:rsidRPr="005559F3" w:rsidRDefault="00377177" w:rsidP="005559F3">
      <w:pPr>
        <w:pStyle w:val="Heading3"/>
      </w:pPr>
      <w:bookmarkStart w:id="1252" w:name="_Toc524429818"/>
      <w:r w:rsidRPr="005559F3">
        <w:lastRenderedPageBreak/>
        <w:t>Comparison of Data</w:t>
      </w:r>
      <w:bookmarkEnd w:id="1252"/>
    </w:p>
    <w:p w14:paraId="2889BDE7" w14:textId="77777777" w:rsidR="00A82B99" w:rsidRPr="00CE3AF2" w:rsidRDefault="00A82B99" w:rsidP="00A82B99">
      <w:pPr>
        <w:pStyle w:val="BodyText"/>
        <w:rPr>
          <w:ins w:id="1253" w:author="Steffen Maerdian" w:date="2018-04-18T17:58:00Z"/>
          <w:sz w:val="24"/>
          <w:szCs w:val="24"/>
          <w:lang w:eastAsia="en-US"/>
        </w:rPr>
      </w:pPr>
      <w:ins w:id="1254" w:author="Steffen Maerdian" w:date="2018-04-18T17:58:00Z">
        <w:r w:rsidRPr="00CE3AF2">
          <w:rPr>
            <w:sz w:val="24"/>
            <w:szCs w:val="24"/>
            <w:lang w:eastAsia="en-US"/>
          </w:rPr>
          <w:t xml:space="preserve">Testing the FHIR conformance will be based on </w:t>
        </w:r>
        <w:r w:rsidRPr="00CE3AF2">
          <w:fldChar w:fldCharType="begin"/>
        </w:r>
        <w:r w:rsidRPr="00CE3AF2">
          <w:rPr>
            <w:sz w:val="24"/>
            <w:szCs w:val="24"/>
          </w:rPr>
          <w:instrText xml:space="preserve"> HYPERLINK "https://www.hl7.org/fhir/validation.html" </w:instrText>
        </w:r>
        <w:r w:rsidRPr="00CE3AF2">
          <w:fldChar w:fldCharType="separate"/>
        </w:r>
        <w:r w:rsidRPr="00CE3AF2">
          <w:rPr>
            <w:rStyle w:val="Hyperlink"/>
            <w:sz w:val="24"/>
            <w:szCs w:val="24"/>
            <w:lang w:eastAsia="en-US"/>
          </w:rPr>
          <w:t>https://www.hl7.org/fhir/validation.html</w:t>
        </w:r>
        <w:r w:rsidRPr="00CE3AF2">
          <w:rPr>
            <w:rStyle w:val="Hyperlink"/>
            <w:sz w:val="24"/>
            <w:szCs w:val="24"/>
            <w:lang w:eastAsia="en-US"/>
          </w:rPr>
          <w:fldChar w:fldCharType="end"/>
        </w:r>
        <w:r w:rsidRPr="00CE3AF2">
          <w:rPr>
            <w:sz w:val="24"/>
            <w:szCs w:val="24"/>
            <w:lang w:eastAsia="en-US"/>
          </w:rPr>
          <w:t>.</w:t>
        </w:r>
      </w:ins>
    </w:p>
    <w:p w14:paraId="474719DD" w14:textId="77777777" w:rsidR="00A82B99" w:rsidRPr="00CE3AF2" w:rsidRDefault="00A82B99" w:rsidP="00A82B99">
      <w:pPr>
        <w:pStyle w:val="BodyText"/>
        <w:rPr>
          <w:ins w:id="1255" w:author="Steffen Maerdian" w:date="2018-04-18T17:58:00Z"/>
          <w:sz w:val="24"/>
          <w:szCs w:val="24"/>
          <w:lang w:eastAsia="en-US"/>
        </w:rPr>
      </w:pPr>
      <w:ins w:id="1256" w:author="Steffen Maerdian" w:date="2018-04-18T17:58:00Z">
        <w:r w:rsidRPr="00CE3AF2">
          <w:rPr>
            <w:sz w:val="24"/>
            <w:szCs w:val="24"/>
            <w:lang w:eastAsia="en-US"/>
          </w:rPr>
          <w:t>Business Rules will have to be specifically defined in user stories by the product team (TAS).</w:t>
        </w:r>
      </w:ins>
    </w:p>
    <w:p w14:paraId="0DB8100D" w14:textId="77777777" w:rsidR="00A82B99" w:rsidRPr="00CE3AF2" w:rsidRDefault="00A82B99" w:rsidP="00A82B99">
      <w:pPr>
        <w:pStyle w:val="BodyText"/>
        <w:numPr>
          <w:ilvl w:val="0"/>
          <w:numId w:val="22"/>
        </w:numPr>
        <w:rPr>
          <w:ins w:id="1257" w:author="Steffen Maerdian" w:date="2018-04-18T17:58:00Z"/>
          <w:sz w:val="24"/>
          <w:szCs w:val="24"/>
          <w:lang w:eastAsia="en-US"/>
        </w:rPr>
      </w:pPr>
      <w:ins w:id="1258" w:author="Steffen Maerdian" w:date="2018-04-18T17:58:00Z">
        <w:r w:rsidRPr="00CE3AF2">
          <w:rPr>
            <w:sz w:val="24"/>
            <w:szCs w:val="24"/>
            <w:lang w:eastAsia="en-US"/>
          </w:rPr>
          <w:t>Which fields are mandatory from a business perspective?</w:t>
        </w:r>
      </w:ins>
    </w:p>
    <w:p w14:paraId="694C7140" w14:textId="77777777" w:rsidR="00A82B99" w:rsidRPr="00CE3AF2" w:rsidRDefault="00A82B99" w:rsidP="00A82B99">
      <w:pPr>
        <w:pStyle w:val="BodyText"/>
        <w:numPr>
          <w:ilvl w:val="0"/>
          <w:numId w:val="22"/>
        </w:numPr>
        <w:rPr>
          <w:ins w:id="1259" w:author="Steffen Maerdian" w:date="2018-04-18T17:58:00Z"/>
          <w:sz w:val="24"/>
          <w:szCs w:val="24"/>
          <w:lang w:eastAsia="en-US"/>
        </w:rPr>
      </w:pPr>
      <w:ins w:id="1260" w:author="Steffen Maerdian" w:date="2018-04-18T17:58:00Z">
        <w:r w:rsidRPr="00CE3AF2">
          <w:rPr>
            <w:sz w:val="24"/>
            <w:szCs w:val="24"/>
            <w:lang w:eastAsia="en-US"/>
          </w:rPr>
          <w:t xml:space="preserve">Data </w:t>
        </w:r>
        <w:commentRangeStart w:id="1261"/>
        <w:commentRangeStart w:id="1262"/>
        <w:r w:rsidRPr="00CE3AF2">
          <w:rPr>
            <w:sz w:val="24"/>
            <w:szCs w:val="24"/>
            <w:lang w:eastAsia="en-US"/>
          </w:rPr>
          <w:t>integrity</w:t>
        </w:r>
        <w:commentRangeEnd w:id="1261"/>
        <w:r w:rsidRPr="00CE3AF2">
          <w:rPr>
            <w:rStyle w:val="CommentReference"/>
            <w:rFonts w:eastAsia="Times New Roman"/>
            <w:sz w:val="24"/>
            <w:szCs w:val="24"/>
            <w:lang w:eastAsia="en-US"/>
          </w:rPr>
          <w:commentReference w:id="1261"/>
        </w:r>
        <w:commentRangeEnd w:id="1262"/>
        <w:r w:rsidRPr="00CE3AF2">
          <w:rPr>
            <w:rStyle w:val="CommentReference"/>
            <w:rFonts w:eastAsia="Times New Roman"/>
            <w:sz w:val="24"/>
            <w:szCs w:val="24"/>
            <w:lang w:eastAsia="en-US"/>
          </w:rPr>
          <w:commentReference w:id="1262"/>
        </w:r>
        <w:r w:rsidRPr="00CE3AF2">
          <w:rPr>
            <w:sz w:val="24"/>
            <w:szCs w:val="24"/>
            <w:lang w:eastAsia="en-US"/>
          </w:rPr>
          <w:t>.</w:t>
        </w:r>
      </w:ins>
    </w:p>
    <w:p w14:paraId="34A19CBC" w14:textId="77777777" w:rsidR="00A82B99" w:rsidRPr="00CE3AF2" w:rsidRDefault="00A82B99" w:rsidP="00A82B99">
      <w:pPr>
        <w:numPr>
          <w:ilvl w:val="1"/>
          <w:numId w:val="22"/>
        </w:numPr>
        <w:spacing w:before="120" w:after="120"/>
        <w:rPr>
          <w:ins w:id="1263" w:author="Steffen Maerdian" w:date="2018-04-18T17:58:00Z"/>
          <w:rFonts w:cs="Arial"/>
        </w:rPr>
      </w:pPr>
      <w:ins w:id="1264" w:author="Steffen Maerdian" w:date="2018-04-18T17:58:00Z">
        <w:r w:rsidRPr="00CE3AF2">
          <w:rPr>
            <w:rFonts w:cs="Arial"/>
          </w:rPr>
          <w:t xml:space="preserve">There are different approaches that </w:t>
        </w:r>
        <w:proofErr w:type="spellStart"/>
        <w:r w:rsidRPr="00CE3AF2">
          <w:rPr>
            <w:rFonts w:cs="Arial"/>
          </w:rPr>
          <w:t>TASCore</w:t>
        </w:r>
        <w:proofErr w:type="spellEnd"/>
        <w:r w:rsidRPr="00CE3AF2">
          <w:rPr>
            <w:rFonts w:cs="Arial"/>
          </w:rPr>
          <w:t xml:space="preserve"> can employ to test data integrity, depending on future user stories and tasks that will define requirements:</w:t>
        </w:r>
      </w:ins>
    </w:p>
    <w:p w14:paraId="3706B522" w14:textId="77777777" w:rsidR="00A82B99" w:rsidRPr="00CE3AF2" w:rsidRDefault="00A82B99" w:rsidP="00A82B99">
      <w:pPr>
        <w:numPr>
          <w:ilvl w:val="2"/>
          <w:numId w:val="22"/>
        </w:numPr>
        <w:spacing w:before="120" w:after="120"/>
        <w:rPr>
          <w:ins w:id="1265" w:author="Steffen Maerdian" w:date="2018-04-18T17:58:00Z"/>
          <w:rFonts w:cs="Arial"/>
        </w:rPr>
      </w:pPr>
      <w:ins w:id="1266" w:author="Steffen Maerdian" w:date="2018-04-18T17:58:00Z">
        <w:r w:rsidRPr="00CE3AF2">
          <w:rPr>
            <w:rFonts w:cs="Arial"/>
          </w:rPr>
          <w:t>Comparing the source data with the output data.</w:t>
        </w:r>
      </w:ins>
    </w:p>
    <w:p w14:paraId="175FB537" w14:textId="77777777" w:rsidR="00A82B99" w:rsidRPr="00CE3AF2" w:rsidRDefault="00A82B99" w:rsidP="00A82B99">
      <w:pPr>
        <w:numPr>
          <w:ilvl w:val="2"/>
          <w:numId w:val="22"/>
        </w:numPr>
        <w:spacing w:before="120" w:after="120"/>
        <w:rPr>
          <w:ins w:id="1267" w:author="Steffen Maerdian" w:date="2018-04-18T17:58:00Z"/>
          <w:rFonts w:cs="Arial"/>
        </w:rPr>
      </w:pPr>
      <w:ins w:id="1268" w:author="Steffen Maerdian" w:date="2018-04-18T17:58:00Z">
        <w:r w:rsidRPr="00CE3AF2">
          <w:rPr>
            <w:rFonts w:cs="Arial"/>
          </w:rPr>
          <w:t xml:space="preserve">Parallel testing: Run data through existing data flow and through the new data flow and make sure data match. </w:t>
        </w:r>
      </w:ins>
    </w:p>
    <w:p w14:paraId="4DB7CCFB" w14:textId="77777777" w:rsidR="00A82B99" w:rsidRPr="00CE3AF2" w:rsidRDefault="00A82B99" w:rsidP="00A82B99">
      <w:pPr>
        <w:numPr>
          <w:ilvl w:val="2"/>
          <w:numId w:val="22"/>
        </w:numPr>
        <w:spacing w:before="120" w:after="120"/>
        <w:rPr>
          <w:ins w:id="1269" w:author="Steffen Maerdian" w:date="2018-04-18T17:58:00Z"/>
          <w:rFonts w:cs="Arial"/>
        </w:rPr>
      </w:pPr>
      <w:ins w:id="1270" w:author="Steffen Maerdian" w:date="2018-04-18T17:58:00Z">
        <w:r w:rsidRPr="00CE3AF2">
          <w:rPr>
            <w:rFonts w:cs="Arial"/>
          </w:rPr>
          <w:t>Conformance testing (FHIR)</w:t>
        </w:r>
      </w:ins>
    </w:p>
    <w:p w14:paraId="1F3F9666" w14:textId="77777777" w:rsidR="00A82B99" w:rsidRPr="00CE3AF2" w:rsidRDefault="00A82B99" w:rsidP="00A82B99">
      <w:pPr>
        <w:numPr>
          <w:ilvl w:val="2"/>
          <w:numId w:val="22"/>
        </w:numPr>
        <w:spacing w:before="120" w:after="120"/>
        <w:rPr>
          <w:ins w:id="1271" w:author="Steffen Maerdian" w:date="2018-04-18T17:58:00Z"/>
          <w:rFonts w:cs="Arial"/>
        </w:rPr>
      </w:pPr>
      <w:ins w:id="1272" w:author="Steffen Maerdian" w:date="2018-04-18T17:58:00Z">
        <w:r w:rsidRPr="00CE3AF2">
          <w:rPr>
            <w:rFonts w:cs="Arial"/>
          </w:rPr>
          <w:t xml:space="preserve">Data conformity to business specs  </w:t>
        </w:r>
      </w:ins>
    </w:p>
    <w:p w14:paraId="65797908" w14:textId="77777777" w:rsidR="00A82B99" w:rsidRPr="00CE3AF2" w:rsidRDefault="00A82B99" w:rsidP="00A82B99">
      <w:pPr>
        <w:numPr>
          <w:ilvl w:val="3"/>
          <w:numId w:val="22"/>
        </w:numPr>
        <w:spacing w:before="120" w:after="120"/>
        <w:rPr>
          <w:ins w:id="1273" w:author="Steffen Maerdian" w:date="2018-04-18T17:58:00Z"/>
          <w:rFonts w:cs="Arial"/>
        </w:rPr>
      </w:pPr>
      <w:ins w:id="1274" w:author="Steffen Maerdian" w:date="2018-04-18T17:58:00Z">
        <w:r w:rsidRPr="00CE3AF2">
          <w:rPr>
            <w:rFonts w:cs="Arial"/>
          </w:rPr>
          <w:t>Date format</w:t>
        </w:r>
      </w:ins>
    </w:p>
    <w:p w14:paraId="002507AB" w14:textId="77777777" w:rsidR="00A82B99" w:rsidRPr="00CE3AF2" w:rsidRDefault="00A82B99" w:rsidP="00A82B99">
      <w:pPr>
        <w:numPr>
          <w:ilvl w:val="3"/>
          <w:numId w:val="22"/>
        </w:numPr>
        <w:spacing w:before="120" w:after="120"/>
        <w:rPr>
          <w:ins w:id="1275" w:author="Steffen Maerdian" w:date="2018-04-18T17:58:00Z"/>
          <w:rFonts w:cs="Arial"/>
        </w:rPr>
      </w:pPr>
      <w:ins w:id="1276" w:author="Steffen Maerdian" w:date="2018-04-18T17:58:00Z">
        <w:r w:rsidRPr="00CE3AF2">
          <w:rPr>
            <w:rFonts w:cs="Arial"/>
          </w:rPr>
          <w:t>Decimal places</w:t>
        </w:r>
      </w:ins>
    </w:p>
    <w:p w14:paraId="27A3E3D8" w14:textId="77777777" w:rsidR="00A82B99" w:rsidRPr="00CE3AF2" w:rsidRDefault="00A82B99" w:rsidP="00A82B99">
      <w:pPr>
        <w:numPr>
          <w:ilvl w:val="3"/>
          <w:numId w:val="22"/>
        </w:numPr>
        <w:spacing w:before="120" w:after="120"/>
        <w:rPr>
          <w:ins w:id="1277" w:author="Steffen Maerdian" w:date="2018-04-18T17:58:00Z"/>
          <w:rFonts w:cs="Arial"/>
        </w:rPr>
      </w:pPr>
      <w:ins w:id="1278" w:author="Steffen Maerdian" w:date="2018-04-18T17:58:00Z">
        <w:r w:rsidRPr="00CE3AF2">
          <w:rPr>
            <w:rFonts w:cs="Arial"/>
          </w:rPr>
          <w:t xml:space="preserve">Currency notations </w:t>
        </w:r>
      </w:ins>
    </w:p>
    <w:p w14:paraId="55689C34" w14:textId="77777777" w:rsidR="00A82B99" w:rsidRPr="00CE3AF2" w:rsidRDefault="00A82B99" w:rsidP="00A82B99">
      <w:pPr>
        <w:numPr>
          <w:ilvl w:val="3"/>
          <w:numId w:val="22"/>
        </w:numPr>
        <w:spacing w:before="120" w:after="120"/>
        <w:rPr>
          <w:ins w:id="1279" w:author="Steffen Maerdian" w:date="2018-04-18T17:58:00Z"/>
          <w:rFonts w:cs="Arial"/>
        </w:rPr>
      </w:pPr>
      <w:ins w:id="1280" w:author="Steffen Maerdian" w:date="2018-04-18T17:58:00Z">
        <w:r w:rsidRPr="00CE3AF2">
          <w:rPr>
            <w:rFonts w:cs="Arial"/>
          </w:rPr>
          <w:t>Etc.</w:t>
        </w:r>
      </w:ins>
    </w:p>
    <w:p w14:paraId="293D4ABD" w14:textId="77777777" w:rsidR="00A82B99" w:rsidRPr="00CE3AF2" w:rsidRDefault="00A82B99" w:rsidP="00A82B99">
      <w:pPr>
        <w:pStyle w:val="BodyText"/>
        <w:ind w:left="2160"/>
        <w:rPr>
          <w:ins w:id="1281" w:author="Steffen Maerdian" w:date="2018-04-18T17:58:00Z"/>
          <w:sz w:val="24"/>
          <w:szCs w:val="24"/>
          <w:lang w:eastAsia="en-US"/>
        </w:rPr>
      </w:pPr>
    </w:p>
    <w:p w14:paraId="2F68F1F4" w14:textId="77777777" w:rsidR="00A82B99" w:rsidRPr="00CE3AF2" w:rsidRDefault="00A82B99" w:rsidP="00A82B99">
      <w:pPr>
        <w:pStyle w:val="BodyText"/>
        <w:numPr>
          <w:ilvl w:val="0"/>
          <w:numId w:val="22"/>
        </w:numPr>
        <w:rPr>
          <w:ins w:id="1282" w:author="Steffen Maerdian" w:date="2018-04-18T17:58:00Z"/>
          <w:sz w:val="24"/>
          <w:szCs w:val="24"/>
          <w:lang w:eastAsia="en-US"/>
        </w:rPr>
      </w:pPr>
      <w:ins w:id="1283" w:author="Steffen Maerdian" w:date="2018-04-18T17:58:00Z">
        <w:r w:rsidRPr="00CE3AF2">
          <w:rPr>
            <w:sz w:val="24"/>
            <w:szCs w:val="24"/>
          </w:rPr>
          <w:t xml:space="preserve">Error handling </w:t>
        </w:r>
      </w:ins>
    </w:p>
    <w:p w14:paraId="1B5D813C" w14:textId="0B25FF93" w:rsidR="00A640B1" w:rsidDel="00A82B99" w:rsidRDefault="00071BB6" w:rsidP="00232237">
      <w:pPr>
        <w:rPr>
          <w:del w:id="1284" w:author="Steffen Maerdian" w:date="2018-04-18T17:58:00Z"/>
        </w:rPr>
      </w:pPr>
      <w:del w:id="1285" w:author="Steffen Maerdian" w:date="2018-04-18T17:58:00Z">
        <w:r w:rsidDel="00A82B99">
          <w:delText>T</w:delText>
        </w:r>
        <w:r w:rsidR="002F4E15" w:rsidDel="00A82B99">
          <w:delText>esting the FHIR conformance will be based on HTTPS://www.hl7.org/fhir/validation.html.</w:delText>
        </w:r>
      </w:del>
    </w:p>
    <w:p w14:paraId="399F9ABD" w14:textId="7E03D9C2" w:rsidR="002F4E15" w:rsidDel="00A82B99" w:rsidRDefault="002F4E15" w:rsidP="00232237">
      <w:pPr>
        <w:rPr>
          <w:del w:id="1286" w:author="Steffen Maerdian" w:date="2018-04-18T17:58:00Z"/>
        </w:rPr>
      </w:pPr>
      <w:del w:id="1287" w:author="Steffen Maerdian" w:date="2018-04-18T17:58:00Z">
        <w:r w:rsidDel="00A82B99">
          <w:delText>Business Rules will have to be specifically defined in user stories by the eBilling team.</w:delText>
        </w:r>
      </w:del>
    </w:p>
    <w:p w14:paraId="1F5BD7C2" w14:textId="66B4D733" w:rsidR="002F4E15" w:rsidDel="00A82B99" w:rsidRDefault="002F4E15" w:rsidP="00232237">
      <w:pPr>
        <w:pStyle w:val="ListParagraph"/>
        <w:numPr>
          <w:ilvl w:val="0"/>
          <w:numId w:val="32"/>
        </w:numPr>
        <w:rPr>
          <w:del w:id="1288" w:author="Steffen Maerdian" w:date="2018-04-18T17:58:00Z"/>
        </w:rPr>
      </w:pPr>
      <w:del w:id="1289" w:author="Steffen Maerdian" w:date="2018-04-18T17:58:00Z">
        <w:r w:rsidDel="00A82B99">
          <w:delText>Which fields are mandatory from a business perspective?</w:delText>
        </w:r>
      </w:del>
    </w:p>
    <w:p w14:paraId="545D3EDD" w14:textId="0D0C7069" w:rsidR="002F4E15" w:rsidRPr="005559F3" w:rsidDel="00A82B99" w:rsidRDefault="002F4E15" w:rsidP="00232237">
      <w:pPr>
        <w:pStyle w:val="ListParagraph"/>
        <w:numPr>
          <w:ilvl w:val="0"/>
          <w:numId w:val="32"/>
        </w:numPr>
        <w:rPr>
          <w:del w:id="1290" w:author="Steffen Maerdian" w:date="2018-04-18T17:58:00Z"/>
        </w:rPr>
      </w:pPr>
      <w:del w:id="1291" w:author="Steffen Maerdian" w:date="2018-04-18T17:58:00Z">
        <w:r w:rsidDel="00A82B99">
          <w:delText>Data integrity</w:delText>
        </w:r>
      </w:del>
    </w:p>
    <w:p w14:paraId="6C2B2FDE" w14:textId="77777777" w:rsidR="00A640B1" w:rsidRPr="005559F3" w:rsidRDefault="00A640B1" w:rsidP="00A640B1">
      <w:pPr>
        <w:pStyle w:val="BodyText"/>
        <w:rPr>
          <w:lang w:eastAsia="en-US"/>
        </w:rPr>
      </w:pPr>
    </w:p>
    <w:p w14:paraId="395E2F09" w14:textId="6EB06125" w:rsidR="00377177" w:rsidRPr="005559F3" w:rsidRDefault="00377177" w:rsidP="005559F3">
      <w:pPr>
        <w:pStyle w:val="Heading3"/>
      </w:pPr>
      <w:bookmarkStart w:id="1292" w:name="_Toc524429819"/>
      <w:r w:rsidRPr="005559F3">
        <w:t>Completeness</w:t>
      </w:r>
      <w:bookmarkEnd w:id="1292"/>
    </w:p>
    <w:p w14:paraId="59E94304" w14:textId="45A3DE78" w:rsidR="00382275" w:rsidRDefault="002F4E15" w:rsidP="00232237">
      <w:r>
        <w:t>Tests defined in section 2.10.1 must cover all the FHIR resources that are defined in section 2.6.1 in consideration of any functional user story.</w:t>
      </w:r>
    </w:p>
    <w:p w14:paraId="7B6D8DBF" w14:textId="34E3CEB3" w:rsidR="002F4E15" w:rsidRDefault="002F4E15" w:rsidP="00382275">
      <w:pPr>
        <w:pStyle w:val="BodyText"/>
        <w:rPr>
          <w:lang w:eastAsia="en-US"/>
        </w:rPr>
      </w:pPr>
    </w:p>
    <w:p w14:paraId="227D7BAD" w14:textId="3B992645" w:rsidR="002F4E15" w:rsidRDefault="002F4E15" w:rsidP="002F4E15">
      <w:pPr>
        <w:pStyle w:val="Heading3"/>
      </w:pPr>
      <w:bookmarkStart w:id="1293" w:name="_Toc524429820"/>
      <w:r>
        <w:t>Load Testing</w:t>
      </w:r>
      <w:bookmarkEnd w:id="1293"/>
    </w:p>
    <w:p w14:paraId="7D5DF5C3" w14:textId="0DBFCD96" w:rsidR="002F4E15" w:rsidRPr="002F4E15" w:rsidRDefault="002F4E15" w:rsidP="00232237">
      <w:r>
        <w:t>Bench mark tests must be performed based on individual use case requirements.</w:t>
      </w:r>
    </w:p>
    <w:p w14:paraId="7F8BB11D" w14:textId="77777777" w:rsidR="00A640B1" w:rsidRPr="005559F3" w:rsidRDefault="00A640B1" w:rsidP="00A640B1">
      <w:pPr>
        <w:pStyle w:val="BodyText"/>
        <w:rPr>
          <w:lang w:eastAsia="en-US"/>
        </w:rPr>
      </w:pPr>
    </w:p>
    <w:p w14:paraId="126FCC1E" w14:textId="0EC0281F" w:rsidR="00377177" w:rsidRPr="005559F3" w:rsidRDefault="00377177" w:rsidP="005559F3">
      <w:pPr>
        <w:pStyle w:val="Heading2"/>
      </w:pPr>
      <w:bookmarkStart w:id="1294" w:name="_Toc524429821"/>
      <w:r w:rsidRPr="005559F3">
        <w:t>Policies and Constraints</w:t>
      </w:r>
      <w:bookmarkEnd w:id="1294"/>
    </w:p>
    <w:p w14:paraId="51BEE977" w14:textId="3A9A797C" w:rsidR="00382275" w:rsidRPr="005559F3" w:rsidRDefault="00382275" w:rsidP="00382275">
      <w:pPr>
        <w:pStyle w:val="BodyText"/>
        <w:rPr>
          <w:lang w:eastAsia="en-US"/>
        </w:rPr>
      </w:pPr>
    </w:p>
    <w:p w14:paraId="7CCFEE85" w14:textId="77777777" w:rsidR="00A640B1" w:rsidRPr="005559F3" w:rsidRDefault="00A640B1" w:rsidP="00A640B1">
      <w:pPr>
        <w:pStyle w:val="BodyText"/>
        <w:rPr>
          <w:lang w:eastAsia="en-US"/>
        </w:rPr>
      </w:pPr>
    </w:p>
    <w:p w14:paraId="7B553B00" w14:textId="413B7094" w:rsidR="00377177" w:rsidRPr="005559F3" w:rsidRDefault="00377177" w:rsidP="005559F3">
      <w:pPr>
        <w:pStyle w:val="Heading3"/>
      </w:pPr>
      <w:bookmarkStart w:id="1295" w:name="_Toc524429822"/>
      <w:r w:rsidRPr="005559F3">
        <w:lastRenderedPageBreak/>
        <w:t>HIPAA Compliance</w:t>
      </w:r>
      <w:bookmarkEnd w:id="1295"/>
      <w:r w:rsidRPr="005559F3">
        <w:t xml:space="preserve"> </w:t>
      </w:r>
    </w:p>
    <w:p w14:paraId="4262581C" w14:textId="75EAA8DE" w:rsidR="00D43B3E" w:rsidRPr="00D43B3E" w:rsidRDefault="00D43B3E" w:rsidP="00D43B3E">
      <w:r w:rsidRPr="00D43B3E">
        <w:t xml:space="preserve">FSC receives transactions and then translates them into standard </w:t>
      </w:r>
      <w:r w:rsidR="00382275" w:rsidRPr="00382275">
        <w:t>ASC X12N/005010 837 Health Care Claims</w:t>
      </w:r>
      <w:r w:rsidR="00382275">
        <w:t xml:space="preserve"> message</w:t>
      </w:r>
      <w:r w:rsidRPr="00D43B3E">
        <w:t xml:space="preserve">, validates </w:t>
      </w:r>
      <w:r w:rsidR="00B4330F" w:rsidRPr="00D43B3E">
        <w:t>whether</w:t>
      </w:r>
      <w:r w:rsidRPr="00D43B3E">
        <w:t xml:space="preserve"> the data complies with HIPAA standards and then forwards the claim data to the (HCCH).</w:t>
      </w:r>
    </w:p>
    <w:p w14:paraId="32466659" w14:textId="0C951B67" w:rsidR="00A640B1" w:rsidRPr="005559F3" w:rsidRDefault="00A640B1" w:rsidP="00A640B1">
      <w:pPr>
        <w:pStyle w:val="BodyText"/>
        <w:rPr>
          <w:lang w:eastAsia="en-US"/>
        </w:rPr>
      </w:pPr>
    </w:p>
    <w:p w14:paraId="205AAA92" w14:textId="77777777" w:rsidR="00A640B1" w:rsidRPr="005559F3" w:rsidRDefault="00A640B1" w:rsidP="00A640B1">
      <w:pPr>
        <w:pStyle w:val="BodyText"/>
        <w:rPr>
          <w:lang w:eastAsia="en-US"/>
        </w:rPr>
      </w:pPr>
    </w:p>
    <w:p w14:paraId="42DD6FAB" w14:textId="77777777" w:rsidR="00377177" w:rsidRPr="005559F3" w:rsidRDefault="00377177" w:rsidP="00377177">
      <w:pPr>
        <w:pStyle w:val="BodyText"/>
        <w:rPr>
          <w:lang w:eastAsia="en-US"/>
        </w:rPr>
      </w:pPr>
    </w:p>
    <w:p w14:paraId="66096649" w14:textId="77777777" w:rsidR="00377177" w:rsidRPr="005559F3" w:rsidRDefault="00377177" w:rsidP="00377177">
      <w:pPr>
        <w:pStyle w:val="BodyText"/>
        <w:rPr>
          <w:lang w:eastAsia="en-US"/>
        </w:rPr>
      </w:pPr>
    </w:p>
    <w:p w14:paraId="054FEF43" w14:textId="77777777" w:rsidR="00995F9B" w:rsidRPr="005559F3" w:rsidRDefault="00995F9B" w:rsidP="00995F9B">
      <w:pPr>
        <w:pStyle w:val="BodyText"/>
        <w:ind w:left="360"/>
        <w:sectPr w:rsidR="00995F9B" w:rsidRPr="005559F3" w:rsidSect="006E4B3F">
          <w:headerReference w:type="even" r:id="rId31"/>
          <w:footerReference w:type="even" r:id="rId32"/>
          <w:pgSz w:w="12240" w:h="15840" w:code="1"/>
          <w:pgMar w:top="1440" w:right="1440" w:bottom="1440" w:left="1440" w:header="720" w:footer="720" w:gutter="0"/>
          <w:pgNumType w:start="1"/>
          <w:cols w:space="720"/>
          <w:docGrid w:linePitch="360"/>
        </w:sectPr>
      </w:pPr>
      <w:bookmarkStart w:id="1296" w:name="_Toc216071626"/>
      <w:bookmarkEnd w:id="1227"/>
      <w:bookmarkEnd w:id="1228"/>
      <w:bookmarkEnd w:id="1229"/>
      <w:bookmarkEnd w:id="1230"/>
    </w:p>
    <w:p w14:paraId="054FEF44" w14:textId="77777777" w:rsidR="00995F9B" w:rsidRPr="005559F3" w:rsidRDefault="00995F9B" w:rsidP="00995F9B">
      <w:pPr>
        <w:pStyle w:val="BodyText"/>
        <w:ind w:left="360"/>
      </w:pPr>
    </w:p>
    <w:p w14:paraId="054FEF45" w14:textId="491945C4" w:rsidR="00CC1A4D" w:rsidRPr="005559F3" w:rsidRDefault="00D952B0" w:rsidP="00CC1A4D">
      <w:pPr>
        <w:pStyle w:val="Heading1"/>
        <w:rPr>
          <w:rFonts w:ascii="Verdana" w:hAnsi="Verdana"/>
        </w:rPr>
      </w:pPr>
      <w:bookmarkStart w:id="1297" w:name="_Toc524429823"/>
      <w:bookmarkStart w:id="1298" w:name="_Toc263270971"/>
      <w:bookmarkStart w:id="1299" w:name="_Toc263271250"/>
      <w:bookmarkStart w:id="1300" w:name="_Toc377477611"/>
      <w:r w:rsidRPr="005559F3">
        <w:rPr>
          <w:rFonts w:ascii="Verdana" w:hAnsi="Verdana"/>
        </w:rPr>
        <w:t>Appendix A</w:t>
      </w:r>
      <w:bookmarkEnd w:id="1297"/>
      <w:r w:rsidRPr="005559F3">
        <w:rPr>
          <w:rFonts w:ascii="Verdana" w:hAnsi="Verdana"/>
        </w:rPr>
        <w:t xml:space="preserve"> </w:t>
      </w:r>
      <w:bookmarkEnd w:id="1"/>
      <w:bookmarkEnd w:id="1296"/>
      <w:bookmarkEnd w:id="1298"/>
      <w:bookmarkEnd w:id="1299"/>
      <w:bookmarkEnd w:id="1300"/>
    </w:p>
    <w:p w14:paraId="3275E7CE" w14:textId="36F8BD3E" w:rsidR="00377177" w:rsidRDefault="00377177" w:rsidP="00B424EB">
      <w:pPr>
        <w:pStyle w:val="Heading2"/>
      </w:pPr>
      <w:bookmarkStart w:id="1301" w:name="_Toc524429824"/>
      <w:r w:rsidRPr="005559F3">
        <w:t>Data Elements</w:t>
      </w:r>
      <w:bookmarkEnd w:id="1301"/>
    </w:p>
    <w:p w14:paraId="7F80CB43" w14:textId="12892E4C" w:rsidR="00D82D89" w:rsidRPr="00232237" w:rsidRDefault="00D82D89" w:rsidP="00232237">
      <w:pPr>
        <w:pStyle w:val="BodyText"/>
        <w:rPr>
          <w:szCs w:val="24"/>
        </w:rPr>
      </w:pPr>
      <w:r w:rsidRPr="00232237">
        <w:rPr>
          <w:sz w:val="24"/>
          <w:szCs w:val="24"/>
          <w:lang w:eastAsia="en-US"/>
        </w:rPr>
        <w:t>Data being exchanged between TAS and FSC will be formatted in FHIR using the JSON notation. Data elements are mapped into fields in FHIR resources. FHIR resources will be located inside a FHIR bundle.</w:t>
      </w:r>
    </w:p>
    <w:p w14:paraId="780BF152" w14:textId="784F6561" w:rsidR="00377177" w:rsidRDefault="00377177" w:rsidP="00377177">
      <w:pPr>
        <w:pStyle w:val="Heading2"/>
      </w:pPr>
      <w:bookmarkStart w:id="1302" w:name="_Toc524429825"/>
      <w:r w:rsidRPr="005559F3">
        <w:t>Bundle</w:t>
      </w:r>
      <w:r w:rsidR="0073113E">
        <w:t xml:space="preserve"> (837)</w:t>
      </w:r>
      <w:bookmarkEnd w:id="1302"/>
    </w:p>
    <w:p w14:paraId="43CF8F49" w14:textId="77777777" w:rsidR="00A30EA1" w:rsidRPr="000F354C" w:rsidRDefault="00A30EA1" w:rsidP="00A30EA1">
      <w:pPr>
        <w:pStyle w:val="BodyText"/>
        <w:rPr>
          <w:sz w:val="24"/>
          <w:szCs w:val="24"/>
          <w:lang w:eastAsia="en-US"/>
        </w:rPr>
      </w:pPr>
      <w:r w:rsidRPr="000F354C">
        <w:rPr>
          <w:sz w:val="24"/>
          <w:szCs w:val="24"/>
          <w:lang w:eastAsia="en-US"/>
        </w:rPr>
        <w:t>Repeating fields within a segment need context definition so they can be differentiated within a segment. Also, repeating fields across multiple segments need to be differentiated. Following steps have been used to assign context to fields.</w:t>
      </w:r>
    </w:p>
    <w:p w14:paraId="0CB8CAA0" w14:textId="343D3AC0" w:rsidR="00A30EA1" w:rsidRPr="000F354C" w:rsidRDefault="00A30EA1" w:rsidP="00382275">
      <w:pPr>
        <w:pStyle w:val="BodyText"/>
        <w:rPr>
          <w:sz w:val="24"/>
          <w:szCs w:val="24"/>
          <w:lang w:eastAsia="en-US"/>
        </w:rPr>
      </w:pPr>
      <w:r w:rsidRPr="000F354C">
        <w:rPr>
          <w:sz w:val="24"/>
          <w:szCs w:val="24"/>
          <w:lang w:eastAsia="en-US"/>
        </w:rPr>
        <w:t xml:space="preserve">1. Identify the segment where the resource is located (Bundle.entry.extension.url="segment" </w:t>
      </w:r>
      <w:proofErr w:type="gramStart"/>
      <w:r w:rsidRPr="000F354C">
        <w:rPr>
          <w:sz w:val="24"/>
          <w:szCs w:val="24"/>
          <w:lang w:eastAsia="en-US"/>
        </w:rPr>
        <w:t xml:space="preserve">and  </w:t>
      </w:r>
      <w:proofErr w:type="spellStart"/>
      <w:r w:rsidRPr="000F354C">
        <w:rPr>
          <w:sz w:val="24"/>
          <w:szCs w:val="24"/>
          <w:lang w:eastAsia="en-US"/>
        </w:rPr>
        <w:t>Bundle.entry</w:t>
      </w:r>
      <w:proofErr w:type="gramEnd"/>
      <w:r w:rsidRPr="000F354C">
        <w:rPr>
          <w:sz w:val="24"/>
          <w:szCs w:val="24"/>
          <w:lang w:eastAsia="en-US"/>
        </w:rPr>
        <w:t>.extension.valueString</w:t>
      </w:r>
      <w:proofErr w:type="spellEnd"/>
      <w:r w:rsidRPr="000F354C">
        <w:rPr>
          <w:sz w:val="24"/>
          <w:szCs w:val="24"/>
          <w:lang w:eastAsia="en-US"/>
        </w:rPr>
        <w:t>="</w:t>
      </w:r>
      <w:r w:rsidR="008B0D28">
        <w:rPr>
          <w:sz w:val="24"/>
          <w:szCs w:val="24"/>
          <w:lang w:eastAsia="en-US"/>
        </w:rPr>
        <w:t>837</w:t>
      </w:r>
      <w:r w:rsidRPr="000F354C">
        <w:rPr>
          <w:sz w:val="24"/>
          <w:szCs w:val="24"/>
          <w:lang w:eastAsia="en-US"/>
        </w:rPr>
        <w:t>-EVN") [</w:t>
      </w:r>
      <w:proofErr w:type="spellStart"/>
      <w:r w:rsidRPr="000F354C">
        <w:rPr>
          <w:sz w:val="24"/>
          <w:szCs w:val="24"/>
          <w:lang w:eastAsia="en-US"/>
        </w:rPr>
        <w:t>MessageType</w:t>
      </w:r>
      <w:proofErr w:type="spellEnd"/>
      <w:r w:rsidRPr="000F354C">
        <w:rPr>
          <w:sz w:val="24"/>
          <w:szCs w:val="24"/>
          <w:lang w:eastAsia="en-US"/>
        </w:rPr>
        <w:t>-Segment]</w:t>
      </w:r>
    </w:p>
    <w:p w14:paraId="28420D34" w14:textId="22879923" w:rsidR="00A30EA1" w:rsidRPr="000F354C" w:rsidRDefault="00A30EA1" w:rsidP="00382275">
      <w:pPr>
        <w:pStyle w:val="BodyText"/>
        <w:rPr>
          <w:sz w:val="24"/>
          <w:szCs w:val="24"/>
          <w:lang w:eastAsia="en-US"/>
        </w:rPr>
      </w:pPr>
      <w:r w:rsidRPr="000F354C">
        <w:rPr>
          <w:sz w:val="24"/>
          <w:szCs w:val="24"/>
          <w:lang w:eastAsia="en-US"/>
        </w:rPr>
        <w:t xml:space="preserve">2. Where elements repeat within a segment use </w:t>
      </w:r>
      <w:proofErr w:type="spellStart"/>
      <w:proofErr w:type="gramStart"/>
      <w:r w:rsidRPr="000F354C">
        <w:rPr>
          <w:sz w:val="24"/>
          <w:szCs w:val="24"/>
          <w:lang w:eastAsia="en-US"/>
        </w:rPr>
        <w:t>extension.valueString</w:t>
      </w:r>
      <w:proofErr w:type="spellEnd"/>
      <w:proofErr w:type="gramEnd"/>
      <w:r w:rsidRPr="000F354C">
        <w:rPr>
          <w:sz w:val="24"/>
          <w:szCs w:val="24"/>
          <w:lang w:eastAsia="en-US"/>
        </w:rPr>
        <w:t xml:space="preserve"> to identify field (Basic.extension.url="sequence" and </w:t>
      </w:r>
      <w:proofErr w:type="spellStart"/>
      <w:r w:rsidRPr="000F354C">
        <w:rPr>
          <w:sz w:val="24"/>
          <w:szCs w:val="24"/>
          <w:lang w:eastAsia="en-US"/>
        </w:rPr>
        <w:t>Basic.extension.valueString</w:t>
      </w:r>
      <w:proofErr w:type="spellEnd"/>
      <w:r w:rsidRPr="000F354C">
        <w:rPr>
          <w:sz w:val="24"/>
          <w:szCs w:val="24"/>
          <w:lang w:eastAsia="en-US"/>
        </w:rPr>
        <w:t>="</w:t>
      </w:r>
      <w:r w:rsidR="008B0D28">
        <w:rPr>
          <w:sz w:val="24"/>
          <w:szCs w:val="24"/>
          <w:lang w:eastAsia="en-US"/>
        </w:rPr>
        <w:t>837</w:t>
      </w:r>
      <w:r w:rsidRPr="000F354C">
        <w:rPr>
          <w:sz w:val="24"/>
          <w:szCs w:val="24"/>
          <w:lang w:eastAsia="en-US"/>
        </w:rPr>
        <w:t xml:space="preserve">-MSH-16" or Location.identifier.extension.url="sequence" and </w:t>
      </w:r>
      <w:proofErr w:type="spellStart"/>
      <w:r w:rsidRPr="000F354C">
        <w:rPr>
          <w:sz w:val="24"/>
          <w:szCs w:val="24"/>
          <w:lang w:eastAsia="en-US"/>
        </w:rPr>
        <w:t>Location.identifier.extension.valueString</w:t>
      </w:r>
      <w:proofErr w:type="spellEnd"/>
      <w:r w:rsidRPr="000F354C">
        <w:rPr>
          <w:sz w:val="24"/>
          <w:szCs w:val="24"/>
          <w:lang w:eastAsia="en-US"/>
        </w:rPr>
        <w:t>="</w:t>
      </w:r>
      <w:r w:rsidR="008B0D28">
        <w:rPr>
          <w:sz w:val="24"/>
          <w:szCs w:val="24"/>
          <w:lang w:eastAsia="en-US"/>
        </w:rPr>
        <w:t>837</w:t>
      </w:r>
      <w:r w:rsidRPr="000F354C">
        <w:rPr>
          <w:sz w:val="24"/>
          <w:szCs w:val="24"/>
          <w:lang w:eastAsia="en-US"/>
        </w:rPr>
        <w:t>-MSH-3") [</w:t>
      </w:r>
      <w:proofErr w:type="spellStart"/>
      <w:r w:rsidRPr="000F354C">
        <w:rPr>
          <w:sz w:val="24"/>
          <w:szCs w:val="24"/>
          <w:lang w:eastAsia="en-US"/>
        </w:rPr>
        <w:t>MessageType</w:t>
      </w:r>
      <w:proofErr w:type="spellEnd"/>
      <w:r w:rsidRPr="000F354C">
        <w:rPr>
          <w:sz w:val="24"/>
          <w:szCs w:val="24"/>
          <w:lang w:eastAsia="en-US"/>
        </w:rPr>
        <w:t>-Segment-Field]</w:t>
      </w:r>
    </w:p>
    <w:p w14:paraId="18F13652" w14:textId="6F82C52E" w:rsidR="00A30EA1" w:rsidRDefault="00A30EA1" w:rsidP="00382275">
      <w:pPr>
        <w:pStyle w:val="BodyText"/>
        <w:rPr>
          <w:sz w:val="24"/>
          <w:szCs w:val="24"/>
          <w:lang w:eastAsia="en-US"/>
        </w:rPr>
      </w:pPr>
      <w:r w:rsidRPr="000F354C">
        <w:rPr>
          <w:sz w:val="24"/>
          <w:szCs w:val="24"/>
          <w:lang w:eastAsia="en-US"/>
        </w:rPr>
        <w:t>3. Repeating segments will include an incrementing id (MSA1, MSA2, ...)</w:t>
      </w:r>
    </w:p>
    <w:p w14:paraId="06D35F37" w14:textId="7BCB404F" w:rsidR="00740C14" w:rsidRDefault="00B35415" w:rsidP="00382275">
      <w:pPr>
        <w:pStyle w:val="BodyText"/>
        <w:rPr>
          <w:ins w:id="1303" w:author="Oulson, Keith T. (Halfaker)" w:date="2018-11-06T14:41:00Z"/>
          <w:sz w:val="24"/>
          <w:szCs w:val="24"/>
          <w:lang w:eastAsia="en-US"/>
        </w:rPr>
      </w:pPr>
      <w:ins w:id="1304" w:author="Oulson, Keith T. (Halfaker)" w:date="2018-11-06T13:25:00Z">
        <w:r w:rsidRPr="00F90A65">
          <w:rPr>
            <w:sz w:val="24"/>
            <w:szCs w:val="24"/>
            <w:lang w:eastAsia="en-US"/>
            <w:rPrChange w:id="1305" w:author="Oulson, Keith T. (Halfaker)" w:date="2018-11-06T13:27:00Z">
              <w:rPr>
                <w:lang w:eastAsia="en-US"/>
              </w:rPr>
            </w:rPrChange>
          </w:rPr>
          <w:t xml:space="preserve">4. </w:t>
        </w:r>
        <w:r w:rsidR="00F90A65" w:rsidRPr="00F90A65">
          <w:rPr>
            <w:sz w:val="24"/>
            <w:szCs w:val="24"/>
            <w:lang w:eastAsia="en-US"/>
            <w:rPrChange w:id="1306" w:author="Oulson, Keith T. (Halfaker)" w:date="2018-11-06T13:27:00Z">
              <w:rPr>
                <w:lang w:eastAsia="en-US"/>
              </w:rPr>
            </w:rPrChange>
          </w:rPr>
          <w:t>Identifying elements of repeating sub-segments</w:t>
        </w:r>
      </w:ins>
      <w:ins w:id="1307" w:author="Oulson, Keith T. (Halfaker)" w:date="2018-11-06T13:26:00Z">
        <w:r w:rsidR="00F90A65" w:rsidRPr="00F90A65">
          <w:rPr>
            <w:sz w:val="24"/>
            <w:szCs w:val="24"/>
            <w:lang w:eastAsia="en-US"/>
            <w:rPrChange w:id="1308" w:author="Oulson, Keith T. (Halfaker)" w:date="2018-11-06T13:27:00Z">
              <w:rPr>
                <w:lang w:eastAsia="en-US"/>
              </w:rPr>
            </w:rPrChange>
          </w:rPr>
          <w:t>, for example</w:t>
        </w:r>
      </w:ins>
      <w:ins w:id="1309" w:author="Oulson, Keith T. (Halfaker)" w:date="2018-11-06T13:25:00Z">
        <w:r w:rsidR="00F90A65" w:rsidRPr="00F90A65">
          <w:rPr>
            <w:sz w:val="24"/>
            <w:szCs w:val="24"/>
            <w:lang w:eastAsia="en-US"/>
            <w:rPrChange w:id="1310" w:author="Oulson, Keith T. (Halfaker)" w:date="2018-11-06T13:27:00Z">
              <w:rPr>
                <w:lang w:eastAsia="en-US"/>
              </w:rPr>
            </w:rPrChange>
          </w:rPr>
          <w:t xml:space="preserve"> (</w:t>
        </w:r>
      </w:ins>
      <w:ins w:id="1311" w:author="Oulson, Keith T. (Halfaker)" w:date="2018-11-06T13:26:00Z">
        <w:r w:rsidR="00F90A65" w:rsidRPr="00F90A65">
          <w:rPr>
            <w:sz w:val="24"/>
            <w:szCs w:val="24"/>
            <w:lang w:eastAsia="en-US"/>
            <w:rPrChange w:id="1312" w:author="Oulson, Keith T. (Halfaker)" w:date="2018-11-06T13:27:00Z">
              <w:rPr>
                <w:lang w:eastAsia="en-US"/>
              </w:rPr>
            </w:rPrChange>
          </w:rPr>
          <w:t>CI1)</w:t>
        </w:r>
      </w:ins>
      <w:ins w:id="1313" w:author="Oulson, Keith T. (Halfaker)" w:date="2018-11-06T13:27:00Z">
        <w:r w:rsidR="00F90A65" w:rsidRPr="00F90A65">
          <w:rPr>
            <w:sz w:val="24"/>
            <w:szCs w:val="24"/>
            <w:lang w:eastAsia="en-US"/>
            <w:rPrChange w:id="1314" w:author="Oulson, Keith T. (Halfaker)" w:date="2018-11-06T13:27:00Z">
              <w:rPr>
                <w:lang w:eastAsia="en-US"/>
              </w:rPr>
            </w:rPrChange>
          </w:rPr>
          <w:t xml:space="preserve"> </w:t>
        </w:r>
        <w:proofErr w:type="gramStart"/>
        <w:r w:rsidR="00F90A65" w:rsidRPr="00F90A65">
          <w:rPr>
            <w:sz w:val="24"/>
            <w:szCs w:val="24"/>
            <w:lang w:eastAsia="en-US"/>
            <w:rPrChange w:id="1315" w:author="Oulson, Keith T. (Halfaker)" w:date="2018-11-06T13:27:00Z">
              <w:rPr>
                <w:lang w:eastAsia="en-US"/>
              </w:rPr>
            </w:rPrChange>
          </w:rPr>
          <w:t>are located in</w:t>
        </w:r>
        <w:proofErr w:type="gramEnd"/>
        <w:r w:rsidR="00F90A65" w:rsidRPr="00F90A65">
          <w:rPr>
            <w:sz w:val="24"/>
            <w:szCs w:val="24"/>
            <w:lang w:eastAsia="en-US"/>
            <w:rPrChange w:id="1316" w:author="Oulson, Keith T. (Halfaker)" w:date="2018-11-06T13:27:00Z">
              <w:rPr>
                <w:lang w:eastAsia="en-US"/>
              </w:rPr>
            </w:rPrChange>
          </w:rPr>
          <w:t xml:space="preserve"> the meta section of the bundle.</w:t>
        </w:r>
      </w:ins>
    </w:p>
    <w:p w14:paraId="3F6F1268" w14:textId="77777777" w:rsidR="00712024" w:rsidRPr="00F90A65" w:rsidRDefault="00712024" w:rsidP="00382275">
      <w:pPr>
        <w:pStyle w:val="BodyText"/>
        <w:rPr>
          <w:sz w:val="24"/>
          <w:szCs w:val="24"/>
          <w:lang w:eastAsia="en-US"/>
          <w:rPrChange w:id="1317" w:author="Oulson, Keith T. (Halfaker)" w:date="2018-11-06T13:27:00Z">
            <w:rPr>
              <w:lang w:eastAsia="en-US"/>
            </w:rPr>
          </w:rPrChange>
        </w:rPr>
      </w:pPr>
    </w:p>
    <w:p w14:paraId="56288EBA" w14:textId="5D23EE19" w:rsidR="00740C14" w:rsidRDefault="00740C14" w:rsidP="00740C14">
      <w:pPr>
        <w:pStyle w:val="Heading3"/>
      </w:pPr>
      <w:r>
        <w:t xml:space="preserve"> </w:t>
      </w:r>
      <w:bookmarkStart w:id="1318" w:name="_Toc524429826"/>
      <w:r>
        <w:t xml:space="preserve">837 </w:t>
      </w:r>
      <w:r w:rsidR="000E2C72">
        <w:t>Health Care Claims Bundle</w:t>
      </w:r>
      <w:r w:rsidR="002E09E1">
        <w:t>s</w:t>
      </w:r>
      <w:bookmarkEnd w:id="1318"/>
    </w:p>
    <w:p w14:paraId="51D5FC1E" w14:textId="4915EA3D" w:rsidR="00DF0D53" w:rsidDel="005A2729" w:rsidRDefault="00DF0D53" w:rsidP="00351096">
      <w:pPr>
        <w:rPr>
          <w:del w:id="1319" w:author="Steffen Maerdian" w:date="2018-05-01T15:08:00Z"/>
        </w:rPr>
      </w:pPr>
      <w:del w:id="1320" w:author="Steffen Maerdian" w:date="2018-05-01T15:08:00Z">
        <w:r w:rsidDel="005A2729">
          <w:delText xml:space="preserve">NOTE </w:delText>
        </w:r>
        <w:r w:rsidR="00351096" w:rsidDel="005A2729">
          <w:rPr>
            <w:shd w:val="clear" w:color="auto" w:fill="FFFFFF"/>
          </w:rPr>
          <w:delText>The JSON bundle files are auto-generated using the mapping sheets. They may not be accurate and there are issues that we are aware of. We are continuing to fix the issues that we've identified.</w:delText>
        </w:r>
      </w:del>
    </w:p>
    <w:p w14:paraId="65F8B127" w14:textId="1F7F38E0" w:rsidR="00470D90" w:rsidRDefault="00470D90" w:rsidP="00470D90"/>
    <w:p w14:paraId="6EB5A551" w14:textId="38C661F9" w:rsidR="005719E5" w:rsidRDefault="005719E5" w:rsidP="00470D90">
      <w:pPr>
        <w:rPr>
          <w:ins w:id="1321" w:author="Steffen Maerdian" w:date="2018-05-01T15:09:00Z"/>
        </w:rPr>
      </w:pPr>
      <w:r>
        <w:t>JSON bundles for 837</w:t>
      </w:r>
      <w:del w:id="1322" w:author="Steffen Maerdian" w:date="2018-05-01T15:08:00Z">
        <w:r w:rsidDel="005A2729">
          <w:delText>’</w:delText>
        </w:r>
      </w:del>
      <w:r>
        <w:t>s</w:t>
      </w:r>
    </w:p>
    <w:p w14:paraId="2DA94E32" w14:textId="77777777" w:rsidR="006D79AC" w:rsidRDefault="006D79AC" w:rsidP="00470D90"/>
    <w:p w14:paraId="751C1464" w14:textId="25358252" w:rsidR="00470D90" w:rsidRDefault="005719E5" w:rsidP="002C7CAF">
      <w:pPr>
        <w:rPr>
          <w:ins w:id="1323" w:author="Oulson, Keith T. (Halfaker)" w:date="2018-11-13T14:29:00Z"/>
        </w:rPr>
      </w:pPr>
      <w:r>
        <w:t>837</w:t>
      </w:r>
      <w:r w:rsidR="001F6B11">
        <w:t>I</w:t>
      </w:r>
    </w:p>
    <w:p w14:paraId="10D5401C" w14:textId="55404518" w:rsidR="00C051D7" w:rsidRDefault="00C051D7" w:rsidP="002C7CAF">
      <w:ins w:id="1324" w:author="Oulson, Keith T. (Halfaker)" w:date="2018-11-13T14:30:00Z">
        <w:r>
          <w:object w:dxaOrig="1531" w:dyaOrig="990" w14:anchorId="1DA78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76.5pt;height:49.5pt" o:ole="">
              <v:imagedata r:id="rId33" o:title=""/>
            </v:shape>
            <o:OLEObject Type="Embed" ProgID="Package" ShapeID="_x0000_i1046" DrawAspect="Icon" ObjectID="_1603624910" r:id="rId34"/>
          </w:object>
        </w:r>
      </w:ins>
    </w:p>
    <w:p w14:paraId="7C44E881" w14:textId="3EF80645" w:rsidR="001F6B11" w:rsidRDefault="00545DE4" w:rsidP="002C7CAF">
      <w:del w:id="1325" w:author="Maerdian, Steffen (Halfaker)" w:date="2018-08-23T08:02:00Z">
        <w:r w:rsidDel="006F5A37">
          <w:fldChar w:fldCharType="begin"/>
        </w:r>
        <w:r w:rsidDel="006F5A37">
          <w:fldChar w:fldCharType="end"/>
        </w:r>
      </w:del>
      <w:ins w:id="1326" w:author="Steffen Maerdian" w:date="2018-04-30T17:28:00Z">
        <w:del w:id="1327" w:author="Maerdian, Steffen (Halfaker)" w:date="2018-07-31T19:33:00Z">
          <w:r w:rsidR="00C4615A" w:rsidDel="00F52C80">
            <w:object w:dxaOrig="1532" w:dyaOrig="991" w14:anchorId="5742C3E0">
              <v:shape id="_x0000_i1025" type="#_x0000_t75" style="width:76.5pt;height:49.5pt" o:ole="">
                <v:imagedata r:id="rId35" o:title=""/>
              </v:shape>
              <o:OLEObject Type="Embed" ProgID="Package" ShapeID="_x0000_i1025" DrawAspect="Icon" ObjectID="_1603624911" r:id="rId36"/>
            </w:object>
          </w:r>
        </w:del>
      </w:ins>
      <w:del w:id="1328" w:author="Steffen Maerdian" w:date="2018-04-30T17:27:00Z">
        <w:r w:rsidR="00B14931" w:rsidDel="00C4615A">
          <w:fldChar w:fldCharType="begin"/>
        </w:r>
        <w:r w:rsidR="00B14931" w:rsidDel="00C4615A">
          <w:fldChar w:fldCharType="end"/>
        </w:r>
      </w:del>
    </w:p>
    <w:p w14:paraId="3888AAC1" w14:textId="4EDF1BEC" w:rsidR="005729A9" w:rsidDel="00C051D7" w:rsidRDefault="006F5A37" w:rsidP="002C7CAF">
      <w:pPr>
        <w:rPr>
          <w:del w:id="1329" w:author="Oulson, Keith T. (Halfaker)" w:date="2018-11-13T14:30:00Z"/>
        </w:rPr>
      </w:pPr>
      <w:ins w:id="1330" w:author="Maerdian, Steffen (Halfaker)" w:date="2018-08-23T08:03:00Z">
        <w:del w:id="1331" w:author="Oulson, Keith T. (Halfaker)" w:date="2018-11-13T14:30:00Z">
          <w:r w:rsidDel="00C051D7">
            <w:object w:dxaOrig="1513" w:dyaOrig="984" w14:anchorId="397C688B">
              <v:shape id="_x0000_i1026" type="#_x0000_t75" style="width:75.75pt;height:49.5pt" o:ole="">
                <v:imagedata r:id="rId37" o:title=""/>
              </v:shape>
              <o:OLEObject Type="Embed" ProgID="Package" ShapeID="_x0000_i1026" DrawAspect="Icon" ObjectID="_1603624912" r:id="rId38"/>
            </w:object>
          </w:r>
        </w:del>
      </w:ins>
      <w:del w:id="1332" w:author="Oulson, Keith T. (Halfaker)" w:date="2018-11-13T14:30:00Z">
        <w:r w:rsidR="005729A9" w:rsidDel="00C051D7">
          <w:object w:dxaOrig="1540" w:dyaOrig="997" w14:anchorId="7C114F13">
            <v:shape id="_x0000_i1027" type="#_x0000_t75" style="width:77.25pt;height:49.5pt" o:ole="">
              <v:imagedata r:id="rId39" o:title=""/>
            </v:shape>
            <o:OLEObject Type="Embed" ProgID="Package" ShapeID="_x0000_i1027" DrawAspect="Icon" ObjectID="_1603624913" r:id="rId40"/>
          </w:object>
        </w:r>
      </w:del>
    </w:p>
    <w:p w14:paraId="35BA678A" w14:textId="0DE04C05" w:rsidR="00071E20" w:rsidDel="00DD61DE" w:rsidRDefault="00071E20">
      <w:pPr>
        <w:rPr>
          <w:del w:id="1333" w:author="Keith Oulson" w:date="2018-04-25T12:07:00Z"/>
        </w:rPr>
      </w:pPr>
      <w:del w:id="1334" w:author="Keith Oulson" w:date="2018-04-25T12:07:00Z">
        <w:r w:rsidDel="00DD61DE">
          <w:br w:type="page"/>
        </w:r>
      </w:del>
    </w:p>
    <w:p w14:paraId="4C751F6C" w14:textId="2CF10786" w:rsidR="001F6B11" w:rsidRDefault="005719E5" w:rsidP="002C7CAF">
      <w:r>
        <w:t>837</w:t>
      </w:r>
      <w:r w:rsidR="001F6B11">
        <w:t>P</w:t>
      </w:r>
    </w:p>
    <w:p w14:paraId="52C1E612" w14:textId="71B10FB8" w:rsidR="001F6B11" w:rsidRDefault="00C051D7" w:rsidP="002C7CAF">
      <w:ins w:id="1335" w:author="Oulson, Keith T. (Halfaker)" w:date="2018-11-13T14:30:00Z">
        <w:r>
          <w:object w:dxaOrig="1531" w:dyaOrig="990" w14:anchorId="30B4E8FA">
            <v:shape id="_x0000_i1050" type="#_x0000_t75" style="width:76.5pt;height:49.5pt" o:ole="">
              <v:imagedata r:id="rId41" o:title=""/>
            </v:shape>
            <o:OLEObject Type="Embed" ProgID="Package" ShapeID="_x0000_i1050" DrawAspect="Icon" ObjectID="_1603624914" r:id="rId42"/>
          </w:object>
        </w:r>
      </w:ins>
      <w:ins w:id="1336" w:author="Steffen Maerdian" w:date="2018-05-01T09:54:00Z">
        <w:del w:id="1337" w:author="Maerdian, Steffen (Halfaker)" w:date="2018-07-31T19:33:00Z">
          <w:r w:rsidR="00836388" w:rsidDel="00F52C80">
            <w:object w:dxaOrig="1532" w:dyaOrig="991" w14:anchorId="28F3FAA3">
              <v:shape id="_x0000_i1028" type="#_x0000_t75" style="width:76.5pt;height:49.5pt" o:ole="">
                <v:imagedata r:id="rId43" o:title=""/>
              </v:shape>
              <o:OLEObject Type="Embed" ProgID="Package" ShapeID="_x0000_i1028" DrawAspect="Icon" ObjectID="_1603624915" r:id="rId44"/>
            </w:object>
          </w:r>
        </w:del>
      </w:ins>
      <w:del w:id="1338" w:author="Steffen Maerdian" w:date="2018-05-01T09:53:00Z">
        <w:r w:rsidR="00C4615A" w:rsidDel="00836388">
          <w:fldChar w:fldCharType="begin"/>
        </w:r>
        <w:r w:rsidR="00C4615A" w:rsidDel="00836388">
          <w:fldChar w:fldCharType="end"/>
        </w:r>
      </w:del>
      <w:del w:id="1339" w:author="Steffen Maerdian" w:date="2018-04-30T17:27:00Z">
        <w:r w:rsidR="00B14931" w:rsidDel="00C4615A">
          <w:fldChar w:fldCharType="begin"/>
        </w:r>
        <w:r w:rsidR="00B14931" w:rsidDel="00C4615A">
          <w:fldChar w:fldCharType="end"/>
        </w:r>
      </w:del>
    </w:p>
    <w:p w14:paraId="1DEEFBA5" w14:textId="16D56037" w:rsidR="005729A9" w:rsidRDefault="006F5A37" w:rsidP="002C7CAF">
      <w:ins w:id="1340" w:author="Maerdian, Steffen (Halfaker)" w:date="2018-08-23T08:04:00Z">
        <w:del w:id="1341" w:author="Oulson, Keith T. (Halfaker)" w:date="2018-11-13T14:30:00Z">
          <w:r w:rsidDel="00C051D7">
            <w:object w:dxaOrig="1513" w:dyaOrig="984" w14:anchorId="78C68572">
              <v:shape id="_x0000_i1029" type="#_x0000_t75" style="width:75.75pt;height:49.5pt" o:ole="">
                <v:imagedata r:id="rId45" o:title=""/>
              </v:shape>
              <o:OLEObject Type="Embed" ProgID="Package" ShapeID="_x0000_i1029" DrawAspect="Icon" ObjectID="_1603624916" r:id="rId46"/>
            </w:object>
          </w:r>
        </w:del>
      </w:ins>
      <w:del w:id="1342" w:author="Maerdian, Steffen (Halfaker)" w:date="2018-08-23T08:02:00Z">
        <w:r w:rsidR="00545DE4" w:rsidDel="006F5A37">
          <w:fldChar w:fldCharType="begin"/>
        </w:r>
        <w:r w:rsidR="00545DE4" w:rsidDel="006F5A37">
          <w:fldChar w:fldCharType="end"/>
        </w:r>
      </w:del>
      <w:del w:id="1343" w:author="Steffen Maerdian" w:date="2018-04-26T12:32:00Z">
        <w:r w:rsidR="005729A9" w:rsidDel="00B36B84">
          <w:object w:dxaOrig="1540" w:dyaOrig="997" w14:anchorId="1AAFFB7F">
            <v:shape id="_x0000_i1030" type="#_x0000_t75" style="width:77.25pt;height:49.5pt" o:ole="">
              <v:imagedata r:id="rId47" o:title=""/>
            </v:shape>
            <o:OLEObject Type="Embed" ProgID="Package" ShapeID="_x0000_i1030" DrawAspect="Icon" ObjectID="_1603624917" r:id="rId48"/>
          </w:object>
        </w:r>
      </w:del>
      <w:del w:id="1344" w:author="Steffen Maerdian" w:date="2018-04-27T15:47:00Z">
        <w:r w:rsidR="00DF0CF8" w:rsidDel="00B14931">
          <w:fldChar w:fldCharType="begin"/>
        </w:r>
        <w:r w:rsidR="00DF0CF8" w:rsidDel="00B14931">
          <w:fldChar w:fldCharType="end"/>
        </w:r>
      </w:del>
    </w:p>
    <w:p w14:paraId="7BE7D223" w14:textId="2161A437" w:rsidR="001F6B11" w:rsidRDefault="005719E5" w:rsidP="002C7CAF">
      <w:pPr>
        <w:rPr>
          <w:ins w:id="1345" w:author="Maerdian, Steffen (Halfaker)" w:date="2018-08-23T08:05:00Z"/>
        </w:rPr>
      </w:pPr>
      <w:r>
        <w:t>837</w:t>
      </w:r>
      <w:r w:rsidR="001F6B11">
        <w:t>D</w:t>
      </w:r>
    </w:p>
    <w:p w14:paraId="39E58B14" w14:textId="08273F48" w:rsidR="006F5A37" w:rsidRPr="00470D90" w:rsidRDefault="00C051D7" w:rsidP="002C7CAF">
      <w:ins w:id="1346" w:author="Oulson, Keith T. (Halfaker)" w:date="2018-11-13T14:31:00Z">
        <w:r>
          <w:object w:dxaOrig="1531" w:dyaOrig="990" w14:anchorId="64B373A9">
            <v:shape id="_x0000_i1054" type="#_x0000_t75" style="width:76.5pt;height:49.5pt" o:ole="">
              <v:imagedata r:id="rId49" o:title=""/>
            </v:shape>
            <o:OLEObject Type="Embed" ProgID="Package" ShapeID="_x0000_i1054" DrawAspect="Icon" ObjectID="_1603624918" r:id="rId50"/>
          </w:object>
        </w:r>
      </w:ins>
    </w:p>
    <w:p w14:paraId="46A4D160" w14:textId="0A29B533" w:rsidR="000E2C72" w:rsidRDefault="006F5A37" w:rsidP="000E2C72">
      <w:pPr>
        <w:pStyle w:val="BodyText"/>
        <w:rPr>
          <w:lang w:eastAsia="en-US"/>
        </w:rPr>
      </w:pPr>
      <w:ins w:id="1347" w:author="Maerdian, Steffen (Halfaker)" w:date="2018-08-23T08:04:00Z">
        <w:del w:id="1348" w:author="Oulson, Keith T. (Halfaker)" w:date="2018-11-13T14:30:00Z">
          <w:r w:rsidDel="00C051D7">
            <w:rPr>
              <w:lang w:eastAsia="en-US"/>
            </w:rPr>
            <w:object w:dxaOrig="1513" w:dyaOrig="984" w14:anchorId="3564F2D4">
              <v:shape id="_x0000_i1031" type="#_x0000_t75" style="width:75.75pt;height:49.5pt" o:ole="">
                <v:imagedata r:id="rId51" o:title=""/>
              </v:shape>
              <o:OLEObject Type="Embed" ProgID="Package" ShapeID="_x0000_i1031" DrawAspect="Icon" ObjectID="_1603624919" r:id="rId52"/>
            </w:object>
          </w:r>
        </w:del>
      </w:ins>
      <w:del w:id="1349" w:author="Steffen Maerdian" w:date="2018-05-01T09:54:00Z">
        <w:r w:rsidR="00C4615A" w:rsidDel="00836388">
          <w:rPr>
            <w:lang w:eastAsia="en-US"/>
          </w:rPr>
          <w:fldChar w:fldCharType="begin"/>
        </w:r>
        <w:r w:rsidR="00C4615A" w:rsidDel="00836388">
          <w:rPr>
            <w:lang w:eastAsia="en-US"/>
          </w:rPr>
          <w:fldChar w:fldCharType="end"/>
        </w:r>
      </w:del>
      <w:ins w:id="1350" w:author="Steffen Maerdian" w:date="2018-05-01T09:54:00Z">
        <w:del w:id="1351" w:author="Maerdian, Steffen (Halfaker)" w:date="2018-07-31T19:33:00Z">
          <w:r w:rsidR="00836388" w:rsidDel="00F52C80">
            <w:rPr>
              <w:lang w:eastAsia="en-US"/>
            </w:rPr>
            <w:object w:dxaOrig="1532" w:dyaOrig="991" w14:anchorId="3787F2C3">
              <v:shape id="_x0000_i1032" type="#_x0000_t75" style="width:76.5pt;height:49.5pt" o:ole="">
                <v:imagedata r:id="rId53" o:title=""/>
              </v:shape>
              <o:OLEObject Type="Embed" ProgID="Package" ShapeID="_x0000_i1032" DrawAspect="Icon" ObjectID="_1603624920" r:id="rId54"/>
            </w:object>
          </w:r>
        </w:del>
      </w:ins>
    </w:p>
    <w:p w14:paraId="6468397F" w14:textId="636BC305" w:rsidR="00F22646" w:rsidRDefault="00545DE4" w:rsidP="001D0677">
      <w:pPr>
        <w:pStyle w:val="BodyText"/>
        <w:rPr>
          <w:lang w:eastAsia="en-US"/>
        </w:rPr>
      </w:pPr>
      <w:del w:id="1352" w:author="Maerdian, Steffen (Halfaker)" w:date="2018-08-23T08:02:00Z">
        <w:r w:rsidDel="006F5A37">
          <w:rPr>
            <w:lang w:eastAsia="en-US"/>
          </w:rPr>
          <w:lastRenderedPageBreak/>
          <w:fldChar w:fldCharType="begin"/>
        </w:r>
        <w:r w:rsidDel="006F5A37">
          <w:rPr>
            <w:lang w:eastAsia="en-US"/>
          </w:rPr>
          <w:fldChar w:fldCharType="end"/>
        </w:r>
      </w:del>
      <w:del w:id="1353" w:author="Steffen Maerdian" w:date="2018-04-30T17:27:00Z">
        <w:r w:rsidR="005729A9" w:rsidDel="00C4615A">
          <w:rPr>
            <w:lang w:eastAsia="en-US"/>
          </w:rPr>
          <w:object w:dxaOrig="1540" w:dyaOrig="997" w14:anchorId="6EEE347E">
            <v:shape id="_x0000_i1033" type="#_x0000_t75" style="width:77.25pt;height:49.5pt" o:ole="">
              <v:imagedata r:id="rId55" o:title=""/>
            </v:shape>
            <o:OLEObject Type="Embed" ProgID="Package" ShapeID="_x0000_i1033" DrawAspect="Icon" ObjectID="_1603624921" r:id="rId56"/>
          </w:object>
        </w:r>
      </w:del>
    </w:p>
    <w:p w14:paraId="3D5A160A" w14:textId="77777777" w:rsidR="00382275" w:rsidRPr="001D0677" w:rsidRDefault="00382275" w:rsidP="001D0677">
      <w:pPr>
        <w:pStyle w:val="BodyText"/>
        <w:rPr>
          <w:lang w:eastAsia="en-US"/>
        </w:rPr>
      </w:pPr>
    </w:p>
    <w:p w14:paraId="4D4FABCF" w14:textId="3A24D540" w:rsidR="005B32D5" w:rsidRPr="00171493" w:rsidRDefault="00377177" w:rsidP="00171493">
      <w:pPr>
        <w:pStyle w:val="Heading2"/>
      </w:pPr>
      <w:bookmarkStart w:id="1354" w:name="_Toc524429827"/>
      <w:r w:rsidRPr="005559F3">
        <w:t>Resource Sections</w:t>
      </w:r>
      <w:bookmarkEnd w:id="1354"/>
      <w:r w:rsidRPr="005559F3">
        <w:t xml:space="preserve"> </w:t>
      </w:r>
    </w:p>
    <w:p w14:paraId="741FF9DC" w14:textId="37668DA6" w:rsidR="00382275" w:rsidRDefault="005719E5" w:rsidP="00382275">
      <w:pPr>
        <w:pStyle w:val="Heading3"/>
      </w:pPr>
      <w:r>
        <w:t xml:space="preserve">  </w:t>
      </w:r>
      <w:bookmarkStart w:id="1355" w:name="_Toc524429828"/>
      <w:r w:rsidR="00E50622">
        <w:t>837I Transaction Resources</w:t>
      </w:r>
      <w:bookmarkEnd w:id="1355"/>
    </w:p>
    <w:p w14:paraId="70F991B7" w14:textId="46B9A8FC" w:rsidR="00382275" w:rsidRDefault="00382275" w:rsidP="00382275">
      <w:pPr>
        <w:pStyle w:val="Heading4"/>
      </w:pPr>
      <w:r>
        <w:t>Claim</w:t>
      </w:r>
    </w:p>
    <w:p w14:paraId="5B949E1E" w14:textId="57403B90" w:rsidR="00740C14" w:rsidRPr="00740C14" w:rsidRDefault="00DF0D53" w:rsidP="00740C14">
      <w:r>
        <w:t>See Claim resource in</w:t>
      </w:r>
      <w:r w:rsidR="005719E5">
        <w:t xml:space="preserve"> the 837I</w:t>
      </w:r>
      <w:r>
        <w:t xml:space="preserve"> Bundle located in section 3.2.1</w:t>
      </w:r>
    </w:p>
    <w:p w14:paraId="49A6EF0B" w14:textId="742C1478" w:rsidR="00BF59D0" w:rsidRDefault="00BF59D0" w:rsidP="00C358FB">
      <w:pPr>
        <w:pStyle w:val="Heading4"/>
      </w:pPr>
      <w:r w:rsidRPr="006F0FBD">
        <w:t>Condition</w:t>
      </w:r>
    </w:p>
    <w:p w14:paraId="2A524E06" w14:textId="4A6FBB91" w:rsidR="00DF0D53" w:rsidRDefault="00DF0D53" w:rsidP="00DF0D53">
      <w:r>
        <w:t xml:space="preserve">See Condition resource in </w:t>
      </w:r>
      <w:r w:rsidR="005719E5">
        <w:t xml:space="preserve">the 837I </w:t>
      </w:r>
      <w:r>
        <w:t>Bundle located in section 3.2.1</w:t>
      </w:r>
    </w:p>
    <w:p w14:paraId="691FE88F" w14:textId="7892C972" w:rsidR="00E50622" w:rsidRPr="00D90F6C" w:rsidRDefault="00BF59D0" w:rsidP="00C358FB">
      <w:pPr>
        <w:pStyle w:val="Heading4"/>
      </w:pPr>
      <w:r w:rsidRPr="00E50622">
        <w:t>Coverage</w:t>
      </w:r>
    </w:p>
    <w:p w14:paraId="333ECD47" w14:textId="3B7B96C6" w:rsidR="00470D90" w:rsidRDefault="00470D90" w:rsidP="00470D90">
      <w:r>
        <w:t xml:space="preserve">See Coverage resource in </w:t>
      </w:r>
      <w:r w:rsidR="005719E5">
        <w:t xml:space="preserve">the 837I </w:t>
      </w:r>
      <w:r>
        <w:t>Bundle located in section 3.2.1</w:t>
      </w:r>
    </w:p>
    <w:p w14:paraId="0829AD3D" w14:textId="4E154707" w:rsidR="00E50622" w:rsidRDefault="00E50622" w:rsidP="00C358FB">
      <w:pPr>
        <w:pStyle w:val="Heading4"/>
      </w:pPr>
      <w:r>
        <w:t>Encounter</w:t>
      </w:r>
    </w:p>
    <w:p w14:paraId="0EC38BA4" w14:textId="0F53EF64" w:rsidR="00470D90" w:rsidRDefault="00470D90" w:rsidP="00470D90">
      <w:r>
        <w:t xml:space="preserve">See Encounter resource in </w:t>
      </w:r>
      <w:r w:rsidR="005719E5">
        <w:t xml:space="preserve">the 837I </w:t>
      </w:r>
      <w:r>
        <w:t>Bundle located in section 3.2.1</w:t>
      </w:r>
    </w:p>
    <w:p w14:paraId="41E7B73B" w14:textId="647F9D17" w:rsidR="00E50622" w:rsidRDefault="00E50622" w:rsidP="00C358FB">
      <w:pPr>
        <w:pStyle w:val="Heading4"/>
      </w:pPr>
      <w:proofErr w:type="spellStart"/>
      <w:r>
        <w:t>EpisodeOfCare</w:t>
      </w:r>
      <w:proofErr w:type="spellEnd"/>
    </w:p>
    <w:p w14:paraId="5A12DA9D" w14:textId="2213916B" w:rsidR="00470D90" w:rsidRDefault="00470D90" w:rsidP="00470D90">
      <w:r>
        <w:t xml:space="preserve">See </w:t>
      </w:r>
      <w:proofErr w:type="spellStart"/>
      <w:r>
        <w:t>EpisodeOfCare</w:t>
      </w:r>
      <w:proofErr w:type="spellEnd"/>
      <w:r>
        <w:t xml:space="preserve"> resource in </w:t>
      </w:r>
      <w:r w:rsidR="005719E5">
        <w:t xml:space="preserve">the 837I </w:t>
      </w:r>
      <w:r>
        <w:t>Bundle located in section 3.2.1</w:t>
      </w:r>
    </w:p>
    <w:p w14:paraId="716D2381" w14:textId="3607110D" w:rsidR="00E50622" w:rsidRDefault="00E50622" w:rsidP="00F81ACE">
      <w:pPr>
        <w:pStyle w:val="Heading4"/>
      </w:pPr>
      <w:proofErr w:type="spellStart"/>
      <w:r>
        <w:t>ExplanationOfBenefit</w:t>
      </w:r>
      <w:proofErr w:type="spellEnd"/>
    </w:p>
    <w:p w14:paraId="2C2E357A" w14:textId="63BE714A" w:rsidR="00F55EF6" w:rsidRDefault="00470D90" w:rsidP="002C7CAF">
      <w:pPr>
        <w:rPr>
          <w:rFonts w:cs="Arial"/>
        </w:rPr>
      </w:pPr>
      <w:r>
        <w:t xml:space="preserve">See </w:t>
      </w:r>
      <w:proofErr w:type="spellStart"/>
      <w:r>
        <w:t>ExplanationOfBenefit</w:t>
      </w:r>
      <w:proofErr w:type="spellEnd"/>
      <w:r>
        <w:t xml:space="preserve"> resource in </w:t>
      </w:r>
      <w:r w:rsidR="005719E5">
        <w:t xml:space="preserve">the 837I </w:t>
      </w:r>
      <w:r>
        <w:t>Bundle located in section 3.2.1</w:t>
      </w:r>
    </w:p>
    <w:p w14:paraId="02F7FA3D" w14:textId="4B243C58" w:rsidR="00E50622" w:rsidRDefault="00E50622" w:rsidP="00F81ACE">
      <w:pPr>
        <w:pStyle w:val="Heading4"/>
      </w:pPr>
      <w:r>
        <w:t>Flag</w:t>
      </w:r>
    </w:p>
    <w:p w14:paraId="2EE27110" w14:textId="1C0CFF4C" w:rsidR="00470D90" w:rsidRDefault="00470D90" w:rsidP="00470D90">
      <w:r>
        <w:t xml:space="preserve">See Flag resource in </w:t>
      </w:r>
      <w:r w:rsidR="005719E5">
        <w:t xml:space="preserve">the 837I </w:t>
      </w:r>
      <w:r>
        <w:t>Bundle located in section 3.2.1</w:t>
      </w:r>
    </w:p>
    <w:p w14:paraId="7E4798B3" w14:textId="65E3A40E" w:rsidR="00E50622" w:rsidRDefault="00E50622" w:rsidP="00F81ACE">
      <w:pPr>
        <w:pStyle w:val="Heading4"/>
      </w:pPr>
      <w:proofErr w:type="spellStart"/>
      <w:r>
        <w:t>HealthcareService</w:t>
      </w:r>
      <w:proofErr w:type="spellEnd"/>
    </w:p>
    <w:p w14:paraId="691999BB" w14:textId="39AAD12A" w:rsidR="00A55814" w:rsidRDefault="00470D90" w:rsidP="00470D90">
      <w:r>
        <w:t xml:space="preserve">See </w:t>
      </w:r>
      <w:proofErr w:type="spellStart"/>
      <w:r>
        <w:t>HealthcareService</w:t>
      </w:r>
      <w:proofErr w:type="spellEnd"/>
      <w:r>
        <w:t xml:space="preserve"> resource in </w:t>
      </w:r>
      <w:r w:rsidR="005719E5">
        <w:t xml:space="preserve">the 837I </w:t>
      </w:r>
      <w:r>
        <w:t>Bundle located in section 3.2.1</w:t>
      </w:r>
    </w:p>
    <w:p w14:paraId="1EA08786" w14:textId="77777777" w:rsidR="00470D90" w:rsidRPr="00470D90" w:rsidRDefault="00470D90" w:rsidP="002C7CAF"/>
    <w:p w14:paraId="1BBA011F" w14:textId="4C8B5421" w:rsidR="00E50622" w:rsidRDefault="00E50622" w:rsidP="00F81ACE">
      <w:pPr>
        <w:pStyle w:val="Heading4"/>
      </w:pPr>
      <w:r>
        <w:t>Location</w:t>
      </w:r>
    </w:p>
    <w:p w14:paraId="18275BAB" w14:textId="692707D4" w:rsidR="00A55814" w:rsidRDefault="00470D90" w:rsidP="00470D90">
      <w:r>
        <w:t xml:space="preserve">See Location resource in </w:t>
      </w:r>
      <w:r w:rsidR="005719E5">
        <w:t xml:space="preserve">the 837I </w:t>
      </w:r>
      <w:r>
        <w:t>Bundle located in section 3.2.1</w:t>
      </w:r>
    </w:p>
    <w:p w14:paraId="0703B767" w14:textId="77777777" w:rsidR="00470D90" w:rsidRPr="00470D90" w:rsidRDefault="00470D90" w:rsidP="002C7CAF"/>
    <w:p w14:paraId="49C9B0A4" w14:textId="689B589A" w:rsidR="00E50622" w:rsidRDefault="00E50622" w:rsidP="00F81ACE">
      <w:pPr>
        <w:pStyle w:val="Heading4"/>
      </w:pPr>
      <w:proofErr w:type="spellStart"/>
      <w:r>
        <w:t>Medication</w:t>
      </w:r>
      <w:r w:rsidR="00A55814">
        <w:t>Request</w:t>
      </w:r>
      <w:proofErr w:type="spellEnd"/>
    </w:p>
    <w:p w14:paraId="47311C33" w14:textId="19644C79" w:rsidR="00470D90" w:rsidRDefault="00470D90" w:rsidP="00470D90">
      <w:r>
        <w:t xml:space="preserve">See Claim resource in </w:t>
      </w:r>
      <w:r w:rsidR="005719E5">
        <w:t xml:space="preserve">the 837I </w:t>
      </w:r>
      <w:r>
        <w:t>Bundle located in section 3.2.1</w:t>
      </w:r>
    </w:p>
    <w:p w14:paraId="598A6E20" w14:textId="1594822E" w:rsidR="00E50622" w:rsidRDefault="00E50622" w:rsidP="00F81ACE">
      <w:pPr>
        <w:pStyle w:val="Heading4"/>
      </w:pPr>
      <w:r w:rsidRPr="005559F3">
        <w:t>Organization</w:t>
      </w:r>
    </w:p>
    <w:p w14:paraId="0639B84F" w14:textId="37D68C7C" w:rsidR="00470D90" w:rsidRDefault="00470D90" w:rsidP="00470D90">
      <w:r>
        <w:t xml:space="preserve">See Organization resource in </w:t>
      </w:r>
      <w:r w:rsidR="005719E5">
        <w:t xml:space="preserve">the 837I </w:t>
      </w:r>
      <w:r>
        <w:t>Bundle located in section 3.2.1</w:t>
      </w:r>
    </w:p>
    <w:p w14:paraId="554F7979" w14:textId="379A2606" w:rsidR="00740C14" w:rsidRDefault="00E50622" w:rsidP="00740C14">
      <w:pPr>
        <w:pStyle w:val="Heading4"/>
      </w:pPr>
      <w:r w:rsidRPr="005559F3">
        <w:t>Patient</w:t>
      </w:r>
    </w:p>
    <w:p w14:paraId="674DF541" w14:textId="3CD8324F" w:rsidR="00470D90" w:rsidRDefault="00470D90" w:rsidP="00470D90">
      <w:r>
        <w:t xml:space="preserve">See Patient resource in </w:t>
      </w:r>
      <w:r w:rsidR="005719E5">
        <w:t xml:space="preserve">the 837I </w:t>
      </w:r>
      <w:r>
        <w:t>Bundle located in section 3.2.1</w:t>
      </w:r>
    </w:p>
    <w:p w14:paraId="239B2281" w14:textId="0D32FCEC" w:rsidR="00E50622" w:rsidRDefault="00E50622" w:rsidP="00F81ACE">
      <w:pPr>
        <w:pStyle w:val="Heading4"/>
      </w:pPr>
      <w:proofErr w:type="spellStart"/>
      <w:r>
        <w:t>PaymentReconciliation</w:t>
      </w:r>
      <w:proofErr w:type="spellEnd"/>
    </w:p>
    <w:p w14:paraId="2BCE7199" w14:textId="4D0EE28E" w:rsidR="00470D90" w:rsidRDefault="00470D90" w:rsidP="00470D90">
      <w:r>
        <w:t xml:space="preserve">See </w:t>
      </w:r>
      <w:proofErr w:type="spellStart"/>
      <w:r>
        <w:t>PaymentReconciliation</w:t>
      </w:r>
      <w:proofErr w:type="spellEnd"/>
      <w:r>
        <w:t xml:space="preserve"> resource in </w:t>
      </w:r>
      <w:r w:rsidR="005719E5">
        <w:t xml:space="preserve">the 837I </w:t>
      </w:r>
      <w:r>
        <w:t>Bundle located in section 3.2.1</w:t>
      </w:r>
    </w:p>
    <w:p w14:paraId="118783E9" w14:textId="2658AD94" w:rsidR="00E50622" w:rsidRDefault="00E50622" w:rsidP="00F81ACE">
      <w:pPr>
        <w:pStyle w:val="Heading4"/>
      </w:pPr>
      <w:r w:rsidRPr="005559F3">
        <w:t>Practitioner</w:t>
      </w:r>
    </w:p>
    <w:p w14:paraId="451C846F" w14:textId="4F1643F7" w:rsidR="00470D90" w:rsidRDefault="00470D90" w:rsidP="00470D90">
      <w:r>
        <w:t xml:space="preserve">See Practitioner resource in </w:t>
      </w:r>
      <w:r w:rsidR="005719E5">
        <w:t xml:space="preserve">the 837I </w:t>
      </w:r>
      <w:r>
        <w:t>Bundle located in section 3.2.1</w:t>
      </w:r>
    </w:p>
    <w:p w14:paraId="16DC3B58" w14:textId="708660C8" w:rsidR="00E50622" w:rsidRDefault="00E50622" w:rsidP="00F81ACE">
      <w:pPr>
        <w:pStyle w:val="Heading4"/>
      </w:pPr>
      <w:r>
        <w:t>Procedure</w:t>
      </w:r>
    </w:p>
    <w:p w14:paraId="658E7026" w14:textId="243A4787" w:rsidR="00B35F50" w:rsidRDefault="00B35F50" w:rsidP="00B35F50">
      <w:r>
        <w:t xml:space="preserve">See Procedure resource in </w:t>
      </w:r>
      <w:r w:rsidR="005719E5">
        <w:t xml:space="preserve">the 837I </w:t>
      </w:r>
      <w:r>
        <w:t>Bundle located in section 3.2.1</w:t>
      </w:r>
    </w:p>
    <w:p w14:paraId="19DD4D34" w14:textId="0F198435" w:rsidR="00E50622" w:rsidRDefault="00E50622" w:rsidP="00F81ACE">
      <w:pPr>
        <w:pStyle w:val="Heading4"/>
      </w:pPr>
      <w:proofErr w:type="spellStart"/>
      <w:r>
        <w:t>ReferralRequest</w:t>
      </w:r>
      <w:proofErr w:type="spellEnd"/>
    </w:p>
    <w:p w14:paraId="04277D49" w14:textId="6AD6D5FD" w:rsidR="00B35F50" w:rsidRDefault="00B35F50" w:rsidP="00B35F50">
      <w:r>
        <w:t xml:space="preserve">See </w:t>
      </w:r>
      <w:proofErr w:type="spellStart"/>
      <w:r>
        <w:t>ReferralRequest</w:t>
      </w:r>
      <w:proofErr w:type="spellEnd"/>
      <w:r>
        <w:t xml:space="preserve"> resource in </w:t>
      </w:r>
      <w:r w:rsidR="005719E5">
        <w:t xml:space="preserve">the 837I </w:t>
      </w:r>
      <w:r>
        <w:t>Bundle located in section 3.2.1</w:t>
      </w:r>
    </w:p>
    <w:p w14:paraId="78D99456" w14:textId="15D3DAF1" w:rsidR="00E50622" w:rsidRPr="00CB36FF" w:rsidRDefault="00E50622" w:rsidP="00C70006">
      <w:pPr>
        <w:pStyle w:val="Heading4"/>
      </w:pPr>
      <w:proofErr w:type="spellStart"/>
      <w:r w:rsidRPr="005559F3">
        <w:lastRenderedPageBreak/>
        <w:t>RelatedPerson</w:t>
      </w:r>
      <w:proofErr w:type="spellEnd"/>
    </w:p>
    <w:p w14:paraId="73CB453D" w14:textId="4EDC43D8" w:rsidR="00B35F50" w:rsidRDefault="00B35F50" w:rsidP="00B35F50">
      <w:r>
        <w:t xml:space="preserve">See </w:t>
      </w:r>
      <w:proofErr w:type="spellStart"/>
      <w:r>
        <w:t>RelatedPerson</w:t>
      </w:r>
      <w:proofErr w:type="spellEnd"/>
      <w:r>
        <w:t xml:space="preserve"> resource in </w:t>
      </w:r>
      <w:r w:rsidR="005719E5">
        <w:t xml:space="preserve">the 837I </w:t>
      </w:r>
      <w:r>
        <w:t>Bundle located in section 3.2.1</w:t>
      </w:r>
    </w:p>
    <w:p w14:paraId="713ECBFA" w14:textId="09A797D3" w:rsidR="005B32D5" w:rsidRPr="009C1B6E" w:rsidRDefault="00740C14" w:rsidP="00ED6C26">
      <w:pPr>
        <w:pStyle w:val="Heading3"/>
      </w:pPr>
      <w:r>
        <w:t xml:space="preserve">   </w:t>
      </w:r>
      <w:bookmarkStart w:id="1356" w:name="_Toc524429829"/>
      <w:r w:rsidR="00E50622">
        <w:t>837P Transaction Resources</w:t>
      </w:r>
      <w:bookmarkEnd w:id="1356"/>
    </w:p>
    <w:p w14:paraId="4FF695E1" w14:textId="1B34B59B" w:rsidR="003B273A" w:rsidRDefault="003B273A" w:rsidP="00C70006">
      <w:pPr>
        <w:pStyle w:val="Heading4"/>
      </w:pPr>
      <w:r>
        <w:t>Basic</w:t>
      </w:r>
    </w:p>
    <w:p w14:paraId="2520EF82" w14:textId="5CB2CB6E" w:rsidR="00B35F50" w:rsidRDefault="00B35F50" w:rsidP="00B35F50">
      <w:r>
        <w:t xml:space="preserve">See Basic resource in </w:t>
      </w:r>
      <w:r w:rsidR="005719E5">
        <w:t xml:space="preserve">the 837P </w:t>
      </w:r>
      <w:r>
        <w:t>Bundle located in section 3.2.1</w:t>
      </w:r>
    </w:p>
    <w:p w14:paraId="7959CD7A" w14:textId="77777777" w:rsidR="00044D04" w:rsidRDefault="003B273A" w:rsidP="00C70006">
      <w:pPr>
        <w:pStyle w:val="Heading4"/>
      </w:pPr>
      <w:r>
        <w:t>Claim</w:t>
      </w:r>
      <w:r w:rsidR="0056291B">
        <w:t xml:space="preserve">  </w:t>
      </w:r>
    </w:p>
    <w:p w14:paraId="41E0A6F7" w14:textId="74CD75A4" w:rsidR="003B273A" w:rsidRDefault="003253FB" w:rsidP="00740C14">
      <w:r>
        <w:t>See Claim resource in the 837P Bundle located in section 3.2.1</w:t>
      </w:r>
    </w:p>
    <w:p w14:paraId="62721D7B" w14:textId="1D5B0FC0" w:rsidR="003B273A" w:rsidRDefault="003B273A" w:rsidP="00C70006">
      <w:pPr>
        <w:pStyle w:val="Heading4"/>
      </w:pPr>
      <w:proofErr w:type="spellStart"/>
      <w:r>
        <w:t>ClinicalImpression</w:t>
      </w:r>
      <w:proofErr w:type="spellEnd"/>
    </w:p>
    <w:p w14:paraId="2FF6018A" w14:textId="72F74550" w:rsidR="00B35F50" w:rsidRDefault="00B35F50" w:rsidP="00B35F50">
      <w:r>
        <w:t xml:space="preserve">See </w:t>
      </w:r>
      <w:proofErr w:type="spellStart"/>
      <w:r>
        <w:t>ClinicalImpression</w:t>
      </w:r>
      <w:proofErr w:type="spellEnd"/>
      <w:r>
        <w:t xml:space="preserve"> resource in </w:t>
      </w:r>
      <w:r w:rsidR="005719E5">
        <w:t xml:space="preserve">the 837P </w:t>
      </w:r>
      <w:r>
        <w:t>Bundle located in section 3.2.1</w:t>
      </w:r>
    </w:p>
    <w:p w14:paraId="4EE1EA06" w14:textId="61701AB3" w:rsidR="003B273A" w:rsidRDefault="003B273A" w:rsidP="00C70006">
      <w:pPr>
        <w:pStyle w:val="Heading4"/>
      </w:pPr>
      <w:proofErr w:type="spellStart"/>
      <w:r>
        <w:t>CommunicationRequest</w:t>
      </w:r>
      <w:proofErr w:type="spellEnd"/>
    </w:p>
    <w:p w14:paraId="0BA05188" w14:textId="132AF34B" w:rsidR="00B35F50" w:rsidRDefault="00B35F50" w:rsidP="00B35F50">
      <w:r>
        <w:t xml:space="preserve">See </w:t>
      </w:r>
      <w:proofErr w:type="spellStart"/>
      <w:r>
        <w:t>CommunicationRequest</w:t>
      </w:r>
      <w:proofErr w:type="spellEnd"/>
      <w:r>
        <w:t xml:space="preserve"> resource in </w:t>
      </w:r>
      <w:r w:rsidR="005719E5">
        <w:t xml:space="preserve">the 837P </w:t>
      </w:r>
      <w:r>
        <w:t>Bundle located in section 3.2.1</w:t>
      </w:r>
    </w:p>
    <w:p w14:paraId="4BDBC910" w14:textId="344716E2" w:rsidR="003B273A" w:rsidRDefault="003B273A" w:rsidP="002E32D3">
      <w:pPr>
        <w:pStyle w:val="Heading4"/>
      </w:pPr>
      <w:r>
        <w:t>Condition</w:t>
      </w:r>
      <w:r w:rsidR="0042504C">
        <w:t xml:space="preserve"> </w:t>
      </w:r>
    </w:p>
    <w:p w14:paraId="6717220E" w14:textId="520F1921" w:rsidR="003253FB" w:rsidRDefault="003253FB" w:rsidP="003253FB">
      <w:r>
        <w:t>See Condition resource in the 837P Bundle located in section 3.2.1</w:t>
      </w:r>
    </w:p>
    <w:p w14:paraId="6AAB4914" w14:textId="46BB63C0" w:rsidR="00C70006" w:rsidRDefault="003B273A" w:rsidP="002E32D3">
      <w:pPr>
        <w:pStyle w:val="Heading4"/>
      </w:pPr>
      <w:r>
        <w:t>Coverage</w:t>
      </w:r>
    </w:p>
    <w:p w14:paraId="34B59B5C" w14:textId="74714BCD" w:rsidR="003253FB" w:rsidRDefault="003253FB" w:rsidP="003253FB">
      <w:r>
        <w:t>See Coverage resource in the 837P Bundle located in section 3.2.1</w:t>
      </w:r>
    </w:p>
    <w:p w14:paraId="7C337585" w14:textId="3B723A4E" w:rsidR="003B273A" w:rsidRDefault="003B273A" w:rsidP="002E32D3">
      <w:pPr>
        <w:pStyle w:val="Heading4"/>
      </w:pPr>
      <w:r>
        <w:t>Encounter</w:t>
      </w:r>
      <w:r w:rsidR="007E6675">
        <w:t xml:space="preserve"> </w:t>
      </w:r>
    </w:p>
    <w:p w14:paraId="382983AA" w14:textId="5BCAED51" w:rsidR="003253FB" w:rsidRDefault="003253FB" w:rsidP="003253FB">
      <w:r>
        <w:t>See Encounter resource in the 837P Bundle located in section 3.2.1</w:t>
      </w:r>
    </w:p>
    <w:p w14:paraId="5D3060C2" w14:textId="2E9D3212" w:rsidR="003B273A" w:rsidRDefault="003B273A" w:rsidP="002E32D3">
      <w:pPr>
        <w:pStyle w:val="Heading4"/>
      </w:pPr>
      <w:proofErr w:type="spellStart"/>
      <w:r>
        <w:t>EpisodeOfCare</w:t>
      </w:r>
      <w:proofErr w:type="spellEnd"/>
      <w:r w:rsidR="007E6675">
        <w:t xml:space="preserve"> </w:t>
      </w:r>
    </w:p>
    <w:p w14:paraId="3B3DC58D" w14:textId="3CE43D19" w:rsidR="003253FB" w:rsidRDefault="003253FB" w:rsidP="003253FB">
      <w:r>
        <w:t xml:space="preserve">See </w:t>
      </w:r>
      <w:proofErr w:type="spellStart"/>
      <w:r>
        <w:t>EpisodeOfCare</w:t>
      </w:r>
      <w:proofErr w:type="spellEnd"/>
      <w:r>
        <w:t xml:space="preserve"> resource in the 837P Bundle located in section 3.2.1</w:t>
      </w:r>
    </w:p>
    <w:p w14:paraId="23FCCC9E" w14:textId="3A3EE767" w:rsidR="003B273A" w:rsidRDefault="003B273A" w:rsidP="00C70006">
      <w:pPr>
        <w:pStyle w:val="Heading4"/>
      </w:pPr>
      <w:proofErr w:type="spellStart"/>
      <w:r>
        <w:t>ImagingStudy</w:t>
      </w:r>
      <w:proofErr w:type="spellEnd"/>
      <w:r w:rsidR="007E6675">
        <w:t xml:space="preserve"> </w:t>
      </w:r>
    </w:p>
    <w:p w14:paraId="275AE68F" w14:textId="71C44701" w:rsidR="00B35F50" w:rsidRDefault="00B35F50" w:rsidP="00B35F50">
      <w:r>
        <w:t xml:space="preserve">See </w:t>
      </w:r>
      <w:proofErr w:type="spellStart"/>
      <w:r>
        <w:t>ImagingStudy</w:t>
      </w:r>
      <w:proofErr w:type="spellEnd"/>
      <w:r>
        <w:t xml:space="preserve"> resource in </w:t>
      </w:r>
      <w:r w:rsidR="005719E5">
        <w:t xml:space="preserve">the 837P </w:t>
      </w:r>
      <w:r>
        <w:t>Bundle located in section 3.2.1</w:t>
      </w:r>
    </w:p>
    <w:p w14:paraId="34429095" w14:textId="5C594093" w:rsidR="003B273A" w:rsidRDefault="003B273A" w:rsidP="00C70006">
      <w:pPr>
        <w:pStyle w:val="Heading4"/>
      </w:pPr>
      <w:r>
        <w:t>Medication</w:t>
      </w:r>
    </w:p>
    <w:p w14:paraId="0DB26171" w14:textId="11E4EB80" w:rsidR="00B35F50" w:rsidRDefault="00B35F50" w:rsidP="00B35F50">
      <w:r>
        <w:t xml:space="preserve">See Medication resource in </w:t>
      </w:r>
      <w:r w:rsidR="005719E5">
        <w:t xml:space="preserve">the 837P </w:t>
      </w:r>
      <w:r>
        <w:t>Bundle located in section 3.2.1</w:t>
      </w:r>
    </w:p>
    <w:p w14:paraId="78B16D08" w14:textId="74C4C87E" w:rsidR="003B273A" w:rsidRDefault="003B273A" w:rsidP="00C70006">
      <w:pPr>
        <w:pStyle w:val="Heading4"/>
      </w:pPr>
      <w:proofErr w:type="spellStart"/>
      <w:r>
        <w:t>MedicationDispense</w:t>
      </w:r>
      <w:proofErr w:type="spellEnd"/>
    </w:p>
    <w:p w14:paraId="307F6184" w14:textId="162B43FA" w:rsidR="00B35F50" w:rsidRDefault="00B35F50" w:rsidP="00B35F50">
      <w:r>
        <w:t xml:space="preserve">See </w:t>
      </w:r>
      <w:proofErr w:type="spellStart"/>
      <w:r>
        <w:t>MedicationDispense</w:t>
      </w:r>
      <w:proofErr w:type="spellEnd"/>
      <w:r>
        <w:t xml:space="preserve"> resource in </w:t>
      </w:r>
      <w:r w:rsidR="005719E5">
        <w:t xml:space="preserve">the 837P </w:t>
      </w:r>
      <w:r>
        <w:t>Bundle located in section 3.2.1</w:t>
      </w:r>
    </w:p>
    <w:p w14:paraId="49B0C1FE" w14:textId="4CFAD73F" w:rsidR="003B273A" w:rsidRDefault="003B273A" w:rsidP="00C70006">
      <w:pPr>
        <w:pStyle w:val="Heading4"/>
      </w:pPr>
      <w:r>
        <w:t>Observation</w:t>
      </w:r>
    </w:p>
    <w:p w14:paraId="6B0AD078" w14:textId="14DB8352" w:rsidR="00B35F50" w:rsidRDefault="00B35F50" w:rsidP="00B35F50">
      <w:r>
        <w:t xml:space="preserve">See Observation resource in </w:t>
      </w:r>
      <w:r w:rsidR="005719E5">
        <w:t xml:space="preserve">the 837P </w:t>
      </w:r>
      <w:r>
        <w:t>Bundle located in section 3.2.1</w:t>
      </w:r>
    </w:p>
    <w:p w14:paraId="1D0F114E" w14:textId="11B088BC" w:rsidR="003B273A" w:rsidRDefault="003B273A" w:rsidP="002E32D3">
      <w:pPr>
        <w:pStyle w:val="Heading4"/>
      </w:pPr>
      <w:r>
        <w:t>Organization</w:t>
      </w:r>
    </w:p>
    <w:p w14:paraId="15A56C88" w14:textId="6761DD91" w:rsidR="003253FB" w:rsidRDefault="003253FB" w:rsidP="003253FB">
      <w:r>
        <w:t>See Organization resource in the 837P Bundle located in section 3.2.1</w:t>
      </w:r>
    </w:p>
    <w:p w14:paraId="6617A39E" w14:textId="2F4107E1" w:rsidR="003B273A" w:rsidRDefault="003B273A" w:rsidP="002E32D3">
      <w:pPr>
        <w:pStyle w:val="Heading4"/>
      </w:pPr>
      <w:r>
        <w:t>Patient</w:t>
      </w:r>
      <w:r w:rsidR="002E32D3">
        <w:t xml:space="preserve"> </w:t>
      </w:r>
    </w:p>
    <w:p w14:paraId="57D5C5EC" w14:textId="572A4CA1" w:rsidR="003253FB" w:rsidRDefault="003253FB" w:rsidP="003253FB">
      <w:r>
        <w:t>See Patient resource in the 837P Bundle located in section 3.2.1</w:t>
      </w:r>
    </w:p>
    <w:p w14:paraId="33ECCCC6" w14:textId="5F16E87F" w:rsidR="003B273A" w:rsidRDefault="003B273A" w:rsidP="002E32D3">
      <w:pPr>
        <w:pStyle w:val="Heading4"/>
      </w:pPr>
      <w:r>
        <w:t>Practitioner</w:t>
      </w:r>
      <w:r w:rsidR="003A4FA3">
        <w:t xml:space="preserve"> </w:t>
      </w:r>
    </w:p>
    <w:p w14:paraId="6424E352" w14:textId="5D4FD0A4" w:rsidR="003253FB" w:rsidRDefault="003253FB" w:rsidP="003253FB">
      <w:r>
        <w:t>See Practitioner resource in the 837P Bundle located in section 3.2.1</w:t>
      </w:r>
    </w:p>
    <w:p w14:paraId="1E78A2BF" w14:textId="6CF39C4A" w:rsidR="003B273A" w:rsidRDefault="003B273A" w:rsidP="002E32D3">
      <w:pPr>
        <w:pStyle w:val="Heading4"/>
      </w:pPr>
      <w:r>
        <w:t>Procedure</w:t>
      </w:r>
      <w:r w:rsidR="002E32D3">
        <w:t xml:space="preserve"> </w:t>
      </w:r>
    </w:p>
    <w:p w14:paraId="77261C1C" w14:textId="10589BCA" w:rsidR="003253FB" w:rsidRDefault="003253FB" w:rsidP="003253FB">
      <w:r>
        <w:t>See Procedure resource in the 837P Bundle located in section 3.2.1</w:t>
      </w:r>
    </w:p>
    <w:p w14:paraId="0753743D" w14:textId="470A9115" w:rsidR="000551D8" w:rsidRDefault="002E32D3" w:rsidP="002E32D3">
      <w:pPr>
        <w:pStyle w:val="Heading4"/>
      </w:pPr>
      <w:proofErr w:type="spellStart"/>
      <w:r>
        <w:t>Refer</w:t>
      </w:r>
      <w:r w:rsidR="00071BB6">
        <w:t>r</w:t>
      </w:r>
      <w:r>
        <w:t>alRequest</w:t>
      </w:r>
      <w:proofErr w:type="spellEnd"/>
      <w:r>
        <w:t xml:space="preserve"> </w:t>
      </w:r>
    </w:p>
    <w:p w14:paraId="0C6BC8A6" w14:textId="2DBA2DA2" w:rsidR="003253FB" w:rsidRDefault="003253FB" w:rsidP="003253FB">
      <w:r>
        <w:t xml:space="preserve">See </w:t>
      </w:r>
      <w:proofErr w:type="spellStart"/>
      <w:r>
        <w:t>ReferralRequest</w:t>
      </w:r>
      <w:proofErr w:type="spellEnd"/>
      <w:r>
        <w:t xml:space="preserve"> resource in the 837P Bundle located in section 3.2.1</w:t>
      </w:r>
    </w:p>
    <w:p w14:paraId="3AB9C9D5" w14:textId="77777777" w:rsidR="000551D8" w:rsidRPr="000551D8" w:rsidRDefault="000551D8" w:rsidP="000551D8">
      <w:pPr>
        <w:pStyle w:val="BodyText"/>
        <w:rPr>
          <w:lang w:eastAsia="en-US"/>
        </w:rPr>
      </w:pPr>
    </w:p>
    <w:p w14:paraId="6F8A1B36" w14:textId="46B99599" w:rsidR="005B32D5" w:rsidRPr="00171493" w:rsidRDefault="00740C14" w:rsidP="00171493">
      <w:pPr>
        <w:pStyle w:val="Heading3"/>
      </w:pPr>
      <w:r>
        <w:lastRenderedPageBreak/>
        <w:t xml:space="preserve">  </w:t>
      </w:r>
      <w:bookmarkStart w:id="1357" w:name="_Toc524429830"/>
      <w:r w:rsidR="00BF59D0">
        <w:t>837D</w:t>
      </w:r>
      <w:r w:rsidR="00DE0FE7">
        <w:t xml:space="preserve"> Transaction Resources</w:t>
      </w:r>
      <w:bookmarkEnd w:id="1357"/>
    </w:p>
    <w:p w14:paraId="102D77E0" w14:textId="58DDFC86" w:rsidR="000551D8" w:rsidRDefault="000551D8" w:rsidP="002E32D3">
      <w:pPr>
        <w:pStyle w:val="Heading4"/>
      </w:pPr>
      <w:r>
        <w:t>Claim</w:t>
      </w:r>
      <w:r w:rsidR="00E26D2F">
        <w:t xml:space="preserve"> </w:t>
      </w:r>
    </w:p>
    <w:p w14:paraId="5199B1CF" w14:textId="76A806C8" w:rsidR="003253FB" w:rsidRDefault="003253FB" w:rsidP="003253FB">
      <w:r>
        <w:t>See Claim resource in the 837D Bundle located in section 3.2.1</w:t>
      </w:r>
    </w:p>
    <w:p w14:paraId="3B5C9222" w14:textId="69DB440E" w:rsidR="000551D8" w:rsidRDefault="000551D8" w:rsidP="00F40B26">
      <w:pPr>
        <w:pStyle w:val="Heading4"/>
      </w:pPr>
      <w:proofErr w:type="spellStart"/>
      <w:r w:rsidRPr="005559F3">
        <w:t>ClaimResponse</w:t>
      </w:r>
      <w:proofErr w:type="spellEnd"/>
    </w:p>
    <w:p w14:paraId="698EFA4F" w14:textId="362A978F" w:rsidR="00B35F50" w:rsidRDefault="00B35F50" w:rsidP="00B35F50">
      <w:r>
        <w:t xml:space="preserve">See </w:t>
      </w:r>
      <w:proofErr w:type="spellStart"/>
      <w:r>
        <w:t>ClaimResponse</w:t>
      </w:r>
      <w:proofErr w:type="spellEnd"/>
      <w:r>
        <w:t xml:space="preserve"> resource in </w:t>
      </w:r>
      <w:r w:rsidR="005719E5">
        <w:t xml:space="preserve">the 837D </w:t>
      </w:r>
      <w:r>
        <w:t>Bundle located in section 3.2.1</w:t>
      </w:r>
    </w:p>
    <w:p w14:paraId="695F004F" w14:textId="0B4153BE" w:rsidR="000551D8" w:rsidRDefault="000551D8" w:rsidP="00F40B26">
      <w:pPr>
        <w:pStyle w:val="Heading4"/>
      </w:pPr>
      <w:r w:rsidRPr="005559F3">
        <w:t>Communication</w:t>
      </w:r>
    </w:p>
    <w:p w14:paraId="588C09F6" w14:textId="45FCACD6" w:rsidR="00B35F50" w:rsidRDefault="00B35F50" w:rsidP="00B35F50">
      <w:r>
        <w:t xml:space="preserve">See Communication resource in </w:t>
      </w:r>
      <w:r w:rsidR="005719E5">
        <w:t xml:space="preserve">the 837D </w:t>
      </w:r>
      <w:r>
        <w:t>Bundle located in section 3.2.1</w:t>
      </w:r>
    </w:p>
    <w:p w14:paraId="7C9BCE5B" w14:textId="1658F257" w:rsidR="000551D8" w:rsidRDefault="000551D8" w:rsidP="002E32D3">
      <w:pPr>
        <w:pStyle w:val="Heading4"/>
      </w:pPr>
      <w:r w:rsidRPr="005559F3">
        <w:t>Condition</w:t>
      </w:r>
      <w:r w:rsidR="00736822">
        <w:t xml:space="preserve"> </w:t>
      </w:r>
    </w:p>
    <w:p w14:paraId="15E972CA" w14:textId="799F0DC2" w:rsidR="003253FB" w:rsidRDefault="003253FB" w:rsidP="003253FB">
      <w:r>
        <w:t>See Condition resource in the 837D Bundle located in section 3.2.1</w:t>
      </w:r>
    </w:p>
    <w:p w14:paraId="00487C56" w14:textId="70F2D159" w:rsidR="000551D8" w:rsidRDefault="000551D8" w:rsidP="002E32D3">
      <w:pPr>
        <w:pStyle w:val="Heading4"/>
      </w:pPr>
      <w:r w:rsidRPr="005559F3">
        <w:t>Coverage</w:t>
      </w:r>
      <w:r w:rsidR="00736822">
        <w:t xml:space="preserve"> </w:t>
      </w:r>
    </w:p>
    <w:p w14:paraId="18953BD2" w14:textId="2D8F67CD" w:rsidR="003253FB" w:rsidRDefault="003253FB" w:rsidP="003253FB">
      <w:r>
        <w:t>See Coverage resource in the 837D Bundle located in section 3.2.1</w:t>
      </w:r>
    </w:p>
    <w:p w14:paraId="77D6ABB5" w14:textId="39684AD3" w:rsidR="000551D8" w:rsidRDefault="000551D8" w:rsidP="00F40B26">
      <w:pPr>
        <w:pStyle w:val="Heading4"/>
      </w:pPr>
      <w:proofErr w:type="spellStart"/>
      <w:r>
        <w:t>DocumentReference</w:t>
      </w:r>
      <w:proofErr w:type="spellEnd"/>
    </w:p>
    <w:p w14:paraId="5BFA4CA4" w14:textId="097F7991" w:rsidR="00B35F50" w:rsidRDefault="00B35F50" w:rsidP="00B35F50">
      <w:r>
        <w:t xml:space="preserve">See </w:t>
      </w:r>
      <w:proofErr w:type="spellStart"/>
      <w:r>
        <w:t>DocumentReference</w:t>
      </w:r>
      <w:proofErr w:type="spellEnd"/>
      <w:r>
        <w:t xml:space="preserve"> resource in </w:t>
      </w:r>
      <w:r w:rsidR="005719E5">
        <w:t xml:space="preserve">the 837D </w:t>
      </w:r>
      <w:r>
        <w:t>Bundle located in section 3.2.1</w:t>
      </w:r>
    </w:p>
    <w:p w14:paraId="01862F01" w14:textId="7025F3E1" w:rsidR="000551D8" w:rsidRDefault="000551D8" w:rsidP="002E32D3">
      <w:pPr>
        <w:pStyle w:val="Heading4"/>
      </w:pPr>
      <w:r>
        <w:t>Encounter</w:t>
      </w:r>
      <w:r w:rsidR="00736822">
        <w:t xml:space="preserve"> </w:t>
      </w:r>
    </w:p>
    <w:p w14:paraId="51761337" w14:textId="090DA049" w:rsidR="003253FB" w:rsidRDefault="003253FB" w:rsidP="003253FB">
      <w:r>
        <w:t>See Encounter resource in the 837D Bundle located in section 3.2.1</w:t>
      </w:r>
    </w:p>
    <w:p w14:paraId="13C5D89D" w14:textId="075810F3" w:rsidR="000551D8" w:rsidRDefault="000551D8" w:rsidP="002E32D3">
      <w:pPr>
        <w:pStyle w:val="Heading4"/>
      </w:pPr>
      <w:proofErr w:type="spellStart"/>
      <w:r>
        <w:t>EpisodeOfCare</w:t>
      </w:r>
      <w:proofErr w:type="spellEnd"/>
      <w:r w:rsidR="00736822">
        <w:t xml:space="preserve"> </w:t>
      </w:r>
    </w:p>
    <w:p w14:paraId="55417A2C" w14:textId="37BCA96D" w:rsidR="003253FB" w:rsidRDefault="003253FB" w:rsidP="003253FB">
      <w:r>
        <w:t xml:space="preserve">See </w:t>
      </w:r>
      <w:proofErr w:type="spellStart"/>
      <w:r>
        <w:t>EpisodeOfCare</w:t>
      </w:r>
      <w:proofErr w:type="spellEnd"/>
      <w:r>
        <w:t xml:space="preserve"> resource in the 837D Bundle located in section 3.2.1</w:t>
      </w:r>
    </w:p>
    <w:p w14:paraId="2813A8B3" w14:textId="77086DAD" w:rsidR="000551D8" w:rsidRDefault="000551D8" w:rsidP="002E32D3">
      <w:pPr>
        <w:pStyle w:val="Heading4"/>
      </w:pPr>
      <w:proofErr w:type="spellStart"/>
      <w:r>
        <w:t>ExplanationOfBenefit</w:t>
      </w:r>
      <w:proofErr w:type="spellEnd"/>
      <w:r w:rsidR="00736822">
        <w:t xml:space="preserve">  </w:t>
      </w:r>
    </w:p>
    <w:p w14:paraId="6701F641" w14:textId="5722EC39" w:rsidR="003253FB" w:rsidRDefault="003253FB" w:rsidP="003253FB">
      <w:r>
        <w:t xml:space="preserve">See </w:t>
      </w:r>
      <w:proofErr w:type="spellStart"/>
      <w:r>
        <w:t>ExplanationOfBenefit</w:t>
      </w:r>
      <w:proofErr w:type="spellEnd"/>
      <w:r>
        <w:t xml:space="preserve"> resource in the 837D Bundle located in section 3.2.1</w:t>
      </w:r>
    </w:p>
    <w:p w14:paraId="153B99B5" w14:textId="74011B6C" w:rsidR="000551D8" w:rsidRDefault="000551D8" w:rsidP="002E32D3">
      <w:pPr>
        <w:pStyle w:val="Heading4"/>
      </w:pPr>
      <w:r>
        <w:t>Flag</w:t>
      </w:r>
      <w:r w:rsidR="00736822">
        <w:t xml:space="preserve"> </w:t>
      </w:r>
    </w:p>
    <w:p w14:paraId="25011F8D" w14:textId="165DEF36" w:rsidR="003253FB" w:rsidRDefault="003253FB" w:rsidP="003253FB">
      <w:r>
        <w:t>See Flag resource in the 837D Bundle located in section 3.2.1</w:t>
      </w:r>
    </w:p>
    <w:p w14:paraId="2A847934" w14:textId="38663F6F" w:rsidR="000551D8" w:rsidRDefault="000551D8" w:rsidP="002E32D3">
      <w:pPr>
        <w:pStyle w:val="Heading4"/>
      </w:pPr>
      <w:proofErr w:type="spellStart"/>
      <w:r>
        <w:t>HealthcareService</w:t>
      </w:r>
      <w:proofErr w:type="spellEnd"/>
      <w:r w:rsidR="00736822">
        <w:t xml:space="preserve"> </w:t>
      </w:r>
    </w:p>
    <w:p w14:paraId="2B4C58D7" w14:textId="194EB2FF" w:rsidR="003253FB" w:rsidRDefault="003253FB" w:rsidP="003253FB">
      <w:r>
        <w:t xml:space="preserve">See </w:t>
      </w:r>
      <w:proofErr w:type="spellStart"/>
      <w:r>
        <w:t>HealthcareService</w:t>
      </w:r>
      <w:proofErr w:type="spellEnd"/>
      <w:r>
        <w:t xml:space="preserve"> resource in the 837D Bundle located in section 3.2.1</w:t>
      </w:r>
    </w:p>
    <w:p w14:paraId="372A83D0" w14:textId="4918A75E" w:rsidR="000551D8" w:rsidRDefault="000551D8" w:rsidP="002E32D3">
      <w:pPr>
        <w:pStyle w:val="Heading4"/>
      </w:pPr>
      <w:r>
        <w:t>Location</w:t>
      </w:r>
      <w:r w:rsidR="00736822">
        <w:t xml:space="preserve"> </w:t>
      </w:r>
    </w:p>
    <w:p w14:paraId="072AAFE0" w14:textId="0D9FE192" w:rsidR="003253FB" w:rsidRDefault="003253FB" w:rsidP="003253FB">
      <w:r>
        <w:t>See Location resource in the 837D Bundle located in section 3.2.1</w:t>
      </w:r>
    </w:p>
    <w:p w14:paraId="73D752A4" w14:textId="58125F59" w:rsidR="000551D8" w:rsidRDefault="000551D8" w:rsidP="002E32D3">
      <w:pPr>
        <w:pStyle w:val="Heading4"/>
      </w:pPr>
      <w:proofErr w:type="spellStart"/>
      <w:r w:rsidRPr="005559F3">
        <w:t>Medication</w:t>
      </w:r>
      <w:r>
        <w:t>Request</w:t>
      </w:r>
      <w:proofErr w:type="spellEnd"/>
    </w:p>
    <w:p w14:paraId="762E9555" w14:textId="4390D9E2" w:rsidR="003253FB" w:rsidRDefault="003253FB" w:rsidP="003253FB">
      <w:r>
        <w:t xml:space="preserve">See </w:t>
      </w:r>
      <w:proofErr w:type="spellStart"/>
      <w:r>
        <w:t>MedicationRequest</w:t>
      </w:r>
      <w:proofErr w:type="spellEnd"/>
      <w:r>
        <w:t xml:space="preserve"> resource in the 837D Bundle located in section 3.2.1</w:t>
      </w:r>
    </w:p>
    <w:p w14:paraId="268A4103" w14:textId="051F487F" w:rsidR="000551D8" w:rsidRDefault="000551D8" w:rsidP="00AD31E5">
      <w:pPr>
        <w:pStyle w:val="Heading4"/>
      </w:pPr>
      <w:proofErr w:type="spellStart"/>
      <w:r w:rsidRPr="005559F3">
        <w:t>MessageHeader</w:t>
      </w:r>
      <w:proofErr w:type="spellEnd"/>
      <w:r w:rsidR="003A4FA3">
        <w:t xml:space="preserve"> </w:t>
      </w:r>
    </w:p>
    <w:p w14:paraId="24230BEE" w14:textId="7A6771C2" w:rsidR="00B35F50" w:rsidRDefault="00B35F50" w:rsidP="00B35F50">
      <w:r>
        <w:t xml:space="preserve">See </w:t>
      </w:r>
      <w:proofErr w:type="spellStart"/>
      <w:r>
        <w:t>MessageHeader</w:t>
      </w:r>
      <w:proofErr w:type="spellEnd"/>
      <w:r>
        <w:t xml:space="preserve"> resource in </w:t>
      </w:r>
      <w:r w:rsidR="005719E5">
        <w:t xml:space="preserve">the 837D </w:t>
      </w:r>
      <w:r>
        <w:t>Bundle located in section 3.2.1</w:t>
      </w:r>
    </w:p>
    <w:p w14:paraId="20ECC511" w14:textId="46313FFE" w:rsidR="000551D8" w:rsidRDefault="000551D8" w:rsidP="00655D4D">
      <w:pPr>
        <w:pStyle w:val="Heading4"/>
      </w:pPr>
      <w:r>
        <w:t>Observation</w:t>
      </w:r>
      <w:r w:rsidR="003A4FA3">
        <w:t xml:space="preserve"> </w:t>
      </w:r>
    </w:p>
    <w:p w14:paraId="7748EB39" w14:textId="36349125" w:rsidR="003253FB" w:rsidRDefault="003253FB" w:rsidP="003253FB">
      <w:r>
        <w:t>See Observation resource in the 837D Bundle located in section 3.2.1</w:t>
      </w:r>
    </w:p>
    <w:p w14:paraId="3650E0C3" w14:textId="71E71251" w:rsidR="000551D8" w:rsidRDefault="000551D8" w:rsidP="00655D4D">
      <w:pPr>
        <w:pStyle w:val="Heading4"/>
      </w:pPr>
      <w:r w:rsidRPr="005559F3">
        <w:t>Organization</w:t>
      </w:r>
      <w:r w:rsidR="003A4FA3">
        <w:t xml:space="preserve"> </w:t>
      </w:r>
    </w:p>
    <w:p w14:paraId="56EB4D9F" w14:textId="1473162D" w:rsidR="003253FB" w:rsidRDefault="003253FB" w:rsidP="003253FB">
      <w:r>
        <w:t>See Organization resource in the 837D Bundle located in section 3.2.1</w:t>
      </w:r>
    </w:p>
    <w:p w14:paraId="57CB6C89" w14:textId="5DDC21E0" w:rsidR="000551D8" w:rsidRDefault="000551D8" w:rsidP="00655D4D">
      <w:pPr>
        <w:pStyle w:val="Heading4"/>
      </w:pPr>
      <w:r w:rsidRPr="005559F3">
        <w:t>Patient</w:t>
      </w:r>
      <w:r w:rsidR="003A4FA3">
        <w:t xml:space="preserve"> </w:t>
      </w:r>
    </w:p>
    <w:p w14:paraId="663D7202" w14:textId="4C195F5A" w:rsidR="003253FB" w:rsidRDefault="003253FB" w:rsidP="003253FB">
      <w:r>
        <w:t>See Patient resource in the 837D Bundle located in section 3.2.1</w:t>
      </w:r>
    </w:p>
    <w:p w14:paraId="320F997D" w14:textId="0C15E500" w:rsidR="000551D8" w:rsidRDefault="000551D8" w:rsidP="00655D4D">
      <w:pPr>
        <w:pStyle w:val="Heading4"/>
      </w:pPr>
      <w:proofErr w:type="spellStart"/>
      <w:r w:rsidRPr="005559F3">
        <w:t>Payment</w:t>
      </w:r>
      <w:r>
        <w:t>Reconciliation</w:t>
      </w:r>
      <w:proofErr w:type="spellEnd"/>
      <w:r w:rsidR="00736822">
        <w:t xml:space="preserve"> </w:t>
      </w:r>
    </w:p>
    <w:p w14:paraId="21CA7D53" w14:textId="15389014" w:rsidR="003253FB" w:rsidRDefault="003253FB" w:rsidP="003253FB">
      <w:r>
        <w:t xml:space="preserve">See </w:t>
      </w:r>
      <w:proofErr w:type="spellStart"/>
      <w:r>
        <w:t>PaymentReconciliation</w:t>
      </w:r>
      <w:proofErr w:type="spellEnd"/>
      <w:r>
        <w:t xml:space="preserve"> resource in the 837D Bundle located in section 3.2.1</w:t>
      </w:r>
    </w:p>
    <w:p w14:paraId="1B802276" w14:textId="68447ACD" w:rsidR="000551D8" w:rsidRDefault="000551D8" w:rsidP="00655D4D">
      <w:pPr>
        <w:pStyle w:val="Heading4"/>
      </w:pPr>
      <w:r w:rsidRPr="005559F3">
        <w:t>Practitioner</w:t>
      </w:r>
      <w:r w:rsidR="003A4FA3">
        <w:t xml:space="preserve"> </w:t>
      </w:r>
    </w:p>
    <w:p w14:paraId="197BE904" w14:textId="43723E7F" w:rsidR="003253FB" w:rsidRDefault="003253FB" w:rsidP="003253FB">
      <w:r>
        <w:t>See Practitioner resource in the 837D Bundle located in section 3.2.1</w:t>
      </w:r>
    </w:p>
    <w:p w14:paraId="1DB6B860" w14:textId="0491DA28" w:rsidR="000551D8" w:rsidRDefault="000551D8" w:rsidP="00AD31E5">
      <w:pPr>
        <w:pStyle w:val="Heading4"/>
      </w:pPr>
      <w:proofErr w:type="spellStart"/>
      <w:r>
        <w:lastRenderedPageBreak/>
        <w:t>PractitionerRole</w:t>
      </w:r>
      <w:proofErr w:type="spellEnd"/>
      <w:r w:rsidR="000F0E1D">
        <w:t xml:space="preserve"> </w:t>
      </w:r>
    </w:p>
    <w:p w14:paraId="46D4F526" w14:textId="6D84279E" w:rsidR="00B35F50" w:rsidRDefault="00B35F50" w:rsidP="00B35F50">
      <w:r>
        <w:t xml:space="preserve">See </w:t>
      </w:r>
      <w:proofErr w:type="spellStart"/>
      <w:r>
        <w:t>PractitionerRole</w:t>
      </w:r>
      <w:proofErr w:type="spellEnd"/>
      <w:r>
        <w:t xml:space="preserve"> resource in </w:t>
      </w:r>
      <w:r w:rsidR="005719E5">
        <w:t xml:space="preserve">the 837D </w:t>
      </w:r>
      <w:r>
        <w:t>Bundle located in section 3.2.1</w:t>
      </w:r>
    </w:p>
    <w:p w14:paraId="05CBF480" w14:textId="420DA677" w:rsidR="000551D8" w:rsidRDefault="000551D8" w:rsidP="00655D4D">
      <w:pPr>
        <w:pStyle w:val="Heading4"/>
      </w:pPr>
      <w:r>
        <w:t>Procedure</w:t>
      </w:r>
      <w:r w:rsidR="003A4FA3">
        <w:t xml:space="preserve"> </w:t>
      </w:r>
    </w:p>
    <w:p w14:paraId="3D1E29B6" w14:textId="3D969668" w:rsidR="003253FB" w:rsidRDefault="003253FB" w:rsidP="003253FB">
      <w:r>
        <w:t>See Procedure resource in the 837D Bundle located in section 3.2.1</w:t>
      </w:r>
    </w:p>
    <w:p w14:paraId="7C6F79C2" w14:textId="632C1E72" w:rsidR="000551D8" w:rsidRDefault="000551D8" w:rsidP="00AD31E5">
      <w:pPr>
        <w:pStyle w:val="Heading4"/>
      </w:pPr>
      <w:proofErr w:type="spellStart"/>
      <w:r w:rsidRPr="005559F3">
        <w:t>Proce</w:t>
      </w:r>
      <w:r>
        <w:t>dure</w:t>
      </w:r>
      <w:r w:rsidRPr="005559F3">
        <w:t>Re</w:t>
      </w:r>
      <w:r>
        <w:t>quest</w:t>
      </w:r>
      <w:proofErr w:type="spellEnd"/>
    </w:p>
    <w:p w14:paraId="10C56CBD" w14:textId="01F0DA41" w:rsidR="00B35F50" w:rsidRDefault="00B35F50" w:rsidP="00B35F50">
      <w:r>
        <w:t xml:space="preserve">See </w:t>
      </w:r>
      <w:proofErr w:type="spellStart"/>
      <w:r>
        <w:t>ProcedureRequest</w:t>
      </w:r>
      <w:proofErr w:type="spellEnd"/>
      <w:r>
        <w:t xml:space="preserve"> resource in </w:t>
      </w:r>
      <w:r w:rsidR="005719E5">
        <w:t xml:space="preserve">the 837D </w:t>
      </w:r>
      <w:r>
        <w:t>Bundle located in section 3.2.1</w:t>
      </w:r>
    </w:p>
    <w:p w14:paraId="5B9F0E92" w14:textId="6C860570" w:rsidR="000551D8" w:rsidRDefault="000551D8" w:rsidP="00655D4D">
      <w:pPr>
        <w:pStyle w:val="Heading4"/>
      </w:pPr>
      <w:proofErr w:type="spellStart"/>
      <w:r>
        <w:t>RelatedPerson</w:t>
      </w:r>
      <w:proofErr w:type="spellEnd"/>
      <w:r w:rsidR="000F0E1D">
        <w:t xml:space="preserve"> </w:t>
      </w:r>
    </w:p>
    <w:p w14:paraId="0183A256" w14:textId="3FB867D6" w:rsidR="003253FB" w:rsidRDefault="003253FB" w:rsidP="003253FB">
      <w:r>
        <w:t xml:space="preserve">See </w:t>
      </w:r>
      <w:proofErr w:type="spellStart"/>
      <w:r>
        <w:t>RelatedPerson</w:t>
      </w:r>
      <w:proofErr w:type="spellEnd"/>
      <w:r>
        <w:t xml:space="preserve"> resource in the 837D Bundle located in section 3.2.1</w:t>
      </w:r>
    </w:p>
    <w:p w14:paraId="03B27568" w14:textId="7360941B" w:rsidR="000551D8" w:rsidRDefault="000551D8" w:rsidP="00AD31E5">
      <w:pPr>
        <w:pStyle w:val="Heading4"/>
      </w:pPr>
      <w:proofErr w:type="spellStart"/>
      <w:r>
        <w:t>ValueSet</w:t>
      </w:r>
      <w:proofErr w:type="spellEnd"/>
    </w:p>
    <w:p w14:paraId="408A99F2" w14:textId="0FF19ADA" w:rsidR="00B35F50" w:rsidRDefault="00B35F50" w:rsidP="00B35F50">
      <w:r>
        <w:t xml:space="preserve">See </w:t>
      </w:r>
      <w:proofErr w:type="spellStart"/>
      <w:r>
        <w:t>ValueSet</w:t>
      </w:r>
      <w:proofErr w:type="spellEnd"/>
      <w:r>
        <w:t xml:space="preserve"> resource in </w:t>
      </w:r>
      <w:r w:rsidR="005719E5">
        <w:t xml:space="preserve">the 837D </w:t>
      </w:r>
      <w:r>
        <w:t>Bundle located in section 3.2.1</w:t>
      </w:r>
    </w:p>
    <w:p w14:paraId="3B4C91B3" w14:textId="77777777" w:rsidR="000551D8" w:rsidRPr="00BF59D0" w:rsidRDefault="000551D8" w:rsidP="00BF59D0">
      <w:pPr>
        <w:pStyle w:val="BodyText"/>
        <w:rPr>
          <w:lang w:eastAsia="en-US"/>
        </w:rPr>
      </w:pPr>
    </w:p>
    <w:p w14:paraId="11CA571E" w14:textId="53F0DF0D" w:rsidR="00377177" w:rsidRDefault="005729A9" w:rsidP="005729A9">
      <w:pPr>
        <w:pStyle w:val="Heading3"/>
      </w:pPr>
      <w:bookmarkStart w:id="1358" w:name="_Toc524429831"/>
      <w:r>
        <w:t>Mapping Sheet</w:t>
      </w:r>
      <w:bookmarkEnd w:id="1358"/>
    </w:p>
    <w:p w14:paraId="5AA9D627" w14:textId="5F75ADCE" w:rsidR="00A26F2E" w:rsidRDefault="00C051D7" w:rsidP="00A26F2E">
      <w:pPr>
        <w:pStyle w:val="BodyText"/>
        <w:rPr>
          <w:ins w:id="1359" w:author="Maerdian, Steffen (Halfaker)" w:date="2018-08-23T08:06:00Z"/>
          <w:lang w:eastAsia="en-US"/>
        </w:rPr>
      </w:pPr>
      <w:ins w:id="1360" w:author="Oulson, Keith T. (Halfaker)" w:date="2018-11-13T14:32:00Z">
        <w:r>
          <w:rPr>
            <w:lang w:eastAsia="en-US"/>
          </w:rPr>
          <w:object w:dxaOrig="1531" w:dyaOrig="990" w14:anchorId="4099AFDF">
            <v:shape id="_x0000_i1056" type="#_x0000_t75" style="width:76.5pt;height:49.5pt" o:ole="">
              <v:imagedata r:id="rId57" o:title=""/>
            </v:shape>
            <o:OLEObject Type="Embed" ProgID="Excel.Sheet.12" ShapeID="_x0000_i1056" DrawAspect="Icon" ObjectID="_1603624922" r:id="rId58"/>
          </w:object>
        </w:r>
      </w:ins>
      <w:ins w:id="1361" w:author="Maerdian, Steffen (Halfaker)" w:date="2018-09-11T11:54:00Z">
        <w:del w:id="1362" w:author="Oulson, Keith T. (Halfaker)" w:date="2018-11-13T14:31:00Z">
          <w:r w:rsidR="00F63369" w:rsidDel="00C051D7">
            <w:rPr>
              <w:lang w:eastAsia="en-US"/>
            </w:rPr>
            <w:object w:dxaOrig="1513" w:dyaOrig="984" w14:anchorId="18993B56">
              <v:shape id="_x0000_i1034" type="#_x0000_t75" style="width:75.75pt;height:49.5pt" o:ole="">
                <v:imagedata r:id="rId59" o:title=""/>
              </v:shape>
              <o:OLEObject Type="Embed" ProgID="Excel.Sheet.12" ShapeID="_x0000_i1034" DrawAspect="Icon" ObjectID="_1603624923" r:id="rId60"/>
            </w:object>
          </w:r>
        </w:del>
      </w:ins>
      <w:del w:id="1363" w:author="Maerdian, Steffen (Halfaker)" w:date="2018-09-11T11:53:00Z">
        <w:r w:rsidR="0041063C" w:rsidDel="001273FC">
          <w:rPr>
            <w:lang w:eastAsia="en-US"/>
          </w:rPr>
          <w:fldChar w:fldCharType="begin"/>
        </w:r>
        <w:r w:rsidR="0041063C" w:rsidDel="001273FC">
          <w:rPr>
            <w:lang w:eastAsia="en-US"/>
          </w:rPr>
          <w:fldChar w:fldCharType="end"/>
        </w:r>
      </w:del>
      <w:del w:id="1364" w:author="Maerdian, Steffen (Halfaker)" w:date="2018-08-23T17:53:00Z">
        <w:r w:rsidR="002A4169" w:rsidDel="0024290B">
          <w:rPr>
            <w:lang w:eastAsia="en-US"/>
          </w:rPr>
          <w:fldChar w:fldCharType="begin"/>
        </w:r>
        <w:r w:rsidR="002A4169" w:rsidDel="0024290B">
          <w:rPr>
            <w:lang w:eastAsia="en-US"/>
          </w:rPr>
          <w:fldChar w:fldCharType="end"/>
        </w:r>
      </w:del>
      <w:del w:id="1365" w:author="Maerdian, Steffen (Halfaker)" w:date="2018-08-23T08:44:00Z">
        <w:r w:rsidR="00E67124" w:rsidDel="00B9293D">
          <w:rPr>
            <w:lang w:eastAsia="en-US"/>
          </w:rPr>
          <w:fldChar w:fldCharType="begin"/>
        </w:r>
        <w:r w:rsidR="00E67124" w:rsidDel="00B9293D">
          <w:rPr>
            <w:lang w:eastAsia="en-US"/>
          </w:rPr>
          <w:fldChar w:fldCharType="end"/>
        </w:r>
      </w:del>
      <w:del w:id="1366" w:author="Steffen Maerdian" w:date="2018-04-19T10:43:00Z">
        <w:r w:rsidR="005F5DBB" w:rsidDel="001E3C8B">
          <w:rPr>
            <w:lang w:eastAsia="en-US"/>
          </w:rPr>
          <w:object w:dxaOrig="1551" w:dyaOrig="1004" w14:anchorId="479D183B">
            <v:shape id="_x0000_i1035" type="#_x0000_t75" style="width:77.25pt;height:50.25pt" o:ole="">
              <v:imagedata r:id="rId61" o:title=""/>
            </v:shape>
            <o:OLEObject Type="Embed" ProgID="Excel.Sheet.12" ShapeID="_x0000_i1035" DrawAspect="Icon" ObjectID="_1603624924" r:id="rId62"/>
          </w:object>
        </w:r>
      </w:del>
      <w:ins w:id="1367" w:author="Steffen Maerdian" w:date="2018-04-19T10:44:00Z">
        <w:del w:id="1368" w:author="Keith Oulson" w:date="2018-05-29T11:04:00Z">
          <w:r w:rsidR="001E3C8B" w:rsidDel="00387C18">
            <w:rPr>
              <w:lang w:eastAsia="en-US"/>
            </w:rPr>
            <w:object w:dxaOrig="1532" w:dyaOrig="991" w14:anchorId="69E63B0A">
              <v:shape id="_x0000_i1036" type="#_x0000_t75" style="width:76.5pt;height:49.5pt" o:ole="">
                <v:imagedata r:id="rId63" o:title=""/>
              </v:shape>
              <o:OLEObject Type="Embed" ProgID="Excel.Sheet.12" ShapeID="_x0000_i1036" DrawAspect="Icon" ObjectID="_1603624925" r:id="rId64"/>
            </w:object>
          </w:r>
        </w:del>
      </w:ins>
      <w:ins w:id="1369" w:author="Keith Oulson" w:date="2018-05-29T11:04:00Z">
        <w:del w:id="1370" w:author="Maerdian, Steffen (Halfaker)" w:date="2018-07-31T19:35:00Z">
          <w:r w:rsidR="00387C18" w:rsidDel="004575AE">
            <w:rPr>
              <w:lang w:eastAsia="en-US"/>
            </w:rPr>
            <w:object w:dxaOrig="1531" w:dyaOrig="990" w14:anchorId="61D21988">
              <v:shape id="_x0000_i1037" type="#_x0000_t75" style="width:76.5pt;height:49.5pt" o:ole="">
                <v:imagedata r:id="rId65" o:title=""/>
              </v:shape>
              <o:OLEObject Type="Embed" ProgID="Excel.Sheet.12" ShapeID="_x0000_i1037" DrawAspect="Icon" ObjectID="_1603624926" r:id="rId66"/>
            </w:object>
          </w:r>
        </w:del>
      </w:ins>
      <w:del w:id="1371" w:author="Maerdian, Steffen (Halfaker)" w:date="2018-08-23T08:06:00Z">
        <w:r w:rsidR="0087561D" w:rsidDel="00EC6FE7">
          <w:rPr>
            <w:lang w:eastAsia="en-US"/>
          </w:rPr>
          <w:fldChar w:fldCharType="begin"/>
        </w:r>
        <w:r w:rsidR="0087561D" w:rsidDel="00EC6FE7">
          <w:rPr>
            <w:lang w:eastAsia="en-US"/>
          </w:rPr>
          <w:fldChar w:fldCharType="end"/>
        </w:r>
      </w:del>
    </w:p>
    <w:p w14:paraId="798E8C03" w14:textId="5ABCF89C" w:rsidR="00EC6FE7" w:rsidRDefault="00EC6FE7" w:rsidP="00A26F2E">
      <w:pPr>
        <w:pStyle w:val="BodyText"/>
        <w:rPr>
          <w:ins w:id="1372" w:author="Maerdian, Steffen (Halfaker)" w:date="2018-08-23T08:06:00Z"/>
          <w:lang w:eastAsia="en-US"/>
        </w:rPr>
      </w:pPr>
    </w:p>
    <w:p w14:paraId="1E9A6A31" w14:textId="5C593A41" w:rsidR="00EC6FE7" w:rsidRDefault="00EC6FE7" w:rsidP="00A26F2E">
      <w:pPr>
        <w:pStyle w:val="BodyText"/>
        <w:rPr>
          <w:ins w:id="1373" w:author="Maerdian, Steffen (Halfaker)" w:date="2018-08-23T08:08:00Z"/>
          <w:lang w:eastAsia="en-US"/>
        </w:rPr>
      </w:pPr>
      <w:ins w:id="1374" w:author="Maerdian, Steffen (Halfaker)" w:date="2018-08-23T08:06:00Z">
        <w:r>
          <w:rPr>
            <w:sz w:val="24"/>
            <w:szCs w:val="24"/>
            <w:lang w:eastAsia="en-US"/>
          </w:rPr>
          <w:t xml:space="preserve">A ‘.x’ in the </w:t>
        </w:r>
        <w:proofErr w:type="spellStart"/>
        <w:r>
          <w:rPr>
            <w:sz w:val="24"/>
            <w:szCs w:val="24"/>
            <w:lang w:eastAsia="en-US"/>
          </w:rPr>
          <w:t>valu</w:t>
        </w:r>
      </w:ins>
      <w:ins w:id="1375" w:author="Maerdian, Steffen (Halfaker)" w:date="2018-08-23T08:07:00Z">
        <w:r>
          <w:rPr>
            <w:sz w:val="24"/>
            <w:szCs w:val="24"/>
            <w:lang w:eastAsia="en-US"/>
          </w:rPr>
          <w:t>eString</w:t>
        </w:r>
        <w:proofErr w:type="spellEnd"/>
        <w:r>
          <w:rPr>
            <w:sz w:val="24"/>
            <w:szCs w:val="24"/>
            <w:lang w:eastAsia="en-US"/>
          </w:rPr>
          <w:t xml:space="preserve"> in column</w:t>
        </w:r>
      </w:ins>
      <w:ins w:id="1376" w:author="Maerdian, Steffen (Halfaker)" w:date="2018-08-23T08:46:00Z">
        <w:r w:rsidR="004F13E2">
          <w:rPr>
            <w:sz w:val="24"/>
            <w:szCs w:val="24"/>
            <w:lang w:eastAsia="en-US"/>
          </w:rPr>
          <w:t>s H and</w:t>
        </w:r>
      </w:ins>
      <w:ins w:id="1377" w:author="Maerdian, Steffen (Halfaker)" w:date="2018-08-23T08:07:00Z">
        <w:r>
          <w:rPr>
            <w:sz w:val="24"/>
            <w:szCs w:val="24"/>
            <w:lang w:eastAsia="en-US"/>
          </w:rPr>
          <w:t xml:space="preserve"> K refers to the occurrence of the segment for repeating segments.</w:t>
        </w:r>
      </w:ins>
      <w:ins w:id="1378" w:author="Maerdian, Steffen (Halfaker)" w:date="2018-08-23T08:06:00Z">
        <w:r>
          <w:rPr>
            <w:lang w:eastAsia="en-US"/>
          </w:rPr>
          <w:t xml:space="preserve"> </w:t>
        </w:r>
      </w:ins>
    </w:p>
    <w:p w14:paraId="0E110CC8" w14:textId="77777777" w:rsidR="00EC6FE7" w:rsidRPr="00A26F2E" w:rsidRDefault="00EC6FE7" w:rsidP="00A26F2E">
      <w:pPr>
        <w:pStyle w:val="BodyText"/>
        <w:rPr>
          <w:lang w:eastAsia="en-US"/>
        </w:rPr>
      </w:pPr>
    </w:p>
    <w:p w14:paraId="7F9FE866" w14:textId="4B7F1EBC" w:rsidR="005704D6" w:rsidRDefault="00B92B9C" w:rsidP="005704D6">
      <w:pPr>
        <w:pStyle w:val="Heading1"/>
        <w:rPr>
          <w:rFonts w:ascii="Verdana" w:hAnsi="Verdana"/>
        </w:rPr>
      </w:pPr>
      <w:bookmarkStart w:id="1379" w:name="_Toc524429832"/>
      <w:r w:rsidRPr="005559F3">
        <w:rPr>
          <w:rFonts w:ascii="Verdana" w:hAnsi="Verdana"/>
        </w:rPr>
        <w:t xml:space="preserve">Appendix B - </w:t>
      </w:r>
      <w:proofErr w:type="spellStart"/>
      <w:r w:rsidRPr="005559F3">
        <w:rPr>
          <w:rFonts w:ascii="Verdana" w:hAnsi="Verdana"/>
        </w:rPr>
        <w:t>TASCore</w:t>
      </w:r>
      <w:proofErr w:type="spellEnd"/>
      <w:r w:rsidRPr="005559F3">
        <w:rPr>
          <w:rFonts w:ascii="Verdana" w:hAnsi="Verdana"/>
        </w:rPr>
        <w:t xml:space="preserve"> Mapping Rules</w:t>
      </w:r>
      <w:bookmarkEnd w:id="1379"/>
    </w:p>
    <w:p w14:paraId="66CAE996" w14:textId="0733D570" w:rsidR="00ED7939" w:rsidRDefault="00552D84">
      <w:pPr>
        <w:pStyle w:val="Heading2"/>
        <w:rPr>
          <w:ins w:id="1380" w:author="Maerdian, Steffen (Halfaker)" w:date="2018-08-22T15:22:00Z"/>
        </w:rPr>
        <w:pPrChange w:id="1381" w:author="Maerdian, Steffen (Halfaker)" w:date="2018-08-22T15:32:00Z">
          <w:pPr>
            <w:ind w:firstLine="432"/>
          </w:pPr>
        </w:pPrChange>
      </w:pPr>
      <w:del w:id="1382" w:author="Maerdian, Steffen (Halfaker)" w:date="2018-08-22T15:22:00Z">
        <w:r w:rsidDel="006B357E">
          <w:delText>TBD</w:delText>
        </w:r>
      </w:del>
      <w:bookmarkStart w:id="1383" w:name="_Toc524429833"/>
      <w:ins w:id="1384" w:author="Maerdian, Steffen (Halfaker)" w:date="2018-08-22T15:22:00Z">
        <w:r w:rsidR="006B357E">
          <w:t xml:space="preserve">Mapping rules for </w:t>
        </w:r>
      </w:ins>
      <w:proofErr w:type="spellStart"/>
      <w:ins w:id="1385" w:author="Maerdian, Steffen (Halfaker)" w:date="2018-08-22T15:32:00Z">
        <w:r w:rsidR="00057501">
          <w:t>Patient.</w:t>
        </w:r>
      </w:ins>
      <w:ins w:id="1386" w:author="Maerdian, Steffen (Halfaker)" w:date="2018-08-22T15:22:00Z">
        <w:r w:rsidR="00057501">
          <w:t>gender</w:t>
        </w:r>
        <w:bookmarkEnd w:id="1383"/>
        <w:proofErr w:type="spellEnd"/>
      </w:ins>
    </w:p>
    <w:p w14:paraId="1692437E" w14:textId="002C72CD" w:rsidR="006B357E" w:rsidRDefault="006B357E" w:rsidP="00351096">
      <w:pPr>
        <w:ind w:firstLine="432"/>
        <w:rPr>
          <w:ins w:id="1387" w:author="Maerdian, Steffen (Halfaker)" w:date="2018-08-22T15:22:00Z"/>
        </w:rPr>
      </w:pPr>
    </w:p>
    <w:tbl>
      <w:tblPr>
        <w:tblStyle w:val="TableGrid"/>
        <w:tblW w:w="0" w:type="auto"/>
        <w:tblLook w:val="04A0" w:firstRow="1" w:lastRow="0" w:firstColumn="1" w:lastColumn="0" w:noHBand="0" w:noVBand="1"/>
        <w:tblPrChange w:id="1388" w:author="Maerdian, Steffen (Halfaker)" w:date="2018-08-23T08:13:00Z">
          <w:tblPr>
            <w:tblStyle w:val="TableGrid"/>
            <w:tblW w:w="0" w:type="auto"/>
            <w:tblLook w:val="04A0" w:firstRow="1" w:lastRow="0" w:firstColumn="1" w:lastColumn="0" w:noHBand="0" w:noVBand="1"/>
          </w:tblPr>
        </w:tblPrChange>
      </w:tblPr>
      <w:tblGrid>
        <w:gridCol w:w="4068"/>
        <w:gridCol w:w="4050"/>
        <w:tblGridChange w:id="1389">
          <w:tblGrid>
            <w:gridCol w:w="3672"/>
            <w:gridCol w:w="3672"/>
          </w:tblGrid>
        </w:tblGridChange>
      </w:tblGrid>
      <w:tr w:rsidR="006B357E" w14:paraId="6B6D4F72" w14:textId="77777777" w:rsidTr="0047780F">
        <w:trPr>
          <w:ins w:id="1390" w:author="Maerdian, Steffen (Halfaker)" w:date="2018-08-22T15:22:00Z"/>
        </w:trPr>
        <w:tc>
          <w:tcPr>
            <w:tcW w:w="4068" w:type="dxa"/>
            <w:shd w:val="clear" w:color="auto" w:fill="D9D9D9" w:themeFill="background1" w:themeFillShade="D9"/>
            <w:tcPrChange w:id="1391" w:author="Maerdian, Steffen (Halfaker)" w:date="2018-08-23T08:13:00Z">
              <w:tcPr>
                <w:tcW w:w="3672" w:type="dxa"/>
              </w:tcPr>
            </w:tcPrChange>
          </w:tcPr>
          <w:p w14:paraId="286C2BC0" w14:textId="5AFCFD7D" w:rsidR="006B357E" w:rsidRDefault="006B357E" w:rsidP="00351096">
            <w:pPr>
              <w:rPr>
                <w:ins w:id="1392" w:author="Maerdian, Steffen (Halfaker)" w:date="2018-08-22T15:22:00Z"/>
              </w:rPr>
            </w:pPr>
            <w:proofErr w:type="spellStart"/>
            <w:ins w:id="1393" w:author="Maerdian, Steffen (Halfaker)" w:date="2018-08-22T15:22:00Z">
              <w:r>
                <w:t>VistA</w:t>
              </w:r>
              <w:proofErr w:type="spellEnd"/>
              <w:r>
                <w:t xml:space="preserve"> value</w:t>
              </w:r>
            </w:ins>
          </w:p>
        </w:tc>
        <w:tc>
          <w:tcPr>
            <w:tcW w:w="4050" w:type="dxa"/>
            <w:shd w:val="clear" w:color="auto" w:fill="D9D9D9" w:themeFill="background1" w:themeFillShade="D9"/>
            <w:tcPrChange w:id="1394" w:author="Maerdian, Steffen (Halfaker)" w:date="2018-08-23T08:13:00Z">
              <w:tcPr>
                <w:tcW w:w="3672" w:type="dxa"/>
              </w:tcPr>
            </w:tcPrChange>
          </w:tcPr>
          <w:p w14:paraId="58D71E5E" w14:textId="1A7F1C08" w:rsidR="006B357E" w:rsidRDefault="006B357E" w:rsidP="00351096">
            <w:pPr>
              <w:rPr>
                <w:ins w:id="1395" w:author="Maerdian, Steffen (Halfaker)" w:date="2018-08-22T15:22:00Z"/>
              </w:rPr>
            </w:pPr>
            <w:ins w:id="1396" w:author="Maerdian, Steffen (Halfaker)" w:date="2018-08-22T15:22:00Z">
              <w:r>
                <w:t>FHIR value</w:t>
              </w:r>
            </w:ins>
          </w:p>
        </w:tc>
      </w:tr>
      <w:tr w:rsidR="006B357E" w14:paraId="33D7E65C" w14:textId="77777777" w:rsidTr="0047780F">
        <w:trPr>
          <w:ins w:id="1397" w:author="Maerdian, Steffen (Halfaker)" w:date="2018-08-22T15:22:00Z"/>
        </w:trPr>
        <w:tc>
          <w:tcPr>
            <w:tcW w:w="4068" w:type="dxa"/>
            <w:tcPrChange w:id="1398" w:author="Maerdian, Steffen (Halfaker)" w:date="2018-08-23T08:13:00Z">
              <w:tcPr>
                <w:tcW w:w="3672" w:type="dxa"/>
              </w:tcPr>
            </w:tcPrChange>
          </w:tcPr>
          <w:p w14:paraId="5B8DB55C" w14:textId="2D01F285" w:rsidR="006B357E" w:rsidRDefault="006B357E" w:rsidP="00351096">
            <w:pPr>
              <w:rPr>
                <w:ins w:id="1399" w:author="Maerdian, Steffen (Halfaker)" w:date="2018-08-22T15:22:00Z"/>
              </w:rPr>
            </w:pPr>
            <w:ins w:id="1400" w:author="Maerdian, Steffen (Halfaker)" w:date="2018-08-22T15:23:00Z">
              <w:r>
                <w:t>M</w:t>
              </w:r>
            </w:ins>
          </w:p>
        </w:tc>
        <w:tc>
          <w:tcPr>
            <w:tcW w:w="4050" w:type="dxa"/>
            <w:tcPrChange w:id="1401" w:author="Maerdian, Steffen (Halfaker)" w:date="2018-08-23T08:13:00Z">
              <w:tcPr>
                <w:tcW w:w="3672" w:type="dxa"/>
              </w:tcPr>
            </w:tcPrChange>
          </w:tcPr>
          <w:p w14:paraId="66736874" w14:textId="460DF4DA" w:rsidR="006B357E" w:rsidRDefault="006B357E" w:rsidP="00351096">
            <w:pPr>
              <w:rPr>
                <w:ins w:id="1402" w:author="Maerdian, Steffen (Halfaker)" w:date="2018-08-22T15:22:00Z"/>
              </w:rPr>
            </w:pPr>
            <w:ins w:id="1403" w:author="Maerdian, Steffen (Halfaker)" w:date="2018-08-22T15:24:00Z">
              <w:r>
                <w:t>male</w:t>
              </w:r>
            </w:ins>
          </w:p>
        </w:tc>
      </w:tr>
      <w:tr w:rsidR="006B357E" w14:paraId="59339BA4" w14:textId="77777777" w:rsidTr="0047780F">
        <w:trPr>
          <w:ins w:id="1404" w:author="Maerdian, Steffen (Halfaker)" w:date="2018-08-22T15:22:00Z"/>
        </w:trPr>
        <w:tc>
          <w:tcPr>
            <w:tcW w:w="4068" w:type="dxa"/>
            <w:tcPrChange w:id="1405" w:author="Maerdian, Steffen (Halfaker)" w:date="2018-08-23T08:13:00Z">
              <w:tcPr>
                <w:tcW w:w="3672" w:type="dxa"/>
              </w:tcPr>
            </w:tcPrChange>
          </w:tcPr>
          <w:p w14:paraId="7CAD1456" w14:textId="1A553435" w:rsidR="006B357E" w:rsidRDefault="006B357E" w:rsidP="00351096">
            <w:pPr>
              <w:rPr>
                <w:ins w:id="1406" w:author="Maerdian, Steffen (Halfaker)" w:date="2018-08-22T15:22:00Z"/>
              </w:rPr>
            </w:pPr>
            <w:ins w:id="1407" w:author="Maerdian, Steffen (Halfaker)" w:date="2018-08-22T15:23:00Z">
              <w:r>
                <w:t>F</w:t>
              </w:r>
            </w:ins>
          </w:p>
        </w:tc>
        <w:tc>
          <w:tcPr>
            <w:tcW w:w="4050" w:type="dxa"/>
            <w:tcPrChange w:id="1408" w:author="Maerdian, Steffen (Halfaker)" w:date="2018-08-23T08:13:00Z">
              <w:tcPr>
                <w:tcW w:w="3672" w:type="dxa"/>
              </w:tcPr>
            </w:tcPrChange>
          </w:tcPr>
          <w:p w14:paraId="16F21AEF" w14:textId="137BC10B" w:rsidR="006B357E" w:rsidRDefault="006B357E" w:rsidP="00351096">
            <w:pPr>
              <w:rPr>
                <w:ins w:id="1409" w:author="Maerdian, Steffen (Halfaker)" w:date="2018-08-22T15:22:00Z"/>
              </w:rPr>
            </w:pPr>
            <w:ins w:id="1410" w:author="Maerdian, Steffen (Halfaker)" w:date="2018-08-22T15:24:00Z">
              <w:r>
                <w:t>female</w:t>
              </w:r>
            </w:ins>
          </w:p>
        </w:tc>
      </w:tr>
      <w:tr w:rsidR="006B357E" w14:paraId="35362896" w14:textId="77777777" w:rsidTr="0047780F">
        <w:trPr>
          <w:ins w:id="1411" w:author="Maerdian, Steffen (Halfaker)" w:date="2018-08-22T15:22:00Z"/>
        </w:trPr>
        <w:tc>
          <w:tcPr>
            <w:tcW w:w="4068" w:type="dxa"/>
            <w:tcPrChange w:id="1412" w:author="Maerdian, Steffen (Halfaker)" w:date="2018-08-23T08:13:00Z">
              <w:tcPr>
                <w:tcW w:w="3672" w:type="dxa"/>
              </w:tcPr>
            </w:tcPrChange>
          </w:tcPr>
          <w:p w14:paraId="2BE6BEF7" w14:textId="22FB941C" w:rsidR="006B357E" w:rsidRDefault="0047780F" w:rsidP="00351096">
            <w:pPr>
              <w:rPr>
                <w:ins w:id="1413" w:author="Maerdian, Steffen (Halfaker)" w:date="2018-08-22T15:22:00Z"/>
              </w:rPr>
            </w:pPr>
            <w:ins w:id="1414" w:author="Maerdian, Steffen (Halfaker)" w:date="2018-08-23T08:13:00Z">
              <w:r>
                <w:t>Everything other than M or F</w:t>
              </w:r>
            </w:ins>
          </w:p>
        </w:tc>
        <w:tc>
          <w:tcPr>
            <w:tcW w:w="4050" w:type="dxa"/>
            <w:tcPrChange w:id="1415" w:author="Maerdian, Steffen (Halfaker)" w:date="2018-08-23T08:13:00Z">
              <w:tcPr>
                <w:tcW w:w="3672" w:type="dxa"/>
              </w:tcPr>
            </w:tcPrChange>
          </w:tcPr>
          <w:p w14:paraId="4E38E225" w14:textId="352E3C0F" w:rsidR="006B357E" w:rsidRDefault="006B357E" w:rsidP="00351096">
            <w:pPr>
              <w:rPr>
                <w:ins w:id="1416" w:author="Maerdian, Steffen (Halfaker)" w:date="2018-08-22T15:22:00Z"/>
              </w:rPr>
            </w:pPr>
            <w:ins w:id="1417" w:author="Maerdian, Steffen (Halfaker)" w:date="2018-08-22T15:25:00Z">
              <w:r>
                <w:t>unknown</w:t>
              </w:r>
            </w:ins>
          </w:p>
        </w:tc>
      </w:tr>
    </w:tbl>
    <w:p w14:paraId="443CCA42" w14:textId="656EAC8C" w:rsidR="006B357E" w:rsidRDefault="006B357E" w:rsidP="00351096">
      <w:pPr>
        <w:ind w:firstLine="432"/>
        <w:rPr>
          <w:ins w:id="1418" w:author="Maerdian, Steffen (Halfaker)" w:date="2018-08-22T15:25:00Z"/>
        </w:rPr>
      </w:pPr>
    </w:p>
    <w:p w14:paraId="3860C981" w14:textId="70481B41" w:rsidR="006B357E" w:rsidRDefault="006B357E" w:rsidP="00351096">
      <w:pPr>
        <w:ind w:firstLine="432"/>
        <w:rPr>
          <w:ins w:id="1419" w:author="Maerdian, Steffen (Halfaker)" w:date="2018-08-22T15:31:00Z"/>
        </w:rPr>
      </w:pPr>
      <w:ins w:id="1420" w:author="Maerdian, Steffen (Halfaker)" w:date="2018-08-22T15:26:00Z">
        <w:r>
          <w:t>Used in</w:t>
        </w:r>
      </w:ins>
    </w:p>
    <w:p w14:paraId="3A0029D9" w14:textId="77777777" w:rsidR="00057501" w:rsidRDefault="00057501">
      <w:pPr>
        <w:pStyle w:val="ListParagraph"/>
        <w:rPr>
          <w:ins w:id="1421" w:author="Maerdian, Steffen (Halfaker)" w:date="2018-08-22T15:31:00Z"/>
        </w:rPr>
        <w:pPrChange w:id="1422" w:author="Maerdian, Steffen (Halfaker)" w:date="2018-08-22T15:40:00Z">
          <w:pPr>
            <w:ind w:firstLine="432"/>
          </w:pPr>
        </w:pPrChange>
      </w:pPr>
    </w:p>
    <w:p w14:paraId="51E3B765" w14:textId="7E130051" w:rsidR="00057501" w:rsidRDefault="00057501">
      <w:pPr>
        <w:pStyle w:val="ListParagraph"/>
        <w:numPr>
          <w:ilvl w:val="1"/>
          <w:numId w:val="22"/>
        </w:numPr>
        <w:rPr>
          <w:ins w:id="1423" w:author="Maerdian, Steffen (Halfaker)" w:date="2018-08-22T15:30:00Z"/>
        </w:rPr>
        <w:pPrChange w:id="1424" w:author="Maerdian, Steffen (Halfaker)" w:date="2018-08-22T15:31:00Z">
          <w:pPr>
            <w:ind w:firstLine="432"/>
          </w:pPr>
        </w:pPrChange>
      </w:pPr>
      <w:ins w:id="1425" w:author="Maerdian, Steffen (Halfaker)" w:date="2018-08-22T15:28:00Z">
        <w:r>
          <w:t>Resource: Patient</w:t>
        </w:r>
      </w:ins>
    </w:p>
    <w:p w14:paraId="268106B1" w14:textId="6139D650" w:rsidR="00057501" w:rsidRDefault="00057501">
      <w:pPr>
        <w:pStyle w:val="ListParagraph"/>
        <w:numPr>
          <w:ilvl w:val="1"/>
          <w:numId w:val="22"/>
        </w:numPr>
        <w:rPr>
          <w:ins w:id="1426" w:author="Maerdian, Steffen (Halfaker)" w:date="2018-08-22T15:28:00Z"/>
        </w:rPr>
        <w:pPrChange w:id="1427" w:author="Maerdian, Steffen (Halfaker)" w:date="2018-08-22T15:31:00Z">
          <w:pPr>
            <w:ind w:firstLine="432"/>
          </w:pPr>
        </w:pPrChange>
      </w:pPr>
      <w:ins w:id="1428" w:author="Maerdian, Steffen (Halfaker)" w:date="2018-08-22T15:30:00Z">
        <w:r>
          <w:t xml:space="preserve">Field: </w:t>
        </w:r>
        <w:proofErr w:type="spellStart"/>
        <w:r>
          <w:t>Patient.gender</w:t>
        </w:r>
      </w:ins>
      <w:proofErr w:type="spellEnd"/>
    </w:p>
    <w:p w14:paraId="61DE672D" w14:textId="60ED5A48" w:rsidR="006B357E" w:rsidRDefault="00057501">
      <w:pPr>
        <w:pStyle w:val="ListParagraph"/>
        <w:numPr>
          <w:ilvl w:val="1"/>
          <w:numId w:val="22"/>
        </w:numPr>
        <w:rPr>
          <w:ins w:id="1429" w:author="Maerdian, Steffen (Halfaker)" w:date="2018-08-22T15:29:00Z"/>
        </w:rPr>
        <w:pPrChange w:id="1430" w:author="Maerdian, Steffen (Halfaker)" w:date="2018-08-22T15:31:00Z">
          <w:pPr>
            <w:ind w:firstLine="432"/>
          </w:pPr>
        </w:pPrChange>
      </w:pPr>
      <w:ins w:id="1431" w:author="Maerdian, Steffen (Halfaker)" w:date="2018-08-22T15:29:00Z">
        <w:r>
          <w:t xml:space="preserve">Segment: </w:t>
        </w:r>
        <w:r w:rsidRPr="00057501">
          <w:t>837-CI2-SubscriberData</w:t>
        </w:r>
      </w:ins>
    </w:p>
    <w:p w14:paraId="0CAD601D" w14:textId="294B6091" w:rsidR="00057501" w:rsidRDefault="00057501">
      <w:pPr>
        <w:pStyle w:val="ListParagraph"/>
        <w:numPr>
          <w:ilvl w:val="1"/>
          <w:numId w:val="22"/>
        </w:numPr>
        <w:rPr>
          <w:ins w:id="1432" w:author="Maerdian, Steffen (Halfaker)" w:date="2018-08-22T15:26:00Z"/>
        </w:rPr>
        <w:pPrChange w:id="1433" w:author="Maerdian, Steffen (Halfaker)" w:date="2018-08-22T15:31:00Z">
          <w:pPr>
            <w:ind w:firstLine="432"/>
          </w:pPr>
        </w:pPrChange>
      </w:pPr>
      <w:ins w:id="1434" w:author="Maerdian, Steffen (Halfaker)" w:date="2018-08-22T15:29:00Z">
        <w:r>
          <w:t xml:space="preserve">Field: </w:t>
        </w:r>
      </w:ins>
      <w:ins w:id="1435" w:author="Maerdian, Steffen (Halfaker)" w:date="2018-08-22T15:30:00Z">
        <w:r w:rsidRPr="00057501">
          <w:t>837-CI2-8-Subscriber Gender Code</w:t>
        </w:r>
      </w:ins>
    </w:p>
    <w:p w14:paraId="3C2AE999" w14:textId="5B4B3D7C" w:rsidR="00057501" w:rsidRDefault="00057501">
      <w:pPr>
        <w:pStyle w:val="ListParagraph"/>
        <w:rPr>
          <w:ins w:id="1436" w:author="Maerdian, Steffen (Halfaker)" w:date="2018-08-22T15:31:00Z"/>
        </w:rPr>
        <w:pPrChange w:id="1437" w:author="Maerdian, Steffen (Halfaker)" w:date="2018-08-22T15:40:00Z">
          <w:pPr>
            <w:ind w:firstLine="432"/>
          </w:pPr>
        </w:pPrChange>
      </w:pPr>
    </w:p>
    <w:p w14:paraId="0BF13C0C" w14:textId="77777777" w:rsidR="00057501" w:rsidRDefault="00057501" w:rsidP="00057501">
      <w:pPr>
        <w:pStyle w:val="ListParagraph"/>
        <w:numPr>
          <w:ilvl w:val="1"/>
          <w:numId w:val="22"/>
        </w:numPr>
        <w:rPr>
          <w:ins w:id="1438" w:author="Maerdian, Steffen (Halfaker)" w:date="2018-08-22T15:31:00Z"/>
        </w:rPr>
      </w:pPr>
      <w:ins w:id="1439" w:author="Maerdian, Steffen (Halfaker)" w:date="2018-08-22T15:31:00Z">
        <w:r>
          <w:t>Resource: Patient</w:t>
        </w:r>
      </w:ins>
    </w:p>
    <w:p w14:paraId="40994D09" w14:textId="77777777" w:rsidR="00057501" w:rsidRDefault="00057501" w:rsidP="00057501">
      <w:pPr>
        <w:pStyle w:val="ListParagraph"/>
        <w:numPr>
          <w:ilvl w:val="1"/>
          <w:numId w:val="22"/>
        </w:numPr>
        <w:rPr>
          <w:ins w:id="1440" w:author="Maerdian, Steffen (Halfaker)" w:date="2018-08-22T15:31:00Z"/>
        </w:rPr>
      </w:pPr>
      <w:ins w:id="1441" w:author="Maerdian, Steffen (Halfaker)" w:date="2018-08-22T15:31:00Z">
        <w:r>
          <w:t xml:space="preserve">Field: </w:t>
        </w:r>
        <w:proofErr w:type="spellStart"/>
        <w:r>
          <w:t>Patient.gender</w:t>
        </w:r>
        <w:proofErr w:type="spellEnd"/>
      </w:ins>
    </w:p>
    <w:p w14:paraId="542D2058" w14:textId="0D257BAE" w:rsidR="00057501" w:rsidRDefault="00057501" w:rsidP="00057501">
      <w:pPr>
        <w:pStyle w:val="ListParagraph"/>
        <w:numPr>
          <w:ilvl w:val="1"/>
          <w:numId w:val="22"/>
        </w:numPr>
        <w:rPr>
          <w:ins w:id="1442" w:author="Maerdian, Steffen (Halfaker)" w:date="2018-08-22T15:31:00Z"/>
        </w:rPr>
      </w:pPr>
      <w:ins w:id="1443" w:author="Maerdian, Steffen (Halfaker)" w:date="2018-08-22T15:31:00Z">
        <w:r>
          <w:t xml:space="preserve">Segment: </w:t>
        </w:r>
      </w:ins>
      <w:ins w:id="1444" w:author="Maerdian, Steffen (Halfaker)" w:date="2018-08-22T15:32:00Z">
        <w:r w:rsidRPr="00057501">
          <w:t>837-PT1-Patient Data</w:t>
        </w:r>
      </w:ins>
    </w:p>
    <w:p w14:paraId="623EB425" w14:textId="77777777" w:rsidR="00057501" w:rsidRDefault="00057501" w:rsidP="00057501">
      <w:pPr>
        <w:pStyle w:val="ListParagraph"/>
        <w:numPr>
          <w:ilvl w:val="1"/>
          <w:numId w:val="22"/>
        </w:numPr>
        <w:rPr>
          <w:ins w:id="1445" w:author="Maerdian, Steffen (Halfaker)" w:date="2018-08-22T15:31:00Z"/>
        </w:rPr>
      </w:pPr>
      <w:ins w:id="1446" w:author="Maerdian, Steffen (Halfaker)" w:date="2018-08-22T15:31:00Z">
        <w:r>
          <w:t xml:space="preserve">Field: </w:t>
        </w:r>
        <w:r w:rsidRPr="00057501">
          <w:t>837-CI2-8-Subscriber Gender Code</w:t>
        </w:r>
      </w:ins>
    </w:p>
    <w:p w14:paraId="4658AA12" w14:textId="5ECDA0E0" w:rsidR="00057501" w:rsidRDefault="00057501">
      <w:pPr>
        <w:pStyle w:val="ListParagraph"/>
        <w:numPr>
          <w:ilvl w:val="1"/>
          <w:numId w:val="22"/>
        </w:numPr>
        <w:rPr>
          <w:ins w:id="1447" w:author="Maerdian, Steffen (Halfaker)" w:date="2018-08-22T15:35:00Z"/>
        </w:rPr>
        <w:pPrChange w:id="1448" w:author="Maerdian, Steffen (Halfaker)" w:date="2018-08-22T15:31:00Z">
          <w:pPr>
            <w:ind w:firstLine="432"/>
          </w:pPr>
        </w:pPrChange>
      </w:pPr>
      <w:ins w:id="1449" w:author="Maerdian, Steffen (Halfaker)" w:date="2018-08-22T15:33:00Z">
        <w:r w:rsidRPr="00057501">
          <w:t>837-PT1-13-Pt. Gender Code</w:t>
        </w:r>
      </w:ins>
    </w:p>
    <w:p w14:paraId="11A1AD76" w14:textId="05443F11" w:rsidR="005049BD" w:rsidRDefault="005049BD">
      <w:pPr>
        <w:rPr>
          <w:ins w:id="1450" w:author="Maerdian, Steffen (Halfaker)" w:date="2018-08-22T15:35:00Z"/>
        </w:rPr>
        <w:pPrChange w:id="1451" w:author="Maerdian, Steffen (Halfaker)" w:date="2018-08-22T15:35:00Z">
          <w:pPr>
            <w:ind w:firstLine="432"/>
          </w:pPr>
        </w:pPrChange>
      </w:pPr>
    </w:p>
    <w:p w14:paraId="26341338" w14:textId="77777777" w:rsidR="005049BD" w:rsidRDefault="005049BD">
      <w:pPr>
        <w:rPr>
          <w:ins w:id="1452" w:author="Maerdian, Steffen (Halfaker)" w:date="2018-08-22T15:33:00Z"/>
        </w:rPr>
        <w:pPrChange w:id="1453" w:author="Maerdian, Steffen (Halfaker)" w:date="2018-08-22T15:35:00Z">
          <w:pPr>
            <w:ind w:firstLine="432"/>
          </w:pPr>
        </w:pPrChange>
      </w:pPr>
    </w:p>
    <w:p w14:paraId="77C37751" w14:textId="37537865" w:rsidR="00057501" w:rsidRDefault="005049BD">
      <w:pPr>
        <w:pStyle w:val="Heading2"/>
        <w:rPr>
          <w:ins w:id="1454" w:author="Maerdian, Steffen (Halfaker)" w:date="2018-08-22T15:35:00Z"/>
        </w:rPr>
        <w:pPrChange w:id="1455" w:author="Maerdian, Steffen (Halfaker)" w:date="2018-08-22T15:35:00Z">
          <w:pPr>
            <w:ind w:firstLine="432"/>
          </w:pPr>
        </w:pPrChange>
      </w:pPr>
      <w:bookmarkStart w:id="1456" w:name="_Toc524429834"/>
      <w:ins w:id="1457" w:author="Maerdian, Steffen (Halfaker)" w:date="2018-08-22T15:33:00Z">
        <w:r>
          <w:lastRenderedPageBreak/>
          <w:t xml:space="preserve">Mapping rules for </w:t>
        </w:r>
      </w:ins>
      <w:proofErr w:type="spellStart"/>
      <w:proofErr w:type="gramStart"/>
      <w:ins w:id="1458" w:author="Maerdian, Steffen (Halfaker)" w:date="2018-08-22T15:35:00Z">
        <w:r>
          <w:t>telecom.system</w:t>
        </w:r>
        <w:bookmarkEnd w:id="1456"/>
        <w:proofErr w:type="spellEnd"/>
        <w:proofErr w:type="gramEnd"/>
      </w:ins>
    </w:p>
    <w:tbl>
      <w:tblPr>
        <w:tblStyle w:val="TableGrid"/>
        <w:tblW w:w="0" w:type="auto"/>
        <w:tblLook w:val="04A0" w:firstRow="1" w:lastRow="0" w:firstColumn="1" w:lastColumn="0" w:noHBand="0" w:noVBand="1"/>
        <w:tblPrChange w:id="1459" w:author="Maerdian, Steffen (Halfaker)" w:date="2018-08-22T15:37:00Z">
          <w:tblPr>
            <w:tblStyle w:val="TableGrid"/>
            <w:tblW w:w="0" w:type="auto"/>
            <w:tblLook w:val="04A0" w:firstRow="1" w:lastRow="0" w:firstColumn="1" w:lastColumn="0" w:noHBand="0" w:noVBand="1"/>
          </w:tblPr>
        </w:tblPrChange>
      </w:tblPr>
      <w:tblGrid>
        <w:gridCol w:w="3672"/>
        <w:gridCol w:w="3672"/>
        <w:tblGridChange w:id="1460">
          <w:tblGrid>
            <w:gridCol w:w="3672"/>
            <w:gridCol w:w="3672"/>
          </w:tblGrid>
        </w:tblGridChange>
      </w:tblGrid>
      <w:tr w:rsidR="005049BD" w14:paraId="0B3C1885" w14:textId="77777777" w:rsidTr="004260A0">
        <w:trPr>
          <w:ins w:id="1461" w:author="Maerdian, Steffen (Halfaker)" w:date="2018-08-22T15:35:00Z"/>
        </w:trPr>
        <w:tc>
          <w:tcPr>
            <w:tcW w:w="3672" w:type="dxa"/>
            <w:shd w:val="clear" w:color="auto" w:fill="D9D9D9" w:themeFill="background1" w:themeFillShade="D9"/>
            <w:tcPrChange w:id="1462" w:author="Maerdian, Steffen (Halfaker)" w:date="2018-08-22T15:37:00Z">
              <w:tcPr>
                <w:tcW w:w="3672" w:type="dxa"/>
              </w:tcPr>
            </w:tcPrChange>
          </w:tcPr>
          <w:p w14:paraId="397E9478" w14:textId="77777777" w:rsidR="005049BD" w:rsidRDefault="005049BD" w:rsidP="00886073">
            <w:pPr>
              <w:rPr>
                <w:ins w:id="1463" w:author="Maerdian, Steffen (Halfaker)" w:date="2018-08-22T15:35:00Z"/>
              </w:rPr>
            </w:pPr>
            <w:proofErr w:type="spellStart"/>
            <w:ins w:id="1464" w:author="Maerdian, Steffen (Halfaker)" w:date="2018-08-22T15:35:00Z">
              <w:r>
                <w:t>VistA</w:t>
              </w:r>
              <w:proofErr w:type="spellEnd"/>
              <w:r>
                <w:t xml:space="preserve"> value</w:t>
              </w:r>
            </w:ins>
          </w:p>
        </w:tc>
        <w:tc>
          <w:tcPr>
            <w:tcW w:w="3672" w:type="dxa"/>
            <w:shd w:val="clear" w:color="auto" w:fill="D9D9D9" w:themeFill="background1" w:themeFillShade="D9"/>
            <w:tcPrChange w:id="1465" w:author="Maerdian, Steffen (Halfaker)" w:date="2018-08-22T15:37:00Z">
              <w:tcPr>
                <w:tcW w:w="3672" w:type="dxa"/>
              </w:tcPr>
            </w:tcPrChange>
          </w:tcPr>
          <w:p w14:paraId="48129071" w14:textId="77777777" w:rsidR="005049BD" w:rsidRDefault="005049BD" w:rsidP="00886073">
            <w:pPr>
              <w:rPr>
                <w:ins w:id="1466" w:author="Maerdian, Steffen (Halfaker)" w:date="2018-08-22T15:35:00Z"/>
              </w:rPr>
            </w:pPr>
            <w:ins w:id="1467" w:author="Maerdian, Steffen (Halfaker)" w:date="2018-08-22T15:35:00Z">
              <w:r>
                <w:t>FHIR value</w:t>
              </w:r>
            </w:ins>
          </w:p>
        </w:tc>
      </w:tr>
      <w:tr w:rsidR="005049BD" w14:paraId="253A470B" w14:textId="77777777" w:rsidTr="00886073">
        <w:trPr>
          <w:ins w:id="1468" w:author="Maerdian, Steffen (Halfaker)" w:date="2018-08-22T15:35:00Z"/>
        </w:trPr>
        <w:tc>
          <w:tcPr>
            <w:tcW w:w="3672" w:type="dxa"/>
          </w:tcPr>
          <w:p w14:paraId="1B855526" w14:textId="3E96431C" w:rsidR="005049BD" w:rsidRDefault="005049BD" w:rsidP="00886073">
            <w:pPr>
              <w:rPr>
                <w:ins w:id="1469" w:author="Maerdian, Steffen (Halfaker)" w:date="2018-08-22T15:35:00Z"/>
              </w:rPr>
            </w:pPr>
            <w:ins w:id="1470" w:author="Maerdian, Steffen (Halfaker)" w:date="2018-08-22T15:36:00Z">
              <w:r>
                <w:t>TE</w:t>
              </w:r>
            </w:ins>
          </w:p>
        </w:tc>
        <w:tc>
          <w:tcPr>
            <w:tcW w:w="3672" w:type="dxa"/>
          </w:tcPr>
          <w:p w14:paraId="65205A6F" w14:textId="60764AB5" w:rsidR="005049BD" w:rsidRDefault="005049BD" w:rsidP="00886073">
            <w:pPr>
              <w:rPr>
                <w:ins w:id="1471" w:author="Maerdian, Steffen (Halfaker)" w:date="2018-08-22T15:35:00Z"/>
              </w:rPr>
            </w:pPr>
            <w:ins w:id="1472" w:author="Maerdian, Steffen (Halfaker)" w:date="2018-08-22T15:36:00Z">
              <w:r>
                <w:t>phone</w:t>
              </w:r>
            </w:ins>
          </w:p>
        </w:tc>
      </w:tr>
      <w:tr w:rsidR="005049BD" w14:paraId="4FF6F5BD" w14:textId="77777777" w:rsidTr="00886073">
        <w:trPr>
          <w:ins w:id="1473" w:author="Maerdian, Steffen (Halfaker)" w:date="2018-08-22T15:35:00Z"/>
        </w:trPr>
        <w:tc>
          <w:tcPr>
            <w:tcW w:w="3672" w:type="dxa"/>
          </w:tcPr>
          <w:p w14:paraId="47C427FE" w14:textId="74DC136E" w:rsidR="005049BD" w:rsidRDefault="005049BD" w:rsidP="00886073">
            <w:pPr>
              <w:rPr>
                <w:ins w:id="1474" w:author="Maerdian, Steffen (Halfaker)" w:date="2018-08-22T15:35:00Z"/>
              </w:rPr>
            </w:pPr>
            <w:ins w:id="1475" w:author="Maerdian, Steffen (Halfaker)" w:date="2018-08-22T15:36:00Z">
              <w:r>
                <w:t>EX</w:t>
              </w:r>
            </w:ins>
          </w:p>
        </w:tc>
        <w:tc>
          <w:tcPr>
            <w:tcW w:w="3672" w:type="dxa"/>
          </w:tcPr>
          <w:p w14:paraId="4B3F218D" w14:textId="37283872" w:rsidR="005049BD" w:rsidRDefault="005049BD" w:rsidP="00886073">
            <w:pPr>
              <w:rPr>
                <w:ins w:id="1476" w:author="Maerdian, Steffen (Halfaker)" w:date="2018-08-22T15:35:00Z"/>
              </w:rPr>
            </w:pPr>
            <w:ins w:id="1477" w:author="Maerdian, Steffen (Halfaker)" w:date="2018-08-22T15:36:00Z">
              <w:r>
                <w:t>other</w:t>
              </w:r>
            </w:ins>
          </w:p>
        </w:tc>
      </w:tr>
    </w:tbl>
    <w:p w14:paraId="183E8519" w14:textId="68F0D776" w:rsidR="005049BD" w:rsidRDefault="005049BD">
      <w:pPr>
        <w:rPr>
          <w:ins w:id="1478" w:author="Maerdian, Steffen (Halfaker)" w:date="2018-08-22T15:39:00Z"/>
        </w:rPr>
        <w:pPrChange w:id="1479" w:author="Maerdian, Steffen (Halfaker)" w:date="2018-08-22T15:33:00Z">
          <w:pPr>
            <w:ind w:firstLine="432"/>
          </w:pPr>
        </w:pPrChange>
      </w:pPr>
    </w:p>
    <w:p w14:paraId="68FE8EB3" w14:textId="77777777" w:rsidR="004260A0" w:rsidRDefault="004260A0" w:rsidP="004260A0">
      <w:pPr>
        <w:ind w:firstLine="432"/>
        <w:rPr>
          <w:ins w:id="1480" w:author="Maerdian, Steffen (Halfaker)" w:date="2018-08-22T15:40:00Z"/>
        </w:rPr>
      </w:pPr>
      <w:ins w:id="1481" w:author="Maerdian, Steffen (Halfaker)" w:date="2018-08-22T15:40:00Z">
        <w:r>
          <w:t>Used in</w:t>
        </w:r>
      </w:ins>
    </w:p>
    <w:p w14:paraId="08B56A0F" w14:textId="77777777" w:rsidR="004260A0" w:rsidRDefault="004260A0">
      <w:pPr>
        <w:pStyle w:val="ListParagraph"/>
        <w:rPr>
          <w:ins w:id="1482" w:author="Maerdian, Steffen (Halfaker)" w:date="2018-08-22T15:40:00Z"/>
        </w:rPr>
        <w:pPrChange w:id="1483" w:author="Maerdian, Steffen (Halfaker)" w:date="2018-08-22T15:40:00Z">
          <w:pPr>
            <w:pStyle w:val="ListParagraph"/>
            <w:numPr>
              <w:numId w:val="22"/>
            </w:numPr>
            <w:ind w:hanging="360"/>
          </w:pPr>
        </w:pPrChange>
      </w:pPr>
    </w:p>
    <w:p w14:paraId="32B26CAF" w14:textId="0DFC61A6" w:rsidR="004260A0" w:rsidRDefault="004260A0" w:rsidP="004260A0">
      <w:pPr>
        <w:pStyle w:val="ListParagraph"/>
        <w:numPr>
          <w:ilvl w:val="1"/>
          <w:numId w:val="22"/>
        </w:numPr>
        <w:rPr>
          <w:ins w:id="1484" w:author="Maerdian, Steffen (Halfaker)" w:date="2018-08-22T15:40:00Z"/>
        </w:rPr>
      </w:pPr>
      <w:ins w:id="1485" w:author="Maerdian, Steffen (Halfaker)" w:date="2018-08-22T15:40:00Z">
        <w:r>
          <w:t xml:space="preserve">Resource: </w:t>
        </w:r>
      </w:ins>
      <w:ins w:id="1486" w:author="Maerdian, Steffen (Halfaker)" w:date="2018-08-22T15:41:00Z">
        <w:r>
          <w:t>Organization</w:t>
        </w:r>
      </w:ins>
    </w:p>
    <w:p w14:paraId="02004800" w14:textId="24BA6FDA" w:rsidR="004260A0" w:rsidRDefault="004260A0" w:rsidP="004260A0">
      <w:pPr>
        <w:pStyle w:val="ListParagraph"/>
        <w:numPr>
          <w:ilvl w:val="1"/>
          <w:numId w:val="22"/>
        </w:numPr>
        <w:rPr>
          <w:ins w:id="1487" w:author="Maerdian, Steffen (Halfaker)" w:date="2018-08-22T15:40:00Z"/>
        </w:rPr>
      </w:pPr>
      <w:ins w:id="1488" w:author="Maerdian, Steffen (Halfaker)" w:date="2018-08-22T15:40:00Z">
        <w:r>
          <w:t xml:space="preserve">Field: </w:t>
        </w:r>
      </w:ins>
      <w:proofErr w:type="spellStart"/>
      <w:proofErr w:type="gramStart"/>
      <w:ins w:id="1489" w:author="Maerdian, Steffen (Halfaker)" w:date="2018-08-22T15:42:00Z">
        <w:r w:rsidRPr="004260A0">
          <w:t>Organization.contact.telecom</w:t>
        </w:r>
        <w:proofErr w:type="gramEnd"/>
        <w:r w:rsidRPr="004260A0">
          <w:t>.system</w:t>
        </w:r>
      </w:ins>
      <w:proofErr w:type="spellEnd"/>
    </w:p>
    <w:p w14:paraId="5FD6D3FB" w14:textId="679BB10F" w:rsidR="004260A0" w:rsidRDefault="004260A0" w:rsidP="004260A0">
      <w:pPr>
        <w:pStyle w:val="ListParagraph"/>
        <w:numPr>
          <w:ilvl w:val="1"/>
          <w:numId w:val="22"/>
        </w:numPr>
        <w:rPr>
          <w:ins w:id="1490" w:author="Maerdian, Steffen (Halfaker)" w:date="2018-08-22T15:40:00Z"/>
        </w:rPr>
      </w:pPr>
      <w:ins w:id="1491" w:author="Maerdian, Steffen (Halfaker)" w:date="2018-08-22T15:40:00Z">
        <w:r>
          <w:t xml:space="preserve">Segment: </w:t>
        </w:r>
      </w:ins>
      <w:ins w:id="1492" w:author="Maerdian, Steffen (Halfaker)" w:date="2018-08-22T15:42:00Z">
        <w:r w:rsidRPr="004260A0">
          <w:t>837-PT2-Patient Data</w:t>
        </w:r>
      </w:ins>
    </w:p>
    <w:p w14:paraId="4F8F35ED" w14:textId="1035D803" w:rsidR="004260A0" w:rsidRDefault="004260A0" w:rsidP="004260A0">
      <w:pPr>
        <w:pStyle w:val="ListParagraph"/>
        <w:numPr>
          <w:ilvl w:val="1"/>
          <w:numId w:val="22"/>
        </w:numPr>
        <w:rPr>
          <w:ins w:id="1493" w:author="Maerdian, Steffen (Halfaker)" w:date="2018-08-22T15:43:00Z"/>
        </w:rPr>
      </w:pPr>
      <w:ins w:id="1494" w:author="Maerdian, Steffen (Halfaker)" w:date="2018-08-22T15:40:00Z">
        <w:r>
          <w:t xml:space="preserve">Field: </w:t>
        </w:r>
      </w:ins>
      <w:ins w:id="1495" w:author="Maerdian, Steffen (Halfaker)" w:date="2018-08-22T15:43:00Z">
        <w:r w:rsidRPr="004260A0">
          <w:t>837-PT2-9-Prop/Cas Contact Tele Qualifier</w:t>
        </w:r>
      </w:ins>
    </w:p>
    <w:p w14:paraId="7E9095FE" w14:textId="269043FD" w:rsidR="004260A0" w:rsidRDefault="004260A0">
      <w:pPr>
        <w:pStyle w:val="ListParagraph"/>
        <w:ind w:left="1440"/>
        <w:rPr>
          <w:ins w:id="1496" w:author="Maerdian, Steffen (Halfaker)" w:date="2018-08-22T15:43:00Z"/>
        </w:rPr>
        <w:pPrChange w:id="1497" w:author="Maerdian, Steffen (Halfaker)" w:date="2018-08-22T15:43:00Z">
          <w:pPr>
            <w:pStyle w:val="ListParagraph"/>
            <w:numPr>
              <w:ilvl w:val="1"/>
              <w:numId w:val="22"/>
            </w:numPr>
            <w:ind w:left="1440" w:hanging="360"/>
          </w:pPr>
        </w:pPrChange>
      </w:pPr>
    </w:p>
    <w:p w14:paraId="51D18768" w14:textId="0755B86B" w:rsidR="004260A0" w:rsidRDefault="004260A0" w:rsidP="004260A0">
      <w:pPr>
        <w:pStyle w:val="ListParagraph"/>
        <w:numPr>
          <w:ilvl w:val="1"/>
          <w:numId w:val="22"/>
        </w:numPr>
        <w:rPr>
          <w:ins w:id="1498" w:author="Maerdian, Steffen (Halfaker)" w:date="2018-08-22T15:43:00Z"/>
        </w:rPr>
      </w:pPr>
      <w:ins w:id="1499" w:author="Maerdian, Steffen (Halfaker)" w:date="2018-08-22T15:43:00Z">
        <w:r>
          <w:t>Resource: Organization</w:t>
        </w:r>
      </w:ins>
    </w:p>
    <w:p w14:paraId="6E447752" w14:textId="77777777" w:rsidR="004260A0" w:rsidRDefault="004260A0" w:rsidP="004260A0">
      <w:pPr>
        <w:pStyle w:val="ListParagraph"/>
        <w:numPr>
          <w:ilvl w:val="1"/>
          <w:numId w:val="22"/>
        </w:numPr>
        <w:rPr>
          <w:ins w:id="1500" w:author="Maerdian, Steffen (Halfaker)" w:date="2018-08-22T15:43:00Z"/>
        </w:rPr>
      </w:pPr>
      <w:ins w:id="1501" w:author="Maerdian, Steffen (Halfaker)" w:date="2018-08-22T15:43:00Z">
        <w:r>
          <w:t xml:space="preserve">Field: </w:t>
        </w:r>
        <w:proofErr w:type="spellStart"/>
        <w:proofErr w:type="gramStart"/>
        <w:r w:rsidRPr="004260A0">
          <w:t>Organization.contact.telecom</w:t>
        </w:r>
        <w:proofErr w:type="gramEnd"/>
        <w:r w:rsidRPr="004260A0">
          <w:t>.system</w:t>
        </w:r>
        <w:proofErr w:type="spellEnd"/>
      </w:ins>
    </w:p>
    <w:p w14:paraId="53A27D1F" w14:textId="77777777" w:rsidR="004260A0" w:rsidRDefault="004260A0" w:rsidP="004260A0">
      <w:pPr>
        <w:pStyle w:val="ListParagraph"/>
        <w:numPr>
          <w:ilvl w:val="1"/>
          <w:numId w:val="22"/>
        </w:numPr>
        <w:rPr>
          <w:ins w:id="1502" w:author="Maerdian, Steffen (Halfaker)" w:date="2018-08-22T15:43:00Z"/>
        </w:rPr>
      </w:pPr>
      <w:ins w:id="1503" w:author="Maerdian, Steffen (Halfaker)" w:date="2018-08-22T15:43:00Z">
        <w:r>
          <w:t xml:space="preserve">Segment: </w:t>
        </w:r>
        <w:r w:rsidRPr="004260A0">
          <w:t>837-PT2-Patient Data</w:t>
        </w:r>
      </w:ins>
    </w:p>
    <w:p w14:paraId="1BA703AD" w14:textId="3AC6269B" w:rsidR="004260A0" w:rsidRDefault="004260A0" w:rsidP="004260A0">
      <w:pPr>
        <w:pStyle w:val="ListParagraph"/>
        <w:numPr>
          <w:ilvl w:val="1"/>
          <w:numId w:val="22"/>
        </w:numPr>
        <w:rPr>
          <w:ins w:id="1504" w:author="Maerdian, Steffen (Halfaker)" w:date="2018-08-22T15:43:00Z"/>
        </w:rPr>
      </w:pPr>
      <w:ins w:id="1505" w:author="Maerdian, Steffen (Halfaker)" w:date="2018-08-22T15:43:00Z">
        <w:r>
          <w:t xml:space="preserve">Field: </w:t>
        </w:r>
        <w:r w:rsidRPr="004260A0">
          <w:t>837-PT2-11-Prop/Cas Contact Ext Qualifier</w:t>
        </w:r>
      </w:ins>
    </w:p>
    <w:p w14:paraId="7CAC9AF7" w14:textId="77777777" w:rsidR="004260A0" w:rsidRDefault="004260A0">
      <w:pPr>
        <w:pStyle w:val="ListParagraph"/>
        <w:rPr>
          <w:ins w:id="1506" w:author="Maerdian, Steffen (Halfaker)" w:date="2018-08-22T15:40:00Z"/>
        </w:rPr>
        <w:pPrChange w:id="1507" w:author="Maerdian, Steffen (Halfaker)" w:date="2018-08-22T15:43:00Z">
          <w:pPr>
            <w:pStyle w:val="ListParagraph"/>
            <w:numPr>
              <w:ilvl w:val="1"/>
              <w:numId w:val="22"/>
            </w:numPr>
            <w:ind w:left="1440" w:hanging="360"/>
          </w:pPr>
        </w:pPrChange>
      </w:pPr>
    </w:p>
    <w:p w14:paraId="7A86AEF1" w14:textId="27A84FD1" w:rsidR="004260A0" w:rsidRDefault="00266D73">
      <w:pPr>
        <w:pStyle w:val="Heading2"/>
        <w:rPr>
          <w:ins w:id="1508" w:author="Maerdian, Steffen (Halfaker)" w:date="2018-08-22T15:44:00Z"/>
        </w:rPr>
        <w:pPrChange w:id="1509" w:author="Maerdian, Steffen (Halfaker)" w:date="2018-08-22T15:51:00Z">
          <w:pPr>
            <w:ind w:firstLine="432"/>
          </w:pPr>
        </w:pPrChange>
      </w:pPr>
      <w:bookmarkStart w:id="1510" w:name="_Toc524429835"/>
      <w:proofErr w:type="spellStart"/>
      <w:ins w:id="1511" w:author="Maerdian, Steffen (Halfaker)" w:date="2018-08-22T15:44:00Z">
        <w:r>
          <w:t>DateTime</w:t>
        </w:r>
        <w:proofErr w:type="spellEnd"/>
        <w:r>
          <w:t xml:space="preserve"> t</w:t>
        </w:r>
        <w:r w:rsidR="004260A0">
          <w:t>ypes in FHIR</w:t>
        </w:r>
        <w:bookmarkEnd w:id="1510"/>
      </w:ins>
    </w:p>
    <w:p w14:paraId="574E240F" w14:textId="24B7D419" w:rsidR="004260A0" w:rsidRDefault="004260A0">
      <w:pPr>
        <w:rPr>
          <w:ins w:id="1512" w:author="Maerdian, Steffen (Halfaker)" w:date="2018-08-22T15:48:00Z"/>
        </w:rPr>
        <w:pPrChange w:id="1513" w:author="Maerdian, Steffen (Halfaker)" w:date="2018-08-22T15:33:00Z">
          <w:pPr>
            <w:ind w:firstLine="432"/>
          </w:pPr>
        </w:pPrChange>
      </w:pPr>
      <w:ins w:id="1514" w:author="Maerdian, Steffen (Halfaker)" w:date="2018-08-22T15:45:00Z">
        <w:r>
          <w:t>Certain values in FHIR resource</w:t>
        </w:r>
      </w:ins>
      <w:ins w:id="1515" w:author="Maerdian, Steffen (Halfaker)" w:date="2018-08-22T15:48:00Z">
        <w:r>
          <w:t>s</w:t>
        </w:r>
      </w:ins>
      <w:ins w:id="1516" w:author="Maerdian, Steffen (Halfaker)" w:date="2018-08-22T15:45:00Z">
        <w:r w:rsidR="00266D73">
          <w:t xml:space="preserve"> use the type </w:t>
        </w:r>
        <w:proofErr w:type="spellStart"/>
        <w:r w:rsidR="00266D73" w:rsidRPr="00266D73">
          <w:rPr>
            <w:i/>
            <w:rPrChange w:id="1517" w:author="Maerdian, Steffen (Halfaker)" w:date="2018-08-22T15:52:00Z">
              <w:rPr/>
            </w:rPrChange>
          </w:rPr>
          <w:t>d</w:t>
        </w:r>
        <w:r w:rsidRPr="00266D73">
          <w:rPr>
            <w:i/>
            <w:rPrChange w:id="1518" w:author="Maerdian, Steffen (Halfaker)" w:date="2018-08-22T15:52:00Z">
              <w:rPr/>
            </w:rPrChange>
          </w:rPr>
          <w:t>ateTime</w:t>
        </w:r>
      </w:ins>
      <w:proofErr w:type="spellEnd"/>
      <w:ins w:id="1519" w:author="Maerdian, Steffen (Halfaker)" w:date="2018-08-22T15:48:00Z">
        <w:r w:rsidR="00266D73">
          <w:t xml:space="preserve">. </w:t>
        </w:r>
        <w:proofErr w:type="spellStart"/>
        <w:r w:rsidR="00266D73" w:rsidRPr="00266D73">
          <w:rPr>
            <w:i/>
            <w:rPrChange w:id="1520" w:author="Maerdian, Steffen (Halfaker)" w:date="2018-08-22T15:52:00Z">
              <w:rPr/>
            </w:rPrChange>
          </w:rPr>
          <w:t>d</w:t>
        </w:r>
        <w:r w:rsidRPr="00266D73">
          <w:rPr>
            <w:i/>
            <w:rPrChange w:id="1521" w:author="Maerdian, Steffen (Halfaker)" w:date="2018-08-22T15:52:00Z">
              <w:rPr/>
            </w:rPrChange>
          </w:rPr>
          <w:t>ateTime</w:t>
        </w:r>
        <w:proofErr w:type="spellEnd"/>
        <w:r>
          <w:t xml:space="preserve"> types are a </w:t>
        </w:r>
      </w:ins>
      <w:ins w:id="1522" w:author="Maerdian, Steffen (Halfaker)" w:date="2018-08-22T15:52:00Z">
        <w:r w:rsidR="00266D73">
          <w:t>concatenation</w:t>
        </w:r>
      </w:ins>
      <w:ins w:id="1523" w:author="Maerdian, Steffen (Halfaker)" w:date="2018-08-22T15:48:00Z">
        <w:r>
          <w:t xml:space="preserve"> of date and time data.</w:t>
        </w:r>
        <w:r w:rsidR="00266D73">
          <w:t xml:space="preserve"> </w:t>
        </w:r>
      </w:ins>
    </w:p>
    <w:p w14:paraId="39A12A7A" w14:textId="5B4094F1" w:rsidR="00266D73" w:rsidRDefault="00266D73">
      <w:pPr>
        <w:rPr>
          <w:ins w:id="1524" w:author="Maerdian, Steffen (Halfaker)" w:date="2018-08-22T15:48:00Z"/>
        </w:rPr>
        <w:pPrChange w:id="1525" w:author="Maerdian, Steffen (Halfaker)" w:date="2018-08-22T15:33:00Z">
          <w:pPr>
            <w:ind w:firstLine="432"/>
          </w:pPr>
        </w:pPrChange>
      </w:pPr>
    </w:p>
    <w:p w14:paraId="579ECE58" w14:textId="1457CC08" w:rsidR="00266D73" w:rsidRDefault="00266D73">
      <w:pPr>
        <w:rPr>
          <w:ins w:id="1526" w:author="Maerdian, Steffen (Halfaker)" w:date="2018-08-22T15:50:00Z"/>
        </w:rPr>
        <w:pPrChange w:id="1527" w:author="Maerdian, Steffen (Halfaker)" w:date="2018-08-22T15:33:00Z">
          <w:pPr>
            <w:ind w:firstLine="432"/>
          </w:pPr>
        </w:pPrChange>
      </w:pPr>
      <w:ins w:id="1528" w:author="Maerdian, Steffen (Halfaker)" w:date="2018-08-22T15:50:00Z">
        <w:r w:rsidRPr="00266D73">
          <w:rPr>
            <w:b/>
            <w:i/>
            <w:rPrChange w:id="1529" w:author="Maerdian, Steffen (Halfaker)" w:date="2018-08-22T15:51:00Z">
              <w:rPr/>
            </w:rPrChange>
          </w:rPr>
          <w:t>2017-09-25T20:25:11+00:00</w:t>
        </w:r>
        <w:r>
          <w:t xml:space="preserve"> is an example.</w:t>
        </w:r>
      </w:ins>
    </w:p>
    <w:p w14:paraId="073AFD24" w14:textId="15245DE6" w:rsidR="00266D73" w:rsidRDefault="00266D73">
      <w:pPr>
        <w:rPr>
          <w:ins w:id="1530" w:author="Maerdian, Steffen (Halfaker)" w:date="2018-08-22T15:50:00Z"/>
        </w:rPr>
        <w:pPrChange w:id="1531" w:author="Maerdian, Steffen (Halfaker)" w:date="2018-08-22T15:33:00Z">
          <w:pPr>
            <w:ind w:firstLine="432"/>
          </w:pPr>
        </w:pPrChange>
      </w:pPr>
    </w:p>
    <w:p w14:paraId="2F32F528" w14:textId="06340A08" w:rsidR="00266D73" w:rsidRDefault="00266D73">
      <w:pPr>
        <w:rPr>
          <w:ins w:id="1532" w:author="Maerdian, Steffen (Halfaker)" w:date="2018-08-22T15:51:00Z"/>
        </w:rPr>
        <w:pPrChange w:id="1533" w:author="Maerdian, Steffen (Halfaker)" w:date="2018-08-22T15:33:00Z">
          <w:pPr>
            <w:ind w:firstLine="432"/>
          </w:pPr>
        </w:pPrChange>
      </w:pPr>
      <w:ins w:id="1534" w:author="Maerdian, Steffen (Halfaker)" w:date="2018-08-22T15:50:00Z">
        <w:r>
          <w:t>For the FSC only the date part is relevant and the time part can be ignored.</w:t>
        </w:r>
      </w:ins>
    </w:p>
    <w:p w14:paraId="157192BA" w14:textId="40907E6B" w:rsidR="00266D73" w:rsidRDefault="00266D73">
      <w:pPr>
        <w:rPr>
          <w:ins w:id="1535" w:author="Maerdian, Steffen (Halfaker)" w:date="2018-08-22T15:53:00Z"/>
        </w:rPr>
        <w:pPrChange w:id="1536" w:author="Maerdian, Steffen (Halfaker)" w:date="2018-08-22T15:33:00Z">
          <w:pPr>
            <w:ind w:firstLine="432"/>
          </w:pPr>
        </w:pPrChange>
      </w:pPr>
    </w:p>
    <w:p w14:paraId="024E978E" w14:textId="0A5AD09D" w:rsidR="00266D73" w:rsidRDefault="00266D73">
      <w:pPr>
        <w:ind w:firstLine="432"/>
        <w:rPr>
          <w:ins w:id="1537" w:author="Maerdian, Steffen (Halfaker)" w:date="2018-08-22T15:51:00Z"/>
        </w:rPr>
      </w:pPr>
      <w:ins w:id="1538" w:author="Maerdian, Steffen (Halfaker)" w:date="2018-08-22T15:53:00Z">
        <w:r>
          <w:t>Used in</w:t>
        </w:r>
      </w:ins>
    </w:p>
    <w:p w14:paraId="05A19BE4" w14:textId="7F7A6657" w:rsidR="00266D73" w:rsidRDefault="00266D73">
      <w:pPr>
        <w:rPr>
          <w:ins w:id="1539" w:author="Maerdian, Steffen (Halfaker)" w:date="2018-08-22T15:54:00Z"/>
        </w:rPr>
        <w:pPrChange w:id="1540" w:author="Maerdian, Steffen (Halfaker)" w:date="2018-08-22T15:33:00Z">
          <w:pPr>
            <w:ind w:firstLine="432"/>
          </w:pPr>
        </w:pPrChange>
      </w:pPr>
    </w:p>
    <w:p w14:paraId="7E4123CB" w14:textId="3177DA63" w:rsidR="00266D73" w:rsidRDefault="00266D73" w:rsidP="00266D73">
      <w:pPr>
        <w:pStyle w:val="ListParagraph"/>
        <w:numPr>
          <w:ilvl w:val="1"/>
          <w:numId w:val="22"/>
        </w:numPr>
        <w:rPr>
          <w:ins w:id="1541" w:author="Maerdian, Steffen (Halfaker)" w:date="2018-08-22T15:54:00Z"/>
        </w:rPr>
      </w:pPr>
      <w:ins w:id="1542" w:author="Maerdian, Steffen (Halfaker)" w:date="2018-08-22T15:54:00Z">
        <w:r>
          <w:t>Resource: Procedure</w:t>
        </w:r>
      </w:ins>
    </w:p>
    <w:p w14:paraId="24072F04" w14:textId="6CF1EC1E" w:rsidR="00266D73" w:rsidRDefault="00266D73" w:rsidP="00266D73">
      <w:pPr>
        <w:pStyle w:val="ListParagraph"/>
        <w:numPr>
          <w:ilvl w:val="1"/>
          <w:numId w:val="22"/>
        </w:numPr>
        <w:rPr>
          <w:ins w:id="1543" w:author="Maerdian, Steffen (Halfaker)" w:date="2018-08-22T15:54:00Z"/>
        </w:rPr>
      </w:pPr>
      <w:ins w:id="1544" w:author="Maerdian, Steffen (Halfaker)" w:date="2018-08-22T15:54:00Z">
        <w:r>
          <w:t xml:space="preserve">Field: </w:t>
        </w:r>
      </w:ins>
      <w:proofErr w:type="spellStart"/>
      <w:ins w:id="1545" w:author="Maerdian, Steffen (Halfaker)" w:date="2018-08-22T15:55:00Z">
        <w:r w:rsidRPr="00266D73">
          <w:t>Procedure.performedDateTime</w:t>
        </w:r>
      </w:ins>
      <w:proofErr w:type="spellEnd"/>
    </w:p>
    <w:p w14:paraId="42A36121" w14:textId="6119279B" w:rsidR="00266D73" w:rsidRDefault="00266D73" w:rsidP="00266D73">
      <w:pPr>
        <w:pStyle w:val="ListParagraph"/>
        <w:numPr>
          <w:ilvl w:val="1"/>
          <w:numId w:val="22"/>
        </w:numPr>
        <w:rPr>
          <w:ins w:id="1546" w:author="Maerdian, Steffen (Halfaker)" w:date="2018-08-22T15:54:00Z"/>
        </w:rPr>
      </w:pPr>
      <w:ins w:id="1547" w:author="Maerdian, Steffen (Halfaker)" w:date="2018-08-22T15:54:00Z">
        <w:r>
          <w:t xml:space="preserve">Segment: </w:t>
        </w:r>
      </w:ins>
      <w:ins w:id="1548" w:author="Maerdian, Steffen (Halfaker)" w:date="2018-08-22T15:56:00Z">
        <w:r w:rsidRPr="00266D73">
          <w:t>837-INS-Institutional Service Line Data</w:t>
        </w:r>
      </w:ins>
    </w:p>
    <w:p w14:paraId="10D1FD11" w14:textId="6A438B65" w:rsidR="00266D73" w:rsidRDefault="00266D73" w:rsidP="00266D73">
      <w:pPr>
        <w:pStyle w:val="ListParagraph"/>
        <w:numPr>
          <w:ilvl w:val="1"/>
          <w:numId w:val="22"/>
        </w:numPr>
        <w:rPr>
          <w:ins w:id="1549" w:author="Maerdian, Steffen (Halfaker)" w:date="2018-08-22T17:59:00Z"/>
        </w:rPr>
      </w:pPr>
      <w:ins w:id="1550" w:author="Maerdian, Steffen (Halfaker)" w:date="2018-08-22T15:54:00Z">
        <w:r>
          <w:t xml:space="preserve">Field: </w:t>
        </w:r>
      </w:ins>
      <w:ins w:id="1551" w:author="Maerdian, Steffen (Halfaker)" w:date="2018-08-22T15:55:00Z">
        <w:r w:rsidRPr="00266D73">
          <w:t>837-INS-10.</w:t>
        </w:r>
        <w:r>
          <w:t>x</w:t>
        </w:r>
        <w:r w:rsidRPr="00266D73">
          <w:t>-Service Date From</w:t>
        </w:r>
      </w:ins>
    </w:p>
    <w:p w14:paraId="3C478725" w14:textId="77777777" w:rsidR="00B74786" w:rsidRDefault="00B74786">
      <w:pPr>
        <w:pStyle w:val="ListParagraph"/>
        <w:ind w:left="1440"/>
        <w:rPr>
          <w:ins w:id="1552" w:author="Maerdian, Steffen (Halfaker)" w:date="2018-08-22T17:59:00Z"/>
        </w:rPr>
        <w:pPrChange w:id="1553" w:author="Maerdian, Steffen (Halfaker)" w:date="2018-08-22T17:59:00Z">
          <w:pPr>
            <w:pStyle w:val="ListParagraph"/>
            <w:numPr>
              <w:ilvl w:val="1"/>
              <w:numId w:val="22"/>
            </w:numPr>
            <w:ind w:left="1440" w:hanging="360"/>
          </w:pPr>
        </w:pPrChange>
      </w:pPr>
    </w:p>
    <w:p w14:paraId="447339D5" w14:textId="77777777" w:rsidR="00B74786" w:rsidRDefault="00B74786" w:rsidP="00B74786">
      <w:pPr>
        <w:pStyle w:val="ListParagraph"/>
        <w:numPr>
          <w:ilvl w:val="1"/>
          <w:numId w:val="22"/>
        </w:numPr>
        <w:rPr>
          <w:ins w:id="1554" w:author="Maerdian, Steffen (Halfaker)" w:date="2018-08-22T17:59:00Z"/>
        </w:rPr>
      </w:pPr>
      <w:ins w:id="1555" w:author="Maerdian, Steffen (Halfaker)" w:date="2018-08-22T17:59:00Z">
        <w:r>
          <w:t>Resource: Procedure</w:t>
        </w:r>
      </w:ins>
    </w:p>
    <w:p w14:paraId="137E731A" w14:textId="77777777" w:rsidR="00B74786" w:rsidRDefault="00B74786" w:rsidP="00B74786">
      <w:pPr>
        <w:pStyle w:val="ListParagraph"/>
        <w:numPr>
          <w:ilvl w:val="1"/>
          <w:numId w:val="22"/>
        </w:numPr>
        <w:rPr>
          <w:ins w:id="1556" w:author="Maerdian, Steffen (Halfaker)" w:date="2018-08-22T17:59:00Z"/>
        </w:rPr>
      </w:pPr>
      <w:ins w:id="1557" w:author="Maerdian, Steffen (Halfaker)" w:date="2018-08-22T17:59:00Z">
        <w:r>
          <w:t xml:space="preserve">Field: </w:t>
        </w:r>
        <w:proofErr w:type="spellStart"/>
        <w:r w:rsidRPr="00266D73">
          <w:t>Procedure.performedDateTime</w:t>
        </w:r>
        <w:proofErr w:type="spellEnd"/>
      </w:ins>
    </w:p>
    <w:p w14:paraId="7512744C" w14:textId="51D71567" w:rsidR="00B74786" w:rsidRDefault="00B74786" w:rsidP="00B74786">
      <w:pPr>
        <w:pStyle w:val="ListParagraph"/>
        <w:numPr>
          <w:ilvl w:val="1"/>
          <w:numId w:val="22"/>
        </w:numPr>
        <w:rPr>
          <w:ins w:id="1558" w:author="Maerdian, Steffen (Halfaker)" w:date="2018-08-22T17:59:00Z"/>
        </w:rPr>
      </w:pPr>
      <w:ins w:id="1559" w:author="Maerdian, Steffen (Halfaker)" w:date="2018-08-22T17:59:00Z">
        <w:r>
          <w:t xml:space="preserve">Segment: </w:t>
        </w:r>
      </w:ins>
      <w:ins w:id="1560" w:author="Maerdian, Steffen (Halfaker)" w:date="2018-08-22T18:01:00Z">
        <w:r w:rsidRPr="00B74786">
          <w:t>837-DEN1-Dental Service Line Data</w:t>
        </w:r>
      </w:ins>
    </w:p>
    <w:p w14:paraId="60048F3A" w14:textId="5CAE31C0" w:rsidR="00B74786" w:rsidRDefault="00B74786" w:rsidP="00B74786">
      <w:pPr>
        <w:pStyle w:val="ListParagraph"/>
        <w:numPr>
          <w:ilvl w:val="1"/>
          <w:numId w:val="22"/>
        </w:numPr>
        <w:rPr>
          <w:ins w:id="1561" w:author="Maerdian, Steffen (Halfaker)" w:date="2018-08-22T18:02:00Z"/>
        </w:rPr>
      </w:pPr>
      <w:ins w:id="1562" w:author="Maerdian, Steffen (Halfaker)" w:date="2018-08-22T17:59:00Z">
        <w:r>
          <w:t xml:space="preserve">Field: </w:t>
        </w:r>
      </w:ins>
      <w:ins w:id="1563" w:author="Maerdian, Steffen (Halfaker)" w:date="2018-08-22T18:01:00Z">
        <w:r w:rsidR="00612B36">
          <w:t>837-DEN1-11.x</w:t>
        </w:r>
        <w:r w:rsidRPr="00B74786">
          <w:t>-ORTHO BANDING DATE</w:t>
        </w:r>
      </w:ins>
    </w:p>
    <w:p w14:paraId="21B76ACB" w14:textId="4AC6EBB3" w:rsidR="00612B36" w:rsidRDefault="00612B36">
      <w:pPr>
        <w:rPr>
          <w:ins w:id="1564" w:author="Maerdian, Steffen (Halfaker)" w:date="2018-08-22T18:02:00Z"/>
        </w:rPr>
        <w:pPrChange w:id="1565" w:author="Maerdian, Steffen (Halfaker)" w:date="2018-08-22T18:02:00Z">
          <w:pPr>
            <w:pStyle w:val="ListParagraph"/>
            <w:numPr>
              <w:ilvl w:val="1"/>
              <w:numId w:val="22"/>
            </w:numPr>
            <w:ind w:left="1440" w:hanging="360"/>
          </w:pPr>
        </w:pPrChange>
      </w:pPr>
    </w:p>
    <w:p w14:paraId="7FD680CB" w14:textId="77777777" w:rsidR="00612B36" w:rsidRDefault="00612B36" w:rsidP="00612B36">
      <w:pPr>
        <w:pStyle w:val="ListParagraph"/>
        <w:numPr>
          <w:ilvl w:val="1"/>
          <w:numId w:val="22"/>
        </w:numPr>
        <w:rPr>
          <w:ins w:id="1566" w:author="Maerdian, Steffen (Halfaker)" w:date="2018-08-22T18:02:00Z"/>
        </w:rPr>
      </w:pPr>
      <w:ins w:id="1567" w:author="Maerdian, Steffen (Halfaker)" w:date="2018-08-22T18:02:00Z">
        <w:r>
          <w:t>Resource: Procedure</w:t>
        </w:r>
      </w:ins>
    </w:p>
    <w:p w14:paraId="6317DBE9" w14:textId="77777777" w:rsidR="00612B36" w:rsidRDefault="00612B36" w:rsidP="00612B36">
      <w:pPr>
        <w:pStyle w:val="ListParagraph"/>
        <w:numPr>
          <w:ilvl w:val="1"/>
          <w:numId w:val="22"/>
        </w:numPr>
        <w:rPr>
          <w:ins w:id="1568" w:author="Maerdian, Steffen (Halfaker)" w:date="2018-08-22T18:02:00Z"/>
        </w:rPr>
      </w:pPr>
      <w:ins w:id="1569" w:author="Maerdian, Steffen (Halfaker)" w:date="2018-08-22T18:02:00Z">
        <w:r>
          <w:t xml:space="preserve">Field: </w:t>
        </w:r>
        <w:proofErr w:type="spellStart"/>
        <w:r w:rsidRPr="00266D73">
          <w:t>Procedure.performedDateTime</w:t>
        </w:r>
        <w:proofErr w:type="spellEnd"/>
      </w:ins>
    </w:p>
    <w:p w14:paraId="255C76B4" w14:textId="77777777" w:rsidR="00612B36" w:rsidRDefault="00612B36" w:rsidP="00612B36">
      <w:pPr>
        <w:pStyle w:val="ListParagraph"/>
        <w:numPr>
          <w:ilvl w:val="1"/>
          <w:numId w:val="22"/>
        </w:numPr>
        <w:rPr>
          <w:ins w:id="1570" w:author="Maerdian, Steffen (Halfaker)" w:date="2018-08-22T18:02:00Z"/>
        </w:rPr>
      </w:pPr>
      <w:ins w:id="1571" w:author="Maerdian, Steffen (Halfaker)" w:date="2018-08-22T18:02:00Z">
        <w:r>
          <w:t xml:space="preserve">Segment: </w:t>
        </w:r>
        <w:r w:rsidRPr="00B74786">
          <w:t>837-DEN1-Dental Service Line Data</w:t>
        </w:r>
      </w:ins>
    </w:p>
    <w:p w14:paraId="281D5E8E" w14:textId="17455086" w:rsidR="00612B36" w:rsidRDefault="00612B36">
      <w:pPr>
        <w:pStyle w:val="ListParagraph"/>
        <w:numPr>
          <w:ilvl w:val="1"/>
          <w:numId w:val="22"/>
        </w:numPr>
        <w:rPr>
          <w:ins w:id="1572" w:author="Maerdian, Steffen (Halfaker)" w:date="2018-08-22T18:03:00Z"/>
        </w:rPr>
      </w:pPr>
      <w:ins w:id="1573" w:author="Maerdian, Steffen (Halfaker)" w:date="2018-08-22T18:02:00Z">
        <w:r>
          <w:t>Field: 837-DEN1-13.x</w:t>
        </w:r>
        <w:r w:rsidRPr="00612B36">
          <w:t>-REPLACEMENT DATE</w:t>
        </w:r>
      </w:ins>
    </w:p>
    <w:p w14:paraId="393D034C" w14:textId="77777777" w:rsidR="00612B36" w:rsidRDefault="00612B36">
      <w:pPr>
        <w:pStyle w:val="ListParagraph"/>
        <w:ind w:left="1440"/>
        <w:rPr>
          <w:ins w:id="1574" w:author="Maerdian, Steffen (Halfaker)" w:date="2018-08-22T18:03:00Z"/>
        </w:rPr>
        <w:pPrChange w:id="1575" w:author="Maerdian, Steffen (Halfaker)" w:date="2018-08-22T18:03:00Z">
          <w:pPr>
            <w:pStyle w:val="ListParagraph"/>
            <w:numPr>
              <w:ilvl w:val="1"/>
              <w:numId w:val="22"/>
            </w:numPr>
            <w:ind w:left="1440" w:hanging="360"/>
          </w:pPr>
        </w:pPrChange>
      </w:pPr>
    </w:p>
    <w:p w14:paraId="0EBE184C" w14:textId="77777777" w:rsidR="00612B36" w:rsidRDefault="00612B36" w:rsidP="00612B36">
      <w:pPr>
        <w:pStyle w:val="ListParagraph"/>
        <w:numPr>
          <w:ilvl w:val="1"/>
          <w:numId w:val="22"/>
        </w:numPr>
        <w:rPr>
          <w:ins w:id="1576" w:author="Maerdian, Steffen (Halfaker)" w:date="2018-08-22T18:03:00Z"/>
        </w:rPr>
      </w:pPr>
      <w:ins w:id="1577" w:author="Maerdian, Steffen (Halfaker)" w:date="2018-08-22T18:03:00Z">
        <w:r>
          <w:t>Resource: Procedure</w:t>
        </w:r>
      </w:ins>
    </w:p>
    <w:p w14:paraId="2DB6D515" w14:textId="77777777" w:rsidR="00612B36" w:rsidRDefault="00612B36" w:rsidP="00612B36">
      <w:pPr>
        <w:pStyle w:val="ListParagraph"/>
        <w:numPr>
          <w:ilvl w:val="1"/>
          <w:numId w:val="22"/>
        </w:numPr>
        <w:rPr>
          <w:ins w:id="1578" w:author="Maerdian, Steffen (Halfaker)" w:date="2018-08-22T18:03:00Z"/>
        </w:rPr>
      </w:pPr>
      <w:ins w:id="1579" w:author="Maerdian, Steffen (Halfaker)" w:date="2018-08-22T18:03:00Z">
        <w:r>
          <w:t xml:space="preserve">Field: </w:t>
        </w:r>
        <w:proofErr w:type="spellStart"/>
        <w:r w:rsidRPr="00266D73">
          <w:t>Procedure.performedDateTime</w:t>
        </w:r>
        <w:proofErr w:type="spellEnd"/>
      </w:ins>
    </w:p>
    <w:p w14:paraId="5A194651" w14:textId="77777777" w:rsidR="00612B36" w:rsidRDefault="00612B36" w:rsidP="00612B36">
      <w:pPr>
        <w:pStyle w:val="ListParagraph"/>
        <w:numPr>
          <w:ilvl w:val="1"/>
          <w:numId w:val="22"/>
        </w:numPr>
        <w:rPr>
          <w:ins w:id="1580" w:author="Maerdian, Steffen (Halfaker)" w:date="2018-08-22T18:03:00Z"/>
        </w:rPr>
      </w:pPr>
      <w:ins w:id="1581" w:author="Maerdian, Steffen (Halfaker)" w:date="2018-08-22T18:03:00Z">
        <w:r>
          <w:t xml:space="preserve">Segment: </w:t>
        </w:r>
        <w:r w:rsidRPr="00B74786">
          <w:t>837-DEN1-Dental Service Line Data</w:t>
        </w:r>
      </w:ins>
    </w:p>
    <w:p w14:paraId="16AB7A67" w14:textId="06E4E276" w:rsidR="00612B36" w:rsidRDefault="00612B36" w:rsidP="00612B36">
      <w:pPr>
        <w:pStyle w:val="ListParagraph"/>
        <w:numPr>
          <w:ilvl w:val="1"/>
          <w:numId w:val="22"/>
        </w:numPr>
        <w:rPr>
          <w:ins w:id="1582" w:author="Maerdian, Steffen (Halfaker)" w:date="2018-08-22T18:03:00Z"/>
        </w:rPr>
      </w:pPr>
      <w:ins w:id="1583" w:author="Maerdian, Steffen (Halfaker)" w:date="2018-08-22T18:03:00Z">
        <w:r>
          <w:t>Field: 837-DEN1-15.x</w:t>
        </w:r>
        <w:r w:rsidRPr="00612B36">
          <w:t>-TREATMENT START DATE</w:t>
        </w:r>
      </w:ins>
    </w:p>
    <w:p w14:paraId="1D6BCFEA" w14:textId="65682D1F" w:rsidR="00612B36" w:rsidRDefault="00612B36">
      <w:pPr>
        <w:pStyle w:val="ListParagraph"/>
        <w:rPr>
          <w:ins w:id="1584" w:author="Maerdian, Steffen (Halfaker)" w:date="2018-08-22T18:04:00Z"/>
        </w:rPr>
        <w:pPrChange w:id="1585" w:author="Maerdian, Steffen (Halfaker)" w:date="2018-08-22T18:04:00Z">
          <w:pPr>
            <w:pStyle w:val="ListParagraph"/>
            <w:numPr>
              <w:ilvl w:val="1"/>
              <w:numId w:val="22"/>
            </w:numPr>
            <w:ind w:left="1440" w:hanging="360"/>
          </w:pPr>
        </w:pPrChange>
      </w:pPr>
    </w:p>
    <w:p w14:paraId="56171842" w14:textId="77777777" w:rsidR="00612B36" w:rsidRDefault="00612B36" w:rsidP="00612B36">
      <w:pPr>
        <w:pStyle w:val="ListParagraph"/>
        <w:numPr>
          <w:ilvl w:val="1"/>
          <w:numId w:val="22"/>
        </w:numPr>
        <w:rPr>
          <w:ins w:id="1586" w:author="Maerdian, Steffen (Halfaker)" w:date="2018-08-22T18:04:00Z"/>
        </w:rPr>
      </w:pPr>
      <w:ins w:id="1587" w:author="Maerdian, Steffen (Halfaker)" w:date="2018-08-22T18:04:00Z">
        <w:r>
          <w:t>Resource: Procedure</w:t>
        </w:r>
      </w:ins>
    </w:p>
    <w:p w14:paraId="4F0A7EF5" w14:textId="77777777" w:rsidR="00612B36" w:rsidRDefault="00612B36" w:rsidP="00612B36">
      <w:pPr>
        <w:pStyle w:val="ListParagraph"/>
        <w:numPr>
          <w:ilvl w:val="1"/>
          <w:numId w:val="22"/>
        </w:numPr>
        <w:rPr>
          <w:ins w:id="1588" w:author="Maerdian, Steffen (Halfaker)" w:date="2018-08-22T18:04:00Z"/>
        </w:rPr>
      </w:pPr>
      <w:ins w:id="1589" w:author="Maerdian, Steffen (Halfaker)" w:date="2018-08-22T18:04:00Z">
        <w:r>
          <w:t xml:space="preserve">Field: </w:t>
        </w:r>
        <w:proofErr w:type="spellStart"/>
        <w:r w:rsidRPr="00266D73">
          <w:t>Procedure.performedDateTime</w:t>
        </w:r>
        <w:proofErr w:type="spellEnd"/>
      </w:ins>
    </w:p>
    <w:p w14:paraId="3286D54B" w14:textId="77777777" w:rsidR="00612B36" w:rsidRDefault="00612B36">
      <w:pPr>
        <w:pStyle w:val="ListParagraph"/>
        <w:numPr>
          <w:ilvl w:val="1"/>
          <w:numId w:val="22"/>
        </w:numPr>
        <w:rPr>
          <w:ins w:id="1590" w:author="Maerdian, Steffen (Halfaker)" w:date="2018-08-22T18:04:00Z"/>
        </w:rPr>
      </w:pPr>
      <w:ins w:id="1591" w:author="Maerdian, Steffen (Halfaker)" w:date="2018-08-22T18:04:00Z">
        <w:r>
          <w:t xml:space="preserve">Segment: </w:t>
        </w:r>
        <w:r w:rsidRPr="00B74786">
          <w:t>837-DEN1-Dental Service Line Data</w:t>
        </w:r>
      </w:ins>
    </w:p>
    <w:p w14:paraId="6897FACA" w14:textId="7BCBD28F" w:rsidR="00612B36" w:rsidRDefault="00612B36">
      <w:pPr>
        <w:pStyle w:val="ListParagraph"/>
        <w:numPr>
          <w:ilvl w:val="1"/>
          <w:numId w:val="22"/>
        </w:numPr>
        <w:rPr>
          <w:ins w:id="1592" w:author="Maerdian, Steffen (Halfaker)" w:date="2018-08-22T18:02:00Z"/>
        </w:rPr>
      </w:pPr>
      <w:ins w:id="1593" w:author="Maerdian, Steffen (Halfaker)" w:date="2018-08-22T18:04:00Z">
        <w:r>
          <w:t>Field: 837-DEN1-17.x</w:t>
        </w:r>
        <w:r w:rsidRPr="00612B36">
          <w:t>-TREATMENT COMPLETION DATE</w:t>
        </w:r>
      </w:ins>
    </w:p>
    <w:p w14:paraId="4C4D0AE4" w14:textId="54807A8D" w:rsidR="00612B36" w:rsidRDefault="00612B36">
      <w:pPr>
        <w:rPr>
          <w:ins w:id="1594" w:author="Maerdian, Steffen (Halfaker)" w:date="2018-08-22T18:05:00Z"/>
        </w:rPr>
        <w:pPrChange w:id="1595" w:author="Maerdian, Steffen (Halfaker)" w:date="2018-08-22T18:02:00Z">
          <w:pPr>
            <w:pStyle w:val="ListParagraph"/>
            <w:numPr>
              <w:ilvl w:val="1"/>
              <w:numId w:val="22"/>
            </w:numPr>
            <w:ind w:left="1440" w:hanging="360"/>
          </w:pPr>
        </w:pPrChange>
      </w:pPr>
    </w:p>
    <w:p w14:paraId="05273B58" w14:textId="77777777" w:rsidR="00A406F2" w:rsidRDefault="00A406F2" w:rsidP="00A406F2">
      <w:pPr>
        <w:pStyle w:val="ListParagraph"/>
        <w:numPr>
          <w:ilvl w:val="1"/>
          <w:numId w:val="22"/>
        </w:numPr>
        <w:rPr>
          <w:ins w:id="1596" w:author="Maerdian, Steffen (Halfaker)" w:date="2018-08-22T18:05:00Z"/>
        </w:rPr>
      </w:pPr>
      <w:ins w:id="1597" w:author="Maerdian, Steffen (Halfaker)" w:date="2018-08-22T18:05:00Z">
        <w:r>
          <w:t>Resource: Procedure</w:t>
        </w:r>
      </w:ins>
    </w:p>
    <w:p w14:paraId="4D1C4448" w14:textId="77777777" w:rsidR="00A406F2" w:rsidRDefault="00A406F2" w:rsidP="00A406F2">
      <w:pPr>
        <w:pStyle w:val="ListParagraph"/>
        <w:numPr>
          <w:ilvl w:val="1"/>
          <w:numId w:val="22"/>
        </w:numPr>
        <w:rPr>
          <w:ins w:id="1598" w:author="Maerdian, Steffen (Halfaker)" w:date="2018-08-22T18:05:00Z"/>
        </w:rPr>
      </w:pPr>
      <w:ins w:id="1599" w:author="Maerdian, Steffen (Halfaker)" w:date="2018-08-22T18:05:00Z">
        <w:r>
          <w:t xml:space="preserve">Field: </w:t>
        </w:r>
        <w:proofErr w:type="spellStart"/>
        <w:r w:rsidRPr="00266D73">
          <w:t>Procedure.performedDateTime</w:t>
        </w:r>
        <w:proofErr w:type="spellEnd"/>
      </w:ins>
    </w:p>
    <w:p w14:paraId="50746987" w14:textId="488118D0" w:rsidR="00A406F2" w:rsidRDefault="00A406F2" w:rsidP="00A406F2">
      <w:pPr>
        <w:pStyle w:val="ListParagraph"/>
        <w:numPr>
          <w:ilvl w:val="1"/>
          <w:numId w:val="22"/>
        </w:numPr>
        <w:rPr>
          <w:ins w:id="1600" w:author="Maerdian, Steffen (Halfaker)" w:date="2018-08-22T18:05:00Z"/>
        </w:rPr>
      </w:pPr>
      <w:ins w:id="1601" w:author="Maerdian, Steffen (Halfaker)" w:date="2018-08-22T18:05:00Z">
        <w:r>
          <w:t xml:space="preserve">Segment: </w:t>
        </w:r>
      </w:ins>
      <w:ins w:id="1602" w:author="Maerdian, Steffen (Halfaker)" w:date="2018-08-22T18:06:00Z">
        <w:r w:rsidRPr="00A406F2">
          <w:t>837-DEN-Dental Service Line Data</w:t>
        </w:r>
      </w:ins>
    </w:p>
    <w:p w14:paraId="1D01450C" w14:textId="2D073002" w:rsidR="00A406F2" w:rsidRDefault="00A406F2" w:rsidP="00A406F2">
      <w:pPr>
        <w:pStyle w:val="ListParagraph"/>
        <w:numPr>
          <w:ilvl w:val="1"/>
          <w:numId w:val="22"/>
        </w:numPr>
        <w:rPr>
          <w:ins w:id="1603" w:author="Maerdian, Steffen (Halfaker)" w:date="2018-08-22T18:06:00Z"/>
        </w:rPr>
      </w:pPr>
      <w:ins w:id="1604" w:author="Maerdian, Steffen (Halfaker)" w:date="2018-08-22T18:05:00Z">
        <w:r>
          <w:t>Field: 837-DEN-4.x</w:t>
        </w:r>
        <w:r w:rsidRPr="00A406F2">
          <w:t>-SERVICE DATE</w:t>
        </w:r>
      </w:ins>
    </w:p>
    <w:p w14:paraId="07C98FE7" w14:textId="1BCBFB15" w:rsidR="00941FC7" w:rsidRDefault="00941FC7">
      <w:pPr>
        <w:rPr>
          <w:ins w:id="1605" w:author="Maerdian, Steffen (Halfaker)" w:date="2018-08-22T18:06:00Z"/>
        </w:rPr>
        <w:pPrChange w:id="1606" w:author="Maerdian, Steffen (Halfaker)" w:date="2018-08-22T18:06:00Z">
          <w:pPr>
            <w:pStyle w:val="ListParagraph"/>
            <w:numPr>
              <w:ilvl w:val="1"/>
              <w:numId w:val="22"/>
            </w:numPr>
            <w:ind w:left="1440" w:hanging="360"/>
          </w:pPr>
        </w:pPrChange>
      </w:pPr>
    </w:p>
    <w:p w14:paraId="6E32A8ED" w14:textId="4102A53F" w:rsidR="00941FC7" w:rsidRDefault="00941FC7" w:rsidP="00941FC7">
      <w:pPr>
        <w:pStyle w:val="ListParagraph"/>
        <w:numPr>
          <w:ilvl w:val="1"/>
          <w:numId w:val="22"/>
        </w:numPr>
        <w:rPr>
          <w:ins w:id="1607" w:author="Maerdian, Steffen (Halfaker)" w:date="2018-08-22T18:06:00Z"/>
        </w:rPr>
      </w:pPr>
      <w:ins w:id="1608" w:author="Maerdian, Steffen (Halfaker)" w:date="2018-08-22T18:06:00Z">
        <w:r>
          <w:t xml:space="preserve">Resource: </w:t>
        </w:r>
      </w:ins>
      <w:ins w:id="1609" w:author="Maerdian, Steffen (Halfaker)" w:date="2018-08-22T18:07:00Z">
        <w:r>
          <w:t>Condition</w:t>
        </w:r>
      </w:ins>
    </w:p>
    <w:p w14:paraId="28878B8D" w14:textId="7599ACF1" w:rsidR="00941FC7" w:rsidRDefault="00941FC7" w:rsidP="00941FC7">
      <w:pPr>
        <w:pStyle w:val="ListParagraph"/>
        <w:numPr>
          <w:ilvl w:val="1"/>
          <w:numId w:val="22"/>
        </w:numPr>
        <w:rPr>
          <w:ins w:id="1610" w:author="Maerdian, Steffen (Halfaker)" w:date="2018-08-22T18:06:00Z"/>
        </w:rPr>
      </w:pPr>
      <w:ins w:id="1611" w:author="Maerdian, Steffen (Halfaker)" w:date="2018-08-22T18:06:00Z">
        <w:r>
          <w:t xml:space="preserve">Field: </w:t>
        </w:r>
      </w:ins>
      <w:proofErr w:type="spellStart"/>
      <w:ins w:id="1612" w:author="Maerdian, Steffen (Halfaker)" w:date="2018-08-22T18:07:00Z">
        <w:r w:rsidRPr="00941FC7">
          <w:t>Condition.onsetDateTime</w:t>
        </w:r>
      </w:ins>
      <w:proofErr w:type="spellEnd"/>
    </w:p>
    <w:p w14:paraId="73017903" w14:textId="14122EE9" w:rsidR="00941FC7" w:rsidRDefault="00941FC7" w:rsidP="00941FC7">
      <w:pPr>
        <w:pStyle w:val="ListParagraph"/>
        <w:numPr>
          <w:ilvl w:val="1"/>
          <w:numId w:val="22"/>
        </w:numPr>
        <w:rPr>
          <w:ins w:id="1613" w:author="Maerdian, Steffen (Halfaker)" w:date="2018-08-22T18:06:00Z"/>
        </w:rPr>
      </w:pPr>
      <w:ins w:id="1614" w:author="Maerdian, Steffen (Halfaker)" w:date="2018-08-22T18:06:00Z">
        <w:r>
          <w:t xml:space="preserve">Segment: </w:t>
        </w:r>
      </w:ins>
      <w:ins w:id="1615" w:author="Maerdian, Steffen (Halfaker)" w:date="2018-08-22T18:07:00Z">
        <w:r w:rsidRPr="00941FC7">
          <w:t>837-DEN1-Dental Service Line Data</w:t>
        </w:r>
      </w:ins>
    </w:p>
    <w:p w14:paraId="1A8C4B4C" w14:textId="27278B61" w:rsidR="00941FC7" w:rsidRDefault="00941FC7" w:rsidP="00941FC7">
      <w:pPr>
        <w:pStyle w:val="ListParagraph"/>
        <w:numPr>
          <w:ilvl w:val="1"/>
          <w:numId w:val="22"/>
        </w:numPr>
        <w:rPr>
          <w:ins w:id="1616" w:author="Maerdian, Steffen (Halfaker)" w:date="2018-08-22T18:07:00Z"/>
        </w:rPr>
      </w:pPr>
      <w:ins w:id="1617" w:author="Maerdian, Steffen (Halfaker)" w:date="2018-08-22T18:06:00Z">
        <w:r>
          <w:t>Field: 837-DEN1-9.x</w:t>
        </w:r>
        <w:r w:rsidRPr="00941FC7">
          <w:t>-PRIOR PLACEMENT DATE</w:t>
        </w:r>
      </w:ins>
    </w:p>
    <w:p w14:paraId="331ABD5D" w14:textId="533B277A" w:rsidR="00F473E5" w:rsidRDefault="00F473E5">
      <w:pPr>
        <w:rPr>
          <w:ins w:id="1618" w:author="Maerdian, Steffen (Halfaker)" w:date="2018-08-22T18:08:00Z"/>
        </w:rPr>
        <w:pPrChange w:id="1619" w:author="Maerdian, Steffen (Halfaker)" w:date="2018-08-22T18:08:00Z">
          <w:pPr>
            <w:pStyle w:val="ListParagraph"/>
            <w:numPr>
              <w:ilvl w:val="1"/>
              <w:numId w:val="22"/>
            </w:numPr>
            <w:ind w:left="1440" w:hanging="360"/>
          </w:pPr>
        </w:pPrChange>
      </w:pPr>
    </w:p>
    <w:p w14:paraId="60CC66D9" w14:textId="6ABD85E7" w:rsidR="00F473E5" w:rsidRDefault="00F473E5" w:rsidP="00F473E5">
      <w:pPr>
        <w:pStyle w:val="ListParagraph"/>
        <w:numPr>
          <w:ilvl w:val="1"/>
          <w:numId w:val="22"/>
        </w:numPr>
        <w:rPr>
          <w:ins w:id="1620" w:author="Maerdian, Steffen (Halfaker)" w:date="2018-08-22T18:08:00Z"/>
        </w:rPr>
      </w:pPr>
      <w:ins w:id="1621" w:author="Maerdian, Steffen (Halfaker)" w:date="2018-08-22T18:08:00Z">
        <w:r>
          <w:t xml:space="preserve">Resource: </w:t>
        </w:r>
        <w:proofErr w:type="spellStart"/>
        <w:r w:rsidRPr="00F473E5">
          <w:t>EligibilityRequest</w:t>
        </w:r>
        <w:proofErr w:type="spellEnd"/>
      </w:ins>
    </w:p>
    <w:p w14:paraId="1C928EB1" w14:textId="476630C5" w:rsidR="00F473E5" w:rsidRDefault="00F473E5" w:rsidP="00F473E5">
      <w:pPr>
        <w:pStyle w:val="ListParagraph"/>
        <w:numPr>
          <w:ilvl w:val="1"/>
          <w:numId w:val="22"/>
        </w:numPr>
        <w:rPr>
          <w:ins w:id="1622" w:author="Maerdian, Steffen (Halfaker)" w:date="2018-08-22T18:08:00Z"/>
        </w:rPr>
      </w:pPr>
      <w:ins w:id="1623" w:author="Maerdian, Steffen (Halfaker)" w:date="2018-08-22T18:08:00Z">
        <w:r>
          <w:t xml:space="preserve">Field: </w:t>
        </w:r>
        <w:proofErr w:type="spellStart"/>
        <w:r w:rsidRPr="00F473E5">
          <w:t>EligibilityRequest.servicedDate</w:t>
        </w:r>
        <w:proofErr w:type="spellEnd"/>
      </w:ins>
    </w:p>
    <w:p w14:paraId="3D78D971" w14:textId="3E28EC3D" w:rsidR="00F473E5" w:rsidRDefault="00F473E5" w:rsidP="00714092">
      <w:pPr>
        <w:pStyle w:val="ListParagraph"/>
        <w:numPr>
          <w:ilvl w:val="1"/>
          <w:numId w:val="22"/>
        </w:numPr>
        <w:rPr>
          <w:ins w:id="1624" w:author="Maerdian, Steffen (Halfaker)" w:date="2018-08-22T18:08:00Z"/>
        </w:rPr>
      </w:pPr>
      <w:ins w:id="1625" w:author="Maerdian, Steffen (Halfaker)" w:date="2018-08-22T18:08:00Z">
        <w:r>
          <w:t xml:space="preserve">Segment: </w:t>
        </w:r>
        <w:r w:rsidR="00714092" w:rsidRPr="00714092">
          <w:t>837-CMN-Certificate of Medical Necessity</w:t>
        </w:r>
      </w:ins>
    </w:p>
    <w:p w14:paraId="603AA648" w14:textId="7DB2D1C2" w:rsidR="00F473E5" w:rsidRDefault="00F473E5" w:rsidP="00F473E5">
      <w:pPr>
        <w:pStyle w:val="ListParagraph"/>
        <w:numPr>
          <w:ilvl w:val="1"/>
          <w:numId w:val="22"/>
        </w:numPr>
        <w:rPr>
          <w:ins w:id="1626" w:author="Maerdian, Steffen (Halfaker)" w:date="2018-08-22T18:09:00Z"/>
        </w:rPr>
      </w:pPr>
      <w:ins w:id="1627" w:author="Maerdian, Steffen (Halfaker)" w:date="2018-08-22T18:08:00Z">
        <w:r>
          <w:t>Field: 837-CMN-13.x</w:t>
        </w:r>
        <w:r w:rsidRPr="00F473E5">
          <w:t>-CMN LAST CERTIFICATION DATE</w:t>
        </w:r>
      </w:ins>
    </w:p>
    <w:p w14:paraId="5025F9AF" w14:textId="77777777" w:rsidR="00A864E0" w:rsidRDefault="00A864E0">
      <w:pPr>
        <w:pStyle w:val="ListParagraph"/>
        <w:rPr>
          <w:ins w:id="1628" w:author="Maerdian, Steffen (Halfaker)" w:date="2018-08-22T18:09:00Z"/>
        </w:rPr>
        <w:pPrChange w:id="1629" w:author="Maerdian, Steffen (Halfaker)" w:date="2018-08-22T18:09:00Z">
          <w:pPr>
            <w:pStyle w:val="ListParagraph"/>
            <w:numPr>
              <w:ilvl w:val="1"/>
              <w:numId w:val="22"/>
            </w:numPr>
            <w:ind w:left="1440" w:hanging="360"/>
          </w:pPr>
        </w:pPrChange>
      </w:pPr>
    </w:p>
    <w:p w14:paraId="736D5C6B" w14:textId="56A089F4" w:rsidR="00A864E0" w:rsidRDefault="00A864E0" w:rsidP="00A864E0">
      <w:pPr>
        <w:pStyle w:val="ListParagraph"/>
        <w:numPr>
          <w:ilvl w:val="1"/>
          <w:numId w:val="22"/>
        </w:numPr>
        <w:rPr>
          <w:ins w:id="1630" w:author="Maerdian, Steffen (Halfaker)" w:date="2018-08-22T18:09:00Z"/>
        </w:rPr>
      </w:pPr>
      <w:ins w:id="1631" w:author="Maerdian, Steffen (Halfaker)" w:date="2018-08-22T18:09:00Z">
        <w:r>
          <w:t xml:space="preserve">Resource: </w:t>
        </w:r>
      </w:ins>
      <w:proofErr w:type="spellStart"/>
      <w:ins w:id="1632" w:author="Maerdian, Steffen (Halfaker)" w:date="2018-08-22T18:10:00Z">
        <w:r w:rsidRPr="00A864E0">
          <w:t>PaymentNotice</w:t>
        </w:r>
      </w:ins>
      <w:proofErr w:type="spellEnd"/>
    </w:p>
    <w:p w14:paraId="457F7A05" w14:textId="08D29282" w:rsidR="00A864E0" w:rsidRDefault="00A864E0" w:rsidP="00A864E0">
      <w:pPr>
        <w:pStyle w:val="ListParagraph"/>
        <w:numPr>
          <w:ilvl w:val="1"/>
          <w:numId w:val="22"/>
        </w:numPr>
        <w:rPr>
          <w:ins w:id="1633" w:author="Maerdian, Steffen (Halfaker)" w:date="2018-08-22T18:09:00Z"/>
        </w:rPr>
      </w:pPr>
      <w:ins w:id="1634" w:author="Maerdian, Steffen (Halfaker)" w:date="2018-08-22T18:09:00Z">
        <w:r>
          <w:t xml:space="preserve">Field: </w:t>
        </w:r>
      </w:ins>
      <w:proofErr w:type="spellStart"/>
      <w:ins w:id="1635" w:author="Maerdian, Steffen (Halfaker)" w:date="2018-08-22T18:10:00Z">
        <w:r w:rsidRPr="00A864E0">
          <w:t>PaymentNotice.statusDate</w:t>
        </w:r>
      </w:ins>
      <w:proofErr w:type="spellEnd"/>
    </w:p>
    <w:p w14:paraId="4678FA0B" w14:textId="77777777" w:rsidR="00A864E0" w:rsidRDefault="00A864E0" w:rsidP="00A864E0">
      <w:pPr>
        <w:pStyle w:val="ListParagraph"/>
        <w:numPr>
          <w:ilvl w:val="1"/>
          <w:numId w:val="22"/>
        </w:numPr>
        <w:rPr>
          <w:ins w:id="1636" w:author="Maerdian, Steffen (Halfaker)" w:date="2018-08-22T18:09:00Z"/>
        </w:rPr>
      </w:pPr>
      <w:ins w:id="1637" w:author="Maerdian, Steffen (Halfaker)" w:date="2018-08-22T18:09:00Z">
        <w:r>
          <w:t xml:space="preserve">Segment: </w:t>
        </w:r>
        <w:r w:rsidRPr="00714092">
          <w:t>837-CMN-Certificate of Medical Necessity</w:t>
        </w:r>
      </w:ins>
    </w:p>
    <w:p w14:paraId="2A1D44E0" w14:textId="2322F67C" w:rsidR="00A864E0" w:rsidRDefault="00A864E0" w:rsidP="00A864E0">
      <w:pPr>
        <w:pStyle w:val="ListParagraph"/>
        <w:numPr>
          <w:ilvl w:val="1"/>
          <w:numId w:val="22"/>
        </w:numPr>
        <w:rPr>
          <w:ins w:id="1638" w:author="Maerdian, Steffen (Halfaker)" w:date="2018-08-22T18:09:00Z"/>
        </w:rPr>
      </w:pPr>
      <w:ins w:id="1639" w:author="Maerdian, Steffen (Halfaker)" w:date="2018-08-22T18:09:00Z">
        <w:r>
          <w:t>Field: 837-OI4-9.x</w:t>
        </w:r>
        <w:r w:rsidRPr="00A864E0">
          <w:t xml:space="preserve">-Other </w:t>
        </w:r>
        <w:proofErr w:type="gramStart"/>
        <w:r w:rsidRPr="00A864E0">
          <w:t>payer</w:t>
        </w:r>
        <w:proofErr w:type="gramEnd"/>
        <w:r w:rsidRPr="00A864E0">
          <w:t xml:space="preserve"> Check Date</w:t>
        </w:r>
      </w:ins>
    </w:p>
    <w:p w14:paraId="726F94BC" w14:textId="77777777" w:rsidR="00A864E0" w:rsidRDefault="00A864E0">
      <w:pPr>
        <w:rPr>
          <w:ins w:id="1640" w:author="Maerdian, Steffen (Halfaker)" w:date="2018-08-22T18:08:00Z"/>
        </w:rPr>
        <w:pPrChange w:id="1641" w:author="Maerdian, Steffen (Halfaker)" w:date="2018-08-22T18:09:00Z">
          <w:pPr>
            <w:pStyle w:val="ListParagraph"/>
            <w:numPr>
              <w:ilvl w:val="1"/>
              <w:numId w:val="22"/>
            </w:numPr>
            <w:ind w:left="1440" w:hanging="360"/>
          </w:pPr>
        </w:pPrChange>
      </w:pPr>
    </w:p>
    <w:p w14:paraId="6E6A3AA5" w14:textId="1AA79778" w:rsidR="008B504F" w:rsidRDefault="008B504F" w:rsidP="008B504F">
      <w:pPr>
        <w:pStyle w:val="ListParagraph"/>
        <w:numPr>
          <w:ilvl w:val="1"/>
          <w:numId w:val="22"/>
        </w:numPr>
        <w:rPr>
          <w:ins w:id="1642" w:author="Maerdian, Steffen (Halfaker)" w:date="2018-08-22T18:14:00Z"/>
        </w:rPr>
      </w:pPr>
      <w:ins w:id="1643" w:author="Maerdian, Steffen (Halfaker)" w:date="2018-08-22T18:14:00Z">
        <w:r>
          <w:t xml:space="preserve">Resource: </w:t>
        </w:r>
      </w:ins>
      <w:ins w:id="1644" w:author="Maerdian, Steffen (Halfaker)" w:date="2018-08-22T18:15:00Z">
        <w:r w:rsidRPr="008B504F">
          <w:t>Patient</w:t>
        </w:r>
      </w:ins>
    </w:p>
    <w:p w14:paraId="7C58B3F0" w14:textId="36F2E22F" w:rsidR="008B504F" w:rsidRDefault="008B504F" w:rsidP="008B504F">
      <w:pPr>
        <w:pStyle w:val="ListParagraph"/>
        <w:numPr>
          <w:ilvl w:val="1"/>
          <w:numId w:val="22"/>
        </w:numPr>
        <w:rPr>
          <w:ins w:id="1645" w:author="Maerdian, Steffen (Halfaker)" w:date="2018-08-22T18:14:00Z"/>
        </w:rPr>
      </w:pPr>
      <w:ins w:id="1646" w:author="Maerdian, Steffen (Halfaker)" w:date="2018-08-22T18:14:00Z">
        <w:r>
          <w:t xml:space="preserve">Field: </w:t>
        </w:r>
      </w:ins>
      <w:proofErr w:type="spellStart"/>
      <w:ins w:id="1647" w:author="Maerdian, Steffen (Halfaker)" w:date="2018-08-22T18:15:00Z">
        <w:r w:rsidRPr="008B504F">
          <w:t>Patient.deceasedDateTime</w:t>
        </w:r>
      </w:ins>
      <w:proofErr w:type="spellEnd"/>
    </w:p>
    <w:p w14:paraId="692DE499" w14:textId="68F50FF9" w:rsidR="008B504F" w:rsidRDefault="008B504F">
      <w:pPr>
        <w:pStyle w:val="ListParagraph"/>
        <w:numPr>
          <w:ilvl w:val="1"/>
          <w:numId w:val="22"/>
        </w:numPr>
        <w:rPr>
          <w:ins w:id="1648" w:author="Maerdian, Steffen (Halfaker)" w:date="2018-08-22T18:15:00Z"/>
        </w:rPr>
      </w:pPr>
      <w:ins w:id="1649" w:author="Maerdian, Steffen (Halfaker)" w:date="2018-08-22T18:14:00Z">
        <w:r>
          <w:t xml:space="preserve">Segment: </w:t>
        </w:r>
      </w:ins>
      <w:ins w:id="1650" w:author="Maerdian, Steffen (Halfaker)" w:date="2018-08-22T18:15:00Z">
        <w:r w:rsidRPr="008B504F">
          <w:t>837-PT2-Patient Data</w:t>
        </w:r>
      </w:ins>
    </w:p>
    <w:p w14:paraId="1F6642BF" w14:textId="60934431" w:rsidR="00F473E5" w:rsidRDefault="008B504F">
      <w:pPr>
        <w:pStyle w:val="ListParagraph"/>
        <w:numPr>
          <w:ilvl w:val="1"/>
          <w:numId w:val="22"/>
        </w:numPr>
        <w:rPr>
          <w:ins w:id="1651" w:author="Maerdian, Steffen (Halfaker)" w:date="2018-08-22T18:16:00Z"/>
        </w:rPr>
      </w:pPr>
      <w:ins w:id="1652" w:author="Maerdian, Steffen (Halfaker)" w:date="2018-08-22T18:14:00Z">
        <w:r>
          <w:t xml:space="preserve">Field: </w:t>
        </w:r>
      </w:ins>
      <w:ins w:id="1653" w:author="Maerdian, Steffen (Halfaker)" w:date="2018-08-22T18:15:00Z">
        <w:r w:rsidRPr="008B504F">
          <w:t>837-PT2-4-Insured or Pt. Death DT</w:t>
        </w:r>
      </w:ins>
    </w:p>
    <w:p w14:paraId="0CAC039D" w14:textId="456FFCC9" w:rsidR="009B6D29" w:rsidRDefault="009B6D29">
      <w:pPr>
        <w:rPr>
          <w:ins w:id="1654" w:author="Maerdian, Steffen (Halfaker)" w:date="2018-08-22T18:16:00Z"/>
        </w:rPr>
        <w:pPrChange w:id="1655" w:author="Maerdian, Steffen (Halfaker)" w:date="2018-08-22T18:16:00Z">
          <w:pPr>
            <w:pStyle w:val="ListParagraph"/>
            <w:numPr>
              <w:ilvl w:val="1"/>
              <w:numId w:val="22"/>
            </w:numPr>
            <w:ind w:left="1440" w:hanging="360"/>
          </w:pPr>
        </w:pPrChange>
      </w:pPr>
    </w:p>
    <w:p w14:paraId="46C3FC38" w14:textId="50C04AB0" w:rsidR="009B6D29" w:rsidRDefault="009B6D29" w:rsidP="009B6D29">
      <w:pPr>
        <w:pStyle w:val="ListParagraph"/>
        <w:numPr>
          <w:ilvl w:val="1"/>
          <w:numId w:val="22"/>
        </w:numPr>
        <w:rPr>
          <w:ins w:id="1656" w:author="Maerdian, Steffen (Halfaker)" w:date="2018-08-22T18:16:00Z"/>
        </w:rPr>
      </w:pPr>
      <w:ins w:id="1657" w:author="Maerdian, Steffen (Halfaker)" w:date="2018-08-22T18:16:00Z">
        <w:r>
          <w:t xml:space="preserve">Resource: </w:t>
        </w:r>
      </w:ins>
      <w:ins w:id="1658" w:author="Maerdian, Steffen (Halfaker)" w:date="2018-08-22T18:17:00Z">
        <w:r w:rsidRPr="009B6D29">
          <w:t>Observation</w:t>
        </w:r>
      </w:ins>
    </w:p>
    <w:p w14:paraId="67AFC995" w14:textId="3CB4FB22" w:rsidR="009B6D29" w:rsidRDefault="009B6D29" w:rsidP="009B6D29">
      <w:pPr>
        <w:pStyle w:val="ListParagraph"/>
        <w:numPr>
          <w:ilvl w:val="1"/>
          <w:numId w:val="22"/>
        </w:numPr>
        <w:rPr>
          <w:ins w:id="1659" w:author="Maerdian, Steffen (Halfaker)" w:date="2018-08-22T18:16:00Z"/>
        </w:rPr>
      </w:pPr>
      <w:ins w:id="1660" w:author="Maerdian, Steffen (Halfaker)" w:date="2018-08-22T18:16:00Z">
        <w:r>
          <w:t xml:space="preserve">Field: </w:t>
        </w:r>
      </w:ins>
      <w:proofErr w:type="spellStart"/>
      <w:ins w:id="1661" w:author="Maerdian, Steffen (Halfaker)" w:date="2018-08-22T18:17:00Z">
        <w:r w:rsidRPr="009B6D29">
          <w:t>Observation.effectiveDateTime</w:t>
        </w:r>
      </w:ins>
      <w:proofErr w:type="spellEnd"/>
    </w:p>
    <w:p w14:paraId="5DD53FC7" w14:textId="2E3BDF73" w:rsidR="009B6D29" w:rsidRDefault="009B6D29" w:rsidP="009B6D29">
      <w:pPr>
        <w:pStyle w:val="ListParagraph"/>
        <w:numPr>
          <w:ilvl w:val="1"/>
          <w:numId w:val="22"/>
        </w:numPr>
        <w:rPr>
          <w:ins w:id="1662" w:author="Maerdian, Steffen (Halfaker)" w:date="2018-08-22T18:16:00Z"/>
        </w:rPr>
      </w:pPr>
      <w:ins w:id="1663" w:author="Maerdian, Steffen (Halfaker)" w:date="2018-08-22T18:16:00Z">
        <w:r>
          <w:t xml:space="preserve">Segment: </w:t>
        </w:r>
      </w:ins>
      <w:ins w:id="1664" w:author="Maerdian, Steffen (Halfaker)" w:date="2018-08-22T18:17:00Z">
        <w:r w:rsidRPr="009B6D29">
          <w:t>837-CL1-ClaimLevelData</w:t>
        </w:r>
      </w:ins>
    </w:p>
    <w:p w14:paraId="58FCAFA6" w14:textId="67BB977B" w:rsidR="009B6D29" w:rsidRDefault="009B6D29" w:rsidP="009B6D29">
      <w:pPr>
        <w:pStyle w:val="ListParagraph"/>
        <w:numPr>
          <w:ilvl w:val="1"/>
          <w:numId w:val="22"/>
        </w:numPr>
        <w:rPr>
          <w:ins w:id="1665" w:author="Maerdian, Steffen (Halfaker)" w:date="2018-08-22T18:17:00Z"/>
        </w:rPr>
      </w:pPr>
      <w:ins w:id="1666" w:author="Maerdian, Steffen (Halfaker)" w:date="2018-08-22T18:16:00Z">
        <w:r>
          <w:t xml:space="preserve">Field: </w:t>
        </w:r>
      </w:ins>
      <w:ins w:id="1667" w:author="Maerdian, Steffen (Halfaker)" w:date="2018-08-22T18:17:00Z">
        <w:r w:rsidRPr="009B6D29">
          <w:t>837-CL1-25-Last Menstrual Period DT</w:t>
        </w:r>
      </w:ins>
    </w:p>
    <w:p w14:paraId="22AF3668" w14:textId="03FCFAB7" w:rsidR="001E7B15" w:rsidRDefault="001E7B15">
      <w:pPr>
        <w:rPr>
          <w:ins w:id="1668" w:author="Maerdian, Steffen (Halfaker)" w:date="2018-08-22T18:17:00Z"/>
        </w:rPr>
        <w:pPrChange w:id="1669" w:author="Maerdian, Steffen (Halfaker)" w:date="2018-08-22T18:17:00Z">
          <w:pPr>
            <w:pStyle w:val="ListParagraph"/>
            <w:numPr>
              <w:ilvl w:val="1"/>
              <w:numId w:val="22"/>
            </w:numPr>
            <w:ind w:left="1440" w:hanging="360"/>
          </w:pPr>
        </w:pPrChange>
      </w:pPr>
    </w:p>
    <w:p w14:paraId="3B3A86A6" w14:textId="34D5E96D" w:rsidR="001E7B15" w:rsidRDefault="001E7B15" w:rsidP="001E7B15">
      <w:pPr>
        <w:pStyle w:val="ListParagraph"/>
        <w:numPr>
          <w:ilvl w:val="1"/>
          <w:numId w:val="22"/>
        </w:numPr>
        <w:rPr>
          <w:ins w:id="1670" w:author="Maerdian, Steffen (Halfaker)" w:date="2018-08-22T18:17:00Z"/>
        </w:rPr>
      </w:pPr>
      <w:ins w:id="1671" w:author="Maerdian, Steffen (Halfaker)" w:date="2018-08-22T18:17:00Z">
        <w:r>
          <w:t xml:space="preserve">Resource: </w:t>
        </w:r>
      </w:ins>
      <w:ins w:id="1672" w:author="Maerdian, Steffen (Halfaker)" w:date="2018-08-22T18:18:00Z">
        <w:r w:rsidRPr="001E7B15">
          <w:t>Condition</w:t>
        </w:r>
      </w:ins>
    </w:p>
    <w:p w14:paraId="4F4C5795" w14:textId="3C7F0534" w:rsidR="001E7B15" w:rsidRDefault="001E7B15" w:rsidP="001E7B15">
      <w:pPr>
        <w:pStyle w:val="ListParagraph"/>
        <w:numPr>
          <w:ilvl w:val="1"/>
          <w:numId w:val="22"/>
        </w:numPr>
        <w:rPr>
          <w:ins w:id="1673" w:author="Maerdian, Steffen (Halfaker)" w:date="2018-08-22T18:17:00Z"/>
        </w:rPr>
      </w:pPr>
      <w:ins w:id="1674" w:author="Maerdian, Steffen (Halfaker)" w:date="2018-08-22T18:17:00Z">
        <w:r>
          <w:t xml:space="preserve">Field: </w:t>
        </w:r>
      </w:ins>
      <w:proofErr w:type="spellStart"/>
      <w:ins w:id="1675" w:author="Maerdian, Steffen (Halfaker)" w:date="2018-08-22T18:18:00Z">
        <w:r w:rsidRPr="001E7B15">
          <w:t>Condition.onsetDateTime</w:t>
        </w:r>
      </w:ins>
      <w:proofErr w:type="spellEnd"/>
    </w:p>
    <w:p w14:paraId="3EC8E1B2" w14:textId="2C9BFB66" w:rsidR="001E7B15" w:rsidRDefault="001E7B15" w:rsidP="001E7B15">
      <w:pPr>
        <w:pStyle w:val="ListParagraph"/>
        <w:numPr>
          <w:ilvl w:val="1"/>
          <w:numId w:val="22"/>
        </w:numPr>
        <w:rPr>
          <w:ins w:id="1676" w:author="Maerdian, Steffen (Halfaker)" w:date="2018-08-22T18:17:00Z"/>
        </w:rPr>
      </w:pPr>
      <w:ins w:id="1677" w:author="Maerdian, Steffen (Halfaker)" w:date="2018-08-22T18:17:00Z">
        <w:r>
          <w:t xml:space="preserve">Segment: </w:t>
        </w:r>
      </w:ins>
      <w:ins w:id="1678" w:author="Maerdian, Steffen (Halfaker)" w:date="2018-08-22T18:18:00Z">
        <w:r w:rsidRPr="001E7B15">
          <w:t>837-CL1-ClaimLevelData</w:t>
        </w:r>
      </w:ins>
    </w:p>
    <w:p w14:paraId="3B873917" w14:textId="6C24F775" w:rsidR="001E7B15" w:rsidRDefault="001E7B15" w:rsidP="001E7B15">
      <w:pPr>
        <w:pStyle w:val="ListParagraph"/>
        <w:numPr>
          <w:ilvl w:val="1"/>
          <w:numId w:val="22"/>
        </w:numPr>
        <w:rPr>
          <w:ins w:id="1679" w:author="Maerdian, Steffen (Halfaker)" w:date="2018-08-22T18:21:00Z"/>
        </w:rPr>
      </w:pPr>
      <w:ins w:id="1680" w:author="Maerdian, Steffen (Halfaker)" w:date="2018-08-22T18:17:00Z">
        <w:r>
          <w:t xml:space="preserve">Field: </w:t>
        </w:r>
      </w:ins>
      <w:ins w:id="1681" w:author="Maerdian, Steffen (Halfaker)" w:date="2018-08-22T18:18:00Z">
        <w:r w:rsidRPr="001E7B15">
          <w:t>837-CL1-18-Onset of Current Illness/Symptom DT</w:t>
        </w:r>
      </w:ins>
    </w:p>
    <w:p w14:paraId="613623EF" w14:textId="434D1B1A" w:rsidR="00880CCC" w:rsidRDefault="00880CCC">
      <w:pPr>
        <w:rPr>
          <w:ins w:id="1682" w:author="Maerdian, Steffen (Halfaker)" w:date="2018-08-22T18:21:00Z"/>
        </w:rPr>
        <w:pPrChange w:id="1683" w:author="Maerdian, Steffen (Halfaker)" w:date="2018-08-22T18:21:00Z">
          <w:pPr>
            <w:pStyle w:val="ListParagraph"/>
            <w:numPr>
              <w:ilvl w:val="1"/>
              <w:numId w:val="22"/>
            </w:numPr>
            <w:ind w:left="1440" w:hanging="360"/>
          </w:pPr>
        </w:pPrChange>
      </w:pPr>
    </w:p>
    <w:p w14:paraId="00158932" w14:textId="77777777" w:rsidR="00880CCC" w:rsidRDefault="00880CCC">
      <w:pPr>
        <w:rPr>
          <w:ins w:id="1684" w:author="Maerdian, Steffen (Halfaker)" w:date="2018-08-22T18:21:00Z"/>
        </w:rPr>
        <w:pPrChange w:id="1685" w:author="Maerdian, Steffen (Halfaker)" w:date="2018-08-22T18:21:00Z">
          <w:pPr>
            <w:pStyle w:val="ListParagraph"/>
            <w:numPr>
              <w:ilvl w:val="1"/>
              <w:numId w:val="22"/>
            </w:numPr>
            <w:ind w:left="1440" w:hanging="360"/>
          </w:pPr>
        </w:pPrChange>
      </w:pPr>
    </w:p>
    <w:p w14:paraId="2F36FD5B" w14:textId="77777777" w:rsidR="00880CCC" w:rsidRDefault="00880CCC" w:rsidP="00880CCC">
      <w:pPr>
        <w:pStyle w:val="ListParagraph"/>
        <w:numPr>
          <w:ilvl w:val="1"/>
          <w:numId w:val="22"/>
        </w:numPr>
        <w:rPr>
          <w:ins w:id="1686" w:author="Maerdian, Steffen (Halfaker)" w:date="2018-08-22T18:21:00Z"/>
        </w:rPr>
      </w:pPr>
      <w:ins w:id="1687" w:author="Maerdian, Steffen (Halfaker)" w:date="2018-08-22T18:21:00Z">
        <w:r>
          <w:t xml:space="preserve">Resource: </w:t>
        </w:r>
        <w:r w:rsidRPr="001E7B15">
          <w:t>Condition</w:t>
        </w:r>
      </w:ins>
    </w:p>
    <w:p w14:paraId="6BA25EA1" w14:textId="745A75C8" w:rsidR="00880CCC" w:rsidRDefault="00880CCC" w:rsidP="00CF78E7">
      <w:pPr>
        <w:pStyle w:val="ListParagraph"/>
        <w:numPr>
          <w:ilvl w:val="1"/>
          <w:numId w:val="22"/>
        </w:numPr>
        <w:rPr>
          <w:ins w:id="1688" w:author="Maerdian, Steffen (Halfaker)" w:date="2018-08-22T18:21:00Z"/>
        </w:rPr>
      </w:pPr>
      <w:ins w:id="1689" w:author="Maerdian, Steffen (Halfaker)" w:date="2018-08-22T18:21:00Z">
        <w:r>
          <w:t xml:space="preserve">Field: </w:t>
        </w:r>
      </w:ins>
      <w:proofErr w:type="spellStart"/>
      <w:ins w:id="1690" w:author="Maerdian, Steffen (Halfaker)" w:date="2018-08-22T18:22:00Z">
        <w:r w:rsidR="00CF78E7" w:rsidRPr="00CF78E7">
          <w:t>Condition.onsetDateTime</w:t>
        </w:r>
      </w:ins>
      <w:proofErr w:type="spellEnd"/>
    </w:p>
    <w:p w14:paraId="5DBEAE61" w14:textId="77777777" w:rsidR="00880CCC" w:rsidRDefault="00880CCC">
      <w:pPr>
        <w:pStyle w:val="ListParagraph"/>
        <w:numPr>
          <w:ilvl w:val="1"/>
          <w:numId w:val="22"/>
        </w:numPr>
        <w:rPr>
          <w:ins w:id="1691" w:author="Maerdian, Steffen (Halfaker)" w:date="2018-08-22T18:21:00Z"/>
        </w:rPr>
      </w:pPr>
      <w:ins w:id="1692" w:author="Maerdian, Steffen (Halfaker)" w:date="2018-08-22T18:21:00Z">
        <w:r>
          <w:t xml:space="preserve">Segment: </w:t>
        </w:r>
        <w:r w:rsidRPr="001E7B15">
          <w:t>837-CL1-ClaimLevelData</w:t>
        </w:r>
      </w:ins>
    </w:p>
    <w:p w14:paraId="0FD981A6" w14:textId="08902922" w:rsidR="00880CCC" w:rsidRDefault="00880CCC">
      <w:pPr>
        <w:pStyle w:val="ListParagraph"/>
        <w:numPr>
          <w:ilvl w:val="1"/>
          <w:numId w:val="22"/>
        </w:numPr>
        <w:rPr>
          <w:ins w:id="1693" w:author="Maerdian, Steffen (Halfaker)" w:date="2018-08-22T18:23:00Z"/>
        </w:rPr>
      </w:pPr>
      <w:ins w:id="1694" w:author="Maerdian, Steffen (Halfaker)" w:date="2018-08-22T18:21:00Z">
        <w:r>
          <w:t xml:space="preserve">Field: </w:t>
        </w:r>
        <w:r w:rsidRPr="00880CCC">
          <w:t>837-CL1A-8-Acute Manifestation DT (Spinal)</w:t>
        </w:r>
      </w:ins>
    </w:p>
    <w:p w14:paraId="1D86C19D" w14:textId="3C2BCDCA" w:rsidR="00CF78E7" w:rsidRDefault="00CF78E7">
      <w:pPr>
        <w:rPr>
          <w:ins w:id="1695" w:author="Maerdian, Steffen (Halfaker)" w:date="2018-08-22T18:23:00Z"/>
        </w:rPr>
        <w:pPrChange w:id="1696" w:author="Maerdian, Steffen (Halfaker)" w:date="2018-08-22T18:23:00Z">
          <w:pPr>
            <w:pStyle w:val="ListParagraph"/>
            <w:numPr>
              <w:ilvl w:val="1"/>
              <w:numId w:val="22"/>
            </w:numPr>
            <w:ind w:left="1440" w:hanging="360"/>
          </w:pPr>
        </w:pPrChange>
      </w:pPr>
    </w:p>
    <w:p w14:paraId="2F2C945A" w14:textId="2541AF9F" w:rsidR="00CF78E7" w:rsidRDefault="00CF78E7" w:rsidP="00CF78E7">
      <w:pPr>
        <w:pStyle w:val="ListParagraph"/>
        <w:numPr>
          <w:ilvl w:val="1"/>
          <w:numId w:val="22"/>
        </w:numPr>
        <w:rPr>
          <w:ins w:id="1697" w:author="Maerdian, Steffen (Halfaker)" w:date="2018-08-22T18:23:00Z"/>
        </w:rPr>
      </w:pPr>
      <w:ins w:id="1698" w:author="Maerdian, Steffen (Halfaker)" w:date="2018-08-22T18:23:00Z">
        <w:r>
          <w:lastRenderedPageBreak/>
          <w:t xml:space="preserve">Resource: </w:t>
        </w:r>
        <w:r w:rsidRPr="00CF78E7">
          <w:t>Procedure</w:t>
        </w:r>
      </w:ins>
    </w:p>
    <w:p w14:paraId="5C441357" w14:textId="7C0AF04E" w:rsidR="00CF78E7" w:rsidRDefault="00CF78E7" w:rsidP="00CF78E7">
      <w:pPr>
        <w:pStyle w:val="ListParagraph"/>
        <w:numPr>
          <w:ilvl w:val="1"/>
          <w:numId w:val="22"/>
        </w:numPr>
        <w:rPr>
          <w:ins w:id="1699" w:author="Maerdian, Steffen (Halfaker)" w:date="2018-08-22T18:23:00Z"/>
        </w:rPr>
      </w:pPr>
      <w:ins w:id="1700" w:author="Maerdian, Steffen (Halfaker)" w:date="2018-08-22T18:23:00Z">
        <w:r>
          <w:t xml:space="preserve">Field: </w:t>
        </w:r>
        <w:proofErr w:type="spellStart"/>
        <w:r w:rsidRPr="00CF78E7">
          <w:t>Procedure.performedDateTime</w:t>
        </w:r>
        <w:proofErr w:type="spellEnd"/>
      </w:ins>
    </w:p>
    <w:p w14:paraId="3AA6D7DB" w14:textId="77777777" w:rsidR="00CF78E7" w:rsidRDefault="00CF78E7" w:rsidP="00CF78E7">
      <w:pPr>
        <w:pStyle w:val="ListParagraph"/>
        <w:numPr>
          <w:ilvl w:val="1"/>
          <w:numId w:val="22"/>
        </w:numPr>
        <w:rPr>
          <w:ins w:id="1701" w:author="Maerdian, Steffen (Halfaker)" w:date="2018-08-22T18:23:00Z"/>
        </w:rPr>
      </w:pPr>
      <w:ins w:id="1702" w:author="Maerdian, Steffen (Halfaker)" w:date="2018-08-22T18:23:00Z">
        <w:r>
          <w:t xml:space="preserve">Segment: </w:t>
        </w:r>
        <w:r w:rsidRPr="001E7B15">
          <w:t>837-CL1-ClaimLevelData</w:t>
        </w:r>
      </w:ins>
    </w:p>
    <w:p w14:paraId="2DB3D1F0" w14:textId="68B45DE9" w:rsidR="00CF78E7" w:rsidRDefault="00CF78E7" w:rsidP="00CF78E7">
      <w:pPr>
        <w:pStyle w:val="ListParagraph"/>
        <w:numPr>
          <w:ilvl w:val="1"/>
          <w:numId w:val="22"/>
        </w:numPr>
        <w:rPr>
          <w:ins w:id="1703" w:author="Maerdian, Steffen (Halfaker)" w:date="2018-08-22T18:24:00Z"/>
        </w:rPr>
      </w:pPr>
      <w:ins w:id="1704" w:author="Maerdian, Steffen (Halfaker)" w:date="2018-08-22T18:23:00Z">
        <w:r>
          <w:t xml:space="preserve">Field: </w:t>
        </w:r>
        <w:r w:rsidRPr="00CF78E7">
          <w:t>837-CL1A-2-Initial Treatment DT (Spinal)</w:t>
        </w:r>
      </w:ins>
    </w:p>
    <w:p w14:paraId="6A8392A7" w14:textId="60C17EBB" w:rsidR="00CF78E7" w:rsidRDefault="00CF78E7">
      <w:pPr>
        <w:rPr>
          <w:ins w:id="1705" w:author="Maerdian, Steffen (Halfaker)" w:date="2018-08-22T18:24:00Z"/>
        </w:rPr>
        <w:pPrChange w:id="1706" w:author="Maerdian, Steffen (Halfaker)" w:date="2018-08-22T18:24:00Z">
          <w:pPr>
            <w:pStyle w:val="ListParagraph"/>
            <w:numPr>
              <w:ilvl w:val="1"/>
              <w:numId w:val="22"/>
            </w:numPr>
            <w:ind w:left="1440" w:hanging="360"/>
          </w:pPr>
        </w:pPrChange>
      </w:pPr>
    </w:p>
    <w:p w14:paraId="07712F17" w14:textId="45251B57" w:rsidR="00CF78E7" w:rsidRDefault="00CF78E7" w:rsidP="00CF78E7">
      <w:pPr>
        <w:pStyle w:val="ListParagraph"/>
        <w:numPr>
          <w:ilvl w:val="1"/>
          <w:numId w:val="22"/>
        </w:numPr>
        <w:rPr>
          <w:ins w:id="1707" w:author="Maerdian, Steffen (Halfaker)" w:date="2018-08-22T18:24:00Z"/>
        </w:rPr>
      </w:pPr>
      <w:ins w:id="1708" w:author="Maerdian, Steffen (Halfaker)" w:date="2018-08-22T18:24:00Z">
        <w:r>
          <w:t xml:space="preserve">Resource: </w:t>
        </w:r>
      </w:ins>
      <w:proofErr w:type="spellStart"/>
      <w:ins w:id="1709" w:author="Maerdian, Steffen (Halfaker)" w:date="2018-08-22T18:25:00Z">
        <w:r w:rsidRPr="00CF78E7">
          <w:t>ProcedureRequest</w:t>
        </w:r>
      </w:ins>
      <w:proofErr w:type="spellEnd"/>
    </w:p>
    <w:p w14:paraId="1C283EC1" w14:textId="1238BABD" w:rsidR="00CF78E7" w:rsidRDefault="00CF78E7" w:rsidP="00CF78E7">
      <w:pPr>
        <w:pStyle w:val="ListParagraph"/>
        <w:numPr>
          <w:ilvl w:val="1"/>
          <w:numId w:val="22"/>
        </w:numPr>
        <w:rPr>
          <w:ins w:id="1710" w:author="Maerdian, Steffen (Halfaker)" w:date="2018-08-22T18:24:00Z"/>
        </w:rPr>
      </w:pPr>
      <w:ins w:id="1711" w:author="Maerdian, Steffen (Halfaker)" w:date="2018-08-22T18:24:00Z">
        <w:r>
          <w:t xml:space="preserve">Field: </w:t>
        </w:r>
      </w:ins>
      <w:proofErr w:type="spellStart"/>
      <w:ins w:id="1712" w:author="Maerdian, Steffen (Halfaker)" w:date="2018-08-22T18:25:00Z">
        <w:r w:rsidRPr="00CF78E7">
          <w:t>ProcedureRequest.occurrenceDateTime</w:t>
        </w:r>
      </w:ins>
      <w:proofErr w:type="spellEnd"/>
    </w:p>
    <w:p w14:paraId="4EFC2AD5" w14:textId="4CA85E2E" w:rsidR="00CF78E7" w:rsidRDefault="00CF78E7" w:rsidP="004C6AF8">
      <w:pPr>
        <w:pStyle w:val="ListParagraph"/>
        <w:numPr>
          <w:ilvl w:val="1"/>
          <w:numId w:val="22"/>
        </w:numPr>
        <w:rPr>
          <w:ins w:id="1713" w:author="Maerdian, Steffen (Halfaker)" w:date="2018-08-22T18:24:00Z"/>
        </w:rPr>
      </w:pPr>
      <w:ins w:id="1714" w:author="Maerdian, Steffen (Halfaker)" w:date="2018-08-22T18:24:00Z">
        <w:r>
          <w:t xml:space="preserve">Segment: </w:t>
        </w:r>
      </w:ins>
      <w:ins w:id="1715" w:author="Maerdian, Steffen (Halfaker)" w:date="2018-08-22T18:25:00Z">
        <w:r w:rsidR="004C6AF8" w:rsidRPr="004C6AF8">
          <w:t>837-PC1-ProcedureCodeData</w:t>
        </w:r>
      </w:ins>
    </w:p>
    <w:p w14:paraId="3B041A7A" w14:textId="2C794FC9" w:rsidR="00CF78E7" w:rsidRDefault="00CF78E7" w:rsidP="00CF78E7">
      <w:pPr>
        <w:pStyle w:val="ListParagraph"/>
        <w:numPr>
          <w:ilvl w:val="1"/>
          <w:numId w:val="22"/>
        </w:numPr>
        <w:rPr>
          <w:ins w:id="1716" w:author="Maerdian, Steffen (Halfaker)" w:date="2018-08-22T18:24:00Z"/>
        </w:rPr>
      </w:pPr>
      <w:ins w:id="1717" w:author="Maerdian, Steffen (Halfaker)" w:date="2018-08-22T18:24:00Z">
        <w:r>
          <w:t>Field: 837-PCx</w:t>
        </w:r>
        <w:r w:rsidRPr="00CF78E7">
          <w:t>-2-Procedure DT</w:t>
        </w:r>
      </w:ins>
    </w:p>
    <w:p w14:paraId="28E8038A" w14:textId="1FCDD04B" w:rsidR="00B74786" w:rsidRDefault="00B74786">
      <w:pPr>
        <w:rPr>
          <w:ins w:id="1718" w:author="Maerdian, Steffen (Halfaker)" w:date="2018-08-22T15:54:00Z"/>
        </w:rPr>
        <w:pPrChange w:id="1719" w:author="Maerdian, Steffen (Halfaker)" w:date="2018-08-22T17:59:00Z">
          <w:pPr>
            <w:pStyle w:val="ListParagraph"/>
            <w:numPr>
              <w:ilvl w:val="1"/>
              <w:numId w:val="22"/>
            </w:numPr>
            <w:ind w:left="1440" w:hanging="360"/>
          </w:pPr>
        </w:pPrChange>
      </w:pPr>
    </w:p>
    <w:p w14:paraId="15B50215" w14:textId="77777777" w:rsidR="00266D73" w:rsidRDefault="00266D73">
      <w:pPr>
        <w:rPr>
          <w:ins w:id="1720" w:author="Maerdian, Steffen (Halfaker)" w:date="2018-08-22T15:50:00Z"/>
        </w:rPr>
        <w:pPrChange w:id="1721" w:author="Maerdian, Steffen (Halfaker)" w:date="2018-08-22T15:33:00Z">
          <w:pPr>
            <w:ind w:firstLine="432"/>
          </w:pPr>
        </w:pPrChange>
      </w:pPr>
    </w:p>
    <w:p w14:paraId="1BCD9AB4" w14:textId="2B3B2012" w:rsidR="00266D73" w:rsidRPr="00552D84" w:rsidRDefault="00266D73">
      <w:pPr>
        <w:pPrChange w:id="1722" w:author="Maerdian, Steffen (Halfaker)" w:date="2018-08-22T15:33:00Z">
          <w:pPr>
            <w:ind w:firstLine="432"/>
          </w:pPr>
        </w:pPrChange>
      </w:pPr>
      <w:ins w:id="1723" w:author="Maerdian, Steffen (Halfaker)" w:date="2018-08-22T15:56:00Z">
        <w:r>
          <w:t>x</w:t>
        </w:r>
      </w:ins>
      <w:ins w:id="1724" w:author="Maerdian, Steffen (Halfaker)" w:date="2018-08-22T15:55:00Z">
        <w:r>
          <w:t xml:space="preserve"> </w:t>
        </w:r>
      </w:ins>
      <w:ins w:id="1725" w:author="Maerdian, Steffen (Halfaker)" w:date="2018-08-22T17:58:00Z">
        <w:r w:rsidR="00C27533">
          <w:t xml:space="preserve">in the field description </w:t>
        </w:r>
      </w:ins>
      <w:ins w:id="1726" w:author="Maerdian, Steffen (Halfaker)" w:date="2018-08-22T15:55:00Z">
        <w:r>
          <w:t>refers to the occurrence of the repeating segment.</w:t>
        </w:r>
      </w:ins>
    </w:p>
    <w:p w14:paraId="6289D580" w14:textId="63BB494F" w:rsidR="00B92B9C" w:rsidRDefault="00B92B9C" w:rsidP="00B92B9C">
      <w:pPr>
        <w:pStyle w:val="Heading1"/>
        <w:rPr>
          <w:rFonts w:ascii="Verdana" w:hAnsi="Verdana"/>
        </w:rPr>
      </w:pPr>
      <w:bookmarkStart w:id="1727" w:name="_Toc524429836"/>
      <w:r w:rsidRPr="005559F3">
        <w:rPr>
          <w:rFonts w:ascii="Verdana" w:hAnsi="Verdana"/>
        </w:rPr>
        <w:t xml:space="preserve">Appendix C – </w:t>
      </w:r>
      <w:proofErr w:type="spellStart"/>
      <w:r w:rsidRPr="005559F3">
        <w:rPr>
          <w:rFonts w:ascii="Verdana" w:hAnsi="Verdana"/>
        </w:rPr>
        <w:t>TASCore</w:t>
      </w:r>
      <w:proofErr w:type="spellEnd"/>
      <w:r w:rsidRPr="005559F3">
        <w:rPr>
          <w:rFonts w:ascii="Verdana" w:hAnsi="Verdana"/>
        </w:rPr>
        <w:t xml:space="preserve"> Default Values</w:t>
      </w:r>
      <w:bookmarkEnd w:id="1727"/>
      <w:r w:rsidRPr="005559F3">
        <w:rPr>
          <w:rFonts w:ascii="Verdana" w:hAnsi="Verdana"/>
        </w:rPr>
        <w:t xml:space="preserve"> </w:t>
      </w:r>
    </w:p>
    <w:p w14:paraId="22F8419B" w14:textId="1A9687F2" w:rsidR="00552D84" w:rsidRPr="00552D84" w:rsidRDefault="00552D84" w:rsidP="00351096">
      <w:pPr>
        <w:ind w:firstLine="432"/>
      </w:pPr>
      <w:r>
        <w:t>TBD</w:t>
      </w:r>
    </w:p>
    <w:p w14:paraId="4286B744" w14:textId="1BE9FCC6" w:rsidR="00B92B9C" w:rsidRDefault="00B92B9C" w:rsidP="00B92B9C">
      <w:pPr>
        <w:pStyle w:val="Heading1"/>
        <w:rPr>
          <w:rFonts w:ascii="Verdana" w:hAnsi="Verdana"/>
        </w:rPr>
      </w:pPr>
      <w:bookmarkStart w:id="1728" w:name="_Toc524429837"/>
      <w:r w:rsidRPr="005559F3">
        <w:rPr>
          <w:rFonts w:ascii="Verdana" w:hAnsi="Verdana"/>
        </w:rPr>
        <w:t>Appendix D – FSC Mapping Rules</w:t>
      </w:r>
      <w:bookmarkEnd w:id="1728"/>
    </w:p>
    <w:p w14:paraId="7A92F1B2" w14:textId="7EBD257A" w:rsidR="00552D84" w:rsidRPr="00552D84" w:rsidRDefault="00552D84" w:rsidP="00351096">
      <w:pPr>
        <w:ind w:firstLine="432"/>
      </w:pPr>
      <w:r>
        <w:t>TBD</w:t>
      </w:r>
    </w:p>
    <w:p w14:paraId="71ADE399" w14:textId="3953B541" w:rsidR="00B92B9C" w:rsidRDefault="00B92B9C" w:rsidP="00B92B9C">
      <w:pPr>
        <w:pStyle w:val="Heading1"/>
        <w:rPr>
          <w:rFonts w:ascii="Verdana" w:hAnsi="Verdana"/>
        </w:rPr>
      </w:pPr>
      <w:bookmarkStart w:id="1729" w:name="_Toc524429838"/>
      <w:r w:rsidRPr="005559F3">
        <w:rPr>
          <w:rFonts w:ascii="Verdana" w:hAnsi="Verdana"/>
        </w:rPr>
        <w:t>Appendix E – FSC Default Values</w:t>
      </w:r>
      <w:bookmarkEnd w:id="1729"/>
    </w:p>
    <w:p w14:paraId="5B5D42DF" w14:textId="420869AF" w:rsidR="00552D84" w:rsidRDefault="00552D84" w:rsidP="00351096">
      <w:pPr>
        <w:ind w:firstLine="432"/>
      </w:pPr>
      <w:r>
        <w:t>TBD</w:t>
      </w:r>
    </w:p>
    <w:p w14:paraId="57CB400E" w14:textId="6876DC77" w:rsidR="005729A9" w:rsidRDefault="005729A9" w:rsidP="00351096">
      <w:pPr>
        <w:ind w:firstLine="432"/>
      </w:pPr>
    </w:p>
    <w:p w14:paraId="32F4C076" w14:textId="06DBAB33" w:rsidR="005729A9" w:rsidDel="005F2145" w:rsidRDefault="005729A9" w:rsidP="00351096">
      <w:pPr>
        <w:ind w:firstLine="432"/>
        <w:rPr>
          <w:del w:id="1730" w:author="Maerdian, Steffen (Halfaker)" w:date="2018-08-23T08:09:00Z"/>
        </w:rPr>
      </w:pPr>
    </w:p>
    <w:p w14:paraId="3443835E" w14:textId="0DC27BF7" w:rsidR="005729A9" w:rsidDel="005F2145" w:rsidRDefault="005729A9" w:rsidP="00351096">
      <w:pPr>
        <w:ind w:firstLine="432"/>
        <w:rPr>
          <w:del w:id="1731" w:author="Maerdian, Steffen (Halfaker)" w:date="2018-08-23T08:09:00Z"/>
        </w:rPr>
      </w:pPr>
    </w:p>
    <w:p w14:paraId="791A5A5D" w14:textId="70D10998" w:rsidR="005729A9" w:rsidDel="00DD61DE" w:rsidRDefault="005729A9">
      <w:pPr>
        <w:rPr>
          <w:del w:id="1732" w:author="Keith Oulson" w:date="2018-04-25T12:08:00Z"/>
        </w:rPr>
        <w:pPrChange w:id="1733" w:author="Maerdian, Steffen (Halfaker)" w:date="2018-08-23T08:09:00Z">
          <w:pPr>
            <w:ind w:firstLine="432"/>
          </w:pPr>
        </w:pPrChange>
      </w:pPr>
    </w:p>
    <w:p w14:paraId="4DCFA9F1" w14:textId="77777777" w:rsidR="005729A9" w:rsidRPr="00552D84" w:rsidRDefault="005729A9">
      <w:pPr>
        <w:pPrChange w:id="1734" w:author="Maerdian, Steffen (Halfaker)" w:date="2018-08-23T08:09:00Z">
          <w:pPr>
            <w:ind w:firstLine="432"/>
          </w:pPr>
        </w:pPrChange>
      </w:pPr>
    </w:p>
    <w:p w14:paraId="2BF0FDA5" w14:textId="69790C3F" w:rsidR="008B0D28" w:rsidRDefault="008B0D28" w:rsidP="008B0D28">
      <w:pPr>
        <w:pStyle w:val="Heading1"/>
      </w:pPr>
      <w:r>
        <w:t xml:space="preserve"> </w:t>
      </w:r>
      <w:bookmarkStart w:id="1735" w:name="_Toc524429839"/>
      <w:r>
        <w:t>Glossary</w:t>
      </w:r>
      <w:bookmarkEnd w:id="1735"/>
    </w:p>
    <w:tbl>
      <w:tblPr>
        <w:tblStyle w:val="TableGrid"/>
        <w:tblW w:w="0" w:type="auto"/>
        <w:tblInd w:w="576" w:type="dxa"/>
        <w:tblLook w:val="04A0" w:firstRow="1" w:lastRow="0" w:firstColumn="1" w:lastColumn="0" w:noHBand="0" w:noVBand="1"/>
      </w:tblPr>
      <w:tblGrid>
        <w:gridCol w:w="3705"/>
        <w:gridCol w:w="6735"/>
      </w:tblGrid>
      <w:tr w:rsidR="0048464B" w14:paraId="06B3B010" w14:textId="77777777" w:rsidTr="00232237">
        <w:tc>
          <w:tcPr>
            <w:tcW w:w="4932" w:type="dxa"/>
          </w:tcPr>
          <w:p w14:paraId="63741DD3" w14:textId="3ECA9428" w:rsidR="0048464B" w:rsidRPr="00232237" w:rsidRDefault="0048464B" w:rsidP="00171493">
            <w:r w:rsidRPr="00232237">
              <w:rPr>
                <w:shd w:val="clear" w:color="auto" w:fill="FFFFFF"/>
              </w:rPr>
              <w:t>AMQP - Advanced Message Queuing Protocol</w:t>
            </w:r>
          </w:p>
        </w:tc>
        <w:tc>
          <w:tcPr>
            <w:tcW w:w="9108" w:type="dxa"/>
          </w:tcPr>
          <w:p w14:paraId="78A901B7" w14:textId="68D0138B" w:rsidR="0048464B" w:rsidRPr="00232237" w:rsidRDefault="0048464B" w:rsidP="00171493">
            <w:r w:rsidRPr="00232237">
              <w:rPr>
                <w:shd w:val="clear" w:color="auto" w:fill="FFFFFF"/>
              </w:rPr>
              <w:t>The </w:t>
            </w:r>
            <w:r w:rsidRPr="00232237">
              <w:rPr>
                <w:rStyle w:val="Emphasis"/>
                <w:rFonts w:eastAsia="MS Mincho" w:cs="Segoe UI"/>
                <w:color w:val="333333"/>
                <w:sz w:val="20"/>
                <w:szCs w:val="20"/>
                <w:shd w:val="clear" w:color="auto" w:fill="FFFFFF"/>
              </w:rPr>
              <w:t>Advanced Message Queuing Protocol</w:t>
            </w:r>
            <w:r w:rsidRPr="00232237">
              <w:rPr>
                <w:shd w:val="clear" w:color="auto" w:fill="FFFFFF"/>
              </w:rPr>
              <w:t> (</w:t>
            </w:r>
            <w:r w:rsidRPr="00232237">
              <w:rPr>
                <w:rStyle w:val="Emphasis"/>
                <w:rFonts w:eastAsia="MS Mincho" w:cs="Segoe UI"/>
                <w:color w:val="333333"/>
                <w:sz w:val="20"/>
                <w:szCs w:val="20"/>
                <w:shd w:val="clear" w:color="auto" w:fill="FFFFFF"/>
              </w:rPr>
              <w:t>AMQP</w:t>
            </w:r>
            <w:r w:rsidRPr="00232237">
              <w:rPr>
                <w:shd w:val="clear" w:color="auto" w:fill="FFFFFF"/>
              </w:rPr>
              <w:t>) is an open standard for passing business messages between applications or organizations using queues. </w:t>
            </w:r>
          </w:p>
        </w:tc>
      </w:tr>
      <w:tr w:rsidR="0048464B" w14:paraId="62D12890" w14:textId="77777777" w:rsidTr="00232237">
        <w:tc>
          <w:tcPr>
            <w:tcW w:w="4932" w:type="dxa"/>
          </w:tcPr>
          <w:p w14:paraId="3675FC8D" w14:textId="77777777" w:rsidR="0048464B" w:rsidRDefault="0048464B" w:rsidP="00171493"/>
        </w:tc>
        <w:tc>
          <w:tcPr>
            <w:tcW w:w="9108" w:type="dxa"/>
          </w:tcPr>
          <w:p w14:paraId="6766838A" w14:textId="77777777" w:rsidR="0048464B" w:rsidRDefault="0048464B" w:rsidP="00171493"/>
        </w:tc>
      </w:tr>
      <w:tr w:rsidR="0048464B" w14:paraId="7DD8786A" w14:textId="77777777" w:rsidTr="00232237">
        <w:tc>
          <w:tcPr>
            <w:tcW w:w="4932" w:type="dxa"/>
          </w:tcPr>
          <w:p w14:paraId="0D0DF794" w14:textId="4E34705F" w:rsidR="0048464B" w:rsidRDefault="00E12105" w:rsidP="00171493">
            <w:r>
              <w:t>HCCH</w:t>
            </w:r>
          </w:p>
        </w:tc>
        <w:tc>
          <w:tcPr>
            <w:tcW w:w="9108" w:type="dxa"/>
          </w:tcPr>
          <w:p w14:paraId="6BDFA561" w14:textId="6A819E16" w:rsidR="0048464B" w:rsidRDefault="00E12105" w:rsidP="00171493">
            <w:r>
              <w:t>Health Care Clearing House</w:t>
            </w:r>
          </w:p>
        </w:tc>
      </w:tr>
      <w:tr w:rsidR="0048464B" w14:paraId="49295247" w14:textId="77777777" w:rsidTr="00232237">
        <w:tc>
          <w:tcPr>
            <w:tcW w:w="4932" w:type="dxa"/>
          </w:tcPr>
          <w:p w14:paraId="74907636" w14:textId="77777777" w:rsidR="0048464B" w:rsidRDefault="0048464B" w:rsidP="00171493"/>
        </w:tc>
        <w:tc>
          <w:tcPr>
            <w:tcW w:w="9108" w:type="dxa"/>
          </w:tcPr>
          <w:p w14:paraId="6513F19F" w14:textId="77777777" w:rsidR="0048464B" w:rsidRDefault="0048464B" w:rsidP="00171493"/>
        </w:tc>
      </w:tr>
      <w:tr w:rsidR="0048464B" w14:paraId="10E4B0AF" w14:textId="77777777" w:rsidTr="00232237">
        <w:tc>
          <w:tcPr>
            <w:tcW w:w="4932" w:type="dxa"/>
          </w:tcPr>
          <w:p w14:paraId="51464EC0" w14:textId="77777777" w:rsidR="0048464B" w:rsidRDefault="0048464B" w:rsidP="00171493"/>
        </w:tc>
        <w:tc>
          <w:tcPr>
            <w:tcW w:w="9108" w:type="dxa"/>
          </w:tcPr>
          <w:p w14:paraId="1147F73E" w14:textId="77777777" w:rsidR="0048464B" w:rsidRDefault="0048464B" w:rsidP="00171493"/>
        </w:tc>
      </w:tr>
      <w:tr w:rsidR="0048464B" w14:paraId="68161217" w14:textId="77777777" w:rsidTr="00232237">
        <w:tc>
          <w:tcPr>
            <w:tcW w:w="4932" w:type="dxa"/>
          </w:tcPr>
          <w:p w14:paraId="305AF507" w14:textId="041CE12E" w:rsidR="0048464B" w:rsidRDefault="00E12105" w:rsidP="00171493">
            <w:r>
              <w:t>REST</w:t>
            </w:r>
          </w:p>
        </w:tc>
        <w:tc>
          <w:tcPr>
            <w:tcW w:w="9108" w:type="dxa"/>
          </w:tcPr>
          <w:p w14:paraId="2C76E403" w14:textId="4B515A01" w:rsidR="0048464B" w:rsidRDefault="006312E4" w:rsidP="00171493">
            <w:r>
              <w:t xml:space="preserve">Representational State Transfer or RESTful web services provide interoperability between computer systems on the internet and other networks.  Sometimes called </w:t>
            </w:r>
            <w:proofErr w:type="spellStart"/>
            <w:r>
              <w:t>ReST</w:t>
            </w:r>
            <w:proofErr w:type="spellEnd"/>
          </w:p>
        </w:tc>
      </w:tr>
    </w:tbl>
    <w:p w14:paraId="63D7C9CA" w14:textId="1E6A0BC0" w:rsidR="008B0D28" w:rsidRPr="00232237" w:rsidDel="00DD61DE" w:rsidRDefault="008B0D28" w:rsidP="00171493">
      <w:pPr>
        <w:rPr>
          <w:del w:id="1736" w:author="Keith Oulson" w:date="2018-04-25T12:08:00Z"/>
        </w:rPr>
      </w:pPr>
    </w:p>
    <w:p w14:paraId="4AA9DDC6" w14:textId="65517E38" w:rsidR="00541016" w:rsidRDefault="00541016">
      <w:pPr>
        <w:rPr>
          <w:rFonts w:eastAsia="MS Mincho"/>
          <w:sz w:val="20"/>
          <w:szCs w:val="22"/>
        </w:rPr>
      </w:pPr>
      <w:del w:id="1737" w:author="Keith Oulson" w:date="2018-04-25T12:08:00Z">
        <w:r w:rsidDel="00DD61DE">
          <w:br w:type="page"/>
        </w:r>
      </w:del>
    </w:p>
    <w:p w14:paraId="6616FA92" w14:textId="77777777" w:rsidR="00541016" w:rsidRDefault="00541016" w:rsidP="00541016">
      <w:pPr>
        <w:pStyle w:val="Heading1"/>
      </w:pPr>
      <w:bookmarkStart w:id="1738" w:name="_Toc509578613"/>
      <w:bookmarkStart w:id="1739" w:name="_Toc524429840"/>
      <w:r>
        <w:t>Attachment A – Approval Signatures</w:t>
      </w:r>
      <w:bookmarkEnd w:id="1738"/>
      <w:bookmarkEnd w:id="1739"/>
    </w:p>
    <w:p w14:paraId="1A979DF7" w14:textId="77777777" w:rsidR="00541016" w:rsidRDefault="00541016" w:rsidP="00541016">
      <w:r w:rsidRPr="00FF300C">
        <w:t xml:space="preserve">This section is used to document the approval of the ICD. The review should be conducted face to face where signatures can be obtained ‘live’ during the review. If unable to conduct a face-to-face meeting then it should be held via </w:t>
      </w:r>
      <w:r>
        <w:t>Lync</w:t>
      </w:r>
      <w:r w:rsidRPr="00FF300C">
        <w:t xml:space="preserve"> and concurrence captured during the meeting. The Scribe should add /</w:t>
      </w:r>
      <w:proofErr w:type="spellStart"/>
      <w:r w:rsidRPr="00FF300C">
        <w:t>es</w:t>
      </w:r>
      <w:proofErr w:type="spellEnd"/>
      <w:r w:rsidRPr="00FF300C">
        <w:t>/name by each position cited.</w:t>
      </w:r>
    </w:p>
    <w:p w14:paraId="4593C7EC" w14:textId="77777777" w:rsidR="00541016" w:rsidRDefault="00541016" w:rsidP="00541016"/>
    <w:p w14:paraId="5169959B" w14:textId="77777777" w:rsidR="00541016" w:rsidRDefault="00541016" w:rsidP="00541016">
      <w:r>
        <w:t>By signing below, I agree that I have reviewed and agree the document is approved.</w:t>
      </w:r>
    </w:p>
    <w:p w14:paraId="5A9D3239" w14:textId="5B3D7616" w:rsidR="00541016" w:rsidRDefault="0024641E" w:rsidP="00541016">
      <w:pPr>
        <w:rPr>
          <w:ins w:id="1740" w:author="Maerdian, Steffen (Halfaker)" w:date="2018-08-23T08:10:00Z"/>
        </w:rPr>
      </w:pPr>
      <w:r>
        <w:lastRenderedPageBreak/>
        <w:pict w14:anchorId="028661CF">
          <v:shape id="_x0000_i1038" type="#_x0000_t75" alt="Microsoft Office Signature Line..." style="width:192pt;height:96pt">
            <v:imagedata r:id="rId67" o:title=""/>
            <o:lock v:ext="edit" ungrouping="t" rotation="t" cropping="t" verticies="t" text="t" grouping="t"/>
            <o:signatureline v:ext="edit" id="{D0F17C22-5777-43EE-A0B7-3F72864BACB6}" provid="{00000000-0000-0000-0000-000000000000}" o:suggestedsigner="Frank Annecchini" o:suggestedsigner2="VA Product Owner" signinginstructionsset="t" issignatureline="t"/>
          </v:shape>
        </w:pict>
      </w:r>
      <w:r w:rsidR="00541016">
        <w:tab/>
      </w:r>
    </w:p>
    <w:p w14:paraId="5FE82120" w14:textId="1BD214A2" w:rsidR="005F2145" w:rsidRDefault="0024641E" w:rsidP="00541016">
      <w:ins w:id="1741" w:author="Maerdian, Steffen (Halfaker)" w:date="2018-08-23T08:10:00Z">
        <w:r>
          <w:pict w14:anchorId="7F8E9409">
            <v:shape id="_x0000_i1039" type="#_x0000_t75" alt="Microsoft Office Signature Line..." style="width:192pt;height:96pt">
              <v:imagedata r:id="rId68" o:title=""/>
              <o:lock v:ext="edit" ungrouping="t" rotation="t" cropping="t" verticies="t" text="t" grouping="t"/>
              <o:signatureline v:ext="edit" id="{7E6D0D52-8B48-41DE-8998-44F21CED4E0C}" provid="{00000000-0000-0000-0000-000000000000}" o:suggestedsigner="Jim Plastow" o:suggestedsigner2="VA TAS Project Manager" signinginstructionsset="t" issignatureline="t"/>
            </v:shape>
          </w:pict>
        </w:r>
      </w:ins>
    </w:p>
    <w:p w14:paraId="5B9CA985" w14:textId="427C1C68" w:rsidR="00541016" w:rsidRDefault="0024641E">
      <w:del w:id="1742" w:author="Maerdian, Steffen (Halfaker)" w:date="2018-08-23T08:10:00Z">
        <w:r>
          <w:pict w14:anchorId="7862F659">
            <v:shape id="_x0000_i1040" type="#_x0000_t75" alt="Microsoft Office Signature Line..." style="width:192pt;height:96pt">
              <v:imagedata r:id="rId68" o:title=""/>
              <o:lock v:ext="edit" ungrouping="t" rotation="t" cropping="t" verticies="t" text="t" grouping="t"/>
              <o:signatureline v:ext="edit" id="{E5538FE4-F362-4209-9101-0FC1B12EFA5C}" provid="{00000000-0000-0000-0000-000000000000}" o:suggestedsigner="Jim Plastow" o:suggestedsigner2="VA TAS Project Manager" signinginstructionsset="t" issignatureline="t"/>
            </v:shape>
          </w:pict>
        </w:r>
      </w:del>
    </w:p>
    <w:p w14:paraId="242033FA" w14:textId="18CCDFAF" w:rsidR="00541016" w:rsidRDefault="0024641E" w:rsidP="00541016">
      <w:ins w:id="1743" w:author="Keith Oulson" w:date="2018-04-25T12:09:00Z">
        <w:r>
          <w:rPr>
            <w:noProof/>
          </w:rPr>
          <w:pict w14:anchorId="3418C1A9">
            <v:shape id="_x0000_s1038" type="#_x0000_t75" alt="Microsoft Office Signature Line..." style="position:absolute;margin-left:0;margin-top:0;width:192pt;height:96pt;z-index:251659264;mso-position-horizontal:left;mso-position-horizontal-relative:text;mso-position-vertical-relative:text">
              <v:imagedata r:id="rId69" o:title=""/>
              <o:lock v:ext="edit" ungrouping="t" rotation="t" cropping="t" verticies="t" text="t" grouping="t"/>
              <o:signatureline v:ext="edit" id="{18BA05B4-D1CA-440E-870E-EC5D8D985D32}" provid="{00000000-0000-0000-0000-000000000000}" o:suggestedsigner="Tony Barraza" o:suggestedsigner2="IT TAS Core Development Manager" signinginstructionsset="t" issignatureline="t"/>
              <w10:wrap type="square" side="right"/>
            </v:shape>
          </w:pict>
        </w:r>
      </w:ins>
      <w:del w:id="1744" w:author="Keith Oulson" w:date="2018-04-25T12:09:00Z">
        <w:r>
          <w:pict w14:anchorId="07919E5D">
            <v:shape id="_x0000_i1041" type="#_x0000_t75" alt="Microsoft Office Signature Line..." style="width:192pt;height:96pt">
              <v:imagedata r:id="rId69" o:title=""/>
              <o:lock v:ext="edit" ungrouping="t" rotation="t" cropping="t" verticies="t" text="t" grouping="t"/>
              <o:signatureline v:ext="edit" id="{5C976822-9C7B-41C8-B940-1633D07E5D54}" provid="{00000000-0000-0000-0000-000000000000}" o:suggestedsigner="Tony Barraza" o:suggestedsigner2="IT TAS Core Development Manager" signinginstructionsset="t" issignatureline="t"/>
            </v:shape>
          </w:pict>
        </w:r>
      </w:del>
      <w:ins w:id="1745" w:author="Keith Oulson" w:date="2018-04-25T12:09:00Z">
        <w:r w:rsidR="00244CC4">
          <w:br w:type="textWrapping" w:clear="all"/>
        </w:r>
      </w:ins>
    </w:p>
    <w:p w14:paraId="0276BD70" w14:textId="77777777" w:rsidR="00541016" w:rsidRDefault="0024641E" w:rsidP="00541016">
      <w:r>
        <w:pict w14:anchorId="7874FAB9">
          <v:shape id="_x0000_i1042" type="#_x0000_t75" alt="Microsoft Office Signature Line..." style="width:192pt;height:96pt">
            <v:imagedata r:id="rId70" o:title=""/>
            <o:lock v:ext="edit" ungrouping="t" rotation="t" cropping="t" verticies="t" text="t" grouping="t"/>
            <o:signatureline v:ext="edit" id="{436DD7CD-BC80-4C8F-A93B-1A5F9622C45D}" provid="{00000000-0000-0000-0000-000000000000}" o:suggestedsigner="Sharon Taubenfeld" o:suggestedsigner2="IT Project Manager" signinginstructionsset="t" issignatureline="t"/>
          </v:shape>
        </w:pict>
      </w:r>
    </w:p>
    <w:p w14:paraId="204E2D55" w14:textId="26E2FB3D" w:rsidR="00541016" w:rsidDel="00244CC4" w:rsidRDefault="0024641E" w:rsidP="00541016">
      <w:pPr>
        <w:rPr>
          <w:del w:id="1746" w:author="Keith Oulson" w:date="2018-04-25T12:10:00Z"/>
        </w:rPr>
      </w:pPr>
      <w:ins w:id="1747" w:author="Keith Oulson" w:date="2018-04-13T15:38:00Z">
        <w:r>
          <w:pict w14:anchorId="7E0088FA">
            <v:shape id="_x0000_i1043" type="#_x0000_t75" alt="Microsoft Office Signature Line..." style="width:192pt;height:96pt">
              <v:imagedata r:id="rId71" o:title=""/>
              <o:lock v:ext="edit" ungrouping="t" rotation="t" cropping="t" verticies="t" text="t" grouping="t"/>
              <o:signatureline v:ext="edit" id="{325A12B5-00C4-4E9B-9506-5BB447C5B263}" provid="{00000000-0000-0000-0000-000000000000}" o:suggestedsigner="Jaime Manzano" o:suggestedsigner2="Chief, FSC Electronic Commerce Division (ECD)" issignatureline="t"/>
            </v:shape>
          </w:pict>
        </w:r>
      </w:ins>
      <w:del w:id="1748" w:author="Keith Oulson" w:date="2018-04-25T12:10:00Z">
        <w:r w:rsidR="00541016" w:rsidDel="00244CC4">
          <w:br w:type="page"/>
        </w:r>
      </w:del>
    </w:p>
    <w:p w14:paraId="722DDFD5" w14:textId="7E0D3946" w:rsidR="00541016" w:rsidDel="00244CC4" w:rsidRDefault="00541016">
      <w:pPr>
        <w:rPr>
          <w:del w:id="1749" w:author="Keith Oulson" w:date="2018-04-25T12:10:00Z"/>
        </w:rPr>
        <w:pPrChange w:id="1750" w:author="Keith Oulson" w:date="2018-04-25T12:10:00Z">
          <w:pPr>
            <w:pStyle w:val="Heading2"/>
          </w:pPr>
        </w:pPrChange>
      </w:pPr>
      <w:bookmarkStart w:id="1751" w:name="_Toc509578009"/>
      <w:bookmarkStart w:id="1752" w:name="_Toc509578614"/>
      <w:del w:id="1753" w:author="Keith Oulson" w:date="2018-04-25T12:10:00Z">
        <w:r w:rsidDel="00244CC4">
          <w:delText>Signature page continued</w:delText>
        </w:r>
        <w:bookmarkEnd w:id="1751"/>
        <w:bookmarkEnd w:id="1752"/>
      </w:del>
    </w:p>
    <w:p w14:paraId="64F0E9EF" w14:textId="5C5B28D1" w:rsidR="00541016" w:rsidDel="00244CC4" w:rsidRDefault="00541016" w:rsidP="00541016">
      <w:pPr>
        <w:rPr>
          <w:del w:id="1754" w:author="Keith Oulson" w:date="2018-04-25T12:10:00Z"/>
        </w:rPr>
      </w:pPr>
    </w:p>
    <w:p w14:paraId="094B63E6" w14:textId="30A6B865" w:rsidR="00541016" w:rsidDel="00244CC4" w:rsidRDefault="0024641E">
      <w:pPr>
        <w:rPr>
          <w:del w:id="1755" w:author="Keith Oulson" w:date="2018-04-25T12:10:00Z"/>
        </w:rPr>
      </w:pPr>
      <w:del w:id="1756" w:author="Keith Oulson" w:date="2018-04-25T12:10:00Z">
        <w:r>
          <w:pict w14:anchorId="3AC37A1A">
            <v:shape id="_x0000_i1044" type="#_x0000_t75" alt="Microsoft Office Signature Line..." style="width:192pt;height:96pt">
              <v:imagedata r:id="rId72" o:title=""/>
              <o:lock v:ext="edit" ungrouping="t" rotation="t" cropping="t" verticies="t" text="t" grouping="t"/>
              <o:signatureline v:ext="edit" id="{DDFD0053-0FFD-4B8F-B7E5-2AE7DA03B351}" provid="{00000000-0000-0000-0000-000000000000}" o:suggestedsigner="Lisa Duncan" o:suggestedsigner2="VA POR eBilling" signinginstructionsset="t" issignatureline="t"/>
            </v:shape>
          </w:pict>
        </w:r>
      </w:del>
    </w:p>
    <w:p w14:paraId="2C441B83" w14:textId="29199D9E" w:rsidR="00541016" w:rsidRPr="00A54186" w:rsidDel="00244CC4" w:rsidRDefault="0024641E">
      <w:pPr>
        <w:rPr>
          <w:del w:id="1757" w:author="Keith Oulson" w:date="2018-04-25T12:10:00Z"/>
        </w:rPr>
      </w:pPr>
      <w:del w:id="1758" w:author="Keith Oulson" w:date="2018-04-25T12:10:00Z">
        <w:r>
          <w:pict w14:anchorId="78300AB0">
            <v:shape id="_x0000_i1045" type="#_x0000_t75" alt="Microsoft Office Signature Line..." style="width:192pt;height:96pt">
              <v:imagedata r:id="rId73" o:title=""/>
              <o:lock v:ext="edit" ungrouping="t" rotation="t" cropping="t" verticies="t" text="t" grouping="t"/>
              <o:signatureline v:ext="edit" id="{24BF4B3E-6C9F-4D3F-AFB5-436DE8B906E0}" provid="{00000000-0000-0000-0000-000000000000}" o:suggestedsigner="Rey Ablaya" o:suggestedsigner2="FSC Project Manager" signinginstructionsset="t" issignatureline="t"/>
            </v:shape>
          </w:pict>
        </w:r>
      </w:del>
    </w:p>
    <w:p w14:paraId="4BE049D4" w14:textId="56C0903D" w:rsidR="00541016" w:rsidRPr="00B92B9C" w:rsidDel="00244CC4" w:rsidRDefault="00541016">
      <w:pPr>
        <w:rPr>
          <w:del w:id="1759" w:author="Keith Oulson" w:date="2018-04-25T12:10:00Z"/>
        </w:rPr>
        <w:pPrChange w:id="1760" w:author="Keith Oulson" w:date="2018-04-25T12:10:00Z">
          <w:pPr>
            <w:pStyle w:val="BodyText"/>
          </w:pPr>
        </w:pPrChange>
      </w:pPr>
    </w:p>
    <w:p w14:paraId="3C1B688B" w14:textId="346A45D5" w:rsidR="00B92B9C" w:rsidRPr="005559F3" w:rsidDel="00244CC4" w:rsidRDefault="00B92B9C" w:rsidP="00B92B9C">
      <w:pPr>
        <w:pStyle w:val="BodyText"/>
        <w:rPr>
          <w:del w:id="1761" w:author="Keith Oulson" w:date="2018-04-25T12:10:00Z"/>
          <w:lang w:eastAsia="en-US"/>
        </w:rPr>
      </w:pPr>
    </w:p>
    <w:p w14:paraId="7CBFBB85" w14:textId="77777777" w:rsidR="00B92B9C" w:rsidRPr="005559F3" w:rsidRDefault="00B92B9C">
      <w:pPr>
        <w:pStyle w:val="BodyText"/>
        <w:rPr>
          <w:lang w:eastAsia="en-US"/>
        </w:rPr>
      </w:pPr>
    </w:p>
    <w:sectPr w:rsidR="00B92B9C" w:rsidRPr="005559F3" w:rsidSect="005729A9">
      <w:pgSz w:w="12240" w:h="15840" w:code="1"/>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61" w:author="Zia, Fahad (B3 Group)" w:date="2018-04-06T15:34:00Z" w:initials="ZF(G">
    <w:p w14:paraId="6816E771" w14:textId="77777777" w:rsidR="0024641E" w:rsidRDefault="0024641E" w:rsidP="00A82B99">
      <w:pPr>
        <w:pStyle w:val="CommentText"/>
      </w:pPr>
      <w:r>
        <w:rPr>
          <w:rStyle w:val="CommentReference"/>
        </w:rPr>
        <w:annotationRef/>
      </w:r>
      <w:r>
        <w:rPr>
          <w:rStyle w:val="CommentReference"/>
        </w:rPr>
        <w:annotationRef/>
      </w:r>
      <w:r>
        <w:rPr>
          <w:rStyle w:val="CommentReference"/>
        </w:rPr>
        <w:annotationRef/>
      </w:r>
      <w:r>
        <w:t>Please add specifics on how do you intend to do this. What are the data integrity checks that will be applied?</w:t>
      </w:r>
    </w:p>
    <w:p w14:paraId="51B9D708" w14:textId="77777777" w:rsidR="0024641E" w:rsidRDefault="0024641E" w:rsidP="00A82B99">
      <w:pPr>
        <w:pStyle w:val="CommentText"/>
      </w:pPr>
    </w:p>
  </w:comment>
  <w:comment w:id="1262" w:author="Maldonado, James" w:date="2018-04-10T18:11:00Z" w:initials="MJ(G">
    <w:p w14:paraId="617B26D8" w14:textId="77777777" w:rsidR="0024641E" w:rsidRDefault="0024641E" w:rsidP="00A82B99">
      <w:pPr>
        <w:pStyle w:val="CommentText"/>
      </w:pPr>
      <w:r>
        <w:rPr>
          <w:rStyle w:val="CommentReference"/>
        </w:rPr>
        <w:annotationRef/>
      </w:r>
      <w:r>
        <w:t>Send good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B9D708" w15:done="0"/>
  <w15:commentEx w15:paraId="617B26D8" w15:paraIdParent="51B9D7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B9D708" w16cid:durableId="1E72120A"/>
  <w16cid:commentId w16cid:paraId="617B26D8" w16cid:durableId="1E777C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2E47B" w14:textId="77777777" w:rsidR="00BA54FF" w:rsidRDefault="00BA54FF">
      <w:r>
        <w:separator/>
      </w:r>
    </w:p>
    <w:p w14:paraId="57A43A45" w14:textId="77777777" w:rsidR="00BA54FF" w:rsidRDefault="00BA54FF"/>
  </w:endnote>
  <w:endnote w:type="continuationSeparator" w:id="0">
    <w:p w14:paraId="37EA16AE" w14:textId="77777777" w:rsidR="00BA54FF" w:rsidRDefault="00BA54FF">
      <w:r>
        <w:continuationSeparator/>
      </w:r>
    </w:p>
    <w:p w14:paraId="2A74DAB8" w14:textId="77777777" w:rsidR="00BA54FF" w:rsidRDefault="00BA54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B" w14:textId="77777777" w:rsidR="0024641E" w:rsidRDefault="0024641E" w:rsidP="009F7C75">
    <w:pPr>
      <w:pStyle w:val="Footer"/>
      <w:ind w:right="360"/>
      <w:rPr>
        <w:rStyle w:val="PageNumber"/>
      </w:rPr>
    </w:pPr>
    <w:proofErr w:type="spellStart"/>
    <w:r>
      <w:t>eClaims</w:t>
    </w:r>
    <w:proofErr w:type="spellEnd"/>
    <w:r>
      <w:t xml:space="preserve">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24641E" w:rsidRDefault="0024641E">
    <w:pPr>
      <w:pStyle w:val="Footer"/>
    </w:pPr>
    <w:r>
      <w:t>Interface Control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D" w14:textId="0CF75202" w:rsidR="0024641E" w:rsidRDefault="0024641E" w:rsidP="009F7C75">
    <w:pPr>
      <w:pStyle w:val="Footer"/>
      <w:ind w:right="360"/>
      <w:rPr>
        <w:rStyle w:val="PageNumber"/>
      </w:rPr>
    </w:pPr>
    <w:r>
      <w:t xml:space="preserve">MCCF </w:t>
    </w:r>
    <w:proofErr w:type="spellStart"/>
    <w:r>
      <w:t>eBilling</w:t>
    </w:r>
    <w:proofErr w:type="spellEnd"/>
    <w:r>
      <w:rPr>
        <w:rStyle w:val="PageNumber"/>
      </w:rPr>
      <w:tab/>
    </w:r>
    <w:r>
      <w:rPr>
        <w:rStyle w:val="PageNumber"/>
      </w:rPr>
      <w:fldChar w:fldCharType="begin"/>
    </w:r>
    <w:r>
      <w:rPr>
        <w:rStyle w:val="PageNumber"/>
      </w:rPr>
      <w:instrText xml:space="preserve"> PAGE </w:instrText>
    </w:r>
    <w:r>
      <w:rPr>
        <w:rStyle w:val="PageNumber"/>
      </w:rPr>
      <w:fldChar w:fldCharType="separate"/>
    </w:r>
    <w:r w:rsidR="002E4E00">
      <w:rPr>
        <w:rStyle w:val="PageNumber"/>
        <w:noProof/>
      </w:rPr>
      <w:t>iv</w:t>
    </w:r>
    <w:r>
      <w:rPr>
        <w:rStyle w:val="PageNumber"/>
      </w:rPr>
      <w:fldChar w:fldCharType="end"/>
    </w:r>
    <w:r>
      <w:rPr>
        <w:rStyle w:val="PageNumber"/>
      </w:rPr>
      <w:tab/>
    </w:r>
    <w:ins w:id="31" w:author="Keith Oulson" w:date="2018-04-13T15:17:00Z">
      <w:del w:id="32" w:author="Steffen Maerdian" w:date="2018-05-01T09:52:00Z">
        <w:r w:rsidDel="004D022F">
          <w:rPr>
            <w:rStyle w:val="PageNumber"/>
          </w:rPr>
          <w:delText>April</w:delText>
        </w:r>
      </w:del>
    </w:ins>
    <w:del w:id="33" w:author="Steffen Maerdian" w:date="2018-05-01T09:52:00Z">
      <w:r w:rsidDel="004D022F">
        <w:rPr>
          <w:rStyle w:val="PageNumber"/>
        </w:rPr>
        <w:delText>March</w:delText>
      </w:r>
    </w:del>
    <w:ins w:id="34" w:author="Steffen Maerdian" w:date="2018-05-01T09:52:00Z">
      <w:del w:id="35" w:author="Maerdian, Steffen (Halfaker)" w:date="2018-07-31T19:42:00Z">
        <w:r w:rsidDel="00BC796F">
          <w:rPr>
            <w:rStyle w:val="PageNumber"/>
          </w:rPr>
          <w:delText>May</w:delText>
        </w:r>
      </w:del>
    </w:ins>
    <w:ins w:id="36" w:author="Maerdian, Steffen (Halfaker)" w:date="2018-09-11T11:47:00Z">
      <w:del w:id="37" w:author="Oulson, Keith T. (Halfaker)" w:date="2018-11-06T12:31:00Z">
        <w:r w:rsidDel="00B50D62">
          <w:rPr>
            <w:rStyle w:val="PageNumber"/>
          </w:rPr>
          <w:delText>Sept</w:delText>
        </w:r>
      </w:del>
    </w:ins>
    <w:ins w:id="38" w:author="Oulson, Keith T. (Halfaker)" w:date="2018-11-06T12:31:00Z">
      <w:r>
        <w:rPr>
          <w:rStyle w:val="PageNumber"/>
        </w:rPr>
        <w:t>Nov</w:t>
      </w:r>
    </w:ins>
    <w:ins w:id="39" w:author="Maerdian, Steffen (Halfaker)" w:date="2018-09-11T11:47:00Z">
      <w:r>
        <w:rPr>
          <w:rStyle w:val="PageNumber"/>
        </w:rPr>
        <w:t>ember</w:t>
      </w:r>
    </w:ins>
    <w:r>
      <w:rPr>
        <w:rStyle w:val="PageNumber"/>
      </w:rPr>
      <w:t xml:space="preserve"> 2018</w:t>
    </w:r>
  </w:p>
  <w:p w14:paraId="05501EFE" w14:textId="77777777" w:rsidR="0024641E" w:rsidRDefault="0024641E">
    <w:pPr>
      <w:pStyle w:val="Footer"/>
    </w:pPr>
    <w:r>
      <w:t>Interface Control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F" w14:textId="77777777" w:rsidR="0024641E" w:rsidRDefault="0024641E" w:rsidP="009F7C75">
    <w:pPr>
      <w:pStyle w:val="Footer"/>
      <w:ind w:right="360"/>
      <w:rPr>
        <w:rStyle w:val="PageNumber"/>
      </w:rPr>
    </w:pPr>
    <w:proofErr w:type="spellStart"/>
    <w:r>
      <w:t>eBilling</w:t>
    </w:r>
    <w:proofErr w:type="spellEnd"/>
    <w:r>
      <w:t xml:space="preserve">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24641E" w:rsidRDefault="0024641E">
    <w:pPr>
      <w:pStyle w:val="Footer"/>
    </w:pPr>
    <w:r>
      <w:t>Interface Control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2" w14:textId="77777777" w:rsidR="0024641E" w:rsidRDefault="0024641E" w:rsidP="007B65D7">
    <w:pPr>
      <w:pStyle w:val="Footer"/>
      <w:rPr>
        <w:rStyle w:val="PageNumber"/>
      </w:rPr>
    </w:pPr>
    <w:proofErr w:type="spellStart"/>
    <w:r>
      <w:t>eBilling</w:t>
    </w:r>
    <w:proofErr w:type="spellEnd"/>
    <w:r>
      <w:t xml:space="preserve">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24641E" w:rsidRPr="007B65D7" w:rsidRDefault="0024641E" w:rsidP="007B65D7">
    <w:pPr>
      <w:pStyle w:val="Footer"/>
    </w:pPr>
    <w:r>
      <w:rPr>
        <w:rStyle w:val="PageNumber"/>
      </w:rPr>
      <w:t>Interface Control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ACDA16" w14:textId="77777777" w:rsidR="00BA54FF" w:rsidRDefault="00BA54FF">
      <w:r>
        <w:separator/>
      </w:r>
    </w:p>
    <w:p w14:paraId="54376B3D" w14:textId="77777777" w:rsidR="00BA54FF" w:rsidRDefault="00BA54FF"/>
  </w:footnote>
  <w:footnote w:type="continuationSeparator" w:id="0">
    <w:p w14:paraId="134EA58A" w14:textId="77777777" w:rsidR="00BA54FF" w:rsidRDefault="00BA54FF">
      <w:r>
        <w:continuationSeparator/>
      </w:r>
    </w:p>
    <w:p w14:paraId="4B315335" w14:textId="77777777" w:rsidR="00BA54FF" w:rsidRDefault="00BA54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1" w14:textId="77777777" w:rsidR="0024641E" w:rsidRPr="001336D2" w:rsidRDefault="0024641E">
    <w:pP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15:restartNumberingAfterBreak="0">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15:restartNumberingAfterBreak="0">
    <w:nsid w:val="0FCA68BD"/>
    <w:multiLevelType w:val="multilevel"/>
    <w:tmpl w:val="FF1C8B5E"/>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04E205A"/>
    <w:multiLevelType w:val="hybridMultilevel"/>
    <w:tmpl w:val="5B346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6178D9"/>
    <w:multiLevelType w:val="hybridMultilevel"/>
    <w:tmpl w:val="1D98B6B0"/>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0944CDD"/>
    <w:multiLevelType w:val="hybridMultilevel"/>
    <w:tmpl w:val="C046D152"/>
    <w:lvl w:ilvl="0" w:tplc="C1A2FAC6">
      <w:start w:val="1"/>
      <w:numFmt w:val="bullet"/>
      <w:lvlText w:val="-"/>
      <w:lvlJc w:val="left"/>
      <w:pPr>
        <w:ind w:left="720" w:hanging="360"/>
      </w:pPr>
      <w:rPr>
        <w:rFonts w:ascii="Arial" w:eastAsia="MS Mincho" w:hAnsi="Arial" w:cs="Arial" w:hint="default"/>
      </w:rPr>
    </w:lvl>
    <w:lvl w:ilvl="1" w:tplc="2356EF80">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BE45E3C"/>
    <w:multiLevelType w:val="hybridMultilevel"/>
    <w:tmpl w:val="8BB66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8E33D5"/>
    <w:multiLevelType w:val="hybridMultilevel"/>
    <w:tmpl w:val="0C4C2B22"/>
    <w:lvl w:ilvl="0" w:tplc="3546427E">
      <w:start w:val="1"/>
      <w:numFmt w:val="decimal"/>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934B25"/>
    <w:multiLevelType w:val="hybridMultilevel"/>
    <w:tmpl w:val="20281854"/>
    <w:lvl w:ilvl="0" w:tplc="04090003">
      <w:start w:val="1"/>
      <w:numFmt w:val="bullet"/>
      <w:lvlText w:val="o"/>
      <w:lvlJc w:val="left"/>
      <w:pPr>
        <w:ind w:left="1494" w:hanging="360"/>
      </w:pPr>
      <w:rPr>
        <w:rFonts w:ascii="Courier New" w:hAnsi="Courier New" w:cs="Courier New" w:hint="default"/>
      </w:rPr>
    </w:lvl>
    <w:lvl w:ilvl="1" w:tplc="63D094B6">
      <w:start w:val="1"/>
      <w:numFmt w:val="bullet"/>
      <w:lvlText w:val=""/>
      <w:lvlJc w:val="left"/>
      <w:pPr>
        <w:ind w:left="2214" w:hanging="360"/>
      </w:pPr>
      <w:rPr>
        <w:rFonts w:ascii="Wingdings" w:hAnsi="Wingdings" w:hint="default"/>
        <w:sz w:val="24"/>
        <w:szCs w:val="24"/>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BEC56BC"/>
    <w:multiLevelType w:val="hybridMultilevel"/>
    <w:tmpl w:val="0ACC6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1653F7"/>
    <w:multiLevelType w:val="hybridMultilevel"/>
    <w:tmpl w:val="E0E6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F865785"/>
    <w:multiLevelType w:val="hybridMultilevel"/>
    <w:tmpl w:val="AD9249F0"/>
    <w:lvl w:ilvl="0" w:tplc="04090003">
      <w:start w:val="1"/>
      <w:numFmt w:val="bullet"/>
      <w:lvlText w:val="o"/>
      <w:lvlJc w:val="left"/>
      <w:pPr>
        <w:ind w:left="1494" w:hanging="360"/>
      </w:pPr>
      <w:rPr>
        <w:rFonts w:ascii="Courier New" w:hAnsi="Courier New" w:cs="Courier New" w:hint="default"/>
      </w:rPr>
    </w:lvl>
    <w:lvl w:ilvl="1" w:tplc="63D094B6">
      <w:start w:val="1"/>
      <w:numFmt w:val="bullet"/>
      <w:lvlText w:val=""/>
      <w:lvlJc w:val="left"/>
      <w:pPr>
        <w:ind w:left="2214" w:hanging="360"/>
      </w:pPr>
      <w:rPr>
        <w:rFonts w:ascii="Wingdings" w:hAnsi="Wingdings" w:hint="default"/>
        <w:sz w:val="24"/>
        <w:szCs w:val="24"/>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9" w15:restartNumberingAfterBreak="0">
    <w:nsid w:val="69761EF5"/>
    <w:multiLevelType w:val="hybridMultilevel"/>
    <w:tmpl w:val="1944A0DE"/>
    <w:lvl w:ilvl="0" w:tplc="04090003">
      <w:start w:val="1"/>
      <w:numFmt w:val="bullet"/>
      <w:lvlText w:val="o"/>
      <w:lvlJc w:val="left"/>
      <w:pPr>
        <w:ind w:left="1494" w:hanging="360"/>
      </w:pPr>
      <w:rPr>
        <w:rFonts w:ascii="Courier New" w:hAnsi="Courier New" w:cs="Courier New" w:hint="default"/>
      </w:rPr>
    </w:lvl>
    <w:lvl w:ilvl="1" w:tplc="04090001">
      <w:start w:val="1"/>
      <w:numFmt w:val="bullet"/>
      <w:lvlText w:val=""/>
      <w:lvlJc w:val="left"/>
      <w:pPr>
        <w:ind w:left="2214" w:hanging="360"/>
      </w:pPr>
      <w:rPr>
        <w:rFonts w:ascii="Symbol" w:hAnsi="Symbol"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0" w15:restartNumberingAfterBreak="0">
    <w:nsid w:val="6ED37129"/>
    <w:multiLevelType w:val="hybridMultilevel"/>
    <w:tmpl w:val="49B29F0E"/>
    <w:lvl w:ilvl="0" w:tplc="2356EF80">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63D094B6">
      <w:start w:val="1"/>
      <w:numFmt w:val="bullet"/>
      <w:lvlText w:val=""/>
      <w:lvlJc w:val="left"/>
      <w:pPr>
        <w:ind w:left="2160" w:hanging="360"/>
      </w:pPr>
      <w:rPr>
        <w:rFonts w:ascii="Wingdings" w:hAnsi="Wingdings" w:hint="default"/>
        <w:sz w:val="24"/>
        <w:szCs w:val="24"/>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32" w15:restartNumberingAfterBreak="0">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31"/>
  </w:num>
  <w:num w:numId="5">
    <w:abstractNumId w:val="32"/>
  </w:num>
  <w:num w:numId="6">
    <w:abstractNumId w:val="25"/>
  </w:num>
  <w:num w:numId="7">
    <w:abstractNumId w:val="20"/>
  </w:num>
  <w:num w:numId="8">
    <w:abstractNumId w:val="13"/>
  </w:num>
  <w:num w:numId="9">
    <w:abstractNumId w:val="6"/>
  </w:num>
  <w:num w:numId="10">
    <w:abstractNumId w:val="1"/>
  </w:num>
  <w:num w:numId="11">
    <w:abstractNumId w:val="4"/>
  </w:num>
  <w:num w:numId="12">
    <w:abstractNumId w:val="3"/>
  </w:num>
  <w:num w:numId="13">
    <w:abstractNumId w:val="24"/>
  </w:num>
  <w:num w:numId="14">
    <w:abstractNumId w:val="12"/>
  </w:num>
  <w:num w:numId="15">
    <w:abstractNumId w:val="16"/>
  </w:num>
  <w:num w:numId="16">
    <w:abstractNumId w:val="10"/>
  </w:num>
  <w:num w:numId="17">
    <w:abstractNumId w:val="8"/>
  </w:num>
  <w:num w:numId="18">
    <w:abstractNumId w:val="15"/>
  </w:num>
  <w:num w:numId="19">
    <w:abstractNumId w:val="27"/>
  </w:num>
  <w:num w:numId="20">
    <w:abstractNumId w:val="22"/>
  </w:num>
  <w:num w:numId="21">
    <w:abstractNumId w:val="30"/>
  </w:num>
  <w:num w:numId="22">
    <w:abstractNumId w:val="9"/>
  </w:num>
  <w:num w:numId="23">
    <w:abstractNumId w:val="26"/>
  </w:num>
  <w:num w:numId="24">
    <w:abstractNumId w:val="17"/>
  </w:num>
  <w:num w:numId="25">
    <w:abstractNumId w:val="21"/>
  </w:num>
  <w:num w:numId="26">
    <w:abstractNumId w:val="14"/>
  </w:num>
  <w:num w:numId="27">
    <w:abstractNumId w:val="11"/>
  </w:num>
  <w:num w:numId="28">
    <w:abstractNumId w:val="29"/>
  </w:num>
  <w:num w:numId="29">
    <w:abstractNumId w:val="28"/>
  </w:num>
  <w:num w:numId="30">
    <w:abstractNumId w:val="19"/>
  </w:num>
  <w:num w:numId="31">
    <w:abstractNumId w:val="23"/>
  </w:num>
  <w:num w:numId="32">
    <w:abstractNumId w:val="7"/>
  </w:num>
  <w:num w:numId="33">
    <w:abstractNumId w:val="1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ith Oulson">
    <w15:presenceInfo w15:providerId="AD" w15:userId="S-1-5-21-3879305808-3289165270-514292028-2110"/>
  </w15:person>
  <w15:person w15:author="Steffen Maerdian">
    <w15:presenceInfo w15:providerId="None" w15:userId="Steffen Maerdian"/>
  </w15:person>
  <w15:person w15:author="Maerdian, Steffen (Halfaker)">
    <w15:presenceInfo w15:providerId="AD" w15:userId="S-1-5-21-1814438218-152777602-930774774-546766"/>
  </w15:person>
  <w15:person w15:author="Oulson, Keith T. (Halfaker)">
    <w15:presenceInfo w15:providerId="AD" w15:userId="S-1-5-21-1814438218-152777602-930774774-527117"/>
  </w15:person>
  <w15:person w15:author="Zia, Fahad (B3 Group)">
    <w15:presenceInfo w15:providerId="AD" w15:userId="S-1-5-21-682003330-839522115-725345543-132710"/>
  </w15:person>
  <w15:person w15:author="Maldonado, James">
    <w15:presenceInfo w15:providerId="AD" w15:userId="S-1-5-21-682003330-839522115-725345543-1031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trackRevisions/>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086B"/>
    <w:rsid w:val="000017E7"/>
    <w:rsid w:val="00001899"/>
    <w:rsid w:val="00001C8C"/>
    <w:rsid w:val="00004137"/>
    <w:rsid w:val="0000474D"/>
    <w:rsid w:val="0000488B"/>
    <w:rsid w:val="0000566C"/>
    <w:rsid w:val="000063A7"/>
    <w:rsid w:val="0000675B"/>
    <w:rsid w:val="0000698B"/>
    <w:rsid w:val="00006CE3"/>
    <w:rsid w:val="00006DB8"/>
    <w:rsid w:val="00007282"/>
    <w:rsid w:val="000073CD"/>
    <w:rsid w:val="00007CC9"/>
    <w:rsid w:val="00010140"/>
    <w:rsid w:val="00010D6B"/>
    <w:rsid w:val="0001136D"/>
    <w:rsid w:val="000114B6"/>
    <w:rsid w:val="00011EE6"/>
    <w:rsid w:val="0001226E"/>
    <w:rsid w:val="000142A0"/>
    <w:rsid w:val="00014715"/>
    <w:rsid w:val="000171DA"/>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2254"/>
    <w:rsid w:val="000352F4"/>
    <w:rsid w:val="0003606D"/>
    <w:rsid w:val="000371B5"/>
    <w:rsid w:val="00037AD4"/>
    <w:rsid w:val="00041F69"/>
    <w:rsid w:val="000426BB"/>
    <w:rsid w:val="00044D04"/>
    <w:rsid w:val="00044F2D"/>
    <w:rsid w:val="00045887"/>
    <w:rsid w:val="0004591D"/>
    <w:rsid w:val="0004636C"/>
    <w:rsid w:val="000479A7"/>
    <w:rsid w:val="00050337"/>
    <w:rsid w:val="00051952"/>
    <w:rsid w:val="00051BCD"/>
    <w:rsid w:val="000551D8"/>
    <w:rsid w:val="00055A46"/>
    <w:rsid w:val="00056AE9"/>
    <w:rsid w:val="00057501"/>
    <w:rsid w:val="000612EB"/>
    <w:rsid w:val="00062C58"/>
    <w:rsid w:val="00067AC8"/>
    <w:rsid w:val="000702CE"/>
    <w:rsid w:val="00071609"/>
    <w:rsid w:val="00071BB6"/>
    <w:rsid w:val="00071E20"/>
    <w:rsid w:val="00071F6E"/>
    <w:rsid w:val="00072280"/>
    <w:rsid w:val="00072FCC"/>
    <w:rsid w:val="00073275"/>
    <w:rsid w:val="0007330F"/>
    <w:rsid w:val="0007382D"/>
    <w:rsid w:val="00074879"/>
    <w:rsid w:val="0007620E"/>
    <w:rsid w:val="000814FF"/>
    <w:rsid w:val="00082DC9"/>
    <w:rsid w:val="000833D1"/>
    <w:rsid w:val="000852ED"/>
    <w:rsid w:val="000855D3"/>
    <w:rsid w:val="00086F75"/>
    <w:rsid w:val="00090448"/>
    <w:rsid w:val="00090AE2"/>
    <w:rsid w:val="00090B9D"/>
    <w:rsid w:val="00091273"/>
    <w:rsid w:val="0009164F"/>
    <w:rsid w:val="00093A3D"/>
    <w:rsid w:val="00094463"/>
    <w:rsid w:val="00096992"/>
    <w:rsid w:val="0009752E"/>
    <w:rsid w:val="00097D78"/>
    <w:rsid w:val="000A0099"/>
    <w:rsid w:val="000A0764"/>
    <w:rsid w:val="000A100B"/>
    <w:rsid w:val="000A34C0"/>
    <w:rsid w:val="000A7B20"/>
    <w:rsid w:val="000A7D42"/>
    <w:rsid w:val="000A7EC6"/>
    <w:rsid w:val="000B11AD"/>
    <w:rsid w:val="000B156B"/>
    <w:rsid w:val="000B23F8"/>
    <w:rsid w:val="000C01E6"/>
    <w:rsid w:val="000C1BAC"/>
    <w:rsid w:val="000C1F69"/>
    <w:rsid w:val="000C3259"/>
    <w:rsid w:val="000C3757"/>
    <w:rsid w:val="000C79B8"/>
    <w:rsid w:val="000C7B8D"/>
    <w:rsid w:val="000D16C8"/>
    <w:rsid w:val="000D341A"/>
    <w:rsid w:val="000D715D"/>
    <w:rsid w:val="000D7587"/>
    <w:rsid w:val="000E0A48"/>
    <w:rsid w:val="000E134B"/>
    <w:rsid w:val="000E1D0A"/>
    <w:rsid w:val="000E21B5"/>
    <w:rsid w:val="000E2C72"/>
    <w:rsid w:val="000E3B24"/>
    <w:rsid w:val="000E4C82"/>
    <w:rsid w:val="000E4C92"/>
    <w:rsid w:val="000E5594"/>
    <w:rsid w:val="000E59A0"/>
    <w:rsid w:val="000E67FF"/>
    <w:rsid w:val="000E7034"/>
    <w:rsid w:val="000E7B19"/>
    <w:rsid w:val="000F0E1D"/>
    <w:rsid w:val="000F2916"/>
    <w:rsid w:val="000F3438"/>
    <w:rsid w:val="000F354C"/>
    <w:rsid w:val="000F3725"/>
    <w:rsid w:val="000F3733"/>
    <w:rsid w:val="000F38F1"/>
    <w:rsid w:val="000F62AB"/>
    <w:rsid w:val="000F7319"/>
    <w:rsid w:val="000F75C5"/>
    <w:rsid w:val="001012BD"/>
    <w:rsid w:val="0010179F"/>
    <w:rsid w:val="00102C53"/>
    <w:rsid w:val="00104399"/>
    <w:rsid w:val="00105938"/>
    <w:rsid w:val="0010664C"/>
    <w:rsid w:val="00106685"/>
    <w:rsid w:val="00107971"/>
    <w:rsid w:val="00110B3B"/>
    <w:rsid w:val="00111074"/>
    <w:rsid w:val="00112FD1"/>
    <w:rsid w:val="0011412C"/>
    <w:rsid w:val="00115BE9"/>
    <w:rsid w:val="00116343"/>
    <w:rsid w:val="00117745"/>
    <w:rsid w:val="00117A3B"/>
    <w:rsid w:val="00117B6E"/>
    <w:rsid w:val="0012060D"/>
    <w:rsid w:val="00120BEC"/>
    <w:rsid w:val="00121E2B"/>
    <w:rsid w:val="00125C1D"/>
    <w:rsid w:val="001264E8"/>
    <w:rsid w:val="00126F4D"/>
    <w:rsid w:val="001270AB"/>
    <w:rsid w:val="001273FC"/>
    <w:rsid w:val="001278A1"/>
    <w:rsid w:val="001278C3"/>
    <w:rsid w:val="00133156"/>
    <w:rsid w:val="001336D2"/>
    <w:rsid w:val="00134C52"/>
    <w:rsid w:val="00136094"/>
    <w:rsid w:val="00142D1F"/>
    <w:rsid w:val="0014468B"/>
    <w:rsid w:val="001453A5"/>
    <w:rsid w:val="00145CF3"/>
    <w:rsid w:val="001461C2"/>
    <w:rsid w:val="00146C7B"/>
    <w:rsid w:val="00147C5F"/>
    <w:rsid w:val="00147EB4"/>
    <w:rsid w:val="001508D5"/>
    <w:rsid w:val="00150D71"/>
    <w:rsid w:val="00151087"/>
    <w:rsid w:val="001545AE"/>
    <w:rsid w:val="00154C8F"/>
    <w:rsid w:val="00156906"/>
    <w:rsid w:val="001569E6"/>
    <w:rsid w:val="001574A4"/>
    <w:rsid w:val="00160824"/>
    <w:rsid w:val="00160CB2"/>
    <w:rsid w:val="00161E54"/>
    <w:rsid w:val="001624C3"/>
    <w:rsid w:val="00162E7B"/>
    <w:rsid w:val="00162F6E"/>
    <w:rsid w:val="00163E68"/>
    <w:rsid w:val="00165AB8"/>
    <w:rsid w:val="00166112"/>
    <w:rsid w:val="00171493"/>
    <w:rsid w:val="00171DB7"/>
    <w:rsid w:val="00172D7F"/>
    <w:rsid w:val="00175B6F"/>
    <w:rsid w:val="00176911"/>
    <w:rsid w:val="00180235"/>
    <w:rsid w:val="001802A6"/>
    <w:rsid w:val="0018396C"/>
    <w:rsid w:val="001850DD"/>
    <w:rsid w:val="00185707"/>
    <w:rsid w:val="00186009"/>
    <w:rsid w:val="00187285"/>
    <w:rsid w:val="001876CC"/>
    <w:rsid w:val="00187CA5"/>
    <w:rsid w:val="00191289"/>
    <w:rsid w:val="00192A67"/>
    <w:rsid w:val="00193FF0"/>
    <w:rsid w:val="00194B33"/>
    <w:rsid w:val="00194C7A"/>
    <w:rsid w:val="00196DE2"/>
    <w:rsid w:val="00196F00"/>
    <w:rsid w:val="001A0118"/>
    <w:rsid w:val="001A0A2A"/>
    <w:rsid w:val="001A1310"/>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C0031"/>
    <w:rsid w:val="001C0C5A"/>
    <w:rsid w:val="001C0CC0"/>
    <w:rsid w:val="001C1A0A"/>
    <w:rsid w:val="001C2FCA"/>
    <w:rsid w:val="001C4257"/>
    <w:rsid w:val="001C5800"/>
    <w:rsid w:val="001C5EA6"/>
    <w:rsid w:val="001C69AB"/>
    <w:rsid w:val="001C6D26"/>
    <w:rsid w:val="001C713F"/>
    <w:rsid w:val="001C77D1"/>
    <w:rsid w:val="001D0677"/>
    <w:rsid w:val="001D14AC"/>
    <w:rsid w:val="001D1C21"/>
    <w:rsid w:val="001D3222"/>
    <w:rsid w:val="001D6650"/>
    <w:rsid w:val="001D69F5"/>
    <w:rsid w:val="001D6CD4"/>
    <w:rsid w:val="001E040B"/>
    <w:rsid w:val="001E1E32"/>
    <w:rsid w:val="001E3C8B"/>
    <w:rsid w:val="001E40E8"/>
    <w:rsid w:val="001E4B39"/>
    <w:rsid w:val="001E4EA2"/>
    <w:rsid w:val="001E55B8"/>
    <w:rsid w:val="001E6142"/>
    <w:rsid w:val="001E6E2D"/>
    <w:rsid w:val="001E7B15"/>
    <w:rsid w:val="001F2379"/>
    <w:rsid w:val="001F2E54"/>
    <w:rsid w:val="001F388B"/>
    <w:rsid w:val="001F3B92"/>
    <w:rsid w:val="001F5466"/>
    <w:rsid w:val="001F5DEB"/>
    <w:rsid w:val="001F69D9"/>
    <w:rsid w:val="001F6B11"/>
    <w:rsid w:val="001F702C"/>
    <w:rsid w:val="001F74AA"/>
    <w:rsid w:val="00203CBD"/>
    <w:rsid w:val="00210034"/>
    <w:rsid w:val="002109B4"/>
    <w:rsid w:val="00211B52"/>
    <w:rsid w:val="00214349"/>
    <w:rsid w:val="002143E8"/>
    <w:rsid w:val="00214639"/>
    <w:rsid w:val="002157ED"/>
    <w:rsid w:val="0021620A"/>
    <w:rsid w:val="00216F89"/>
    <w:rsid w:val="00217034"/>
    <w:rsid w:val="00217A1E"/>
    <w:rsid w:val="002206B7"/>
    <w:rsid w:val="00221697"/>
    <w:rsid w:val="0022223F"/>
    <w:rsid w:val="002230A8"/>
    <w:rsid w:val="002230C1"/>
    <w:rsid w:val="00224B2E"/>
    <w:rsid w:val="002253CD"/>
    <w:rsid w:val="002273CA"/>
    <w:rsid w:val="00230CC8"/>
    <w:rsid w:val="00230FBD"/>
    <w:rsid w:val="00232237"/>
    <w:rsid w:val="00233B50"/>
    <w:rsid w:val="00234111"/>
    <w:rsid w:val="00234740"/>
    <w:rsid w:val="00234F14"/>
    <w:rsid w:val="002377A2"/>
    <w:rsid w:val="002408A1"/>
    <w:rsid w:val="002413BB"/>
    <w:rsid w:val="0024184C"/>
    <w:rsid w:val="00242177"/>
    <w:rsid w:val="0024290B"/>
    <w:rsid w:val="0024295E"/>
    <w:rsid w:val="00242CCE"/>
    <w:rsid w:val="002432C6"/>
    <w:rsid w:val="00243801"/>
    <w:rsid w:val="002438CE"/>
    <w:rsid w:val="002440FC"/>
    <w:rsid w:val="00244579"/>
    <w:rsid w:val="00244CC4"/>
    <w:rsid w:val="00245216"/>
    <w:rsid w:val="00245E23"/>
    <w:rsid w:val="00246089"/>
    <w:rsid w:val="0024641E"/>
    <w:rsid w:val="002464A9"/>
    <w:rsid w:val="0024725B"/>
    <w:rsid w:val="00247C7D"/>
    <w:rsid w:val="002502D1"/>
    <w:rsid w:val="002505AA"/>
    <w:rsid w:val="002506FF"/>
    <w:rsid w:val="002529B6"/>
    <w:rsid w:val="00252BD5"/>
    <w:rsid w:val="00252F1E"/>
    <w:rsid w:val="00256419"/>
    <w:rsid w:val="00256F04"/>
    <w:rsid w:val="00257CD3"/>
    <w:rsid w:val="00260372"/>
    <w:rsid w:val="00263416"/>
    <w:rsid w:val="002646C1"/>
    <w:rsid w:val="00266D60"/>
    <w:rsid w:val="00266D73"/>
    <w:rsid w:val="00267512"/>
    <w:rsid w:val="002676DD"/>
    <w:rsid w:val="0027130F"/>
    <w:rsid w:val="00274BB7"/>
    <w:rsid w:val="002753B5"/>
    <w:rsid w:val="002759DA"/>
    <w:rsid w:val="002765D0"/>
    <w:rsid w:val="002766C5"/>
    <w:rsid w:val="00277CE7"/>
    <w:rsid w:val="002808E4"/>
    <w:rsid w:val="00280EAA"/>
    <w:rsid w:val="00281352"/>
    <w:rsid w:val="00282E6B"/>
    <w:rsid w:val="00282EDE"/>
    <w:rsid w:val="002851B2"/>
    <w:rsid w:val="002864F1"/>
    <w:rsid w:val="00290C4F"/>
    <w:rsid w:val="00291AE3"/>
    <w:rsid w:val="00294BCE"/>
    <w:rsid w:val="002950A2"/>
    <w:rsid w:val="00296309"/>
    <w:rsid w:val="002A06F6"/>
    <w:rsid w:val="002A0C8C"/>
    <w:rsid w:val="002A1614"/>
    <w:rsid w:val="002A1F6B"/>
    <w:rsid w:val="002A204C"/>
    <w:rsid w:val="002A2EE5"/>
    <w:rsid w:val="002A2FF8"/>
    <w:rsid w:val="002A3847"/>
    <w:rsid w:val="002A4169"/>
    <w:rsid w:val="002A4719"/>
    <w:rsid w:val="002A6203"/>
    <w:rsid w:val="002A62AF"/>
    <w:rsid w:val="002A71DF"/>
    <w:rsid w:val="002B003E"/>
    <w:rsid w:val="002B01FC"/>
    <w:rsid w:val="002B16A9"/>
    <w:rsid w:val="002B2D69"/>
    <w:rsid w:val="002B3C02"/>
    <w:rsid w:val="002C0ABF"/>
    <w:rsid w:val="002C0DF1"/>
    <w:rsid w:val="002C1296"/>
    <w:rsid w:val="002C2F37"/>
    <w:rsid w:val="002C39A9"/>
    <w:rsid w:val="002C3B31"/>
    <w:rsid w:val="002C5C98"/>
    <w:rsid w:val="002C5FA3"/>
    <w:rsid w:val="002C6335"/>
    <w:rsid w:val="002C7CAF"/>
    <w:rsid w:val="002D0C49"/>
    <w:rsid w:val="002D13A7"/>
    <w:rsid w:val="002D1A6C"/>
    <w:rsid w:val="002D37B7"/>
    <w:rsid w:val="002D3EF6"/>
    <w:rsid w:val="002D40E3"/>
    <w:rsid w:val="002D5204"/>
    <w:rsid w:val="002E09E1"/>
    <w:rsid w:val="002E122E"/>
    <w:rsid w:val="002E12C4"/>
    <w:rsid w:val="002E1CB7"/>
    <w:rsid w:val="002E1D8C"/>
    <w:rsid w:val="002E22F6"/>
    <w:rsid w:val="002E2968"/>
    <w:rsid w:val="002E2D8C"/>
    <w:rsid w:val="002E32D3"/>
    <w:rsid w:val="002E3512"/>
    <w:rsid w:val="002E3ADB"/>
    <w:rsid w:val="002E4E00"/>
    <w:rsid w:val="002E6555"/>
    <w:rsid w:val="002E7077"/>
    <w:rsid w:val="002E737D"/>
    <w:rsid w:val="002E751D"/>
    <w:rsid w:val="002E76AB"/>
    <w:rsid w:val="002F0076"/>
    <w:rsid w:val="002F1CC7"/>
    <w:rsid w:val="002F3C0F"/>
    <w:rsid w:val="002F4596"/>
    <w:rsid w:val="002F4E15"/>
    <w:rsid w:val="002F5410"/>
    <w:rsid w:val="002F5EFA"/>
    <w:rsid w:val="002F7C83"/>
    <w:rsid w:val="003005A5"/>
    <w:rsid w:val="00302507"/>
    <w:rsid w:val="003046F0"/>
    <w:rsid w:val="003048D9"/>
    <w:rsid w:val="00305338"/>
    <w:rsid w:val="0030610C"/>
    <w:rsid w:val="0030639C"/>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241E"/>
    <w:rsid w:val="003253FB"/>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155"/>
    <w:rsid w:val="0035084D"/>
    <w:rsid w:val="00351096"/>
    <w:rsid w:val="00351368"/>
    <w:rsid w:val="003528DE"/>
    <w:rsid w:val="00353152"/>
    <w:rsid w:val="0035693E"/>
    <w:rsid w:val="00362961"/>
    <w:rsid w:val="00362AB7"/>
    <w:rsid w:val="003635BD"/>
    <w:rsid w:val="0036519F"/>
    <w:rsid w:val="0037013A"/>
    <w:rsid w:val="003713C8"/>
    <w:rsid w:val="0037310E"/>
    <w:rsid w:val="00374141"/>
    <w:rsid w:val="003746FF"/>
    <w:rsid w:val="00374D17"/>
    <w:rsid w:val="00376DD4"/>
    <w:rsid w:val="0037705A"/>
    <w:rsid w:val="00377177"/>
    <w:rsid w:val="0038145C"/>
    <w:rsid w:val="00381ACF"/>
    <w:rsid w:val="00382275"/>
    <w:rsid w:val="003828F1"/>
    <w:rsid w:val="00382D1E"/>
    <w:rsid w:val="00383370"/>
    <w:rsid w:val="00385415"/>
    <w:rsid w:val="00385C3D"/>
    <w:rsid w:val="0038788F"/>
    <w:rsid w:val="00387C18"/>
    <w:rsid w:val="0039226F"/>
    <w:rsid w:val="00392B05"/>
    <w:rsid w:val="00393E8A"/>
    <w:rsid w:val="00394B50"/>
    <w:rsid w:val="003975A4"/>
    <w:rsid w:val="003A04DC"/>
    <w:rsid w:val="003A0BED"/>
    <w:rsid w:val="003A158C"/>
    <w:rsid w:val="003A2865"/>
    <w:rsid w:val="003A45A2"/>
    <w:rsid w:val="003A45F8"/>
    <w:rsid w:val="003A47B0"/>
    <w:rsid w:val="003A4971"/>
    <w:rsid w:val="003A4FA3"/>
    <w:rsid w:val="003B0B98"/>
    <w:rsid w:val="003B176B"/>
    <w:rsid w:val="003B19FF"/>
    <w:rsid w:val="003B273A"/>
    <w:rsid w:val="003B3DCB"/>
    <w:rsid w:val="003B6FE5"/>
    <w:rsid w:val="003B74C8"/>
    <w:rsid w:val="003B7504"/>
    <w:rsid w:val="003C1302"/>
    <w:rsid w:val="003C23F2"/>
    <w:rsid w:val="003C2662"/>
    <w:rsid w:val="003C30F5"/>
    <w:rsid w:val="003D0F64"/>
    <w:rsid w:val="003D1C66"/>
    <w:rsid w:val="003D30AD"/>
    <w:rsid w:val="003D4ED3"/>
    <w:rsid w:val="003D5238"/>
    <w:rsid w:val="003D59EF"/>
    <w:rsid w:val="003D5CCD"/>
    <w:rsid w:val="003D72CF"/>
    <w:rsid w:val="003D7B6F"/>
    <w:rsid w:val="003D7EA1"/>
    <w:rsid w:val="003E08F5"/>
    <w:rsid w:val="003E1770"/>
    <w:rsid w:val="003E1F74"/>
    <w:rsid w:val="003E4BB3"/>
    <w:rsid w:val="003E6522"/>
    <w:rsid w:val="003E7124"/>
    <w:rsid w:val="003F0357"/>
    <w:rsid w:val="003F0E04"/>
    <w:rsid w:val="003F1E2F"/>
    <w:rsid w:val="003F4789"/>
    <w:rsid w:val="003F565F"/>
    <w:rsid w:val="003F7DF6"/>
    <w:rsid w:val="003F7E75"/>
    <w:rsid w:val="00400F9F"/>
    <w:rsid w:val="004021CC"/>
    <w:rsid w:val="00402706"/>
    <w:rsid w:val="004032AA"/>
    <w:rsid w:val="00404639"/>
    <w:rsid w:val="00405072"/>
    <w:rsid w:val="00406FAE"/>
    <w:rsid w:val="00407445"/>
    <w:rsid w:val="0041063C"/>
    <w:rsid w:val="004145D9"/>
    <w:rsid w:val="004154BD"/>
    <w:rsid w:val="0041577C"/>
    <w:rsid w:val="00415F42"/>
    <w:rsid w:val="0042119A"/>
    <w:rsid w:val="00423003"/>
    <w:rsid w:val="00423A58"/>
    <w:rsid w:val="00424320"/>
    <w:rsid w:val="0042504C"/>
    <w:rsid w:val="004260A0"/>
    <w:rsid w:val="00426867"/>
    <w:rsid w:val="00430AFA"/>
    <w:rsid w:val="00431825"/>
    <w:rsid w:val="00431B07"/>
    <w:rsid w:val="00432C59"/>
    <w:rsid w:val="00432E41"/>
    <w:rsid w:val="0043311D"/>
    <w:rsid w:val="00433216"/>
    <w:rsid w:val="004337F4"/>
    <w:rsid w:val="00433816"/>
    <w:rsid w:val="004360EF"/>
    <w:rsid w:val="004368C6"/>
    <w:rsid w:val="00436C32"/>
    <w:rsid w:val="004371FC"/>
    <w:rsid w:val="004373D3"/>
    <w:rsid w:val="0043764B"/>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54EB"/>
    <w:rsid w:val="0045645C"/>
    <w:rsid w:val="0045649E"/>
    <w:rsid w:val="00456859"/>
    <w:rsid w:val="004568A3"/>
    <w:rsid w:val="004575AE"/>
    <w:rsid w:val="00462168"/>
    <w:rsid w:val="00462ECC"/>
    <w:rsid w:val="00464741"/>
    <w:rsid w:val="00465DF8"/>
    <w:rsid w:val="00466D6B"/>
    <w:rsid w:val="00466DC9"/>
    <w:rsid w:val="00467C2B"/>
    <w:rsid w:val="00470D90"/>
    <w:rsid w:val="0047144B"/>
    <w:rsid w:val="00473584"/>
    <w:rsid w:val="00474A82"/>
    <w:rsid w:val="00474BBC"/>
    <w:rsid w:val="00475EA5"/>
    <w:rsid w:val="00475EEE"/>
    <w:rsid w:val="004767BE"/>
    <w:rsid w:val="00476A82"/>
    <w:rsid w:val="004774A2"/>
    <w:rsid w:val="0047750D"/>
    <w:rsid w:val="0047780F"/>
    <w:rsid w:val="0048016C"/>
    <w:rsid w:val="004803C1"/>
    <w:rsid w:val="004817D1"/>
    <w:rsid w:val="00482E27"/>
    <w:rsid w:val="00482F05"/>
    <w:rsid w:val="00482F8C"/>
    <w:rsid w:val="0048455F"/>
    <w:rsid w:val="0048464B"/>
    <w:rsid w:val="00484DF4"/>
    <w:rsid w:val="0048501A"/>
    <w:rsid w:val="00485111"/>
    <w:rsid w:val="004860B4"/>
    <w:rsid w:val="004870FA"/>
    <w:rsid w:val="00487D9D"/>
    <w:rsid w:val="0049132B"/>
    <w:rsid w:val="0049181D"/>
    <w:rsid w:val="0049377F"/>
    <w:rsid w:val="004972E1"/>
    <w:rsid w:val="00497EF5"/>
    <w:rsid w:val="004A1592"/>
    <w:rsid w:val="004A1A91"/>
    <w:rsid w:val="004A281E"/>
    <w:rsid w:val="004A28E1"/>
    <w:rsid w:val="004A2D4C"/>
    <w:rsid w:val="004A6038"/>
    <w:rsid w:val="004A7779"/>
    <w:rsid w:val="004B15AD"/>
    <w:rsid w:val="004B19B2"/>
    <w:rsid w:val="004B475E"/>
    <w:rsid w:val="004B4E30"/>
    <w:rsid w:val="004B64EC"/>
    <w:rsid w:val="004B7CC8"/>
    <w:rsid w:val="004B7D1A"/>
    <w:rsid w:val="004C0028"/>
    <w:rsid w:val="004C522D"/>
    <w:rsid w:val="004C5FF5"/>
    <w:rsid w:val="004C6AF8"/>
    <w:rsid w:val="004C76A6"/>
    <w:rsid w:val="004C76AD"/>
    <w:rsid w:val="004D022F"/>
    <w:rsid w:val="004D0E26"/>
    <w:rsid w:val="004D1021"/>
    <w:rsid w:val="004D1A22"/>
    <w:rsid w:val="004D3CB7"/>
    <w:rsid w:val="004D3FB6"/>
    <w:rsid w:val="004D56C4"/>
    <w:rsid w:val="004D5CD2"/>
    <w:rsid w:val="004D7CF9"/>
    <w:rsid w:val="004E1927"/>
    <w:rsid w:val="004E2A9D"/>
    <w:rsid w:val="004E4DC1"/>
    <w:rsid w:val="004F0FB3"/>
    <w:rsid w:val="004F13E2"/>
    <w:rsid w:val="004F1F89"/>
    <w:rsid w:val="004F3A80"/>
    <w:rsid w:val="00500EE1"/>
    <w:rsid w:val="005041D5"/>
    <w:rsid w:val="005049BD"/>
    <w:rsid w:val="00504BC1"/>
    <w:rsid w:val="00504DD3"/>
    <w:rsid w:val="00506513"/>
    <w:rsid w:val="00507012"/>
    <w:rsid w:val="005143C4"/>
    <w:rsid w:val="00515EB2"/>
    <w:rsid w:val="00515F2A"/>
    <w:rsid w:val="00520FDF"/>
    <w:rsid w:val="0052687A"/>
    <w:rsid w:val="00526AC1"/>
    <w:rsid w:val="00527B5C"/>
    <w:rsid w:val="00530D34"/>
    <w:rsid w:val="00531CD9"/>
    <w:rsid w:val="005327F9"/>
    <w:rsid w:val="00532B92"/>
    <w:rsid w:val="00532CFF"/>
    <w:rsid w:val="00533440"/>
    <w:rsid w:val="005356F9"/>
    <w:rsid w:val="00537C1A"/>
    <w:rsid w:val="00541016"/>
    <w:rsid w:val="00542949"/>
    <w:rsid w:val="00542C6C"/>
    <w:rsid w:val="00543924"/>
    <w:rsid w:val="00543E06"/>
    <w:rsid w:val="005440EB"/>
    <w:rsid w:val="00545DE4"/>
    <w:rsid w:val="00550503"/>
    <w:rsid w:val="00552D84"/>
    <w:rsid w:val="005530C0"/>
    <w:rsid w:val="00553FC0"/>
    <w:rsid w:val="00554526"/>
    <w:rsid w:val="00554B8F"/>
    <w:rsid w:val="005559F3"/>
    <w:rsid w:val="00560154"/>
    <w:rsid w:val="00560616"/>
    <w:rsid w:val="005606E8"/>
    <w:rsid w:val="00561829"/>
    <w:rsid w:val="0056232B"/>
    <w:rsid w:val="0056291B"/>
    <w:rsid w:val="005647C7"/>
    <w:rsid w:val="0056618E"/>
    <w:rsid w:val="00566724"/>
    <w:rsid w:val="00566D6A"/>
    <w:rsid w:val="00567604"/>
    <w:rsid w:val="005677AB"/>
    <w:rsid w:val="00567E35"/>
    <w:rsid w:val="00567E5B"/>
    <w:rsid w:val="005704D6"/>
    <w:rsid w:val="005719C3"/>
    <w:rsid w:val="005719E5"/>
    <w:rsid w:val="005726BE"/>
    <w:rsid w:val="005729A9"/>
    <w:rsid w:val="00573231"/>
    <w:rsid w:val="00574B3C"/>
    <w:rsid w:val="005750FD"/>
    <w:rsid w:val="00575A45"/>
    <w:rsid w:val="00575CFA"/>
    <w:rsid w:val="00575F3E"/>
    <w:rsid w:val="005768BC"/>
    <w:rsid w:val="00576B05"/>
    <w:rsid w:val="00580AD6"/>
    <w:rsid w:val="005852DF"/>
    <w:rsid w:val="00585881"/>
    <w:rsid w:val="00586DF2"/>
    <w:rsid w:val="00591BDD"/>
    <w:rsid w:val="00591D04"/>
    <w:rsid w:val="00593E82"/>
    <w:rsid w:val="005942BF"/>
    <w:rsid w:val="0059462C"/>
    <w:rsid w:val="00594DEE"/>
    <w:rsid w:val="00594E97"/>
    <w:rsid w:val="00596C9F"/>
    <w:rsid w:val="005A0FEA"/>
    <w:rsid w:val="005A22F8"/>
    <w:rsid w:val="005A24B2"/>
    <w:rsid w:val="005A2729"/>
    <w:rsid w:val="005A2AE6"/>
    <w:rsid w:val="005A2E3A"/>
    <w:rsid w:val="005A51A5"/>
    <w:rsid w:val="005A54D2"/>
    <w:rsid w:val="005A56B4"/>
    <w:rsid w:val="005A722B"/>
    <w:rsid w:val="005B207F"/>
    <w:rsid w:val="005B2C5D"/>
    <w:rsid w:val="005B2D04"/>
    <w:rsid w:val="005B32D5"/>
    <w:rsid w:val="005B392E"/>
    <w:rsid w:val="005B3B50"/>
    <w:rsid w:val="005B631B"/>
    <w:rsid w:val="005B6A29"/>
    <w:rsid w:val="005C1B76"/>
    <w:rsid w:val="005C2354"/>
    <w:rsid w:val="005C2688"/>
    <w:rsid w:val="005C446F"/>
    <w:rsid w:val="005C4562"/>
    <w:rsid w:val="005D0254"/>
    <w:rsid w:val="005D0963"/>
    <w:rsid w:val="005D18C5"/>
    <w:rsid w:val="005D368C"/>
    <w:rsid w:val="005D3B22"/>
    <w:rsid w:val="005D3E58"/>
    <w:rsid w:val="005D46C3"/>
    <w:rsid w:val="005D549D"/>
    <w:rsid w:val="005D6F8B"/>
    <w:rsid w:val="005D7968"/>
    <w:rsid w:val="005E0B43"/>
    <w:rsid w:val="005E16EF"/>
    <w:rsid w:val="005E19F1"/>
    <w:rsid w:val="005E2300"/>
    <w:rsid w:val="005E2AF9"/>
    <w:rsid w:val="005E2E31"/>
    <w:rsid w:val="005E45E9"/>
    <w:rsid w:val="005E61E7"/>
    <w:rsid w:val="005E654F"/>
    <w:rsid w:val="005F1D3A"/>
    <w:rsid w:val="005F2145"/>
    <w:rsid w:val="005F558A"/>
    <w:rsid w:val="005F5DBB"/>
    <w:rsid w:val="005F7200"/>
    <w:rsid w:val="006011F9"/>
    <w:rsid w:val="0060149D"/>
    <w:rsid w:val="0060529E"/>
    <w:rsid w:val="00605771"/>
    <w:rsid w:val="00605CF7"/>
    <w:rsid w:val="00606B5F"/>
    <w:rsid w:val="006072A5"/>
    <w:rsid w:val="0061119D"/>
    <w:rsid w:val="00611AF1"/>
    <w:rsid w:val="00612B36"/>
    <w:rsid w:val="00621033"/>
    <w:rsid w:val="00621DC0"/>
    <w:rsid w:val="00623D4F"/>
    <w:rsid w:val="006270B3"/>
    <w:rsid w:val="00627B18"/>
    <w:rsid w:val="006310DA"/>
    <w:rsid w:val="006312E4"/>
    <w:rsid w:val="00635C19"/>
    <w:rsid w:val="00637151"/>
    <w:rsid w:val="00637818"/>
    <w:rsid w:val="00637B24"/>
    <w:rsid w:val="0064184D"/>
    <w:rsid w:val="00642849"/>
    <w:rsid w:val="00645BA2"/>
    <w:rsid w:val="00645F3C"/>
    <w:rsid w:val="00647266"/>
    <w:rsid w:val="00651EE8"/>
    <w:rsid w:val="0065443F"/>
    <w:rsid w:val="00654500"/>
    <w:rsid w:val="00655A00"/>
    <w:rsid w:val="00655D4D"/>
    <w:rsid w:val="00655F23"/>
    <w:rsid w:val="006627CB"/>
    <w:rsid w:val="00663B92"/>
    <w:rsid w:val="00664D4F"/>
    <w:rsid w:val="0066591C"/>
    <w:rsid w:val="00665BF6"/>
    <w:rsid w:val="0066707E"/>
    <w:rsid w:val="006670D2"/>
    <w:rsid w:val="00667E47"/>
    <w:rsid w:val="00672377"/>
    <w:rsid w:val="00672430"/>
    <w:rsid w:val="006725AA"/>
    <w:rsid w:val="006728E9"/>
    <w:rsid w:val="006734D2"/>
    <w:rsid w:val="0067493C"/>
    <w:rsid w:val="006756F5"/>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A155A"/>
    <w:rsid w:val="006A20A1"/>
    <w:rsid w:val="006A2733"/>
    <w:rsid w:val="006A2ED7"/>
    <w:rsid w:val="006A37E1"/>
    <w:rsid w:val="006A4B74"/>
    <w:rsid w:val="006A6AE0"/>
    <w:rsid w:val="006A7029"/>
    <w:rsid w:val="006A74AF"/>
    <w:rsid w:val="006A7603"/>
    <w:rsid w:val="006B17A7"/>
    <w:rsid w:val="006B2D5D"/>
    <w:rsid w:val="006B3547"/>
    <w:rsid w:val="006B357E"/>
    <w:rsid w:val="006B3844"/>
    <w:rsid w:val="006B4DBA"/>
    <w:rsid w:val="006B6422"/>
    <w:rsid w:val="006B683D"/>
    <w:rsid w:val="006B6E61"/>
    <w:rsid w:val="006B782F"/>
    <w:rsid w:val="006C162A"/>
    <w:rsid w:val="006C31AC"/>
    <w:rsid w:val="006C3858"/>
    <w:rsid w:val="006C450E"/>
    <w:rsid w:val="006C75A8"/>
    <w:rsid w:val="006C7B2E"/>
    <w:rsid w:val="006D0DE4"/>
    <w:rsid w:val="006D1685"/>
    <w:rsid w:val="006D1C9B"/>
    <w:rsid w:val="006D4142"/>
    <w:rsid w:val="006D42C1"/>
    <w:rsid w:val="006D5A19"/>
    <w:rsid w:val="006D68D8"/>
    <w:rsid w:val="006D68DA"/>
    <w:rsid w:val="006D79AC"/>
    <w:rsid w:val="006E003D"/>
    <w:rsid w:val="006E0345"/>
    <w:rsid w:val="006E26E0"/>
    <w:rsid w:val="006E32B4"/>
    <w:rsid w:val="006E32E0"/>
    <w:rsid w:val="006E4909"/>
    <w:rsid w:val="006E4B3F"/>
    <w:rsid w:val="006E5531"/>
    <w:rsid w:val="006E6316"/>
    <w:rsid w:val="006E714E"/>
    <w:rsid w:val="006E7459"/>
    <w:rsid w:val="006E75DD"/>
    <w:rsid w:val="006F0DD8"/>
    <w:rsid w:val="006F0EC9"/>
    <w:rsid w:val="006F0FBD"/>
    <w:rsid w:val="006F5A37"/>
    <w:rsid w:val="006F6D65"/>
    <w:rsid w:val="00700082"/>
    <w:rsid w:val="00700808"/>
    <w:rsid w:val="00700BC1"/>
    <w:rsid w:val="00701D8D"/>
    <w:rsid w:val="0070248B"/>
    <w:rsid w:val="00702C3C"/>
    <w:rsid w:val="00703E85"/>
    <w:rsid w:val="007046A6"/>
    <w:rsid w:val="00704DC3"/>
    <w:rsid w:val="00704FAD"/>
    <w:rsid w:val="007053CD"/>
    <w:rsid w:val="00705722"/>
    <w:rsid w:val="00707269"/>
    <w:rsid w:val="007075BC"/>
    <w:rsid w:val="00707AEA"/>
    <w:rsid w:val="00707C85"/>
    <w:rsid w:val="00710D20"/>
    <w:rsid w:val="00711B19"/>
    <w:rsid w:val="00711CF2"/>
    <w:rsid w:val="00712024"/>
    <w:rsid w:val="00712217"/>
    <w:rsid w:val="007122DE"/>
    <w:rsid w:val="00714092"/>
    <w:rsid w:val="00714730"/>
    <w:rsid w:val="00715F75"/>
    <w:rsid w:val="00722016"/>
    <w:rsid w:val="0072263E"/>
    <w:rsid w:val="007238FF"/>
    <w:rsid w:val="007247C0"/>
    <w:rsid w:val="0072569B"/>
    <w:rsid w:val="007269EC"/>
    <w:rsid w:val="0072725E"/>
    <w:rsid w:val="0072774F"/>
    <w:rsid w:val="00730277"/>
    <w:rsid w:val="0073046E"/>
    <w:rsid w:val="0073078F"/>
    <w:rsid w:val="0073113E"/>
    <w:rsid w:val="007316E5"/>
    <w:rsid w:val="00732B9E"/>
    <w:rsid w:val="00732F3D"/>
    <w:rsid w:val="00734817"/>
    <w:rsid w:val="00734939"/>
    <w:rsid w:val="00736822"/>
    <w:rsid w:val="00736B0D"/>
    <w:rsid w:val="00736B78"/>
    <w:rsid w:val="00737A0D"/>
    <w:rsid w:val="00740C14"/>
    <w:rsid w:val="0074152D"/>
    <w:rsid w:val="00741F47"/>
    <w:rsid w:val="00742E23"/>
    <w:rsid w:val="00744AA0"/>
    <w:rsid w:val="00744F0F"/>
    <w:rsid w:val="00745C29"/>
    <w:rsid w:val="00746A62"/>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B2D"/>
    <w:rsid w:val="00765E89"/>
    <w:rsid w:val="00774A20"/>
    <w:rsid w:val="0077527A"/>
    <w:rsid w:val="007809A2"/>
    <w:rsid w:val="00781144"/>
    <w:rsid w:val="00781C05"/>
    <w:rsid w:val="00782E10"/>
    <w:rsid w:val="0078333C"/>
    <w:rsid w:val="00784AAE"/>
    <w:rsid w:val="00785323"/>
    <w:rsid w:val="007855F4"/>
    <w:rsid w:val="00785750"/>
    <w:rsid w:val="007864FA"/>
    <w:rsid w:val="00786756"/>
    <w:rsid w:val="007875FC"/>
    <w:rsid w:val="0078769E"/>
    <w:rsid w:val="00787C9F"/>
    <w:rsid w:val="00790697"/>
    <w:rsid w:val="00790D03"/>
    <w:rsid w:val="0079134A"/>
    <w:rsid w:val="007926DE"/>
    <w:rsid w:val="0079375A"/>
    <w:rsid w:val="00793A4E"/>
    <w:rsid w:val="00794176"/>
    <w:rsid w:val="00794188"/>
    <w:rsid w:val="007943A8"/>
    <w:rsid w:val="007A1452"/>
    <w:rsid w:val="007A35C2"/>
    <w:rsid w:val="007A39CC"/>
    <w:rsid w:val="007A4B35"/>
    <w:rsid w:val="007A54EE"/>
    <w:rsid w:val="007A55D2"/>
    <w:rsid w:val="007A759E"/>
    <w:rsid w:val="007A7B34"/>
    <w:rsid w:val="007B08CC"/>
    <w:rsid w:val="007B1B0C"/>
    <w:rsid w:val="007B3CEE"/>
    <w:rsid w:val="007B54F4"/>
    <w:rsid w:val="007B65D7"/>
    <w:rsid w:val="007B693F"/>
    <w:rsid w:val="007C024B"/>
    <w:rsid w:val="007C1A9A"/>
    <w:rsid w:val="007C2637"/>
    <w:rsid w:val="007C440B"/>
    <w:rsid w:val="007C4FC1"/>
    <w:rsid w:val="007C5BE1"/>
    <w:rsid w:val="007D0EF3"/>
    <w:rsid w:val="007D22F9"/>
    <w:rsid w:val="007D299E"/>
    <w:rsid w:val="007D2C5E"/>
    <w:rsid w:val="007D3AE8"/>
    <w:rsid w:val="007D5ECC"/>
    <w:rsid w:val="007D680B"/>
    <w:rsid w:val="007E05D4"/>
    <w:rsid w:val="007E155F"/>
    <w:rsid w:val="007E1C43"/>
    <w:rsid w:val="007E1F3F"/>
    <w:rsid w:val="007E343F"/>
    <w:rsid w:val="007E4370"/>
    <w:rsid w:val="007E5E98"/>
    <w:rsid w:val="007E6675"/>
    <w:rsid w:val="007E71D7"/>
    <w:rsid w:val="007F0AFE"/>
    <w:rsid w:val="007F2B4D"/>
    <w:rsid w:val="007F3397"/>
    <w:rsid w:val="007F3A74"/>
    <w:rsid w:val="007F526F"/>
    <w:rsid w:val="007F6892"/>
    <w:rsid w:val="007F767C"/>
    <w:rsid w:val="008018D0"/>
    <w:rsid w:val="00801B32"/>
    <w:rsid w:val="008052DE"/>
    <w:rsid w:val="00805B82"/>
    <w:rsid w:val="00806872"/>
    <w:rsid w:val="00811706"/>
    <w:rsid w:val="008119FB"/>
    <w:rsid w:val="008134FE"/>
    <w:rsid w:val="00815C2E"/>
    <w:rsid w:val="00817EA1"/>
    <w:rsid w:val="00817FCE"/>
    <w:rsid w:val="00821142"/>
    <w:rsid w:val="008218AA"/>
    <w:rsid w:val="00821FD9"/>
    <w:rsid w:val="008231E7"/>
    <w:rsid w:val="00823603"/>
    <w:rsid w:val="0082401B"/>
    <w:rsid w:val="00824C90"/>
    <w:rsid w:val="00825719"/>
    <w:rsid w:val="00827B22"/>
    <w:rsid w:val="00830812"/>
    <w:rsid w:val="008308C2"/>
    <w:rsid w:val="00832B13"/>
    <w:rsid w:val="008333B3"/>
    <w:rsid w:val="008335F1"/>
    <w:rsid w:val="00835470"/>
    <w:rsid w:val="00835C22"/>
    <w:rsid w:val="00836388"/>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651AC"/>
    <w:rsid w:val="008679D5"/>
    <w:rsid w:val="00870E42"/>
    <w:rsid w:val="00871E3C"/>
    <w:rsid w:val="008720B8"/>
    <w:rsid w:val="008725F2"/>
    <w:rsid w:val="0087561D"/>
    <w:rsid w:val="00875671"/>
    <w:rsid w:val="008770A8"/>
    <w:rsid w:val="008771A6"/>
    <w:rsid w:val="0088073E"/>
    <w:rsid w:val="00880C3D"/>
    <w:rsid w:val="00880CCC"/>
    <w:rsid w:val="008818D8"/>
    <w:rsid w:val="00882644"/>
    <w:rsid w:val="0088450F"/>
    <w:rsid w:val="00886073"/>
    <w:rsid w:val="008861F2"/>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612E"/>
    <w:rsid w:val="008A783A"/>
    <w:rsid w:val="008B0D28"/>
    <w:rsid w:val="008B0FDE"/>
    <w:rsid w:val="008B3D1F"/>
    <w:rsid w:val="008B430E"/>
    <w:rsid w:val="008B504F"/>
    <w:rsid w:val="008B568B"/>
    <w:rsid w:val="008B644E"/>
    <w:rsid w:val="008B795C"/>
    <w:rsid w:val="008C0642"/>
    <w:rsid w:val="008C1BAD"/>
    <w:rsid w:val="008C274E"/>
    <w:rsid w:val="008C2AB7"/>
    <w:rsid w:val="008C2F21"/>
    <w:rsid w:val="008C4576"/>
    <w:rsid w:val="008C5347"/>
    <w:rsid w:val="008C5398"/>
    <w:rsid w:val="008C7548"/>
    <w:rsid w:val="008C7AB2"/>
    <w:rsid w:val="008D0916"/>
    <w:rsid w:val="008D191D"/>
    <w:rsid w:val="008D248D"/>
    <w:rsid w:val="008D2661"/>
    <w:rsid w:val="008D2ED5"/>
    <w:rsid w:val="008D3BE9"/>
    <w:rsid w:val="008D4E31"/>
    <w:rsid w:val="008D6920"/>
    <w:rsid w:val="008D6B9A"/>
    <w:rsid w:val="008E25D1"/>
    <w:rsid w:val="008E2EA6"/>
    <w:rsid w:val="008E3EF4"/>
    <w:rsid w:val="008E4A67"/>
    <w:rsid w:val="008E60C0"/>
    <w:rsid w:val="008E661A"/>
    <w:rsid w:val="008E6958"/>
    <w:rsid w:val="008E6B65"/>
    <w:rsid w:val="008E71CB"/>
    <w:rsid w:val="008E7EB0"/>
    <w:rsid w:val="008F298E"/>
    <w:rsid w:val="008F2C53"/>
    <w:rsid w:val="008F2F7F"/>
    <w:rsid w:val="008F43AA"/>
    <w:rsid w:val="008F4C48"/>
    <w:rsid w:val="008F6E18"/>
    <w:rsid w:val="008F6FEF"/>
    <w:rsid w:val="00900106"/>
    <w:rsid w:val="009011D4"/>
    <w:rsid w:val="00901D12"/>
    <w:rsid w:val="00903133"/>
    <w:rsid w:val="009038F8"/>
    <w:rsid w:val="00906711"/>
    <w:rsid w:val="00913179"/>
    <w:rsid w:val="00914D7B"/>
    <w:rsid w:val="00914F3F"/>
    <w:rsid w:val="00917948"/>
    <w:rsid w:val="00917E47"/>
    <w:rsid w:val="00920669"/>
    <w:rsid w:val="00920F55"/>
    <w:rsid w:val="00922708"/>
    <w:rsid w:val="009249B9"/>
    <w:rsid w:val="009269D6"/>
    <w:rsid w:val="009313FE"/>
    <w:rsid w:val="0093178C"/>
    <w:rsid w:val="00931F47"/>
    <w:rsid w:val="009346CB"/>
    <w:rsid w:val="00934908"/>
    <w:rsid w:val="0093576A"/>
    <w:rsid w:val="009366BC"/>
    <w:rsid w:val="0093693E"/>
    <w:rsid w:val="00937759"/>
    <w:rsid w:val="009407E3"/>
    <w:rsid w:val="0094096A"/>
    <w:rsid w:val="00941633"/>
    <w:rsid w:val="00941FC7"/>
    <w:rsid w:val="00942690"/>
    <w:rsid w:val="009453C1"/>
    <w:rsid w:val="0094609A"/>
    <w:rsid w:val="009467DD"/>
    <w:rsid w:val="00947C9C"/>
    <w:rsid w:val="0095133D"/>
    <w:rsid w:val="009525C8"/>
    <w:rsid w:val="009535CD"/>
    <w:rsid w:val="00957B95"/>
    <w:rsid w:val="0096055E"/>
    <w:rsid w:val="00960CF5"/>
    <w:rsid w:val="00961AC3"/>
    <w:rsid w:val="00962670"/>
    <w:rsid w:val="0096644E"/>
    <w:rsid w:val="00967C1C"/>
    <w:rsid w:val="00970F90"/>
    <w:rsid w:val="009721C9"/>
    <w:rsid w:val="00972758"/>
    <w:rsid w:val="00972D14"/>
    <w:rsid w:val="00973853"/>
    <w:rsid w:val="009763BD"/>
    <w:rsid w:val="009768C6"/>
    <w:rsid w:val="00977019"/>
    <w:rsid w:val="00977A7D"/>
    <w:rsid w:val="009810ED"/>
    <w:rsid w:val="009811CC"/>
    <w:rsid w:val="00981768"/>
    <w:rsid w:val="00984A5F"/>
    <w:rsid w:val="00984DA0"/>
    <w:rsid w:val="00985E18"/>
    <w:rsid w:val="009868B4"/>
    <w:rsid w:val="00986CF3"/>
    <w:rsid w:val="00990AF3"/>
    <w:rsid w:val="00991613"/>
    <w:rsid w:val="00991C63"/>
    <w:rsid w:val="009921F2"/>
    <w:rsid w:val="009928DE"/>
    <w:rsid w:val="00992EC2"/>
    <w:rsid w:val="00995F9B"/>
    <w:rsid w:val="00996E0A"/>
    <w:rsid w:val="009A09A6"/>
    <w:rsid w:val="009A4073"/>
    <w:rsid w:val="009A4D03"/>
    <w:rsid w:val="009A4EB3"/>
    <w:rsid w:val="009A5C19"/>
    <w:rsid w:val="009A6806"/>
    <w:rsid w:val="009A77D0"/>
    <w:rsid w:val="009A7E16"/>
    <w:rsid w:val="009B1957"/>
    <w:rsid w:val="009B25D6"/>
    <w:rsid w:val="009B2B69"/>
    <w:rsid w:val="009B3CD1"/>
    <w:rsid w:val="009B403C"/>
    <w:rsid w:val="009B4612"/>
    <w:rsid w:val="009B6D29"/>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D7BBF"/>
    <w:rsid w:val="009E0A5F"/>
    <w:rsid w:val="009E329E"/>
    <w:rsid w:val="009E47D3"/>
    <w:rsid w:val="009E4F92"/>
    <w:rsid w:val="009E591C"/>
    <w:rsid w:val="009E7F72"/>
    <w:rsid w:val="009F0AE1"/>
    <w:rsid w:val="009F1404"/>
    <w:rsid w:val="009F3825"/>
    <w:rsid w:val="009F3FC7"/>
    <w:rsid w:val="009F5A95"/>
    <w:rsid w:val="009F6D13"/>
    <w:rsid w:val="009F77D2"/>
    <w:rsid w:val="009F7C75"/>
    <w:rsid w:val="009F7FBA"/>
    <w:rsid w:val="00A00368"/>
    <w:rsid w:val="00A00CE4"/>
    <w:rsid w:val="00A00F5B"/>
    <w:rsid w:val="00A00F73"/>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26F2E"/>
    <w:rsid w:val="00A30414"/>
    <w:rsid w:val="00A30EA1"/>
    <w:rsid w:val="00A3145A"/>
    <w:rsid w:val="00A372DD"/>
    <w:rsid w:val="00A37A7B"/>
    <w:rsid w:val="00A406F2"/>
    <w:rsid w:val="00A43AA1"/>
    <w:rsid w:val="00A44EFF"/>
    <w:rsid w:val="00A46A8D"/>
    <w:rsid w:val="00A47192"/>
    <w:rsid w:val="00A47265"/>
    <w:rsid w:val="00A502A4"/>
    <w:rsid w:val="00A509E6"/>
    <w:rsid w:val="00A51832"/>
    <w:rsid w:val="00A52A73"/>
    <w:rsid w:val="00A53320"/>
    <w:rsid w:val="00A55814"/>
    <w:rsid w:val="00A61C79"/>
    <w:rsid w:val="00A62070"/>
    <w:rsid w:val="00A62CE1"/>
    <w:rsid w:val="00A630E2"/>
    <w:rsid w:val="00A6311E"/>
    <w:rsid w:val="00A640B1"/>
    <w:rsid w:val="00A65FCF"/>
    <w:rsid w:val="00A66281"/>
    <w:rsid w:val="00A672E3"/>
    <w:rsid w:val="00A67FEB"/>
    <w:rsid w:val="00A723A5"/>
    <w:rsid w:val="00A7484F"/>
    <w:rsid w:val="00A74A47"/>
    <w:rsid w:val="00A753C8"/>
    <w:rsid w:val="00A75C68"/>
    <w:rsid w:val="00A8157A"/>
    <w:rsid w:val="00A81667"/>
    <w:rsid w:val="00A82B99"/>
    <w:rsid w:val="00A83D56"/>
    <w:rsid w:val="00A83DF3"/>
    <w:rsid w:val="00A83EB5"/>
    <w:rsid w:val="00A842A8"/>
    <w:rsid w:val="00A861D1"/>
    <w:rsid w:val="00A864E0"/>
    <w:rsid w:val="00A91736"/>
    <w:rsid w:val="00A91D6C"/>
    <w:rsid w:val="00A927F2"/>
    <w:rsid w:val="00A93D74"/>
    <w:rsid w:val="00A969A5"/>
    <w:rsid w:val="00A97AE6"/>
    <w:rsid w:val="00A97FA5"/>
    <w:rsid w:val="00AA0BF5"/>
    <w:rsid w:val="00AA0F64"/>
    <w:rsid w:val="00AA337E"/>
    <w:rsid w:val="00AA4299"/>
    <w:rsid w:val="00AA6982"/>
    <w:rsid w:val="00AB3DC7"/>
    <w:rsid w:val="00AB6197"/>
    <w:rsid w:val="00AB7C56"/>
    <w:rsid w:val="00AC3E5C"/>
    <w:rsid w:val="00AC3FB9"/>
    <w:rsid w:val="00AC5131"/>
    <w:rsid w:val="00AD074D"/>
    <w:rsid w:val="00AD0E9F"/>
    <w:rsid w:val="00AD2180"/>
    <w:rsid w:val="00AD22B9"/>
    <w:rsid w:val="00AD2556"/>
    <w:rsid w:val="00AD31E5"/>
    <w:rsid w:val="00AD390A"/>
    <w:rsid w:val="00AD47A7"/>
    <w:rsid w:val="00AD4C2E"/>
    <w:rsid w:val="00AD50AE"/>
    <w:rsid w:val="00AD56B8"/>
    <w:rsid w:val="00AD641E"/>
    <w:rsid w:val="00AD7584"/>
    <w:rsid w:val="00AE1BB6"/>
    <w:rsid w:val="00AE247E"/>
    <w:rsid w:val="00AE2C69"/>
    <w:rsid w:val="00AE39FA"/>
    <w:rsid w:val="00AE667B"/>
    <w:rsid w:val="00AE7212"/>
    <w:rsid w:val="00AF18E0"/>
    <w:rsid w:val="00AF36BB"/>
    <w:rsid w:val="00AF5211"/>
    <w:rsid w:val="00AF5A0B"/>
    <w:rsid w:val="00B01310"/>
    <w:rsid w:val="00B021EE"/>
    <w:rsid w:val="00B03986"/>
    <w:rsid w:val="00B04771"/>
    <w:rsid w:val="00B04C7B"/>
    <w:rsid w:val="00B04ED4"/>
    <w:rsid w:val="00B05A54"/>
    <w:rsid w:val="00B06431"/>
    <w:rsid w:val="00B1043D"/>
    <w:rsid w:val="00B10EA5"/>
    <w:rsid w:val="00B10FEF"/>
    <w:rsid w:val="00B11E06"/>
    <w:rsid w:val="00B14931"/>
    <w:rsid w:val="00B15696"/>
    <w:rsid w:val="00B20BFD"/>
    <w:rsid w:val="00B2123A"/>
    <w:rsid w:val="00B21D77"/>
    <w:rsid w:val="00B22ED2"/>
    <w:rsid w:val="00B2472D"/>
    <w:rsid w:val="00B24BC9"/>
    <w:rsid w:val="00B24ECA"/>
    <w:rsid w:val="00B251CF"/>
    <w:rsid w:val="00B254C3"/>
    <w:rsid w:val="00B25D94"/>
    <w:rsid w:val="00B277E2"/>
    <w:rsid w:val="00B30D8A"/>
    <w:rsid w:val="00B30EE9"/>
    <w:rsid w:val="00B317A0"/>
    <w:rsid w:val="00B32C21"/>
    <w:rsid w:val="00B34C39"/>
    <w:rsid w:val="00B34C8C"/>
    <w:rsid w:val="00B34F09"/>
    <w:rsid w:val="00B35415"/>
    <w:rsid w:val="00B35F50"/>
    <w:rsid w:val="00B361A1"/>
    <w:rsid w:val="00B36B84"/>
    <w:rsid w:val="00B4073A"/>
    <w:rsid w:val="00B40964"/>
    <w:rsid w:val="00B421F2"/>
    <w:rsid w:val="00B424EB"/>
    <w:rsid w:val="00B4330F"/>
    <w:rsid w:val="00B435C2"/>
    <w:rsid w:val="00B50D62"/>
    <w:rsid w:val="00B53CAB"/>
    <w:rsid w:val="00B551F2"/>
    <w:rsid w:val="00B563AA"/>
    <w:rsid w:val="00B57337"/>
    <w:rsid w:val="00B6153F"/>
    <w:rsid w:val="00B6187D"/>
    <w:rsid w:val="00B61D1B"/>
    <w:rsid w:val="00B63EA5"/>
    <w:rsid w:val="00B651ED"/>
    <w:rsid w:val="00B656A0"/>
    <w:rsid w:val="00B65F7A"/>
    <w:rsid w:val="00B665DF"/>
    <w:rsid w:val="00B6706C"/>
    <w:rsid w:val="00B70B67"/>
    <w:rsid w:val="00B717A6"/>
    <w:rsid w:val="00B719D8"/>
    <w:rsid w:val="00B71D49"/>
    <w:rsid w:val="00B72344"/>
    <w:rsid w:val="00B73065"/>
    <w:rsid w:val="00B7474F"/>
    <w:rsid w:val="00B74786"/>
    <w:rsid w:val="00B74D4A"/>
    <w:rsid w:val="00B75915"/>
    <w:rsid w:val="00B75CF1"/>
    <w:rsid w:val="00B80143"/>
    <w:rsid w:val="00B811B1"/>
    <w:rsid w:val="00B81B81"/>
    <w:rsid w:val="00B83AD0"/>
    <w:rsid w:val="00B83CE8"/>
    <w:rsid w:val="00B83F9C"/>
    <w:rsid w:val="00B84E33"/>
    <w:rsid w:val="00B8557F"/>
    <w:rsid w:val="00B85C65"/>
    <w:rsid w:val="00B87052"/>
    <w:rsid w:val="00B8745A"/>
    <w:rsid w:val="00B92868"/>
    <w:rsid w:val="00B9293D"/>
    <w:rsid w:val="00B9299D"/>
    <w:rsid w:val="00B92A25"/>
    <w:rsid w:val="00B92B9C"/>
    <w:rsid w:val="00B9353A"/>
    <w:rsid w:val="00B93A92"/>
    <w:rsid w:val="00B944F1"/>
    <w:rsid w:val="00B9499D"/>
    <w:rsid w:val="00B9508C"/>
    <w:rsid w:val="00B959D1"/>
    <w:rsid w:val="00B96E63"/>
    <w:rsid w:val="00BA0832"/>
    <w:rsid w:val="00BA08F1"/>
    <w:rsid w:val="00BA0CF5"/>
    <w:rsid w:val="00BA0E74"/>
    <w:rsid w:val="00BA15EC"/>
    <w:rsid w:val="00BA230D"/>
    <w:rsid w:val="00BA54FF"/>
    <w:rsid w:val="00BA56A5"/>
    <w:rsid w:val="00BA72A8"/>
    <w:rsid w:val="00BB3CFB"/>
    <w:rsid w:val="00BB53FE"/>
    <w:rsid w:val="00BC0494"/>
    <w:rsid w:val="00BC0F9E"/>
    <w:rsid w:val="00BC1D9A"/>
    <w:rsid w:val="00BC2C41"/>
    <w:rsid w:val="00BC2D41"/>
    <w:rsid w:val="00BC3A1B"/>
    <w:rsid w:val="00BC626B"/>
    <w:rsid w:val="00BC6AEC"/>
    <w:rsid w:val="00BC796F"/>
    <w:rsid w:val="00BD2A9F"/>
    <w:rsid w:val="00BD2B2D"/>
    <w:rsid w:val="00BD2D43"/>
    <w:rsid w:val="00BD6860"/>
    <w:rsid w:val="00BD7307"/>
    <w:rsid w:val="00BE00AA"/>
    <w:rsid w:val="00BE0DD6"/>
    <w:rsid w:val="00BE2793"/>
    <w:rsid w:val="00BE27DF"/>
    <w:rsid w:val="00BE3423"/>
    <w:rsid w:val="00BE51AD"/>
    <w:rsid w:val="00BE6AED"/>
    <w:rsid w:val="00BE75C1"/>
    <w:rsid w:val="00BE7AD9"/>
    <w:rsid w:val="00BF0023"/>
    <w:rsid w:val="00BF1EB7"/>
    <w:rsid w:val="00BF3B86"/>
    <w:rsid w:val="00BF5925"/>
    <w:rsid w:val="00BF59D0"/>
    <w:rsid w:val="00BF626B"/>
    <w:rsid w:val="00BF72DB"/>
    <w:rsid w:val="00BF7513"/>
    <w:rsid w:val="00BF76EE"/>
    <w:rsid w:val="00BF7AE3"/>
    <w:rsid w:val="00BF7B9A"/>
    <w:rsid w:val="00C00570"/>
    <w:rsid w:val="00C0250B"/>
    <w:rsid w:val="00C030E1"/>
    <w:rsid w:val="00C03950"/>
    <w:rsid w:val="00C051D7"/>
    <w:rsid w:val="00C05706"/>
    <w:rsid w:val="00C0570E"/>
    <w:rsid w:val="00C063D6"/>
    <w:rsid w:val="00C07F90"/>
    <w:rsid w:val="00C10749"/>
    <w:rsid w:val="00C10862"/>
    <w:rsid w:val="00C11003"/>
    <w:rsid w:val="00C12BC8"/>
    <w:rsid w:val="00C13654"/>
    <w:rsid w:val="00C138D6"/>
    <w:rsid w:val="00C141C0"/>
    <w:rsid w:val="00C150F4"/>
    <w:rsid w:val="00C155C6"/>
    <w:rsid w:val="00C1560D"/>
    <w:rsid w:val="00C15A1F"/>
    <w:rsid w:val="00C15BC4"/>
    <w:rsid w:val="00C17200"/>
    <w:rsid w:val="00C206A5"/>
    <w:rsid w:val="00C2195E"/>
    <w:rsid w:val="00C22AA2"/>
    <w:rsid w:val="00C22D2B"/>
    <w:rsid w:val="00C244EB"/>
    <w:rsid w:val="00C25AB8"/>
    <w:rsid w:val="00C27533"/>
    <w:rsid w:val="00C30A2D"/>
    <w:rsid w:val="00C31EBB"/>
    <w:rsid w:val="00C32C56"/>
    <w:rsid w:val="00C3417E"/>
    <w:rsid w:val="00C358FB"/>
    <w:rsid w:val="00C36612"/>
    <w:rsid w:val="00C3678B"/>
    <w:rsid w:val="00C368F4"/>
    <w:rsid w:val="00C3695B"/>
    <w:rsid w:val="00C36ED5"/>
    <w:rsid w:val="00C4036F"/>
    <w:rsid w:val="00C409C8"/>
    <w:rsid w:val="00C418B4"/>
    <w:rsid w:val="00C42FC5"/>
    <w:rsid w:val="00C44243"/>
    <w:rsid w:val="00C4490D"/>
    <w:rsid w:val="00C44C32"/>
    <w:rsid w:val="00C453CB"/>
    <w:rsid w:val="00C4564D"/>
    <w:rsid w:val="00C4615A"/>
    <w:rsid w:val="00C46387"/>
    <w:rsid w:val="00C543F5"/>
    <w:rsid w:val="00C54796"/>
    <w:rsid w:val="00C56A93"/>
    <w:rsid w:val="00C6087E"/>
    <w:rsid w:val="00C64DE7"/>
    <w:rsid w:val="00C6642B"/>
    <w:rsid w:val="00C6667A"/>
    <w:rsid w:val="00C66C1F"/>
    <w:rsid w:val="00C66FCE"/>
    <w:rsid w:val="00C70006"/>
    <w:rsid w:val="00C70A6D"/>
    <w:rsid w:val="00C70E79"/>
    <w:rsid w:val="00C7187A"/>
    <w:rsid w:val="00C7204F"/>
    <w:rsid w:val="00C7211B"/>
    <w:rsid w:val="00C73183"/>
    <w:rsid w:val="00C7495F"/>
    <w:rsid w:val="00C80A7E"/>
    <w:rsid w:val="00C80C2E"/>
    <w:rsid w:val="00C80E9B"/>
    <w:rsid w:val="00C81CB9"/>
    <w:rsid w:val="00C81DF2"/>
    <w:rsid w:val="00C83B66"/>
    <w:rsid w:val="00C846A8"/>
    <w:rsid w:val="00C85AAC"/>
    <w:rsid w:val="00C9029C"/>
    <w:rsid w:val="00C91FB0"/>
    <w:rsid w:val="00C92DA2"/>
    <w:rsid w:val="00C9317B"/>
    <w:rsid w:val="00C93BF9"/>
    <w:rsid w:val="00C93DEB"/>
    <w:rsid w:val="00C946FE"/>
    <w:rsid w:val="00C951AA"/>
    <w:rsid w:val="00C96FD1"/>
    <w:rsid w:val="00CA0F07"/>
    <w:rsid w:val="00CA357F"/>
    <w:rsid w:val="00CA4660"/>
    <w:rsid w:val="00CA56BA"/>
    <w:rsid w:val="00CA6130"/>
    <w:rsid w:val="00CA6515"/>
    <w:rsid w:val="00CA7AB3"/>
    <w:rsid w:val="00CA7E10"/>
    <w:rsid w:val="00CA7FB9"/>
    <w:rsid w:val="00CB0578"/>
    <w:rsid w:val="00CB0923"/>
    <w:rsid w:val="00CB161C"/>
    <w:rsid w:val="00CB2A72"/>
    <w:rsid w:val="00CB36FF"/>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D5333"/>
    <w:rsid w:val="00CE0452"/>
    <w:rsid w:val="00CE35E6"/>
    <w:rsid w:val="00CE3C3C"/>
    <w:rsid w:val="00CE41B2"/>
    <w:rsid w:val="00CE4A22"/>
    <w:rsid w:val="00CE4D3F"/>
    <w:rsid w:val="00CE5970"/>
    <w:rsid w:val="00CE61F4"/>
    <w:rsid w:val="00CE66E7"/>
    <w:rsid w:val="00CE7420"/>
    <w:rsid w:val="00CF0005"/>
    <w:rsid w:val="00CF19AD"/>
    <w:rsid w:val="00CF1F74"/>
    <w:rsid w:val="00CF3A12"/>
    <w:rsid w:val="00CF55E7"/>
    <w:rsid w:val="00CF5A82"/>
    <w:rsid w:val="00CF78E7"/>
    <w:rsid w:val="00D008F5"/>
    <w:rsid w:val="00D00D87"/>
    <w:rsid w:val="00D0249C"/>
    <w:rsid w:val="00D039E6"/>
    <w:rsid w:val="00D051DD"/>
    <w:rsid w:val="00D07AB5"/>
    <w:rsid w:val="00D131CC"/>
    <w:rsid w:val="00D13B07"/>
    <w:rsid w:val="00D13E33"/>
    <w:rsid w:val="00D17320"/>
    <w:rsid w:val="00D17591"/>
    <w:rsid w:val="00D238A3"/>
    <w:rsid w:val="00D2637C"/>
    <w:rsid w:val="00D26DE9"/>
    <w:rsid w:val="00D271EB"/>
    <w:rsid w:val="00D3114D"/>
    <w:rsid w:val="00D32322"/>
    <w:rsid w:val="00D335F3"/>
    <w:rsid w:val="00D342FA"/>
    <w:rsid w:val="00D353E7"/>
    <w:rsid w:val="00D3642C"/>
    <w:rsid w:val="00D36926"/>
    <w:rsid w:val="00D40B4D"/>
    <w:rsid w:val="00D41202"/>
    <w:rsid w:val="00D41787"/>
    <w:rsid w:val="00D41E05"/>
    <w:rsid w:val="00D43B3E"/>
    <w:rsid w:val="00D450AB"/>
    <w:rsid w:val="00D4529D"/>
    <w:rsid w:val="00D45A06"/>
    <w:rsid w:val="00D464D2"/>
    <w:rsid w:val="00D474A0"/>
    <w:rsid w:val="00D47D2B"/>
    <w:rsid w:val="00D51655"/>
    <w:rsid w:val="00D51E68"/>
    <w:rsid w:val="00D60C86"/>
    <w:rsid w:val="00D61D70"/>
    <w:rsid w:val="00D624A5"/>
    <w:rsid w:val="00D65C7F"/>
    <w:rsid w:val="00D672E7"/>
    <w:rsid w:val="00D713C8"/>
    <w:rsid w:val="00D714B0"/>
    <w:rsid w:val="00D738F5"/>
    <w:rsid w:val="00D75A6C"/>
    <w:rsid w:val="00D82623"/>
    <w:rsid w:val="00D82D89"/>
    <w:rsid w:val="00D830C5"/>
    <w:rsid w:val="00D833E9"/>
    <w:rsid w:val="00D83562"/>
    <w:rsid w:val="00D83C56"/>
    <w:rsid w:val="00D8449D"/>
    <w:rsid w:val="00D851D4"/>
    <w:rsid w:val="00D851D7"/>
    <w:rsid w:val="00D87E85"/>
    <w:rsid w:val="00D90F6C"/>
    <w:rsid w:val="00D91390"/>
    <w:rsid w:val="00D916CC"/>
    <w:rsid w:val="00D935AD"/>
    <w:rsid w:val="00D94171"/>
    <w:rsid w:val="00D952B0"/>
    <w:rsid w:val="00D954EC"/>
    <w:rsid w:val="00D962CD"/>
    <w:rsid w:val="00D97F71"/>
    <w:rsid w:val="00DA03EF"/>
    <w:rsid w:val="00DA1F84"/>
    <w:rsid w:val="00DA2A60"/>
    <w:rsid w:val="00DA3F72"/>
    <w:rsid w:val="00DA4618"/>
    <w:rsid w:val="00DA4822"/>
    <w:rsid w:val="00DA5C27"/>
    <w:rsid w:val="00DA7BE7"/>
    <w:rsid w:val="00DA7E40"/>
    <w:rsid w:val="00DB11C8"/>
    <w:rsid w:val="00DB1AD7"/>
    <w:rsid w:val="00DB4035"/>
    <w:rsid w:val="00DB4A3F"/>
    <w:rsid w:val="00DB5BBA"/>
    <w:rsid w:val="00DB68A5"/>
    <w:rsid w:val="00DC1A34"/>
    <w:rsid w:val="00DC28BD"/>
    <w:rsid w:val="00DC2A6D"/>
    <w:rsid w:val="00DC3FD5"/>
    <w:rsid w:val="00DC4595"/>
    <w:rsid w:val="00DC46BB"/>
    <w:rsid w:val="00DC49E2"/>
    <w:rsid w:val="00DC5945"/>
    <w:rsid w:val="00DD2A5E"/>
    <w:rsid w:val="00DD2E3D"/>
    <w:rsid w:val="00DD3F1A"/>
    <w:rsid w:val="00DD48EB"/>
    <w:rsid w:val="00DD565E"/>
    <w:rsid w:val="00DD61DE"/>
    <w:rsid w:val="00DD6972"/>
    <w:rsid w:val="00DD6BA1"/>
    <w:rsid w:val="00DE0798"/>
    <w:rsid w:val="00DE0FE7"/>
    <w:rsid w:val="00DE1624"/>
    <w:rsid w:val="00DE1F09"/>
    <w:rsid w:val="00DE3CDC"/>
    <w:rsid w:val="00DE6120"/>
    <w:rsid w:val="00DE6212"/>
    <w:rsid w:val="00DF0CF8"/>
    <w:rsid w:val="00DF0D53"/>
    <w:rsid w:val="00DF1DD9"/>
    <w:rsid w:val="00DF1FD3"/>
    <w:rsid w:val="00DF23B3"/>
    <w:rsid w:val="00DF38CD"/>
    <w:rsid w:val="00DF5F4C"/>
    <w:rsid w:val="00DF6A33"/>
    <w:rsid w:val="00E0099D"/>
    <w:rsid w:val="00E02B61"/>
    <w:rsid w:val="00E02FAE"/>
    <w:rsid w:val="00E03070"/>
    <w:rsid w:val="00E03C4A"/>
    <w:rsid w:val="00E05961"/>
    <w:rsid w:val="00E10AFE"/>
    <w:rsid w:val="00E1138B"/>
    <w:rsid w:val="00E12105"/>
    <w:rsid w:val="00E12A2C"/>
    <w:rsid w:val="00E13DA1"/>
    <w:rsid w:val="00E1612A"/>
    <w:rsid w:val="00E1774A"/>
    <w:rsid w:val="00E205B4"/>
    <w:rsid w:val="00E20616"/>
    <w:rsid w:val="00E220BA"/>
    <w:rsid w:val="00E2245D"/>
    <w:rsid w:val="00E22C3F"/>
    <w:rsid w:val="00E2301D"/>
    <w:rsid w:val="00E2381D"/>
    <w:rsid w:val="00E2406C"/>
    <w:rsid w:val="00E24621"/>
    <w:rsid w:val="00E2463A"/>
    <w:rsid w:val="00E24E6F"/>
    <w:rsid w:val="00E26D2F"/>
    <w:rsid w:val="00E301AA"/>
    <w:rsid w:val="00E330BE"/>
    <w:rsid w:val="00E3386A"/>
    <w:rsid w:val="00E35954"/>
    <w:rsid w:val="00E36D07"/>
    <w:rsid w:val="00E37ECB"/>
    <w:rsid w:val="00E401C4"/>
    <w:rsid w:val="00E41483"/>
    <w:rsid w:val="00E42E2A"/>
    <w:rsid w:val="00E43E3A"/>
    <w:rsid w:val="00E44601"/>
    <w:rsid w:val="00E45798"/>
    <w:rsid w:val="00E4684F"/>
    <w:rsid w:val="00E4776A"/>
    <w:rsid w:val="00E47D1B"/>
    <w:rsid w:val="00E50622"/>
    <w:rsid w:val="00E50647"/>
    <w:rsid w:val="00E5241B"/>
    <w:rsid w:val="00E524D6"/>
    <w:rsid w:val="00E5309F"/>
    <w:rsid w:val="00E53A55"/>
    <w:rsid w:val="00E54E10"/>
    <w:rsid w:val="00E57CF1"/>
    <w:rsid w:val="00E6202B"/>
    <w:rsid w:val="00E622B0"/>
    <w:rsid w:val="00E63C94"/>
    <w:rsid w:val="00E648C4"/>
    <w:rsid w:val="00E6530D"/>
    <w:rsid w:val="00E67124"/>
    <w:rsid w:val="00E67B7F"/>
    <w:rsid w:val="00E67E51"/>
    <w:rsid w:val="00E71453"/>
    <w:rsid w:val="00E76E04"/>
    <w:rsid w:val="00E76F69"/>
    <w:rsid w:val="00E773E8"/>
    <w:rsid w:val="00E80FE4"/>
    <w:rsid w:val="00E83725"/>
    <w:rsid w:val="00E84EFB"/>
    <w:rsid w:val="00E8701B"/>
    <w:rsid w:val="00E8705C"/>
    <w:rsid w:val="00E9007C"/>
    <w:rsid w:val="00E902F9"/>
    <w:rsid w:val="00E91E51"/>
    <w:rsid w:val="00E94993"/>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36"/>
    <w:rsid w:val="00EB3D71"/>
    <w:rsid w:val="00EB45EC"/>
    <w:rsid w:val="00EB5FD8"/>
    <w:rsid w:val="00EB771E"/>
    <w:rsid w:val="00EB7F5F"/>
    <w:rsid w:val="00EC0593"/>
    <w:rsid w:val="00EC0D1B"/>
    <w:rsid w:val="00EC0D31"/>
    <w:rsid w:val="00EC51AF"/>
    <w:rsid w:val="00EC5A88"/>
    <w:rsid w:val="00EC5E00"/>
    <w:rsid w:val="00EC6074"/>
    <w:rsid w:val="00EC6BCF"/>
    <w:rsid w:val="00EC6FE7"/>
    <w:rsid w:val="00EC7328"/>
    <w:rsid w:val="00ED0491"/>
    <w:rsid w:val="00ED04D0"/>
    <w:rsid w:val="00ED4712"/>
    <w:rsid w:val="00ED529B"/>
    <w:rsid w:val="00ED5AE1"/>
    <w:rsid w:val="00ED5F73"/>
    <w:rsid w:val="00ED691D"/>
    <w:rsid w:val="00ED699D"/>
    <w:rsid w:val="00ED6C26"/>
    <w:rsid w:val="00ED7939"/>
    <w:rsid w:val="00ED7D02"/>
    <w:rsid w:val="00EE02DF"/>
    <w:rsid w:val="00EE094E"/>
    <w:rsid w:val="00EE2385"/>
    <w:rsid w:val="00EE402C"/>
    <w:rsid w:val="00EE435F"/>
    <w:rsid w:val="00EE4456"/>
    <w:rsid w:val="00EE5427"/>
    <w:rsid w:val="00EE57C6"/>
    <w:rsid w:val="00EE6E15"/>
    <w:rsid w:val="00EE7995"/>
    <w:rsid w:val="00EE7AFC"/>
    <w:rsid w:val="00EF0921"/>
    <w:rsid w:val="00EF24E0"/>
    <w:rsid w:val="00EF3062"/>
    <w:rsid w:val="00EF3899"/>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2646"/>
    <w:rsid w:val="00F23292"/>
    <w:rsid w:val="00F234DB"/>
    <w:rsid w:val="00F23AE7"/>
    <w:rsid w:val="00F24184"/>
    <w:rsid w:val="00F248ED"/>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369BF"/>
    <w:rsid w:val="00F374FB"/>
    <w:rsid w:val="00F40001"/>
    <w:rsid w:val="00F4062E"/>
    <w:rsid w:val="00F40B26"/>
    <w:rsid w:val="00F40CA3"/>
    <w:rsid w:val="00F4182E"/>
    <w:rsid w:val="00F42168"/>
    <w:rsid w:val="00F436E9"/>
    <w:rsid w:val="00F44896"/>
    <w:rsid w:val="00F44F3B"/>
    <w:rsid w:val="00F45071"/>
    <w:rsid w:val="00F470F8"/>
    <w:rsid w:val="00F473E5"/>
    <w:rsid w:val="00F4754C"/>
    <w:rsid w:val="00F47937"/>
    <w:rsid w:val="00F50013"/>
    <w:rsid w:val="00F5014A"/>
    <w:rsid w:val="00F5044E"/>
    <w:rsid w:val="00F51774"/>
    <w:rsid w:val="00F51B3C"/>
    <w:rsid w:val="00F520FE"/>
    <w:rsid w:val="00F527C1"/>
    <w:rsid w:val="00F52901"/>
    <w:rsid w:val="00F52C80"/>
    <w:rsid w:val="00F530CF"/>
    <w:rsid w:val="00F5366B"/>
    <w:rsid w:val="00F54831"/>
    <w:rsid w:val="00F5512D"/>
    <w:rsid w:val="00F55EF6"/>
    <w:rsid w:val="00F56506"/>
    <w:rsid w:val="00F56F54"/>
    <w:rsid w:val="00F57F42"/>
    <w:rsid w:val="00F601FD"/>
    <w:rsid w:val="00F611AA"/>
    <w:rsid w:val="00F62674"/>
    <w:rsid w:val="00F62C4F"/>
    <w:rsid w:val="00F63369"/>
    <w:rsid w:val="00F64F5C"/>
    <w:rsid w:val="00F64F84"/>
    <w:rsid w:val="00F6698D"/>
    <w:rsid w:val="00F66AB8"/>
    <w:rsid w:val="00F67C34"/>
    <w:rsid w:val="00F71231"/>
    <w:rsid w:val="00F7274D"/>
    <w:rsid w:val="00F72D64"/>
    <w:rsid w:val="00F74505"/>
    <w:rsid w:val="00F755CB"/>
    <w:rsid w:val="00F75A49"/>
    <w:rsid w:val="00F76666"/>
    <w:rsid w:val="00F80401"/>
    <w:rsid w:val="00F8099E"/>
    <w:rsid w:val="00F81ACE"/>
    <w:rsid w:val="00F8296B"/>
    <w:rsid w:val="00F832BF"/>
    <w:rsid w:val="00F8578B"/>
    <w:rsid w:val="00F864DA"/>
    <w:rsid w:val="00F86644"/>
    <w:rsid w:val="00F86D4D"/>
    <w:rsid w:val="00F87701"/>
    <w:rsid w:val="00F879AC"/>
    <w:rsid w:val="00F908CE"/>
    <w:rsid w:val="00F90A65"/>
    <w:rsid w:val="00F92B7E"/>
    <w:rsid w:val="00F93D5E"/>
    <w:rsid w:val="00F93D97"/>
    <w:rsid w:val="00F94C8A"/>
    <w:rsid w:val="00F96945"/>
    <w:rsid w:val="00F97E82"/>
    <w:rsid w:val="00FA25B6"/>
    <w:rsid w:val="00FA46EA"/>
    <w:rsid w:val="00FA4DD0"/>
    <w:rsid w:val="00FA5B5C"/>
    <w:rsid w:val="00FA5EDC"/>
    <w:rsid w:val="00FA639D"/>
    <w:rsid w:val="00FA6427"/>
    <w:rsid w:val="00FA70C1"/>
    <w:rsid w:val="00FB0D99"/>
    <w:rsid w:val="00FB19C7"/>
    <w:rsid w:val="00FB4620"/>
    <w:rsid w:val="00FB547D"/>
    <w:rsid w:val="00FB61BA"/>
    <w:rsid w:val="00FB6ADE"/>
    <w:rsid w:val="00FB7484"/>
    <w:rsid w:val="00FC2EAB"/>
    <w:rsid w:val="00FC3C76"/>
    <w:rsid w:val="00FC3DFB"/>
    <w:rsid w:val="00FC44FC"/>
    <w:rsid w:val="00FC7A04"/>
    <w:rsid w:val="00FC7D55"/>
    <w:rsid w:val="00FD2EEB"/>
    <w:rsid w:val="00FD3180"/>
    <w:rsid w:val="00FD58AE"/>
    <w:rsid w:val="00FE0067"/>
    <w:rsid w:val="00FE1601"/>
    <w:rsid w:val="00FE29B0"/>
    <w:rsid w:val="00FE2F8F"/>
    <w:rsid w:val="00FE3863"/>
    <w:rsid w:val="00FE6260"/>
    <w:rsid w:val="00FE6B2C"/>
    <w:rsid w:val="00FE71A0"/>
    <w:rsid w:val="00FE7D92"/>
    <w:rsid w:val="00FF0D6A"/>
    <w:rsid w:val="00FF115A"/>
    <w:rsid w:val="00FF26FB"/>
    <w:rsid w:val="00FF2C6A"/>
    <w:rsid w:val="00FF34D2"/>
    <w:rsid w:val="00FF37C9"/>
    <w:rsid w:val="00FF4D71"/>
    <w:rsid w:val="00FF58B0"/>
    <w:rsid w:val="00FF60FC"/>
    <w:rsid w:val="00FF6AAD"/>
    <w:rsid w:val="00FF7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15:docId w15:val="{BF32B0C8-197B-4692-9624-76C713FAD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F4E15"/>
    <w:rPr>
      <w:rFonts w:ascii="Verdana" w:hAnsi="Verdana"/>
      <w:sz w:val="24"/>
      <w:szCs w:val="24"/>
    </w:rPr>
  </w:style>
  <w:style w:type="paragraph" w:styleId="Heading1">
    <w:name w:val="heading 1"/>
    <w:next w:val="BodyText"/>
    <w:link w:val="Heading1Char"/>
    <w:qFormat/>
    <w:rsid w:val="00D916CC"/>
    <w:pPr>
      <w:keepNext/>
      <w:numPr>
        <w:numId w:val="9"/>
      </w:numPr>
      <w:autoSpaceDE w:val="0"/>
      <w:autoSpaceDN w:val="0"/>
      <w:adjustRightInd w:val="0"/>
      <w:spacing w:before="120" w:after="120"/>
      <w:outlineLvl w:val="0"/>
    </w:pPr>
    <w:rPr>
      <w:rFonts w:ascii="Arial" w:hAnsi="Arial" w:cs="Arial"/>
      <w:b/>
      <w:bCs/>
      <w:kern w:val="32"/>
      <w:sz w:val="28"/>
      <w:szCs w:val="32"/>
    </w:rPr>
  </w:style>
  <w:style w:type="paragraph" w:styleId="Heading2">
    <w:name w:val="heading 2"/>
    <w:next w:val="BodyText"/>
    <w:link w:val="Heading2Char"/>
    <w:qFormat/>
    <w:rsid w:val="00DD61DE"/>
    <w:pPr>
      <w:keepNext/>
      <w:numPr>
        <w:ilvl w:val="1"/>
        <w:numId w:val="9"/>
      </w:numPr>
      <w:tabs>
        <w:tab w:val="left" w:pos="900"/>
      </w:tabs>
      <w:spacing w:before="120" w:after="120"/>
      <w:outlineLvl w:val="1"/>
    </w:pPr>
    <w:rPr>
      <w:rFonts w:ascii="Verdana" w:hAnsi="Verdana" w:cs="Arial"/>
      <w:b/>
      <w:iCs/>
      <w:kern w:val="32"/>
      <w:sz w:val="28"/>
      <w:szCs w:val="28"/>
    </w:rPr>
  </w:style>
  <w:style w:type="paragraph" w:styleId="Heading3">
    <w:name w:val="heading 3"/>
    <w:next w:val="BodyText"/>
    <w:link w:val="Heading3Char"/>
    <w:qFormat/>
    <w:rsid w:val="00F5044E"/>
    <w:pPr>
      <w:keepNext/>
      <w:numPr>
        <w:ilvl w:val="2"/>
        <w:numId w:val="9"/>
      </w:numPr>
      <w:spacing w:before="120" w:after="120"/>
      <w:outlineLvl w:val="2"/>
    </w:pPr>
    <w:rPr>
      <w:rFonts w:ascii="Verdana" w:hAnsi="Verdana" w:cs="Arial"/>
      <w:b/>
      <w:bCs/>
      <w:iCs/>
      <w:kern w:val="32"/>
      <w:sz w:val="24"/>
      <w:szCs w:val="26"/>
    </w:rPr>
  </w:style>
  <w:style w:type="paragraph" w:styleId="Heading4">
    <w:name w:val="heading 4"/>
    <w:next w:val="BodyText"/>
    <w:link w:val="Heading4Char"/>
    <w:qFormat/>
    <w:rsid w:val="00F5044E"/>
    <w:pPr>
      <w:keepNext/>
      <w:numPr>
        <w:ilvl w:val="3"/>
        <w:numId w:val="9"/>
      </w:numPr>
      <w:spacing w:after="120"/>
      <w:outlineLvl w:val="3"/>
    </w:pPr>
    <w:rPr>
      <w:rFonts w:ascii="Verdana" w:hAnsi="Verdana"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AE39FA"/>
    <w:rPr>
      <w:rFonts w:ascii="Arial" w:hAnsi="Arial" w:cs="Arial"/>
      <w:b/>
      <w:bCs/>
      <w:kern w:val="32"/>
      <w:sz w:val="28"/>
      <w:szCs w:val="32"/>
    </w:rPr>
  </w:style>
  <w:style w:type="character" w:customStyle="1" w:styleId="Heading2Char">
    <w:name w:val="Heading 2 Char"/>
    <w:link w:val="Heading2"/>
    <w:rsid w:val="00DD61DE"/>
    <w:rPr>
      <w:rFonts w:ascii="Verdana" w:hAnsi="Verdana" w:cs="Arial"/>
      <w:b/>
      <w:iCs/>
      <w:kern w:val="32"/>
      <w:sz w:val="28"/>
      <w:szCs w:val="28"/>
    </w:rPr>
  </w:style>
  <w:style w:type="character" w:customStyle="1" w:styleId="Heading3Char">
    <w:name w:val="Heading 3 Char"/>
    <w:link w:val="Heading3"/>
    <w:rsid w:val="00F5044E"/>
    <w:rPr>
      <w:rFonts w:ascii="Verdana" w:hAnsi="Verdana" w:cs="Arial"/>
      <w:b/>
      <w:bCs/>
      <w:iCs/>
      <w:kern w:val="32"/>
      <w:sz w:val="24"/>
      <w:szCs w:val="26"/>
    </w:rPr>
  </w:style>
  <w:style w:type="character" w:customStyle="1" w:styleId="Heading4Char">
    <w:name w:val="Heading 4 Char"/>
    <w:link w:val="Heading4"/>
    <w:rsid w:val="00F5044E"/>
    <w:rPr>
      <w:rFonts w:ascii="Verdana" w:hAnsi="Verdana"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uiPriority w:val="99"/>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 w:type="paragraph" w:styleId="HTMLPreformatted">
    <w:name w:val="HTML Preformatted"/>
    <w:basedOn w:val="Normal"/>
    <w:link w:val="HTMLPreformattedChar"/>
    <w:uiPriority w:val="99"/>
    <w:unhideWhenUsed/>
    <w:rsid w:val="001D0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D0677"/>
    <w:rPr>
      <w:rFonts w:ascii="Courier New" w:hAnsi="Courier New" w:cs="Courier New"/>
    </w:rPr>
  </w:style>
  <w:style w:type="character" w:styleId="Emphasis">
    <w:name w:val="Emphasis"/>
    <w:basedOn w:val="DefaultParagraphFont"/>
    <w:uiPriority w:val="20"/>
    <w:qFormat/>
    <w:rsid w:val="0048464B"/>
    <w:rPr>
      <w:i/>
      <w:iCs/>
    </w:rPr>
  </w:style>
  <w:style w:type="character" w:styleId="UnresolvedMention">
    <w:name w:val="Unresolved Mention"/>
    <w:basedOn w:val="DefaultParagraphFont"/>
    <w:uiPriority w:val="99"/>
    <w:semiHidden/>
    <w:unhideWhenUsed/>
    <w:rsid w:val="00737A0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04533">
      <w:bodyDiv w:val="1"/>
      <w:marLeft w:val="0"/>
      <w:marRight w:val="0"/>
      <w:marTop w:val="0"/>
      <w:marBottom w:val="0"/>
      <w:divBdr>
        <w:top w:val="none" w:sz="0" w:space="0" w:color="auto"/>
        <w:left w:val="none" w:sz="0" w:space="0" w:color="auto"/>
        <w:bottom w:val="none" w:sz="0" w:space="0" w:color="auto"/>
        <w:right w:val="none" w:sz="0" w:space="0" w:color="auto"/>
      </w:divBdr>
    </w:div>
    <w:div w:id="140585662">
      <w:bodyDiv w:val="1"/>
      <w:marLeft w:val="0"/>
      <w:marRight w:val="0"/>
      <w:marTop w:val="0"/>
      <w:marBottom w:val="0"/>
      <w:divBdr>
        <w:top w:val="none" w:sz="0" w:space="0" w:color="auto"/>
        <w:left w:val="none" w:sz="0" w:space="0" w:color="auto"/>
        <w:bottom w:val="none" w:sz="0" w:space="0" w:color="auto"/>
        <w:right w:val="none" w:sz="0" w:space="0" w:color="auto"/>
      </w:divBdr>
    </w:div>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300307818">
      <w:bodyDiv w:val="1"/>
      <w:marLeft w:val="0"/>
      <w:marRight w:val="0"/>
      <w:marTop w:val="0"/>
      <w:marBottom w:val="0"/>
      <w:divBdr>
        <w:top w:val="none" w:sz="0" w:space="0" w:color="auto"/>
        <w:left w:val="none" w:sz="0" w:space="0" w:color="auto"/>
        <w:bottom w:val="none" w:sz="0" w:space="0" w:color="auto"/>
        <w:right w:val="none" w:sz="0" w:space="0" w:color="auto"/>
      </w:divBdr>
    </w:div>
    <w:div w:id="381371418">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541409324">
      <w:bodyDiv w:val="1"/>
      <w:marLeft w:val="0"/>
      <w:marRight w:val="0"/>
      <w:marTop w:val="0"/>
      <w:marBottom w:val="0"/>
      <w:divBdr>
        <w:top w:val="none" w:sz="0" w:space="0" w:color="auto"/>
        <w:left w:val="none" w:sz="0" w:space="0" w:color="auto"/>
        <w:bottom w:val="none" w:sz="0" w:space="0" w:color="auto"/>
        <w:right w:val="none" w:sz="0" w:space="0" w:color="auto"/>
      </w:divBdr>
    </w:div>
    <w:div w:id="597098517">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31594674">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994727896">
      <w:bodyDiv w:val="1"/>
      <w:marLeft w:val="0"/>
      <w:marRight w:val="0"/>
      <w:marTop w:val="0"/>
      <w:marBottom w:val="0"/>
      <w:divBdr>
        <w:top w:val="none" w:sz="0" w:space="0" w:color="auto"/>
        <w:left w:val="none" w:sz="0" w:space="0" w:color="auto"/>
        <w:bottom w:val="none" w:sz="0" w:space="0" w:color="auto"/>
        <w:right w:val="none" w:sz="0" w:space="0" w:color="auto"/>
      </w:divBdr>
    </w:div>
    <w:div w:id="1003094415">
      <w:bodyDiv w:val="1"/>
      <w:marLeft w:val="0"/>
      <w:marRight w:val="0"/>
      <w:marTop w:val="0"/>
      <w:marBottom w:val="0"/>
      <w:divBdr>
        <w:top w:val="none" w:sz="0" w:space="0" w:color="auto"/>
        <w:left w:val="none" w:sz="0" w:space="0" w:color="auto"/>
        <w:bottom w:val="none" w:sz="0" w:space="0" w:color="auto"/>
        <w:right w:val="none" w:sz="0" w:space="0" w:color="auto"/>
      </w:divBdr>
    </w:div>
    <w:div w:id="1185830180">
      <w:bodyDiv w:val="1"/>
      <w:marLeft w:val="0"/>
      <w:marRight w:val="0"/>
      <w:marTop w:val="0"/>
      <w:marBottom w:val="0"/>
      <w:divBdr>
        <w:top w:val="none" w:sz="0" w:space="0" w:color="auto"/>
        <w:left w:val="none" w:sz="0" w:space="0" w:color="auto"/>
        <w:bottom w:val="none" w:sz="0" w:space="0" w:color="auto"/>
        <w:right w:val="none" w:sz="0" w:space="0" w:color="auto"/>
      </w:divBdr>
    </w:div>
    <w:div w:id="1232350218">
      <w:bodyDiv w:val="1"/>
      <w:marLeft w:val="0"/>
      <w:marRight w:val="0"/>
      <w:marTop w:val="0"/>
      <w:marBottom w:val="0"/>
      <w:divBdr>
        <w:top w:val="none" w:sz="0" w:space="0" w:color="auto"/>
        <w:left w:val="none" w:sz="0" w:space="0" w:color="auto"/>
        <w:bottom w:val="none" w:sz="0" w:space="0" w:color="auto"/>
        <w:right w:val="none" w:sz="0" w:space="0" w:color="auto"/>
      </w:divBdr>
    </w:div>
    <w:div w:id="133340897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65612762">
      <w:bodyDiv w:val="1"/>
      <w:marLeft w:val="0"/>
      <w:marRight w:val="0"/>
      <w:marTop w:val="0"/>
      <w:marBottom w:val="0"/>
      <w:divBdr>
        <w:top w:val="none" w:sz="0" w:space="0" w:color="auto"/>
        <w:left w:val="none" w:sz="0" w:space="0" w:color="auto"/>
        <w:bottom w:val="none" w:sz="0" w:space="0" w:color="auto"/>
        <w:right w:val="none" w:sz="0" w:space="0" w:color="auto"/>
      </w:divBdr>
    </w:div>
    <w:div w:id="1597135089">
      <w:bodyDiv w:val="1"/>
      <w:marLeft w:val="0"/>
      <w:marRight w:val="0"/>
      <w:marTop w:val="0"/>
      <w:marBottom w:val="0"/>
      <w:divBdr>
        <w:top w:val="none" w:sz="0" w:space="0" w:color="auto"/>
        <w:left w:val="none" w:sz="0" w:space="0" w:color="auto"/>
        <w:bottom w:val="none" w:sz="0" w:space="0" w:color="auto"/>
        <w:right w:val="none" w:sz="0" w:space="0" w:color="auto"/>
      </w:divBdr>
    </w:div>
    <w:div w:id="161690750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736119708">
      <w:bodyDiv w:val="1"/>
      <w:marLeft w:val="0"/>
      <w:marRight w:val="0"/>
      <w:marTop w:val="0"/>
      <w:marBottom w:val="0"/>
      <w:divBdr>
        <w:top w:val="none" w:sz="0" w:space="0" w:color="auto"/>
        <w:left w:val="none" w:sz="0" w:space="0" w:color="auto"/>
        <w:bottom w:val="none" w:sz="0" w:space="0" w:color="auto"/>
        <w:right w:val="none" w:sz="0" w:space="0" w:color="auto"/>
      </w:divBdr>
    </w:div>
    <w:div w:id="1779253758">
      <w:bodyDiv w:val="1"/>
      <w:marLeft w:val="0"/>
      <w:marRight w:val="0"/>
      <w:marTop w:val="0"/>
      <w:marBottom w:val="0"/>
      <w:divBdr>
        <w:top w:val="none" w:sz="0" w:space="0" w:color="auto"/>
        <w:left w:val="none" w:sz="0" w:space="0" w:color="auto"/>
        <w:bottom w:val="none" w:sz="0" w:space="0" w:color="auto"/>
        <w:right w:val="none" w:sz="0" w:space="0" w:color="auto"/>
      </w:divBdr>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12444768">
      <w:bodyDiv w:val="1"/>
      <w:marLeft w:val="0"/>
      <w:marRight w:val="0"/>
      <w:marTop w:val="0"/>
      <w:marBottom w:val="0"/>
      <w:divBdr>
        <w:top w:val="none" w:sz="0" w:space="0" w:color="auto"/>
        <w:left w:val="none" w:sz="0" w:space="0" w:color="auto"/>
        <w:bottom w:val="none" w:sz="0" w:space="0" w:color="auto"/>
        <w:right w:val="none" w:sz="0" w:space="0" w:color="auto"/>
      </w:divBdr>
    </w:div>
    <w:div w:id="2022462993">
      <w:bodyDiv w:val="1"/>
      <w:marLeft w:val="0"/>
      <w:marRight w:val="0"/>
      <w:marTop w:val="0"/>
      <w:marBottom w:val="0"/>
      <w:divBdr>
        <w:top w:val="none" w:sz="0" w:space="0" w:color="auto"/>
        <w:left w:val="none" w:sz="0" w:space="0" w:color="auto"/>
        <w:bottom w:val="none" w:sz="0" w:space="0" w:color="auto"/>
        <w:right w:val="none" w:sz="0" w:space="0" w:color="auto"/>
      </w:divBdr>
    </w:div>
    <w:div w:id="2082634735">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 w:id="2112893897">
      <w:bodyDiv w:val="1"/>
      <w:marLeft w:val="0"/>
      <w:marRight w:val="0"/>
      <w:marTop w:val="0"/>
      <w:marBottom w:val="0"/>
      <w:divBdr>
        <w:top w:val="none" w:sz="0" w:space="0" w:color="auto"/>
        <w:left w:val="none" w:sz="0" w:space="0" w:color="auto"/>
        <w:bottom w:val="none" w:sz="0" w:space="0" w:color="auto"/>
        <w:right w:val="none" w:sz="0" w:space="0" w:color="auto"/>
      </w:divBdr>
    </w:div>
    <w:div w:id="211825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s://vaww.oed.portal.va.gov/pm/hape/ipt_5010/EDI_Portfolio/TASCore/MCCF_EDI_TAS_System_Design_Document_v0.7.pdf" TargetMode="External"/><Relationship Id="rId39" Type="http://schemas.openxmlformats.org/officeDocument/2006/relationships/image" Target="media/image11.emf"/><Relationship Id="rId21" Type="http://schemas.openxmlformats.org/officeDocument/2006/relationships/hyperlink" Target="https://www.hl7.org/fhir/json.html" TargetMode="External"/><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15.emf"/><Relationship Id="rId50" Type="http://schemas.openxmlformats.org/officeDocument/2006/relationships/oleObject" Target="embeddings/oleObject9.bin"/><Relationship Id="rId55" Type="http://schemas.openxmlformats.org/officeDocument/2006/relationships/image" Target="media/image19.emf"/><Relationship Id="rId63" Type="http://schemas.openxmlformats.org/officeDocument/2006/relationships/image" Target="media/image23.emf"/><Relationship Id="rId68" Type="http://schemas.openxmlformats.org/officeDocument/2006/relationships/image" Target="media/image26.emf"/><Relationship Id="rId76" Type="http://schemas.openxmlformats.org/officeDocument/2006/relationships/theme" Target="theme/theme1.xml"/><Relationship Id="rId7" Type="http://schemas.openxmlformats.org/officeDocument/2006/relationships/numbering" Target="numbering.xml"/><Relationship Id="rId71" Type="http://schemas.openxmlformats.org/officeDocument/2006/relationships/image" Target="media/image29.emf"/><Relationship Id="rId2" Type="http://schemas.openxmlformats.org/officeDocument/2006/relationships/customXml" Target="../customXml/item2.xml"/><Relationship Id="rId16" Type="http://schemas.openxmlformats.org/officeDocument/2006/relationships/image" Target="media/image2.png"/><Relationship Id="rId29" Type="http://schemas.microsoft.com/office/2011/relationships/commentsExtended" Target="commentsExtended.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footer" Target="footer4.xml"/><Relationship Id="rId37" Type="http://schemas.openxmlformats.org/officeDocument/2006/relationships/image" Target="media/image10.emf"/><Relationship Id="rId40" Type="http://schemas.openxmlformats.org/officeDocument/2006/relationships/oleObject" Target="embeddings/oleObject4.bin"/><Relationship Id="rId45" Type="http://schemas.openxmlformats.org/officeDocument/2006/relationships/image" Target="media/image14.emf"/><Relationship Id="rId53" Type="http://schemas.openxmlformats.org/officeDocument/2006/relationships/image" Target="media/image18.emf"/><Relationship Id="rId58" Type="http://schemas.openxmlformats.org/officeDocument/2006/relationships/package" Target="embeddings/Microsoft_Excel_Worksheet.xlsx"/><Relationship Id="rId66" Type="http://schemas.openxmlformats.org/officeDocument/2006/relationships/package" Target="embeddings/Microsoft_Excel_Worksheet4.xlsx"/><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fhir-drills.github.io/bundle.html" TargetMode="External"/><Relationship Id="rId28" Type="http://schemas.openxmlformats.org/officeDocument/2006/relationships/comments" Target="comments.xml"/><Relationship Id="rId36" Type="http://schemas.openxmlformats.org/officeDocument/2006/relationships/oleObject" Target="embeddings/oleObject2.bin"/><Relationship Id="rId49" Type="http://schemas.openxmlformats.org/officeDocument/2006/relationships/image" Target="media/image16.emf"/><Relationship Id="rId57" Type="http://schemas.openxmlformats.org/officeDocument/2006/relationships/image" Target="media/image20.emf"/><Relationship Id="rId61" Type="http://schemas.openxmlformats.org/officeDocument/2006/relationships/image" Target="media/image22.emf"/><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header" Target="header1.xml"/><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package" Target="embeddings/Microsoft_Excel_Worksheet1.xlsx"/><Relationship Id="rId65" Type="http://schemas.openxmlformats.org/officeDocument/2006/relationships/image" Target="media/image24.emf"/><Relationship Id="rId73" Type="http://schemas.openxmlformats.org/officeDocument/2006/relationships/image" Target="media/image31.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hyperlink" Target="https://vaww.oed.portal.va.gov/pm/hape/ipt_5010/EDI_Portfolio/TASCore/MCCF_EDI_TAS_System_Design_Document_v0.7.pdf" TargetMode="External"/><Relationship Id="rId30" Type="http://schemas.microsoft.com/office/2016/09/relationships/commentsIds" Target="commentsIds.xml"/><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package" Target="embeddings/Microsoft_Excel_Worksheet3.xlsx"/><Relationship Id="rId69" Type="http://schemas.openxmlformats.org/officeDocument/2006/relationships/image" Target="media/image27.emf"/><Relationship Id="rId8" Type="http://schemas.openxmlformats.org/officeDocument/2006/relationships/styles" Target="styles.xml"/><Relationship Id="rId51" Type="http://schemas.openxmlformats.org/officeDocument/2006/relationships/image" Target="media/image17.emf"/><Relationship Id="rId72" Type="http://schemas.openxmlformats.org/officeDocument/2006/relationships/image" Target="media/image30.emf"/><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hyperlink" Target="https://www.hl7.org/fhir/bundle.html" TargetMode="External"/><Relationship Id="rId33" Type="http://schemas.openxmlformats.org/officeDocument/2006/relationships/image" Target="media/image8.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21.emf"/><Relationship Id="rId67" Type="http://schemas.openxmlformats.org/officeDocument/2006/relationships/image" Target="media/image25.emf"/><Relationship Id="rId20" Type="http://schemas.openxmlformats.org/officeDocument/2006/relationships/image" Target="media/image5.png"/><Relationship Id="rId41" Type="http://schemas.openxmlformats.org/officeDocument/2006/relationships/image" Target="media/image12.emf"/><Relationship Id="rId54" Type="http://schemas.openxmlformats.org/officeDocument/2006/relationships/oleObject" Target="embeddings/oleObject11.bin"/><Relationship Id="rId62" Type="http://schemas.openxmlformats.org/officeDocument/2006/relationships/package" Target="embeddings/Microsoft_Excel_Worksheet2.xlsx"/><Relationship Id="rId70" Type="http://schemas.openxmlformats.org/officeDocument/2006/relationships/image" Target="media/image28.emf"/><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2.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4.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5.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6.xml><?xml version="1.0" encoding="utf-8"?>
<ds:datastoreItem xmlns:ds="http://schemas.openxmlformats.org/officeDocument/2006/customXml" ds:itemID="{51D82BE8-1F7A-42A8-8506-E053F4AC1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1835</TotalTime>
  <Pages>1</Pages>
  <Words>5158</Words>
  <Characters>29403</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34493</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Oulson, Keith T. (Halfaker)</cp:lastModifiedBy>
  <cp:revision>53</cp:revision>
  <cp:lastPrinted>2017-03-16T22:18:00Z</cp:lastPrinted>
  <dcterms:created xsi:type="dcterms:W3CDTF">2018-05-29T15:11:00Z</dcterms:created>
  <dcterms:modified xsi:type="dcterms:W3CDTF">2018-11-13T19:34:00Z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