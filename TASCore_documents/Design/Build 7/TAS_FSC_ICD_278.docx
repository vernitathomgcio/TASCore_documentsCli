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55B665EC" w:rsidR="00D833E9" w:rsidRDefault="002F3C0F" w:rsidP="00D22874">
      <w:pPr>
        <w:pStyle w:val="Title2"/>
        <w:keepNext/>
      </w:pPr>
      <w:r>
        <w:t>Medical Care Collection</w:t>
      </w:r>
      <w:r w:rsidR="00D22874">
        <w:t>s</w:t>
      </w:r>
      <w:r>
        <w:t xml:space="preserve"> Fund (MCCF) eBilling</w:t>
      </w:r>
    </w:p>
    <w:p w14:paraId="0CBFCA30" w14:textId="38075904" w:rsidR="00D22874" w:rsidRDefault="00D22874" w:rsidP="00D22874">
      <w:pPr>
        <w:pStyle w:val="Title2"/>
        <w:keepNext/>
      </w:pPr>
      <w:r>
        <w:t>Electronic Data Interchange (EDI)</w:t>
      </w:r>
    </w:p>
    <w:p w14:paraId="34BC54A0" w14:textId="51E34784" w:rsidR="00D22874" w:rsidRDefault="00D22874" w:rsidP="00D22874">
      <w:pPr>
        <w:pStyle w:val="Title2"/>
        <w:keepNext/>
      </w:pPr>
      <w:r>
        <w:t>Transactions Applications Suite (TAS)</w:t>
      </w:r>
    </w:p>
    <w:p w14:paraId="427560BD" w14:textId="77777777" w:rsidR="00D63292" w:rsidRDefault="00111074" w:rsidP="00D22874">
      <w:pPr>
        <w:pStyle w:val="Title2"/>
        <w:keepNext/>
        <w:rPr>
          <w:ins w:id="2" w:author="Keith Oulson" w:date="2018-04-13T16:21:00Z"/>
        </w:rPr>
      </w:pPr>
      <w:r>
        <w:t>Interface Control Document</w:t>
      </w:r>
    </w:p>
    <w:p w14:paraId="2C0CF7AC" w14:textId="77777777" w:rsidR="00D63292" w:rsidRDefault="00D63292" w:rsidP="00D63292">
      <w:pPr>
        <w:pStyle w:val="Title2"/>
        <w:rPr>
          <w:ins w:id="3" w:author="Keith Oulson" w:date="2018-04-13T16:21:00Z"/>
        </w:rPr>
      </w:pPr>
      <w:ins w:id="4" w:author="Keith Oulson" w:date="2018-04-13T16:21:00Z">
        <w:r>
          <w:t>For the interface between MCCF EDI TAS and</w:t>
        </w:r>
      </w:ins>
    </w:p>
    <w:p w14:paraId="054FEDEE" w14:textId="08864021" w:rsidR="009F7FBA" w:rsidRDefault="00D63292" w:rsidP="00D63292">
      <w:pPr>
        <w:pStyle w:val="Title2"/>
        <w:keepNext/>
      </w:pPr>
      <w:ins w:id="5" w:author="Keith Oulson" w:date="2018-04-13T16:21:00Z">
        <w:r>
          <w:t>The Financial Service Center (FSC)</w:t>
        </w:r>
      </w:ins>
      <w:r w:rsidR="009F7FBA" w:rsidRPr="009F7FBA">
        <w:t xml:space="preserve"> </w:t>
      </w:r>
    </w:p>
    <w:p w14:paraId="054FEDF0" w14:textId="77777777" w:rsidR="00111074" w:rsidRDefault="00111074" w:rsidP="00111074">
      <w:pPr>
        <w:pStyle w:val="Title2"/>
      </w:pPr>
    </w:p>
    <w:p w14:paraId="748808F2" w14:textId="6D503B77" w:rsidR="000E67D1" w:rsidRDefault="000E67D1" w:rsidP="00D22874">
      <w:pPr>
        <w:pStyle w:val="Title2"/>
        <w:keepNext/>
      </w:pPr>
      <w:r w:rsidRPr="00C316EF">
        <w:t xml:space="preserve">ASC X12N/005010 </w:t>
      </w:r>
      <w:r>
        <w:t xml:space="preserve">278-217 </w:t>
      </w:r>
      <w:r w:rsidR="00F04816">
        <w:t>Health Care Services Review</w:t>
      </w:r>
    </w:p>
    <w:p w14:paraId="054FEDF1" w14:textId="21CC1FD5" w:rsidR="00111074" w:rsidRDefault="00F04816" w:rsidP="00D22874">
      <w:pPr>
        <w:pStyle w:val="Title2"/>
        <w:keepNext/>
      </w:pPr>
      <w:r>
        <w:t xml:space="preserve">– </w:t>
      </w:r>
      <w:r w:rsidR="000E67D1">
        <w:t>Request for Review and Response</w:t>
      </w:r>
    </w:p>
    <w:p w14:paraId="2EEDE1DB" w14:textId="64B0B005" w:rsidR="000E67D1" w:rsidRDefault="000E67D1" w:rsidP="00D22874">
      <w:pPr>
        <w:pStyle w:val="Title2"/>
        <w:keepNext/>
      </w:pPr>
      <w:r w:rsidRPr="00C316EF">
        <w:t xml:space="preserve">ASC X12N/005010 </w:t>
      </w:r>
      <w:r>
        <w:t xml:space="preserve">278-215 </w:t>
      </w:r>
      <w:r w:rsidR="00F04816">
        <w:t>Healt</w:t>
      </w:r>
      <w:r>
        <w:t>h</w:t>
      </w:r>
      <w:r w:rsidR="00F04816">
        <w:t xml:space="preserve"> Care Services Review</w:t>
      </w:r>
    </w:p>
    <w:p w14:paraId="3BF9BC03" w14:textId="2BE75A7B" w:rsidR="00F04816" w:rsidRDefault="000E67D1" w:rsidP="00D22874">
      <w:pPr>
        <w:pStyle w:val="Title2"/>
        <w:keepNext/>
      </w:pPr>
      <w:r>
        <w:t>– Inquiry and Response</w:t>
      </w:r>
    </w:p>
    <w:p w14:paraId="054FEDF2" w14:textId="77777777" w:rsidR="00111074" w:rsidRDefault="00111074" w:rsidP="00111074">
      <w:pPr>
        <w:pStyle w:val="Title2"/>
      </w:pP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6B8C2916">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3183FCA1" w:rsidR="00111074" w:rsidRDefault="005B2A16" w:rsidP="00111074">
      <w:pPr>
        <w:pStyle w:val="Title2"/>
      </w:pPr>
      <w:del w:id="6" w:author="Keith Oulson" w:date="2018-04-13T16:21:00Z">
        <w:r w:rsidDel="00D63292">
          <w:delText xml:space="preserve">March </w:delText>
        </w:r>
      </w:del>
      <w:ins w:id="7" w:author="Keith Oulson" w:date="2018-04-13T16:21:00Z">
        <w:del w:id="8" w:author="Steffen Maerdian" w:date="2018-05-11T07:46:00Z">
          <w:r w:rsidR="00D63292" w:rsidDel="008A64FE">
            <w:delText>April</w:delText>
          </w:r>
        </w:del>
      </w:ins>
      <w:ins w:id="9" w:author="Steffen Maerdian" w:date="2018-05-11T07:46:00Z">
        <w:r w:rsidR="008A64FE">
          <w:t>May</w:t>
        </w:r>
      </w:ins>
      <w:ins w:id="10" w:author="Keith Oulson" w:date="2018-04-13T16:21:00Z">
        <w:r w:rsidR="00D63292">
          <w:t xml:space="preserve"> </w:t>
        </w:r>
      </w:ins>
      <w:r w:rsidR="00751E5A">
        <w:t>20</w:t>
      </w:r>
      <w:r w:rsidR="00B70B67">
        <w:t>18</w:t>
      </w:r>
    </w:p>
    <w:p w14:paraId="054FEDFE" w14:textId="63950C4B" w:rsidR="004337F4" w:rsidDel="00F96086" w:rsidRDefault="004337F4" w:rsidP="00111074">
      <w:pPr>
        <w:pStyle w:val="Title2"/>
        <w:rPr>
          <w:del w:id="11" w:author="Steffen Maerdian" w:date="2018-04-19T10:48:00Z"/>
        </w:rPr>
      </w:pPr>
      <w:r>
        <w:t xml:space="preserve">Version </w:t>
      </w:r>
      <w:del w:id="12" w:author="Keith Oulson" w:date="2018-04-13T16:22:00Z">
        <w:r w:rsidR="00CD59F5" w:rsidDel="00D63292">
          <w:delText>2</w:delText>
        </w:r>
      </w:del>
      <w:ins w:id="13" w:author="Keith Oulson" w:date="2018-04-13T16:22:00Z">
        <w:r w:rsidR="00D63292">
          <w:t>3</w:t>
        </w:r>
      </w:ins>
      <w:r w:rsidR="00CD59F5">
        <w:t>.</w:t>
      </w:r>
      <w:ins w:id="14" w:author="Steffen Maerdian" w:date="2018-05-11T07:46:00Z">
        <w:r w:rsidR="008A64FE">
          <w:t>4</w:t>
        </w:r>
      </w:ins>
      <w:ins w:id="15" w:author="Keith Oulson" w:date="2018-04-13T16:22:00Z">
        <w:del w:id="16" w:author="Steffen Maerdian" w:date="2018-04-18T17:56:00Z">
          <w:r w:rsidR="00D63292" w:rsidDel="00152671">
            <w:delText>1</w:delText>
          </w:r>
        </w:del>
      </w:ins>
      <w:del w:id="17" w:author="Steffen Maerdian" w:date="2018-05-11T07:46:00Z">
        <w:r w:rsidR="00CD59F5" w:rsidDel="008A64FE">
          <w:delText>0</w:delText>
        </w:r>
      </w:del>
      <w:ins w:id="18" w:author="Keith Oulson" w:date="2018-04-25T13:04:00Z">
        <w:del w:id="19" w:author="Steffen Maerdian" w:date="2018-05-11T07:46:00Z">
          <w:r w:rsidR="000525B5" w:rsidDel="008A64FE">
            <w:delText>1</w:delText>
          </w:r>
        </w:del>
      </w:ins>
    </w:p>
    <w:p w14:paraId="054FEDFF" w14:textId="77777777" w:rsidR="009F7C75" w:rsidRDefault="009F7C75">
      <w:pPr>
        <w:pStyle w:val="Title2"/>
        <w:sectPr w:rsidR="009F7C75"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8501A">
      <w:pPr>
        <w:pStyle w:val="Title2"/>
      </w:pPr>
      <w:r>
        <w:lastRenderedPageBreak/>
        <w:t>Revision History</w:t>
      </w:r>
    </w:p>
    <w:tbl>
      <w:tblPr>
        <w:tblW w:w="9529"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0D1787">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rsidRPr="008B0966" w14:paraId="054FEE0B" w14:textId="77777777" w:rsidTr="000D1787">
        <w:tc>
          <w:tcPr>
            <w:tcW w:w="1728" w:type="dxa"/>
          </w:tcPr>
          <w:p w14:paraId="054FEE06" w14:textId="1D2EBCE1" w:rsidR="00F5512D" w:rsidRPr="008B0966" w:rsidRDefault="006F0EC9" w:rsidP="00F04816">
            <w:pPr>
              <w:pStyle w:val="TableText"/>
              <w:rPr>
                <w:rFonts w:ascii="Verdana" w:hAnsi="Verdana"/>
                <w:sz w:val="24"/>
                <w:szCs w:val="24"/>
              </w:rPr>
            </w:pPr>
            <w:r w:rsidRPr="008B0966">
              <w:rPr>
                <w:rFonts w:ascii="Verdana" w:hAnsi="Verdana"/>
                <w:sz w:val="24"/>
                <w:szCs w:val="24"/>
              </w:rPr>
              <w:t>2/</w:t>
            </w:r>
            <w:r w:rsidR="00F04816" w:rsidRPr="008B0966">
              <w:rPr>
                <w:rFonts w:ascii="Verdana" w:hAnsi="Verdana"/>
                <w:sz w:val="24"/>
                <w:szCs w:val="24"/>
              </w:rPr>
              <w:t>20</w:t>
            </w:r>
            <w:r w:rsidRPr="008B0966">
              <w:rPr>
                <w:rFonts w:ascii="Verdana" w:hAnsi="Verdana"/>
                <w:sz w:val="24"/>
                <w:szCs w:val="24"/>
              </w:rPr>
              <w:t>/18</w:t>
            </w:r>
          </w:p>
        </w:tc>
        <w:tc>
          <w:tcPr>
            <w:tcW w:w="1080" w:type="dxa"/>
          </w:tcPr>
          <w:p w14:paraId="054FEE07" w14:textId="0BFE9FCD" w:rsidR="00F5512D" w:rsidRPr="008B0966" w:rsidRDefault="006F0EC9" w:rsidP="00230CC8">
            <w:pPr>
              <w:pStyle w:val="TableText"/>
              <w:rPr>
                <w:rFonts w:ascii="Verdana" w:hAnsi="Verdana"/>
                <w:sz w:val="24"/>
                <w:szCs w:val="24"/>
              </w:rPr>
            </w:pPr>
            <w:r w:rsidRPr="008B0966">
              <w:rPr>
                <w:rFonts w:ascii="Verdana" w:hAnsi="Verdana"/>
                <w:sz w:val="24"/>
                <w:szCs w:val="24"/>
              </w:rPr>
              <w:t>0.0.1</w:t>
            </w:r>
          </w:p>
        </w:tc>
        <w:tc>
          <w:tcPr>
            <w:tcW w:w="4392" w:type="dxa"/>
          </w:tcPr>
          <w:p w14:paraId="054FEE08" w14:textId="42452A01" w:rsidR="00F5512D" w:rsidRPr="008B0966" w:rsidRDefault="006F0EC9" w:rsidP="00230CC8">
            <w:pPr>
              <w:pStyle w:val="TableText"/>
              <w:rPr>
                <w:rFonts w:ascii="Verdana" w:hAnsi="Verdana"/>
                <w:sz w:val="24"/>
                <w:szCs w:val="24"/>
              </w:rPr>
            </w:pPr>
            <w:r w:rsidRPr="008B0966">
              <w:rPr>
                <w:rFonts w:ascii="Verdana" w:hAnsi="Verdana"/>
                <w:sz w:val="24"/>
                <w:szCs w:val="24"/>
              </w:rPr>
              <w:t>Initial creation of document</w:t>
            </w:r>
          </w:p>
        </w:tc>
        <w:tc>
          <w:tcPr>
            <w:tcW w:w="2329" w:type="dxa"/>
          </w:tcPr>
          <w:p w14:paraId="054FEE0A" w14:textId="72693A7B" w:rsidR="00F5512D" w:rsidRPr="008B0966" w:rsidRDefault="006F0EC9" w:rsidP="00230CC8">
            <w:pPr>
              <w:pStyle w:val="TableText"/>
              <w:rPr>
                <w:rFonts w:ascii="Verdana" w:hAnsi="Verdana"/>
                <w:sz w:val="24"/>
                <w:szCs w:val="24"/>
              </w:rPr>
            </w:pPr>
            <w:r w:rsidRPr="008B0966">
              <w:rPr>
                <w:rFonts w:ascii="Verdana" w:hAnsi="Verdana"/>
                <w:sz w:val="24"/>
                <w:szCs w:val="24"/>
              </w:rPr>
              <w:t>Steffen Maerdian - Halfaker</w:t>
            </w:r>
          </w:p>
        </w:tc>
      </w:tr>
      <w:tr w:rsidR="000E67D1" w14:paraId="5F2C9752" w14:textId="77777777" w:rsidTr="000D1787">
        <w:tc>
          <w:tcPr>
            <w:tcW w:w="1728" w:type="dxa"/>
          </w:tcPr>
          <w:p w14:paraId="27833DF0" w14:textId="77777777" w:rsidR="000E67D1" w:rsidRPr="00FE7734" w:rsidRDefault="000E67D1" w:rsidP="00A71FC1">
            <w:pPr>
              <w:pStyle w:val="TableText"/>
              <w:rPr>
                <w:rFonts w:ascii="Verdana" w:hAnsi="Verdana"/>
                <w:sz w:val="24"/>
                <w:szCs w:val="24"/>
              </w:rPr>
            </w:pPr>
            <w:r w:rsidRPr="00FE7734">
              <w:rPr>
                <w:rFonts w:ascii="Verdana" w:hAnsi="Verdana"/>
                <w:sz w:val="24"/>
                <w:szCs w:val="24"/>
              </w:rPr>
              <w:t>2/28/18</w:t>
            </w:r>
          </w:p>
        </w:tc>
        <w:tc>
          <w:tcPr>
            <w:tcW w:w="1080" w:type="dxa"/>
          </w:tcPr>
          <w:p w14:paraId="70EBEEC9" w14:textId="5014F2D8" w:rsidR="000E67D1" w:rsidRPr="00FE7734" w:rsidRDefault="00716D21" w:rsidP="00A71FC1">
            <w:pPr>
              <w:pStyle w:val="TableText"/>
              <w:rPr>
                <w:rFonts w:ascii="Verdana" w:hAnsi="Verdana"/>
                <w:sz w:val="24"/>
                <w:szCs w:val="24"/>
              </w:rPr>
            </w:pPr>
            <w:r>
              <w:rPr>
                <w:rFonts w:ascii="Verdana" w:hAnsi="Verdana"/>
                <w:sz w:val="24"/>
                <w:szCs w:val="24"/>
              </w:rPr>
              <w:t>0.9</w:t>
            </w:r>
          </w:p>
        </w:tc>
        <w:tc>
          <w:tcPr>
            <w:tcW w:w="4392" w:type="dxa"/>
          </w:tcPr>
          <w:p w14:paraId="2634839E" w14:textId="77777777" w:rsidR="000E67D1" w:rsidRPr="00FE7734" w:rsidRDefault="000E67D1" w:rsidP="00A71FC1">
            <w:pPr>
              <w:pStyle w:val="TableText"/>
              <w:rPr>
                <w:rFonts w:ascii="Verdana" w:hAnsi="Verdana"/>
                <w:sz w:val="24"/>
                <w:szCs w:val="24"/>
              </w:rPr>
            </w:pPr>
            <w:r>
              <w:rPr>
                <w:rFonts w:ascii="Verdana" w:hAnsi="Verdana"/>
                <w:sz w:val="24"/>
                <w:szCs w:val="24"/>
              </w:rPr>
              <w:t>Finalization of draft</w:t>
            </w:r>
          </w:p>
        </w:tc>
        <w:tc>
          <w:tcPr>
            <w:tcW w:w="2329" w:type="dxa"/>
          </w:tcPr>
          <w:p w14:paraId="47A9FBC5" w14:textId="77777777" w:rsidR="000E67D1" w:rsidRDefault="000E67D1" w:rsidP="00A71FC1">
            <w:pPr>
              <w:pStyle w:val="TableText"/>
            </w:pPr>
            <w:r w:rsidRPr="00FE7734">
              <w:rPr>
                <w:rFonts w:ascii="Verdana" w:hAnsi="Verdana"/>
                <w:sz w:val="24"/>
                <w:szCs w:val="24"/>
              </w:rPr>
              <w:t>Steffen Maerdian - Halfaker</w:t>
            </w:r>
          </w:p>
        </w:tc>
      </w:tr>
      <w:tr w:rsidR="00F5512D" w14:paraId="054FEE10" w14:textId="77777777" w:rsidTr="000D1787">
        <w:tc>
          <w:tcPr>
            <w:tcW w:w="1728" w:type="dxa"/>
          </w:tcPr>
          <w:p w14:paraId="054FEE0C" w14:textId="3B1D0D59" w:rsidR="00F5512D" w:rsidRPr="00716D21" w:rsidRDefault="00716D21" w:rsidP="00230CC8">
            <w:pPr>
              <w:pStyle w:val="TableText"/>
              <w:rPr>
                <w:rFonts w:ascii="Verdana" w:hAnsi="Verdana"/>
                <w:sz w:val="24"/>
                <w:szCs w:val="24"/>
              </w:rPr>
            </w:pPr>
            <w:r>
              <w:rPr>
                <w:rFonts w:ascii="Verdana" w:hAnsi="Verdana"/>
                <w:sz w:val="24"/>
                <w:szCs w:val="24"/>
              </w:rPr>
              <w:t>3/5/18</w:t>
            </w:r>
          </w:p>
        </w:tc>
        <w:tc>
          <w:tcPr>
            <w:tcW w:w="1080" w:type="dxa"/>
          </w:tcPr>
          <w:p w14:paraId="054FEE0D" w14:textId="2C11F9C4" w:rsidR="00F5512D" w:rsidRPr="00716D21" w:rsidRDefault="00716D21" w:rsidP="00230CC8">
            <w:pPr>
              <w:pStyle w:val="TableText"/>
              <w:rPr>
                <w:rFonts w:ascii="Verdana" w:hAnsi="Verdana"/>
                <w:sz w:val="24"/>
                <w:szCs w:val="24"/>
              </w:rPr>
            </w:pPr>
            <w:r>
              <w:rPr>
                <w:rFonts w:ascii="Verdana" w:hAnsi="Verdana"/>
                <w:sz w:val="24"/>
                <w:szCs w:val="24"/>
              </w:rPr>
              <w:t>1.0</w:t>
            </w:r>
          </w:p>
        </w:tc>
        <w:tc>
          <w:tcPr>
            <w:tcW w:w="4392" w:type="dxa"/>
          </w:tcPr>
          <w:p w14:paraId="054FEE0E" w14:textId="74DAF2BE" w:rsidR="00F5512D" w:rsidRPr="00716D21" w:rsidRDefault="00716D21" w:rsidP="00230CC8">
            <w:pPr>
              <w:pStyle w:val="TableText"/>
              <w:rPr>
                <w:rFonts w:ascii="Verdana" w:hAnsi="Verdana"/>
                <w:sz w:val="24"/>
                <w:szCs w:val="24"/>
              </w:rPr>
            </w:pPr>
            <w:r w:rsidRPr="00716D21">
              <w:rPr>
                <w:rFonts w:ascii="Verdana" w:hAnsi="Verdana"/>
                <w:sz w:val="24"/>
                <w:szCs w:val="24"/>
              </w:rPr>
              <w:t>Draft review</w:t>
            </w:r>
            <w:r>
              <w:rPr>
                <w:rFonts w:ascii="Verdana" w:hAnsi="Verdana"/>
                <w:sz w:val="24"/>
                <w:szCs w:val="24"/>
              </w:rPr>
              <w:t xml:space="preserve"> and update</w:t>
            </w:r>
          </w:p>
        </w:tc>
        <w:tc>
          <w:tcPr>
            <w:tcW w:w="2329" w:type="dxa"/>
          </w:tcPr>
          <w:p w14:paraId="054FEE0F" w14:textId="01DCE965" w:rsidR="00F5512D" w:rsidRPr="00716D21" w:rsidRDefault="00716D21" w:rsidP="00230CC8">
            <w:pPr>
              <w:pStyle w:val="TableText"/>
              <w:rPr>
                <w:rFonts w:ascii="Verdana" w:hAnsi="Verdana"/>
                <w:sz w:val="24"/>
                <w:szCs w:val="24"/>
              </w:rPr>
            </w:pPr>
            <w:r w:rsidRPr="00716D21">
              <w:rPr>
                <w:rFonts w:ascii="Verdana" w:hAnsi="Verdana"/>
                <w:sz w:val="24"/>
                <w:szCs w:val="24"/>
              </w:rPr>
              <w:t>Keith Oulson – Halfaker &amp; Associates</w:t>
            </w:r>
          </w:p>
        </w:tc>
      </w:tr>
      <w:tr w:rsidR="000D1787" w14:paraId="054FEE15" w14:textId="77777777" w:rsidTr="000D1787">
        <w:tc>
          <w:tcPr>
            <w:tcW w:w="1728" w:type="dxa"/>
          </w:tcPr>
          <w:p w14:paraId="054FEE11" w14:textId="5192D3F8" w:rsidR="000D1787" w:rsidRPr="00CC24B4" w:rsidRDefault="000D1787" w:rsidP="000D1787">
            <w:pPr>
              <w:pStyle w:val="TableText"/>
              <w:rPr>
                <w:rFonts w:ascii="Verdana" w:hAnsi="Verdana"/>
                <w:sz w:val="24"/>
                <w:szCs w:val="24"/>
              </w:rPr>
            </w:pPr>
            <w:r>
              <w:rPr>
                <w:rFonts w:ascii="Verdana" w:hAnsi="Verdana"/>
                <w:sz w:val="24"/>
                <w:szCs w:val="24"/>
              </w:rPr>
              <w:t>3/19/18</w:t>
            </w:r>
          </w:p>
        </w:tc>
        <w:tc>
          <w:tcPr>
            <w:tcW w:w="1080" w:type="dxa"/>
          </w:tcPr>
          <w:p w14:paraId="054FEE12" w14:textId="2960DAA6" w:rsidR="000D1787" w:rsidRPr="00CC24B4" w:rsidRDefault="000D1787" w:rsidP="000D1787">
            <w:pPr>
              <w:pStyle w:val="TableText"/>
              <w:rPr>
                <w:rFonts w:ascii="Verdana" w:hAnsi="Verdana"/>
                <w:sz w:val="24"/>
                <w:szCs w:val="24"/>
              </w:rPr>
            </w:pPr>
            <w:r>
              <w:rPr>
                <w:rFonts w:ascii="Verdana" w:hAnsi="Verdana"/>
                <w:sz w:val="24"/>
                <w:szCs w:val="24"/>
              </w:rPr>
              <w:t>1.1</w:t>
            </w:r>
          </w:p>
        </w:tc>
        <w:tc>
          <w:tcPr>
            <w:tcW w:w="4392" w:type="dxa"/>
          </w:tcPr>
          <w:p w14:paraId="054FEE13" w14:textId="60FA4CDA" w:rsidR="000D1787" w:rsidRPr="00CC24B4" w:rsidRDefault="000D1787" w:rsidP="000D1787">
            <w:pPr>
              <w:pStyle w:val="TableText"/>
              <w:rPr>
                <w:rFonts w:ascii="Verdana" w:hAnsi="Verdana"/>
                <w:sz w:val="24"/>
                <w:szCs w:val="24"/>
              </w:rPr>
            </w:pPr>
            <w:r>
              <w:rPr>
                <w:rFonts w:ascii="Verdana" w:hAnsi="Verdana"/>
                <w:sz w:val="24"/>
                <w:szCs w:val="24"/>
              </w:rPr>
              <w:t>Incorporating review remarks from FSC and product team</w:t>
            </w:r>
          </w:p>
        </w:tc>
        <w:tc>
          <w:tcPr>
            <w:tcW w:w="2329" w:type="dxa"/>
          </w:tcPr>
          <w:p w14:paraId="054FEE14" w14:textId="2F7D1F4B" w:rsidR="000D1787" w:rsidRPr="00CC24B4" w:rsidRDefault="000D1787" w:rsidP="000D1787">
            <w:pPr>
              <w:pStyle w:val="TableText"/>
              <w:rPr>
                <w:rFonts w:ascii="Verdana" w:hAnsi="Verdana"/>
                <w:sz w:val="24"/>
                <w:szCs w:val="24"/>
              </w:rPr>
            </w:pPr>
            <w:r w:rsidRPr="00FE7734">
              <w:rPr>
                <w:rFonts w:ascii="Verdana" w:hAnsi="Verdana"/>
                <w:sz w:val="24"/>
                <w:szCs w:val="24"/>
              </w:rPr>
              <w:t>Steffen Maerdian - Halfaker</w:t>
            </w:r>
          </w:p>
        </w:tc>
      </w:tr>
      <w:tr w:rsidR="000D1787" w:rsidRPr="000D1787" w14:paraId="054FEE1A" w14:textId="77777777" w:rsidTr="000D1787">
        <w:tc>
          <w:tcPr>
            <w:tcW w:w="1728" w:type="dxa"/>
          </w:tcPr>
          <w:p w14:paraId="054FEE16" w14:textId="391818CB" w:rsidR="000D1787" w:rsidRPr="0006497C" w:rsidRDefault="000D1787" w:rsidP="000D1787">
            <w:pPr>
              <w:pStyle w:val="TableText"/>
              <w:rPr>
                <w:rFonts w:ascii="Verdana" w:hAnsi="Verdana"/>
                <w:sz w:val="24"/>
                <w:szCs w:val="24"/>
              </w:rPr>
            </w:pPr>
            <w:r w:rsidRPr="0006497C">
              <w:rPr>
                <w:rFonts w:ascii="Verdana" w:hAnsi="Verdana"/>
                <w:sz w:val="24"/>
                <w:szCs w:val="24"/>
              </w:rPr>
              <w:t>3/22/18</w:t>
            </w:r>
          </w:p>
        </w:tc>
        <w:tc>
          <w:tcPr>
            <w:tcW w:w="1080" w:type="dxa"/>
          </w:tcPr>
          <w:p w14:paraId="054FEE17" w14:textId="62373D07" w:rsidR="000D1787" w:rsidRPr="0006497C" w:rsidRDefault="000D1787" w:rsidP="000D1787">
            <w:pPr>
              <w:pStyle w:val="TableText"/>
              <w:rPr>
                <w:rFonts w:ascii="Verdana" w:hAnsi="Verdana"/>
                <w:sz w:val="24"/>
                <w:szCs w:val="24"/>
              </w:rPr>
            </w:pPr>
            <w:r w:rsidRPr="0006497C">
              <w:rPr>
                <w:rFonts w:ascii="Verdana" w:hAnsi="Verdana"/>
                <w:sz w:val="24"/>
                <w:szCs w:val="24"/>
              </w:rPr>
              <w:t>1.2</w:t>
            </w:r>
          </w:p>
        </w:tc>
        <w:tc>
          <w:tcPr>
            <w:tcW w:w="4392" w:type="dxa"/>
          </w:tcPr>
          <w:p w14:paraId="054FEE18" w14:textId="0A1AD9F4" w:rsidR="000D1787" w:rsidRPr="0006497C" w:rsidRDefault="000D1787" w:rsidP="000D1787">
            <w:pPr>
              <w:pStyle w:val="TableText"/>
              <w:rPr>
                <w:rFonts w:ascii="Verdana" w:hAnsi="Verdana"/>
                <w:sz w:val="24"/>
                <w:szCs w:val="24"/>
              </w:rPr>
            </w:pPr>
            <w:r w:rsidRPr="0006497C">
              <w:rPr>
                <w:rFonts w:ascii="Verdana" w:hAnsi="Verdana"/>
                <w:sz w:val="24"/>
                <w:szCs w:val="24"/>
              </w:rPr>
              <w:t>Finishing missing sections</w:t>
            </w:r>
          </w:p>
        </w:tc>
        <w:tc>
          <w:tcPr>
            <w:tcW w:w="2329" w:type="dxa"/>
          </w:tcPr>
          <w:p w14:paraId="054FEE19" w14:textId="6EF240AD" w:rsidR="000D1787" w:rsidRPr="0006497C" w:rsidRDefault="000D1787" w:rsidP="000D1787">
            <w:pPr>
              <w:pStyle w:val="TableText"/>
              <w:rPr>
                <w:rFonts w:ascii="Verdana" w:hAnsi="Verdana"/>
                <w:sz w:val="24"/>
                <w:szCs w:val="24"/>
              </w:rPr>
            </w:pPr>
            <w:r w:rsidRPr="000D1787">
              <w:rPr>
                <w:rFonts w:ascii="Verdana" w:hAnsi="Verdana"/>
                <w:sz w:val="24"/>
                <w:szCs w:val="24"/>
              </w:rPr>
              <w:t>Steffen Maerdian - Halfaker</w:t>
            </w:r>
          </w:p>
        </w:tc>
      </w:tr>
      <w:tr w:rsidR="000D1787" w14:paraId="054FEE20" w14:textId="77777777" w:rsidTr="000D1787">
        <w:tc>
          <w:tcPr>
            <w:tcW w:w="1728" w:type="dxa"/>
          </w:tcPr>
          <w:p w14:paraId="054FEE1B" w14:textId="23DE8DA8" w:rsidR="000D1787" w:rsidRPr="009B5BB4" w:rsidRDefault="009B5BB4" w:rsidP="000D1787">
            <w:pPr>
              <w:pStyle w:val="TableText"/>
              <w:rPr>
                <w:rFonts w:ascii="Verdana" w:hAnsi="Verdana"/>
                <w:sz w:val="24"/>
                <w:szCs w:val="24"/>
              </w:rPr>
            </w:pPr>
            <w:r>
              <w:rPr>
                <w:rFonts w:ascii="Verdana" w:hAnsi="Verdana"/>
                <w:sz w:val="24"/>
                <w:szCs w:val="24"/>
              </w:rPr>
              <w:t>3/26/18</w:t>
            </w:r>
          </w:p>
        </w:tc>
        <w:tc>
          <w:tcPr>
            <w:tcW w:w="1080" w:type="dxa"/>
          </w:tcPr>
          <w:p w14:paraId="054FEE1C" w14:textId="078B4707" w:rsidR="000D1787" w:rsidRPr="009B5BB4" w:rsidRDefault="009B5BB4" w:rsidP="000D1787">
            <w:pPr>
              <w:pStyle w:val="TableText"/>
              <w:rPr>
                <w:rFonts w:ascii="Verdana" w:hAnsi="Verdana"/>
                <w:sz w:val="24"/>
                <w:szCs w:val="24"/>
              </w:rPr>
            </w:pPr>
            <w:r>
              <w:rPr>
                <w:rFonts w:ascii="Verdana" w:hAnsi="Verdana"/>
                <w:sz w:val="24"/>
                <w:szCs w:val="24"/>
              </w:rPr>
              <w:t>2.0</w:t>
            </w:r>
          </w:p>
        </w:tc>
        <w:tc>
          <w:tcPr>
            <w:tcW w:w="4392" w:type="dxa"/>
          </w:tcPr>
          <w:p w14:paraId="054FEE1E" w14:textId="1D09C436" w:rsidR="000D1787" w:rsidRPr="009B5BB4" w:rsidRDefault="009B5BB4" w:rsidP="000D1787">
            <w:pPr>
              <w:pStyle w:val="TableText"/>
              <w:rPr>
                <w:rFonts w:ascii="Verdana" w:hAnsi="Verdana"/>
                <w:sz w:val="24"/>
                <w:szCs w:val="24"/>
              </w:rPr>
            </w:pPr>
            <w:r>
              <w:rPr>
                <w:rFonts w:ascii="Verdana" w:hAnsi="Verdana"/>
                <w:sz w:val="24"/>
                <w:szCs w:val="24"/>
              </w:rPr>
              <w:t>Final Draft Review</w:t>
            </w:r>
          </w:p>
        </w:tc>
        <w:tc>
          <w:tcPr>
            <w:tcW w:w="2329" w:type="dxa"/>
          </w:tcPr>
          <w:p w14:paraId="054FEE1F" w14:textId="1F15383E" w:rsidR="000D1787" w:rsidRPr="009B5BB4" w:rsidRDefault="009B5BB4" w:rsidP="000D1787">
            <w:pPr>
              <w:pStyle w:val="TableText"/>
              <w:rPr>
                <w:rFonts w:ascii="Verdana" w:hAnsi="Verdana"/>
                <w:sz w:val="24"/>
                <w:szCs w:val="24"/>
              </w:rPr>
            </w:pPr>
            <w:r>
              <w:rPr>
                <w:rFonts w:ascii="Verdana" w:hAnsi="Verdana"/>
                <w:sz w:val="24"/>
                <w:szCs w:val="24"/>
              </w:rPr>
              <w:t>Keith Oulson – Halfaker &amp; Associates</w:t>
            </w:r>
          </w:p>
        </w:tc>
      </w:tr>
      <w:tr w:rsidR="00D63292" w14:paraId="054FEE25" w14:textId="77777777" w:rsidTr="000D1787">
        <w:tc>
          <w:tcPr>
            <w:tcW w:w="1728" w:type="dxa"/>
          </w:tcPr>
          <w:p w14:paraId="054FEE21" w14:textId="234929A7" w:rsidR="00D63292" w:rsidRPr="00D63292" w:rsidRDefault="00D63292" w:rsidP="00D63292">
            <w:pPr>
              <w:pStyle w:val="TableText"/>
              <w:rPr>
                <w:rFonts w:ascii="Verdana" w:hAnsi="Verdana"/>
                <w:sz w:val="24"/>
                <w:szCs w:val="24"/>
                <w:rPrChange w:id="25" w:author="Keith Oulson" w:date="2018-04-13T16:24:00Z">
                  <w:rPr/>
                </w:rPrChange>
              </w:rPr>
            </w:pPr>
            <w:ins w:id="26" w:author="Keith Oulson" w:date="2018-04-13T16:22:00Z">
              <w:r w:rsidRPr="00D63292">
                <w:rPr>
                  <w:rFonts w:ascii="Verdana" w:hAnsi="Verdana"/>
                  <w:sz w:val="24"/>
                  <w:szCs w:val="24"/>
                  <w:rPrChange w:id="27" w:author="Keith Oulson" w:date="2018-04-13T16:24:00Z">
                    <w:rPr>
                      <w:sz w:val="20"/>
                    </w:rPr>
                  </w:rPrChange>
                </w:rPr>
                <w:t>04/06/2018</w:t>
              </w:r>
            </w:ins>
          </w:p>
        </w:tc>
        <w:tc>
          <w:tcPr>
            <w:tcW w:w="1080" w:type="dxa"/>
          </w:tcPr>
          <w:p w14:paraId="054FEE22" w14:textId="48CFA630" w:rsidR="00D63292" w:rsidRPr="00D63292" w:rsidRDefault="00D63292" w:rsidP="00D63292">
            <w:pPr>
              <w:pStyle w:val="TableText"/>
              <w:rPr>
                <w:rFonts w:ascii="Verdana" w:hAnsi="Verdana"/>
                <w:sz w:val="24"/>
                <w:szCs w:val="24"/>
                <w:rPrChange w:id="28" w:author="Keith Oulson" w:date="2018-04-13T16:24:00Z">
                  <w:rPr/>
                </w:rPrChange>
              </w:rPr>
            </w:pPr>
            <w:ins w:id="29" w:author="Keith Oulson" w:date="2018-04-13T16:22:00Z">
              <w:r w:rsidRPr="00D63292">
                <w:rPr>
                  <w:rFonts w:ascii="Verdana" w:hAnsi="Verdana"/>
                  <w:sz w:val="24"/>
                  <w:szCs w:val="24"/>
                  <w:rPrChange w:id="30" w:author="Keith Oulson" w:date="2018-04-13T16:24:00Z">
                    <w:rPr>
                      <w:sz w:val="20"/>
                    </w:rPr>
                  </w:rPrChange>
                </w:rPr>
                <w:t>2.5</w:t>
              </w:r>
            </w:ins>
          </w:p>
        </w:tc>
        <w:tc>
          <w:tcPr>
            <w:tcW w:w="4392" w:type="dxa"/>
          </w:tcPr>
          <w:p w14:paraId="054FEE23" w14:textId="612753F4" w:rsidR="00D63292" w:rsidRPr="00D63292" w:rsidRDefault="00D63292" w:rsidP="00D63292">
            <w:pPr>
              <w:pStyle w:val="TableText"/>
              <w:rPr>
                <w:rFonts w:ascii="Verdana" w:hAnsi="Verdana"/>
                <w:sz w:val="24"/>
                <w:szCs w:val="24"/>
                <w:rPrChange w:id="31" w:author="Keith Oulson" w:date="2018-04-13T16:24:00Z">
                  <w:rPr/>
                </w:rPrChange>
              </w:rPr>
            </w:pPr>
            <w:ins w:id="32" w:author="Keith Oulson" w:date="2018-04-13T16:22:00Z">
              <w:r w:rsidRPr="00D63292">
                <w:rPr>
                  <w:rFonts w:ascii="Verdana" w:hAnsi="Verdana"/>
                  <w:sz w:val="24"/>
                  <w:szCs w:val="24"/>
                  <w:rPrChange w:id="33" w:author="Keith Oulson" w:date="2018-04-13T16:24:00Z">
                    <w:rPr>
                      <w:sz w:val="20"/>
                    </w:rPr>
                  </w:rPrChange>
                </w:rPr>
                <w:t>Review</w:t>
              </w:r>
            </w:ins>
          </w:p>
        </w:tc>
        <w:tc>
          <w:tcPr>
            <w:tcW w:w="2329" w:type="dxa"/>
          </w:tcPr>
          <w:p w14:paraId="054FEE24" w14:textId="3CCCB3A6" w:rsidR="00D63292" w:rsidRPr="00D63292" w:rsidRDefault="00D63292" w:rsidP="00D63292">
            <w:pPr>
              <w:pStyle w:val="TableText"/>
              <w:rPr>
                <w:rFonts w:ascii="Verdana" w:hAnsi="Verdana"/>
                <w:sz w:val="24"/>
                <w:szCs w:val="24"/>
                <w:rPrChange w:id="34" w:author="Keith Oulson" w:date="2018-04-13T16:24:00Z">
                  <w:rPr/>
                </w:rPrChange>
              </w:rPr>
            </w:pPr>
            <w:ins w:id="35" w:author="Keith Oulson" w:date="2018-04-13T16:22:00Z">
              <w:r w:rsidRPr="00D63292">
                <w:rPr>
                  <w:rFonts w:ascii="Verdana" w:hAnsi="Verdana"/>
                  <w:sz w:val="24"/>
                  <w:szCs w:val="24"/>
                  <w:rPrChange w:id="36" w:author="Keith Oulson" w:date="2018-04-13T16:24:00Z">
                    <w:rPr>
                      <w:sz w:val="20"/>
                    </w:rPr>
                  </w:rPrChange>
                </w:rPr>
                <w:t>EDI BA’s</w:t>
              </w:r>
            </w:ins>
          </w:p>
        </w:tc>
      </w:tr>
      <w:tr w:rsidR="00D63292" w14:paraId="054FEE2A" w14:textId="77777777" w:rsidTr="000D1787">
        <w:tc>
          <w:tcPr>
            <w:tcW w:w="1728" w:type="dxa"/>
          </w:tcPr>
          <w:p w14:paraId="054FEE26" w14:textId="4991FB2C" w:rsidR="00D63292" w:rsidRPr="00D63292" w:rsidRDefault="00D63292" w:rsidP="00D63292">
            <w:pPr>
              <w:pStyle w:val="TableText"/>
              <w:rPr>
                <w:rFonts w:ascii="Verdana" w:hAnsi="Verdana"/>
                <w:sz w:val="24"/>
                <w:szCs w:val="24"/>
                <w:rPrChange w:id="37" w:author="Keith Oulson" w:date="2018-04-13T16:24:00Z">
                  <w:rPr/>
                </w:rPrChange>
              </w:rPr>
            </w:pPr>
            <w:ins w:id="38" w:author="Keith Oulson" w:date="2018-04-13T16:23:00Z">
              <w:r w:rsidRPr="00D63292">
                <w:rPr>
                  <w:rFonts w:ascii="Verdana" w:hAnsi="Verdana"/>
                  <w:sz w:val="24"/>
                  <w:szCs w:val="24"/>
                  <w:rPrChange w:id="39" w:author="Keith Oulson" w:date="2018-04-13T16:24:00Z">
                    <w:rPr/>
                  </w:rPrChange>
                </w:rPr>
                <w:t>04/10/2018</w:t>
              </w:r>
            </w:ins>
          </w:p>
        </w:tc>
        <w:tc>
          <w:tcPr>
            <w:tcW w:w="1080" w:type="dxa"/>
          </w:tcPr>
          <w:p w14:paraId="054FEE27" w14:textId="005D9C1B" w:rsidR="00D63292" w:rsidRPr="00D63292" w:rsidRDefault="00D63292" w:rsidP="00D63292">
            <w:pPr>
              <w:pStyle w:val="TableText"/>
              <w:rPr>
                <w:rFonts w:ascii="Verdana" w:hAnsi="Verdana"/>
                <w:sz w:val="24"/>
                <w:szCs w:val="24"/>
                <w:rPrChange w:id="40" w:author="Keith Oulson" w:date="2018-04-13T16:24:00Z">
                  <w:rPr/>
                </w:rPrChange>
              </w:rPr>
            </w:pPr>
            <w:ins w:id="41" w:author="Keith Oulson" w:date="2018-04-13T16:23:00Z">
              <w:r w:rsidRPr="00D63292">
                <w:rPr>
                  <w:rFonts w:ascii="Verdana" w:hAnsi="Verdana"/>
                  <w:sz w:val="24"/>
                  <w:szCs w:val="24"/>
                  <w:rPrChange w:id="42" w:author="Keith Oulson" w:date="2018-04-13T16:24:00Z">
                    <w:rPr/>
                  </w:rPrChange>
                </w:rPr>
                <w:t>3.0</w:t>
              </w:r>
            </w:ins>
          </w:p>
        </w:tc>
        <w:tc>
          <w:tcPr>
            <w:tcW w:w="4392" w:type="dxa"/>
          </w:tcPr>
          <w:p w14:paraId="054FEE28" w14:textId="223A7879" w:rsidR="00D63292" w:rsidRPr="00D63292" w:rsidRDefault="00D63292" w:rsidP="00D63292">
            <w:pPr>
              <w:pStyle w:val="TableText"/>
              <w:rPr>
                <w:rFonts w:ascii="Verdana" w:hAnsi="Verdana"/>
                <w:sz w:val="24"/>
                <w:szCs w:val="24"/>
                <w:rPrChange w:id="43" w:author="Keith Oulson" w:date="2018-04-13T16:24:00Z">
                  <w:rPr/>
                </w:rPrChange>
              </w:rPr>
            </w:pPr>
            <w:ins w:id="44" w:author="Keith Oulson" w:date="2018-04-13T16:23:00Z">
              <w:r w:rsidRPr="00D63292">
                <w:rPr>
                  <w:rFonts w:ascii="Verdana" w:hAnsi="Verdana"/>
                  <w:sz w:val="24"/>
                  <w:szCs w:val="24"/>
                  <w:rPrChange w:id="45" w:author="Keith Oulson" w:date="2018-04-13T16:24:00Z">
                    <w:rPr/>
                  </w:rPrChange>
                </w:rPr>
                <w:t>Review</w:t>
              </w:r>
            </w:ins>
          </w:p>
        </w:tc>
        <w:tc>
          <w:tcPr>
            <w:tcW w:w="2329" w:type="dxa"/>
          </w:tcPr>
          <w:p w14:paraId="054FEE29" w14:textId="382C8A6F" w:rsidR="00D63292" w:rsidRPr="00D63292" w:rsidRDefault="00D63292" w:rsidP="00D63292">
            <w:pPr>
              <w:pStyle w:val="TableText"/>
              <w:rPr>
                <w:rFonts w:ascii="Verdana" w:hAnsi="Verdana"/>
                <w:sz w:val="24"/>
                <w:szCs w:val="24"/>
                <w:rPrChange w:id="46" w:author="Keith Oulson" w:date="2018-04-13T16:24:00Z">
                  <w:rPr/>
                </w:rPrChange>
              </w:rPr>
            </w:pPr>
            <w:ins w:id="47" w:author="Keith Oulson" w:date="2018-04-13T16:23:00Z">
              <w:r w:rsidRPr="00D63292">
                <w:rPr>
                  <w:rFonts w:ascii="Verdana" w:hAnsi="Verdana"/>
                  <w:sz w:val="24"/>
                  <w:szCs w:val="24"/>
                  <w:rPrChange w:id="48" w:author="Keith Oulson" w:date="2018-04-13T16:24:00Z">
                    <w:rPr/>
                  </w:rPrChange>
                </w:rPr>
                <w:t>Sarah Snyder, Project Manager - GCIO</w:t>
              </w:r>
            </w:ins>
          </w:p>
        </w:tc>
      </w:tr>
      <w:tr w:rsidR="00D63292" w14:paraId="054FEE30" w14:textId="77777777" w:rsidTr="000D1787">
        <w:tc>
          <w:tcPr>
            <w:tcW w:w="1728" w:type="dxa"/>
          </w:tcPr>
          <w:p w14:paraId="054FEE2B" w14:textId="75C400FC" w:rsidR="00D63292" w:rsidRPr="00D63292" w:rsidRDefault="00D63292" w:rsidP="00D63292">
            <w:pPr>
              <w:pStyle w:val="TableText"/>
              <w:rPr>
                <w:rFonts w:ascii="Verdana" w:hAnsi="Verdana"/>
                <w:sz w:val="24"/>
                <w:szCs w:val="24"/>
                <w:rPrChange w:id="49" w:author="Keith Oulson" w:date="2018-04-13T16:24:00Z">
                  <w:rPr/>
                </w:rPrChange>
              </w:rPr>
            </w:pPr>
            <w:ins w:id="50" w:author="Keith Oulson" w:date="2018-04-13T16:23:00Z">
              <w:r w:rsidRPr="00D63292">
                <w:rPr>
                  <w:rFonts w:ascii="Verdana" w:hAnsi="Verdana"/>
                  <w:sz w:val="24"/>
                  <w:szCs w:val="24"/>
                  <w:rPrChange w:id="51" w:author="Keith Oulson" w:date="2018-04-13T16:24:00Z">
                    <w:rPr/>
                  </w:rPrChange>
                </w:rPr>
                <w:t>4/13/2018</w:t>
              </w:r>
            </w:ins>
          </w:p>
        </w:tc>
        <w:tc>
          <w:tcPr>
            <w:tcW w:w="1080" w:type="dxa"/>
          </w:tcPr>
          <w:p w14:paraId="054FEE2C" w14:textId="54BA469C" w:rsidR="00D63292" w:rsidRPr="00D63292" w:rsidRDefault="00D63292" w:rsidP="00D63292">
            <w:pPr>
              <w:pStyle w:val="TableText"/>
              <w:rPr>
                <w:rFonts w:ascii="Verdana" w:hAnsi="Verdana"/>
                <w:sz w:val="24"/>
                <w:szCs w:val="24"/>
                <w:rPrChange w:id="52" w:author="Keith Oulson" w:date="2018-04-13T16:24:00Z">
                  <w:rPr/>
                </w:rPrChange>
              </w:rPr>
            </w:pPr>
            <w:ins w:id="53" w:author="Keith Oulson" w:date="2018-04-13T16:23:00Z">
              <w:r w:rsidRPr="00D63292">
                <w:rPr>
                  <w:rFonts w:ascii="Verdana" w:hAnsi="Verdana"/>
                  <w:sz w:val="24"/>
                  <w:szCs w:val="24"/>
                  <w:rPrChange w:id="54" w:author="Keith Oulson" w:date="2018-04-13T16:24:00Z">
                    <w:rPr/>
                  </w:rPrChange>
                </w:rPr>
                <w:t>3.1</w:t>
              </w:r>
            </w:ins>
          </w:p>
        </w:tc>
        <w:tc>
          <w:tcPr>
            <w:tcW w:w="4392" w:type="dxa"/>
          </w:tcPr>
          <w:p w14:paraId="054FEE2E" w14:textId="45016E9B" w:rsidR="00D63292" w:rsidRPr="00D63292" w:rsidRDefault="00D63292" w:rsidP="00D63292">
            <w:pPr>
              <w:pStyle w:val="TableText"/>
              <w:rPr>
                <w:rFonts w:ascii="Verdana" w:hAnsi="Verdana"/>
                <w:sz w:val="24"/>
                <w:szCs w:val="24"/>
                <w:rPrChange w:id="55" w:author="Keith Oulson" w:date="2018-04-13T16:24:00Z">
                  <w:rPr/>
                </w:rPrChange>
              </w:rPr>
            </w:pPr>
            <w:ins w:id="56" w:author="Keith Oulson" w:date="2018-04-13T16:23:00Z">
              <w:r w:rsidRPr="00D63292">
                <w:rPr>
                  <w:rFonts w:ascii="Verdana" w:hAnsi="Verdana"/>
                  <w:sz w:val="24"/>
                  <w:szCs w:val="24"/>
                  <w:rPrChange w:id="57" w:author="Keith Oulson" w:date="2018-04-13T16:24:00Z">
                    <w:rPr/>
                  </w:rPrChange>
                </w:rPr>
                <w:t>Incorporating FSC review comments</w:t>
              </w:r>
            </w:ins>
          </w:p>
        </w:tc>
        <w:tc>
          <w:tcPr>
            <w:tcW w:w="2329" w:type="dxa"/>
          </w:tcPr>
          <w:p w14:paraId="054FEE2F" w14:textId="775E0979" w:rsidR="00D63292" w:rsidRPr="00D63292" w:rsidRDefault="00D63292" w:rsidP="00D63292">
            <w:pPr>
              <w:pStyle w:val="TableText"/>
              <w:rPr>
                <w:rFonts w:ascii="Verdana" w:hAnsi="Verdana"/>
                <w:sz w:val="24"/>
                <w:szCs w:val="24"/>
                <w:rPrChange w:id="58" w:author="Keith Oulson" w:date="2018-04-13T16:24:00Z">
                  <w:rPr/>
                </w:rPrChange>
              </w:rPr>
            </w:pPr>
            <w:ins w:id="59" w:author="Keith Oulson" w:date="2018-04-13T16:23:00Z">
              <w:r w:rsidRPr="00D63292">
                <w:rPr>
                  <w:rFonts w:ascii="Verdana" w:hAnsi="Verdana"/>
                  <w:sz w:val="24"/>
                  <w:szCs w:val="24"/>
                  <w:rPrChange w:id="60" w:author="Keith Oulson" w:date="2018-04-13T16:24:00Z">
                    <w:rPr/>
                  </w:rPrChange>
                </w:rPr>
                <w:t>Keith Oulson – Halfaker &amp; Assoc.</w:t>
              </w:r>
            </w:ins>
          </w:p>
        </w:tc>
      </w:tr>
      <w:tr w:rsidR="00C2621E" w:rsidRPr="00C2621E" w14:paraId="054FEE36" w14:textId="77777777" w:rsidTr="000D1787">
        <w:tc>
          <w:tcPr>
            <w:tcW w:w="1728" w:type="dxa"/>
          </w:tcPr>
          <w:p w14:paraId="054FEE31" w14:textId="45DE6CB0" w:rsidR="00C2621E" w:rsidRPr="00C2621E" w:rsidRDefault="00C2621E" w:rsidP="00C2621E">
            <w:pPr>
              <w:pStyle w:val="TableText"/>
              <w:rPr>
                <w:rFonts w:ascii="Verdana" w:hAnsi="Verdana"/>
                <w:sz w:val="24"/>
                <w:szCs w:val="24"/>
                <w:rPrChange w:id="61" w:author="Steffen Maerdian" w:date="2018-04-18T17:40:00Z">
                  <w:rPr/>
                </w:rPrChange>
              </w:rPr>
            </w:pPr>
            <w:ins w:id="62" w:author="Steffen Maerdian" w:date="2018-04-18T17:39:00Z">
              <w:r w:rsidRPr="00C2621E">
                <w:rPr>
                  <w:rFonts w:ascii="Verdana" w:hAnsi="Verdana"/>
                  <w:sz w:val="24"/>
                  <w:szCs w:val="24"/>
                  <w:rPrChange w:id="63" w:author="Steffen Maerdian" w:date="2018-04-18T17:40:00Z">
                    <w:rPr/>
                  </w:rPrChange>
                </w:rPr>
                <w:t>4/18/2018</w:t>
              </w:r>
            </w:ins>
          </w:p>
        </w:tc>
        <w:tc>
          <w:tcPr>
            <w:tcW w:w="1080" w:type="dxa"/>
          </w:tcPr>
          <w:p w14:paraId="054FEE32" w14:textId="418ED194" w:rsidR="00C2621E" w:rsidRPr="00C2621E" w:rsidRDefault="00C2621E" w:rsidP="00C2621E">
            <w:pPr>
              <w:pStyle w:val="TableText"/>
              <w:rPr>
                <w:rFonts w:ascii="Verdana" w:hAnsi="Verdana"/>
                <w:sz w:val="24"/>
                <w:szCs w:val="24"/>
                <w:rPrChange w:id="64" w:author="Steffen Maerdian" w:date="2018-04-18T17:40:00Z">
                  <w:rPr/>
                </w:rPrChange>
              </w:rPr>
            </w:pPr>
            <w:ins w:id="65" w:author="Steffen Maerdian" w:date="2018-04-18T17:39:00Z">
              <w:r w:rsidRPr="00C2621E">
                <w:rPr>
                  <w:rFonts w:ascii="Verdana" w:hAnsi="Verdana"/>
                  <w:sz w:val="24"/>
                  <w:szCs w:val="24"/>
                  <w:rPrChange w:id="66" w:author="Steffen Maerdian" w:date="2018-04-18T17:40:00Z">
                    <w:rPr/>
                  </w:rPrChange>
                </w:rPr>
                <w:t>3.2</w:t>
              </w:r>
            </w:ins>
          </w:p>
        </w:tc>
        <w:tc>
          <w:tcPr>
            <w:tcW w:w="4392" w:type="dxa"/>
          </w:tcPr>
          <w:p w14:paraId="054FEE34" w14:textId="6A049340" w:rsidR="00C2621E" w:rsidRPr="00C2621E" w:rsidRDefault="00C2621E" w:rsidP="00C2621E">
            <w:pPr>
              <w:pStyle w:val="TableText"/>
              <w:rPr>
                <w:rFonts w:ascii="Verdana" w:hAnsi="Verdana"/>
                <w:sz w:val="24"/>
                <w:szCs w:val="24"/>
                <w:rPrChange w:id="67" w:author="Steffen Maerdian" w:date="2018-04-18T17:40:00Z">
                  <w:rPr/>
                </w:rPrChange>
              </w:rPr>
            </w:pPr>
            <w:ins w:id="68" w:author="Steffen Maerdian" w:date="2018-04-18T17:39:00Z">
              <w:r w:rsidRPr="00C2621E">
                <w:rPr>
                  <w:rFonts w:ascii="Verdana" w:hAnsi="Verdana"/>
                  <w:sz w:val="24"/>
                  <w:szCs w:val="24"/>
                  <w:rPrChange w:id="69" w:author="Steffen Maerdian" w:date="2018-04-18T17:40:00Z">
                    <w:rPr/>
                  </w:rPrChange>
                </w:rPr>
                <w:t>Adding elaborated testing sections from ICD call</w:t>
              </w:r>
            </w:ins>
          </w:p>
        </w:tc>
        <w:tc>
          <w:tcPr>
            <w:tcW w:w="2329" w:type="dxa"/>
          </w:tcPr>
          <w:p w14:paraId="054FEE35" w14:textId="4ECA6BDF" w:rsidR="00C2621E" w:rsidRPr="00C2621E" w:rsidRDefault="00C2621E" w:rsidP="00C2621E">
            <w:pPr>
              <w:pStyle w:val="TableText"/>
              <w:rPr>
                <w:rFonts w:ascii="Verdana" w:hAnsi="Verdana"/>
                <w:sz w:val="24"/>
                <w:szCs w:val="24"/>
                <w:rPrChange w:id="70" w:author="Steffen Maerdian" w:date="2018-04-18T17:40:00Z">
                  <w:rPr/>
                </w:rPrChange>
              </w:rPr>
            </w:pPr>
            <w:ins w:id="71" w:author="Steffen Maerdian" w:date="2018-04-18T17:40:00Z">
              <w:r w:rsidRPr="00C2621E">
                <w:rPr>
                  <w:rFonts w:ascii="Verdana" w:hAnsi="Verdana"/>
                  <w:sz w:val="24"/>
                  <w:szCs w:val="24"/>
                </w:rPr>
                <w:t>Steffen Maerdian - Halfaker</w:t>
              </w:r>
            </w:ins>
          </w:p>
        </w:tc>
      </w:tr>
      <w:tr w:rsidR="00F96086" w:rsidRPr="00F96086" w14:paraId="054FEE3D" w14:textId="77777777" w:rsidTr="000D1787">
        <w:tc>
          <w:tcPr>
            <w:tcW w:w="1728" w:type="dxa"/>
          </w:tcPr>
          <w:p w14:paraId="054FEE37" w14:textId="6EDE07D8" w:rsidR="00F96086" w:rsidRPr="00F96086" w:rsidRDefault="00F96086" w:rsidP="00F96086">
            <w:pPr>
              <w:pStyle w:val="TableText"/>
              <w:rPr>
                <w:rFonts w:ascii="Verdana" w:hAnsi="Verdana"/>
                <w:sz w:val="24"/>
                <w:szCs w:val="24"/>
                <w:rPrChange w:id="72" w:author="Steffen Maerdian" w:date="2018-04-19T10:48:00Z">
                  <w:rPr/>
                </w:rPrChange>
              </w:rPr>
            </w:pPr>
            <w:ins w:id="73" w:author="Steffen Maerdian" w:date="2018-04-19T10:48:00Z">
              <w:r w:rsidRPr="00F96086">
                <w:rPr>
                  <w:rFonts w:ascii="Verdana" w:hAnsi="Verdana"/>
                  <w:sz w:val="24"/>
                  <w:szCs w:val="24"/>
                  <w:rPrChange w:id="74" w:author="Steffen Maerdian" w:date="2018-04-19T10:48:00Z">
                    <w:rPr/>
                  </w:rPrChange>
                </w:rPr>
                <w:t>4/19/</w:t>
              </w:r>
              <w:r w:rsidR="00A867F4">
                <w:rPr>
                  <w:rFonts w:ascii="Verdana" w:hAnsi="Verdana"/>
                  <w:sz w:val="24"/>
                  <w:szCs w:val="24"/>
                </w:rPr>
                <w:t>20</w:t>
              </w:r>
              <w:r w:rsidRPr="00F96086">
                <w:rPr>
                  <w:rFonts w:ascii="Verdana" w:hAnsi="Verdana"/>
                  <w:sz w:val="24"/>
                  <w:szCs w:val="24"/>
                  <w:rPrChange w:id="75" w:author="Steffen Maerdian" w:date="2018-04-19T10:48:00Z">
                    <w:rPr/>
                  </w:rPrChange>
                </w:rPr>
                <w:t>18</w:t>
              </w:r>
            </w:ins>
          </w:p>
        </w:tc>
        <w:tc>
          <w:tcPr>
            <w:tcW w:w="1080" w:type="dxa"/>
          </w:tcPr>
          <w:p w14:paraId="054FEE38" w14:textId="79D6F53E" w:rsidR="00F96086" w:rsidRPr="00F96086" w:rsidRDefault="00F96086" w:rsidP="00F96086">
            <w:pPr>
              <w:pStyle w:val="TableText"/>
              <w:rPr>
                <w:rFonts w:ascii="Verdana" w:hAnsi="Verdana"/>
                <w:sz w:val="24"/>
                <w:szCs w:val="24"/>
                <w:rPrChange w:id="76" w:author="Steffen Maerdian" w:date="2018-04-19T10:48:00Z">
                  <w:rPr/>
                </w:rPrChange>
              </w:rPr>
            </w:pPr>
            <w:ins w:id="77" w:author="Steffen Maerdian" w:date="2018-04-19T10:48:00Z">
              <w:r w:rsidRPr="00F96086">
                <w:rPr>
                  <w:rFonts w:ascii="Verdana" w:hAnsi="Verdana"/>
                  <w:sz w:val="24"/>
                  <w:szCs w:val="24"/>
                  <w:rPrChange w:id="78" w:author="Steffen Maerdian" w:date="2018-04-19T10:48:00Z">
                    <w:rPr/>
                  </w:rPrChange>
                </w:rPr>
                <w:t>3.3</w:t>
              </w:r>
            </w:ins>
          </w:p>
        </w:tc>
        <w:tc>
          <w:tcPr>
            <w:tcW w:w="4392" w:type="dxa"/>
          </w:tcPr>
          <w:p w14:paraId="054FEE39" w14:textId="594F940D" w:rsidR="00F96086" w:rsidRPr="00F96086" w:rsidRDefault="00F96086" w:rsidP="00F96086">
            <w:pPr>
              <w:pStyle w:val="TableText"/>
              <w:rPr>
                <w:rFonts w:ascii="Verdana" w:hAnsi="Verdana"/>
                <w:sz w:val="24"/>
                <w:szCs w:val="24"/>
                <w:rPrChange w:id="79" w:author="Steffen Maerdian" w:date="2018-04-19T10:48:00Z">
                  <w:rPr/>
                </w:rPrChange>
              </w:rPr>
            </w:pPr>
            <w:ins w:id="80" w:author="Steffen Maerdian" w:date="2018-04-19T10:48:00Z">
              <w:r w:rsidRPr="00F96086">
                <w:rPr>
                  <w:rFonts w:ascii="Verdana" w:hAnsi="Verdana"/>
                  <w:sz w:val="24"/>
                  <w:szCs w:val="24"/>
                  <w:rPrChange w:id="81" w:author="Steffen Maerdian" w:date="2018-04-19T10:48:00Z">
                    <w:rPr/>
                  </w:rPrChange>
                </w:rPr>
                <w:t>Adding latest mapping sheet</w:t>
              </w:r>
            </w:ins>
          </w:p>
        </w:tc>
        <w:tc>
          <w:tcPr>
            <w:tcW w:w="2329" w:type="dxa"/>
          </w:tcPr>
          <w:p w14:paraId="054FEE3C" w14:textId="5EA04EF6" w:rsidR="00F96086" w:rsidRPr="00F96086" w:rsidRDefault="00F96086" w:rsidP="00F96086">
            <w:pPr>
              <w:pStyle w:val="TableText"/>
              <w:rPr>
                <w:rFonts w:ascii="Verdana" w:hAnsi="Verdana"/>
                <w:sz w:val="24"/>
                <w:szCs w:val="24"/>
                <w:rPrChange w:id="82" w:author="Steffen Maerdian" w:date="2018-04-19T10:48:00Z">
                  <w:rPr/>
                </w:rPrChange>
              </w:rPr>
            </w:pPr>
            <w:ins w:id="83" w:author="Steffen Maerdian" w:date="2018-04-19T10:48:00Z">
              <w:r w:rsidRPr="00F96086">
                <w:rPr>
                  <w:rFonts w:ascii="Verdana" w:hAnsi="Verdana"/>
                  <w:sz w:val="24"/>
                  <w:szCs w:val="24"/>
                </w:rPr>
                <w:t>Steffen Maerdian - Halfaker</w:t>
              </w:r>
            </w:ins>
          </w:p>
        </w:tc>
      </w:tr>
      <w:tr w:rsidR="000525B5" w14:paraId="054FEE44" w14:textId="77777777" w:rsidTr="000D1787">
        <w:tc>
          <w:tcPr>
            <w:tcW w:w="1728" w:type="dxa"/>
          </w:tcPr>
          <w:p w14:paraId="054FEE3E" w14:textId="212B1230" w:rsidR="000525B5" w:rsidRDefault="000525B5" w:rsidP="000525B5">
            <w:pPr>
              <w:pStyle w:val="TableText"/>
            </w:pPr>
            <w:ins w:id="84" w:author="Keith Oulson" w:date="2018-04-25T13:04:00Z">
              <w:r>
                <w:rPr>
                  <w:rFonts w:ascii="Verdana" w:hAnsi="Verdana"/>
                  <w:sz w:val="24"/>
                  <w:szCs w:val="24"/>
                </w:rPr>
                <w:t>04/25/2018</w:t>
              </w:r>
            </w:ins>
          </w:p>
        </w:tc>
        <w:tc>
          <w:tcPr>
            <w:tcW w:w="1080" w:type="dxa"/>
          </w:tcPr>
          <w:p w14:paraId="054FEE3F" w14:textId="0C6591FC" w:rsidR="000525B5" w:rsidRDefault="000525B5" w:rsidP="000525B5">
            <w:pPr>
              <w:pStyle w:val="TableText"/>
            </w:pPr>
            <w:ins w:id="85" w:author="Keith Oulson" w:date="2018-04-25T13:04:00Z">
              <w:r>
                <w:rPr>
                  <w:rFonts w:ascii="Verdana" w:hAnsi="Verdana"/>
                  <w:sz w:val="24"/>
                  <w:szCs w:val="24"/>
                </w:rPr>
                <w:t>3.31</w:t>
              </w:r>
            </w:ins>
          </w:p>
        </w:tc>
        <w:tc>
          <w:tcPr>
            <w:tcW w:w="4392" w:type="dxa"/>
          </w:tcPr>
          <w:p w14:paraId="054FEE40" w14:textId="2F9E1C28" w:rsidR="000525B5" w:rsidRDefault="000525B5" w:rsidP="000525B5">
            <w:pPr>
              <w:pStyle w:val="TableText"/>
            </w:pPr>
            <w:ins w:id="86" w:author="Keith Oulson" w:date="2018-04-25T13:04:00Z">
              <w:r>
                <w:rPr>
                  <w:rFonts w:ascii="Verdana" w:hAnsi="Verdana"/>
                  <w:sz w:val="24"/>
                  <w:szCs w:val="24"/>
                </w:rPr>
                <w:t>Corrected signature page according to Frank Annecchini</w:t>
              </w:r>
            </w:ins>
          </w:p>
        </w:tc>
        <w:tc>
          <w:tcPr>
            <w:tcW w:w="2329" w:type="dxa"/>
          </w:tcPr>
          <w:p w14:paraId="054FEE43" w14:textId="5FAAF96E" w:rsidR="000525B5" w:rsidRDefault="000525B5" w:rsidP="000525B5">
            <w:pPr>
              <w:pStyle w:val="TableText"/>
            </w:pPr>
            <w:ins w:id="87" w:author="Keith Oulson" w:date="2018-04-25T13:04:00Z">
              <w:r>
                <w:rPr>
                  <w:rFonts w:ascii="Verdana" w:hAnsi="Verdana"/>
                  <w:sz w:val="24"/>
                  <w:szCs w:val="24"/>
                </w:rPr>
                <w:t>Keith Oulson – Halfaker &amp; Associates</w:t>
              </w:r>
            </w:ins>
          </w:p>
        </w:tc>
      </w:tr>
      <w:tr w:rsidR="00070945" w:rsidRPr="00F96086" w14:paraId="7594FBFA" w14:textId="77777777" w:rsidTr="0092204E">
        <w:trPr>
          <w:ins w:id="88" w:author="Steffen Maerdian" w:date="2018-05-11T07:46:00Z"/>
        </w:trPr>
        <w:tc>
          <w:tcPr>
            <w:tcW w:w="1728" w:type="dxa"/>
          </w:tcPr>
          <w:p w14:paraId="70B56980" w14:textId="6AFE7E5C" w:rsidR="00070945" w:rsidRPr="0092204E" w:rsidRDefault="00070945" w:rsidP="0092204E">
            <w:pPr>
              <w:pStyle w:val="TableText"/>
              <w:rPr>
                <w:ins w:id="89" w:author="Steffen Maerdian" w:date="2018-05-11T07:46:00Z"/>
                <w:rFonts w:ascii="Verdana" w:hAnsi="Verdana"/>
                <w:sz w:val="24"/>
                <w:szCs w:val="24"/>
              </w:rPr>
            </w:pPr>
            <w:ins w:id="90" w:author="Steffen Maerdian" w:date="2018-05-11T07:46:00Z">
              <w:r>
                <w:rPr>
                  <w:rFonts w:ascii="Verdana" w:hAnsi="Verdana"/>
                  <w:sz w:val="24"/>
                  <w:szCs w:val="24"/>
                </w:rPr>
                <w:t>5</w:t>
              </w:r>
              <w:r w:rsidRPr="0092204E">
                <w:rPr>
                  <w:rFonts w:ascii="Verdana" w:hAnsi="Verdana"/>
                  <w:sz w:val="24"/>
                  <w:szCs w:val="24"/>
                </w:rPr>
                <w:t>/</w:t>
              </w:r>
              <w:r>
                <w:rPr>
                  <w:rFonts w:ascii="Verdana" w:hAnsi="Verdana"/>
                  <w:sz w:val="24"/>
                  <w:szCs w:val="24"/>
                </w:rPr>
                <w:t>11</w:t>
              </w:r>
              <w:r w:rsidRPr="0092204E">
                <w:rPr>
                  <w:rFonts w:ascii="Verdana" w:hAnsi="Verdana"/>
                  <w:sz w:val="24"/>
                  <w:szCs w:val="24"/>
                </w:rPr>
                <w:t>/</w:t>
              </w:r>
              <w:r>
                <w:rPr>
                  <w:rFonts w:ascii="Verdana" w:hAnsi="Verdana"/>
                  <w:sz w:val="24"/>
                  <w:szCs w:val="24"/>
                </w:rPr>
                <w:t>20</w:t>
              </w:r>
              <w:r w:rsidRPr="0092204E">
                <w:rPr>
                  <w:rFonts w:ascii="Verdana" w:hAnsi="Verdana"/>
                  <w:sz w:val="24"/>
                  <w:szCs w:val="24"/>
                </w:rPr>
                <w:t>18</w:t>
              </w:r>
            </w:ins>
          </w:p>
        </w:tc>
        <w:tc>
          <w:tcPr>
            <w:tcW w:w="1080" w:type="dxa"/>
          </w:tcPr>
          <w:p w14:paraId="7A9D58DE" w14:textId="7539A119" w:rsidR="00070945" w:rsidRPr="0092204E" w:rsidRDefault="00070945" w:rsidP="0092204E">
            <w:pPr>
              <w:pStyle w:val="TableText"/>
              <w:rPr>
                <w:ins w:id="91" w:author="Steffen Maerdian" w:date="2018-05-11T07:46:00Z"/>
                <w:rFonts w:ascii="Verdana" w:hAnsi="Verdana"/>
                <w:sz w:val="24"/>
                <w:szCs w:val="24"/>
              </w:rPr>
            </w:pPr>
            <w:ins w:id="92" w:author="Steffen Maerdian" w:date="2018-05-11T07:46:00Z">
              <w:r w:rsidRPr="0092204E">
                <w:rPr>
                  <w:rFonts w:ascii="Verdana" w:hAnsi="Verdana"/>
                  <w:sz w:val="24"/>
                  <w:szCs w:val="24"/>
                </w:rPr>
                <w:t>3.</w:t>
              </w:r>
              <w:r>
                <w:rPr>
                  <w:rFonts w:ascii="Verdana" w:hAnsi="Verdana"/>
                  <w:sz w:val="24"/>
                  <w:szCs w:val="24"/>
                </w:rPr>
                <w:t>4</w:t>
              </w:r>
            </w:ins>
          </w:p>
        </w:tc>
        <w:tc>
          <w:tcPr>
            <w:tcW w:w="4392" w:type="dxa"/>
          </w:tcPr>
          <w:p w14:paraId="01674925" w14:textId="0EB25EE6" w:rsidR="00070945" w:rsidRPr="0092204E" w:rsidRDefault="00070945" w:rsidP="0092204E">
            <w:pPr>
              <w:pStyle w:val="TableText"/>
              <w:rPr>
                <w:ins w:id="93" w:author="Steffen Maerdian" w:date="2018-05-11T07:46:00Z"/>
                <w:rFonts w:ascii="Verdana" w:hAnsi="Verdana"/>
                <w:sz w:val="24"/>
                <w:szCs w:val="24"/>
              </w:rPr>
            </w:pPr>
            <w:ins w:id="94" w:author="Steffen Maerdian" w:date="2018-05-11T07:46:00Z">
              <w:r w:rsidRPr="0092204E">
                <w:rPr>
                  <w:rFonts w:ascii="Verdana" w:hAnsi="Verdana"/>
                  <w:sz w:val="24"/>
                  <w:szCs w:val="24"/>
                </w:rPr>
                <w:t xml:space="preserve">Adding </w:t>
              </w:r>
              <w:r>
                <w:rPr>
                  <w:rFonts w:ascii="Verdana" w:hAnsi="Verdana"/>
                  <w:sz w:val="24"/>
                  <w:szCs w:val="24"/>
                </w:rPr>
                <w:t>corrected JSON files</w:t>
              </w:r>
            </w:ins>
          </w:p>
        </w:tc>
        <w:tc>
          <w:tcPr>
            <w:tcW w:w="2329" w:type="dxa"/>
          </w:tcPr>
          <w:p w14:paraId="726DB3BB" w14:textId="77777777" w:rsidR="00070945" w:rsidRPr="0092204E" w:rsidRDefault="00070945" w:rsidP="0092204E">
            <w:pPr>
              <w:pStyle w:val="TableText"/>
              <w:rPr>
                <w:ins w:id="95" w:author="Steffen Maerdian" w:date="2018-05-11T07:46:00Z"/>
                <w:rFonts w:ascii="Verdana" w:hAnsi="Verdana"/>
                <w:sz w:val="24"/>
                <w:szCs w:val="24"/>
              </w:rPr>
            </w:pPr>
            <w:ins w:id="96" w:author="Steffen Maerdian" w:date="2018-05-11T07:46:00Z">
              <w:r w:rsidRPr="00F96086">
                <w:rPr>
                  <w:rFonts w:ascii="Verdana" w:hAnsi="Verdana"/>
                  <w:sz w:val="24"/>
                  <w:szCs w:val="24"/>
                </w:rPr>
                <w:t>Steffen Maerdian - Halfaker</w:t>
              </w:r>
            </w:ins>
          </w:p>
        </w:tc>
      </w:tr>
      <w:tr w:rsidR="00F96086" w14:paraId="054FEE4A" w14:textId="77777777" w:rsidTr="000D1787">
        <w:tc>
          <w:tcPr>
            <w:tcW w:w="1728" w:type="dxa"/>
          </w:tcPr>
          <w:p w14:paraId="054FEE45" w14:textId="7A943FDE" w:rsidR="00F96086" w:rsidRDefault="00F96086" w:rsidP="00F96086">
            <w:pPr>
              <w:pStyle w:val="TableText"/>
            </w:pPr>
          </w:p>
        </w:tc>
        <w:tc>
          <w:tcPr>
            <w:tcW w:w="1080" w:type="dxa"/>
          </w:tcPr>
          <w:p w14:paraId="054FEE46" w14:textId="1BBE9CDB" w:rsidR="00F96086" w:rsidRDefault="00F96086" w:rsidP="00F96086">
            <w:pPr>
              <w:pStyle w:val="TableText"/>
            </w:pPr>
          </w:p>
        </w:tc>
        <w:tc>
          <w:tcPr>
            <w:tcW w:w="4392" w:type="dxa"/>
          </w:tcPr>
          <w:p w14:paraId="054FEE47" w14:textId="29682776" w:rsidR="00F96086" w:rsidRDefault="00F96086" w:rsidP="00F96086">
            <w:pPr>
              <w:pStyle w:val="TableText"/>
            </w:pPr>
          </w:p>
        </w:tc>
        <w:tc>
          <w:tcPr>
            <w:tcW w:w="2329" w:type="dxa"/>
          </w:tcPr>
          <w:p w14:paraId="054FEE49" w14:textId="69061533" w:rsidR="00F96086" w:rsidRDefault="00F96086" w:rsidP="00F96086">
            <w:pPr>
              <w:pStyle w:val="TableText"/>
            </w:pPr>
          </w:p>
        </w:tc>
      </w:tr>
      <w:tr w:rsidR="00F96086" w14:paraId="054FEE52" w14:textId="77777777" w:rsidTr="000D1787">
        <w:tc>
          <w:tcPr>
            <w:tcW w:w="1728" w:type="dxa"/>
          </w:tcPr>
          <w:p w14:paraId="054FEE4B" w14:textId="7111891B" w:rsidR="00F96086" w:rsidRDefault="00F96086" w:rsidP="00F96086">
            <w:pPr>
              <w:pStyle w:val="TableText"/>
            </w:pPr>
          </w:p>
        </w:tc>
        <w:tc>
          <w:tcPr>
            <w:tcW w:w="1080" w:type="dxa"/>
          </w:tcPr>
          <w:p w14:paraId="054FEE4C" w14:textId="64D240EC" w:rsidR="00F96086" w:rsidRDefault="00F96086" w:rsidP="00F96086">
            <w:pPr>
              <w:pStyle w:val="TableText"/>
            </w:pPr>
          </w:p>
        </w:tc>
        <w:tc>
          <w:tcPr>
            <w:tcW w:w="4392" w:type="dxa"/>
          </w:tcPr>
          <w:p w14:paraId="054FEE4E" w14:textId="098F984C" w:rsidR="00F96086" w:rsidRDefault="00F96086" w:rsidP="00F96086">
            <w:pPr>
              <w:pStyle w:val="TableText"/>
            </w:pPr>
          </w:p>
        </w:tc>
        <w:tc>
          <w:tcPr>
            <w:tcW w:w="2329" w:type="dxa"/>
          </w:tcPr>
          <w:p w14:paraId="054FEE51" w14:textId="24631E56" w:rsidR="00F96086" w:rsidRDefault="00F96086" w:rsidP="00F96086">
            <w:pPr>
              <w:pStyle w:val="TableText"/>
            </w:pPr>
          </w:p>
        </w:tc>
      </w:tr>
      <w:tr w:rsidR="00F96086" w14:paraId="054FEE57" w14:textId="77777777" w:rsidTr="000D1787">
        <w:tc>
          <w:tcPr>
            <w:tcW w:w="1728" w:type="dxa"/>
          </w:tcPr>
          <w:p w14:paraId="054FEE53" w14:textId="0997EF0F" w:rsidR="00F96086" w:rsidRDefault="00F96086" w:rsidP="00F96086">
            <w:pPr>
              <w:pStyle w:val="TableText"/>
            </w:pPr>
          </w:p>
        </w:tc>
        <w:tc>
          <w:tcPr>
            <w:tcW w:w="1080" w:type="dxa"/>
          </w:tcPr>
          <w:p w14:paraId="054FEE54" w14:textId="26D9B8EC" w:rsidR="00F96086" w:rsidRDefault="00F96086" w:rsidP="00F96086">
            <w:pPr>
              <w:pStyle w:val="TableText"/>
            </w:pPr>
          </w:p>
        </w:tc>
        <w:tc>
          <w:tcPr>
            <w:tcW w:w="4392" w:type="dxa"/>
          </w:tcPr>
          <w:p w14:paraId="054FEE55" w14:textId="63DCC0B5" w:rsidR="00F96086" w:rsidRDefault="00F96086" w:rsidP="00F96086">
            <w:pPr>
              <w:pStyle w:val="TableText"/>
            </w:pPr>
          </w:p>
        </w:tc>
        <w:tc>
          <w:tcPr>
            <w:tcW w:w="2329" w:type="dxa"/>
          </w:tcPr>
          <w:p w14:paraId="054FEE56" w14:textId="48C5B5D0" w:rsidR="00F96086" w:rsidRDefault="00F96086" w:rsidP="00F96086">
            <w:pPr>
              <w:pStyle w:val="TableText"/>
            </w:pPr>
          </w:p>
        </w:tc>
      </w:tr>
      <w:tr w:rsidR="00F96086" w14:paraId="75624D74" w14:textId="77777777" w:rsidTr="000D1787">
        <w:tc>
          <w:tcPr>
            <w:tcW w:w="1728" w:type="dxa"/>
          </w:tcPr>
          <w:p w14:paraId="78CE8D2E" w14:textId="6AF00C90" w:rsidR="00F96086" w:rsidRDefault="00F96086" w:rsidP="00F96086">
            <w:pPr>
              <w:pStyle w:val="TableText"/>
            </w:pPr>
          </w:p>
        </w:tc>
        <w:tc>
          <w:tcPr>
            <w:tcW w:w="1080" w:type="dxa"/>
          </w:tcPr>
          <w:p w14:paraId="270B12FA" w14:textId="75196978" w:rsidR="00F96086" w:rsidRDefault="00F96086" w:rsidP="00F96086">
            <w:pPr>
              <w:pStyle w:val="TableText"/>
            </w:pPr>
          </w:p>
        </w:tc>
        <w:tc>
          <w:tcPr>
            <w:tcW w:w="4392" w:type="dxa"/>
          </w:tcPr>
          <w:p w14:paraId="6EE3BEA2" w14:textId="2C05C9BF" w:rsidR="00F96086" w:rsidRDefault="00F96086" w:rsidP="00F96086">
            <w:pPr>
              <w:pStyle w:val="TableText"/>
            </w:pPr>
          </w:p>
        </w:tc>
        <w:tc>
          <w:tcPr>
            <w:tcW w:w="2329" w:type="dxa"/>
          </w:tcPr>
          <w:p w14:paraId="3215476F" w14:textId="24BAC434" w:rsidR="00F96086" w:rsidRDefault="00F96086" w:rsidP="00F96086">
            <w:pPr>
              <w:pStyle w:val="TableText"/>
            </w:pPr>
          </w:p>
        </w:tc>
      </w:tr>
      <w:tr w:rsidR="00F96086" w14:paraId="4DCF4723" w14:textId="77777777" w:rsidTr="000D1787">
        <w:tc>
          <w:tcPr>
            <w:tcW w:w="1728" w:type="dxa"/>
          </w:tcPr>
          <w:p w14:paraId="5CCC1AB6" w14:textId="1F00BDB6" w:rsidR="00F96086" w:rsidRDefault="00F96086" w:rsidP="00F96086">
            <w:pPr>
              <w:pStyle w:val="TableText"/>
            </w:pPr>
          </w:p>
        </w:tc>
        <w:tc>
          <w:tcPr>
            <w:tcW w:w="1080" w:type="dxa"/>
          </w:tcPr>
          <w:p w14:paraId="1D299B79" w14:textId="126DF29A" w:rsidR="00F96086" w:rsidRDefault="00F96086" w:rsidP="00F96086">
            <w:pPr>
              <w:pStyle w:val="TableText"/>
            </w:pPr>
          </w:p>
        </w:tc>
        <w:tc>
          <w:tcPr>
            <w:tcW w:w="4392" w:type="dxa"/>
          </w:tcPr>
          <w:p w14:paraId="603E4540" w14:textId="3A881A83" w:rsidR="00F96086" w:rsidRDefault="00F96086" w:rsidP="00F96086">
            <w:pPr>
              <w:pStyle w:val="TableText"/>
            </w:pPr>
          </w:p>
        </w:tc>
        <w:tc>
          <w:tcPr>
            <w:tcW w:w="2329" w:type="dxa"/>
          </w:tcPr>
          <w:p w14:paraId="4FF38F5A" w14:textId="161EE6C7" w:rsidR="00F96086" w:rsidRPr="00CC5008" w:rsidRDefault="00F96086" w:rsidP="00F96086">
            <w:pPr>
              <w:pStyle w:val="TableText"/>
            </w:pPr>
          </w:p>
        </w:tc>
      </w:tr>
      <w:tr w:rsidR="00F96086" w14:paraId="11ECACFA" w14:textId="77777777" w:rsidTr="000D1787">
        <w:tc>
          <w:tcPr>
            <w:tcW w:w="1728" w:type="dxa"/>
          </w:tcPr>
          <w:p w14:paraId="73B87C2C" w14:textId="79D47441" w:rsidR="00F96086" w:rsidRDefault="00F96086" w:rsidP="00F96086">
            <w:pPr>
              <w:pStyle w:val="TableText"/>
            </w:pPr>
          </w:p>
        </w:tc>
        <w:tc>
          <w:tcPr>
            <w:tcW w:w="1080" w:type="dxa"/>
          </w:tcPr>
          <w:p w14:paraId="07808791" w14:textId="64B47409" w:rsidR="00F96086" w:rsidRDefault="00F96086" w:rsidP="00F96086">
            <w:pPr>
              <w:pStyle w:val="TableText"/>
            </w:pPr>
          </w:p>
        </w:tc>
        <w:tc>
          <w:tcPr>
            <w:tcW w:w="4392" w:type="dxa"/>
          </w:tcPr>
          <w:p w14:paraId="68DD8896" w14:textId="510C6CBD" w:rsidR="00F96086" w:rsidRDefault="00F96086" w:rsidP="00F96086">
            <w:pPr>
              <w:pStyle w:val="TableText"/>
            </w:pPr>
          </w:p>
        </w:tc>
        <w:tc>
          <w:tcPr>
            <w:tcW w:w="2329" w:type="dxa"/>
          </w:tcPr>
          <w:p w14:paraId="15CDC434" w14:textId="7A7AB8B2" w:rsidR="00F96086" w:rsidRDefault="00F96086" w:rsidP="00F96086">
            <w:pPr>
              <w:pStyle w:val="TableText"/>
            </w:pPr>
          </w:p>
        </w:tc>
      </w:tr>
      <w:tr w:rsidR="00F96086" w14:paraId="25DC1C72" w14:textId="77777777" w:rsidTr="000D1787">
        <w:tc>
          <w:tcPr>
            <w:tcW w:w="1728" w:type="dxa"/>
          </w:tcPr>
          <w:p w14:paraId="7BE86D9E" w14:textId="17E95CFD" w:rsidR="00F96086" w:rsidRDefault="00F96086" w:rsidP="00F96086">
            <w:pPr>
              <w:pStyle w:val="TableText"/>
            </w:pPr>
          </w:p>
        </w:tc>
        <w:tc>
          <w:tcPr>
            <w:tcW w:w="1080" w:type="dxa"/>
          </w:tcPr>
          <w:p w14:paraId="1EC2525E" w14:textId="3A6D8DE5" w:rsidR="00F96086" w:rsidRDefault="00F96086" w:rsidP="00F96086">
            <w:pPr>
              <w:pStyle w:val="TableText"/>
            </w:pPr>
          </w:p>
        </w:tc>
        <w:tc>
          <w:tcPr>
            <w:tcW w:w="4392" w:type="dxa"/>
          </w:tcPr>
          <w:p w14:paraId="1FDE9F51" w14:textId="5CBF8566" w:rsidR="00F96086" w:rsidRDefault="00F96086" w:rsidP="00F96086">
            <w:pPr>
              <w:pStyle w:val="TableText"/>
            </w:pPr>
          </w:p>
        </w:tc>
        <w:tc>
          <w:tcPr>
            <w:tcW w:w="2329" w:type="dxa"/>
          </w:tcPr>
          <w:p w14:paraId="3A929E9F" w14:textId="667CCC89" w:rsidR="00F96086" w:rsidRDefault="00F96086" w:rsidP="00F96086">
            <w:pPr>
              <w:pStyle w:val="TableText"/>
            </w:pPr>
          </w:p>
        </w:tc>
      </w:tr>
      <w:tr w:rsidR="00F96086" w:rsidDel="000525B5" w14:paraId="6789DE7E" w14:textId="1B28C2A0" w:rsidTr="000D1787">
        <w:trPr>
          <w:del w:id="97" w:author="Keith Oulson" w:date="2018-04-25T13:04:00Z"/>
        </w:trPr>
        <w:tc>
          <w:tcPr>
            <w:tcW w:w="1728" w:type="dxa"/>
          </w:tcPr>
          <w:p w14:paraId="59F74ED0" w14:textId="6F0DBA6D" w:rsidR="00F96086" w:rsidDel="000525B5" w:rsidRDefault="00F96086" w:rsidP="00F96086">
            <w:pPr>
              <w:pStyle w:val="TableText"/>
              <w:rPr>
                <w:del w:id="98" w:author="Keith Oulson" w:date="2018-04-25T13:04:00Z"/>
              </w:rPr>
            </w:pPr>
          </w:p>
        </w:tc>
        <w:tc>
          <w:tcPr>
            <w:tcW w:w="1080" w:type="dxa"/>
          </w:tcPr>
          <w:p w14:paraId="7F9767FC" w14:textId="7CB5CBD9" w:rsidR="00F96086" w:rsidDel="000525B5" w:rsidRDefault="00F96086" w:rsidP="00F96086">
            <w:pPr>
              <w:pStyle w:val="TableText"/>
              <w:rPr>
                <w:del w:id="99" w:author="Keith Oulson" w:date="2018-04-25T13:04:00Z"/>
              </w:rPr>
            </w:pPr>
          </w:p>
        </w:tc>
        <w:tc>
          <w:tcPr>
            <w:tcW w:w="4392" w:type="dxa"/>
          </w:tcPr>
          <w:p w14:paraId="6E7D3A5C" w14:textId="655A4588" w:rsidR="00F96086" w:rsidDel="000525B5" w:rsidRDefault="00F96086" w:rsidP="00F96086">
            <w:pPr>
              <w:pStyle w:val="TableText"/>
              <w:rPr>
                <w:del w:id="100" w:author="Keith Oulson" w:date="2018-04-25T13:04:00Z"/>
              </w:rPr>
            </w:pPr>
          </w:p>
        </w:tc>
        <w:tc>
          <w:tcPr>
            <w:tcW w:w="2329" w:type="dxa"/>
          </w:tcPr>
          <w:p w14:paraId="5534D986" w14:textId="532A5C6E" w:rsidR="00F96086" w:rsidDel="000525B5" w:rsidRDefault="00F96086" w:rsidP="00F96086">
            <w:pPr>
              <w:pStyle w:val="TableText"/>
              <w:rPr>
                <w:del w:id="101" w:author="Keith Oulson" w:date="2018-04-25T13:04:00Z"/>
              </w:rPr>
            </w:pPr>
          </w:p>
        </w:tc>
      </w:tr>
      <w:tr w:rsidR="00F96086" w:rsidDel="000525B5" w14:paraId="105C4F83" w14:textId="5324CBC3" w:rsidTr="000D1787">
        <w:trPr>
          <w:del w:id="102" w:author="Keith Oulson" w:date="2018-04-25T13:04:00Z"/>
        </w:trPr>
        <w:tc>
          <w:tcPr>
            <w:tcW w:w="1728" w:type="dxa"/>
          </w:tcPr>
          <w:p w14:paraId="4CD4887A" w14:textId="05BF45BA" w:rsidR="00F96086" w:rsidDel="000525B5" w:rsidRDefault="00F96086" w:rsidP="00F96086">
            <w:pPr>
              <w:pStyle w:val="TableText"/>
              <w:rPr>
                <w:del w:id="103" w:author="Keith Oulson" w:date="2018-04-25T13:04:00Z"/>
              </w:rPr>
            </w:pPr>
          </w:p>
        </w:tc>
        <w:tc>
          <w:tcPr>
            <w:tcW w:w="1080" w:type="dxa"/>
          </w:tcPr>
          <w:p w14:paraId="1084879D" w14:textId="15E29CA2" w:rsidR="00F96086" w:rsidDel="000525B5" w:rsidRDefault="00F96086" w:rsidP="00F96086">
            <w:pPr>
              <w:pStyle w:val="TableText"/>
              <w:rPr>
                <w:del w:id="104" w:author="Keith Oulson" w:date="2018-04-25T13:04:00Z"/>
              </w:rPr>
            </w:pPr>
          </w:p>
        </w:tc>
        <w:tc>
          <w:tcPr>
            <w:tcW w:w="4392" w:type="dxa"/>
          </w:tcPr>
          <w:p w14:paraId="47535CF7" w14:textId="319F9ED6" w:rsidR="00F96086" w:rsidDel="000525B5" w:rsidRDefault="00F96086" w:rsidP="00F96086">
            <w:pPr>
              <w:pStyle w:val="TableText"/>
              <w:rPr>
                <w:del w:id="105" w:author="Keith Oulson" w:date="2018-04-25T13:04:00Z"/>
              </w:rPr>
            </w:pPr>
          </w:p>
        </w:tc>
        <w:tc>
          <w:tcPr>
            <w:tcW w:w="2329" w:type="dxa"/>
          </w:tcPr>
          <w:p w14:paraId="64223BC8" w14:textId="539D431F" w:rsidR="00F96086" w:rsidDel="000525B5" w:rsidRDefault="00F96086" w:rsidP="00F96086">
            <w:pPr>
              <w:pStyle w:val="TableText"/>
              <w:rPr>
                <w:del w:id="106" w:author="Keith Oulson" w:date="2018-04-25T13:04:00Z"/>
              </w:rPr>
            </w:pPr>
          </w:p>
        </w:tc>
      </w:tr>
    </w:tbl>
    <w:p w14:paraId="665D142B" w14:textId="45A9C6F7" w:rsidR="00754387" w:rsidDel="000525B5" w:rsidRDefault="00754387" w:rsidP="00942690">
      <w:pPr>
        <w:pStyle w:val="Title2"/>
        <w:rPr>
          <w:del w:id="107" w:author="Keith Oulson" w:date="2018-04-25T13:04:00Z"/>
        </w:rPr>
      </w:pPr>
    </w:p>
    <w:p w14:paraId="51987DF3" w14:textId="1D42C461" w:rsidR="00754387" w:rsidRDefault="00754387">
      <w:pPr>
        <w:rPr>
          <w:rFonts w:cs="Arial"/>
          <w:b/>
          <w:bCs/>
          <w:sz w:val="28"/>
          <w:szCs w:val="32"/>
        </w:rPr>
      </w:pPr>
      <w:del w:id="108" w:author="Keith Oulson" w:date="2018-04-25T13:04:00Z">
        <w:r w:rsidDel="000525B5">
          <w:br w:type="page"/>
        </w:r>
      </w:del>
    </w:p>
    <w:p w14:paraId="054FEE5E" w14:textId="1BDB92B9" w:rsidR="00942690" w:rsidRDefault="00942690" w:rsidP="00942690">
      <w:pPr>
        <w:pStyle w:val="Title2"/>
      </w:pPr>
      <w:r>
        <w:t>Table of Contents</w:t>
      </w:r>
    </w:p>
    <w:p w14:paraId="2675E667" w14:textId="201DE9B1" w:rsidR="00DD51B4" w:rsidRDefault="00CE41B2">
      <w:pPr>
        <w:pStyle w:val="TOC1"/>
        <w:tabs>
          <w:tab w:val="left" w:pos="440"/>
          <w:tab w:val="right" w:leader="dot" w:pos="9350"/>
        </w:tabs>
        <w:rPr>
          <w:ins w:id="109" w:author="Steffen Maerdian" w:date="2018-05-11T07:51:00Z"/>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ins w:id="110" w:author="Steffen Maerdian" w:date="2018-05-11T07:51:00Z">
        <w:r w:rsidR="00DD51B4" w:rsidRPr="00F543FF">
          <w:rPr>
            <w:rStyle w:val="Hyperlink"/>
            <w:noProof/>
          </w:rPr>
          <w:fldChar w:fldCharType="begin"/>
        </w:r>
        <w:r w:rsidR="00DD51B4" w:rsidRPr="00F543FF">
          <w:rPr>
            <w:rStyle w:val="Hyperlink"/>
            <w:noProof/>
          </w:rPr>
          <w:instrText xml:space="preserve"> </w:instrText>
        </w:r>
        <w:r w:rsidR="00DD51B4">
          <w:rPr>
            <w:noProof/>
          </w:rPr>
          <w:instrText>HYPERLINK \l "_Toc513788392"</w:instrText>
        </w:r>
        <w:r w:rsidR="00DD51B4" w:rsidRPr="00F543FF">
          <w:rPr>
            <w:rStyle w:val="Hyperlink"/>
            <w:noProof/>
          </w:rPr>
          <w:instrText xml:space="preserve"> </w:instrText>
        </w:r>
        <w:r w:rsidR="00DD51B4" w:rsidRPr="00F543FF">
          <w:rPr>
            <w:rStyle w:val="Hyperlink"/>
            <w:noProof/>
          </w:rPr>
        </w:r>
        <w:r w:rsidR="00DD51B4" w:rsidRPr="00F543FF">
          <w:rPr>
            <w:rStyle w:val="Hyperlink"/>
            <w:noProof/>
          </w:rPr>
          <w:fldChar w:fldCharType="separate"/>
        </w:r>
        <w:r w:rsidR="00DD51B4" w:rsidRPr="00F543FF">
          <w:rPr>
            <w:rStyle w:val="Hyperlink"/>
            <w:noProof/>
          </w:rPr>
          <w:t>1</w:t>
        </w:r>
        <w:r w:rsidR="00DD51B4">
          <w:rPr>
            <w:rFonts w:asciiTheme="minorHAnsi" w:eastAsiaTheme="minorEastAsia" w:hAnsiTheme="minorHAnsi" w:cstheme="minorBidi"/>
            <w:b w:val="0"/>
            <w:bCs w:val="0"/>
            <w:noProof/>
            <w:szCs w:val="22"/>
          </w:rPr>
          <w:tab/>
        </w:r>
        <w:r w:rsidR="00DD51B4" w:rsidRPr="00F543FF">
          <w:rPr>
            <w:rStyle w:val="Hyperlink"/>
            <w:noProof/>
          </w:rPr>
          <w:t>Introduction</w:t>
        </w:r>
        <w:r w:rsidR="00DD51B4">
          <w:rPr>
            <w:noProof/>
            <w:webHidden/>
          </w:rPr>
          <w:tab/>
        </w:r>
        <w:r w:rsidR="00DD51B4">
          <w:rPr>
            <w:noProof/>
            <w:webHidden/>
          </w:rPr>
          <w:fldChar w:fldCharType="begin"/>
        </w:r>
        <w:r w:rsidR="00DD51B4">
          <w:rPr>
            <w:noProof/>
            <w:webHidden/>
          </w:rPr>
          <w:instrText xml:space="preserve"> PAGEREF _Toc513788392 \h </w:instrText>
        </w:r>
        <w:r w:rsidR="00DD51B4">
          <w:rPr>
            <w:noProof/>
            <w:webHidden/>
          </w:rPr>
        </w:r>
      </w:ins>
      <w:r w:rsidR="00DD51B4">
        <w:rPr>
          <w:noProof/>
          <w:webHidden/>
        </w:rPr>
        <w:fldChar w:fldCharType="separate"/>
      </w:r>
      <w:ins w:id="111" w:author="Steffen Maerdian" w:date="2018-05-11T07:51:00Z">
        <w:r w:rsidR="00DD51B4">
          <w:rPr>
            <w:noProof/>
            <w:webHidden/>
          </w:rPr>
          <w:t>1</w:t>
        </w:r>
        <w:r w:rsidR="00DD51B4">
          <w:rPr>
            <w:noProof/>
            <w:webHidden/>
          </w:rPr>
          <w:fldChar w:fldCharType="end"/>
        </w:r>
        <w:r w:rsidR="00DD51B4" w:rsidRPr="00F543FF">
          <w:rPr>
            <w:rStyle w:val="Hyperlink"/>
            <w:noProof/>
          </w:rPr>
          <w:fldChar w:fldCharType="end"/>
        </w:r>
      </w:ins>
    </w:p>
    <w:p w14:paraId="1414CEFB" w14:textId="4E45C2A2" w:rsidR="00DD51B4" w:rsidRDefault="00DD51B4">
      <w:pPr>
        <w:pStyle w:val="TOC2"/>
        <w:tabs>
          <w:tab w:val="left" w:pos="880"/>
          <w:tab w:val="right" w:leader="dot" w:pos="9350"/>
        </w:tabs>
        <w:rPr>
          <w:ins w:id="112" w:author="Steffen Maerdian" w:date="2018-05-11T07:51:00Z"/>
          <w:rFonts w:asciiTheme="minorHAnsi" w:eastAsiaTheme="minorEastAsia" w:hAnsiTheme="minorHAnsi" w:cstheme="minorBidi"/>
          <w:b w:val="0"/>
          <w:noProof/>
          <w:sz w:val="22"/>
          <w:szCs w:val="22"/>
        </w:rPr>
      </w:pPr>
      <w:ins w:id="113"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"_Toc513788393"</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1.1</w:t>
        </w:r>
        <w:r>
          <w:rPr>
            <w:rFonts w:asciiTheme="minorHAnsi" w:eastAsiaTheme="minorEastAsia" w:hAnsiTheme="minorHAnsi" w:cstheme="minorBidi"/>
            <w:b w:val="0"/>
            <w:noProof/>
            <w:sz w:val="22"/>
            <w:szCs w:val="22"/>
          </w:rPr>
          <w:tab/>
        </w:r>
        <w:r w:rsidRPr="00F543FF">
          <w:rPr>
            <w:rStyle w:val="Hyperlink"/>
            <w:noProof/>
          </w:rPr>
          <w:t>Purpose</w:t>
        </w:r>
        <w:r>
          <w:rPr>
            <w:noProof/>
            <w:webHidden/>
          </w:rPr>
          <w:tab/>
        </w:r>
        <w:r>
          <w:rPr>
            <w:noProof/>
            <w:webHidden/>
          </w:rPr>
          <w:fldChar w:fldCharType="begin"/>
        </w:r>
        <w:r>
          <w:rPr>
            <w:noProof/>
            <w:webHidden/>
          </w:rPr>
          <w:instrText xml:space="preserve"> PAGEREF _Toc513788393 \h </w:instrText>
        </w:r>
        <w:r>
          <w:rPr>
            <w:noProof/>
            <w:webHidden/>
          </w:rPr>
        </w:r>
      </w:ins>
      <w:r>
        <w:rPr>
          <w:noProof/>
          <w:webHidden/>
        </w:rPr>
        <w:fldChar w:fldCharType="separate"/>
      </w:r>
      <w:ins w:id="114" w:author="Steffen Maerdian" w:date="2018-05-11T07:51:00Z">
        <w:r>
          <w:rPr>
            <w:noProof/>
            <w:webHidden/>
          </w:rPr>
          <w:t>1</w:t>
        </w:r>
        <w:r>
          <w:rPr>
            <w:noProof/>
            <w:webHidden/>
          </w:rPr>
          <w:fldChar w:fldCharType="end"/>
        </w:r>
        <w:r w:rsidRPr="00F543FF">
          <w:rPr>
            <w:rStyle w:val="Hyperlink"/>
            <w:noProof/>
          </w:rPr>
          <w:fldChar w:fldCharType="end"/>
        </w:r>
      </w:ins>
    </w:p>
    <w:p w14:paraId="7D552EEF" w14:textId="76DC1500" w:rsidR="00DD51B4" w:rsidRDefault="00DD51B4">
      <w:pPr>
        <w:pStyle w:val="TOC2"/>
        <w:tabs>
          <w:tab w:val="left" w:pos="880"/>
          <w:tab w:val="right" w:leader="dot" w:pos="9350"/>
        </w:tabs>
        <w:rPr>
          <w:ins w:id="115" w:author="Steffen Maerdian" w:date="2018-05-11T07:51:00Z"/>
          <w:rFonts w:asciiTheme="minorHAnsi" w:eastAsiaTheme="minorEastAsia" w:hAnsiTheme="minorHAnsi" w:cstheme="minorBidi"/>
          <w:b w:val="0"/>
          <w:noProof/>
          <w:sz w:val="22"/>
          <w:szCs w:val="22"/>
        </w:rPr>
      </w:pPr>
      <w:ins w:id="116"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"_Toc513788394"</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1.2</w:t>
        </w:r>
        <w:r>
          <w:rPr>
            <w:rFonts w:asciiTheme="minorHAnsi" w:eastAsiaTheme="minorEastAsia" w:hAnsiTheme="minorHAnsi" w:cstheme="minorBidi"/>
            <w:b w:val="0"/>
            <w:noProof/>
            <w:sz w:val="22"/>
            <w:szCs w:val="22"/>
          </w:rPr>
          <w:tab/>
        </w:r>
        <w:r w:rsidRPr="00F543FF">
          <w:rPr>
            <w:rStyle w:val="Hyperlink"/>
            <w:noProof/>
          </w:rPr>
          <w:t>Scope</w:t>
        </w:r>
        <w:r>
          <w:rPr>
            <w:noProof/>
            <w:webHidden/>
          </w:rPr>
          <w:tab/>
        </w:r>
        <w:r>
          <w:rPr>
            <w:noProof/>
            <w:webHidden/>
          </w:rPr>
          <w:fldChar w:fldCharType="begin"/>
        </w:r>
        <w:r>
          <w:rPr>
            <w:noProof/>
            <w:webHidden/>
          </w:rPr>
          <w:instrText xml:space="preserve"> PAGEREF _Toc513788394 \h </w:instrText>
        </w:r>
        <w:r>
          <w:rPr>
            <w:noProof/>
            <w:webHidden/>
          </w:rPr>
        </w:r>
      </w:ins>
      <w:r>
        <w:rPr>
          <w:noProof/>
          <w:webHidden/>
        </w:rPr>
        <w:fldChar w:fldCharType="separate"/>
      </w:r>
      <w:ins w:id="117" w:author="Steffen Maerdian" w:date="2018-05-11T07:51:00Z">
        <w:r>
          <w:rPr>
            <w:noProof/>
            <w:webHidden/>
          </w:rPr>
          <w:t>1</w:t>
        </w:r>
        <w:r>
          <w:rPr>
            <w:noProof/>
            <w:webHidden/>
          </w:rPr>
          <w:fldChar w:fldCharType="end"/>
        </w:r>
        <w:r w:rsidRPr="00F543FF">
          <w:rPr>
            <w:rStyle w:val="Hyperlink"/>
            <w:noProof/>
          </w:rPr>
          <w:fldChar w:fldCharType="end"/>
        </w:r>
      </w:ins>
    </w:p>
    <w:p w14:paraId="47F694C7" w14:textId="5162F997" w:rsidR="00DD51B4" w:rsidRDefault="00DD51B4">
      <w:pPr>
        <w:pStyle w:val="TOC2"/>
        <w:tabs>
          <w:tab w:val="left" w:pos="880"/>
          <w:tab w:val="right" w:leader="dot" w:pos="9350"/>
        </w:tabs>
        <w:rPr>
          <w:ins w:id="118" w:author="Steffen Maerdian" w:date="2018-05-11T07:51:00Z"/>
          <w:rFonts w:asciiTheme="minorHAnsi" w:eastAsiaTheme="minorEastAsia" w:hAnsiTheme="minorHAnsi" w:cstheme="minorBidi"/>
          <w:b w:val="0"/>
          <w:noProof/>
          <w:sz w:val="22"/>
          <w:szCs w:val="22"/>
        </w:rPr>
      </w:pPr>
      <w:ins w:id="119"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"_Toc513788395"</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1.3</w:t>
        </w:r>
        <w:r>
          <w:rPr>
            <w:rFonts w:asciiTheme="minorHAnsi" w:eastAsiaTheme="minorEastAsia" w:hAnsiTheme="minorHAnsi" w:cstheme="minorBidi"/>
            <w:b w:val="0"/>
            <w:noProof/>
            <w:sz w:val="22"/>
            <w:szCs w:val="22"/>
          </w:rPr>
          <w:tab/>
        </w:r>
        <w:r w:rsidRPr="00F543FF">
          <w:rPr>
            <w:rStyle w:val="Hyperlink"/>
            <w:noProof/>
          </w:rPr>
          <w:t>System Identification</w:t>
        </w:r>
        <w:r>
          <w:rPr>
            <w:noProof/>
            <w:webHidden/>
          </w:rPr>
          <w:tab/>
        </w:r>
        <w:r>
          <w:rPr>
            <w:noProof/>
            <w:webHidden/>
          </w:rPr>
          <w:fldChar w:fldCharType="begin"/>
        </w:r>
        <w:r>
          <w:rPr>
            <w:noProof/>
            <w:webHidden/>
          </w:rPr>
          <w:instrText xml:space="preserve"> PAGEREF _Toc513788395 \h </w:instrText>
        </w:r>
        <w:r>
          <w:rPr>
            <w:noProof/>
            <w:webHidden/>
          </w:rPr>
        </w:r>
      </w:ins>
      <w:r>
        <w:rPr>
          <w:noProof/>
          <w:webHidden/>
        </w:rPr>
        <w:fldChar w:fldCharType="separate"/>
      </w:r>
      <w:ins w:id="120" w:author="Steffen Maerdian" w:date="2018-05-11T07:51:00Z">
        <w:r>
          <w:rPr>
            <w:noProof/>
            <w:webHidden/>
          </w:rPr>
          <w:t>1</w:t>
        </w:r>
        <w:r>
          <w:rPr>
            <w:noProof/>
            <w:webHidden/>
          </w:rPr>
          <w:fldChar w:fldCharType="end"/>
        </w:r>
        <w:r w:rsidRPr="00F543FF">
          <w:rPr>
            <w:rStyle w:val="Hyperlink"/>
            <w:noProof/>
          </w:rPr>
          <w:fldChar w:fldCharType="end"/>
        </w:r>
      </w:ins>
    </w:p>
    <w:p w14:paraId="59B66198" w14:textId="2DA65C74" w:rsidR="00DD51B4" w:rsidRDefault="00DD51B4">
      <w:pPr>
        <w:pStyle w:val="TOC3"/>
        <w:tabs>
          <w:tab w:val="left" w:pos="1320"/>
          <w:tab w:val="right" w:leader="dot" w:pos="9350"/>
        </w:tabs>
        <w:rPr>
          <w:ins w:id="121" w:author="Steffen Maerdian" w:date="2018-05-11T07:51:00Z"/>
          <w:rFonts w:asciiTheme="minorHAnsi" w:eastAsiaTheme="minorEastAsia" w:hAnsiTheme="minorHAnsi" w:cstheme="minorBidi"/>
          <w:iCs w:val="0"/>
          <w:noProof/>
          <w:sz w:val="22"/>
          <w:szCs w:val="22"/>
        </w:rPr>
      </w:pPr>
      <w:ins w:id="122"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"_Toc513788396"</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1.3.1</w:t>
        </w:r>
        <w:r>
          <w:rPr>
            <w:rFonts w:asciiTheme="minorHAnsi" w:eastAsiaTheme="minorEastAsia" w:hAnsiTheme="minorHAnsi" w:cstheme="minorBidi"/>
            <w:iCs w:val="0"/>
            <w:noProof/>
            <w:sz w:val="22"/>
            <w:szCs w:val="22"/>
          </w:rPr>
          <w:tab/>
        </w:r>
        <w:r w:rsidRPr="00F543FF">
          <w:rPr>
            <w:rStyle w:val="Hyperlink"/>
            <w:noProof/>
          </w:rPr>
          <w:t>MCCF EDI TAS eBilling</w:t>
        </w:r>
        <w:r>
          <w:rPr>
            <w:noProof/>
            <w:webHidden/>
          </w:rPr>
          <w:tab/>
        </w:r>
        <w:r>
          <w:rPr>
            <w:noProof/>
            <w:webHidden/>
          </w:rPr>
          <w:fldChar w:fldCharType="begin"/>
        </w:r>
        <w:r>
          <w:rPr>
            <w:noProof/>
            <w:webHidden/>
          </w:rPr>
          <w:instrText xml:space="preserve"> PAGEREF _Toc513788396 \h </w:instrText>
        </w:r>
        <w:r>
          <w:rPr>
            <w:noProof/>
            <w:webHidden/>
          </w:rPr>
        </w:r>
      </w:ins>
      <w:r>
        <w:rPr>
          <w:noProof/>
          <w:webHidden/>
        </w:rPr>
        <w:fldChar w:fldCharType="separate"/>
      </w:r>
      <w:ins w:id="123" w:author="Steffen Maerdian" w:date="2018-05-11T07:51:00Z">
        <w:r>
          <w:rPr>
            <w:noProof/>
            <w:webHidden/>
          </w:rPr>
          <w:t>1</w:t>
        </w:r>
        <w:r>
          <w:rPr>
            <w:noProof/>
            <w:webHidden/>
          </w:rPr>
          <w:fldChar w:fldCharType="end"/>
        </w:r>
        <w:r w:rsidRPr="00F543FF">
          <w:rPr>
            <w:rStyle w:val="Hyperlink"/>
            <w:noProof/>
          </w:rPr>
          <w:fldChar w:fldCharType="end"/>
        </w:r>
      </w:ins>
    </w:p>
    <w:p w14:paraId="44CAF31D" w14:textId="41629800" w:rsidR="00DD51B4" w:rsidRDefault="00DD51B4">
      <w:pPr>
        <w:pStyle w:val="TOC3"/>
        <w:tabs>
          <w:tab w:val="left" w:pos="1320"/>
          <w:tab w:val="right" w:leader="dot" w:pos="9350"/>
        </w:tabs>
        <w:rPr>
          <w:ins w:id="124" w:author="Steffen Maerdian" w:date="2018-05-11T07:51:00Z"/>
          <w:rFonts w:asciiTheme="minorHAnsi" w:eastAsiaTheme="minorEastAsia" w:hAnsiTheme="minorHAnsi" w:cstheme="minorBidi"/>
          <w:iCs w:val="0"/>
          <w:noProof/>
          <w:sz w:val="22"/>
          <w:szCs w:val="22"/>
        </w:rPr>
      </w:pPr>
      <w:ins w:id="125"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"_Toc513788397"</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1.3.2</w:t>
        </w:r>
        <w:r>
          <w:rPr>
            <w:rFonts w:asciiTheme="minorHAnsi" w:eastAsiaTheme="minorEastAsia" w:hAnsiTheme="minorHAnsi" w:cstheme="minorBidi"/>
            <w:iCs w:val="0"/>
            <w:noProof/>
            <w:sz w:val="22"/>
            <w:szCs w:val="22"/>
          </w:rPr>
          <w:tab/>
        </w:r>
        <w:r w:rsidRPr="00F543FF">
          <w:rPr>
            <w:rStyle w:val="Hyperlink"/>
            <w:noProof/>
          </w:rPr>
          <w:t>FSC</w:t>
        </w:r>
        <w:r>
          <w:rPr>
            <w:noProof/>
            <w:webHidden/>
          </w:rPr>
          <w:tab/>
        </w:r>
        <w:r>
          <w:rPr>
            <w:noProof/>
            <w:webHidden/>
          </w:rPr>
          <w:fldChar w:fldCharType="begin"/>
        </w:r>
        <w:r>
          <w:rPr>
            <w:noProof/>
            <w:webHidden/>
          </w:rPr>
          <w:instrText xml:space="preserve"> PAGEREF _Toc513788397 \h </w:instrText>
        </w:r>
        <w:r>
          <w:rPr>
            <w:noProof/>
            <w:webHidden/>
          </w:rPr>
        </w:r>
      </w:ins>
      <w:r>
        <w:rPr>
          <w:noProof/>
          <w:webHidden/>
        </w:rPr>
        <w:fldChar w:fldCharType="separate"/>
      </w:r>
      <w:ins w:id="126" w:author="Steffen Maerdian" w:date="2018-05-11T07:51:00Z">
        <w:r>
          <w:rPr>
            <w:noProof/>
            <w:webHidden/>
          </w:rPr>
          <w:t>2</w:t>
        </w:r>
        <w:r>
          <w:rPr>
            <w:noProof/>
            <w:webHidden/>
          </w:rPr>
          <w:fldChar w:fldCharType="end"/>
        </w:r>
        <w:r w:rsidRPr="00F543FF">
          <w:rPr>
            <w:rStyle w:val="Hyperlink"/>
            <w:noProof/>
          </w:rPr>
          <w:fldChar w:fldCharType="end"/>
        </w:r>
      </w:ins>
    </w:p>
    <w:p w14:paraId="38DD72C8" w14:textId="0C6AADB4" w:rsidR="00DD51B4" w:rsidRDefault="00DD51B4">
      <w:pPr>
        <w:pStyle w:val="TOC2"/>
        <w:tabs>
          <w:tab w:val="left" w:pos="880"/>
          <w:tab w:val="right" w:leader="dot" w:pos="9350"/>
        </w:tabs>
        <w:rPr>
          <w:ins w:id="127" w:author="Steffen Maerdian" w:date="2018-05-11T07:51:00Z"/>
          <w:rFonts w:asciiTheme="minorHAnsi" w:eastAsiaTheme="minorEastAsia" w:hAnsiTheme="minorHAnsi" w:cstheme="minorBidi"/>
          <w:b w:val="0"/>
          <w:noProof/>
          <w:sz w:val="22"/>
          <w:szCs w:val="22"/>
        </w:rPr>
      </w:pPr>
      <w:ins w:id="128"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"_Toc513788398"</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1.4</w:t>
        </w:r>
        <w:r>
          <w:rPr>
            <w:rFonts w:asciiTheme="minorHAnsi" w:eastAsiaTheme="minorEastAsia" w:hAnsiTheme="minorHAnsi" w:cstheme="minorBidi"/>
            <w:b w:val="0"/>
            <w:noProof/>
            <w:sz w:val="22"/>
            <w:szCs w:val="22"/>
          </w:rPr>
          <w:tab/>
        </w:r>
        <w:r w:rsidRPr="00F543FF">
          <w:rPr>
            <w:rStyle w:val="Hyperlink"/>
            <w:noProof/>
          </w:rPr>
          <w:t>Operational Agreement</w:t>
        </w:r>
        <w:r>
          <w:rPr>
            <w:noProof/>
            <w:webHidden/>
          </w:rPr>
          <w:tab/>
        </w:r>
        <w:r>
          <w:rPr>
            <w:noProof/>
            <w:webHidden/>
          </w:rPr>
          <w:fldChar w:fldCharType="begin"/>
        </w:r>
        <w:r>
          <w:rPr>
            <w:noProof/>
            <w:webHidden/>
          </w:rPr>
          <w:instrText xml:space="preserve"> PAGEREF _Toc513788398 \h </w:instrText>
        </w:r>
        <w:r>
          <w:rPr>
            <w:noProof/>
            <w:webHidden/>
          </w:rPr>
        </w:r>
      </w:ins>
      <w:r>
        <w:rPr>
          <w:noProof/>
          <w:webHidden/>
        </w:rPr>
        <w:fldChar w:fldCharType="separate"/>
      </w:r>
      <w:ins w:id="129" w:author="Steffen Maerdian" w:date="2018-05-11T07:51:00Z">
        <w:r>
          <w:rPr>
            <w:noProof/>
            <w:webHidden/>
          </w:rPr>
          <w:t>2</w:t>
        </w:r>
        <w:r>
          <w:rPr>
            <w:noProof/>
            <w:webHidden/>
          </w:rPr>
          <w:fldChar w:fldCharType="end"/>
        </w:r>
        <w:r w:rsidRPr="00F543FF">
          <w:rPr>
            <w:rStyle w:val="Hyperlink"/>
            <w:noProof/>
          </w:rPr>
          <w:fldChar w:fldCharType="end"/>
        </w:r>
      </w:ins>
    </w:p>
    <w:p w14:paraId="228934EE" w14:textId="7D4D40AA" w:rsidR="00DD51B4" w:rsidRDefault="00DD51B4">
      <w:pPr>
        <w:pStyle w:val="TOC1"/>
        <w:tabs>
          <w:tab w:val="left" w:pos="440"/>
          <w:tab w:val="right" w:leader="dot" w:pos="9350"/>
        </w:tabs>
        <w:rPr>
          <w:ins w:id="130" w:author="Steffen Maerdian" w:date="2018-05-11T07:51:00Z"/>
          <w:rFonts w:asciiTheme="minorHAnsi" w:eastAsiaTheme="minorEastAsia" w:hAnsiTheme="minorHAnsi" w:cstheme="minorBidi"/>
          <w:b w:val="0"/>
          <w:bCs w:val="0"/>
          <w:noProof/>
          <w:szCs w:val="22"/>
        </w:rPr>
      </w:pPr>
      <w:ins w:id="131"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"_Toc513788399"</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w:t>
        </w:r>
        <w:r>
          <w:rPr>
            <w:rFonts w:asciiTheme="minorHAnsi" w:eastAsiaTheme="minorEastAsia" w:hAnsiTheme="minorHAnsi" w:cstheme="minorBidi"/>
            <w:b w:val="0"/>
            <w:bCs w:val="0"/>
            <w:noProof/>
            <w:szCs w:val="22"/>
          </w:rPr>
          <w:tab/>
        </w:r>
        <w:r w:rsidRPr="00F543FF">
          <w:rPr>
            <w:rStyle w:val="Hyperlink"/>
            <w:noProof/>
          </w:rPr>
          <w:t>Interface Definition</w:t>
        </w:r>
        <w:r>
          <w:rPr>
            <w:noProof/>
            <w:webHidden/>
          </w:rPr>
          <w:tab/>
        </w:r>
        <w:r>
          <w:rPr>
            <w:noProof/>
            <w:webHidden/>
          </w:rPr>
          <w:fldChar w:fldCharType="begin"/>
        </w:r>
        <w:r>
          <w:rPr>
            <w:noProof/>
            <w:webHidden/>
          </w:rPr>
          <w:instrText xml:space="preserve"> PAGEREF _Toc513788399 \h </w:instrText>
        </w:r>
        <w:r>
          <w:rPr>
            <w:noProof/>
            <w:webHidden/>
          </w:rPr>
        </w:r>
      </w:ins>
      <w:r>
        <w:rPr>
          <w:noProof/>
          <w:webHidden/>
        </w:rPr>
        <w:fldChar w:fldCharType="separate"/>
      </w:r>
      <w:ins w:id="132" w:author="Steffen Maerdian" w:date="2018-05-11T07:51:00Z">
        <w:r>
          <w:rPr>
            <w:noProof/>
            <w:webHidden/>
          </w:rPr>
          <w:t>3</w:t>
        </w:r>
        <w:r>
          <w:rPr>
            <w:noProof/>
            <w:webHidden/>
          </w:rPr>
          <w:fldChar w:fldCharType="end"/>
        </w:r>
        <w:r w:rsidRPr="00F543FF">
          <w:rPr>
            <w:rStyle w:val="Hyperlink"/>
            <w:noProof/>
          </w:rPr>
          <w:fldChar w:fldCharType="end"/>
        </w:r>
      </w:ins>
    </w:p>
    <w:p w14:paraId="04C052E0" w14:textId="60A3B841" w:rsidR="00DD51B4" w:rsidRDefault="00DD51B4">
      <w:pPr>
        <w:pStyle w:val="TOC2"/>
        <w:tabs>
          <w:tab w:val="left" w:pos="880"/>
          <w:tab w:val="right" w:leader="dot" w:pos="9350"/>
        </w:tabs>
        <w:rPr>
          <w:ins w:id="133" w:author="Steffen Maerdian" w:date="2018-05-11T07:51:00Z"/>
          <w:rFonts w:asciiTheme="minorHAnsi" w:eastAsiaTheme="minorEastAsia" w:hAnsiTheme="minorHAnsi" w:cstheme="minorBidi"/>
          <w:b w:val="0"/>
          <w:noProof/>
          <w:sz w:val="22"/>
          <w:szCs w:val="22"/>
        </w:rPr>
      </w:pPr>
      <w:ins w:id="134"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"_Toc513788400"</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2.1</w:t>
        </w:r>
        <w:r>
          <w:rPr>
            <w:rFonts w:asciiTheme="minorHAnsi" w:eastAsiaTheme="minorEastAsia" w:hAnsiTheme="minorHAnsi" w:cstheme="minorBidi"/>
            <w:b w:val="0"/>
            <w:noProof/>
            <w:sz w:val="22"/>
            <w:szCs w:val="22"/>
          </w:rPr>
          <w:tab/>
        </w:r>
        <w:r w:rsidRPr="00F543FF">
          <w:rPr>
            <w:rStyle w:val="Hyperlink"/>
            <w:noProof/>
          </w:rPr>
          <w:t>System Overview</w:t>
        </w:r>
        <w:r>
          <w:rPr>
            <w:noProof/>
            <w:webHidden/>
          </w:rPr>
          <w:tab/>
        </w:r>
        <w:r>
          <w:rPr>
            <w:noProof/>
            <w:webHidden/>
          </w:rPr>
          <w:fldChar w:fldCharType="begin"/>
        </w:r>
        <w:r>
          <w:rPr>
            <w:noProof/>
            <w:webHidden/>
          </w:rPr>
          <w:instrText xml:space="preserve"> PAGEREF _Toc513788400 \h </w:instrText>
        </w:r>
        <w:r>
          <w:rPr>
            <w:noProof/>
            <w:webHidden/>
          </w:rPr>
        </w:r>
      </w:ins>
      <w:r>
        <w:rPr>
          <w:noProof/>
          <w:webHidden/>
        </w:rPr>
        <w:fldChar w:fldCharType="separate"/>
      </w:r>
      <w:ins w:id="135" w:author="Steffen Maerdian" w:date="2018-05-11T07:51:00Z">
        <w:r>
          <w:rPr>
            <w:noProof/>
            <w:webHidden/>
          </w:rPr>
          <w:t>3</w:t>
        </w:r>
        <w:r>
          <w:rPr>
            <w:noProof/>
            <w:webHidden/>
          </w:rPr>
          <w:fldChar w:fldCharType="end"/>
        </w:r>
        <w:r w:rsidRPr="00F543FF">
          <w:rPr>
            <w:rStyle w:val="Hyperlink"/>
            <w:noProof/>
          </w:rPr>
          <w:fldChar w:fldCharType="end"/>
        </w:r>
      </w:ins>
    </w:p>
    <w:p w14:paraId="613808A1" w14:textId="49DFFDA0" w:rsidR="00DD51B4" w:rsidRDefault="00DD51B4">
      <w:pPr>
        <w:pStyle w:val="TOC3"/>
        <w:tabs>
          <w:tab w:val="left" w:pos="1320"/>
          <w:tab w:val="right" w:leader="dot" w:pos="9350"/>
        </w:tabs>
        <w:rPr>
          <w:ins w:id="136" w:author="Steffen Maerdian" w:date="2018-05-11T07:51:00Z"/>
          <w:rFonts w:asciiTheme="minorHAnsi" w:eastAsiaTheme="minorEastAsia" w:hAnsiTheme="minorHAnsi" w:cstheme="minorBidi"/>
          <w:iCs w:val="0"/>
          <w:noProof/>
          <w:sz w:val="22"/>
          <w:szCs w:val="22"/>
        </w:rPr>
      </w:pPr>
      <w:ins w:id="137"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"_Toc513788401"</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2.1.1</w:t>
        </w:r>
        <w:r>
          <w:rPr>
            <w:rFonts w:asciiTheme="minorHAnsi" w:eastAsiaTheme="minorEastAsia" w:hAnsiTheme="minorHAnsi" w:cstheme="minorBidi"/>
            <w:iCs w:val="0"/>
            <w:noProof/>
            <w:sz w:val="22"/>
            <w:szCs w:val="22"/>
          </w:rPr>
          <w:tab/>
        </w:r>
        <w:r w:rsidRPr="00F543FF">
          <w:rPr>
            <w:rStyle w:val="Hyperlink"/>
            <w:noProof/>
          </w:rPr>
          <w:t>Overview Diagram</w:t>
        </w:r>
        <w:r>
          <w:rPr>
            <w:noProof/>
            <w:webHidden/>
          </w:rPr>
          <w:tab/>
        </w:r>
        <w:r>
          <w:rPr>
            <w:noProof/>
            <w:webHidden/>
          </w:rPr>
          <w:fldChar w:fldCharType="begin"/>
        </w:r>
        <w:r>
          <w:rPr>
            <w:noProof/>
            <w:webHidden/>
          </w:rPr>
          <w:instrText xml:space="preserve"> PAGEREF _Toc513788401 \h </w:instrText>
        </w:r>
        <w:r>
          <w:rPr>
            <w:noProof/>
            <w:webHidden/>
          </w:rPr>
        </w:r>
      </w:ins>
      <w:r>
        <w:rPr>
          <w:noProof/>
          <w:webHidden/>
        </w:rPr>
        <w:fldChar w:fldCharType="separate"/>
      </w:r>
      <w:ins w:id="138" w:author="Steffen Maerdian" w:date="2018-05-11T07:51:00Z">
        <w:r>
          <w:rPr>
            <w:noProof/>
            <w:webHidden/>
          </w:rPr>
          <w:t>4</w:t>
        </w:r>
        <w:r>
          <w:rPr>
            <w:noProof/>
            <w:webHidden/>
          </w:rPr>
          <w:fldChar w:fldCharType="end"/>
        </w:r>
        <w:r w:rsidRPr="00F543FF">
          <w:rPr>
            <w:rStyle w:val="Hyperlink"/>
            <w:noProof/>
          </w:rPr>
          <w:fldChar w:fldCharType="end"/>
        </w:r>
      </w:ins>
    </w:p>
    <w:p w14:paraId="3DAFFD9A" w14:textId="78A393E2" w:rsidR="00DD51B4" w:rsidRDefault="00DD51B4">
      <w:pPr>
        <w:pStyle w:val="TOC2"/>
        <w:tabs>
          <w:tab w:val="left" w:pos="880"/>
          <w:tab w:val="right" w:leader="dot" w:pos="9350"/>
        </w:tabs>
        <w:rPr>
          <w:ins w:id="139" w:author="Steffen Maerdian" w:date="2018-05-11T07:51:00Z"/>
          <w:rFonts w:asciiTheme="minorHAnsi" w:eastAsiaTheme="minorEastAsia" w:hAnsiTheme="minorHAnsi" w:cstheme="minorBidi"/>
          <w:b w:val="0"/>
          <w:noProof/>
          <w:sz w:val="22"/>
          <w:szCs w:val="22"/>
        </w:rPr>
      </w:pPr>
      <w:ins w:id="140"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"_Toc513788402"</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2.2</w:t>
        </w:r>
        <w:r>
          <w:rPr>
            <w:rFonts w:asciiTheme="minorHAnsi" w:eastAsiaTheme="minorEastAsia" w:hAnsiTheme="minorHAnsi" w:cstheme="minorBidi"/>
            <w:b w:val="0"/>
            <w:noProof/>
            <w:sz w:val="22"/>
            <w:szCs w:val="22"/>
          </w:rPr>
          <w:tab/>
        </w:r>
        <w:r w:rsidRPr="00F543FF">
          <w:rPr>
            <w:rStyle w:val="Hyperlink"/>
            <w:noProof/>
          </w:rPr>
          <w:t>Interface Overview</w:t>
        </w:r>
        <w:r>
          <w:rPr>
            <w:noProof/>
            <w:webHidden/>
          </w:rPr>
          <w:tab/>
        </w:r>
        <w:r>
          <w:rPr>
            <w:noProof/>
            <w:webHidden/>
          </w:rPr>
          <w:fldChar w:fldCharType="begin"/>
        </w:r>
        <w:r>
          <w:rPr>
            <w:noProof/>
            <w:webHidden/>
          </w:rPr>
          <w:instrText xml:space="preserve"> PAGEREF _Toc513788402 \h </w:instrText>
        </w:r>
        <w:r>
          <w:rPr>
            <w:noProof/>
            <w:webHidden/>
          </w:rPr>
        </w:r>
      </w:ins>
      <w:r>
        <w:rPr>
          <w:noProof/>
          <w:webHidden/>
        </w:rPr>
        <w:fldChar w:fldCharType="separate"/>
      </w:r>
      <w:ins w:id="141" w:author="Steffen Maerdian" w:date="2018-05-11T07:51:00Z">
        <w:r>
          <w:rPr>
            <w:noProof/>
            <w:webHidden/>
          </w:rPr>
          <w:t>6</w:t>
        </w:r>
        <w:r>
          <w:rPr>
            <w:noProof/>
            <w:webHidden/>
          </w:rPr>
          <w:fldChar w:fldCharType="end"/>
        </w:r>
        <w:r w:rsidRPr="00F543FF">
          <w:rPr>
            <w:rStyle w:val="Hyperlink"/>
            <w:noProof/>
          </w:rPr>
          <w:fldChar w:fldCharType="end"/>
        </w:r>
      </w:ins>
    </w:p>
    <w:p w14:paraId="23A0D31D" w14:textId="20048C9E" w:rsidR="00DD51B4" w:rsidRDefault="00DD51B4">
      <w:pPr>
        <w:pStyle w:val="TOC3"/>
        <w:tabs>
          <w:tab w:val="left" w:pos="1320"/>
          <w:tab w:val="right" w:leader="dot" w:pos="9350"/>
        </w:tabs>
        <w:rPr>
          <w:ins w:id="142" w:author="Steffen Maerdian" w:date="2018-05-11T07:51:00Z"/>
          <w:rFonts w:asciiTheme="minorHAnsi" w:eastAsiaTheme="minorEastAsia" w:hAnsiTheme="minorHAnsi" w:cstheme="minorBidi"/>
          <w:iCs w:val="0"/>
          <w:noProof/>
          <w:sz w:val="22"/>
          <w:szCs w:val="22"/>
        </w:rPr>
      </w:pPr>
      <w:ins w:id="143"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"_Toc513788403"</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2.2.1</w:t>
        </w:r>
        <w:r>
          <w:rPr>
            <w:rFonts w:asciiTheme="minorHAnsi" w:eastAsiaTheme="minorEastAsia" w:hAnsiTheme="minorHAnsi" w:cstheme="minorBidi"/>
            <w:iCs w:val="0"/>
            <w:noProof/>
            <w:sz w:val="22"/>
            <w:szCs w:val="22"/>
          </w:rPr>
          <w:tab/>
        </w:r>
        <w:r w:rsidRPr="00F543FF">
          <w:rPr>
            <w:rStyle w:val="Hyperlink"/>
            <w:noProof/>
          </w:rPr>
          <w:t>Connectivity between the systems</w:t>
        </w:r>
        <w:r>
          <w:rPr>
            <w:noProof/>
            <w:webHidden/>
          </w:rPr>
          <w:tab/>
        </w:r>
        <w:r>
          <w:rPr>
            <w:noProof/>
            <w:webHidden/>
          </w:rPr>
          <w:fldChar w:fldCharType="begin"/>
        </w:r>
        <w:r>
          <w:rPr>
            <w:noProof/>
            <w:webHidden/>
          </w:rPr>
          <w:instrText xml:space="preserve"> PAGEREF _Toc513788403 \h </w:instrText>
        </w:r>
        <w:r>
          <w:rPr>
            <w:noProof/>
            <w:webHidden/>
          </w:rPr>
        </w:r>
      </w:ins>
      <w:r>
        <w:rPr>
          <w:noProof/>
          <w:webHidden/>
        </w:rPr>
        <w:fldChar w:fldCharType="separate"/>
      </w:r>
      <w:ins w:id="144" w:author="Steffen Maerdian" w:date="2018-05-11T07:51:00Z">
        <w:r>
          <w:rPr>
            <w:noProof/>
            <w:webHidden/>
          </w:rPr>
          <w:t>6</w:t>
        </w:r>
        <w:r>
          <w:rPr>
            <w:noProof/>
            <w:webHidden/>
          </w:rPr>
          <w:fldChar w:fldCharType="end"/>
        </w:r>
        <w:r w:rsidRPr="00F543FF">
          <w:rPr>
            <w:rStyle w:val="Hyperlink"/>
            <w:noProof/>
          </w:rPr>
          <w:fldChar w:fldCharType="end"/>
        </w:r>
      </w:ins>
    </w:p>
    <w:p w14:paraId="6BCFD507" w14:textId="141973D3" w:rsidR="00DD51B4" w:rsidRDefault="00DD51B4">
      <w:pPr>
        <w:pStyle w:val="TOC2"/>
        <w:tabs>
          <w:tab w:val="left" w:pos="880"/>
          <w:tab w:val="right" w:leader="dot" w:pos="9350"/>
        </w:tabs>
        <w:rPr>
          <w:ins w:id="145" w:author="Steffen Maerdian" w:date="2018-05-11T07:51:00Z"/>
          <w:rFonts w:asciiTheme="minorHAnsi" w:eastAsiaTheme="minorEastAsia" w:hAnsiTheme="minorHAnsi" w:cstheme="minorBidi"/>
          <w:b w:val="0"/>
          <w:noProof/>
          <w:sz w:val="22"/>
          <w:szCs w:val="22"/>
        </w:rPr>
      </w:pPr>
      <w:ins w:id="146"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"_Toc513788404"</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2.3</w:t>
        </w:r>
        <w:r>
          <w:rPr>
            <w:rFonts w:asciiTheme="minorHAnsi" w:eastAsiaTheme="minorEastAsia" w:hAnsiTheme="minorHAnsi" w:cstheme="minorBidi"/>
            <w:b w:val="0"/>
            <w:noProof/>
            <w:sz w:val="22"/>
            <w:szCs w:val="22"/>
          </w:rPr>
          <w:tab/>
        </w:r>
        <w:r w:rsidRPr="00F543FF">
          <w:rPr>
            <w:rStyle w:val="Hyperlink"/>
            <w:noProof/>
          </w:rPr>
          <w:t>Operations</w:t>
        </w:r>
        <w:r>
          <w:rPr>
            <w:noProof/>
            <w:webHidden/>
          </w:rPr>
          <w:tab/>
        </w:r>
        <w:r>
          <w:rPr>
            <w:noProof/>
            <w:webHidden/>
          </w:rPr>
          <w:fldChar w:fldCharType="begin"/>
        </w:r>
        <w:r>
          <w:rPr>
            <w:noProof/>
            <w:webHidden/>
          </w:rPr>
          <w:instrText xml:space="preserve"> PAGEREF _Toc513788404 \h </w:instrText>
        </w:r>
        <w:r>
          <w:rPr>
            <w:noProof/>
            <w:webHidden/>
          </w:rPr>
        </w:r>
      </w:ins>
      <w:r>
        <w:rPr>
          <w:noProof/>
          <w:webHidden/>
        </w:rPr>
        <w:fldChar w:fldCharType="separate"/>
      </w:r>
      <w:ins w:id="147" w:author="Steffen Maerdian" w:date="2018-05-11T07:51:00Z">
        <w:r>
          <w:rPr>
            <w:noProof/>
            <w:webHidden/>
          </w:rPr>
          <w:t>6</w:t>
        </w:r>
        <w:r>
          <w:rPr>
            <w:noProof/>
            <w:webHidden/>
          </w:rPr>
          <w:fldChar w:fldCharType="end"/>
        </w:r>
        <w:r w:rsidRPr="00F543FF">
          <w:rPr>
            <w:rStyle w:val="Hyperlink"/>
            <w:noProof/>
          </w:rPr>
          <w:fldChar w:fldCharType="end"/>
        </w:r>
      </w:ins>
    </w:p>
    <w:p w14:paraId="1F2C510D" w14:textId="51737CA5" w:rsidR="00DD51B4" w:rsidRDefault="00DD51B4">
      <w:pPr>
        <w:pStyle w:val="TOC3"/>
        <w:tabs>
          <w:tab w:val="left" w:pos="1320"/>
          <w:tab w:val="right" w:leader="dot" w:pos="9350"/>
        </w:tabs>
        <w:rPr>
          <w:ins w:id="148" w:author="Steffen Maerdian" w:date="2018-05-11T07:51:00Z"/>
          <w:rFonts w:asciiTheme="minorHAnsi" w:eastAsiaTheme="minorEastAsia" w:hAnsiTheme="minorHAnsi" w:cstheme="minorBidi"/>
          <w:iCs w:val="0"/>
          <w:noProof/>
          <w:sz w:val="22"/>
          <w:szCs w:val="22"/>
        </w:rPr>
      </w:pPr>
      <w:ins w:id="149"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"_Toc513788405"</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2.3.1</w:t>
        </w:r>
        <w:r>
          <w:rPr>
            <w:rFonts w:asciiTheme="minorHAnsi" w:eastAsiaTheme="minorEastAsia" w:hAnsiTheme="minorHAnsi" w:cstheme="minorBidi"/>
            <w:iCs w:val="0"/>
            <w:noProof/>
            <w:sz w:val="22"/>
            <w:szCs w:val="22"/>
          </w:rPr>
          <w:tab/>
        </w:r>
        <w:r w:rsidRPr="00F543FF">
          <w:rPr>
            <w:rStyle w:val="Hyperlink"/>
            <w:noProof/>
          </w:rPr>
          <w:t>Data Extraction</w:t>
        </w:r>
        <w:r>
          <w:rPr>
            <w:noProof/>
            <w:webHidden/>
          </w:rPr>
          <w:tab/>
        </w:r>
        <w:r>
          <w:rPr>
            <w:noProof/>
            <w:webHidden/>
          </w:rPr>
          <w:fldChar w:fldCharType="begin"/>
        </w:r>
        <w:r>
          <w:rPr>
            <w:noProof/>
            <w:webHidden/>
          </w:rPr>
          <w:instrText xml:space="preserve"> PAGEREF _Toc513788405 \h </w:instrText>
        </w:r>
        <w:r>
          <w:rPr>
            <w:noProof/>
            <w:webHidden/>
          </w:rPr>
        </w:r>
      </w:ins>
      <w:r>
        <w:rPr>
          <w:noProof/>
          <w:webHidden/>
        </w:rPr>
        <w:fldChar w:fldCharType="separate"/>
      </w:r>
      <w:ins w:id="150" w:author="Steffen Maerdian" w:date="2018-05-11T07:51:00Z">
        <w:r>
          <w:rPr>
            <w:noProof/>
            <w:webHidden/>
          </w:rPr>
          <w:t>7</w:t>
        </w:r>
        <w:r>
          <w:rPr>
            <w:noProof/>
            <w:webHidden/>
          </w:rPr>
          <w:fldChar w:fldCharType="end"/>
        </w:r>
        <w:r w:rsidRPr="00F543FF">
          <w:rPr>
            <w:rStyle w:val="Hyperlink"/>
            <w:noProof/>
          </w:rPr>
          <w:fldChar w:fldCharType="end"/>
        </w:r>
      </w:ins>
    </w:p>
    <w:p w14:paraId="022E1B98" w14:textId="4B4A7633" w:rsidR="00DD51B4" w:rsidRDefault="00DD51B4">
      <w:pPr>
        <w:pStyle w:val="TOC3"/>
        <w:tabs>
          <w:tab w:val="left" w:pos="1320"/>
          <w:tab w:val="right" w:leader="dot" w:pos="9350"/>
        </w:tabs>
        <w:rPr>
          <w:ins w:id="151" w:author="Steffen Maerdian" w:date="2018-05-11T07:51:00Z"/>
          <w:rFonts w:asciiTheme="minorHAnsi" w:eastAsiaTheme="minorEastAsia" w:hAnsiTheme="minorHAnsi" w:cstheme="minorBidi"/>
          <w:iCs w:val="0"/>
          <w:noProof/>
          <w:sz w:val="22"/>
          <w:szCs w:val="22"/>
        </w:rPr>
      </w:pPr>
      <w:ins w:id="152"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"_Toc513788406"</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2.3.2</w:t>
        </w:r>
        <w:r>
          <w:rPr>
            <w:rFonts w:asciiTheme="minorHAnsi" w:eastAsiaTheme="minorEastAsia" w:hAnsiTheme="minorHAnsi" w:cstheme="minorBidi"/>
            <w:iCs w:val="0"/>
            <w:noProof/>
            <w:sz w:val="22"/>
            <w:szCs w:val="22"/>
          </w:rPr>
          <w:tab/>
        </w:r>
        <w:r w:rsidRPr="00F543FF">
          <w:rPr>
            <w:rStyle w:val="Hyperlink"/>
            <w:noProof/>
          </w:rPr>
          <w:t>Data Transformation</w:t>
        </w:r>
        <w:r>
          <w:rPr>
            <w:noProof/>
            <w:webHidden/>
          </w:rPr>
          <w:tab/>
        </w:r>
        <w:r>
          <w:rPr>
            <w:noProof/>
            <w:webHidden/>
          </w:rPr>
          <w:fldChar w:fldCharType="begin"/>
        </w:r>
        <w:r>
          <w:rPr>
            <w:noProof/>
            <w:webHidden/>
          </w:rPr>
          <w:instrText xml:space="preserve"> PAGEREF _Toc513788406 \h </w:instrText>
        </w:r>
        <w:r>
          <w:rPr>
            <w:noProof/>
            <w:webHidden/>
          </w:rPr>
        </w:r>
      </w:ins>
      <w:r>
        <w:rPr>
          <w:noProof/>
          <w:webHidden/>
        </w:rPr>
        <w:fldChar w:fldCharType="separate"/>
      </w:r>
      <w:ins w:id="153" w:author="Steffen Maerdian" w:date="2018-05-11T07:51:00Z">
        <w:r>
          <w:rPr>
            <w:noProof/>
            <w:webHidden/>
          </w:rPr>
          <w:t>7</w:t>
        </w:r>
        <w:r>
          <w:rPr>
            <w:noProof/>
            <w:webHidden/>
          </w:rPr>
          <w:fldChar w:fldCharType="end"/>
        </w:r>
        <w:r w:rsidRPr="00F543FF">
          <w:rPr>
            <w:rStyle w:val="Hyperlink"/>
            <w:noProof/>
          </w:rPr>
          <w:fldChar w:fldCharType="end"/>
        </w:r>
      </w:ins>
    </w:p>
    <w:p w14:paraId="3DE54EB7" w14:textId="65E10DB4" w:rsidR="00DD51B4" w:rsidRDefault="00DD51B4">
      <w:pPr>
        <w:pStyle w:val="TOC3"/>
        <w:tabs>
          <w:tab w:val="left" w:pos="1320"/>
          <w:tab w:val="right" w:leader="dot" w:pos="9350"/>
        </w:tabs>
        <w:rPr>
          <w:ins w:id="154" w:author="Steffen Maerdian" w:date="2018-05-11T07:51:00Z"/>
          <w:rFonts w:asciiTheme="minorHAnsi" w:eastAsiaTheme="minorEastAsia" w:hAnsiTheme="minorHAnsi" w:cstheme="minorBidi"/>
          <w:iCs w:val="0"/>
          <w:noProof/>
          <w:sz w:val="22"/>
          <w:szCs w:val="22"/>
        </w:rPr>
      </w:pPr>
      <w:ins w:id="155"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"_Toc513788407"</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2.3.3</w:t>
        </w:r>
        <w:r>
          <w:rPr>
            <w:rFonts w:asciiTheme="minorHAnsi" w:eastAsiaTheme="minorEastAsia" w:hAnsiTheme="minorHAnsi" w:cstheme="minorBidi"/>
            <w:iCs w:val="0"/>
            <w:noProof/>
            <w:sz w:val="22"/>
            <w:szCs w:val="22"/>
          </w:rPr>
          <w:tab/>
        </w:r>
        <w:r w:rsidRPr="00F543FF">
          <w:rPr>
            <w:rStyle w:val="Hyperlink"/>
            <w:noProof/>
          </w:rPr>
          <w:t>Sending/Receiving</w:t>
        </w:r>
        <w:r>
          <w:rPr>
            <w:noProof/>
            <w:webHidden/>
          </w:rPr>
          <w:tab/>
        </w:r>
        <w:r>
          <w:rPr>
            <w:noProof/>
            <w:webHidden/>
          </w:rPr>
          <w:fldChar w:fldCharType="begin"/>
        </w:r>
        <w:r>
          <w:rPr>
            <w:noProof/>
            <w:webHidden/>
          </w:rPr>
          <w:instrText xml:space="preserve"> PAGEREF _Toc513788407 \h </w:instrText>
        </w:r>
        <w:r>
          <w:rPr>
            <w:noProof/>
            <w:webHidden/>
          </w:rPr>
        </w:r>
      </w:ins>
      <w:r>
        <w:rPr>
          <w:noProof/>
          <w:webHidden/>
        </w:rPr>
        <w:fldChar w:fldCharType="separate"/>
      </w:r>
      <w:ins w:id="156" w:author="Steffen Maerdian" w:date="2018-05-11T07:51:00Z">
        <w:r>
          <w:rPr>
            <w:noProof/>
            <w:webHidden/>
          </w:rPr>
          <w:t>7</w:t>
        </w:r>
        <w:r>
          <w:rPr>
            <w:noProof/>
            <w:webHidden/>
          </w:rPr>
          <w:fldChar w:fldCharType="end"/>
        </w:r>
        <w:r w:rsidRPr="00F543FF">
          <w:rPr>
            <w:rStyle w:val="Hyperlink"/>
            <w:noProof/>
          </w:rPr>
          <w:fldChar w:fldCharType="end"/>
        </w:r>
      </w:ins>
    </w:p>
    <w:p w14:paraId="21099AAD" w14:textId="723026E4" w:rsidR="00DD51B4" w:rsidRDefault="00DD51B4">
      <w:pPr>
        <w:pStyle w:val="TOC2"/>
        <w:tabs>
          <w:tab w:val="left" w:pos="880"/>
          <w:tab w:val="right" w:leader="dot" w:pos="9350"/>
        </w:tabs>
        <w:rPr>
          <w:ins w:id="157" w:author="Steffen Maerdian" w:date="2018-05-11T07:51:00Z"/>
          <w:rFonts w:asciiTheme="minorHAnsi" w:eastAsiaTheme="minorEastAsia" w:hAnsiTheme="minorHAnsi" w:cstheme="minorBidi"/>
          <w:b w:val="0"/>
          <w:noProof/>
          <w:sz w:val="22"/>
          <w:szCs w:val="22"/>
        </w:rPr>
      </w:pPr>
      <w:ins w:id="158"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"_Toc513788408"</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2.4</w:t>
        </w:r>
        <w:r>
          <w:rPr>
            <w:rFonts w:asciiTheme="minorHAnsi" w:eastAsiaTheme="minorEastAsia" w:hAnsiTheme="minorHAnsi" w:cstheme="minorBidi"/>
            <w:b w:val="0"/>
            <w:noProof/>
            <w:sz w:val="22"/>
            <w:szCs w:val="22"/>
          </w:rPr>
          <w:tab/>
        </w:r>
        <w:r w:rsidRPr="00F543FF">
          <w:rPr>
            <w:rStyle w:val="Hyperlink"/>
            <w:noProof/>
          </w:rPr>
          <w:t>Data Transfer</w:t>
        </w:r>
        <w:r>
          <w:rPr>
            <w:noProof/>
            <w:webHidden/>
          </w:rPr>
          <w:tab/>
        </w:r>
        <w:r>
          <w:rPr>
            <w:noProof/>
            <w:webHidden/>
          </w:rPr>
          <w:fldChar w:fldCharType="begin"/>
        </w:r>
        <w:r>
          <w:rPr>
            <w:noProof/>
            <w:webHidden/>
          </w:rPr>
          <w:instrText xml:space="preserve"> PAGEREF _Toc513788408 \h </w:instrText>
        </w:r>
        <w:r>
          <w:rPr>
            <w:noProof/>
            <w:webHidden/>
          </w:rPr>
        </w:r>
      </w:ins>
      <w:r>
        <w:rPr>
          <w:noProof/>
          <w:webHidden/>
        </w:rPr>
        <w:fldChar w:fldCharType="separate"/>
      </w:r>
      <w:ins w:id="159" w:author="Steffen Maerdian" w:date="2018-05-11T07:51:00Z">
        <w:r>
          <w:rPr>
            <w:noProof/>
            <w:webHidden/>
          </w:rPr>
          <w:t>7</w:t>
        </w:r>
        <w:r>
          <w:rPr>
            <w:noProof/>
            <w:webHidden/>
          </w:rPr>
          <w:fldChar w:fldCharType="end"/>
        </w:r>
        <w:r w:rsidRPr="00F543FF">
          <w:rPr>
            <w:rStyle w:val="Hyperlink"/>
            <w:noProof/>
          </w:rPr>
          <w:fldChar w:fldCharType="end"/>
        </w:r>
      </w:ins>
    </w:p>
    <w:p w14:paraId="087FA150" w14:textId="0DFDA2C5" w:rsidR="00DD51B4" w:rsidRDefault="00DD51B4">
      <w:pPr>
        <w:pStyle w:val="TOC2"/>
        <w:tabs>
          <w:tab w:val="left" w:pos="880"/>
          <w:tab w:val="right" w:leader="dot" w:pos="9350"/>
        </w:tabs>
        <w:rPr>
          <w:ins w:id="160" w:author="Steffen Maerdian" w:date="2018-05-11T07:51:00Z"/>
          <w:rFonts w:asciiTheme="minorHAnsi" w:eastAsiaTheme="minorEastAsia" w:hAnsiTheme="minorHAnsi" w:cstheme="minorBidi"/>
          <w:b w:val="0"/>
          <w:noProof/>
          <w:sz w:val="22"/>
          <w:szCs w:val="22"/>
        </w:rPr>
      </w:pPr>
      <w:ins w:id="161"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"_Toc513788409"</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2.5</w:t>
        </w:r>
        <w:r>
          <w:rPr>
            <w:rFonts w:asciiTheme="minorHAnsi" w:eastAsiaTheme="minorEastAsia" w:hAnsiTheme="minorHAnsi" w:cstheme="minorBidi"/>
            <w:b w:val="0"/>
            <w:noProof/>
            <w:sz w:val="22"/>
            <w:szCs w:val="22"/>
          </w:rPr>
          <w:tab/>
        </w:r>
        <w:r w:rsidRPr="00F543FF">
          <w:rPr>
            <w:rStyle w:val="Hyperlink"/>
            <w:noProof/>
          </w:rPr>
          <w:t>Transaction Types</w:t>
        </w:r>
        <w:r>
          <w:rPr>
            <w:noProof/>
            <w:webHidden/>
          </w:rPr>
          <w:tab/>
        </w:r>
        <w:r>
          <w:rPr>
            <w:noProof/>
            <w:webHidden/>
          </w:rPr>
          <w:fldChar w:fldCharType="begin"/>
        </w:r>
        <w:r>
          <w:rPr>
            <w:noProof/>
            <w:webHidden/>
          </w:rPr>
          <w:instrText xml:space="preserve"> PAGEREF _Toc513788409 \h </w:instrText>
        </w:r>
        <w:r>
          <w:rPr>
            <w:noProof/>
            <w:webHidden/>
          </w:rPr>
        </w:r>
      </w:ins>
      <w:r>
        <w:rPr>
          <w:noProof/>
          <w:webHidden/>
        </w:rPr>
        <w:fldChar w:fldCharType="separate"/>
      </w:r>
      <w:ins w:id="162" w:author="Steffen Maerdian" w:date="2018-05-11T07:51:00Z">
        <w:r>
          <w:rPr>
            <w:noProof/>
            <w:webHidden/>
          </w:rPr>
          <w:t>7</w:t>
        </w:r>
        <w:r>
          <w:rPr>
            <w:noProof/>
            <w:webHidden/>
          </w:rPr>
          <w:fldChar w:fldCharType="end"/>
        </w:r>
        <w:r w:rsidRPr="00F543FF">
          <w:rPr>
            <w:rStyle w:val="Hyperlink"/>
            <w:noProof/>
          </w:rPr>
          <w:fldChar w:fldCharType="end"/>
        </w:r>
      </w:ins>
    </w:p>
    <w:p w14:paraId="235C31F6" w14:textId="750DEAB1" w:rsidR="00DD51B4" w:rsidRDefault="00DD51B4">
      <w:pPr>
        <w:pStyle w:val="TOC2"/>
        <w:tabs>
          <w:tab w:val="left" w:pos="880"/>
          <w:tab w:val="right" w:leader="dot" w:pos="9350"/>
        </w:tabs>
        <w:rPr>
          <w:ins w:id="163" w:author="Steffen Maerdian" w:date="2018-05-11T07:51:00Z"/>
          <w:rFonts w:asciiTheme="minorHAnsi" w:eastAsiaTheme="minorEastAsia" w:hAnsiTheme="minorHAnsi" w:cstheme="minorBidi"/>
          <w:b w:val="0"/>
          <w:noProof/>
          <w:sz w:val="22"/>
          <w:szCs w:val="22"/>
        </w:rPr>
      </w:pPr>
      <w:ins w:id="164"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"_Toc513788410"</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2.6</w:t>
        </w:r>
        <w:r>
          <w:rPr>
            <w:rFonts w:asciiTheme="minorHAnsi" w:eastAsiaTheme="minorEastAsia" w:hAnsiTheme="minorHAnsi" w:cstheme="minorBidi"/>
            <w:b w:val="0"/>
            <w:noProof/>
            <w:sz w:val="22"/>
            <w:szCs w:val="22"/>
          </w:rPr>
          <w:tab/>
        </w:r>
        <w:r w:rsidRPr="00F543FF">
          <w:rPr>
            <w:rStyle w:val="Hyperlink"/>
            <w:noProof/>
          </w:rPr>
          <w:t>Data Exchanges</w:t>
        </w:r>
        <w:r>
          <w:rPr>
            <w:noProof/>
            <w:webHidden/>
          </w:rPr>
          <w:tab/>
        </w:r>
        <w:r>
          <w:rPr>
            <w:noProof/>
            <w:webHidden/>
          </w:rPr>
          <w:fldChar w:fldCharType="begin"/>
        </w:r>
        <w:r>
          <w:rPr>
            <w:noProof/>
            <w:webHidden/>
          </w:rPr>
          <w:instrText xml:space="preserve"> PAGEREF _Toc513788410 \h </w:instrText>
        </w:r>
        <w:r>
          <w:rPr>
            <w:noProof/>
            <w:webHidden/>
          </w:rPr>
        </w:r>
      </w:ins>
      <w:r>
        <w:rPr>
          <w:noProof/>
          <w:webHidden/>
        </w:rPr>
        <w:fldChar w:fldCharType="separate"/>
      </w:r>
      <w:ins w:id="165" w:author="Steffen Maerdian" w:date="2018-05-11T07:51:00Z">
        <w:r>
          <w:rPr>
            <w:noProof/>
            <w:webHidden/>
          </w:rPr>
          <w:t>7</w:t>
        </w:r>
        <w:r>
          <w:rPr>
            <w:noProof/>
            <w:webHidden/>
          </w:rPr>
          <w:fldChar w:fldCharType="end"/>
        </w:r>
        <w:r w:rsidRPr="00F543FF">
          <w:rPr>
            <w:rStyle w:val="Hyperlink"/>
            <w:noProof/>
          </w:rPr>
          <w:fldChar w:fldCharType="end"/>
        </w:r>
      </w:ins>
    </w:p>
    <w:p w14:paraId="22F5712D" w14:textId="76E09B0B" w:rsidR="00DD51B4" w:rsidRDefault="00DD51B4">
      <w:pPr>
        <w:pStyle w:val="TOC3"/>
        <w:tabs>
          <w:tab w:val="left" w:pos="1320"/>
          <w:tab w:val="right" w:leader="dot" w:pos="9350"/>
        </w:tabs>
        <w:rPr>
          <w:ins w:id="166" w:author="Steffen Maerdian" w:date="2018-05-11T07:51:00Z"/>
          <w:rFonts w:asciiTheme="minorHAnsi" w:eastAsiaTheme="minorEastAsia" w:hAnsiTheme="minorHAnsi" w:cstheme="minorBidi"/>
          <w:iCs w:val="0"/>
          <w:noProof/>
          <w:sz w:val="22"/>
          <w:szCs w:val="22"/>
        </w:rPr>
      </w:pPr>
      <w:ins w:id="167"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"_Toc513788411"</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2.6.1</w:t>
        </w:r>
        <w:r>
          <w:rPr>
            <w:rFonts w:asciiTheme="minorHAnsi" w:eastAsiaTheme="minorEastAsia" w:hAnsiTheme="minorHAnsi" w:cstheme="minorBidi"/>
            <w:iCs w:val="0"/>
            <w:noProof/>
            <w:sz w:val="22"/>
            <w:szCs w:val="22"/>
          </w:rPr>
          <w:tab/>
        </w:r>
        <w:r w:rsidRPr="00F543FF">
          <w:rPr>
            <w:rStyle w:val="Hyperlink"/>
            <w:noProof/>
          </w:rPr>
          <w:t>FHIR Based Resources</w:t>
        </w:r>
        <w:r>
          <w:rPr>
            <w:noProof/>
            <w:webHidden/>
          </w:rPr>
          <w:tab/>
        </w:r>
        <w:r>
          <w:rPr>
            <w:noProof/>
            <w:webHidden/>
          </w:rPr>
          <w:fldChar w:fldCharType="begin"/>
        </w:r>
        <w:r>
          <w:rPr>
            <w:noProof/>
            <w:webHidden/>
          </w:rPr>
          <w:instrText xml:space="preserve"> PAGEREF _Toc513788411 \h </w:instrText>
        </w:r>
        <w:r>
          <w:rPr>
            <w:noProof/>
            <w:webHidden/>
          </w:rPr>
        </w:r>
      </w:ins>
      <w:r>
        <w:rPr>
          <w:noProof/>
          <w:webHidden/>
        </w:rPr>
        <w:fldChar w:fldCharType="separate"/>
      </w:r>
      <w:ins w:id="168" w:author="Steffen Maerdian" w:date="2018-05-11T07:51:00Z">
        <w:r>
          <w:rPr>
            <w:noProof/>
            <w:webHidden/>
          </w:rPr>
          <w:t>7</w:t>
        </w:r>
        <w:r>
          <w:rPr>
            <w:noProof/>
            <w:webHidden/>
          </w:rPr>
          <w:fldChar w:fldCharType="end"/>
        </w:r>
        <w:r w:rsidRPr="00F543FF">
          <w:rPr>
            <w:rStyle w:val="Hyperlink"/>
            <w:noProof/>
          </w:rPr>
          <w:fldChar w:fldCharType="end"/>
        </w:r>
      </w:ins>
    </w:p>
    <w:p w14:paraId="3D0397C6" w14:textId="70A26AF6" w:rsidR="00DD51B4" w:rsidRDefault="00DD51B4">
      <w:pPr>
        <w:pStyle w:val="TOC3"/>
        <w:tabs>
          <w:tab w:val="left" w:pos="1320"/>
          <w:tab w:val="right" w:leader="dot" w:pos="9350"/>
        </w:tabs>
        <w:rPr>
          <w:ins w:id="169" w:author="Steffen Maerdian" w:date="2018-05-11T07:51:00Z"/>
          <w:rFonts w:asciiTheme="minorHAnsi" w:eastAsiaTheme="minorEastAsia" w:hAnsiTheme="minorHAnsi" w:cstheme="minorBidi"/>
          <w:iCs w:val="0"/>
          <w:noProof/>
          <w:sz w:val="22"/>
          <w:szCs w:val="22"/>
        </w:rPr>
      </w:pPr>
      <w:ins w:id="170"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"_Toc513788412"</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2.6.2</w:t>
        </w:r>
        <w:r>
          <w:rPr>
            <w:rFonts w:asciiTheme="minorHAnsi" w:eastAsiaTheme="minorEastAsia" w:hAnsiTheme="minorHAnsi" w:cstheme="minorBidi"/>
            <w:iCs w:val="0"/>
            <w:noProof/>
            <w:sz w:val="22"/>
            <w:szCs w:val="22"/>
          </w:rPr>
          <w:tab/>
        </w:r>
        <w:r w:rsidRPr="00F543FF">
          <w:rPr>
            <w:rStyle w:val="Hyperlink"/>
            <w:noProof/>
          </w:rPr>
          <w:t>JSON Format</w:t>
        </w:r>
        <w:r>
          <w:rPr>
            <w:noProof/>
            <w:webHidden/>
          </w:rPr>
          <w:tab/>
        </w:r>
        <w:r>
          <w:rPr>
            <w:noProof/>
            <w:webHidden/>
          </w:rPr>
          <w:fldChar w:fldCharType="begin"/>
        </w:r>
        <w:r>
          <w:rPr>
            <w:noProof/>
            <w:webHidden/>
          </w:rPr>
          <w:instrText xml:space="preserve"> PAGEREF _Toc513788412 \h </w:instrText>
        </w:r>
        <w:r>
          <w:rPr>
            <w:noProof/>
            <w:webHidden/>
          </w:rPr>
        </w:r>
      </w:ins>
      <w:r>
        <w:rPr>
          <w:noProof/>
          <w:webHidden/>
        </w:rPr>
        <w:fldChar w:fldCharType="separate"/>
      </w:r>
      <w:ins w:id="171" w:author="Steffen Maerdian" w:date="2018-05-11T07:51:00Z">
        <w:r>
          <w:rPr>
            <w:noProof/>
            <w:webHidden/>
          </w:rPr>
          <w:t>10</w:t>
        </w:r>
        <w:r>
          <w:rPr>
            <w:noProof/>
            <w:webHidden/>
          </w:rPr>
          <w:fldChar w:fldCharType="end"/>
        </w:r>
        <w:r w:rsidRPr="00F543FF">
          <w:rPr>
            <w:rStyle w:val="Hyperlink"/>
            <w:noProof/>
          </w:rPr>
          <w:fldChar w:fldCharType="end"/>
        </w:r>
      </w:ins>
    </w:p>
    <w:p w14:paraId="4DE26B42" w14:textId="039C224A" w:rsidR="00DD51B4" w:rsidRDefault="00DD51B4">
      <w:pPr>
        <w:pStyle w:val="TOC3"/>
        <w:tabs>
          <w:tab w:val="left" w:pos="1320"/>
          <w:tab w:val="right" w:leader="dot" w:pos="9350"/>
        </w:tabs>
        <w:rPr>
          <w:ins w:id="172" w:author="Steffen Maerdian" w:date="2018-05-11T07:51:00Z"/>
          <w:rFonts w:asciiTheme="minorHAnsi" w:eastAsiaTheme="minorEastAsia" w:hAnsiTheme="minorHAnsi" w:cstheme="minorBidi"/>
          <w:iCs w:val="0"/>
          <w:noProof/>
          <w:sz w:val="22"/>
          <w:szCs w:val="22"/>
        </w:rPr>
      </w:pPr>
      <w:ins w:id="173"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"_Toc513788413"</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2.6.3</w:t>
        </w:r>
        <w:r>
          <w:rPr>
            <w:rFonts w:asciiTheme="minorHAnsi" w:eastAsiaTheme="minorEastAsia" w:hAnsiTheme="minorHAnsi" w:cstheme="minorBidi"/>
            <w:iCs w:val="0"/>
            <w:noProof/>
            <w:sz w:val="22"/>
            <w:szCs w:val="22"/>
          </w:rPr>
          <w:tab/>
        </w:r>
        <w:r w:rsidRPr="00F543FF">
          <w:rPr>
            <w:rStyle w:val="Hyperlink"/>
            <w:noProof/>
          </w:rPr>
          <w:t>Bundle Definition</w:t>
        </w:r>
        <w:r>
          <w:rPr>
            <w:noProof/>
            <w:webHidden/>
          </w:rPr>
          <w:tab/>
        </w:r>
        <w:r>
          <w:rPr>
            <w:noProof/>
            <w:webHidden/>
          </w:rPr>
          <w:fldChar w:fldCharType="begin"/>
        </w:r>
        <w:r>
          <w:rPr>
            <w:noProof/>
            <w:webHidden/>
          </w:rPr>
          <w:instrText xml:space="preserve"> PAGEREF _Toc513788413 \h </w:instrText>
        </w:r>
        <w:r>
          <w:rPr>
            <w:noProof/>
            <w:webHidden/>
          </w:rPr>
        </w:r>
      </w:ins>
      <w:r>
        <w:rPr>
          <w:noProof/>
          <w:webHidden/>
        </w:rPr>
        <w:fldChar w:fldCharType="separate"/>
      </w:r>
      <w:ins w:id="174" w:author="Steffen Maerdian" w:date="2018-05-11T07:51:00Z">
        <w:r>
          <w:rPr>
            <w:noProof/>
            <w:webHidden/>
          </w:rPr>
          <w:t>10</w:t>
        </w:r>
        <w:r>
          <w:rPr>
            <w:noProof/>
            <w:webHidden/>
          </w:rPr>
          <w:fldChar w:fldCharType="end"/>
        </w:r>
        <w:r w:rsidRPr="00F543FF">
          <w:rPr>
            <w:rStyle w:val="Hyperlink"/>
            <w:noProof/>
          </w:rPr>
          <w:fldChar w:fldCharType="end"/>
        </w:r>
      </w:ins>
    </w:p>
    <w:p w14:paraId="0239A523" w14:textId="740CFD5A" w:rsidR="00DD51B4" w:rsidRDefault="00DD51B4">
      <w:pPr>
        <w:pStyle w:val="TOC2"/>
        <w:tabs>
          <w:tab w:val="left" w:pos="880"/>
          <w:tab w:val="right" w:leader="dot" w:pos="9350"/>
        </w:tabs>
        <w:rPr>
          <w:ins w:id="175" w:author="Steffen Maerdian" w:date="2018-05-11T07:51:00Z"/>
          <w:rFonts w:asciiTheme="minorHAnsi" w:eastAsiaTheme="minorEastAsia" w:hAnsiTheme="minorHAnsi" w:cstheme="minorBidi"/>
          <w:b w:val="0"/>
          <w:noProof/>
          <w:sz w:val="22"/>
          <w:szCs w:val="22"/>
        </w:rPr>
      </w:pPr>
      <w:ins w:id="176"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"_Toc513788414"</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2.7</w:t>
        </w:r>
        <w:r>
          <w:rPr>
            <w:rFonts w:asciiTheme="minorHAnsi" w:eastAsiaTheme="minorEastAsia" w:hAnsiTheme="minorHAnsi" w:cstheme="minorBidi"/>
            <w:b w:val="0"/>
            <w:noProof/>
            <w:sz w:val="22"/>
            <w:szCs w:val="22"/>
          </w:rPr>
          <w:tab/>
        </w:r>
        <w:r w:rsidRPr="00F543FF">
          <w:rPr>
            <w:rStyle w:val="Hyperlink"/>
            <w:noProof/>
          </w:rPr>
          <w:t>Communications Methods</w:t>
        </w:r>
        <w:r>
          <w:rPr>
            <w:noProof/>
            <w:webHidden/>
          </w:rPr>
          <w:tab/>
        </w:r>
        <w:r>
          <w:rPr>
            <w:noProof/>
            <w:webHidden/>
          </w:rPr>
          <w:fldChar w:fldCharType="begin"/>
        </w:r>
        <w:r>
          <w:rPr>
            <w:noProof/>
            <w:webHidden/>
          </w:rPr>
          <w:instrText xml:space="preserve"> PAGEREF _Toc513788414 \h </w:instrText>
        </w:r>
        <w:r>
          <w:rPr>
            <w:noProof/>
            <w:webHidden/>
          </w:rPr>
        </w:r>
      </w:ins>
      <w:r>
        <w:rPr>
          <w:noProof/>
          <w:webHidden/>
        </w:rPr>
        <w:fldChar w:fldCharType="separate"/>
      </w:r>
      <w:ins w:id="177" w:author="Steffen Maerdian" w:date="2018-05-11T07:51:00Z">
        <w:r>
          <w:rPr>
            <w:noProof/>
            <w:webHidden/>
          </w:rPr>
          <w:t>12</w:t>
        </w:r>
        <w:r>
          <w:rPr>
            <w:noProof/>
            <w:webHidden/>
          </w:rPr>
          <w:fldChar w:fldCharType="end"/>
        </w:r>
        <w:r w:rsidRPr="00F543FF">
          <w:rPr>
            <w:rStyle w:val="Hyperlink"/>
            <w:noProof/>
          </w:rPr>
          <w:fldChar w:fldCharType="end"/>
        </w:r>
      </w:ins>
    </w:p>
    <w:p w14:paraId="7880E13D" w14:textId="653F38C6" w:rsidR="00DD51B4" w:rsidRDefault="00DD51B4">
      <w:pPr>
        <w:pStyle w:val="TOC3"/>
        <w:tabs>
          <w:tab w:val="left" w:pos="1320"/>
          <w:tab w:val="right" w:leader="dot" w:pos="9350"/>
        </w:tabs>
        <w:rPr>
          <w:ins w:id="178" w:author="Steffen Maerdian" w:date="2018-05-11T07:51:00Z"/>
          <w:rFonts w:asciiTheme="minorHAnsi" w:eastAsiaTheme="minorEastAsia" w:hAnsiTheme="minorHAnsi" w:cstheme="minorBidi"/>
          <w:iCs w:val="0"/>
          <w:noProof/>
          <w:sz w:val="22"/>
          <w:szCs w:val="22"/>
        </w:rPr>
      </w:pPr>
      <w:ins w:id="179"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"_Toc513788415"</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2.7.1</w:t>
        </w:r>
        <w:r>
          <w:rPr>
            <w:rFonts w:asciiTheme="minorHAnsi" w:eastAsiaTheme="minorEastAsia" w:hAnsiTheme="minorHAnsi" w:cstheme="minorBidi"/>
            <w:iCs w:val="0"/>
            <w:noProof/>
            <w:sz w:val="22"/>
            <w:szCs w:val="22"/>
          </w:rPr>
          <w:tab/>
        </w:r>
        <w:r w:rsidRPr="00F543FF">
          <w:rPr>
            <w:rStyle w:val="Hyperlink"/>
            <w:noProof/>
          </w:rPr>
          <w:t>Ports and Protocols</w:t>
        </w:r>
        <w:r>
          <w:rPr>
            <w:noProof/>
            <w:webHidden/>
          </w:rPr>
          <w:tab/>
        </w:r>
        <w:r>
          <w:rPr>
            <w:noProof/>
            <w:webHidden/>
          </w:rPr>
          <w:fldChar w:fldCharType="begin"/>
        </w:r>
        <w:r>
          <w:rPr>
            <w:noProof/>
            <w:webHidden/>
          </w:rPr>
          <w:instrText xml:space="preserve"> PAGEREF _Toc513788415 \h </w:instrText>
        </w:r>
        <w:r>
          <w:rPr>
            <w:noProof/>
            <w:webHidden/>
          </w:rPr>
        </w:r>
      </w:ins>
      <w:r>
        <w:rPr>
          <w:noProof/>
          <w:webHidden/>
        </w:rPr>
        <w:fldChar w:fldCharType="separate"/>
      </w:r>
      <w:ins w:id="180" w:author="Steffen Maerdian" w:date="2018-05-11T07:51:00Z">
        <w:r>
          <w:rPr>
            <w:noProof/>
            <w:webHidden/>
          </w:rPr>
          <w:t>12</w:t>
        </w:r>
        <w:r>
          <w:rPr>
            <w:noProof/>
            <w:webHidden/>
          </w:rPr>
          <w:fldChar w:fldCharType="end"/>
        </w:r>
        <w:r w:rsidRPr="00F543FF">
          <w:rPr>
            <w:rStyle w:val="Hyperlink"/>
            <w:noProof/>
          </w:rPr>
          <w:fldChar w:fldCharType="end"/>
        </w:r>
      </w:ins>
    </w:p>
    <w:p w14:paraId="034DE3D7" w14:textId="2093AC3D" w:rsidR="00DD51B4" w:rsidRDefault="00DD51B4">
      <w:pPr>
        <w:pStyle w:val="TOC3"/>
        <w:tabs>
          <w:tab w:val="left" w:pos="1320"/>
          <w:tab w:val="right" w:leader="dot" w:pos="9350"/>
        </w:tabs>
        <w:rPr>
          <w:ins w:id="181" w:author="Steffen Maerdian" w:date="2018-05-11T07:51:00Z"/>
          <w:rFonts w:asciiTheme="minorHAnsi" w:eastAsiaTheme="minorEastAsia" w:hAnsiTheme="minorHAnsi" w:cstheme="minorBidi"/>
          <w:iCs w:val="0"/>
          <w:noProof/>
          <w:sz w:val="22"/>
          <w:szCs w:val="22"/>
        </w:rPr>
      </w:pPr>
      <w:ins w:id="182"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"_Toc513788416"</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2.7.2</w:t>
        </w:r>
        <w:r>
          <w:rPr>
            <w:rFonts w:asciiTheme="minorHAnsi" w:eastAsiaTheme="minorEastAsia" w:hAnsiTheme="minorHAnsi" w:cstheme="minorBidi"/>
            <w:iCs w:val="0"/>
            <w:noProof/>
            <w:sz w:val="22"/>
            <w:szCs w:val="22"/>
          </w:rPr>
          <w:tab/>
        </w:r>
        <w:r w:rsidRPr="00F543FF">
          <w:rPr>
            <w:rStyle w:val="Hyperlink"/>
            <w:noProof/>
          </w:rPr>
          <w:t>ESB Configuration(s)</w:t>
        </w:r>
        <w:r>
          <w:rPr>
            <w:noProof/>
            <w:webHidden/>
          </w:rPr>
          <w:tab/>
        </w:r>
        <w:r>
          <w:rPr>
            <w:noProof/>
            <w:webHidden/>
          </w:rPr>
          <w:fldChar w:fldCharType="begin"/>
        </w:r>
        <w:r>
          <w:rPr>
            <w:noProof/>
            <w:webHidden/>
          </w:rPr>
          <w:instrText xml:space="preserve"> PAGEREF _Toc513788416 \h </w:instrText>
        </w:r>
        <w:r>
          <w:rPr>
            <w:noProof/>
            <w:webHidden/>
          </w:rPr>
        </w:r>
      </w:ins>
      <w:r>
        <w:rPr>
          <w:noProof/>
          <w:webHidden/>
        </w:rPr>
        <w:fldChar w:fldCharType="separate"/>
      </w:r>
      <w:ins w:id="183" w:author="Steffen Maerdian" w:date="2018-05-11T07:51:00Z">
        <w:r>
          <w:rPr>
            <w:noProof/>
            <w:webHidden/>
          </w:rPr>
          <w:t>13</w:t>
        </w:r>
        <w:r>
          <w:rPr>
            <w:noProof/>
            <w:webHidden/>
          </w:rPr>
          <w:fldChar w:fldCharType="end"/>
        </w:r>
        <w:r w:rsidRPr="00F543FF">
          <w:rPr>
            <w:rStyle w:val="Hyperlink"/>
            <w:noProof/>
          </w:rPr>
          <w:fldChar w:fldCharType="end"/>
        </w:r>
      </w:ins>
    </w:p>
    <w:p w14:paraId="5E2A7144" w14:textId="67F1049F" w:rsidR="00DD51B4" w:rsidRDefault="00DD51B4">
      <w:pPr>
        <w:pStyle w:val="TOC3"/>
        <w:tabs>
          <w:tab w:val="left" w:pos="1320"/>
          <w:tab w:val="right" w:leader="dot" w:pos="9350"/>
        </w:tabs>
        <w:rPr>
          <w:ins w:id="184" w:author="Steffen Maerdian" w:date="2018-05-11T07:51:00Z"/>
          <w:rFonts w:asciiTheme="minorHAnsi" w:eastAsiaTheme="minorEastAsia" w:hAnsiTheme="minorHAnsi" w:cstheme="minorBidi"/>
          <w:iCs w:val="0"/>
          <w:noProof/>
          <w:sz w:val="22"/>
          <w:szCs w:val="22"/>
        </w:rPr>
      </w:pPr>
      <w:ins w:id="185"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"_Toc513788417"</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2.7.3</w:t>
        </w:r>
        <w:r>
          <w:rPr>
            <w:rFonts w:asciiTheme="minorHAnsi" w:eastAsiaTheme="minorEastAsia" w:hAnsiTheme="minorHAnsi" w:cstheme="minorBidi"/>
            <w:iCs w:val="0"/>
            <w:noProof/>
            <w:sz w:val="22"/>
            <w:szCs w:val="22"/>
          </w:rPr>
          <w:tab/>
        </w:r>
        <w:r w:rsidRPr="00F543FF">
          <w:rPr>
            <w:rStyle w:val="Hyperlink"/>
            <w:noProof/>
          </w:rPr>
          <w:t>System Configuration</w:t>
        </w:r>
        <w:r>
          <w:rPr>
            <w:noProof/>
            <w:webHidden/>
          </w:rPr>
          <w:tab/>
        </w:r>
        <w:r>
          <w:rPr>
            <w:noProof/>
            <w:webHidden/>
          </w:rPr>
          <w:fldChar w:fldCharType="begin"/>
        </w:r>
        <w:r>
          <w:rPr>
            <w:noProof/>
            <w:webHidden/>
          </w:rPr>
          <w:instrText xml:space="preserve"> PAGEREF _Toc513788417 \h </w:instrText>
        </w:r>
        <w:r>
          <w:rPr>
            <w:noProof/>
            <w:webHidden/>
          </w:rPr>
        </w:r>
      </w:ins>
      <w:r>
        <w:rPr>
          <w:noProof/>
          <w:webHidden/>
        </w:rPr>
        <w:fldChar w:fldCharType="separate"/>
      </w:r>
      <w:ins w:id="186" w:author="Steffen Maerdian" w:date="2018-05-11T07:51:00Z">
        <w:r>
          <w:rPr>
            <w:noProof/>
            <w:webHidden/>
          </w:rPr>
          <w:t>13</w:t>
        </w:r>
        <w:r>
          <w:rPr>
            <w:noProof/>
            <w:webHidden/>
          </w:rPr>
          <w:fldChar w:fldCharType="end"/>
        </w:r>
        <w:r w:rsidRPr="00F543FF">
          <w:rPr>
            <w:rStyle w:val="Hyperlink"/>
            <w:noProof/>
          </w:rPr>
          <w:fldChar w:fldCharType="end"/>
        </w:r>
      </w:ins>
    </w:p>
    <w:p w14:paraId="1D482675" w14:textId="68528B51" w:rsidR="00DD51B4" w:rsidRDefault="00DD51B4">
      <w:pPr>
        <w:pStyle w:val="TOC2"/>
        <w:tabs>
          <w:tab w:val="left" w:pos="880"/>
          <w:tab w:val="right" w:leader="dot" w:pos="9350"/>
        </w:tabs>
        <w:rPr>
          <w:ins w:id="187" w:author="Steffen Maerdian" w:date="2018-05-11T07:51:00Z"/>
          <w:rFonts w:asciiTheme="minorHAnsi" w:eastAsiaTheme="minorEastAsia" w:hAnsiTheme="minorHAnsi" w:cstheme="minorBidi"/>
          <w:b w:val="0"/>
          <w:noProof/>
          <w:sz w:val="22"/>
          <w:szCs w:val="22"/>
        </w:rPr>
      </w:pPr>
      <w:ins w:id="188"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"_Toc513788418"</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2.8</w:t>
        </w:r>
        <w:r>
          <w:rPr>
            <w:rFonts w:asciiTheme="minorHAnsi" w:eastAsiaTheme="minorEastAsia" w:hAnsiTheme="minorHAnsi" w:cstheme="minorBidi"/>
            <w:b w:val="0"/>
            <w:noProof/>
            <w:sz w:val="22"/>
            <w:szCs w:val="22"/>
          </w:rPr>
          <w:tab/>
        </w:r>
        <w:r w:rsidRPr="00F543FF">
          <w:rPr>
            <w:rStyle w:val="Hyperlink"/>
            <w:noProof/>
          </w:rPr>
          <w:t>Performance Requirements</w:t>
        </w:r>
        <w:r>
          <w:rPr>
            <w:noProof/>
            <w:webHidden/>
          </w:rPr>
          <w:tab/>
        </w:r>
        <w:r>
          <w:rPr>
            <w:noProof/>
            <w:webHidden/>
          </w:rPr>
          <w:fldChar w:fldCharType="begin"/>
        </w:r>
        <w:r>
          <w:rPr>
            <w:noProof/>
            <w:webHidden/>
          </w:rPr>
          <w:instrText xml:space="preserve"> PAGEREF _Toc513788418 \h </w:instrText>
        </w:r>
        <w:r>
          <w:rPr>
            <w:noProof/>
            <w:webHidden/>
          </w:rPr>
        </w:r>
      </w:ins>
      <w:r>
        <w:rPr>
          <w:noProof/>
          <w:webHidden/>
        </w:rPr>
        <w:fldChar w:fldCharType="separate"/>
      </w:r>
      <w:ins w:id="189" w:author="Steffen Maerdian" w:date="2018-05-11T07:51:00Z">
        <w:r>
          <w:rPr>
            <w:noProof/>
            <w:webHidden/>
          </w:rPr>
          <w:t>13</w:t>
        </w:r>
        <w:r>
          <w:rPr>
            <w:noProof/>
            <w:webHidden/>
          </w:rPr>
          <w:fldChar w:fldCharType="end"/>
        </w:r>
        <w:r w:rsidRPr="00F543FF">
          <w:rPr>
            <w:rStyle w:val="Hyperlink"/>
            <w:noProof/>
          </w:rPr>
          <w:fldChar w:fldCharType="end"/>
        </w:r>
      </w:ins>
    </w:p>
    <w:p w14:paraId="73F81E6F" w14:textId="3F944717" w:rsidR="00DD51B4" w:rsidRDefault="00DD51B4">
      <w:pPr>
        <w:pStyle w:val="TOC2"/>
        <w:tabs>
          <w:tab w:val="left" w:pos="880"/>
          <w:tab w:val="right" w:leader="dot" w:pos="9350"/>
        </w:tabs>
        <w:rPr>
          <w:ins w:id="190" w:author="Steffen Maerdian" w:date="2018-05-11T07:51:00Z"/>
          <w:rFonts w:asciiTheme="minorHAnsi" w:eastAsiaTheme="minorEastAsia" w:hAnsiTheme="minorHAnsi" w:cstheme="minorBidi"/>
          <w:b w:val="0"/>
          <w:noProof/>
          <w:sz w:val="22"/>
          <w:szCs w:val="22"/>
        </w:rPr>
      </w:pPr>
      <w:ins w:id="191"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"_Toc513788419"</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2.9</w:t>
        </w:r>
        <w:r>
          <w:rPr>
            <w:rFonts w:asciiTheme="minorHAnsi" w:eastAsiaTheme="minorEastAsia" w:hAnsiTheme="minorHAnsi" w:cstheme="minorBidi"/>
            <w:b w:val="0"/>
            <w:noProof/>
            <w:sz w:val="22"/>
            <w:szCs w:val="22"/>
          </w:rPr>
          <w:tab/>
        </w:r>
        <w:r w:rsidRPr="00F543FF">
          <w:rPr>
            <w:rStyle w:val="Hyperlink"/>
            <w:noProof/>
          </w:rPr>
          <w:t>Security</w:t>
        </w:r>
        <w:r>
          <w:rPr>
            <w:noProof/>
            <w:webHidden/>
          </w:rPr>
          <w:tab/>
        </w:r>
        <w:r>
          <w:rPr>
            <w:noProof/>
            <w:webHidden/>
          </w:rPr>
          <w:fldChar w:fldCharType="begin"/>
        </w:r>
        <w:r>
          <w:rPr>
            <w:noProof/>
            <w:webHidden/>
          </w:rPr>
          <w:instrText xml:space="preserve"> PAGEREF _Toc513788419 \h </w:instrText>
        </w:r>
        <w:r>
          <w:rPr>
            <w:noProof/>
            <w:webHidden/>
          </w:rPr>
        </w:r>
      </w:ins>
      <w:r>
        <w:rPr>
          <w:noProof/>
          <w:webHidden/>
        </w:rPr>
        <w:fldChar w:fldCharType="separate"/>
      </w:r>
      <w:ins w:id="192" w:author="Steffen Maerdian" w:date="2018-05-11T07:51:00Z">
        <w:r>
          <w:rPr>
            <w:noProof/>
            <w:webHidden/>
          </w:rPr>
          <w:t>13</w:t>
        </w:r>
        <w:r>
          <w:rPr>
            <w:noProof/>
            <w:webHidden/>
          </w:rPr>
          <w:fldChar w:fldCharType="end"/>
        </w:r>
        <w:r w:rsidRPr="00F543FF">
          <w:rPr>
            <w:rStyle w:val="Hyperlink"/>
            <w:noProof/>
          </w:rPr>
          <w:fldChar w:fldCharType="end"/>
        </w:r>
      </w:ins>
    </w:p>
    <w:p w14:paraId="10B4708D" w14:textId="13A5E75B" w:rsidR="00DD51B4" w:rsidRDefault="00DD51B4">
      <w:pPr>
        <w:pStyle w:val="TOC2"/>
        <w:tabs>
          <w:tab w:val="left" w:pos="880"/>
          <w:tab w:val="right" w:leader="dot" w:pos="9350"/>
        </w:tabs>
        <w:rPr>
          <w:ins w:id="193" w:author="Steffen Maerdian" w:date="2018-05-11T07:51:00Z"/>
          <w:rFonts w:asciiTheme="minorHAnsi" w:eastAsiaTheme="minorEastAsia" w:hAnsiTheme="minorHAnsi" w:cstheme="minorBidi"/>
          <w:b w:val="0"/>
          <w:noProof/>
          <w:sz w:val="22"/>
          <w:szCs w:val="22"/>
        </w:rPr>
      </w:pPr>
      <w:ins w:id="194"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"_Toc513788420"</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2.10</w:t>
        </w:r>
        <w:r>
          <w:rPr>
            <w:rFonts w:asciiTheme="minorHAnsi" w:eastAsiaTheme="minorEastAsia" w:hAnsiTheme="minorHAnsi" w:cstheme="minorBidi"/>
            <w:b w:val="0"/>
            <w:noProof/>
            <w:sz w:val="22"/>
            <w:szCs w:val="22"/>
          </w:rPr>
          <w:tab/>
        </w:r>
        <w:r w:rsidRPr="00F543FF">
          <w:rPr>
            <w:rStyle w:val="Hyperlink"/>
            <w:noProof/>
          </w:rPr>
          <w:t>Testing Requirements</w:t>
        </w:r>
        <w:r>
          <w:rPr>
            <w:noProof/>
            <w:webHidden/>
          </w:rPr>
          <w:tab/>
        </w:r>
        <w:r>
          <w:rPr>
            <w:noProof/>
            <w:webHidden/>
          </w:rPr>
          <w:fldChar w:fldCharType="begin"/>
        </w:r>
        <w:r>
          <w:rPr>
            <w:noProof/>
            <w:webHidden/>
          </w:rPr>
          <w:instrText xml:space="preserve"> PAGEREF _Toc513788420 \h </w:instrText>
        </w:r>
        <w:r>
          <w:rPr>
            <w:noProof/>
            <w:webHidden/>
          </w:rPr>
        </w:r>
      </w:ins>
      <w:r>
        <w:rPr>
          <w:noProof/>
          <w:webHidden/>
        </w:rPr>
        <w:fldChar w:fldCharType="separate"/>
      </w:r>
      <w:ins w:id="195" w:author="Steffen Maerdian" w:date="2018-05-11T07:51:00Z">
        <w:r>
          <w:rPr>
            <w:noProof/>
            <w:webHidden/>
          </w:rPr>
          <w:t>13</w:t>
        </w:r>
        <w:r>
          <w:rPr>
            <w:noProof/>
            <w:webHidden/>
          </w:rPr>
          <w:fldChar w:fldCharType="end"/>
        </w:r>
        <w:r w:rsidRPr="00F543FF">
          <w:rPr>
            <w:rStyle w:val="Hyperlink"/>
            <w:noProof/>
          </w:rPr>
          <w:fldChar w:fldCharType="end"/>
        </w:r>
      </w:ins>
    </w:p>
    <w:p w14:paraId="754E9E2C" w14:textId="56B68656" w:rsidR="00DD51B4" w:rsidRDefault="00DD51B4">
      <w:pPr>
        <w:pStyle w:val="TOC3"/>
        <w:tabs>
          <w:tab w:val="left" w:pos="1320"/>
          <w:tab w:val="right" w:leader="dot" w:pos="9350"/>
        </w:tabs>
        <w:rPr>
          <w:ins w:id="196" w:author="Steffen Maerdian" w:date="2018-05-11T07:51:00Z"/>
          <w:rFonts w:asciiTheme="minorHAnsi" w:eastAsiaTheme="minorEastAsia" w:hAnsiTheme="minorHAnsi" w:cstheme="minorBidi"/>
          <w:iCs w:val="0"/>
          <w:noProof/>
          <w:sz w:val="22"/>
          <w:szCs w:val="22"/>
        </w:rPr>
      </w:pPr>
      <w:ins w:id="197"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"_Toc513788421"</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2.10.1</w:t>
        </w:r>
        <w:r>
          <w:rPr>
            <w:rFonts w:asciiTheme="minorHAnsi" w:eastAsiaTheme="minorEastAsia" w:hAnsiTheme="minorHAnsi" w:cstheme="minorBidi"/>
            <w:iCs w:val="0"/>
            <w:noProof/>
            <w:sz w:val="22"/>
            <w:szCs w:val="22"/>
          </w:rPr>
          <w:tab/>
        </w:r>
        <w:r w:rsidRPr="00F543FF">
          <w:rPr>
            <w:rStyle w:val="Hyperlink"/>
            <w:noProof/>
          </w:rPr>
          <w:t>Comparison of Data</w:t>
        </w:r>
        <w:r>
          <w:rPr>
            <w:noProof/>
            <w:webHidden/>
          </w:rPr>
          <w:tab/>
        </w:r>
        <w:r>
          <w:rPr>
            <w:noProof/>
            <w:webHidden/>
          </w:rPr>
          <w:fldChar w:fldCharType="begin"/>
        </w:r>
        <w:r>
          <w:rPr>
            <w:noProof/>
            <w:webHidden/>
          </w:rPr>
          <w:instrText xml:space="preserve"> PAGEREF _Toc513788421 \h </w:instrText>
        </w:r>
        <w:r>
          <w:rPr>
            <w:noProof/>
            <w:webHidden/>
          </w:rPr>
        </w:r>
      </w:ins>
      <w:r>
        <w:rPr>
          <w:noProof/>
          <w:webHidden/>
        </w:rPr>
        <w:fldChar w:fldCharType="separate"/>
      </w:r>
      <w:ins w:id="198" w:author="Steffen Maerdian" w:date="2018-05-11T07:51:00Z">
        <w:r>
          <w:rPr>
            <w:noProof/>
            <w:webHidden/>
          </w:rPr>
          <w:t>13</w:t>
        </w:r>
        <w:r>
          <w:rPr>
            <w:noProof/>
            <w:webHidden/>
          </w:rPr>
          <w:fldChar w:fldCharType="end"/>
        </w:r>
        <w:r w:rsidRPr="00F543FF">
          <w:rPr>
            <w:rStyle w:val="Hyperlink"/>
            <w:noProof/>
          </w:rPr>
          <w:fldChar w:fldCharType="end"/>
        </w:r>
      </w:ins>
    </w:p>
    <w:p w14:paraId="6416ECBA" w14:textId="6A459B98" w:rsidR="00DD51B4" w:rsidRDefault="00DD51B4">
      <w:pPr>
        <w:pStyle w:val="TOC3"/>
        <w:tabs>
          <w:tab w:val="left" w:pos="1320"/>
          <w:tab w:val="right" w:leader="dot" w:pos="9350"/>
        </w:tabs>
        <w:rPr>
          <w:ins w:id="199" w:author="Steffen Maerdian" w:date="2018-05-11T07:51:00Z"/>
          <w:rFonts w:asciiTheme="minorHAnsi" w:eastAsiaTheme="minorEastAsia" w:hAnsiTheme="minorHAnsi" w:cstheme="minorBidi"/>
          <w:iCs w:val="0"/>
          <w:noProof/>
          <w:sz w:val="22"/>
          <w:szCs w:val="22"/>
        </w:rPr>
      </w:pPr>
      <w:ins w:id="200"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"_Toc513788422"</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2.10.2</w:t>
        </w:r>
        <w:r>
          <w:rPr>
            <w:rFonts w:asciiTheme="minorHAnsi" w:eastAsiaTheme="minorEastAsia" w:hAnsiTheme="minorHAnsi" w:cstheme="minorBidi"/>
            <w:iCs w:val="0"/>
            <w:noProof/>
            <w:sz w:val="22"/>
            <w:szCs w:val="22"/>
          </w:rPr>
          <w:tab/>
        </w:r>
        <w:r w:rsidRPr="00F543FF">
          <w:rPr>
            <w:rStyle w:val="Hyperlink"/>
            <w:noProof/>
          </w:rPr>
          <w:t>Completeness</w:t>
        </w:r>
        <w:r>
          <w:rPr>
            <w:noProof/>
            <w:webHidden/>
          </w:rPr>
          <w:tab/>
        </w:r>
        <w:r>
          <w:rPr>
            <w:noProof/>
            <w:webHidden/>
          </w:rPr>
          <w:fldChar w:fldCharType="begin"/>
        </w:r>
        <w:r>
          <w:rPr>
            <w:noProof/>
            <w:webHidden/>
          </w:rPr>
          <w:instrText xml:space="preserve"> PAGEREF _Toc513788422 \h </w:instrText>
        </w:r>
        <w:r>
          <w:rPr>
            <w:noProof/>
            <w:webHidden/>
          </w:rPr>
        </w:r>
      </w:ins>
      <w:r>
        <w:rPr>
          <w:noProof/>
          <w:webHidden/>
        </w:rPr>
        <w:fldChar w:fldCharType="separate"/>
      </w:r>
      <w:ins w:id="201" w:author="Steffen Maerdian" w:date="2018-05-11T07:51:00Z">
        <w:r>
          <w:rPr>
            <w:noProof/>
            <w:webHidden/>
          </w:rPr>
          <w:t>14</w:t>
        </w:r>
        <w:r>
          <w:rPr>
            <w:noProof/>
            <w:webHidden/>
          </w:rPr>
          <w:fldChar w:fldCharType="end"/>
        </w:r>
        <w:r w:rsidRPr="00F543FF">
          <w:rPr>
            <w:rStyle w:val="Hyperlink"/>
            <w:noProof/>
          </w:rPr>
          <w:fldChar w:fldCharType="end"/>
        </w:r>
      </w:ins>
    </w:p>
    <w:p w14:paraId="5E848764" w14:textId="365628A2" w:rsidR="00DD51B4" w:rsidRDefault="00DD51B4">
      <w:pPr>
        <w:pStyle w:val="TOC3"/>
        <w:tabs>
          <w:tab w:val="left" w:pos="1320"/>
          <w:tab w:val="right" w:leader="dot" w:pos="9350"/>
        </w:tabs>
        <w:rPr>
          <w:ins w:id="202" w:author="Steffen Maerdian" w:date="2018-05-11T07:51:00Z"/>
          <w:rFonts w:asciiTheme="minorHAnsi" w:eastAsiaTheme="minorEastAsia" w:hAnsiTheme="minorHAnsi" w:cstheme="minorBidi"/>
          <w:iCs w:val="0"/>
          <w:noProof/>
          <w:sz w:val="22"/>
          <w:szCs w:val="22"/>
        </w:rPr>
      </w:pPr>
      <w:ins w:id="203"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"_Toc513788423"</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2.10.3</w:t>
        </w:r>
        <w:r>
          <w:rPr>
            <w:rFonts w:asciiTheme="minorHAnsi" w:eastAsiaTheme="minorEastAsia" w:hAnsiTheme="minorHAnsi" w:cstheme="minorBidi"/>
            <w:iCs w:val="0"/>
            <w:noProof/>
            <w:sz w:val="22"/>
            <w:szCs w:val="22"/>
          </w:rPr>
          <w:tab/>
        </w:r>
        <w:r w:rsidRPr="00F543FF">
          <w:rPr>
            <w:rStyle w:val="Hyperlink"/>
            <w:noProof/>
          </w:rPr>
          <w:t>Load Testing</w:t>
        </w:r>
        <w:r>
          <w:rPr>
            <w:noProof/>
            <w:webHidden/>
          </w:rPr>
          <w:tab/>
        </w:r>
        <w:r>
          <w:rPr>
            <w:noProof/>
            <w:webHidden/>
          </w:rPr>
          <w:fldChar w:fldCharType="begin"/>
        </w:r>
        <w:r>
          <w:rPr>
            <w:noProof/>
            <w:webHidden/>
          </w:rPr>
          <w:instrText xml:space="preserve"> PAGEREF _Toc513788423 \h </w:instrText>
        </w:r>
        <w:r>
          <w:rPr>
            <w:noProof/>
            <w:webHidden/>
          </w:rPr>
        </w:r>
      </w:ins>
      <w:r>
        <w:rPr>
          <w:noProof/>
          <w:webHidden/>
        </w:rPr>
        <w:fldChar w:fldCharType="separate"/>
      </w:r>
      <w:ins w:id="204" w:author="Steffen Maerdian" w:date="2018-05-11T07:51:00Z">
        <w:r>
          <w:rPr>
            <w:noProof/>
            <w:webHidden/>
          </w:rPr>
          <w:t>14</w:t>
        </w:r>
        <w:r>
          <w:rPr>
            <w:noProof/>
            <w:webHidden/>
          </w:rPr>
          <w:fldChar w:fldCharType="end"/>
        </w:r>
        <w:r w:rsidRPr="00F543FF">
          <w:rPr>
            <w:rStyle w:val="Hyperlink"/>
            <w:noProof/>
          </w:rPr>
          <w:fldChar w:fldCharType="end"/>
        </w:r>
      </w:ins>
    </w:p>
    <w:p w14:paraId="1D4AEFC8" w14:textId="09BE4A2C" w:rsidR="00DD51B4" w:rsidRDefault="00DD51B4">
      <w:pPr>
        <w:pStyle w:val="TOC2"/>
        <w:tabs>
          <w:tab w:val="left" w:pos="880"/>
          <w:tab w:val="right" w:leader="dot" w:pos="9350"/>
        </w:tabs>
        <w:rPr>
          <w:ins w:id="205" w:author="Steffen Maerdian" w:date="2018-05-11T07:51:00Z"/>
          <w:rFonts w:asciiTheme="minorHAnsi" w:eastAsiaTheme="minorEastAsia" w:hAnsiTheme="minorHAnsi" w:cstheme="minorBidi"/>
          <w:b w:val="0"/>
          <w:noProof/>
          <w:sz w:val="22"/>
          <w:szCs w:val="22"/>
        </w:rPr>
      </w:pPr>
      <w:ins w:id="206"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"_Toc513788424"</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2.11</w:t>
        </w:r>
        <w:r>
          <w:rPr>
            <w:rFonts w:asciiTheme="minorHAnsi" w:eastAsiaTheme="minorEastAsia" w:hAnsiTheme="minorHAnsi" w:cstheme="minorBidi"/>
            <w:b w:val="0"/>
            <w:noProof/>
            <w:sz w:val="22"/>
            <w:szCs w:val="22"/>
          </w:rPr>
          <w:tab/>
        </w:r>
        <w:r w:rsidRPr="00F543FF">
          <w:rPr>
            <w:rStyle w:val="Hyperlink"/>
            <w:noProof/>
          </w:rPr>
          <w:t>Policies and Constraints</w:t>
        </w:r>
        <w:r>
          <w:rPr>
            <w:noProof/>
            <w:webHidden/>
          </w:rPr>
          <w:tab/>
        </w:r>
        <w:r>
          <w:rPr>
            <w:noProof/>
            <w:webHidden/>
          </w:rPr>
          <w:fldChar w:fldCharType="begin"/>
        </w:r>
        <w:r>
          <w:rPr>
            <w:noProof/>
            <w:webHidden/>
          </w:rPr>
          <w:instrText xml:space="preserve"> PAGEREF _Toc513788424 \h </w:instrText>
        </w:r>
        <w:r>
          <w:rPr>
            <w:noProof/>
            <w:webHidden/>
          </w:rPr>
        </w:r>
      </w:ins>
      <w:r>
        <w:rPr>
          <w:noProof/>
          <w:webHidden/>
        </w:rPr>
        <w:fldChar w:fldCharType="separate"/>
      </w:r>
      <w:ins w:id="207" w:author="Steffen Maerdian" w:date="2018-05-11T07:51:00Z">
        <w:r>
          <w:rPr>
            <w:noProof/>
            <w:webHidden/>
          </w:rPr>
          <w:t>14</w:t>
        </w:r>
        <w:r>
          <w:rPr>
            <w:noProof/>
            <w:webHidden/>
          </w:rPr>
          <w:fldChar w:fldCharType="end"/>
        </w:r>
        <w:r w:rsidRPr="00F543FF">
          <w:rPr>
            <w:rStyle w:val="Hyperlink"/>
            <w:noProof/>
          </w:rPr>
          <w:fldChar w:fldCharType="end"/>
        </w:r>
      </w:ins>
    </w:p>
    <w:p w14:paraId="5EDD8713" w14:textId="25614401" w:rsidR="00DD51B4" w:rsidRDefault="00DD51B4">
      <w:pPr>
        <w:pStyle w:val="TOC3"/>
        <w:tabs>
          <w:tab w:val="left" w:pos="1320"/>
          <w:tab w:val="right" w:leader="dot" w:pos="9350"/>
        </w:tabs>
        <w:rPr>
          <w:ins w:id="208" w:author="Steffen Maerdian" w:date="2018-05-11T07:51:00Z"/>
          <w:rFonts w:asciiTheme="minorHAnsi" w:eastAsiaTheme="minorEastAsia" w:hAnsiTheme="minorHAnsi" w:cstheme="minorBidi"/>
          <w:iCs w:val="0"/>
          <w:noProof/>
          <w:sz w:val="22"/>
          <w:szCs w:val="22"/>
        </w:rPr>
      </w:pPr>
      <w:ins w:id="209"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"_Toc513788425"</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2.11.1</w:t>
        </w:r>
        <w:r>
          <w:rPr>
            <w:rFonts w:asciiTheme="minorHAnsi" w:eastAsiaTheme="minorEastAsia" w:hAnsiTheme="minorHAnsi" w:cstheme="minorBidi"/>
            <w:iCs w:val="0"/>
            <w:noProof/>
            <w:sz w:val="22"/>
            <w:szCs w:val="22"/>
          </w:rPr>
          <w:tab/>
        </w:r>
        <w:r w:rsidRPr="00F543FF">
          <w:rPr>
            <w:rStyle w:val="Hyperlink"/>
            <w:noProof/>
          </w:rPr>
          <w:t>HIPAA Compliance</w:t>
        </w:r>
        <w:r>
          <w:rPr>
            <w:noProof/>
            <w:webHidden/>
          </w:rPr>
          <w:tab/>
        </w:r>
        <w:r>
          <w:rPr>
            <w:noProof/>
            <w:webHidden/>
          </w:rPr>
          <w:fldChar w:fldCharType="begin"/>
        </w:r>
        <w:r>
          <w:rPr>
            <w:noProof/>
            <w:webHidden/>
          </w:rPr>
          <w:instrText xml:space="preserve"> PAGEREF _Toc513788425 \h </w:instrText>
        </w:r>
        <w:r>
          <w:rPr>
            <w:noProof/>
            <w:webHidden/>
          </w:rPr>
        </w:r>
      </w:ins>
      <w:r>
        <w:rPr>
          <w:noProof/>
          <w:webHidden/>
        </w:rPr>
        <w:fldChar w:fldCharType="separate"/>
      </w:r>
      <w:ins w:id="210" w:author="Steffen Maerdian" w:date="2018-05-11T07:51:00Z">
        <w:r>
          <w:rPr>
            <w:noProof/>
            <w:webHidden/>
          </w:rPr>
          <w:t>14</w:t>
        </w:r>
        <w:r>
          <w:rPr>
            <w:noProof/>
            <w:webHidden/>
          </w:rPr>
          <w:fldChar w:fldCharType="end"/>
        </w:r>
        <w:r w:rsidRPr="00F543FF">
          <w:rPr>
            <w:rStyle w:val="Hyperlink"/>
            <w:noProof/>
          </w:rPr>
          <w:fldChar w:fldCharType="end"/>
        </w:r>
      </w:ins>
    </w:p>
    <w:p w14:paraId="7393BF50" w14:textId="3CD26D19" w:rsidR="00DD51B4" w:rsidRDefault="00DD51B4">
      <w:pPr>
        <w:pStyle w:val="TOC1"/>
        <w:tabs>
          <w:tab w:val="left" w:pos="440"/>
          <w:tab w:val="right" w:leader="dot" w:pos="9350"/>
        </w:tabs>
        <w:rPr>
          <w:ins w:id="211" w:author="Steffen Maerdian" w:date="2018-05-11T07:51:00Z"/>
          <w:rFonts w:asciiTheme="minorHAnsi" w:eastAsiaTheme="minorEastAsia" w:hAnsiTheme="minorHAnsi" w:cstheme="minorBidi"/>
          <w:b w:val="0"/>
          <w:bCs w:val="0"/>
          <w:noProof/>
          <w:szCs w:val="22"/>
        </w:rPr>
      </w:pPr>
      <w:ins w:id="212"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"_Toc513788426"</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3</w:t>
        </w:r>
        <w:r>
          <w:rPr>
            <w:rFonts w:asciiTheme="minorHAnsi" w:eastAsiaTheme="minorEastAsia" w:hAnsiTheme="minorHAnsi" w:cstheme="minorBidi"/>
            <w:b w:val="0"/>
            <w:bCs w:val="0"/>
            <w:noProof/>
            <w:szCs w:val="22"/>
          </w:rPr>
          <w:tab/>
        </w:r>
        <w:r w:rsidRPr="00F543FF">
          <w:rPr>
            <w:rStyle w:val="Hyperlink"/>
            <w:noProof/>
          </w:rPr>
          <w:t>Appendix A</w:t>
        </w:r>
        <w:r>
          <w:rPr>
            <w:noProof/>
            <w:webHidden/>
          </w:rPr>
          <w:tab/>
        </w:r>
        <w:r>
          <w:rPr>
            <w:noProof/>
            <w:webHidden/>
          </w:rPr>
          <w:fldChar w:fldCharType="begin"/>
        </w:r>
        <w:r>
          <w:rPr>
            <w:noProof/>
            <w:webHidden/>
          </w:rPr>
          <w:instrText xml:space="preserve"> PAGEREF _Toc513788426 \h </w:instrText>
        </w:r>
        <w:r>
          <w:rPr>
            <w:noProof/>
            <w:webHidden/>
          </w:rPr>
        </w:r>
      </w:ins>
      <w:r>
        <w:rPr>
          <w:noProof/>
          <w:webHidden/>
        </w:rPr>
        <w:fldChar w:fldCharType="separate"/>
      </w:r>
      <w:ins w:id="213" w:author="Steffen Maerdian" w:date="2018-05-11T07:51:00Z">
        <w:r>
          <w:rPr>
            <w:noProof/>
            <w:webHidden/>
          </w:rPr>
          <w:t>15</w:t>
        </w:r>
        <w:r>
          <w:rPr>
            <w:noProof/>
            <w:webHidden/>
          </w:rPr>
          <w:fldChar w:fldCharType="end"/>
        </w:r>
        <w:r w:rsidRPr="00F543FF">
          <w:rPr>
            <w:rStyle w:val="Hyperlink"/>
            <w:noProof/>
          </w:rPr>
          <w:fldChar w:fldCharType="end"/>
        </w:r>
      </w:ins>
    </w:p>
    <w:p w14:paraId="061F50FC" w14:textId="6F3F24AE" w:rsidR="00DD51B4" w:rsidRDefault="00DD51B4">
      <w:pPr>
        <w:pStyle w:val="TOC2"/>
        <w:tabs>
          <w:tab w:val="left" w:pos="880"/>
          <w:tab w:val="right" w:leader="dot" w:pos="9350"/>
        </w:tabs>
        <w:rPr>
          <w:ins w:id="214" w:author="Steffen Maerdian" w:date="2018-05-11T07:51:00Z"/>
          <w:rFonts w:asciiTheme="minorHAnsi" w:eastAsiaTheme="minorEastAsia" w:hAnsiTheme="minorHAnsi" w:cstheme="minorBidi"/>
          <w:b w:val="0"/>
          <w:noProof/>
          <w:sz w:val="22"/>
          <w:szCs w:val="22"/>
        </w:rPr>
      </w:pPr>
      <w:ins w:id="215"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"_Toc513788427"</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3.1</w:t>
        </w:r>
        <w:r>
          <w:rPr>
            <w:rFonts w:asciiTheme="minorHAnsi" w:eastAsiaTheme="minorEastAsia" w:hAnsiTheme="minorHAnsi" w:cstheme="minorBidi"/>
            <w:b w:val="0"/>
            <w:noProof/>
            <w:sz w:val="22"/>
            <w:szCs w:val="22"/>
          </w:rPr>
          <w:tab/>
        </w:r>
        <w:r w:rsidRPr="00F543FF">
          <w:rPr>
            <w:rStyle w:val="Hyperlink"/>
            <w:noProof/>
          </w:rPr>
          <w:t>Data Elements</w:t>
        </w:r>
        <w:r>
          <w:rPr>
            <w:noProof/>
            <w:webHidden/>
          </w:rPr>
          <w:tab/>
        </w:r>
        <w:r>
          <w:rPr>
            <w:noProof/>
            <w:webHidden/>
          </w:rPr>
          <w:fldChar w:fldCharType="begin"/>
        </w:r>
        <w:r>
          <w:rPr>
            <w:noProof/>
            <w:webHidden/>
          </w:rPr>
          <w:instrText xml:space="preserve"> PAGEREF _Toc513788427 \h </w:instrText>
        </w:r>
        <w:r>
          <w:rPr>
            <w:noProof/>
            <w:webHidden/>
          </w:rPr>
        </w:r>
      </w:ins>
      <w:r>
        <w:rPr>
          <w:noProof/>
          <w:webHidden/>
        </w:rPr>
        <w:fldChar w:fldCharType="separate"/>
      </w:r>
      <w:ins w:id="216" w:author="Steffen Maerdian" w:date="2018-05-11T07:51:00Z">
        <w:r>
          <w:rPr>
            <w:noProof/>
            <w:webHidden/>
          </w:rPr>
          <w:t>15</w:t>
        </w:r>
        <w:r>
          <w:rPr>
            <w:noProof/>
            <w:webHidden/>
          </w:rPr>
          <w:fldChar w:fldCharType="end"/>
        </w:r>
        <w:r w:rsidRPr="00F543FF">
          <w:rPr>
            <w:rStyle w:val="Hyperlink"/>
            <w:noProof/>
          </w:rPr>
          <w:fldChar w:fldCharType="end"/>
        </w:r>
      </w:ins>
    </w:p>
    <w:p w14:paraId="7A727CD4" w14:textId="7560CCFC" w:rsidR="00DD51B4" w:rsidRDefault="00DD51B4">
      <w:pPr>
        <w:pStyle w:val="TOC2"/>
        <w:tabs>
          <w:tab w:val="left" w:pos="880"/>
          <w:tab w:val="right" w:leader="dot" w:pos="9350"/>
        </w:tabs>
        <w:rPr>
          <w:ins w:id="217" w:author="Steffen Maerdian" w:date="2018-05-11T07:51:00Z"/>
          <w:rFonts w:asciiTheme="minorHAnsi" w:eastAsiaTheme="minorEastAsia" w:hAnsiTheme="minorHAnsi" w:cstheme="minorBidi"/>
          <w:b w:val="0"/>
          <w:noProof/>
          <w:sz w:val="22"/>
          <w:szCs w:val="22"/>
        </w:rPr>
      </w:pPr>
      <w:ins w:id="218"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"_Toc513788428"</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3.2</w:t>
        </w:r>
        <w:r>
          <w:rPr>
            <w:rFonts w:asciiTheme="minorHAnsi" w:eastAsiaTheme="minorEastAsia" w:hAnsiTheme="minorHAnsi" w:cstheme="minorBidi"/>
            <w:b w:val="0"/>
            <w:noProof/>
            <w:sz w:val="22"/>
            <w:szCs w:val="22"/>
          </w:rPr>
          <w:tab/>
        </w:r>
        <w:r w:rsidRPr="00F543FF">
          <w:rPr>
            <w:rStyle w:val="Hyperlink"/>
            <w:noProof/>
          </w:rPr>
          <w:t>Bundle</w:t>
        </w:r>
        <w:r>
          <w:rPr>
            <w:noProof/>
            <w:webHidden/>
          </w:rPr>
          <w:tab/>
        </w:r>
        <w:r>
          <w:rPr>
            <w:noProof/>
            <w:webHidden/>
          </w:rPr>
          <w:fldChar w:fldCharType="begin"/>
        </w:r>
        <w:r>
          <w:rPr>
            <w:noProof/>
            <w:webHidden/>
          </w:rPr>
          <w:instrText xml:space="preserve"> PAGEREF _Toc513788428 \h </w:instrText>
        </w:r>
        <w:r>
          <w:rPr>
            <w:noProof/>
            <w:webHidden/>
          </w:rPr>
        </w:r>
      </w:ins>
      <w:r>
        <w:rPr>
          <w:noProof/>
          <w:webHidden/>
        </w:rPr>
        <w:fldChar w:fldCharType="separate"/>
      </w:r>
      <w:ins w:id="219" w:author="Steffen Maerdian" w:date="2018-05-11T07:51:00Z">
        <w:r>
          <w:rPr>
            <w:noProof/>
            <w:webHidden/>
          </w:rPr>
          <w:t>15</w:t>
        </w:r>
        <w:r>
          <w:rPr>
            <w:noProof/>
            <w:webHidden/>
          </w:rPr>
          <w:fldChar w:fldCharType="end"/>
        </w:r>
        <w:r w:rsidRPr="00F543FF">
          <w:rPr>
            <w:rStyle w:val="Hyperlink"/>
            <w:noProof/>
          </w:rPr>
          <w:fldChar w:fldCharType="end"/>
        </w:r>
      </w:ins>
    </w:p>
    <w:p w14:paraId="152BD471" w14:textId="072D99A0" w:rsidR="00DD51B4" w:rsidRDefault="00DD51B4">
      <w:pPr>
        <w:pStyle w:val="TOC2"/>
        <w:tabs>
          <w:tab w:val="left" w:pos="880"/>
          <w:tab w:val="right" w:leader="dot" w:pos="9350"/>
        </w:tabs>
        <w:rPr>
          <w:ins w:id="220" w:author="Steffen Maerdian" w:date="2018-05-11T07:51:00Z"/>
          <w:rFonts w:asciiTheme="minorHAnsi" w:eastAsiaTheme="minorEastAsia" w:hAnsiTheme="minorHAnsi" w:cstheme="minorBidi"/>
          <w:b w:val="0"/>
          <w:noProof/>
          <w:sz w:val="22"/>
          <w:szCs w:val="22"/>
        </w:rPr>
      </w:pPr>
      <w:ins w:id="221"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"_Toc513788429"</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3.3</w:t>
        </w:r>
        <w:r>
          <w:rPr>
            <w:rFonts w:asciiTheme="minorHAnsi" w:eastAsiaTheme="minorEastAsia" w:hAnsiTheme="minorHAnsi" w:cstheme="minorBidi"/>
            <w:b w:val="0"/>
            <w:noProof/>
            <w:sz w:val="22"/>
            <w:szCs w:val="22"/>
          </w:rPr>
          <w:tab/>
        </w:r>
        <w:r w:rsidRPr="00F543FF">
          <w:rPr>
            <w:rStyle w:val="Hyperlink"/>
            <w:noProof/>
          </w:rPr>
          <w:t>Resource Sections</w:t>
        </w:r>
        <w:r>
          <w:rPr>
            <w:noProof/>
            <w:webHidden/>
          </w:rPr>
          <w:tab/>
        </w:r>
        <w:r>
          <w:rPr>
            <w:noProof/>
            <w:webHidden/>
          </w:rPr>
          <w:fldChar w:fldCharType="begin"/>
        </w:r>
        <w:r>
          <w:rPr>
            <w:noProof/>
            <w:webHidden/>
          </w:rPr>
          <w:instrText xml:space="preserve"> PAGEREF _Toc513788429 \h </w:instrText>
        </w:r>
        <w:r>
          <w:rPr>
            <w:noProof/>
            <w:webHidden/>
          </w:rPr>
        </w:r>
      </w:ins>
      <w:r>
        <w:rPr>
          <w:noProof/>
          <w:webHidden/>
        </w:rPr>
        <w:fldChar w:fldCharType="separate"/>
      </w:r>
      <w:ins w:id="222" w:author="Steffen Maerdian" w:date="2018-05-11T07:51:00Z">
        <w:r>
          <w:rPr>
            <w:noProof/>
            <w:webHidden/>
          </w:rPr>
          <w:t>16</w:t>
        </w:r>
        <w:r>
          <w:rPr>
            <w:noProof/>
            <w:webHidden/>
          </w:rPr>
          <w:fldChar w:fldCharType="end"/>
        </w:r>
        <w:r w:rsidRPr="00F543FF">
          <w:rPr>
            <w:rStyle w:val="Hyperlink"/>
            <w:noProof/>
          </w:rPr>
          <w:fldChar w:fldCharType="end"/>
        </w:r>
      </w:ins>
    </w:p>
    <w:p w14:paraId="4D81BD9B" w14:textId="3D055312" w:rsidR="00DD51B4" w:rsidRDefault="00DD51B4">
      <w:pPr>
        <w:pStyle w:val="TOC3"/>
        <w:tabs>
          <w:tab w:val="left" w:pos="1320"/>
          <w:tab w:val="right" w:leader="dot" w:pos="9350"/>
        </w:tabs>
        <w:rPr>
          <w:ins w:id="223" w:author="Steffen Maerdian" w:date="2018-05-11T07:51:00Z"/>
          <w:rFonts w:asciiTheme="minorHAnsi" w:eastAsiaTheme="minorEastAsia" w:hAnsiTheme="minorHAnsi" w:cstheme="minorBidi"/>
          <w:iCs w:val="0"/>
          <w:noProof/>
          <w:sz w:val="22"/>
          <w:szCs w:val="22"/>
        </w:rPr>
      </w:pPr>
      <w:ins w:id="224"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"_Toc513788430"</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3.3.1</w:t>
        </w:r>
        <w:r>
          <w:rPr>
            <w:rFonts w:asciiTheme="minorHAnsi" w:eastAsiaTheme="minorEastAsia" w:hAnsiTheme="minorHAnsi" w:cstheme="minorBidi"/>
            <w:iCs w:val="0"/>
            <w:noProof/>
            <w:sz w:val="22"/>
            <w:szCs w:val="22"/>
          </w:rPr>
          <w:tab/>
        </w:r>
        <w:r w:rsidRPr="00F543FF">
          <w:rPr>
            <w:rStyle w:val="Hyperlink"/>
            <w:noProof/>
          </w:rPr>
          <w:t>278 Request FHIR Bundle Resources</w:t>
        </w:r>
        <w:r>
          <w:rPr>
            <w:noProof/>
            <w:webHidden/>
          </w:rPr>
          <w:tab/>
        </w:r>
        <w:r>
          <w:rPr>
            <w:noProof/>
            <w:webHidden/>
          </w:rPr>
          <w:fldChar w:fldCharType="begin"/>
        </w:r>
        <w:r>
          <w:rPr>
            <w:noProof/>
            <w:webHidden/>
          </w:rPr>
          <w:instrText xml:space="preserve"> PAGEREF _Toc513788430 \h </w:instrText>
        </w:r>
        <w:r>
          <w:rPr>
            <w:noProof/>
            <w:webHidden/>
          </w:rPr>
        </w:r>
      </w:ins>
      <w:r>
        <w:rPr>
          <w:noProof/>
          <w:webHidden/>
        </w:rPr>
        <w:fldChar w:fldCharType="separate"/>
      </w:r>
      <w:ins w:id="225" w:author="Steffen Maerdian" w:date="2018-05-11T07:51:00Z">
        <w:r>
          <w:rPr>
            <w:noProof/>
            <w:webHidden/>
          </w:rPr>
          <w:t>16</w:t>
        </w:r>
        <w:r>
          <w:rPr>
            <w:noProof/>
            <w:webHidden/>
          </w:rPr>
          <w:fldChar w:fldCharType="end"/>
        </w:r>
        <w:r w:rsidRPr="00F543FF">
          <w:rPr>
            <w:rStyle w:val="Hyperlink"/>
            <w:noProof/>
          </w:rPr>
          <w:fldChar w:fldCharType="end"/>
        </w:r>
      </w:ins>
    </w:p>
    <w:p w14:paraId="0553B2E3" w14:textId="25A3B643" w:rsidR="00DD51B4" w:rsidRDefault="00DD51B4">
      <w:pPr>
        <w:pStyle w:val="TOC3"/>
        <w:tabs>
          <w:tab w:val="left" w:pos="1320"/>
          <w:tab w:val="right" w:leader="dot" w:pos="9350"/>
        </w:tabs>
        <w:rPr>
          <w:ins w:id="226" w:author="Steffen Maerdian" w:date="2018-05-11T07:51:00Z"/>
          <w:rFonts w:asciiTheme="minorHAnsi" w:eastAsiaTheme="minorEastAsia" w:hAnsiTheme="minorHAnsi" w:cstheme="minorBidi"/>
          <w:iCs w:val="0"/>
          <w:noProof/>
          <w:sz w:val="22"/>
          <w:szCs w:val="22"/>
        </w:rPr>
      </w:pPr>
      <w:ins w:id="227"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"_Toc513788431"</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3.3.2</w:t>
        </w:r>
        <w:r>
          <w:rPr>
            <w:rFonts w:asciiTheme="minorHAnsi" w:eastAsiaTheme="minorEastAsia" w:hAnsiTheme="minorHAnsi" w:cstheme="minorBidi"/>
            <w:iCs w:val="0"/>
            <w:noProof/>
            <w:sz w:val="22"/>
            <w:szCs w:val="22"/>
          </w:rPr>
          <w:tab/>
        </w:r>
        <w:r w:rsidRPr="00F543FF">
          <w:rPr>
            <w:rStyle w:val="Hyperlink"/>
            <w:noProof/>
          </w:rPr>
          <w:t>278 Response FHIR Bundle Resources</w:t>
        </w:r>
        <w:r>
          <w:rPr>
            <w:noProof/>
            <w:webHidden/>
          </w:rPr>
          <w:tab/>
        </w:r>
        <w:r>
          <w:rPr>
            <w:noProof/>
            <w:webHidden/>
          </w:rPr>
          <w:fldChar w:fldCharType="begin"/>
        </w:r>
        <w:r>
          <w:rPr>
            <w:noProof/>
            <w:webHidden/>
          </w:rPr>
          <w:instrText xml:space="preserve"> PAGEREF _Toc513788431 \h </w:instrText>
        </w:r>
        <w:r>
          <w:rPr>
            <w:noProof/>
            <w:webHidden/>
          </w:rPr>
        </w:r>
      </w:ins>
      <w:r>
        <w:rPr>
          <w:noProof/>
          <w:webHidden/>
        </w:rPr>
        <w:fldChar w:fldCharType="separate"/>
      </w:r>
      <w:ins w:id="228" w:author="Steffen Maerdian" w:date="2018-05-11T07:51:00Z">
        <w:r>
          <w:rPr>
            <w:noProof/>
            <w:webHidden/>
          </w:rPr>
          <w:t>18</w:t>
        </w:r>
        <w:r>
          <w:rPr>
            <w:noProof/>
            <w:webHidden/>
          </w:rPr>
          <w:fldChar w:fldCharType="end"/>
        </w:r>
        <w:r w:rsidRPr="00F543FF">
          <w:rPr>
            <w:rStyle w:val="Hyperlink"/>
            <w:noProof/>
          </w:rPr>
          <w:fldChar w:fldCharType="end"/>
        </w:r>
      </w:ins>
    </w:p>
    <w:p w14:paraId="77025E31" w14:textId="5D708BCA" w:rsidR="00DD51B4" w:rsidRDefault="00DD51B4">
      <w:pPr>
        <w:pStyle w:val="TOC3"/>
        <w:tabs>
          <w:tab w:val="left" w:pos="1320"/>
          <w:tab w:val="right" w:leader="dot" w:pos="9350"/>
        </w:tabs>
        <w:rPr>
          <w:ins w:id="229" w:author="Steffen Maerdian" w:date="2018-05-11T07:51:00Z"/>
          <w:rFonts w:asciiTheme="minorHAnsi" w:eastAsiaTheme="minorEastAsia" w:hAnsiTheme="minorHAnsi" w:cstheme="minorBidi"/>
          <w:iCs w:val="0"/>
          <w:noProof/>
          <w:sz w:val="22"/>
          <w:szCs w:val="22"/>
        </w:rPr>
      </w:pPr>
      <w:ins w:id="230"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"_Toc513788432"</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3.3.3</w:t>
        </w:r>
        <w:r>
          <w:rPr>
            <w:rFonts w:asciiTheme="minorHAnsi" w:eastAsiaTheme="minorEastAsia" w:hAnsiTheme="minorHAnsi" w:cstheme="minorBidi"/>
            <w:iCs w:val="0"/>
            <w:noProof/>
            <w:sz w:val="22"/>
            <w:szCs w:val="22"/>
          </w:rPr>
          <w:tab/>
        </w:r>
        <w:r w:rsidRPr="00F543FF">
          <w:rPr>
            <w:rStyle w:val="Hyperlink"/>
            <w:noProof/>
          </w:rPr>
          <w:t>Mapping Sheet</w:t>
        </w:r>
        <w:r>
          <w:rPr>
            <w:noProof/>
            <w:webHidden/>
          </w:rPr>
          <w:tab/>
        </w:r>
        <w:r>
          <w:rPr>
            <w:noProof/>
            <w:webHidden/>
          </w:rPr>
          <w:fldChar w:fldCharType="begin"/>
        </w:r>
        <w:r>
          <w:rPr>
            <w:noProof/>
            <w:webHidden/>
          </w:rPr>
          <w:instrText xml:space="preserve"> PAGEREF _Toc513788432 \h </w:instrText>
        </w:r>
        <w:r>
          <w:rPr>
            <w:noProof/>
            <w:webHidden/>
          </w:rPr>
        </w:r>
      </w:ins>
      <w:r>
        <w:rPr>
          <w:noProof/>
          <w:webHidden/>
        </w:rPr>
        <w:fldChar w:fldCharType="separate"/>
      </w:r>
      <w:ins w:id="231" w:author="Steffen Maerdian" w:date="2018-05-11T07:51:00Z">
        <w:r>
          <w:rPr>
            <w:noProof/>
            <w:webHidden/>
          </w:rPr>
          <w:t>20</w:t>
        </w:r>
        <w:r>
          <w:rPr>
            <w:noProof/>
            <w:webHidden/>
          </w:rPr>
          <w:fldChar w:fldCharType="end"/>
        </w:r>
        <w:r w:rsidRPr="00F543FF">
          <w:rPr>
            <w:rStyle w:val="Hyperlink"/>
            <w:noProof/>
          </w:rPr>
          <w:fldChar w:fldCharType="end"/>
        </w:r>
      </w:ins>
    </w:p>
    <w:p w14:paraId="30E472B1" w14:textId="772C4712" w:rsidR="00DD51B4" w:rsidRDefault="00DD51B4">
      <w:pPr>
        <w:pStyle w:val="TOC1"/>
        <w:tabs>
          <w:tab w:val="left" w:pos="440"/>
          <w:tab w:val="right" w:leader="dot" w:pos="9350"/>
        </w:tabs>
        <w:rPr>
          <w:ins w:id="232" w:author="Steffen Maerdian" w:date="2018-05-11T07:51:00Z"/>
          <w:rFonts w:asciiTheme="minorHAnsi" w:eastAsiaTheme="minorEastAsia" w:hAnsiTheme="minorHAnsi" w:cstheme="minorBidi"/>
          <w:b w:val="0"/>
          <w:bCs w:val="0"/>
          <w:noProof/>
          <w:szCs w:val="22"/>
        </w:rPr>
      </w:pPr>
      <w:ins w:id="233"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"_Toc513788433"</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4</w:t>
        </w:r>
        <w:r>
          <w:rPr>
            <w:rFonts w:asciiTheme="minorHAnsi" w:eastAsiaTheme="minorEastAsia" w:hAnsiTheme="minorHAnsi" w:cstheme="minorBidi"/>
            <w:b w:val="0"/>
            <w:bCs w:val="0"/>
            <w:noProof/>
            <w:szCs w:val="22"/>
          </w:rPr>
          <w:tab/>
        </w:r>
        <w:r w:rsidRPr="00F543FF">
          <w:rPr>
            <w:rStyle w:val="Hyperlink"/>
            <w:noProof/>
          </w:rPr>
          <w:t>Appendix B - TASCore Mapping Rules</w:t>
        </w:r>
        <w:r>
          <w:rPr>
            <w:noProof/>
            <w:webHidden/>
          </w:rPr>
          <w:tab/>
        </w:r>
        <w:r>
          <w:rPr>
            <w:noProof/>
            <w:webHidden/>
          </w:rPr>
          <w:fldChar w:fldCharType="begin"/>
        </w:r>
        <w:r>
          <w:rPr>
            <w:noProof/>
            <w:webHidden/>
          </w:rPr>
          <w:instrText xml:space="preserve"> PAGEREF _Toc513788433 \h </w:instrText>
        </w:r>
        <w:r>
          <w:rPr>
            <w:noProof/>
            <w:webHidden/>
          </w:rPr>
        </w:r>
      </w:ins>
      <w:r>
        <w:rPr>
          <w:noProof/>
          <w:webHidden/>
        </w:rPr>
        <w:fldChar w:fldCharType="separate"/>
      </w:r>
      <w:ins w:id="234" w:author="Steffen Maerdian" w:date="2018-05-11T07:51:00Z">
        <w:r>
          <w:rPr>
            <w:noProof/>
            <w:webHidden/>
          </w:rPr>
          <w:t>20</w:t>
        </w:r>
        <w:r>
          <w:rPr>
            <w:noProof/>
            <w:webHidden/>
          </w:rPr>
          <w:fldChar w:fldCharType="end"/>
        </w:r>
        <w:r w:rsidRPr="00F543FF">
          <w:rPr>
            <w:rStyle w:val="Hyperlink"/>
            <w:noProof/>
          </w:rPr>
          <w:fldChar w:fldCharType="end"/>
        </w:r>
      </w:ins>
    </w:p>
    <w:p w14:paraId="4710B190" w14:textId="10FCE3D3" w:rsidR="00DD51B4" w:rsidRDefault="00DD51B4">
      <w:pPr>
        <w:pStyle w:val="TOC1"/>
        <w:tabs>
          <w:tab w:val="left" w:pos="440"/>
          <w:tab w:val="right" w:leader="dot" w:pos="9350"/>
        </w:tabs>
        <w:rPr>
          <w:ins w:id="235" w:author="Steffen Maerdian" w:date="2018-05-11T07:51:00Z"/>
          <w:rFonts w:asciiTheme="minorHAnsi" w:eastAsiaTheme="minorEastAsia" w:hAnsiTheme="minorHAnsi" w:cstheme="minorBidi"/>
          <w:b w:val="0"/>
          <w:bCs w:val="0"/>
          <w:noProof/>
          <w:szCs w:val="22"/>
        </w:rPr>
      </w:pPr>
      <w:ins w:id="236"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"_Toc513788434"</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5</w:t>
        </w:r>
        <w:r>
          <w:rPr>
            <w:rFonts w:asciiTheme="minorHAnsi" w:eastAsiaTheme="minorEastAsia" w:hAnsiTheme="minorHAnsi" w:cstheme="minorBidi"/>
            <w:b w:val="0"/>
            <w:bCs w:val="0"/>
            <w:noProof/>
            <w:szCs w:val="22"/>
          </w:rPr>
          <w:tab/>
        </w:r>
        <w:r w:rsidRPr="00F543FF">
          <w:rPr>
            <w:rStyle w:val="Hyperlink"/>
            <w:noProof/>
          </w:rPr>
          <w:t>Appendix C – TASCore Default Values</w:t>
        </w:r>
        <w:r>
          <w:rPr>
            <w:noProof/>
            <w:webHidden/>
          </w:rPr>
          <w:tab/>
        </w:r>
        <w:r>
          <w:rPr>
            <w:noProof/>
            <w:webHidden/>
          </w:rPr>
          <w:fldChar w:fldCharType="begin"/>
        </w:r>
        <w:r>
          <w:rPr>
            <w:noProof/>
            <w:webHidden/>
          </w:rPr>
          <w:instrText xml:space="preserve"> PAGEREF _Toc513788434 \h </w:instrText>
        </w:r>
        <w:r>
          <w:rPr>
            <w:noProof/>
            <w:webHidden/>
          </w:rPr>
        </w:r>
      </w:ins>
      <w:r>
        <w:rPr>
          <w:noProof/>
          <w:webHidden/>
        </w:rPr>
        <w:fldChar w:fldCharType="separate"/>
      </w:r>
      <w:ins w:id="237" w:author="Steffen Maerdian" w:date="2018-05-11T07:51:00Z">
        <w:r>
          <w:rPr>
            <w:noProof/>
            <w:webHidden/>
          </w:rPr>
          <w:t>20</w:t>
        </w:r>
        <w:r>
          <w:rPr>
            <w:noProof/>
            <w:webHidden/>
          </w:rPr>
          <w:fldChar w:fldCharType="end"/>
        </w:r>
        <w:r w:rsidRPr="00F543FF">
          <w:rPr>
            <w:rStyle w:val="Hyperlink"/>
            <w:noProof/>
          </w:rPr>
          <w:fldChar w:fldCharType="end"/>
        </w:r>
      </w:ins>
    </w:p>
    <w:p w14:paraId="6678C32B" w14:textId="2672964E" w:rsidR="00DD51B4" w:rsidRDefault="00DD51B4">
      <w:pPr>
        <w:pStyle w:val="TOC1"/>
        <w:tabs>
          <w:tab w:val="left" w:pos="440"/>
          <w:tab w:val="right" w:leader="dot" w:pos="9350"/>
        </w:tabs>
        <w:rPr>
          <w:ins w:id="238" w:author="Steffen Maerdian" w:date="2018-05-11T07:51:00Z"/>
          <w:rFonts w:asciiTheme="minorHAnsi" w:eastAsiaTheme="minorEastAsia" w:hAnsiTheme="minorHAnsi" w:cstheme="minorBidi"/>
          <w:b w:val="0"/>
          <w:bCs w:val="0"/>
          <w:noProof/>
          <w:szCs w:val="22"/>
        </w:rPr>
      </w:pPr>
      <w:ins w:id="239"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"_Toc513788435"</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6</w:t>
        </w:r>
        <w:r>
          <w:rPr>
            <w:rFonts w:asciiTheme="minorHAnsi" w:eastAsiaTheme="minorEastAsia" w:hAnsiTheme="minorHAnsi" w:cstheme="minorBidi"/>
            <w:b w:val="0"/>
            <w:bCs w:val="0"/>
            <w:noProof/>
            <w:szCs w:val="22"/>
          </w:rPr>
          <w:tab/>
        </w:r>
        <w:r w:rsidRPr="00F543FF">
          <w:rPr>
            <w:rStyle w:val="Hyperlink"/>
            <w:noProof/>
          </w:rPr>
          <w:t>Appendix D – FSC Mapping Rules</w:t>
        </w:r>
        <w:r>
          <w:rPr>
            <w:noProof/>
            <w:webHidden/>
          </w:rPr>
          <w:tab/>
        </w:r>
        <w:r>
          <w:rPr>
            <w:noProof/>
            <w:webHidden/>
          </w:rPr>
          <w:fldChar w:fldCharType="begin"/>
        </w:r>
        <w:r>
          <w:rPr>
            <w:noProof/>
            <w:webHidden/>
          </w:rPr>
          <w:instrText xml:space="preserve"> PAGEREF _Toc513788435 \h </w:instrText>
        </w:r>
        <w:r>
          <w:rPr>
            <w:noProof/>
            <w:webHidden/>
          </w:rPr>
        </w:r>
      </w:ins>
      <w:r>
        <w:rPr>
          <w:noProof/>
          <w:webHidden/>
        </w:rPr>
        <w:fldChar w:fldCharType="separate"/>
      </w:r>
      <w:ins w:id="240" w:author="Steffen Maerdian" w:date="2018-05-11T07:51:00Z">
        <w:r>
          <w:rPr>
            <w:noProof/>
            <w:webHidden/>
          </w:rPr>
          <w:t>20</w:t>
        </w:r>
        <w:r>
          <w:rPr>
            <w:noProof/>
            <w:webHidden/>
          </w:rPr>
          <w:fldChar w:fldCharType="end"/>
        </w:r>
        <w:r w:rsidRPr="00F543FF">
          <w:rPr>
            <w:rStyle w:val="Hyperlink"/>
            <w:noProof/>
          </w:rPr>
          <w:fldChar w:fldCharType="end"/>
        </w:r>
      </w:ins>
    </w:p>
    <w:p w14:paraId="41E42B01" w14:textId="4ACEB8F6" w:rsidR="00DD51B4" w:rsidRDefault="00DD51B4">
      <w:pPr>
        <w:pStyle w:val="TOC1"/>
        <w:tabs>
          <w:tab w:val="left" w:pos="440"/>
          <w:tab w:val="right" w:leader="dot" w:pos="9350"/>
        </w:tabs>
        <w:rPr>
          <w:ins w:id="241" w:author="Steffen Maerdian" w:date="2018-05-11T07:51:00Z"/>
          <w:rFonts w:asciiTheme="minorHAnsi" w:eastAsiaTheme="minorEastAsia" w:hAnsiTheme="minorHAnsi" w:cstheme="minorBidi"/>
          <w:b w:val="0"/>
          <w:bCs w:val="0"/>
          <w:noProof/>
          <w:szCs w:val="22"/>
        </w:rPr>
      </w:pPr>
      <w:ins w:id="242" w:author="Steffen Maerdian" w:date="2018-05-11T07:51:00Z">
        <w:r w:rsidRPr="00F543FF">
          <w:rPr>
            <w:rStyle w:val="Hyperlink"/>
            <w:noProof/>
          </w:rPr>
          <w:lastRenderedPageBreak/>
          <w:fldChar w:fldCharType="begin"/>
        </w:r>
        <w:r w:rsidRPr="00F543FF">
          <w:rPr>
            <w:rStyle w:val="Hyperlink"/>
            <w:noProof/>
          </w:rPr>
          <w:instrText xml:space="preserve"> </w:instrText>
        </w:r>
        <w:r>
          <w:rPr>
            <w:noProof/>
          </w:rPr>
          <w:instrText>HYPERLINK \l "_Toc513788436"</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7</w:t>
        </w:r>
        <w:r>
          <w:rPr>
            <w:rFonts w:asciiTheme="minorHAnsi" w:eastAsiaTheme="minorEastAsia" w:hAnsiTheme="minorHAnsi" w:cstheme="minorBidi"/>
            <w:b w:val="0"/>
            <w:bCs w:val="0"/>
            <w:noProof/>
            <w:szCs w:val="22"/>
          </w:rPr>
          <w:tab/>
        </w:r>
        <w:r w:rsidRPr="00F543FF">
          <w:rPr>
            <w:rStyle w:val="Hyperlink"/>
            <w:noProof/>
          </w:rPr>
          <w:t>Appendix E – FSC Default Values</w:t>
        </w:r>
        <w:r>
          <w:rPr>
            <w:noProof/>
            <w:webHidden/>
          </w:rPr>
          <w:tab/>
        </w:r>
        <w:r>
          <w:rPr>
            <w:noProof/>
            <w:webHidden/>
          </w:rPr>
          <w:fldChar w:fldCharType="begin"/>
        </w:r>
        <w:r>
          <w:rPr>
            <w:noProof/>
            <w:webHidden/>
          </w:rPr>
          <w:instrText xml:space="preserve"> PAGEREF _Toc513788436 \h </w:instrText>
        </w:r>
        <w:r>
          <w:rPr>
            <w:noProof/>
            <w:webHidden/>
          </w:rPr>
        </w:r>
      </w:ins>
      <w:r>
        <w:rPr>
          <w:noProof/>
          <w:webHidden/>
        </w:rPr>
        <w:fldChar w:fldCharType="separate"/>
      </w:r>
      <w:ins w:id="243" w:author="Steffen Maerdian" w:date="2018-05-11T07:51:00Z">
        <w:r>
          <w:rPr>
            <w:noProof/>
            <w:webHidden/>
          </w:rPr>
          <w:t>20</w:t>
        </w:r>
        <w:r>
          <w:rPr>
            <w:noProof/>
            <w:webHidden/>
          </w:rPr>
          <w:fldChar w:fldCharType="end"/>
        </w:r>
        <w:r w:rsidRPr="00F543FF">
          <w:rPr>
            <w:rStyle w:val="Hyperlink"/>
            <w:noProof/>
          </w:rPr>
          <w:fldChar w:fldCharType="end"/>
        </w:r>
      </w:ins>
    </w:p>
    <w:p w14:paraId="69528BCB" w14:textId="0A0F2283" w:rsidR="00DD51B4" w:rsidRDefault="00DD51B4">
      <w:pPr>
        <w:pStyle w:val="TOC1"/>
        <w:tabs>
          <w:tab w:val="left" w:pos="440"/>
          <w:tab w:val="right" w:leader="dot" w:pos="9350"/>
        </w:tabs>
        <w:rPr>
          <w:ins w:id="244" w:author="Steffen Maerdian" w:date="2018-05-11T07:51:00Z"/>
          <w:rFonts w:asciiTheme="minorHAnsi" w:eastAsiaTheme="minorEastAsia" w:hAnsiTheme="minorHAnsi" w:cstheme="minorBidi"/>
          <w:b w:val="0"/>
          <w:bCs w:val="0"/>
          <w:noProof/>
          <w:szCs w:val="22"/>
        </w:rPr>
      </w:pPr>
      <w:ins w:id="245"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"_Toc513788437"</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8</w:t>
        </w:r>
        <w:r>
          <w:rPr>
            <w:rFonts w:asciiTheme="minorHAnsi" w:eastAsiaTheme="minorEastAsia" w:hAnsiTheme="minorHAnsi" w:cstheme="minorBidi"/>
            <w:b w:val="0"/>
            <w:bCs w:val="0"/>
            <w:noProof/>
            <w:szCs w:val="22"/>
          </w:rPr>
          <w:tab/>
        </w:r>
        <w:r w:rsidRPr="00F543FF">
          <w:rPr>
            <w:rStyle w:val="Hyperlink"/>
            <w:noProof/>
          </w:rPr>
          <w:t>Appendix F – Glossary</w:t>
        </w:r>
        <w:r>
          <w:rPr>
            <w:noProof/>
            <w:webHidden/>
          </w:rPr>
          <w:tab/>
        </w:r>
        <w:r>
          <w:rPr>
            <w:noProof/>
            <w:webHidden/>
          </w:rPr>
          <w:fldChar w:fldCharType="begin"/>
        </w:r>
        <w:r>
          <w:rPr>
            <w:noProof/>
            <w:webHidden/>
          </w:rPr>
          <w:instrText xml:space="preserve"> PAGEREF _Toc513788437 \h </w:instrText>
        </w:r>
        <w:r>
          <w:rPr>
            <w:noProof/>
            <w:webHidden/>
          </w:rPr>
        </w:r>
      </w:ins>
      <w:r>
        <w:rPr>
          <w:noProof/>
          <w:webHidden/>
        </w:rPr>
        <w:fldChar w:fldCharType="separate"/>
      </w:r>
      <w:ins w:id="246" w:author="Steffen Maerdian" w:date="2018-05-11T07:51:00Z">
        <w:r>
          <w:rPr>
            <w:noProof/>
            <w:webHidden/>
          </w:rPr>
          <w:t>21</w:t>
        </w:r>
        <w:r>
          <w:rPr>
            <w:noProof/>
            <w:webHidden/>
          </w:rPr>
          <w:fldChar w:fldCharType="end"/>
        </w:r>
        <w:r w:rsidRPr="00F543FF">
          <w:rPr>
            <w:rStyle w:val="Hyperlink"/>
            <w:noProof/>
          </w:rPr>
          <w:fldChar w:fldCharType="end"/>
        </w:r>
      </w:ins>
    </w:p>
    <w:p w14:paraId="1EC9E10F" w14:textId="3AA58F1C" w:rsidR="00DD51B4" w:rsidRDefault="00DD51B4">
      <w:pPr>
        <w:pStyle w:val="TOC1"/>
        <w:tabs>
          <w:tab w:val="left" w:pos="440"/>
          <w:tab w:val="right" w:leader="dot" w:pos="9350"/>
        </w:tabs>
        <w:rPr>
          <w:ins w:id="247" w:author="Steffen Maerdian" w:date="2018-05-11T07:51:00Z"/>
          <w:rFonts w:asciiTheme="minorHAnsi" w:eastAsiaTheme="minorEastAsia" w:hAnsiTheme="minorHAnsi" w:cstheme="minorBidi"/>
          <w:b w:val="0"/>
          <w:bCs w:val="0"/>
          <w:noProof/>
          <w:szCs w:val="22"/>
        </w:rPr>
      </w:pPr>
      <w:ins w:id="248" w:author="Steffen Maerdian" w:date="2018-05-11T07:51:00Z">
        <w:r w:rsidRPr="00F543FF">
          <w:rPr>
            <w:rStyle w:val="Hyperlink"/>
            <w:noProof/>
          </w:rPr>
          <w:fldChar w:fldCharType="begin"/>
        </w:r>
        <w:r w:rsidRPr="00F543FF">
          <w:rPr>
            <w:rStyle w:val="Hyperlink"/>
            <w:noProof/>
          </w:rPr>
          <w:instrText xml:space="preserve"> </w:instrText>
        </w:r>
        <w:r>
          <w:rPr>
            <w:noProof/>
          </w:rPr>
          <w:instrText>HYPERLINK \l "_Toc513788438"</w:instrText>
        </w:r>
        <w:r w:rsidRPr="00F543FF">
          <w:rPr>
            <w:rStyle w:val="Hyperlink"/>
            <w:noProof/>
          </w:rPr>
          <w:instrText xml:space="preserve"> </w:instrText>
        </w:r>
        <w:r w:rsidRPr="00F543FF">
          <w:rPr>
            <w:rStyle w:val="Hyperlink"/>
            <w:noProof/>
          </w:rPr>
        </w:r>
        <w:r w:rsidRPr="00F543FF">
          <w:rPr>
            <w:rStyle w:val="Hyperlink"/>
            <w:noProof/>
          </w:rPr>
          <w:fldChar w:fldCharType="separate"/>
        </w:r>
        <w:r w:rsidRPr="00F543FF">
          <w:rPr>
            <w:rStyle w:val="Hyperlink"/>
            <w:noProof/>
          </w:rPr>
          <w:t>9</w:t>
        </w:r>
        <w:r>
          <w:rPr>
            <w:rFonts w:asciiTheme="minorHAnsi" w:eastAsiaTheme="minorEastAsia" w:hAnsiTheme="minorHAnsi" w:cstheme="minorBidi"/>
            <w:b w:val="0"/>
            <w:bCs w:val="0"/>
            <w:noProof/>
            <w:szCs w:val="22"/>
          </w:rPr>
          <w:tab/>
        </w:r>
        <w:r w:rsidRPr="00F543FF">
          <w:rPr>
            <w:rStyle w:val="Hyperlink"/>
            <w:noProof/>
          </w:rPr>
          <w:t>Attachment A – Approval Signatures</w:t>
        </w:r>
        <w:r>
          <w:rPr>
            <w:noProof/>
            <w:webHidden/>
          </w:rPr>
          <w:tab/>
        </w:r>
        <w:r>
          <w:rPr>
            <w:noProof/>
            <w:webHidden/>
          </w:rPr>
          <w:fldChar w:fldCharType="begin"/>
        </w:r>
        <w:r>
          <w:rPr>
            <w:noProof/>
            <w:webHidden/>
          </w:rPr>
          <w:instrText xml:space="preserve"> PAGEREF _Toc513788438 \h </w:instrText>
        </w:r>
        <w:r>
          <w:rPr>
            <w:noProof/>
            <w:webHidden/>
          </w:rPr>
        </w:r>
      </w:ins>
      <w:r>
        <w:rPr>
          <w:noProof/>
          <w:webHidden/>
        </w:rPr>
        <w:fldChar w:fldCharType="separate"/>
      </w:r>
      <w:ins w:id="249" w:author="Steffen Maerdian" w:date="2018-05-11T07:51:00Z">
        <w:r>
          <w:rPr>
            <w:noProof/>
            <w:webHidden/>
          </w:rPr>
          <w:t>22</w:t>
        </w:r>
        <w:r>
          <w:rPr>
            <w:noProof/>
            <w:webHidden/>
          </w:rPr>
          <w:fldChar w:fldCharType="end"/>
        </w:r>
        <w:r w:rsidRPr="00F543FF">
          <w:rPr>
            <w:rStyle w:val="Hyperlink"/>
            <w:noProof/>
          </w:rPr>
          <w:fldChar w:fldCharType="end"/>
        </w:r>
      </w:ins>
    </w:p>
    <w:p w14:paraId="032ED212" w14:textId="70D687D3" w:rsidR="00363E35" w:rsidDel="00DD51B4" w:rsidRDefault="00363E35">
      <w:pPr>
        <w:pStyle w:val="TOC1"/>
        <w:tabs>
          <w:tab w:val="left" w:pos="440"/>
          <w:tab w:val="right" w:leader="dot" w:pos="9350"/>
        </w:tabs>
        <w:rPr>
          <w:ins w:id="250" w:author="Keith Oulson" w:date="2018-04-25T13:05:00Z"/>
          <w:del w:id="251" w:author="Steffen Maerdian" w:date="2018-05-11T07:51:00Z"/>
          <w:rFonts w:asciiTheme="minorHAnsi" w:eastAsiaTheme="minorEastAsia" w:hAnsiTheme="minorHAnsi" w:cstheme="minorBidi"/>
          <w:b w:val="0"/>
          <w:bCs w:val="0"/>
          <w:noProof/>
          <w:szCs w:val="22"/>
        </w:rPr>
      </w:pPr>
      <w:ins w:id="252" w:author="Keith Oulson" w:date="2018-04-25T13:05:00Z">
        <w:del w:id="253" w:author="Steffen Maerdian" w:date="2018-05-11T07:51:00Z">
          <w:r w:rsidRPr="00DD51B4" w:rsidDel="00DD51B4">
            <w:rPr>
              <w:rStyle w:val="Hyperlink"/>
              <w:noProof/>
              <w:rPrChange w:id="254" w:author="Steffen Maerdian" w:date="2018-05-11T07:51:00Z">
                <w:rPr>
                  <w:rStyle w:val="Hyperlink"/>
                  <w:noProof/>
                </w:rPr>
              </w:rPrChange>
            </w:rPr>
            <w:delText>1</w:delText>
          </w:r>
          <w:r w:rsidDel="00DD51B4">
            <w:rPr>
              <w:rFonts w:asciiTheme="minorHAnsi" w:eastAsiaTheme="minorEastAsia" w:hAnsiTheme="minorHAnsi" w:cstheme="minorBidi"/>
              <w:b w:val="0"/>
              <w:bCs w:val="0"/>
              <w:noProof/>
              <w:szCs w:val="22"/>
            </w:rPr>
            <w:tab/>
          </w:r>
          <w:r w:rsidRPr="00DD51B4" w:rsidDel="00DD51B4">
            <w:rPr>
              <w:rStyle w:val="Hyperlink"/>
              <w:noProof/>
              <w:rPrChange w:id="255" w:author="Steffen Maerdian" w:date="2018-05-11T07:51:00Z">
                <w:rPr>
                  <w:rStyle w:val="Hyperlink"/>
                  <w:noProof/>
                </w:rPr>
              </w:rPrChange>
            </w:rPr>
            <w:delText>Introduction</w:delText>
          </w:r>
          <w:r w:rsidDel="00DD51B4">
            <w:rPr>
              <w:noProof/>
              <w:webHidden/>
            </w:rPr>
            <w:tab/>
            <w:delText>1</w:delText>
          </w:r>
        </w:del>
      </w:ins>
    </w:p>
    <w:p w14:paraId="363DA2C1" w14:textId="33095CB6" w:rsidR="00363E35" w:rsidDel="00DD51B4" w:rsidRDefault="00363E35">
      <w:pPr>
        <w:pStyle w:val="TOC2"/>
        <w:tabs>
          <w:tab w:val="left" w:pos="880"/>
          <w:tab w:val="right" w:leader="dot" w:pos="9350"/>
        </w:tabs>
        <w:rPr>
          <w:ins w:id="256" w:author="Keith Oulson" w:date="2018-04-25T13:05:00Z"/>
          <w:del w:id="257" w:author="Steffen Maerdian" w:date="2018-05-11T07:51:00Z"/>
          <w:rFonts w:asciiTheme="minorHAnsi" w:eastAsiaTheme="minorEastAsia" w:hAnsiTheme="minorHAnsi" w:cstheme="minorBidi"/>
          <w:b w:val="0"/>
          <w:noProof/>
          <w:sz w:val="22"/>
          <w:szCs w:val="22"/>
        </w:rPr>
      </w:pPr>
      <w:ins w:id="258" w:author="Keith Oulson" w:date="2018-04-25T13:05:00Z">
        <w:del w:id="259" w:author="Steffen Maerdian" w:date="2018-05-11T07:51:00Z">
          <w:r w:rsidRPr="00DD51B4" w:rsidDel="00DD51B4">
            <w:rPr>
              <w:rStyle w:val="Hyperlink"/>
              <w:noProof/>
              <w:rPrChange w:id="260" w:author="Steffen Maerdian" w:date="2018-05-11T07:51:00Z">
                <w:rPr>
                  <w:rStyle w:val="Hyperlink"/>
                  <w:noProof/>
                </w:rPr>
              </w:rPrChange>
            </w:rPr>
            <w:delText>1.1</w:delText>
          </w:r>
          <w:r w:rsidDel="00DD51B4">
            <w:rPr>
              <w:rFonts w:asciiTheme="minorHAnsi" w:eastAsiaTheme="minorEastAsia" w:hAnsiTheme="minorHAnsi" w:cstheme="minorBidi"/>
              <w:b w:val="0"/>
              <w:noProof/>
              <w:sz w:val="22"/>
              <w:szCs w:val="22"/>
            </w:rPr>
            <w:tab/>
          </w:r>
          <w:r w:rsidRPr="00DD51B4" w:rsidDel="00DD51B4">
            <w:rPr>
              <w:rStyle w:val="Hyperlink"/>
              <w:noProof/>
              <w:rPrChange w:id="261" w:author="Steffen Maerdian" w:date="2018-05-11T07:51:00Z">
                <w:rPr>
                  <w:rStyle w:val="Hyperlink"/>
                  <w:noProof/>
                </w:rPr>
              </w:rPrChange>
            </w:rPr>
            <w:delText>Purpose</w:delText>
          </w:r>
          <w:r w:rsidDel="00DD51B4">
            <w:rPr>
              <w:noProof/>
              <w:webHidden/>
            </w:rPr>
            <w:tab/>
            <w:delText>1</w:delText>
          </w:r>
        </w:del>
      </w:ins>
    </w:p>
    <w:p w14:paraId="75999204" w14:textId="73BB1EA1" w:rsidR="00363E35" w:rsidDel="00DD51B4" w:rsidRDefault="00363E35">
      <w:pPr>
        <w:pStyle w:val="TOC2"/>
        <w:tabs>
          <w:tab w:val="left" w:pos="880"/>
          <w:tab w:val="right" w:leader="dot" w:pos="9350"/>
        </w:tabs>
        <w:rPr>
          <w:ins w:id="262" w:author="Keith Oulson" w:date="2018-04-25T13:05:00Z"/>
          <w:del w:id="263" w:author="Steffen Maerdian" w:date="2018-05-11T07:51:00Z"/>
          <w:rFonts w:asciiTheme="minorHAnsi" w:eastAsiaTheme="minorEastAsia" w:hAnsiTheme="minorHAnsi" w:cstheme="minorBidi"/>
          <w:b w:val="0"/>
          <w:noProof/>
          <w:sz w:val="22"/>
          <w:szCs w:val="22"/>
        </w:rPr>
      </w:pPr>
      <w:ins w:id="264" w:author="Keith Oulson" w:date="2018-04-25T13:05:00Z">
        <w:del w:id="265" w:author="Steffen Maerdian" w:date="2018-05-11T07:51:00Z">
          <w:r w:rsidRPr="00DD51B4" w:rsidDel="00DD51B4">
            <w:rPr>
              <w:rStyle w:val="Hyperlink"/>
              <w:noProof/>
              <w:rPrChange w:id="266" w:author="Steffen Maerdian" w:date="2018-05-11T07:51:00Z">
                <w:rPr>
                  <w:rStyle w:val="Hyperlink"/>
                  <w:noProof/>
                </w:rPr>
              </w:rPrChange>
            </w:rPr>
            <w:delText>1.2</w:delText>
          </w:r>
          <w:r w:rsidDel="00DD51B4">
            <w:rPr>
              <w:rFonts w:asciiTheme="minorHAnsi" w:eastAsiaTheme="minorEastAsia" w:hAnsiTheme="minorHAnsi" w:cstheme="minorBidi"/>
              <w:b w:val="0"/>
              <w:noProof/>
              <w:sz w:val="22"/>
              <w:szCs w:val="22"/>
            </w:rPr>
            <w:tab/>
          </w:r>
          <w:r w:rsidRPr="00DD51B4" w:rsidDel="00DD51B4">
            <w:rPr>
              <w:rStyle w:val="Hyperlink"/>
              <w:noProof/>
              <w:rPrChange w:id="267" w:author="Steffen Maerdian" w:date="2018-05-11T07:51:00Z">
                <w:rPr>
                  <w:rStyle w:val="Hyperlink"/>
                  <w:noProof/>
                </w:rPr>
              </w:rPrChange>
            </w:rPr>
            <w:delText>Scope</w:delText>
          </w:r>
          <w:r w:rsidDel="00DD51B4">
            <w:rPr>
              <w:noProof/>
              <w:webHidden/>
            </w:rPr>
            <w:tab/>
            <w:delText>1</w:delText>
          </w:r>
        </w:del>
      </w:ins>
    </w:p>
    <w:p w14:paraId="1F83945F" w14:textId="4D3536AC" w:rsidR="00363E35" w:rsidDel="00DD51B4" w:rsidRDefault="00363E35">
      <w:pPr>
        <w:pStyle w:val="TOC2"/>
        <w:tabs>
          <w:tab w:val="left" w:pos="880"/>
          <w:tab w:val="right" w:leader="dot" w:pos="9350"/>
        </w:tabs>
        <w:rPr>
          <w:ins w:id="268" w:author="Keith Oulson" w:date="2018-04-25T13:05:00Z"/>
          <w:del w:id="269" w:author="Steffen Maerdian" w:date="2018-05-11T07:51:00Z"/>
          <w:rFonts w:asciiTheme="minorHAnsi" w:eastAsiaTheme="minorEastAsia" w:hAnsiTheme="minorHAnsi" w:cstheme="minorBidi"/>
          <w:b w:val="0"/>
          <w:noProof/>
          <w:sz w:val="22"/>
          <w:szCs w:val="22"/>
        </w:rPr>
      </w:pPr>
      <w:ins w:id="270" w:author="Keith Oulson" w:date="2018-04-25T13:05:00Z">
        <w:del w:id="271" w:author="Steffen Maerdian" w:date="2018-05-11T07:51:00Z">
          <w:r w:rsidRPr="00DD51B4" w:rsidDel="00DD51B4">
            <w:rPr>
              <w:rStyle w:val="Hyperlink"/>
              <w:noProof/>
              <w:rPrChange w:id="272" w:author="Steffen Maerdian" w:date="2018-05-11T07:51:00Z">
                <w:rPr>
                  <w:rStyle w:val="Hyperlink"/>
                  <w:noProof/>
                </w:rPr>
              </w:rPrChange>
            </w:rPr>
            <w:delText>1.3</w:delText>
          </w:r>
          <w:r w:rsidDel="00DD51B4">
            <w:rPr>
              <w:rFonts w:asciiTheme="minorHAnsi" w:eastAsiaTheme="minorEastAsia" w:hAnsiTheme="minorHAnsi" w:cstheme="minorBidi"/>
              <w:b w:val="0"/>
              <w:noProof/>
              <w:sz w:val="22"/>
              <w:szCs w:val="22"/>
            </w:rPr>
            <w:tab/>
          </w:r>
          <w:r w:rsidRPr="00DD51B4" w:rsidDel="00DD51B4">
            <w:rPr>
              <w:rStyle w:val="Hyperlink"/>
              <w:noProof/>
              <w:rPrChange w:id="273" w:author="Steffen Maerdian" w:date="2018-05-11T07:51:00Z">
                <w:rPr>
                  <w:rStyle w:val="Hyperlink"/>
                  <w:noProof/>
                </w:rPr>
              </w:rPrChange>
            </w:rPr>
            <w:delText>System Identification</w:delText>
          </w:r>
          <w:r w:rsidDel="00DD51B4">
            <w:rPr>
              <w:noProof/>
              <w:webHidden/>
            </w:rPr>
            <w:tab/>
            <w:delText>1</w:delText>
          </w:r>
        </w:del>
      </w:ins>
    </w:p>
    <w:p w14:paraId="15DFD02A" w14:textId="786D45EE" w:rsidR="00363E35" w:rsidDel="00DD51B4" w:rsidRDefault="00363E35">
      <w:pPr>
        <w:pStyle w:val="TOC3"/>
        <w:tabs>
          <w:tab w:val="left" w:pos="1320"/>
          <w:tab w:val="right" w:leader="dot" w:pos="9350"/>
        </w:tabs>
        <w:rPr>
          <w:ins w:id="274" w:author="Keith Oulson" w:date="2018-04-25T13:05:00Z"/>
          <w:del w:id="275" w:author="Steffen Maerdian" w:date="2018-05-11T07:51:00Z"/>
          <w:rFonts w:asciiTheme="minorHAnsi" w:eastAsiaTheme="minorEastAsia" w:hAnsiTheme="minorHAnsi" w:cstheme="minorBidi"/>
          <w:iCs w:val="0"/>
          <w:noProof/>
          <w:sz w:val="22"/>
          <w:szCs w:val="22"/>
        </w:rPr>
      </w:pPr>
      <w:ins w:id="276" w:author="Keith Oulson" w:date="2018-04-25T13:05:00Z">
        <w:del w:id="277" w:author="Steffen Maerdian" w:date="2018-05-11T07:51:00Z">
          <w:r w:rsidRPr="00DD51B4" w:rsidDel="00DD51B4">
            <w:rPr>
              <w:rStyle w:val="Hyperlink"/>
              <w:noProof/>
              <w:rPrChange w:id="278" w:author="Steffen Maerdian" w:date="2018-05-11T07:51:00Z">
                <w:rPr>
                  <w:rStyle w:val="Hyperlink"/>
                  <w:noProof/>
                </w:rPr>
              </w:rPrChange>
            </w:rPr>
            <w:delText>1.3.1</w:delText>
          </w:r>
          <w:r w:rsidDel="00DD51B4">
            <w:rPr>
              <w:rFonts w:asciiTheme="minorHAnsi" w:eastAsiaTheme="minorEastAsia" w:hAnsiTheme="minorHAnsi" w:cstheme="minorBidi"/>
              <w:iCs w:val="0"/>
              <w:noProof/>
              <w:sz w:val="22"/>
              <w:szCs w:val="22"/>
            </w:rPr>
            <w:tab/>
          </w:r>
          <w:r w:rsidRPr="00DD51B4" w:rsidDel="00DD51B4">
            <w:rPr>
              <w:rStyle w:val="Hyperlink"/>
              <w:noProof/>
              <w:rPrChange w:id="279" w:author="Steffen Maerdian" w:date="2018-05-11T07:51:00Z">
                <w:rPr>
                  <w:rStyle w:val="Hyperlink"/>
                  <w:noProof/>
                </w:rPr>
              </w:rPrChange>
            </w:rPr>
            <w:delText>MCCF EDI TAS eBilling</w:delText>
          </w:r>
          <w:r w:rsidDel="00DD51B4">
            <w:rPr>
              <w:noProof/>
              <w:webHidden/>
            </w:rPr>
            <w:tab/>
            <w:delText>1</w:delText>
          </w:r>
        </w:del>
      </w:ins>
    </w:p>
    <w:p w14:paraId="464191F5" w14:textId="45CBBB15" w:rsidR="00363E35" w:rsidDel="00DD51B4" w:rsidRDefault="00363E35">
      <w:pPr>
        <w:pStyle w:val="TOC3"/>
        <w:tabs>
          <w:tab w:val="left" w:pos="1320"/>
          <w:tab w:val="right" w:leader="dot" w:pos="9350"/>
        </w:tabs>
        <w:rPr>
          <w:ins w:id="280" w:author="Keith Oulson" w:date="2018-04-25T13:05:00Z"/>
          <w:del w:id="281" w:author="Steffen Maerdian" w:date="2018-05-11T07:51:00Z"/>
          <w:rFonts w:asciiTheme="minorHAnsi" w:eastAsiaTheme="minorEastAsia" w:hAnsiTheme="minorHAnsi" w:cstheme="minorBidi"/>
          <w:iCs w:val="0"/>
          <w:noProof/>
          <w:sz w:val="22"/>
          <w:szCs w:val="22"/>
        </w:rPr>
      </w:pPr>
      <w:ins w:id="282" w:author="Keith Oulson" w:date="2018-04-25T13:05:00Z">
        <w:del w:id="283" w:author="Steffen Maerdian" w:date="2018-05-11T07:51:00Z">
          <w:r w:rsidRPr="00DD51B4" w:rsidDel="00DD51B4">
            <w:rPr>
              <w:rStyle w:val="Hyperlink"/>
              <w:noProof/>
              <w:rPrChange w:id="284" w:author="Steffen Maerdian" w:date="2018-05-11T07:51:00Z">
                <w:rPr>
                  <w:rStyle w:val="Hyperlink"/>
                  <w:noProof/>
                </w:rPr>
              </w:rPrChange>
            </w:rPr>
            <w:delText>1.3.2</w:delText>
          </w:r>
          <w:r w:rsidDel="00DD51B4">
            <w:rPr>
              <w:rFonts w:asciiTheme="minorHAnsi" w:eastAsiaTheme="minorEastAsia" w:hAnsiTheme="minorHAnsi" w:cstheme="minorBidi"/>
              <w:iCs w:val="0"/>
              <w:noProof/>
              <w:sz w:val="22"/>
              <w:szCs w:val="22"/>
            </w:rPr>
            <w:tab/>
          </w:r>
          <w:r w:rsidRPr="00DD51B4" w:rsidDel="00DD51B4">
            <w:rPr>
              <w:rStyle w:val="Hyperlink"/>
              <w:noProof/>
              <w:rPrChange w:id="285" w:author="Steffen Maerdian" w:date="2018-05-11T07:51:00Z">
                <w:rPr>
                  <w:rStyle w:val="Hyperlink"/>
                  <w:noProof/>
                </w:rPr>
              </w:rPrChange>
            </w:rPr>
            <w:delText>FSC</w:delText>
          </w:r>
          <w:r w:rsidDel="00DD51B4">
            <w:rPr>
              <w:noProof/>
              <w:webHidden/>
            </w:rPr>
            <w:tab/>
            <w:delText>2</w:delText>
          </w:r>
        </w:del>
      </w:ins>
    </w:p>
    <w:p w14:paraId="5C892E68" w14:textId="00356574" w:rsidR="00363E35" w:rsidDel="00DD51B4" w:rsidRDefault="00363E35">
      <w:pPr>
        <w:pStyle w:val="TOC2"/>
        <w:tabs>
          <w:tab w:val="left" w:pos="880"/>
          <w:tab w:val="right" w:leader="dot" w:pos="9350"/>
        </w:tabs>
        <w:rPr>
          <w:ins w:id="286" w:author="Keith Oulson" w:date="2018-04-25T13:05:00Z"/>
          <w:del w:id="287" w:author="Steffen Maerdian" w:date="2018-05-11T07:51:00Z"/>
          <w:rFonts w:asciiTheme="minorHAnsi" w:eastAsiaTheme="minorEastAsia" w:hAnsiTheme="minorHAnsi" w:cstheme="minorBidi"/>
          <w:b w:val="0"/>
          <w:noProof/>
          <w:sz w:val="22"/>
          <w:szCs w:val="22"/>
        </w:rPr>
      </w:pPr>
      <w:ins w:id="288" w:author="Keith Oulson" w:date="2018-04-25T13:05:00Z">
        <w:del w:id="289" w:author="Steffen Maerdian" w:date="2018-05-11T07:51:00Z">
          <w:r w:rsidRPr="00DD51B4" w:rsidDel="00DD51B4">
            <w:rPr>
              <w:rStyle w:val="Hyperlink"/>
              <w:noProof/>
              <w:rPrChange w:id="290" w:author="Steffen Maerdian" w:date="2018-05-11T07:51:00Z">
                <w:rPr>
                  <w:rStyle w:val="Hyperlink"/>
                  <w:noProof/>
                </w:rPr>
              </w:rPrChange>
            </w:rPr>
            <w:delText>1.4</w:delText>
          </w:r>
          <w:r w:rsidDel="00DD51B4">
            <w:rPr>
              <w:rFonts w:asciiTheme="minorHAnsi" w:eastAsiaTheme="minorEastAsia" w:hAnsiTheme="minorHAnsi" w:cstheme="minorBidi"/>
              <w:b w:val="0"/>
              <w:noProof/>
              <w:sz w:val="22"/>
              <w:szCs w:val="22"/>
            </w:rPr>
            <w:tab/>
          </w:r>
          <w:r w:rsidRPr="00DD51B4" w:rsidDel="00DD51B4">
            <w:rPr>
              <w:rStyle w:val="Hyperlink"/>
              <w:noProof/>
              <w:rPrChange w:id="291" w:author="Steffen Maerdian" w:date="2018-05-11T07:51:00Z">
                <w:rPr>
                  <w:rStyle w:val="Hyperlink"/>
                  <w:noProof/>
                </w:rPr>
              </w:rPrChange>
            </w:rPr>
            <w:delText>Operational Agreement</w:delText>
          </w:r>
          <w:r w:rsidDel="00DD51B4">
            <w:rPr>
              <w:noProof/>
              <w:webHidden/>
            </w:rPr>
            <w:tab/>
            <w:delText>2</w:delText>
          </w:r>
        </w:del>
      </w:ins>
    </w:p>
    <w:p w14:paraId="15C633C9" w14:textId="52D7FD2F" w:rsidR="00363E35" w:rsidDel="00DD51B4" w:rsidRDefault="00363E35">
      <w:pPr>
        <w:pStyle w:val="TOC1"/>
        <w:tabs>
          <w:tab w:val="left" w:pos="440"/>
          <w:tab w:val="right" w:leader="dot" w:pos="9350"/>
        </w:tabs>
        <w:rPr>
          <w:ins w:id="292" w:author="Keith Oulson" w:date="2018-04-25T13:05:00Z"/>
          <w:del w:id="293" w:author="Steffen Maerdian" w:date="2018-05-11T07:51:00Z"/>
          <w:rFonts w:asciiTheme="minorHAnsi" w:eastAsiaTheme="minorEastAsia" w:hAnsiTheme="minorHAnsi" w:cstheme="minorBidi"/>
          <w:b w:val="0"/>
          <w:bCs w:val="0"/>
          <w:noProof/>
          <w:szCs w:val="22"/>
        </w:rPr>
      </w:pPr>
      <w:ins w:id="294" w:author="Keith Oulson" w:date="2018-04-25T13:05:00Z">
        <w:del w:id="295" w:author="Steffen Maerdian" w:date="2018-05-11T07:51:00Z">
          <w:r w:rsidRPr="00DD51B4" w:rsidDel="00DD51B4">
            <w:rPr>
              <w:rStyle w:val="Hyperlink"/>
              <w:noProof/>
              <w:rPrChange w:id="296" w:author="Steffen Maerdian" w:date="2018-05-11T07:51:00Z">
                <w:rPr>
                  <w:rStyle w:val="Hyperlink"/>
                  <w:noProof/>
                </w:rPr>
              </w:rPrChange>
            </w:rPr>
            <w:delText>2</w:delText>
          </w:r>
          <w:r w:rsidDel="00DD51B4">
            <w:rPr>
              <w:rFonts w:asciiTheme="minorHAnsi" w:eastAsiaTheme="minorEastAsia" w:hAnsiTheme="minorHAnsi" w:cstheme="minorBidi"/>
              <w:b w:val="0"/>
              <w:bCs w:val="0"/>
              <w:noProof/>
              <w:szCs w:val="22"/>
            </w:rPr>
            <w:tab/>
          </w:r>
          <w:r w:rsidRPr="00DD51B4" w:rsidDel="00DD51B4">
            <w:rPr>
              <w:rStyle w:val="Hyperlink"/>
              <w:noProof/>
              <w:rPrChange w:id="297" w:author="Steffen Maerdian" w:date="2018-05-11T07:51:00Z">
                <w:rPr>
                  <w:rStyle w:val="Hyperlink"/>
                  <w:noProof/>
                </w:rPr>
              </w:rPrChange>
            </w:rPr>
            <w:delText>Interface Definition</w:delText>
          </w:r>
          <w:r w:rsidDel="00DD51B4">
            <w:rPr>
              <w:noProof/>
              <w:webHidden/>
            </w:rPr>
            <w:tab/>
            <w:delText>3</w:delText>
          </w:r>
        </w:del>
      </w:ins>
    </w:p>
    <w:p w14:paraId="6FBD5DFD" w14:textId="793D5521" w:rsidR="00363E35" w:rsidDel="00DD51B4" w:rsidRDefault="00363E35">
      <w:pPr>
        <w:pStyle w:val="TOC2"/>
        <w:tabs>
          <w:tab w:val="left" w:pos="880"/>
          <w:tab w:val="right" w:leader="dot" w:pos="9350"/>
        </w:tabs>
        <w:rPr>
          <w:ins w:id="298" w:author="Keith Oulson" w:date="2018-04-25T13:05:00Z"/>
          <w:del w:id="299" w:author="Steffen Maerdian" w:date="2018-05-11T07:51:00Z"/>
          <w:rFonts w:asciiTheme="minorHAnsi" w:eastAsiaTheme="minorEastAsia" w:hAnsiTheme="minorHAnsi" w:cstheme="minorBidi"/>
          <w:b w:val="0"/>
          <w:noProof/>
          <w:sz w:val="22"/>
          <w:szCs w:val="22"/>
        </w:rPr>
      </w:pPr>
      <w:ins w:id="300" w:author="Keith Oulson" w:date="2018-04-25T13:05:00Z">
        <w:del w:id="301" w:author="Steffen Maerdian" w:date="2018-05-11T07:51:00Z">
          <w:r w:rsidRPr="00DD51B4" w:rsidDel="00DD51B4">
            <w:rPr>
              <w:rStyle w:val="Hyperlink"/>
              <w:noProof/>
              <w:rPrChange w:id="302" w:author="Steffen Maerdian" w:date="2018-05-11T07:51:00Z">
                <w:rPr>
                  <w:rStyle w:val="Hyperlink"/>
                  <w:noProof/>
                </w:rPr>
              </w:rPrChange>
            </w:rPr>
            <w:delText>2.1</w:delText>
          </w:r>
          <w:r w:rsidDel="00DD51B4">
            <w:rPr>
              <w:rFonts w:asciiTheme="minorHAnsi" w:eastAsiaTheme="minorEastAsia" w:hAnsiTheme="minorHAnsi" w:cstheme="minorBidi"/>
              <w:b w:val="0"/>
              <w:noProof/>
              <w:sz w:val="22"/>
              <w:szCs w:val="22"/>
            </w:rPr>
            <w:tab/>
          </w:r>
          <w:r w:rsidRPr="00DD51B4" w:rsidDel="00DD51B4">
            <w:rPr>
              <w:rStyle w:val="Hyperlink"/>
              <w:noProof/>
              <w:rPrChange w:id="303" w:author="Steffen Maerdian" w:date="2018-05-11T07:51:00Z">
                <w:rPr>
                  <w:rStyle w:val="Hyperlink"/>
                  <w:noProof/>
                </w:rPr>
              </w:rPrChange>
            </w:rPr>
            <w:delText>System Overview</w:delText>
          </w:r>
          <w:r w:rsidDel="00DD51B4">
            <w:rPr>
              <w:noProof/>
              <w:webHidden/>
            </w:rPr>
            <w:tab/>
            <w:delText>3</w:delText>
          </w:r>
        </w:del>
      </w:ins>
    </w:p>
    <w:p w14:paraId="4ECBA70C" w14:textId="04843E8E" w:rsidR="00363E35" w:rsidDel="00DD51B4" w:rsidRDefault="00363E35">
      <w:pPr>
        <w:pStyle w:val="TOC3"/>
        <w:tabs>
          <w:tab w:val="left" w:pos="1320"/>
          <w:tab w:val="right" w:leader="dot" w:pos="9350"/>
        </w:tabs>
        <w:rPr>
          <w:ins w:id="304" w:author="Keith Oulson" w:date="2018-04-25T13:05:00Z"/>
          <w:del w:id="305" w:author="Steffen Maerdian" w:date="2018-05-11T07:51:00Z"/>
          <w:rFonts w:asciiTheme="minorHAnsi" w:eastAsiaTheme="minorEastAsia" w:hAnsiTheme="minorHAnsi" w:cstheme="minorBidi"/>
          <w:iCs w:val="0"/>
          <w:noProof/>
          <w:sz w:val="22"/>
          <w:szCs w:val="22"/>
        </w:rPr>
      </w:pPr>
      <w:ins w:id="306" w:author="Keith Oulson" w:date="2018-04-25T13:05:00Z">
        <w:del w:id="307" w:author="Steffen Maerdian" w:date="2018-05-11T07:51:00Z">
          <w:r w:rsidRPr="00DD51B4" w:rsidDel="00DD51B4">
            <w:rPr>
              <w:rStyle w:val="Hyperlink"/>
              <w:noProof/>
              <w:rPrChange w:id="308" w:author="Steffen Maerdian" w:date="2018-05-11T07:51:00Z">
                <w:rPr>
                  <w:rStyle w:val="Hyperlink"/>
                  <w:noProof/>
                </w:rPr>
              </w:rPrChange>
            </w:rPr>
            <w:delText>2.1.1</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09" w:author="Steffen Maerdian" w:date="2018-05-11T07:51:00Z">
                <w:rPr>
                  <w:rStyle w:val="Hyperlink"/>
                  <w:noProof/>
                </w:rPr>
              </w:rPrChange>
            </w:rPr>
            <w:delText>Overview Diagram</w:delText>
          </w:r>
          <w:r w:rsidDel="00DD51B4">
            <w:rPr>
              <w:noProof/>
              <w:webHidden/>
            </w:rPr>
            <w:tab/>
            <w:delText>4</w:delText>
          </w:r>
        </w:del>
      </w:ins>
    </w:p>
    <w:p w14:paraId="75D4662D" w14:textId="59B73256" w:rsidR="00363E35" w:rsidDel="00DD51B4" w:rsidRDefault="00363E35">
      <w:pPr>
        <w:pStyle w:val="TOC2"/>
        <w:tabs>
          <w:tab w:val="left" w:pos="880"/>
          <w:tab w:val="right" w:leader="dot" w:pos="9350"/>
        </w:tabs>
        <w:rPr>
          <w:ins w:id="310" w:author="Keith Oulson" w:date="2018-04-25T13:05:00Z"/>
          <w:del w:id="311" w:author="Steffen Maerdian" w:date="2018-05-11T07:51:00Z"/>
          <w:rFonts w:asciiTheme="minorHAnsi" w:eastAsiaTheme="minorEastAsia" w:hAnsiTheme="minorHAnsi" w:cstheme="minorBidi"/>
          <w:b w:val="0"/>
          <w:noProof/>
          <w:sz w:val="22"/>
          <w:szCs w:val="22"/>
        </w:rPr>
      </w:pPr>
      <w:ins w:id="312" w:author="Keith Oulson" w:date="2018-04-25T13:05:00Z">
        <w:del w:id="313" w:author="Steffen Maerdian" w:date="2018-05-11T07:51:00Z">
          <w:r w:rsidRPr="00DD51B4" w:rsidDel="00DD51B4">
            <w:rPr>
              <w:rStyle w:val="Hyperlink"/>
              <w:noProof/>
              <w:rPrChange w:id="314" w:author="Steffen Maerdian" w:date="2018-05-11T07:51:00Z">
                <w:rPr>
                  <w:rStyle w:val="Hyperlink"/>
                  <w:noProof/>
                </w:rPr>
              </w:rPrChange>
            </w:rPr>
            <w:delText>2.2</w:delText>
          </w:r>
          <w:r w:rsidDel="00DD51B4">
            <w:rPr>
              <w:rFonts w:asciiTheme="minorHAnsi" w:eastAsiaTheme="minorEastAsia" w:hAnsiTheme="minorHAnsi" w:cstheme="minorBidi"/>
              <w:b w:val="0"/>
              <w:noProof/>
              <w:sz w:val="22"/>
              <w:szCs w:val="22"/>
            </w:rPr>
            <w:tab/>
          </w:r>
          <w:r w:rsidRPr="00DD51B4" w:rsidDel="00DD51B4">
            <w:rPr>
              <w:rStyle w:val="Hyperlink"/>
              <w:noProof/>
              <w:rPrChange w:id="315" w:author="Steffen Maerdian" w:date="2018-05-11T07:51:00Z">
                <w:rPr>
                  <w:rStyle w:val="Hyperlink"/>
                  <w:noProof/>
                </w:rPr>
              </w:rPrChange>
            </w:rPr>
            <w:delText>Interface Overview</w:delText>
          </w:r>
          <w:r w:rsidDel="00DD51B4">
            <w:rPr>
              <w:noProof/>
              <w:webHidden/>
            </w:rPr>
            <w:tab/>
            <w:delText>6</w:delText>
          </w:r>
        </w:del>
      </w:ins>
    </w:p>
    <w:p w14:paraId="7060BEFC" w14:textId="7F73AA85" w:rsidR="00363E35" w:rsidDel="00DD51B4" w:rsidRDefault="00363E35">
      <w:pPr>
        <w:pStyle w:val="TOC3"/>
        <w:tabs>
          <w:tab w:val="left" w:pos="1320"/>
          <w:tab w:val="right" w:leader="dot" w:pos="9350"/>
        </w:tabs>
        <w:rPr>
          <w:ins w:id="316" w:author="Keith Oulson" w:date="2018-04-25T13:05:00Z"/>
          <w:del w:id="317" w:author="Steffen Maerdian" w:date="2018-05-11T07:51:00Z"/>
          <w:rFonts w:asciiTheme="minorHAnsi" w:eastAsiaTheme="minorEastAsia" w:hAnsiTheme="minorHAnsi" w:cstheme="minorBidi"/>
          <w:iCs w:val="0"/>
          <w:noProof/>
          <w:sz w:val="22"/>
          <w:szCs w:val="22"/>
        </w:rPr>
      </w:pPr>
      <w:ins w:id="318" w:author="Keith Oulson" w:date="2018-04-25T13:05:00Z">
        <w:del w:id="319" w:author="Steffen Maerdian" w:date="2018-05-11T07:51:00Z">
          <w:r w:rsidRPr="00DD51B4" w:rsidDel="00DD51B4">
            <w:rPr>
              <w:rStyle w:val="Hyperlink"/>
              <w:noProof/>
              <w:rPrChange w:id="320" w:author="Steffen Maerdian" w:date="2018-05-11T07:51:00Z">
                <w:rPr>
                  <w:rStyle w:val="Hyperlink"/>
                  <w:noProof/>
                </w:rPr>
              </w:rPrChange>
            </w:rPr>
            <w:delText>2.2.1</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21" w:author="Steffen Maerdian" w:date="2018-05-11T07:51:00Z">
                <w:rPr>
                  <w:rStyle w:val="Hyperlink"/>
                  <w:noProof/>
                </w:rPr>
              </w:rPrChange>
            </w:rPr>
            <w:delText>Connectivity between the systems</w:delText>
          </w:r>
          <w:r w:rsidDel="00DD51B4">
            <w:rPr>
              <w:noProof/>
              <w:webHidden/>
            </w:rPr>
            <w:tab/>
            <w:delText>6</w:delText>
          </w:r>
        </w:del>
      </w:ins>
    </w:p>
    <w:p w14:paraId="4A8BC674" w14:textId="64CB8392" w:rsidR="00363E35" w:rsidDel="00DD51B4" w:rsidRDefault="00363E35">
      <w:pPr>
        <w:pStyle w:val="TOC2"/>
        <w:tabs>
          <w:tab w:val="left" w:pos="880"/>
          <w:tab w:val="right" w:leader="dot" w:pos="9350"/>
        </w:tabs>
        <w:rPr>
          <w:ins w:id="322" w:author="Keith Oulson" w:date="2018-04-25T13:05:00Z"/>
          <w:del w:id="323" w:author="Steffen Maerdian" w:date="2018-05-11T07:51:00Z"/>
          <w:rFonts w:asciiTheme="minorHAnsi" w:eastAsiaTheme="minorEastAsia" w:hAnsiTheme="minorHAnsi" w:cstheme="minorBidi"/>
          <w:b w:val="0"/>
          <w:noProof/>
          <w:sz w:val="22"/>
          <w:szCs w:val="22"/>
        </w:rPr>
      </w:pPr>
      <w:ins w:id="324" w:author="Keith Oulson" w:date="2018-04-25T13:05:00Z">
        <w:del w:id="325" w:author="Steffen Maerdian" w:date="2018-05-11T07:51:00Z">
          <w:r w:rsidRPr="00DD51B4" w:rsidDel="00DD51B4">
            <w:rPr>
              <w:rStyle w:val="Hyperlink"/>
              <w:noProof/>
              <w:rPrChange w:id="326" w:author="Steffen Maerdian" w:date="2018-05-11T07:51:00Z">
                <w:rPr>
                  <w:rStyle w:val="Hyperlink"/>
                  <w:noProof/>
                </w:rPr>
              </w:rPrChange>
            </w:rPr>
            <w:delText>2.3</w:delText>
          </w:r>
          <w:r w:rsidDel="00DD51B4">
            <w:rPr>
              <w:rFonts w:asciiTheme="minorHAnsi" w:eastAsiaTheme="minorEastAsia" w:hAnsiTheme="minorHAnsi" w:cstheme="minorBidi"/>
              <w:b w:val="0"/>
              <w:noProof/>
              <w:sz w:val="22"/>
              <w:szCs w:val="22"/>
            </w:rPr>
            <w:tab/>
          </w:r>
          <w:r w:rsidRPr="00DD51B4" w:rsidDel="00DD51B4">
            <w:rPr>
              <w:rStyle w:val="Hyperlink"/>
              <w:noProof/>
              <w:rPrChange w:id="327" w:author="Steffen Maerdian" w:date="2018-05-11T07:51:00Z">
                <w:rPr>
                  <w:rStyle w:val="Hyperlink"/>
                  <w:noProof/>
                </w:rPr>
              </w:rPrChange>
            </w:rPr>
            <w:delText>Operations</w:delText>
          </w:r>
          <w:r w:rsidDel="00DD51B4">
            <w:rPr>
              <w:noProof/>
              <w:webHidden/>
            </w:rPr>
            <w:tab/>
            <w:delText>6</w:delText>
          </w:r>
        </w:del>
      </w:ins>
    </w:p>
    <w:p w14:paraId="6F49222F" w14:textId="0B28D14E" w:rsidR="00363E35" w:rsidDel="00DD51B4" w:rsidRDefault="00363E35">
      <w:pPr>
        <w:pStyle w:val="TOC3"/>
        <w:tabs>
          <w:tab w:val="left" w:pos="1320"/>
          <w:tab w:val="right" w:leader="dot" w:pos="9350"/>
        </w:tabs>
        <w:rPr>
          <w:ins w:id="328" w:author="Keith Oulson" w:date="2018-04-25T13:05:00Z"/>
          <w:del w:id="329" w:author="Steffen Maerdian" w:date="2018-05-11T07:51:00Z"/>
          <w:rFonts w:asciiTheme="minorHAnsi" w:eastAsiaTheme="minorEastAsia" w:hAnsiTheme="minorHAnsi" w:cstheme="minorBidi"/>
          <w:iCs w:val="0"/>
          <w:noProof/>
          <w:sz w:val="22"/>
          <w:szCs w:val="22"/>
        </w:rPr>
      </w:pPr>
      <w:ins w:id="330" w:author="Keith Oulson" w:date="2018-04-25T13:05:00Z">
        <w:del w:id="331" w:author="Steffen Maerdian" w:date="2018-05-11T07:51:00Z">
          <w:r w:rsidRPr="00DD51B4" w:rsidDel="00DD51B4">
            <w:rPr>
              <w:rStyle w:val="Hyperlink"/>
              <w:noProof/>
              <w:rPrChange w:id="332" w:author="Steffen Maerdian" w:date="2018-05-11T07:51:00Z">
                <w:rPr>
                  <w:rStyle w:val="Hyperlink"/>
                  <w:noProof/>
                </w:rPr>
              </w:rPrChange>
            </w:rPr>
            <w:delText>2.3.1</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33" w:author="Steffen Maerdian" w:date="2018-05-11T07:51:00Z">
                <w:rPr>
                  <w:rStyle w:val="Hyperlink"/>
                  <w:noProof/>
                </w:rPr>
              </w:rPrChange>
            </w:rPr>
            <w:delText>Data Extraction</w:delText>
          </w:r>
          <w:r w:rsidDel="00DD51B4">
            <w:rPr>
              <w:noProof/>
              <w:webHidden/>
            </w:rPr>
            <w:tab/>
            <w:delText>7</w:delText>
          </w:r>
        </w:del>
      </w:ins>
    </w:p>
    <w:p w14:paraId="63B1614E" w14:textId="371C1615" w:rsidR="00363E35" w:rsidDel="00DD51B4" w:rsidRDefault="00363E35">
      <w:pPr>
        <w:pStyle w:val="TOC3"/>
        <w:tabs>
          <w:tab w:val="left" w:pos="1320"/>
          <w:tab w:val="right" w:leader="dot" w:pos="9350"/>
        </w:tabs>
        <w:rPr>
          <w:ins w:id="334" w:author="Keith Oulson" w:date="2018-04-25T13:05:00Z"/>
          <w:del w:id="335" w:author="Steffen Maerdian" w:date="2018-05-11T07:51:00Z"/>
          <w:rFonts w:asciiTheme="minorHAnsi" w:eastAsiaTheme="minorEastAsia" w:hAnsiTheme="minorHAnsi" w:cstheme="minorBidi"/>
          <w:iCs w:val="0"/>
          <w:noProof/>
          <w:sz w:val="22"/>
          <w:szCs w:val="22"/>
        </w:rPr>
      </w:pPr>
      <w:ins w:id="336" w:author="Keith Oulson" w:date="2018-04-25T13:05:00Z">
        <w:del w:id="337" w:author="Steffen Maerdian" w:date="2018-05-11T07:51:00Z">
          <w:r w:rsidRPr="00DD51B4" w:rsidDel="00DD51B4">
            <w:rPr>
              <w:rStyle w:val="Hyperlink"/>
              <w:noProof/>
              <w:rPrChange w:id="338" w:author="Steffen Maerdian" w:date="2018-05-11T07:51:00Z">
                <w:rPr>
                  <w:rStyle w:val="Hyperlink"/>
                  <w:noProof/>
                </w:rPr>
              </w:rPrChange>
            </w:rPr>
            <w:delText>2.3.2</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39" w:author="Steffen Maerdian" w:date="2018-05-11T07:51:00Z">
                <w:rPr>
                  <w:rStyle w:val="Hyperlink"/>
                  <w:noProof/>
                </w:rPr>
              </w:rPrChange>
            </w:rPr>
            <w:delText>Data Transformation</w:delText>
          </w:r>
          <w:r w:rsidDel="00DD51B4">
            <w:rPr>
              <w:noProof/>
              <w:webHidden/>
            </w:rPr>
            <w:tab/>
            <w:delText>7</w:delText>
          </w:r>
        </w:del>
      </w:ins>
    </w:p>
    <w:p w14:paraId="26EECD79" w14:textId="50AF824A" w:rsidR="00363E35" w:rsidDel="00DD51B4" w:rsidRDefault="00363E35">
      <w:pPr>
        <w:pStyle w:val="TOC3"/>
        <w:tabs>
          <w:tab w:val="left" w:pos="1320"/>
          <w:tab w:val="right" w:leader="dot" w:pos="9350"/>
        </w:tabs>
        <w:rPr>
          <w:ins w:id="340" w:author="Keith Oulson" w:date="2018-04-25T13:05:00Z"/>
          <w:del w:id="341" w:author="Steffen Maerdian" w:date="2018-05-11T07:51:00Z"/>
          <w:rFonts w:asciiTheme="minorHAnsi" w:eastAsiaTheme="minorEastAsia" w:hAnsiTheme="minorHAnsi" w:cstheme="minorBidi"/>
          <w:iCs w:val="0"/>
          <w:noProof/>
          <w:sz w:val="22"/>
          <w:szCs w:val="22"/>
        </w:rPr>
      </w:pPr>
      <w:ins w:id="342" w:author="Keith Oulson" w:date="2018-04-25T13:05:00Z">
        <w:del w:id="343" w:author="Steffen Maerdian" w:date="2018-05-11T07:51:00Z">
          <w:r w:rsidRPr="00DD51B4" w:rsidDel="00DD51B4">
            <w:rPr>
              <w:rStyle w:val="Hyperlink"/>
              <w:noProof/>
              <w:rPrChange w:id="344" w:author="Steffen Maerdian" w:date="2018-05-11T07:51:00Z">
                <w:rPr>
                  <w:rStyle w:val="Hyperlink"/>
                  <w:noProof/>
                </w:rPr>
              </w:rPrChange>
            </w:rPr>
            <w:delText>2.3.3</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45" w:author="Steffen Maerdian" w:date="2018-05-11T07:51:00Z">
                <w:rPr>
                  <w:rStyle w:val="Hyperlink"/>
                  <w:noProof/>
                </w:rPr>
              </w:rPrChange>
            </w:rPr>
            <w:delText>Sending/Receiving</w:delText>
          </w:r>
          <w:r w:rsidDel="00DD51B4">
            <w:rPr>
              <w:noProof/>
              <w:webHidden/>
            </w:rPr>
            <w:tab/>
            <w:delText>7</w:delText>
          </w:r>
        </w:del>
      </w:ins>
    </w:p>
    <w:p w14:paraId="324D5028" w14:textId="66B24541" w:rsidR="00363E35" w:rsidDel="00DD51B4" w:rsidRDefault="00363E35">
      <w:pPr>
        <w:pStyle w:val="TOC2"/>
        <w:tabs>
          <w:tab w:val="left" w:pos="880"/>
          <w:tab w:val="right" w:leader="dot" w:pos="9350"/>
        </w:tabs>
        <w:rPr>
          <w:ins w:id="346" w:author="Keith Oulson" w:date="2018-04-25T13:05:00Z"/>
          <w:del w:id="347" w:author="Steffen Maerdian" w:date="2018-05-11T07:51:00Z"/>
          <w:rFonts w:asciiTheme="minorHAnsi" w:eastAsiaTheme="minorEastAsia" w:hAnsiTheme="minorHAnsi" w:cstheme="minorBidi"/>
          <w:b w:val="0"/>
          <w:noProof/>
          <w:sz w:val="22"/>
          <w:szCs w:val="22"/>
        </w:rPr>
      </w:pPr>
      <w:ins w:id="348" w:author="Keith Oulson" w:date="2018-04-25T13:05:00Z">
        <w:del w:id="349" w:author="Steffen Maerdian" w:date="2018-05-11T07:51:00Z">
          <w:r w:rsidRPr="00DD51B4" w:rsidDel="00DD51B4">
            <w:rPr>
              <w:rStyle w:val="Hyperlink"/>
              <w:noProof/>
              <w:rPrChange w:id="350" w:author="Steffen Maerdian" w:date="2018-05-11T07:51:00Z">
                <w:rPr>
                  <w:rStyle w:val="Hyperlink"/>
                  <w:noProof/>
                </w:rPr>
              </w:rPrChange>
            </w:rPr>
            <w:delText>2.4</w:delText>
          </w:r>
          <w:r w:rsidDel="00DD51B4">
            <w:rPr>
              <w:rFonts w:asciiTheme="minorHAnsi" w:eastAsiaTheme="minorEastAsia" w:hAnsiTheme="minorHAnsi" w:cstheme="minorBidi"/>
              <w:b w:val="0"/>
              <w:noProof/>
              <w:sz w:val="22"/>
              <w:szCs w:val="22"/>
            </w:rPr>
            <w:tab/>
          </w:r>
          <w:r w:rsidRPr="00DD51B4" w:rsidDel="00DD51B4">
            <w:rPr>
              <w:rStyle w:val="Hyperlink"/>
              <w:noProof/>
              <w:rPrChange w:id="351" w:author="Steffen Maerdian" w:date="2018-05-11T07:51:00Z">
                <w:rPr>
                  <w:rStyle w:val="Hyperlink"/>
                  <w:noProof/>
                </w:rPr>
              </w:rPrChange>
            </w:rPr>
            <w:delText>Data Transfer</w:delText>
          </w:r>
          <w:r w:rsidDel="00DD51B4">
            <w:rPr>
              <w:noProof/>
              <w:webHidden/>
            </w:rPr>
            <w:tab/>
            <w:delText>7</w:delText>
          </w:r>
        </w:del>
      </w:ins>
    </w:p>
    <w:p w14:paraId="5B08E705" w14:textId="7C6650F0" w:rsidR="00363E35" w:rsidDel="00DD51B4" w:rsidRDefault="00363E35">
      <w:pPr>
        <w:pStyle w:val="TOC2"/>
        <w:tabs>
          <w:tab w:val="left" w:pos="880"/>
          <w:tab w:val="right" w:leader="dot" w:pos="9350"/>
        </w:tabs>
        <w:rPr>
          <w:ins w:id="352" w:author="Keith Oulson" w:date="2018-04-25T13:05:00Z"/>
          <w:del w:id="353" w:author="Steffen Maerdian" w:date="2018-05-11T07:51:00Z"/>
          <w:rFonts w:asciiTheme="minorHAnsi" w:eastAsiaTheme="minorEastAsia" w:hAnsiTheme="minorHAnsi" w:cstheme="minorBidi"/>
          <w:b w:val="0"/>
          <w:noProof/>
          <w:sz w:val="22"/>
          <w:szCs w:val="22"/>
        </w:rPr>
      </w:pPr>
      <w:ins w:id="354" w:author="Keith Oulson" w:date="2018-04-25T13:05:00Z">
        <w:del w:id="355" w:author="Steffen Maerdian" w:date="2018-05-11T07:51:00Z">
          <w:r w:rsidRPr="00DD51B4" w:rsidDel="00DD51B4">
            <w:rPr>
              <w:rStyle w:val="Hyperlink"/>
              <w:noProof/>
              <w:rPrChange w:id="356" w:author="Steffen Maerdian" w:date="2018-05-11T07:51:00Z">
                <w:rPr>
                  <w:rStyle w:val="Hyperlink"/>
                  <w:noProof/>
                </w:rPr>
              </w:rPrChange>
            </w:rPr>
            <w:delText>2.5</w:delText>
          </w:r>
          <w:r w:rsidDel="00DD51B4">
            <w:rPr>
              <w:rFonts w:asciiTheme="minorHAnsi" w:eastAsiaTheme="minorEastAsia" w:hAnsiTheme="minorHAnsi" w:cstheme="minorBidi"/>
              <w:b w:val="0"/>
              <w:noProof/>
              <w:sz w:val="22"/>
              <w:szCs w:val="22"/>
            </w:rPr>
            <w:tab/>
          </w:r>
          <w:r w:rsidRPr="00DD51B4" w:rsidDel="00DD51B4">
            <w:rPr>
              <w:rStyle w:val="Hyperlink"/>
              <w:noProof/>
              <w:rPrChange w:id="357" w:author="Steffen Maerdian" w:date="2018-05-11T07:51:00Z">
                <w:rPr>
                  <w:rStyle w:val="Hyperlink"/>
                  <w:noProof/>
                </w:rPr>
              </w:rPrChange>
            </w:rPr>
            <w:delText>Transaction Types</w:delText>
          </w:r>
          <w:r w:rsidDel="00DD51B4">
            <w:rPr>
              <w:noProof/>
              <w:webHidden/>
            </w:rPr>
            <w:tab/>
            <w:delText>7</w:delText>
          </w:r>
        </w:del>
      </w:ins>
    </w:p>
    <w:p w14:paraId="7F939882" w14:textId="72685C1D" w:rsidR="00363E35" w:rsidDel="00DD51B4" w:rsidRDefault="00363E35">
      <w:pPr>
        <w:pStyle w:val="TOC2"/>
        <w:tabs>
          <w:tab w:val="left" w:pos="880"/>
          <w:tab w:val="right" w:leader="dot" w:pos="9350"/>
        </w:tabs>
        <w:rPr>
          <w:ins w:id="358" w:author="Keith Oulson" w:date="2018-04-25T13:05:00Z"/>
          <w:del w:id="359" w:author="Steffen Maerdian" w:date="2018-05-11T07:51:00Z"/>
          <w:rFonts w:asciiTheme="minorHAnsi" w:eastAsiaTheme="minorEastAsia" w:hAnsiTheme="minorHAnsi" w:cstheme="minorBidi"/>
          <w:b w:val="0"/>
          <w:noProof/>
          <w:sz w:val="22"/>
          <w:szCs w:val="22"/>
        </w:rPr>
      </w:pPr>
      <w:ins w:id="360" w:author="Keith Oulson" w:date="2018-04-25T13:05:00Z">
        <w:del w:id="361" w:author="Steffen Maerdian" w:date="2018-05-11T07:51:00Z">
          <w:r w:rsidRPr="00DD51B4" w:rsidDel="00DD51B4">
            <w:rPr>
              <w:rStyle w:val="Hyperlink"/>
              <w:noProof/>
              <w:rPrChange w:id="362" w:author="Steffen Maerdian" w:date="2018-05-11T07:51:00Z">
                <w:rPr>
                  <w:rStyle w:val="Hyperlink"/>
                  <w:noProof/>
                </w:rPr>
              </w:rPrChange>
            </w:rPr>
            <w:delText>2.6</w:delText>
          </w:r>
          <w:r w:rsidDel="00DD51B4">
            <w:rPr>
              <w:rFonts w:asciiTheme="minorHAnsi" w:eastAsiaTheme="minorEastAsia" w:hAnsiTheme="minorHAnsi" w:cstheme="minorBidi"/>
              <w:b w:val="0"/>
              <w:noProof/>
              <w:sz w:val="22"/>
              <w:szCs w:val="22"/>
            </w:rPr>
            <w:tab/>
          </w:r>
          <w:r w:rsidRPr="00DD51B4" w:rsidDel="00DD51B4">
            <w:rPr>
              <w:rStyle w:val="Hyperlink"/>
              <w:noProof/>
              <w:rPrChange w:id="363" w:author="Steffen Maerdian" w:date="2018-05-11T07:51:00Z">
                <w:rPr>
                  <w:rStyle w:val="Hyperlink"/>
                  <w:noProof/>
                </w:rPr>
              </w:rPrChange>
            </w:rPr>
            <w:delText>Data Exchanges</w:delText>
          </w:r>
          <w:r w:rsidDel="00DD51B4">
            <w:rPr>
              <w:noProof/>
              <w:webHidden/>
            </w:rPr>
            <w:tab/>
            <w:delText>7</w:delText>
          </w:r>
        </w:del>
      </w:ins>
    </w:p>
    <w:p w14:paraId="5C4EB06E" w14:textId="6A06819F" w:rsidR="00363E35" w:rsidDel="00DD51B4" w:rsidRDefault="00363E35">
      <w:pPr>
        <w:pStyle w:val="TOC3"/>
        <w:tabs>
          <w:tab w:val="left" w:pos="1320"/>
          <w:tab w:val="right" w:leader="dot" w:pos="9350"/>
        </w:tabs>
        <w:rPr>
          <w:ins w:id="364" w:author="Keith Oulson" w:date="2018-04-25T13:05:00Z"/>
          <w:del w:id="365" w:author="Steffen Maerdian" w:date="2018-05-11T07:51:00Z"/>
          <w:rFonts w:asciiTheme="minorHAnsi" w:eastAsiaTheme="minorEastAsia" w:hAnsiTheme="minorHAnsi" w:cstheme="minorBidi"/>
          <w:iCs w:val="0"/>
          <w:noProof/>
          <w:sz w:val="22"/>
          <w:szCs w:val="22"/>
        </w:rPr>
      </w:pPr>
      <w:ins w:id="366" w:author="Keith Oulson" w:date="2018-04-25T13:05:00Z">
        <w:del w:id="367" w:author="Steffen Maerdian" w:date="2018-05-11T07:51:00Z">
          <w:r w:rsidRPr="00DD51B4" w:rsidDel="00DD51B4">
            <w:rPr>
              <w:rStyle w:val="Hyperlink"/>
              <w:noProof/>
              <w:rPrChange w:id="368" w:author="Steffen Maerdian" w:date="2018-05-11T07:51:00Z">
                <w:rPr>
                  <w:rStyle w:val="Hyperlink"/>
                  <w:noProof/>
                </w:rPr>
              </w:rPrChange>
            </w:rPr>
            <w:delText>2.6.1</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69" w:author="Steffen Maerdian" w:date="2018-05-11T07:51:00Z">
                <w:rPr>
                  <w:rStyle w:val="Hyperlink"/>
                  <w:noProof/>
                </w:rPr>
              </w:rPrChange>
            </w:rPr>
            <w:delText>FHIR Based Resources</w:delText>
          </w:r>
          <w:r w:rsidDel="00DD51B4">
            <w:rPr>
              <w:noProof/>
              <w:webHidden/>
            </w:rPr>
            <w:tab/>
            <w:delText>7</w:delText>
          </w:r>
        </w:del>
      </w:ins>
    </w:p>
    <w:p w14:paraId="51D359E1" w14:textId="0F81D321" w:rsidR="00363E35" w:rsidDel="00DD51B4" w:rsidRDefault="00363E35">
      <w:pPr>
        <w:pStyle w:val="TOC3"/>
        <w:tabs>
          <w:tab w:val="left" w:pos="1320"/>
          <w:tab w:val="right" w:leader="dot" w:pos="9350"/>
        </w:tabs>
        <w:rPr>
          <w:ins w:id="370" w:author="Keith Oulson" w:date="2018-04-25T13:05:00Z"/>
          <w:del w:id="371" w:author="Steffen Maerdian" w:date="2018-05-11T07:51:00Z"/>
          <w:rFonts w:asciiTheme="minorHAnsi" w:eastAsiaTheme="minorEastAsia" w:hAnsiTheme="minorHAnsi" w:cstheme="minorBidi"/>
          <w:iCs w:val="0"/>
          <w:noProof/>
          <w:sz w:val="22"/>
          <w:szCs w:val="22"/>
        </w:rPr>
      </w:pPr>
      <w:ins w:id="372" w:author="Keith Oulson" w:date="2018-04-25T13:05:00Z">
        <w:del w:id="373" w:author="Steffen Maerdian" w:date="2018-05-11T07:51:00Z">
          <w:r w:rsidRPr="00DD51B4" w:rsidDel="00DD51B4">
            <w:rPr>
              <w:rStyle w:val="Hyperlink"/>
              <w:noProof/>
              <w:rPrChange w:id="374" w:author="Steffen Maerdian" w:date="2018-05-11T07:51:00Z">
                <w:rPr>
                  <w:rStyle w:val="Hyperlink"/>
                  <w:noProof/>
                </w:rPr>
              </w:rPrChange>
            </w:rPr>
            <w:delText>2.6.2</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75" w:author="Steffen Maerdian" w:date="2018-05-11T07:51:00Z">
                <w:rPr>
                  <w:rStyle w:val="Hyperlink"/>
                  <w:noProof/>
                </w:rPr>
              </w:rPrChange>
            </w:rPr>
            <w:delText>JSON Format</w:delText>
          </w:r>
          <w:r w:rsidDel="00DD51B4">
            <w:rPr>
              <w:noProof/>
              <w:webHidden/>
            </w:rPr>
            <w:tab/>
            <w:delText>10</w:delText>
          </w:r>
        </w:del>
      </w:ins>
    </w:p>
    <w:p w14:paraId="342BF87C" w14:textId="4FAF4CFD" w:rsidR="00363E35" w:rsidDel="00DD51B4" w:rsidRDefault="00363E35">
      <w:pPr>
        <w:pStyle w:val="TOC3"/>
        <w:tabs>
          <w:tab w:val="left" w:pos="1320"/>
          <w:tab w:val="right" w:leader="dot" w:pos="9350"/>
        </w:tabs>
        <w:rPr>
          <w:ins w:id="376" w:author="Keith Oulson" w:date="2018-04-25T13:05:00Z"/>
          <w:del w:id="377" w:author="Steffen Maerdian" w:date="2018-05-11T07:51:00Z"/>
          <w:rFonts w:asciiTheme="minorHAnsi" w:eastAsiaTheme="minorEastAsia" w:hAnsiTheme="minorHAnsi" w:cstheme="minorBidi"/>
          <w:iCs w:val="0"/>
          <w:noProof/>
          <w:sz w:val="22"/>
          <w:szCs w:val="22"/>
        </w:rPr>
      </w:pPr>
      <w:ins w:id="378" w:author="Keith Oulson" w:date="2018-04-25T13:05:00Z">
        <w:del w:id="379" w:author="Steffen Maerdian" w:date="2018-05-11T07:51:00Z">
          <w:r w:rsidRPr="00DD51B4" w:rsidDel="00DD51B4">
            <w:rPr>
              <w:rStyle w:val="Hyperlink"/>
              <w:noProof/>
              <w:rPrChange w:id="380" w:author="Steffen Maerdian" w:date="2018-05-11T07:51:00Z">
                <w:rPr>
                  <w:rStyle w:val="Hyperlink"/>
                  <w:noProof/>
                </w:rPr>
              </w:rPrChange>
            </w:rPr>
            <w:delText>2.6.3</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81" w:author="Steffen Maerdian" w:date="2018-05-11T07:51:00Z">
                <w:rPr>
                  <w:rStyle w:val="Hyperlink"/>
                  <w:noProof/>
                </w:rPr>
              </w:rPrChange>
            </w:rPr>
            <w:delText>Bundle Definition</w:delText>
          </w:r>
          <w:r w:rsidDel="00DD51B4">
            <w:rPr>
              <w:noProof/>
              <w:webHidden/>
            </w:rPr>
            <w:tab/>
            <w:delText>10</w:delText>
          </w:r>
        </w:del>
      </w:ins>
    </w:p>
    <w:p w14:paraId="15E88E88" w14:textId="799C1B01" w:rsidR="00363E35" w:rsidDel="00DD51B4" w:rsidRDefault="00363E35">
      <w:pPr>
        <w:pStyle w:val="TOC2"/>
        <w:tabs>
          <w:tab w:val="left" w:pos="880"/>
          <w:tab w:val="right" w:leader="dot" w:pos="9350"/>
        </w:tabs>
        <w:rPr>
          <w:ins w:id="382" w:author="Keith Oulson" w:date="2018-04-25T13:05:00Z"/>
          <w:del w:id="383" w:author="Steffen Maerdian" w:date="2018-05-11T07:51:00Z"/>
          <w:rFonts w:asciiTheme="minorHAnsi" w:eastAsiaTheme="minorEastAsia" w:hAnsiTheme="minorHAnsi" w:cstheme="minorBidi"/>
          <w:b w:val="0"/>
          <w:noProof/>
          <w:sz w:val="22"/>
          <w:szCs w:val="22"/>
        </w:rPr>
      </w:pPr>
      <w:ins w:id="384" w:author="Keith Oulson" w:date="2018-04-25T13:05:00Z">
        <w:del w:id="385" w:author="Steffen Maerdian" w:date="2018-05-11T07:51:00Z">
          <w:r w:rsidRPr="00DD51B4" w:rsidDel="00DD51B4">
            <w:rPr>
              <w:rStyle w:val="Hyperlink"/>
              <w:noProof/>
              <w:rPrChange w:id="386" w:author="Steffen Maerdian" w:date="2018-05-11T07:51:00Z">
                <w:rPr>
                  <w:rStyle w:val="Hyperlink"/>
                  <w:noProof/>
                </w:rPr>
              </w:rPrChange>
            </w:rPr>
            <w:delText>2.7</w:delText>
          </w:r>
          <w:r w:rsidDel="00DD51B4">
            <w:rPr>
              <w:rFonts w:asciiTheme="minorHAnsi" w:eastAsiaTheme="minorEastAsia" w:hAnsiTheme="minorHAnsi" w:cstheme="minorBidi"/>
              <w:b w:val="0"/>
              <w:noProof/>
              <w:sz w:val="22"/>
              <w:szCs w:val="22"/>
            </w:rPr>
            <w:tab/>
          </w:r>
          <w:r w:rsidRPr="00DD51B4" w:rsidDel="00DD51B4">
            <w:rPr>
              <w:rStyle w:val="Hyperlink"/>
              <w:noProof/>
              <w:rPrChange w:id="387" w:author="Steffen Maerdian" w:date="2018-05-11T07:51:00Z">
                <w:rPr>
                  <w:rStyle w:val="Hyperlink"/>
                  <w:noProof/>
                </w:rPr>
              </w:rPrChange>
            </w:rPr>
            <w:delText>Communications Methods</w:delText>
          </w:r>
          <w:r w:rsidDel="00DD51B4">
            <w:rPr>
              <w:noProof/>
              <w:webHidden/>
            </w:rPr>
            <w:tab/>
            <w:delText>12</w:delText>
          </w:r>
        </w:del>
      </w:ins>
    </w:p>
    <w:p w14:paraId="15B0B6F3" w14:textId="05BF6364" w:rsidR="00363E35" w:rsidDel="00DD51B4" w:rsidRDefault="00363E35">
      <w:pPr>
        <w:pStyle w:val="TOC3"/>
        <w:tabs>
          <w:tab w:val="left" w:pos="1320"/>
          <w:tab w:val="right" w:leader="dot" w:pos="9350"/>
        </w:tabs>
        <w:rPr>
          <w:ins w:id="388" w:author="Keith Oulson" w:date="2018-04-25T13:05:00Z"/>
          <w:del w:id="389" w:author="Steffen Maerdian" w:date="2018-05-11T07:51:00Z"/>
          <w:rFonts w:asciiTheme="minorHAnsi" w:eastAsiaTheme="minorEastAsia" w:hAnsiTheme="minorHAnsi" w:cstheme="minorBidi"/>
          <w:iCs w:val="0"/>
          <w:noProof/>
          <w:sz w:val="22"/>
          <w:szCs w:val="22"/>
        </w:rPr>
      </w:pPr>
      <w:ins w:id="390" w:author="Keith Oulson" w:date="2018-04-25T13:05:00Z">
        <w:del w:id="391" w:author="Steffen Maerdian" w:date="2018-05-11T07:51:00Z">
          <w:r w:rsidRPr="00DD51B4" w:rsidDel="00DD51B4">
            <w:rPr>
              <w:rStyle w:val="Hyperlink"/>
              <w:noProof/>
              <w:rPrChange w:id="392" w:author="Steffen Maerdian" w:date="2018-05-11T07:51:00Z">
                <w:rPr>
                  <w:rStyle w:val="Hyperlink"/>
                  <w:noProof/>
                </w:rPr>
              </w:rPrChange>
            </w:rPr>
            <w:delText>2.7.1</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93" w:author="Steffen Maerdian" w:date="2018-05-11T07:51:00Z">
                <w:rPr>
                  <w:rStyle w:val="Hyperlink"/>
                  <w:noProof/>
                </w:rPr>
              </w:rPrChange>
            </w:rPr>
            <w:delText>Ports and Protocols</w:delText>
          </w:r>
          <w:r w:rsidDel="00DD51B4">
            <w:rPr>
              <w:noProof/>
              <w:webHidden/>
            </w:rPr>
            <w:tab/>
            <w:delText>12</w:delText>
          </w:r>
        </w:del>
      </w:ins>
    </w:p>
    <w:p w14:paraId="37673CF4" w14:textId="1B19C5FE" w:rsidR="00363E35" w:rsidDel="00DD51B4" w:rsidRDefault="00363E35">
      <w:pPr>
        <w:pStyle w:val="TOC3"/>
        <w:tabs>
          <w:tab w:val="left" w:pos="1320"/>
          <w:tab w:val="right" w:leader="dot" w:pos="9350"/>
        </w:tabs>
        <w:rPr>
          <w:ins w:id="394" w:author="Keith Oulson" w:date="2018-04-25T13:05:00Z"/>
          <w:del w:id="395" w:author="Steffen Maerdian" w:date="2018-05-11T07:51:00Z"/>
          <w:rFonts w:asciiTheme="minorHAnsi" w:eastAsiaTheme="minorEastAsia" w:hAnsiTheme="minorHAnsi" w:cstheme="minorBidi"/>
          <w:iCs w:val="0"/>
          <w:noProof/>
          <w:sz w:val="22"/>
          <w:szCs w:val="22"/>
        </w:rPr>
      </w:pPr>
      <w:ins w:id="396" w:author="Keith Oulson" w:date="2018-04-25T13:05:00Z">
        <w:del w:id="397" w:author="Steffen Maerdian" w:date="2018-05-11T07:51:00Z">
          <w:r w:rsidRPr="00DD51B4" w:rsidDel="00DD51B4">
            <w:rPr>
              <w:rStyle w:val="Hyperlink"/>
              <w:noProof/>
              <w:rPrChange w:id="398" w:author="Steffen Maerdian" w:date="2018-05-11T07:51:00Z">
                <w:rPr>
                  <w:rStyle w:val="Hyperlink"/>
                  <w:noProof/>
                </w:rPr>
              </w:rPrChange>
            </w:rPr>
            <w:delText>2.7.2</w:delText>
          </w:r>
          <w:r w:rsidDel="00DD51B4">
            <w:rPr>
              <w:rFonts w:asciiTheme="minorHAnsi" w:eastAsiaTheme="minorEastAsia" w:hAnsiTheme="minorHAnsi" w:cstheme="minorBidi"/>
              <w:iCs w:val="0"/>
              <w:noProof/>
              <w:sz w:val="22"/>
              <w:szCs w:val="22"/>
            </w:rPr>
            <w:tab/>
          </w:r>
          <w:r w:rsidRPr="00DD51B4" w:rsidDel="00DD51B4">
            <w:rPr>
              <w:rStyle w:val="Hyperlink"/>
              <w:noProof/>
              <w:rPrChange w:id="399" w:author="Steffen Maerdian" w:date="2018-05-11T07:51:00Z">
                <w:rPr>
                  <w:rStyle w:val="Hyperlink"/>
                  <w:noProof/>
                </w:rPr>
              </w:rPrChange>
            </w:rPr>
            <w:delText>ESB Configuration(s)</w:delText>
          </w:r>
          <w:r w:rsidDel="00DD51B4">
            <w:rPr>
              <w:noProof/>
              <w:webHidden/>
            </w:rPr>
            <w:tab/>
            <w:delText>13</w:delText>
          </w:r>
        </w:del>
      </w:ins>
    </w:p>
    <w:p w14:paraId="0E9A2AB8" w14:textId="59CEDD21" w:rsidR="00363E35" w:rsidDel="00DD51B4" w:rsidRDefault="00363E35">
      <w:pPr>
        <w:pStyle w:val="TOC3"/>
        <w:tabs>
          <w:tab w:val="left" w:pos="1320"/>
          <w:tab w:val="right" w:leader="dot" w:pos="9350"/>
        </w:tabs>
        <w:rPr>
          <w:ins w:id="400" w:author="Keith Oulson" w:date="2018-04-25T13:05:00Z"/>
          <w:del w:id="401" w:author="Steffen Maerdian" w:date="2018-05-11T07:51:00Z"/>
          <w:rFonts w:asciiTheme="minorHAnsi" w:eastAsiaTheme="minorEastAsia" w:hAnsiTheme="minorHAnsi" w:cstheme="minorBidi"/>
          <w:iCs w:val="0"/>
          <w:noProof/>
          <w:sz w:val="22"/>
          <w:szCs w:val="22"/>
        </w:rPr>
      </w:pPr>
      <w:ins w:id="402" w:author="Keith Oulson" w:date="2018-04-25T13:05:00Z">
        <w:del w:id="403" w:author="Steffen Maerdian" w:date="2018-05-11T07:51:00Z">
          <w:r w:rsidRPr="00DD51B4" w:rsidDel="00DD51B4">
            <w:rPr>
              <w:rStyle w:val="Hyperlink"/>
              <w:noProof/>
              <w:rPrChange w:id="404" w:author="Steffen Maerdian" w:date="2018-05-11T07:51:00Z">
                <w:rPr>
                  <w:rStyle w:val="Hyperlink"/>
                  <w:noProof/>
                </w:rPr>
              </w:rPrChange>
            </w:rPr>
            <w:delText>2.7.3</w:delText>
          </w:r>
          <w:r w:rsidDel="00DD51B4">
            <w:rPr>
              <w:rFonts w:asciiTheme="minorHAnsi" w:eastAsiaTheme="minorEastAsia" w:hAnsiTheme="minorHAnsi" w:cstheme="minorBidi"/>
              <w:iCs w:val="0"/>
              <w:noProof/>
              <w:sz w:val="22"/>
              <w:szCs w:val="22"/>
            </w:rPr>
            <w:tab/>
          </w:r>
          <w:r w:rsidRPr="00DD51B4" w:rsidDel="00DD51B4">
            <w:rPr>
              <w:rStyle w:val="Hyperlink"/>
              <w:noProof/>
              <w:rPrChange w:id="405" w:author="Steffen Maerdian" w:date="2018-05-11T07:51:00Z">
                <w:rPr>
                  <w:rStyle w:val="Hyperlink"/>
                  <w:noProof/>
                </w:rPr>
              </w:rPrChange>
            </w:rPr>
            <w:delText>System Configuration</w:delText>
          </w:r>
          <w:r w:rsidDel="00DD51B4">
            <w:rPr>
              <w:noProof/>
              <w:webHidden/>
            </w:rPr>
            <w:tab/>
            <w:delText>13</w:delText>
          </w:r>
        </w:del>
      </w:ins>
    </w:p>
    <w:p w14:paraId="4B6592A9" w14:textId="4E53E3E7" w:rsidR="00363E35" w:rsidDel="00DD51B4" w:rsidRDefault="00363E35">
      <w:pPr>
        <w:pStyle w:val="TOC2"/>
        <w:tabs>
          <w:tab w:val="left" w:pos="880"/>
          <w:tab w:val="right" w:leader="dot" w:pos="9350"/>
        </w:tabs>
        <w:rPr>
          <w:ins w:id="406" w:author="Keith Oulson" w:date="2018-04-25T13:05:00Z"/>
          <w:del w:id="407" w:author="Steffen Maerdian" w:date="2018-05-11T07:51:00Z"/>
          <w:rFonts w:asciiTheme="minorHAnsi" w:eastAsiaTheme="minorEastAsia" w:hAnsiTheme="minorHAnsi" w:cstheme="minorBidi"/>
          <w:b w:val="0"/>
          <w:noProof/>
          <w:sz w:val="22"/>
          <w:szCs w:val="22"/>
        </w:rPr>
      </w:pPr>
      <w:ins w:id="408" w:author="Keith Oulson" w:date="2018-04-25T13:05:00Z">
        <w:del w:id="409" w:author="Steffen Maerdian" w:date="2018-05-11T07:51:00Z">
          <w:r w:rsidRPr="00DD51B4" w:rsidDel="00DD51B4">
            <w:rPr>
              <w:rStyle w:val="Hyperlink"/>
              <w:noProof/>
              <w:rPrChange w:id="410" w:author="Steffen Maerdian" w:date="2018-05-11T07:51:00Z">
                <w:rPr>
                  <w:rStyle w:val="Hyperlink"/>
                  <w:noProof/>
                </w:rPr>
              </w:rPrChange>
            </w:rPr>
            <w:delText>2.8</w:delText>
          </w:r>
          <w:r w:rsidDel="00DD51B4">
            <w:rPr>
              <w:rFonts w:asciiTheme="minorHAnsi" w:eastAsiaTheme="minorEastAsia" w:hAnsiTheme="minorHAnsi" w:cstheme="minorBidi"/>
              <w:b w:val="0"/>
              <w:noProof/>
              <w:sz w:val="22"/>
              <w:szCs w:val="22"/>
            </w:rPr>
            <w:tab/>
          </w:r>
          <w:r w:rsidRPr="00DD51B4" w:rsidDel="00DD51B4">
            <w:rPr>
              <w:rStyle w:val="Hyperlink"/>
              <w:noProof/>
              <w:rPrChange w:id="411" w:author="Steffen Maerdian" w:date="2018-05-11T07:51:00Z">
                <w:rPr>
                  <w:rStyle w:val="Hyperlink"/>
                  <w:noProof/>
                </w:rPr>
              </w:rPrChange>
            </w:rPr>
            <w:delText>Performance Requirements</w:delText>
          </w:r>
          <w:r w:rsidDel="00DD51B4">
            <w:rPr>
              <w:noProof/>
              <w:webHidden/>
            </w:rPr>
            <w:tab/>
            <w:delText>13</w:delText>
          </w:r>
        </w:del>
      </w:ins>
    </w:p>
    <w:p w14:paraId="12B8319E" w14:textId="1AFDFADF" w:rsidR="00363E35" w:rsidDel="00DD51B4" w:rsidRDefault="00363E35">
      <w:pPr>
        <w:pStyle w:val="TOC2"/>
        <w:tabs>
          <w:tab w:val="left" w:pos="880"/>
          <w:tab w:val="right" w:leader="dot" w:pos="9350"/>
        </w:tabs>
        <w:rPr>
          <w:ins w:id="412" w:author="Keith Oulson" w:date="2018-04-25T13:05:00Z"/>
          <w:del w:id="413" w:author="Steffen Maerdian" w:date="2018-05-11T07:51:00Z"/>
          <w:rFonts w:asciiTheme="minorHAnsi" w:eastAsiaTheme="minorEastAsia" w:hAnsiTheme="minorHAnsi" w:cstheme="minorBidi"/>
          <w:b w:val="0"/>
          <w:noProof/>
          <w:sz w:val="22"/>
          <w:szCs w:val="22"/>
        </w:rPr>
      </w:pPr>
      <w:ins w:id="414" w:author="Keith Oulson" w:date="2018-04-25T13:05:00Z">
        <w:del w:id="415" w:author="Steffen Maerdian" w:date="2018-05-11T07:51:00Z">
          <w:r w:rsidRPr="00DD51B4" w:rsidDel="00DD51B4">
            <w:rPr>
              <w:rStyle w:val="Hyperlink"/>
              <w:noProof/>
              <w:rPrChange w:id="416" w:author="Steffen Maerdian" w:date="2018-05-11T07:51:00Z">
                <w:rPr>
                  <w:rStyle w:val="Hyperlink"/>
                  <w:noProof/>
                </w:rPr>
              </w:rPrChange>
            </w:rPr>
            <w:delText>2.9</w:delText>
          </w:r>
          <w:r w:rsidDel="00DD51B4">
            <w:rPr>
              <w:rFonts w:asciiTheme="minorHAnsi" w:eastAsiaTheme="minorEastAsia" w:hAnsiTheme="minorHAnsi" w:cstheme="minorBidi"/>
              <w:b w:val="0"/>
              <w:noProof/>
              <w:sz w:val="22"/>
              <w:szCs w:val="22"/>
            </w:rPr>
            <w:tab/>
          </w:r>
          <w:r w:rsidRPr="00DD51B4" w:rsidDel="00DD51B4">
            <w:rPr>
              <w:rStyle w:val="Hyperlink"/>
              <w:noProof/>
              <w:rPrChange w:id="417" w:author="Steffen Maerdian" w:date="2018-05-11T07:51:00Z">
                <w:rPr>
                  <w:rStyle w:val="Hyperlink"/>
                  <w:noProof/>
                </w:rPr>
              </w:rPrChange>
            </w:rPr>
            <w:delText>Security</w:delText>
          </w:r>
          <w:r w:rsidDel="00DD51B4">
            <w:rPr>
              <w:noProof/>
              <w:webHidden/>
            </w:rPr>
            <w:tab/>
            <w:delText>13</w:delText>
          </w:r>
        </w:del>
      </w:ins>
    </w:p>
    <w:p w14:paraId="3F54342B" w14:textId="778E0A99" w:rsidR="00363E35" w:rsidDel="00DD51B4" w:rsidRDefault="00363E35">
      <w:pPr>
        <w:pStyle w:val="TOC2"/>
        <w:tabs>
          <w:tab w:val="left" w:pos="880"/>
          <w:tab w:val="right" w:leader="dot" w:pos="9350"/>
        </w:tabs>
        <w:rPr>
          <w:ins w:id="418" w:author="Keith Oulson" w:date="2018-04-25T13:05:00Z"/>
          <w:del w:id="419" w:author="Steffen Maerdian" w:date="2018-05-11T07:51:00Z"/>
          <w:rFonts w:asciiTheme="minorHAnsi" w:eastAsiaTheme="minorEastAsia" w:hAnsiTheme="minorHAnsi" w:cstheme="minorBidi"/>
          <w:b w:val="0"/>
          <w:noProof/>
          <w:sz w:val="22"/>
          <w:szCs w:val="22"/>
        </w:rPr>
      </w:pPr>
      <w:ins w:id="420" w:author="Keith Oulson" w:date="2018-04-25T13:05:00Z">
        <w:del w:id="421" w:author="Steffen Maerdian" w:date="2018-05-11T07:51:00Z">
          <w:r w:rsidRPr="00DD51B4" w:rsidDel="00DD51B4">
            <w:rPr>
              <w:rStyle w:val="Hyperlink"/>
              <w:noProof/>
              <w:rPrChange w:id="422" w:author="Steffen Maerdian" w:date="2018-05-11T07:51:00Z">
                <w:rPr>
                  <w:rStyle w:val="Hyperlink"/>
                  <w:noProof/>
                </w:rPr>
              </w:rPrChange>
            </w:rPr>
            <w:delText>2.10</w:delText>
          </w:r>
          <w:r w:rsidDel="00DD51B4">
            <w:rPr>
              <w:rFonts w:asciiTheme="minorHAnsi" w:eastAsiaTheme="minorEastAsia" w:hAnsiTheme="minorHAnsi" w:cstheme="minorBidi"/>
              <w:b w:val="0"/>
              <w:noProof/>
              <w:sz w:val="22"/>
              <w:szCs w:val="22"/>
            </w:rPr>
            <w:tab/>
          </w:r>
          <w:r w:rsidRPr="00DD51B4" w:rsidDel="00DD51B4">
            <w:rPr>
              <w:rStyle w:val="Hyperlink"/>
              <w:noProof/>
              <w:rPrChange w:id="423" w:author="Steffen Maerdian" w:date="2018-05-11T07:51:00Z">
                <w:rPr>
                  <w:rStyle w:val="Hyperlink"/>
                  <w:noProof/>
                </w:rPr>
              </w:rPrChange>
            </w:rPr>
            <w:delText>Testing Requirements</w:delText>
          </w:r>
          <w:r w:rsidDel="00DD51B4">
            <w:rPr>
              <w:noProof/>
              <w:webHidden/>
            </w:rPr>
            <w:tab/>
            <w:delText>13</w:delText>
          </w:r>
        </w:del>
      </w:ins>
    </w:p>
    <w:p w14:paraId="1C623130" w14:textId="3AEF2604" w:rsidR="00363E35" w:rsidDel="00DD51B4" w:rsidRDefault="00363E35">
      <w:pPr>
        <w:pStyle w:val="TOC3"/>
        <w:tabs>
          <w:tab w:val="left" w:pos="1320"/>
          <w:tab w:val="right" w:leader="dot" w:pos="9350"/>
        </w:tabs>
        <w:rPr>
          <w:ins w:id="424" w:author="Keith Oulson" w:date="2018-04-25T13:05:00Z"/>
          <w:del w:id="425" w:author="Steffen Maerdian" w:date="2018-05-11T07:51:00Z"/>
          <w:rFonts w:asciiTheme="minorHAnsi" w:eastAsiaTheme="minorEastAsia" w:hAnsiTheme="minorHAnsi" w:cstheme="minorBidi"/>
          <w:iCs w:val="0"/>
          <w:noProof/>
          <w:sz w:val="22"/>
          <w:szCs w:val="22"/>
        </w:rPr>
      </w:pPr>
      <w:ins w:id="426" w:author="Keith Oulson" w:date="2018-04-25T13:05:00Z">
        <w:del w:id="427" w:author="Steffen Maerdian" w:date="2018-05-11T07:51:00Z">
          <w:r w:rsidRPr="00DD51B4" w:rsidDel="00DD51B4">
            <w:rPr>
              <w:rStyle w:val="Hyperlink"/>
              <w:noProof/>
              <w:rPrChange w:id="428" w:author="Steffen Maerdian" w:date="2018-05-11T07:51:00Z">
                <w:rPr>
                  <w:rStyle w:val="Hyperlink"/>
                  <w:noProof/>
                </w:rPr>
              </w:rPrChange>
            </w:rPr>
            <w:delText>2.10.1</w:delText>
          </w:r>
          <w:r w:rsidDel="00DD51B4">
            <w:rPr>
              <w:rFonts w:asciiTheme="minorHAnsi" w:eastAsiaTheme="minorEastAsia" w:hAnsiTheme="minorHAnsi" w:cstheme="minorBidi"/>
              <w:iCs w:val="0"/>
              <w:noProof/>
              <w:sz w:val="22"/>
              <w:szCs w:val="22"/>
            </w:rPr>
            <w:tab/>
          </w:r>
          <w:r w:rsidRPr="00DD51B4" w:rsidDel="00DD51B4">
            <w:rPr>
              <w:rStyle w:val="Hyperlink"/>
              <w:noProof/>
              <w:rPrChange w:id="429" w:author="Steffen Maerdian" w:date="2018-05-11T07:51:00Z">
                <w:rPr>
                  <w:rStyle w:val="Hyperlink"/>
                  <w:noProof/>
                </w:rPr>
              </w:rPrChange>
            </w:rPr>
            <w:delText>Comparison of Data</w:delText>
          </w:r>
          <w:r w:rsidDel="00DD51B4">
            <w:rPr>
              <w:noProof/>
              <w:webHidden/>
            </w:rPr>
            <w:tab/>
            <w:delText>13</w:delText>
          </w:r>
        </w:del>
      </w:ins>
    </w:p>
    <w:p w14:paraId="7E05B090" w14:textId="2C760335" w:rsidR="00363E35" w:rsidDel="00DD51B4" w:rsidRDefault="00363E35">
      <w:pPr>
        <w:pStyle w:val="TOC3"/>
        <w:tabs>
          <w:tab w:val="left" w:pos="1320"/>
          <w:tab w:val="right" w:leader="dot" w:pos="9350"/>
        </w:tabs>
        <w:rPr>
          <w:ins w:id="430" w:author="Keith Oulson" w:date="2018-04-25T13:05:00Z"/>
          <w:del w:id="431" w:author="Steffen Maerdian" w:date="2018-05-11T07:51:00Z"/>
          <w:rFonts w:asciiTheme="minorHAnsi" w:eastAsiaTheme="minorEastAsia" w:hAnsiTheme="minorHAnsi" w:cstheme="minorBidi"/>
          <w:iCs w:val="0"/>
          <w:noProof/>
          <w:sz w:val="22"/>
          <w:szCs w:val="22"/>
        </w:rPr>
      </w:pPr>
      <w:ins w:id="432" w:author="Keith Oulson" w:date="2018-04-25T13:05:00Z">
        <w:del w:id="433" w:author="Steffen Maerdian" w:date="2018-05-11T07:51:00Z">
          <w:r w:rsidRPr="00DD51B4" w:rsidDel="00DD51B4">
            <w:rPr>
              <w:rStyle w:val="Hyperlink"/>
              <w:noProof/>
              <w:rPrChange w:id="434" w:author="Steffen Maerdian" w:date="2018-05-11T07:51:00Z">
                <w:rPr>
                  <w:rStyle w:val="Hyperlink"/>
                  <w:noProof/>
                </w:rPr>
              </w:rPrChange>
            </w:rPr>
            <w:delText>2.10.2</w:delText>
          </w:r>
          <w:r w:rsidDel="00DD51B4">
            <w:rPr>
              <w:rFonts w:asciiTheme="minorHAnsi" w:eastAsiaTheme="minorEastAsia" w:hAnsiTheme="minorHAnsi" w:cstheme="minorBidi"/>
              <w:iCs w:val="0"/>
              <w:noProof/>
              <w:sz w:val="22"/>
              <w:szCs w:val="22"/>
            </w:rPr>
            <w:tab/>
          </w:r>
          <w:r w:rsidRPr="00DD51B4" w:rsidDel="00DD51B4">
            <w:rPr>
              <w:rStyle w:val="Hyperlink"/>
              <w:noProof/>
              <w:rPrChange w:id="435" w:author="Steffen Maerdian" w:date="2018-05-11T07:51:00Z">
                <w:rPr>
                  <w:rStyle w:val="Hyperlink"/>
                  <w:noProof/>
                </w:rPr>
              </w:rPrChange>
            </w:rPr>
            <w:delText>Completeness</w:delText>
          </w:r>
          <w:r w:rsidDel="00DD51B4">
            <w:rPr>
              <w:noProof/>
              <w:webHidden/>
            </w:rPr>
            <w:tab/>
            <w:delText>14</w:delText>
          </w:r>
        </w:del>
      </w:ins>
    </w:p>
    <w:p w14:paraId="3B537202" w14:textId="11FC58A4" w:rsidR="00363E35" w:rsidDel="00DD51B4" w:rsidRDefault="00363E35">
      <w:pPr>
        <w:pStyle w:val="TOC3"/>
        <w:tabs>
          <w:tab w:val="left" w:pos="1320"/>
          <w:tab w:val="right" w:leader="dot" w:pos="9350"/>
        </w:tabs>
        <w:rPr>
          <w:ins w:id="436" w:author="Keith Oulson" w:date="2018-04-25T13:05:00Z"/>
          <w:del w:id="437" w:author="Steffen Maerdian" w:date="2018-05-11T07:51:00Z"/>
          <w:rFonts w:asciiTheme="minorHAnsi" w:eastAsiaTheme="minorEastAsia" w:hAnsiTheme="minorHAnsi" w:cstheme="minorBidi"/>
          <w:iCs w:val="0"/>
          <w:noProof/>
          <w:sz w:val="22"/>
          <w:szCs w:val="22"/>
        </w:rPr>
      </w:pPr>
      <w:ins w:id="438" w:author="Keith Oulson" w:date="2018-04-25T13:05:00Z">
        <w:del w:id="439" w:author="Steffen Maerdian" w:date="2018-05-11T07:51:00Z">
          <w:r w:rsidRPr="00DD51B4" w:rsidDel="00DD51B4">
            <w:rPr>
              <w:rStyle w:val="Hyperlink"/>
              <w:noProof/>
              <w:rPrChange w:id="440" w:author="Steffen Maerdian" w:date="2018-05-11T07:51:00Z">
                <w:rPr>
                  <w:rStyle w:val="Hyperlink"/>
                  <w:noProof/>
                </w:rPr>
              </w:rPrChange>
            </w:rPr>
            <w:delText>2.10.3</w:delText>
          </w:r>
          <w:r w:rsidDel="00DD51B4">
            <w:rPr>
              <w:rFonts w:asciiTheme="minorHAnsi" w:eastAsiaTheme="minorEastAsia" w:hAnsiTheme="minorHAnsi" w:cstheme="minorBidi"/>
              <w:iCs w:val="0"/>
              <w:noProof/>
              <w:sz w:val="22"/>
              <w:szCs w:val="22"/>
            </w:rPr>
            <w:tab/>
          </w:r>
          <w:r w:rsidRPr="00DD51B4" w:rsidDel="00DD51B4">
            <w:rPr>
              <w:rStyle w:val="Hyperlink"/>
              <w:noProof/>
              <w:rPrChange w:id="441" w:author="Steffen Maerdian" w:date="2018-05-11T07:51:00Z">
                <w:rPr>
                  <w:rStyle w:val="Hyperlink"/>
                  <w:noProof/>
                </w:rPr>
              </w:rPrChange>
            </w:rPr>
            <w:delText>Load Testing</w:delText>
          </w:r>
          <w:r w:rsidDel="00DD51B4">
            <w:rPr>
              <w:noProof/>
              <w:webHidden/>
            </w:rPr>
            <w:tab/>
            <w:delText>14</w:delText>
          </w:r>
        </w:del>
      </w:ins>
    </w:p>
    <w:p w14:paraId="0B498D92" w14:textId="15B4640C" w:rsidR="00363E35" w:rsidDel="00DD51B4" w:rsidRDefault="00363E35">
      <w:pPr>
        <w:pStyle w:val="TOC2"/>
        <w:tabs>
          <w:tab w:val="left" w:pos="880"/>
          <w:tab w:val="right" w:leader="dot" w:pos="9350"/>
        </w:tabs>
        <w:rPr>
          <w:ins w:id="442" w:author="Keith Oulson" w:date="2018-04-25T13:05:00Z"/>
          <w:del w:id="443" w:author="Steffen Maerdian" w:date="2018-05-11T07:51:00Z"/>
          <w:rFonts w:asciiTheme="minorHAnsi" w:eastAsiaTheme="minorEastAsia" w:hAnsiTheme="minorHAnsi" w:cstheme="minorBidi"/>
          <w:b w:val="0"/>
          <w:noProof/>
          <w:sz w:val="22"/>
          <w:szCs w:val="22"/>
        </w:rPr>
      </w:pPr>
      <w:ins w:id="444" w:author="Keith Oulson" w:date="2018-04-25T13:05:00Z">
        <w:del w:id="445" w:author="Steffen Maerdian" w:date="2018-05-11T07:51:00Z">
          <w:r w:rsidRPr="00DD51B4" w:rsidDel="00DD51B4">
            <w:rPr>
              <w:rStyle w:val="Hyperlink"/>
              <w:noProof/>
              <w:rPrChange w:id="446" w:author="Steffen Maerdian" w:date="2018-05-11T07:51:00Z">
                <w:rPr>
                  <w:rStyle w:val="Hyperlink"/>
                  <w:noProof/>
                </w:rPr>
              </w:rPrChange>
            </w:rPr>
            <w:delText>2.11</w:delText>
          </w:r>
          <w:r w:rsidDel="00DD51B4">
            <w:rPr>
              <w:rFonts w:asciiTheme="minorHAnsi" w:eastAsiaTheme="minorEastAsia" w:hAnsiTheme="minorHAnsi" w:cstheme="minorBidi"/>
              <w:b w:val="0"/>
              <w:noProof/>
              <w:sz w:val="22"/>
              <w:szCs w:val="22"/>
            </w:rPr>
            <w:tab/>
          </w:r>
          <w:r w:rsidRPr="00DD51B4" w:rsidDel="00DD51B4">
            <w:rPr>
              <w:rStyle w:val="Hyperlink"/>
              <w:noProof/>
              <w:rPrChange w:id="447" w:author="Steffen Maerdian" w:date="2018-05-11T07:51:00Z">
                <w:rPr>
                  <w:rStyle w:val="Hyperlink"/>
                  <w:noProof/>
                </w:rPr>
              </w:rPrChange>
            </w:rPr>
            <w:delText>Policies and Constraints</w:delText>
          </w:r>
          <w:r w:rsidDel="00DD51B4">
            <w:rPr>
              <w:noProof/>
              <w:webHidden/>
            </w:rPr>
            <w:tab/>
            <w:delText>14</w:delText>
          </w:r>
        </w:del>
      </w:ins>
    </w:p>
    <w:p w14:paraId="1FC8E186" w14:textId="72D3FB63" w:rsidR="00363E35" w:rsidDel="00DD51B4" w:rsidRDefault="00363E35">
      <w:pPr>
        <w:pStyle w:val="TOC3"/>
        <w:tabs>
          <w:tab w:val="left" w:pos="1320"/>
          <w:tab w:val="right" w:leader="dot" w:pos="9350"/>
        </w:tabs>
        <w:rPr>
          <w:ins w:id="448" w:author="Keith Oulson" w:date="2018-04-25T13:05:00Z"/>
          <w:del w:id="449" w:author="Steffen Maerdian" w:date="2018-05-11T07:51:00Z"/>
          <w:rFonts w:asciiTheme="minorHAnsi" w:eastAsiaTheme="minorEastAsia" w:hAnsiTheme="minorHAnsi" w:cstheme="minorBidi"/>
          <w:iCs w:val="0"/>
          <w:noProof/>
          <w:sz w:val="22"/>
          <w:szCs w:val="22"/>
        </w:rPr>
      </w:pPr>
      <w:ins w:id="450" w:author="Keith Oulson" w:date="2018-04-25T13:05:00Z">
        <w:del w:id="451" w:author="Steffen Maerdian" w:date="2018-05-11T07:51:00Z">
          <w:r w:rsidRPr="00DD51B4" w:rsidDel="00DD51B4">
            <w:rPr>
              <w:rStyle w:val="Hyperlink"/>
              <w:noProof/>
              <w:rPrChange w:id="452" w:author="Steffen Maerdian" w:date="2018-05-11T07:51:00Z">
                <w:rPr>
                  <w:rStyle w:val="Hyperlink"/>
                  <w:noProof/>
                </w:rPr>
              </w:rPrChange>
            </w:rPr>
            <w:delText>2.11.1</w:delText>
          </w:r>
          <w:r w:rsidDel="00DD51B4">
            <w:rPr>
              <w:rFonts w:asciiTheme="minorHAnsi" w:eastAsiaTheme="minorEastAsia" w:hAnsiTheme="minorHAnsi" w:cstheme="minorBidi"/>
              <w:iCs w:val="0"/>
              <w:noProof/>
              <w:sz w:val="22"/>
              <w:szCs w:val="22"/>
            </w:rPr>
            <w:tab/>
          </w:r>
          <w:r w:rsidRPr="00DD51B4" w:rsidDel="00DD51B4">
            <w:rPr>
              <w:rStyle w:val="Hyperlink"/>
              <w:noProof/>
              <w:rPrChange w:id="453" w:author="Steffen Maerdian" w:date="2018-05-11T07:51:00Z">
                <w:rPr>
                  <w:rStyle w:val="Hyperlink"/>
                  <w:noProof/>
                </w:rPr>
              </w:rPrChange>
            </w:rPr>
            <w:delText>HIPAA Compliance</w:delText>
          </w:r>
          <w:r w:rsidDel="00DD51B4">
            <w:rPr>
              <w:noProof/>
              <w:webHidden/>
            </w:rPr>
            <w:tab/>
            <w:delText>14</w:delText>
          </w:r>
        </w:del>
      </w:ins>
    </w:p>
    <w:p w14:paraId="78809018" w14:textId="4575B506" w:rsidR="00363E35" w:rsidDel="00DD51B4" w:rsidRDefault="00363E35">
      <w:pPr>
        <w:pStyle w:val="TOC1"/>
        <w:tabs>
          <w:tab w:val="left" w:pos="440"/>
          <w:tab w:val="right" w:leader="dot" w:pos="9350"/>
        </w:tabs>
        <w:rPr>
          <w:ins w:id="454" w:author="Keith Oulson" w:date="2018-04-25T13:05:00Z"/>
          <w:del w:id="455" w:author="Steffen Maerdian" w:date="2018-05-11T07:51:00Z"/>
          <w:rFonts w:asciiTheme="minorHAnsi" w:eastAsiaTheme="minorEastAsia" w:hAnsiTheme="minorHAnsi" w:cstheme="minorBidi"/>
          <w:b w:val="0"/>
          <w:bCs w:val="0"/>
          <w:noProof/>
          <w:szCs w:val="22"/>
        </w:rPr>
      </w:pPr>
      <w:ins w:id="456" w:author="Keith Oulson" w:date="2018-04-25T13:05:00Z">
        <w:del w:id="457" w:author="Steffen Maerdian" w:date="2018-05-11T07:51:00Z">
          <w:r w:rsidRPr="00DD51B4" w:rsidDel="00DD51B4">
            <w:rPr>
              <w:rStyle w:val="Hyperlink"/>
              <w:noProof/>
              <w:rPrChange w:id="458" w:author="Steffen Maerdian" w:date="2018-05-11T07:51:00Z">
                <w:rPr>
                  <w:rStyle w:val="Hyperlink"/>
                  <w:noProof/>
                </w:rPr>
              </w:rPrChange>
            </w:rPr>
            <w:delText>3</w:delText>
          </w:r>
          <w:r w:rsidDel="00DD51B4">
            <w:rPr>
              <w:rFonts w:asciiTheme="minorHAnsi" w:eastAsiaTheme="minorEastAsia" w:hAnsiTheme="minorHAnsi" w:cstheme="minorBidi"/>
              <w:b w:val="0"/>
              <w:bCs w:val="0"/>
              <w:noProof/>
              <w:szCs w:val="22"/>
            </w:rPr>
            <w:tab/>
          </w:r>
          <w:r w:rsidRPr="00DD51B4" w:rsidDel="00DD51B4">
            <w:rPr>
              <w:rStyle w:val="Hyperlink"/>
              <w:noProof/>
              <w:rPrChange w:id="459" w:author="Steffen Maerdian" w:date="2018-05-11T07:51:00Z">
                <w:rPr>
                  <w:rStyle w:val="Hyperlink"/>
                  <w:noProof/>
                </w:rPr>
              </w:rPrChange>
            </w:rPr>
            <w:delText>Appendix A</w:delText>
          </w:r>
          <w:r w:rsidDel="00DD51B4">
            <w:rPr>
              <w:noProof/>
              <w:webHidden/>
            </w:rPr>
            <w:tab/>
            <w:delText>15</w:delText>
          </w:r>
        </w:del>
      </w:ins>
    </w:p>
    <w:p w14:paraId="7724CE52" w14:textId="1DE8AEC1" w:rsidR="00363E35" w:rsidDel="00DD51B4" w:rsidRDefault="00363E35">
      <w:pPr>
        <w:pStyle w:val="TOC2"/>
        <w:tabs>
          <w:tab w:val="left" w:pos="880"/>
          <w:tab w:val="right" w:leader="dot" w:pos="9350"/>
        </w:tabs>
        <w:rPr>
          <w:ins w:id="460" w:author="Keith Oulson" w:date="2018-04-25T13:05:00Z"/>
          <w:del w:id="461" w:author="Steffen Maerdian" w:date="2018-05-11T07:51:00Z"/>
          <w:rFonts w:asciiTheme="minorHAnsi" w:eastAsiaTheme="minorEastAsia" w:hAnsiTheme="minorHAnsi" w:cstheme="minorBidi"/>
          <w:b w:val="0"/>
          <w:noProof/>
          <w:sz w:val="22"/>
          <w:szCs w:val="22"/>
        </w:rPr>
      </w:pPr>
      <w:ins w:id="462" w:author="Keith Oulson" w:date="2018-04-25T13:05:00Z">
        <w:del w:id="463" w:author="Steffen Maerdian" w:date="2018-05-11T07:51:00Z">
          <w:r w:rsidRPr="00DD51B4" w:rsidDel="00DD51B4">
            <w:rPr>
              <w:rStyle w:val="Hyperlink"/>
              <w:noProof/>
              <w:rPrChange w:id="464" w:author="Steffen Maerdian" w:date="2018-05-11T07:51:00Z">
                <w:rPr>
                  <w:rStyle w:val="Hyperlink"/>
                  <w:noProof/>
                </w:rPr>
              </w:rPrChange>
            </w:rPr>
            <w:delText>3.1</w:delText>
          </w:r>
          <w:r w:rsidDel="00DD51B4">
            <w:rPr>
              <w:rFonts w:asciiTheme="minorHAnsi" w:eastAsiaTheme="minorEastAsia" w:hAnsiTheme="minorHAnsi" w:cstheme="minorBidi"/>
              <w:b w:val="0"/>
              <w:noProof/>
              <w:sz w:val="22"/>
              <w:szCs w:val="22"/>
            </w:rPr>
            <w:tab/>
          </w:r>
          <w:r w:rsidRPr="00DD51B4" w:rsidDel="00DD51B4">
            <w:rPr>
              <w:rStyle w:val="Hyperlink"/>
              <w:noProof/>
              <w:rPrChange w:id="465" w:author="Steffen Maerdian" w:date="2018-05-11T07:51:00Z">
                <w:rPr>
                  <w:rStyle w:val="Hyperlink"/>
                  <w:noProof/>
                </w:rPr>
              </w:rPrChange>
            </w:rPr>
            <w:delText>Data Elements</w:delText>
          </w:r>
          <w:r w:rsidDel="00DD51B4">
            <w:rPr>
              <w:noProof/>
              <w:webHidden/>
            </w:rPr>
            <w:tab/>
            <w:delText>15</w:delText>
          </w:r>
        </w:del>
      </w:ins>
    </w:p>
    <w:p w14:paraId="5A0C0551" w14:textId="74E94342" w:rsidR="00363E35" w:rsidDel="00DD51B4" w:rsidRDefault="00363E35">
      <w:pPr>
        <w:pStyle w:val="TOC2"/>
        <w:tabs>
          <w:tab w:val="left" w:pos="880"/>
          <w:tab w:val="right" w:leader="dot" w:pos="9350"/>
        </w:tabs>
        <w:rPr>
          <w:ins w:id="466" w:author="Keith Oulson" w:date="2018-04-25T13:05:00Z"/>
          <w:del w:id="467" w:author="Steffen Maerdian" w:date="2018-05-11T07:51:00Z"/>
          <w:rFonts w:asciiTheme="minorHAnsi" w:eastAsiaTheme="minorEastAsia" w:hAnsiTheme="minorHAnsi" w:cstheme="minorBidi"/>
          <w:b w:val="0"/>
          <w:noProof/>
          <w:sz w:val="22"/>
          <w:szCs w:val="22"/>
        </w:rPr>
      </w:pPr>
      <w:ins w:id="468" w:author="Keith Oulson" w:date="2018-04-25T13:05:00Z">
        <w:del w:id="469" w:author="Steffen Maerdian" w:date="2018-05-11T07:51:00Z">
          <w:r w:rsidRPr="00DD51B4" w:rsidDel="00DD51B4">
            <w:rPr>
              <w:rStyle w:val="Hyperlink"/>
              <w:noProof/>
              <w:rPrChange w:id="470" w:author="Steffen Maerdian" w:date="2018-05-11T07:51:00Z">
                <w:rPr>
                  <w:rStyle w:val="Hyperlink"/>
                  <w:noProof/>
                </w:rPr>
              </w:rPrChange>
            </w:rPr>
            <w:delText>3.2</w:delText>
          </w:r>
          <w:r w:rsidDel="00DD51B4">
            <w:rPr>
              <w:rFonts w:asciiTheme="minorHAnsi" w:eastAsiaTheme="minorEastAsia" w:hAnsiTheme="minorHAnsi" w:cstheme="minorBidi"/>
              <w:b w:val="0"/>
              <w:noProof/>
              <w:sz w:val="22"/>
              <w:szCs w:val="22"/>
            </w:rPr>
            <w:tab/>
          </w:r>
          <w:r w:rsidRPr="00DD51B4" w:rsidDel="00DD51B4">
            <w:rPr>
              <w:rStyle w:val="Hyperlink"/>
              <w:noProof/>
              <w:rPrChange w:id="471" w:author="Steffen Maerdian" w:date="2018-05-11T07:51:00Z">
                <w:rPr>
                  <w:rStyle w:val="Hyperlink"/>
                  <w:noProof/>
                </w:rPr>
              </w:rPrChange>
            </w:rPr>
            <w:delText>Bundle</w:delText>
          </w:r>
          <w:r w:rsidDel="00DD51B4">
            <w:rPr>
              <w:noProof/>
              <w:webHidden/>
            </w:rPr>
            <w:tab/>
          </w:r>
          <w:r w:rsidDel="00DD51B4">
            <w:rPr>
              <w:noProof/>
              <w:webHidden/>
            </w:rPr>
            <w:delText>15</w:delText>
          </w:r>
        </w:del>
      </w:ins>
    </w:p>
    <w:p w14:paraId="1A34D310" w14:textId="2CFD94ED" w:rsidR="00363E35" w:rsidDel="00DD51B4" w:rsidRDefault="00363E35">
      <w:pPr>
        <w:pStyle w:val="TOC2"/>
        <w:tabs>
          <w:tab w:val="left" w:pos="880"/>
          <w:tab w:val="right" w:leader="dot" w:pos="9350"/>
        </w:tabs>
        <w:rPr>
          <w:ins w:id="472" w:author="Keith Oulson" w:date="2018-04-25T13:05:00Z"/>
          <w:del w:id="473" w:author="Steffen Maerdian" w:date="2018-05-11T07:51:00Z"/>
          <w:rFonts w:asciiTheme="minorHAnsi" w:eastAsiaTheme="minorEastAsia" w:hAnsiTheme="minorHAnsi" w:cstheme="minorBidi"/>
          <w:b w:val="0"/>
          <w:noProof/>
          <w:sz w:val="22"/>
          <w:szCs w:val="22"/>
        </w:rPr>
      </w:pPr>
      <w:ins w:id="474" w:author="Keith Oulson" w:date="2018-04-25T13:05:00Z">
        <w:del w:id="475" w:author="Steffen Maerdian" w:date="2018-05-11T07:51:00Z">
          <w:r w:rsidRPr="00DD51B4" w:rsidDel="00DD51B4">
            <w:rPr>
              <w:rStyle w:val="Hyperlink"/>
              <w:noProof/>
              <w:rPrChange w:id="476" w:author="Steffen Maerdian" w:date="2018-05-11T07:51:00Z">
                <w:rPr>
                  <w:rStyle w:val="Hyperlink"/>
                  <w:noProof/>
                </w:rPr>
              </w:rPrChange>
            </w:rPr>
            <w:delText>3.3</w:delText>
          </w:r>
          <w:r w:rsidDel="00DD51B4">
            <w:rPr>
              <w:rFonts w:asciiTheme="minorHAnsi" w:eastAsiaTheme="minorEastAsia" w:hAnsiTheme="minorHAnsi" w:cstheme="minorBidi"/>
              <w:b w:val="0"/>
              <w:noProof/>
              <w:sz w:val="22"/>
              <w:szCs w:val="22"/>
            </w:rPr>
            <w:tab/>
          </w:r>
          <w:r w:rsidRPr="00DD51B4" w:rsidDel="00DD51B4">
            <w:rPr>
              <w:rStyle w:val="Hyperlink"/>
              <w:noProof/>
              <w:rPrChange w:id="477" w:author="Steffen Maerdian" w:date="2018-05-11T07:51:00Z">
                <w:rPr>
                  <w:rStyle w:val="Hyperlink"/>
                  <w:noProof/>
                </w:rPr>
              </w:rPrChange>
            </w:rPr>
            <w:delText>Resource Sections</w:delText>
          </w:r>
          <w:r w:rsidDel="00DD51B4">
            <w:rPr>
              <w:noProof/>
              <w:webHidden/>
            </w:rPr>
            <w:tab/>
            <w:delText>16</w:delText>
          </w:r>
        </w:del>
      </w:ins>
    </w:p>
    <w:p w14:paraId="7791D018" w14:textId="7897EEF4" w:rsidR="00363E35" w:rsidDel="00DD51B4" w:rsidRDefault="00363E35">
      <w:pPr>
        <w:pStyle w:val="TOC3"/>
        <w:tabs>
          <w:tab w:val="left" w:pos="1320"/>
          <w:tab w:val="right" w:leader="dot" w:pos="9350"/>
        </w:tabs>
        <w:rPr>
          <w:ins w:id="478" w:author="Keith Oulson" w:date="2018-04-25T13:05:00Z"/>
          <w:del w:id="479" w:author="Steffen Maerdian" w:date="2018-05-11T07:51:00Z"/>
          <w:rFonts w:asciiTheme="minorHAnsi" w:eastAsiaTheme="minorEastAsia" w:hAnsiTheme="minorHAnsi" w:cstheme="minorBidi"/>
          <w:iCs w:val="0"/>
          <w:noProof/>
          <w:sz w:val="22"/>
          <w:szCs w:val="22"/>
        </w:rPr>
      </w:pPr>
      <w:ins w:id="480" w:author="Keith Oulson" w:date="2018-04-25T13:05:00Z">
        <w:del w:id="481" w:author="Steffen Maerdian" w:date="2018-05-11T07:51:00Z">
          <w:r w:rsidRPr="00DD51B4" w:rsidDel="00DD51B4">
            <w:rPr>
              <w:rStyle w:val="Hyperlink"/>
              <w:noProof/>
              <w:rPrChange w:id="482" w:author="Steffen Maerdian" w:date="2018-05-11T07:51:00Z">
                <w:rPr>
                  <w:rStyle w:val="Hyperlink"/>
                  <w:noProof/>
                </w:rPr>
              </w:rPrChange>
            </w:rPr>
            <w:delText>3.3.1</w:delText>
          </w:r>
          <w:r w:rsidDel="00DD51B4">
            <w:rPr>
              <w:rFonts w:asciiTheme="minorHAnsi" w:eastAsiaTheme="minorEastAsia" w:hAnsiTheme="minorHAnsi" w:cstheme="minorBidi"/>
              <w:iCs w:val="0"/>
              <w:noProof/>
              <w:sz w:val="22"/>
              <w:szCs w:val="22"/>
            </w:rPr>
            <w:tab/>
          </w:r>
          <w:r w:rsidRPr="00DD51B4" w:rsidDel="00DD51B4">
            <w:rPr>
              <w:rStyle w:val="Hyperlink"/>
              <w:noProof/>
              <w:rPrChange w:id="483" w:author="Steffen Maerdian" w:date="2018-05-11T07:51:00Z">
                <w:rPr>
                  <w:rStyle w:val="Hyperlink"/>
                  <w:noProof/>
                </w:rPr>
              </w:rPrChange>
            </w:rPr>
            <w:delText>278 Request FHIR Bundle Resources</w:delText>
          </w:r>
          <w:r w:rsidDel="00DD51B4">
            <w:rPr>
              <w:noProof/>
              <w:webHidden/>
            </w:rPr>
            <w:tab/>
            <w:delText>16</w:delText>
          </w:r>
        </w:del>
      </w:ins>
    </w:p>
    <w:p w14:paraId="2FE92D45" w14:textId="581BA8E1" w:rsidR="00363E35" w:rsidDel="00DD51B4" w:rsidRDefault="00363E35">
      <w:pPr>
        <w:pStyle w:val="TOC3"/>
        <w:tabs>
          <w:tab w:val="left" w:pos="1320"/>
          <w:tab w:val="right" w:leader="dot" w:pos="9350"/>
        </w:tabs>
        <w:rPr>
          <w:ins w:id="484" w:author="Keith Oulson" w:date="2018-04-25T13:05:00Z"/>
          <w:del w:id="485" w:author="Steffen Maerdian" w:date="2018-05-11T07:51:00Z"/>
          <w:rFonts w:asciiTheme="minorHAnsi" w:eastAsiaTheme="minorEastAsia" w:hAnsiTheme="minorHAnsi" w:cstheme="minorBidi"/>
          <w:iCs w:val="0"/>
          <w:noProof/>
          <w:sz w:val="22"/>
          <w:szCs w:val="22"/>
        </w:rPr>
      </w:pPr>
      <w:ins w:id="486" w:author="Keith Oulson" w:date="2018-04-25T13:05:00Z">
        <w:del w:id="487" w:author="Steffen Maerdian" w:date="2018-05-11T07:51:00Z">
          <w:r w:rsidRPr="00DD51B4" w:rsidDel="00DD51B4">
            <w:rPr>
              <w:rStyle w:val="Hyperlink"/>
              <w:noProof/>
              <w:rPrChange w:id="488" w:author="Steffen Maerdian" w:date="2018-05-11T07:51:00Z">
                <w:rPr>
                  <w:rStyle w:val="Hyperlink"/>
                  <w:noProof/>
                </w:rPr>
              </w:rPrChange>
            </w:rPr>
            <w:delText>3.3.2</w:delText>
          </w:r>
          <w:r w:rsidDel="00DD51B4">
            <w:rPr>
              <w:rFonts w:asciiTheme="minorHAnsi" w:eastAsiaTheme="minorEastAsia" w:hAnsiTheme="minorHAnsi" w:cstheme="minorBidi"/>
              <w:iCs w:val="0"/>
              <w:noProof/>
              <w:sz w:val="22"/>
              <w:szCs w:val="22"/>
            </w:rPr>
            <w:tab/>
          </w:r>
          <w:r w:rsidRPr="00DD51B4" w:rsidDel="00DD51B4">
            <w:rPr>
              <w:rStyle w:val="Hyperlink"/>
              <w:noProof/>
              <w:rPrChange w:id="489" w:author="Steffen Maerdian" w:date="2018-05-11T07:51:00Z">
                <w:rPr>
                  <w:rStyle w:val="Hyperlink"/>
                  <w:noProof/>
                </w:rPr>
              </w:rPrChange>
            </w:rPr>
            <w:delText>278 Response FHIR Bundle Resources</w:delText>
          </w:r>
          <w:r w:rsidDel="00DD51B4">
            <w:rPr>
              <w:noProof/>
              <w:webHidden/>
            </w:rPr>
            <w:tab/>
            <w:delText>18</w:delText>
          </w:r>
        </w:del>
      </w:ins>
    </w:p>
    <w:p w14:paraId="1F7A6FFC" w14:textId="2BDA8053" w:rsidR="00363E35" w:rsidDel="00DD51B4" w:rsidRDefault="00363E35">
      <w:pPr>
        <w:pStyle w:val="TOC3"/>
        <w:tabs>
          <w:tab w:val="left" w:pos="1320"/>
          <w:tab w:val="right" w:leader="dot" w:pos="9350"/>
        </w:tabs>
        <w:rPr>
          <w:ins w:id="490" w:author="Keith Oulson" w:date="2018-04-25T13:05:00Z"/>
          <w:del w:id="491" w:author="Steffen Maerdian" w:date="2018-05-11T07:51:00Z"/>
          <w:rFonts w:asciiTheme="minorHAnsi" w:eastAsiaTheme="minorEastAsia" w:hAnsiTheme="minorHAnsi" w:cstheme="minorBidi"/>
          <w:iCs w:val="0"/>
          <w:noProof/>
          <w:sz w:val="22"/>
          <w:szCs w:val="22"/>
        </w:rPr>
      </w:pPr>
      <w:ins w:id="492" w:author="Keith Oulson" w:date="2018-04-25T13:05:00Z">
        <w:del w:id="493" w:author="Steffen Maerdian" w:date="2018-05-11T07:51:00Z">
          <w:r w:rsidRPr="00DD51B4" w:rsidDel="00DD51B4">
            <w:rPr>
              <w:rStyle w:val="Hyperlink"/>
              <w:noProof/>
              <w:rPrChange w:id="494" w:author="Steffen Maerdian" w:date="2018-05-11T07:51:00Z">
                <w:rPr>
                  <w:rStyle w:val="Hyperlink"/>
                  <w:noProof/>
                </w:rPr>
              </w:rPrChange>
            </w:rPr>
            <w:delText>3.3.3</w:delText>
          </w:r>
          <w:r w:rsidDel="00DD51B4">
            <w:rPr>
              <w:rFonts w:asciiTheme="minorHAnsi" w:eastAsiaTheme="minorEastAsia" w:hAnsiTheme="minorHAnsi" w:cstheme="minorBidi"/>
              <w:iCs w:val="0"/>
              <w:noProof/>
              <w:sz w:val="22"/>
              <w:szCs w:val="22"/>
            </w:rPr>
            <w:tab/>
          </w:r>
          <w:r w:rsidRPr="00DD51B4" w:rsidDel="00DD51B4">
            <w:rPr>
              <w:rStyle w:val="Hyperlink"/>
              <w:noProof/>
              <w:rPrChange w:id="495" w:author="Steffen Maerdian" w:date="2018-05-11T07:51:00Z">
                <w:rPr>
                  <w:rStyle w:val="Hyperlink"/>
                  <w:noProof/>
                </w:rPr>
              </w:rPrChange>
            </w:rPr>
            <w:delText>Mapping Sheet</w:delText>
          </w:r>
          <w:r w:rsidDel="00DD51B4">
            <w:rPr>
              <w:noProof/>
              <w:webHidden/>
            </w:rPr>
            <w:tab/>
            <w:delText>20</w:delText>
          </w:r>
        </w:del>
      </w:ins>
    </w:p>
    <w:p w14:paraId="3726C7B3" w14:textId="1E4D1D2E" w:rsidR="00363E35" w:rsidDel="00DD51B4" w:rsidRDefault="00363E35">
      <w:pPr>
        <w:pStyle w:val="TOC1"/>
        <w:tabs>
          <w:tab w:val="left" w:pos="440"/>
          <w:tab w:val="right" w:leader="dot" w:pos="9350"/>
        </w:tabs>
        <w:rPr>
          <w:ins w:id="496" w:author="Keith Oulson" w:date="2018-04-25T13:05:00Z"/>
          <w:del w:id="497" w:author="Steffen Maerdian" w:date="2018-05-11T07:51:00Z"/>
          <w:rFonts w:asciiTheme="minorHAnsi" w:eastAsiaTheme="minorEastAsia" w:hAnsiTheme="minorHAnsi" w:cstheme="minorBidi"/>
          <w:b w:val="0"/>
          <w:bCs w:val="0"/>
          <w:noProof/>
          <w:szCs w:val="22"/>
        </w:rPr>
      </w:pPr>
      <w:ins w:id="498" w:author="Keith Oulson" w:date="2018-04-25T13:05:00Z">
        <w:del w:id="499" w:author="Steffen Maerdian" w:date="2018-05-11T07:51:00Z">
          <w:r w:rsidRPr="00DD51B4" w:rsidDel="00DD51B4">
            <w:rPr>
              <w:rStyle w:val="Hyperlink"/>
              <w:noProof/>
              <w:rPrChange w:id="500" w:author="Steffen Maerdian" w:date="2018-05-11T07:51:00Z">
                <w:rPr>
                  <w:rStyle w:val="Hyperlink"/>
                  <w:noProof/>
                </w:rPr>
              </w:rPrChange>
            </w:rPr>
            <w:delText>4</w:delText>
          </w:r>
          <w:r w:rsidDel="00DD51B4">
            <w:rPr>
              <w:rFonts w:asciiTheme="minorHAnsi" w:eastAsiaTheme="minorEastAsia" w:hAnsiTheme="minorHAnsi" w:cstheme="minorBidi"/>
              <w:b w:val="0"/>
              <w:bCs w:val="0"/>
              <w:noProof/>
              <w:szCs w:val="22"/>
            </w:rPr>
            <w:tab/>
          </w:r>
          <w:r w:rsidRPr="00DD51B4" w:rsidDel="00DD51B4">
            <w:rPr>
              <w:rStyle w:val="Hyperlink"/>
              <w:noProof/>
              <w:rPrChange w:id="501" w:author="Steffen Maerdian" w:date="2018-05-11T07:51:00Z">
                <w:rPr>
                  <w:rStyle w:val="Hyperlink"/>
                  <w:noProof/>
                </w:rPr>
              </w:rPrChange>
            </w:rPr>
            <w:delText>Appendix B - TASCore Mapping Rules</w:delText>
          </w:r>
          <w:r w:rsidDel="00DD51B4">
            <w:rPr>
              <w:noProof/>
              <w:webHidden/>
            </w:rPr>
            <w:tab/>
            <w:delText>20</w:delText>
          </w:r>
        </w:del>
      </w:ins>
    </w:p>
    <w:p w14:paraId="65C7FDDC" w14:textId="193CC83D" w:rsidR="00363E35" w:rsidDel="00DD51B4" w:rsidRDefault="00363E35">
      <w:pPr>
        <w:pStyle w:val="TOC1"/>
        <w:tabs>
          <w:tab w:val="left" w:pos="440"/>
          <w:tab w:val="right" w:leader="dot" w:pos="9350"/>
        </w:tabs>
        <w:rPr>
          <w:ins w:id="502" w:author="Keith Oulson" w:date="2018-04-25T13:05:00Z"/>
          <w:del w:id="503" w:author="Steffen Maerdian" w:date="2018-05-11T07:51:00Z"/>
          <w:rFonts w:asciiTheme="minorHAnsi" w:eastAsiaTheme="minorEastAsia" w:hAnsiTheme="minorHAnsi" w:cstheme="minorBidi"/>
          <w:b w:val="0"/>
          <w:bCs w:val="0"/>
          <w:noProof/>
          <w:szCs w:val="22"/>
        </w:rPr>
      </w:pPr>
      <w:ins w:id="504" w:author="Keith Oulson" w:date="2018-04-25T13:05:00Z">
        <w:del w:id="505" w:author="Steffen Maerdian" w:date="2018-05-11T07:51:00Z">
          <w:r w:rsidRPr="00DD51B4" w:rsidDel="00DD51B4">
            <w:rPr>
              <w:rStyle w:val="Hyperlink"/>
              <w:noProof/>
              <w:rPrChange w:id="506" w:author="Steffen Maerdian" w:date="2018-05-11T07:51:00Z">
                <w:rPr>
                  <w:rStyle w:val="Hyperlink"/>
                  <w:noProof/>
                </w:rPr>
              </w:rPrChange>
            </w:rPr>
            <w:delText>5</w:delText>
          </w:r>
          <w:r w:rsidDel="00DD51B4">
            <w:rPr>
              <w:rFonts w:asciiTheme="minorHAnsi" w:eastAsiaTheme="minorEastAsia" w:hAnsiTheme="minorHAnsi" w:cstheme="minorBidi"/>
              <w:b w:val="0"/>
              <w:bCs w:val="0"/>
              <w:noProof/>
              <w:szCs w:val="22"/>
            </w:rPr>
            <w:tab/>
          </w:r>
          <w:r w:rsidRPr="00DD51B4" w:rsidDel="00DD51B4">
            <w:rPr>
              <w:rStyle w:val="Hyperlink"/>
              <w:noProof/>
              <w:rPrChange w:id="507" w:author="Steffen Maerdian" w:date="2018-05-11T07:51:00Z">
                <w:rPr>
                  <w:rStyle w:val="Hyperlink"/>
                  <w:noProof/>
                </w:rPr>
              </w:rPrChange>
            </w:rPr>
            <w:delText>Appendix C – TASCore Default Values</w:delText>
          </w:r>
          <w:r w:rsidDel="00DD51B4">
            <w:rPr>
              <w:noProof/>
              <w:webHidden/>
            </w:rPr>
            <w:tab/>
            <w:delText>20</w:delText>
          </w:r>
        </w:del>
      </w:ins>
    </w:p>
    <w:p w14:paraId="4462C6F9" w14:textId="44D8B1FE" w:rsidR="00363E35" w:rsidDel="00DD51B4" w:rsidRDefault="00363E35">
      <w:pPr>
        <w:pStyle w:val="TOC1"/>
        <w:tabs>
          <w:tab w:val="left" w:pos="440"/>
          <w:tab w:val="right" w:leader="dot" w:pos="9350"/>
        </w:tabs>
        <w:rPr>
          <w:ins w:id="508" w:author="Keith Oulson" w:date="2018-04-25T13:05:00Z"/>
          <w:del w:id="509" w:author="Steffen Maerdian" w:date="2018-05-11T07:51:00Z"/>
          <w:rFonts w:asciiTheme="minorHAnsi" w:eastAsiaTheme="minorEastAsia" w:hAnsiTheme="minorHAnsi" w:cstheme="minorBidi"/>
          <w:b w:val="0"/>
          <w:bCs w:val="0"/>
          <w:noProof/>
          <w:szCs w:val="22"/>
        </w:rPr>
      </w:pPr>
      <w:ins w:id="510" w:author="Keith Oulson" w:date="2018-04-25T13:05:00Z">
        <w:del w:id="511" w:author="Steffen Maerdian" w:date="2018-05-11T07:51:00Z">
          <w:r w:rsidRPr="00DD51B4" w:rsidDel="00DD51B4">
            <w:rPr>
              <w:rStyle w:val="Hyperlink"/>
              <w:noProof/>
              <w:rPrChange w:id="512" w:author="Steffen Maerdian" w:date="2018-05-11T07:51:00Z">
                <w:rPr>
                  <w:rStyle w:val="Hyperlink"/>
                  <w:noProof/>
                </w:rPr>
              </w:rPrChange>
            </w:rPr>
            <w:delText>6</w:delText>
          </w:r>
          <w:r w:rsidDel="00DD51B4">
            <w:rPr>
              <w:rFonts w:asciiTheme="minorHAnsi" w:eastAsiaTheme="minorEastAsia" w:hAnsiTheme="minorHAnsi" w:cstheme="minorBidi"/>
              <w:b w:val="0"/>
              <w:bCs w:val="0"/>
              <w:noProof/>
              <w:szCs w:val="22"/>
            </w:rPr>
            <w:tab/>
          </w:r>
          <w:r w:rsidRPr="00DD51B4" w:rsidDel="00DD51B4">
            <w:rPr>
              <w:rStyle w:val="Hyperlink"/>
              <w:noProof/>
              <w:rPrChange w:id="513" w:author="Steffen Maerdian" w:date="2018-05-11T07:51:00Z">
                <w:rPr>
                  <w:rStyle w:val="Hyperlink"/>
                  <w:noProof/>
                </w:rPr>
              </w:rPrChange>
            </w:rPr>
            <w:delText>Appendix D – FSC Mapping Rules</w:delText>
          </w:r>
          <w:r w:rsidDel="00DD51B4">
            <w:rPr>
              <w:noProof/>
              <w:webHidden/>
            </w:rPr>
            <w:tab/>
            <w:delText>20</w:delText>
          </w:r>
        </w:del>
      </w:ins>
    </w:p>
    <w:p w14:paraId="1C78276F" w14:textId="4FFB0091" w:rsidR="00363E35" w:rsidDel="00DD51B4" w:rsidRDefault="00363E35">
      <w:pPr>
        <w:pStyle w:val="TOC1"/>
        <w:tabs>
          <w:tab w:val="left" w:pos="440"/>
          <w:tab w:val="right" w:leader="dot" w:pos="9350"/>
        </w:tabs>
        <w:rPr>
          <w:ins w:id="514" w:author="Keith Oulson" w:date="2018-04-25T13:05:00Z"/>
          <w:del w:id="515" w:author="Steffen Maerdian" w:date="2018-05-11T07:51:00Z"/>
          <w:rFonts w:asciiTheme="minorHAnsi" w:eastAsiaTheme="minorEastAsia" w:hAnsiTheme="minorHAnsi" w:cstheme="minorBidi"/>
          <w:b w:val="0"/>
          <w:bCs w:val="0"/>
          <w:noProof/>
          <w:szCs w:val="22"/>
        </w:rPr>
      </w:pPr>
      <w:ins w:id="516" w:author="Keith Oulson" w:date="2018-04-25T13:05:00Z">
        <w:del w:id="517" w:author="Steffen Maerdian" w:date="2018-05-11T07:51:00Z">
          <w:r w:rsidRPr="00DD51B4" w:rsidDel="00DD51B4">
            <w:rPr>
              <w:rStyle w:val="Hyperlink"/>
              <w:noProof/>
              <w:rPrChange w:id="518" w:author="Steffen Maerdian" w:date="2018-05-11T07:51:00Z">
                <w:rPr>
                  <w:rStyle w:val="Hyperlink"/>
                  <w:noProof/>
                </w:rPr>
              </w:rPrChange>
            </w:rPr>
            <w:delText>7</w:delText>
          </w:r>
          <w:r w:rsidDel="00DD51B4">
            <w:rPr>
              <w:rFonts w:asciiTheme="minorHAnsi" w:eastAsiaTheme="minorEastAsia" w:hAnsiTheme="minorHAnsi" w:cstheme="minorBidi"/>
              <w:b w:val="0"/>
              <w:bCs w:val="0"/>
              <w:noProof/>
              <w:szCs w:val="22"/>
            </w:rPr>
            <w:tab/>
          </w:r>
          <w:r w:rsidRPr="00DD51B4" w:rsidDel="00DD51B4">
            <w:rPr>
              <w:rStyle w:val="Hyperlink"/>
              <w:noProof/>
              <w:rPrChange w:id="519" w:author="Steffen Maerdian" w:date="2018-05-11T07:51:00Z">
                <w:rPr>
                  <w:rStyle w:val="Hyperlink"/>
                  <w:noProof/>
                </w:rPr>
              </w:rPrChange>
            </w:rPr>
            <w:delText>Appendix E – FSC Default Values</w:delText>
          </w:r>
          <w:r w:rsidDel="00DD51B4">
            <w:rPr>
              <w:noProof/>
              <w:webHidden/>
            </w:rPr>
            <w:tab/>
            <w:delText>20</w:delText>
          </w:r>
        </w:del>
      </w:ins>
    </w:p>
    <w:p w14:paraId="488D9328" w14:textId="48CE7DB2" w:rsidR="00363E35" w:rsidDel="00DD51B4" w:rsidRDefault="00363E35">
      <w:pPr>
        <w:pStyle w:val="TOC1"/>
        <w:tabs>
          <w:tab w:val="left" w:pos="440"/>
          <w:tab w:val="right" w:leader="dot" w:pos="9350"/>
        </w:tabs>
        <w:rPr>
          <w:ins w:id="520" w:author="Keith Oulson" w:date="2018-04-25T13:05:00Z"/>
          <w:del w:id="521" w:author="Steffen Maerdian" w:date="2018-05-11T07:51:00Z"/>
          <w:rFonts w:asciiTheme="minorHAnsi" w:eastAsiaTheme="minorEastAsia" w:hAnsiTheme="minorHAnsi" w:cstheme="minorBidi"/>
          <w:b w:val="0"/>
          <w:bCs w:val="0"/>
          <w:noProof/>
          <w:szCs w:val="22"/>
        </w:rPr>
      </w:pPr>
      <w:ins w:id="522" w:author="Keith Oulson" w:date="2018-04-25T13:05:00Z">
        <w:del w:id="523" w:author="Steffen Maerdian" w:date="2018-05-11T07:51:00Z">
          <w:r w:rsidRPr="00DD51B4" w:rsidDel="00DD51B4">
            <w:rPr>
              <w:rStyle w:val="Hyperlink"/>
              <w:noProof/>
              <w:rPrChange w:id="524" w:author="Steffen Maerdian" w:date="2018-05-11T07:51:00Z">
                <w:rPr>
                  <w:rStyle w:val="Hyperlink"/>
                  <w:noProof/>
                </w:rPr>
              </w:rPrChange>
            </w:rPr>
            <w:delText>8</w:delText>
          </w:r>
          <w:r w:rsidDel="00DD51B4">
            <w:rPr>
              <w:rFonts w:asciiTheme="minorHAnsi" w:eastAsiaTheme="minorEastAsia" w:hAnsiTheme="minorHAnsi" w:cstheme="minorBidi"/>
              <w:b w:val="0"/>
              <w:bCs w:val="0"/>
              <w:noProof/>
              <w:szCs w:val="22"/>
            </w:rPr>
            <w:tab/>
          </w:r>
          <w:r w:rsidRPr="00DD51B4" w:rsidDel="00DD51B4">
            <w:rPr>
              <w:rStyle w:val="Hyperlink"/>
              <w:noProof/>
              <w:rPrChange w:id="525" w:author="Steffen Maerdian" w:date="2018-05-11T07:51:00Z">
                <w:rPr>
                  <w:rStyle w:val="Hyperlink"/>
                  <w:noProof/>
                </w:rPr>
              </w:rPrChange>
            </w:rPr>
            <w:delText>Appendix F – Glossary</w:delText>
          </w:r>
          <w:r w:rsidDel="00DD51B4">
            <w:rPr>
              <w:noProof/>
              <w:webHidden/>
            </w:rPr>
            <w:tab/>
            <w:delText>21</w:delText>
          </w:r>
        </w:del>
      </w:ins>
    </w:p>
    <w:p w14:paraId="7A534A75" w14:textId="59CBC9D4" w:rsidR="00363E35" w:rsidDel="00DD51B4" w:rsidRDefault="00363E35">
      <w:pPr>
        <w:pStyle w:val="TOC1"/>
        <w:tabs>
          <w:tab w:val="left" w:pos="440"/>
          <w:tab w:val="right" w:leader="dot" w:pos="9350"/>
        </w:tabs>
        <w:rPr>
          <w:ins w:id="526" w:author="Keith Oulson" w:date="2018-04-25T13:05:00Z"/>
          <w:del w:id="527" w:author="Steffen Maerdian" w:date="2018-05-11T07:51:00Z"/>
          <w:rFonts w:asciiTheme="minorHAnsi" w:eastAsiaTheme="minorEastAsia" w:hAnsiTheme="minorHAnsi" w:cstheme="minorBidi"/>
          <w:b w:val="0"/>
          <w:bCs w:val="0"/>
          <w:noProof/>
          <w:szCs w:val="22"/>
        </w:rPr>
      </w:pPr>
      <w:ins w:id="528" w:author="Keith Oulson" w:date="2018-04-25T13:05:00Z">
        <w:del w:id="529" w:author="Steffen Maerdian" w:date="2018-05-11T07:51:00Z">
          <w:r w:rsidRPr="00DD51B4" w:rsidDel="00DD51B4">
            <w:rPr>
              <w:rStyle w:val="Hyperlink"/>
              <w:noProof/>
              <w:rPrChange w:id="530" w:author="Steffen Maerdian" w:date="2018-05-11T07:51:00Z">
                <w:rPr>
                  <w:rStyle w:val="Hyperlink"/>
                  <w:noProof/>
                </w:rPr>
              </w:rPrChange>
            </w:rPr>
            <w:delText>9</w:delText>
          </w:r>
          <w:r w:rsidDel="00DD51B4">
            <w:rPr>
              <w:rFonts w:asciiTheme="minorHAnsi" w:eastAsiaTheme="minorEastAsia" w:hAnsiTheme="minorHAnsi" w:cstheme="minorBidi"/>
              <w:b w:val="0"/>
              <w:bCs w:val="0"/>
              <w:noProof/>
              <w:szCs w:val="22"/>
            </w:rPr>
            <w:tab/>
          </w:r>
          <w:r w:rsidRPr="00DD51B4" w:rsidDel="00DD51B4">
            <w:rPr>
              <w:rStyle w:val="Hyperlink"/>
              <w:noProof/>
              <w:rPrChange w:id="531" w:author="Steffen Maerdian" w:date="2018-05-11T07:51:00Z">
                <w:rPr>
                  <w:rStyle w:val="Hyperlink"/>
                  <w:noProof/>
                </w:rPr>
              </w:rPrChange>
            </w:rPr>
            <w:delText>Attachment A – Approval Signatures</w:delText>
          </w:r>
          <w:r w:rsidDel="00DD51B4">
            <w:rPr>
              <w:noProof/>
              <w:webHidden/>
            </w:rPr>
            <w:tab/>
            <w:delText>22</w:delText>
          </w:r>
        </w:del>
      </w:ins>
    </w:p>
    <w:p w14:paraId="1E299D14" w14:textId="35B058F5" w:rsidR="00BA28C8" w:rsidDel="00DD51B4" w:rsidRDefault="00BA28C8">
      <w:pPr>
        <w:pStyle w:val="TOC1"/>
        <w:tabs>
          <w:tab w:val="left" w:pos="440"/>
          <w:tab w:val="right" w:leader="dot" w:pos="9350"/>
        </w:tabs>
        <w:rPr>
          <w:del w:id="532" w:author="Steffen Maerdian" w:date="2018-05-11T07:51:00Z"/>
          <w:rFonts w:asciiTheme="minorHAnsi" w:eastAsiaTheme="minorEastAsia" w:hAnsiTheme="minorHAnsi" w:cstheme="minorBidi"/>
          <w:b w:val="0"/>
          <w:bCs w:val="0"/>
          <w:noProof/>
          <w:szCs w:val="22"/>
        </w:rPr>
      </w:pPr>
      <w:del w:id="533" w:author="Steffen Maerdian" w:date="2018-05-11T07:51:00Z">
        <w:r w:rsidRPr="003D4437" w:rsidDel="00DD51B4">
          <w:rPr>
            <w:noProof/>
            <w:rPrChange w:id="534" w:author="Keith Oulson" w:date="2018-04-13T16:39:00Z">
              <w:rPr>
                <w:rStyle w:val="Hyperlink"/>
                <w:noProof/>
              </w:rPr>
            </w:rPrChange>
          </w:rPr>
          <w:delText>1</w:delText>
        </w:r>
        <w:r w:rsidDel="00DD51B4">
          <w:rPr>
            <w:rFonts w:asciiTheme="minorHAnsi" w:eastAsiaTheme="minorEastAsia" w:hAnsiTheme="minorHAnsi" w:cstheme="minorBidi"/>
            <w:b w:val="0"/>
            <w:bCs w:val="0"/>
            <w:noProof/>
            <w:szCs w:val="22"/>
          </w:rPr>
          <w:tab/>
        </w:r>
        <w:r w:rsidRPr="003D4437" w:rsidDel="00DD51B4">
          <w:rPr>
            <w:noProof/>
            <w:rPrChange w:id="535" w:author="Keith Oulson" w:date="2018-04-13T16:39:00Z">
              <w:rPr>
                <w:rStyle w:val="Hyperlink"/>
                <w:noProof/>
              </w:rPr>
            </w:rPrChange>
          </w:rPr>
          <w:delText>Introduction</w:delText>
        </w:r>
        <w:r w:rsidDel="00DD51B4">
          <w:rPr>
            <w:noProof/>
            <w:webHidden/>
          </w:rPr>
          <w:tab/>
          <w:delText>1</w:delText>
        </w:r>
      </w:del>
    </w:p>
    <w:p w14:paraId="3D7BBA51" w14:textId="0F90C08C" w:rsidR="00BA28C8" w:rsidDel="00DD51B4" w:rsidRDefault="00BA28C8">
      <w:pPr>
        <w:pStyle w:val="TOC2"/>
        <w:tabs>
          <w:tab w:val="left" w:pos="880"/>
          <w:tab w:val="right" w:leader="dot" w:pos="9350"/>
        </w:tabs>
        <w:rPr>
          <w:del w:id="536" w:author="Steffen Maerdian" w:date="2018-05-11T07:51:00Z"/>
          <w:rFonts w:asciiTheme="minorHAnsi" w:eastAsiaTheme="minorEastAsia" w:hAnsiTheme="minorHAnsi" w:cstheme="minorBidi"/>
          <w:b w:val="0"/>
          <w:noProof/>
          <w:sz w:val="22"/>
          <w:szCs w:val="22"/>
        </w:rPr>
      </w:pPr>
      <w:del w:id="537" w:author="Steffen Maerdian" w:date="2018-05-11T07:51:00Z">
        <w:r w:rsidRPr="003D4437" w:rsidDel="00DD51B4">
          <w:rPr>
            <w:noProof/>
            <w:rPrChange w:id="538" w:author="Keith Oulson" w:date="2018-04-13T16:39:00Z">
              <w:rPr>
                <w:rStyle w:val="Hyperlink"/>
                <w:noProof/>
              </w:rPr>
            </w:rPrChange>
          </w:rPr>
          <w:delText>1.1</w:delText>
        </w:r>
        <w:r w:rsidDel="00DD51B4">
          <w:rPr>
            <w:rFonts w:asciiTheme="minorHAnsi" w:eastAsiaTheme="minorEastAsia" w:hAnsiTheme="minorHAnsi" w:cstheme="minorBidi"/>
            <w:b w:val="0"/>
            <w:noProof/>
            <w:sz w:val="22"/>
            <w:szCs w:val="22"/>
          </w:rPr>
          <w:tab/>
        </w:r>
        <w:r w:rsidRPr="003D4437" w:rsidDel="00DD51B4">
          <w:rPr>
            <w:noProof/>
            <w:rPrChange w:id="539" w:author="Keith Oulson" w:date="2018-04-13T16:39:00Z">
              <w:rPr>
                <w:rStyle w:val="Hyperlink"/>
                <w:noProof/>
              </w:rPr>
            </w:rPrChange>
          </w:rPr>
          <w:delText>Purpose</w:delText>
        </w:r>
        <w:r w:rsidDel="00DD51B4">
          <w:rPr>
            <w:noProof/>
            <w:webHidden/>
          </w:rPr>
          <w:tab/>
          <w:delText>1</w:delText>
        </w:r>
      </w:del>
    </w:p>
    <w:p w14:paraId="4EA79C27" w14:textId="5F0B039E" w:rsidR="00BA28C8" w:rsidDel="00DD51B4" w:rsidRDefault="00BA28C8">
      <w:pPr>
        <w:pStyle w:val="TOC2"/>
        <w:tabs>
          <w:tab w:val="left" w:pos="880"/>
          <w:tab w:val="right" w:leader="dot" w:pos="9350"/>
        </w:tabs>
        <w:rPr>
          <w:del w:id="540" w:author="Steffen Maerdian" w:date="2018-05-11T07:51:00Z"/>
          <w:rFonts w:asciiTheme="minorHAnsi" w:eastAsiaTheme="minorEastAsia" w:hAnsiTheme="minorHAnsi" w:cstheme="minorBidi"/>
          <w:b w:val="0"/>
          <w:noProof/>
          <w:sz w:val="22"/>
          <w:szCs w:val="22"/>
        </w:rPr>
      </w:pPr>
      <w:del w:id="541" w:author="Steffen Maerdian" w:date="2018-05-11T07:51:00Z">
        <w:r w:rsidRPr="003D4437" w:rsidDel="00DD51B4">
          <w:rPr>
            <w:noProof/>
            <w:rPrChange w:id="542" w:author="Keith Oulson" w:date="2018-04-13T16:39:00Z">
              <w:rPr>
                <w:rStyle w:val="Hyperlink"/>
                <w:noProof/>
              </w:rPr>
            </w:rPrChange>
          </w:rPr>
          <w:delText>1.2</w:delText>
        </w:r>
        <w:r w:rsidDel="00DD51B4">
          <w:rPr>
            <w:rFonts w:asciiTheme="minorHAnsi" w:eastAsiaTheme="minorEastAsia" w:hAnsiTheme="minorHAnsi" w:cstheme="minorBidi"/>
            <w:b w:val="0"/>
            <w:noProof/>
            <w:sz w:val="22"/>
            <w:szCs w:val="22"/>
          </w:rPr>
          <w:tab/>
        </w:r>
        <w:r w:rsidRPr="003D4437" w:rsidDel="00DD51B4">
          <w:rPr>
            <w:noProof/>
            <w:rPrChange w:id="543" w:author="Keith Oulson" w:date="2018-04-13T16:39:00Z">
              <w:rPr>
                <w:rStyle w:val="Hyperlink"/>
                <w:noProof/>
              </w:rPr>
            </w:rPrChange>
          </w:rPr>
          <w:delText>Scope</w:delText>
        </w:r>
        <w:r w:rsidDel="00DD51B4">
          <w:rPr>
            <w:noProof/>
            <w:webHidden/>
          </w:rPr>
          <w:tab/>
          <w:delText>1</w:delText>
        </w:r>
      </w:del>
    </w:p>
    <w:p w14:paraId="0F1E5F22" w14:textId="0F83E95F" w:rsidR="00BA28C8" w:rsidDel="00DD51B4" w:rsidRDefault="00BA28C8">
      <w:pPr>
        <w:pStyle w:val="TOC2"/>
        <w:tabs>
          <w:tab w:val="left" w:pos="880"/>
          <w:tab w:val="right" w:leader="dot" w:pos="9350"/>
        </w:tabs>
        <w:rPr>
          <w:del w:id="544" w:author="Steffen Maerdian" w:date="2018-05-11T07:51:00Z"/>
          <w:rFonts w:asciiTheme="minorHAnsi" w:eastAsiaTheme="minorEastAsia" w:hAnsiTheme="minorHAnsi" w:cstheme="minorBidi"/>
          <w:b w:val="0"/>
          <w:noProof/>
          <w:sz w:val="22"/>
          <w:szCs w:val="22"/>
        </w:rPr>
      </w:pPr>
      <w:del w:id="545" w:author="Steffen Maerdian" w:date="2018-05-11T07:51:00Z">
        <w:r w:rsidRPr="003D4437" w:rsidDel="00DD51B4">
          <w:rPr>
            <w:noProof/>
            <w:rPrChange w:id="546" w:author="Keith Oulson" w:date="2018-04-13T16:39:00Z">
              <w:rPr>
                <w:rStyle w:val="Hyperlink"/>
                <w:noProof/>
              </w:rPr>
            </w:rPrChange>
          </w:rPr>
          <w:delText>1.3</w:delText>
        </w:r>
        <w:r w:rsidDel="00DD51B4">
          <w:rPr>
            <w:rFonts w:asciiTheme="minorHAnsi" w:eastAsiaTheme="minorEastAsia" w:hAnsiTheme="minorHAnsi" w:cstheme="minorBidi"/>
            <w:b w:val="0"/>
            <w:noProof/>
            <w:sz w:val="22"/>
            <w:szCs w:val="22"/>
          </w:rPr>
          <w:tab/>
        </w:r>
        <w:r w:rsidRPr="003D4437" w:rsidDel="00DD51B4">
          <w:rPr>
            <w:noProof/>
            <w:rPrChange w:id="547" w:author="Keith Oulson" w:date="2018-04-13T16:39:00Z">
              <w:rPr>
                <w:rStyle w:val="Hyperlink"/>
                <w:noProof/>
              </w:rPr>
            </w:rPrChange>
          </w:rPr>
          <w:delText>System Identification</w:delText>
        </w:r>
        <w:r w:rsidDel="00DD51B4">
          <w:rPr>
            <w:noProof/>
            <w:webHidden/>
          </w:rPr>
          <w:tab/>
          <w:delText>1</w:delText>
        </w:r>
      </w:del>
    </w:p>
    <w:p w14:paraId="1B346276" w14:textId="15D51F98" w:rsidR="00BA28C8" w:rsidDel="00DD51B4" w:rsidRDefault="00BA28C8">
      <w:pPr>
        <w:pStyle w:val="TOC3"/>
        <w:tabs>
          <w:tab w:val="left" w:pos="1320"/>
          <w:tab w:val="right" w:leader="dot" w:pos="9350"/>
        </w:tabs>
        <w:rPr>
          <w:del w:id="548" w:author="Steffen Maerdian" w:date="2018-05-11T07:51:00Z"/>
          <w:rFonts w:asciiTheme="minorHAnsi" w:eastAsiaTheme="minorEastAsia" w:hAnsiTheme="minorHAnsi" w:cstheme="minorBidi"/>
          <w:iCs w:val="0"/>
          <w:noProof/>
          <w:sz w:val="22"/>
          <w:szCs w:val="22"/>
        </w:rPr>
      </w:pPr>
      <w:del w:id="549" w:author="Steffen Maerdian" w:date="2018-05-11T07:51:00Z">
        <w:r w:rsidRPr="003D4437" w:rsidDel="00DD51B4">
          <w:rPr>
            <w:noProof/>
            <w:rPrChange w:id="550" w:author="Keith Oulson" w:date="2018-04-13T16:39:00Z">
              <w:rPr>
                <w:rStyle w:val="Hyperlink"/>
                <w:noProof/>
              </w:rPr>
            </w:rPrChange>
          </w:rPr>
          <w:delText>1.3.1</w:delText>
        </w:r>
        <w:r w:rsidDel="00DD51B4">
          <w:rPr>
            <w:rFonts w:asciiTheme="minorHAnsi" w:eastAsiaTheme="minorEastAsia" w:hAnsiTheme="minorHAnsi" w:cstheme="minorBidi"/>
            <w:iCs w:val="0"/>
            <w:noProof/>
            <w:sz w:val="22"/>
            <w:szCs w:val="22"/>
          </w:rPr>
          <w:tab/>
        </w:r>
        <w:r w:rsidRPr="003D4437" w:rsidDel="00DD51B4">
          <w:rPr>
            <w:noProof/>
            <w:rPrChange w:id="551" w:author="Keith Oulson" w:date="2018-04-13T16:39:00Z">
              <w:rPr>
                <w:rStyle w:val="Hyperlink"/>
                <w:noProof/>
              </w:rPr>
            </w:rPrChange>
          </w:rPr>
          <w:delText>MCCF EDI TAS eBilling</w:delText>
        </w:r>
        <w:r w:rsidDel="00DD51B4">
          <w:rPr>
            <w:noProof/>
            <w:webHidden/>
          </w:rPr>
          <w:tab/>
          <w:delText>1</w:delText>
        </w:r>
      </w:del>
    </w:p>
    <w:p w14:paraId="43B20ACE" w14:textId="071118B8" w:rsidR="00BA28C8" w:rsidDel="00DD51B4" w:rsidRDefault="00BA28C8">
      <w:pPr>
        <w:pStyle w:val="TOC3"/>
        <w:tabs>
          <w:tab w:val="left" w:pos="1320"/>
          <w:tab w:val="right" w:leader="dot" w:pos="9350"/>
        </w:tabs>
        <w:rPr>
          <w:del w:id="552" w:author="Steffen Maerdian" w:date="2018-05-11T07:51:00Z"/>
          <w:rFonts w:asciiTheme="minorHAnsi" w:eastAsiaTheme="minorEastAsia" w:hAnsiTheme="minorHAnsi" w:cstheme="minorBidi"/>
          <w:iCs w:val="0"/>
          <w:noProof/>
          <w:sz w:val="22"/>
          <w:szCs w:val="22"/>
        </w:rPr>
      </w:pPr>
      <w:del w:id="553" w:author="Steffen Maerdian" w:date="2018-05-11T07:51:00Z">
        <w:r w:rsidRPr="003D4437" w:rsidDel="00DD51B4">
          <w:rPr>
            <w:noProof/>
            <w:rPrChange w:id="554" w:author="Keith Oulson" w:date="2018-04-13T16:39:00Z">
              <w:rPr>
                <w:rStyle w:val="Hyperlink"/>
                <w:noProof/>
              </w:rPr>
            </w:rPrChange>
          </w:rPr>
          <w:delText>1.3.2</w:delText>
        </w:r>
        <w:r w:rsidDel="00DD51B4">
          <w:rPr>
            <w:rFonts w:asciiTheme="minorHAnsi" w:eastAsiaTheme="minorEastAsia" w:hAnsiTheme="minorHAnsi" w:cstheme="minorBidi"/>
            <w:iCs w:val="0"/>
            <w:noProof/>
            <w:sz w:val="22"/>
            <w:szCs w:val="22"/>
          </w:rPr>
          <w:tab/>
        </w:r>
        <w:r w:rsidRPr="003D4437" w:rsidDel="00DD51B4">
          <w:rPr>
            <w:noProof/>
            <w:rPrChange w:id="555" w:author="Keith Oulson" w:date="2018-04-13T16:39:00Z">
              <w:rPr>
                <w:rStyle w:val="Hyperlink"/>
                <w:noProof/>
              </w:rPr>
            </w:rPrChange>
          </w:rPr>
          <w:delText>FSC</w:delText>
        </w:r>
        <w:r w:rsidDel="00DD51B4">
          <w:rPr>
            <w:noProof/>
            <w:webHidden/>
          </w:rPr>
          <w:tab/>
          <w:delText>2</w:delText>
        </w:r>
      </w:del>
    </w:p>
    <w:p w14:paraId="205554AF" w14:textId="77941735" w:rsidR="00BA28C8" w:rsidDel="00DD51B4" w:rsidRDefault="00BA28C8">
      <w:pPr>
        <w:pStyle w:val="TOC2"/>
        <w:tabs>
          <w:tab w:val="left" w:pos="880"/>
          <w:tab w:val="right" w:leader="dot" w:pos="9350"/>
        </w:tabs>
        <w:rPr>
          <w:del w:id="556" w:author="Steffen Maerdian" w:date="2018-05-11T07:51:00Z"/>
          <w:rFonts w:asciiTheme="minorHAnsi" w:eastAsiaTheme="minorEastAsia" w:hAnsiTheme="minorHAnsi" w:cstheme="minorBidi"/>
          <w:b w:val="0"/>
          <w:noProof/>
          <w:sz w:val="22"/>
          <w:szCs w:val="22"/>
        </w:rPr>
      </w:pPr>
      <w:del w:id="557" w:author="Steffen Maerdian" w:date="2018-05-11T07:51:00Z">
        <w:r w:rsidRPr="003D4437" w:rsidDel="00DD51B4">
          <w:rPr>
            <w:noProof/>
            <w:rPrChange w:id="558" w:author="Keith Oulson" w:date="2018-04-13T16:39:00Z">
              <w:rPr>
                <w:rStyle w:val="Hyperlink"/>
                <w:noProof/>
              </w:rPr>
            </w:rPrChange>
          </w:rPr>
          <w:delText>1.4</w:delText>
        </w:r>
        <w:r w:rsidDel="00DD51B4">
          <w:rPr>
            <w:rFonts w:asciiTheme="minorHAnsi" w:eastAsiaTheme="minorEastAsia" w:hAnsiTheme="minorHAnsi" w:cstheme="minorBidi"/>
            <w:b w:val="0"/>
            <w:noProof/>
            <w:sz w:val="22"/>
            <w:szCs w:val="22"/>
          </w:rPr>
          <w:tab/>
        </w:r>
        <w:r w:rsidRPr="003D4437" w:rsidDel="00DD51B4">
          <w:rPr>
            <w:noProof/>
            <w:rPrChange w:id="559" w:author="Keith Oulson" w:date="2018-04-13T16:39:00Z">
              <w:rPr>
                <w:rStyle w:val="Hyperlink"/>
                <w:noProof/>
              </w:rPr>
            </w:rPrChange>
          </w:rPr>
          <w:delText>Operational Agreement</w:delText>
        </w:r>
        <w:r w:rsidDel="00DD51B4">
          <w:rPr>
            <w:noProof/>
            <w:webHidden/>
          </w:rPr>
          <w:tab/>
          <w:delText>2</w:delText>
        </w:r>
      </w:del>
    </w:p>
    <w:p w14:paraId="049E7ADF" w14:textId="71267BAC" w:rsidR="00BA28C8" w:rsidDel="00DD51B4" w:rsidRDefault="00BA28C8">
      <w:pPr>
        <w:pStyle w:val="TOC1"/>
        <w:tabs>
          <w:tab w:val="left" w:pos="440"/>
          <w:tab w:val="right" w:leader="dot" w:pos="9350"/>
        </w:tabs>
        <w:rPr>
          <w:del w:id="560" w:author="Steffen Maerdian" w:date="2018-05-11T07:51:00Z"/>
          <w:rFonts w:asciiTheme="minorHAnsi" w:eastAsiaTheme="minorEastAsia" w:hAnsiTheme="minorHAnsi" w:cstheme="minorBidi"/>
          <w:b w:val="0"/>
          <w:bCs w:val="0"/>
          <w:noProof/>
          <w:szCs w:val="22"/>
        </w:rPr>
      </w:pPr>
      <w:del w:id="561" w:author="Steffen Maerdian" w:date="2018-05-11T07:51:00Z">
        <w:r w:rsidRPr="003D4437" w:rsidDel="00DD51B4">
          <w:rPr>
            <w:noProof/>
            <w:rPrChange w:id="562" w:author="Keith Oulson" w:date="2018-04-13T16:39:00Z">
              <w:rPr>
                <w:rStyle w:val="Hyperlink"/>
                <w:noProof/>
              </w:rPr>
            </w:rPrChange>
          </w:rPr>
          <w:delText>2</w:delText>
        </w:r>
        <w:r w:rsidDel="00DD51B4">
          <w:rPr>
            <w:rFonts w:asciiTheme="minorHAnsi" w:eastAsiaTheme="minorEastAsia" w:hAnsiTheme="minorHAnsi" w:cstheme="minorBidi"/>
            <w:b w:val="0"/>
            <w:bCs w:val="0"/>
            <w:noProof/>
            <w:szCs w:val="22"/>
          </w:rPr>
          <w:tab/>
        </w:r>
        <w:r w:rsidRPr="003D4437" w:rsidDel="00DD51B4">
          <w:rPr>
            <w:noProof/>
            <w:rPrChange w:id="563" w:author="Keith Oulson" w:date="2018-04-13T16:39:00Z">
              <w:rPr>
                <w:rStyle w:val="Hyperlink"/>
                <w:noProof/>
              </w:rPr>
            </w:rPrChange>
          </w:rPr>
          <w:delText>Interface Definition</w:delText>
        </w:r>
        <w:r w:rsidDel="00DD51B4">
          <w:rPr>
            <w:noProof/>
            <w:webHidden/>
          </w:rPr>
          <w:tab/>
          <w:delText>3</w:delText>
        </w:r>
      </w:del>
    </w:p>
    <w:p w14:paraId="4EDC6074" w14:textId="7064503C" w:rsidR="00BA28C8" w:rsidDel="00DD51B4" w:rsidRDefault="00BA28C8">
      <w:pPr>
        <w:pStyle w:val="TOC2"/>
        <w:tabs>
          <w:tab w:val="left" w:pos="880"/>
          <w:tab w:val="right" w:leader="dot" w:pos="9350"/>
        </w:tabs>
        <w:rPr>
          <w:del w:id="564" w:author="Steffen Maerdian" w:date="2018-05-11T07:51:00Z"/>
          <w:rFonts w:asciiTheme="minorHAnsi" w:eastAsiaTheme="minorEastAsia" w:hAnsiTheme="minorHAnsi" w:cstheme="minorBidi"/>
          <w:b w:val="0"/>
          <w:noProof/>
          <w:sz w:val="22"/>
          <w:szCs w:val="22"/>
        </w:rPr>
      </w:pPr>
      <w:del w:id="565" w:author="Steffen Maerdian" w:date="2018-05-11T07:51:00Z">
        <w:r w:rsidRPr="003D4437" w:rsidDel="00DD51B4">
          <w:rPr>
            <w:noProof/>
            <w:rPrChange w:id="566" w:author="Keith Oulson" w:date="2018-04-13T16:39:00Z">
              <w:rPr>
                <w:rStyle w:val="Hyperlink"/>
                <w:noProof/>
              </w:rPr>
            </w:rPrChange>
          </w:rPr>
          <w:delText>2.1</w:delText>
        </w:r>
        <w:r w:rsidDel="00DD51B4">
          <w:rPr>
            <w:rFonts w:asciiTheme="minorHAnsi" w:eastAsiaTheme="minorEastAsia" w:hAnsiTheme="minorHAnsi" w:cstheme="minorBidi"/>
            <w:b w:val="0"/>
            <w:noProof/>
            <w:sz w:val="22"/>
            <w:szCs w:val="22"/>
          </w:rPr>
          <w:tab/>
        </w:r>
        <w:r w:rsidRPr="003D4437" w:rsidDel="00DD51B4">
          <w:rPr>
            <w:noProof/>
            <w:rPrChange w:id="567" w:author="Keith Oulson" w:date="2018-04-13T16:39:00Z">
              <w:rPr>
                <w:rStyle w:val="Hyperlink"/>
                <w:noProof/>
              </w:rPr>
            </w:rPrChange>
          </w:rPr>
          <w:delText>System Overview</w:delText>
        </w:r>
        <w:r w:rsidDel="00DD51B4">
          <w:rPr>
            <w:noProof/>
            <w:webHidden/>
          </w:rPr>
          <w:tab/>
          <w:delText>3</w:delText>
        </w:r>
      </w:del>
    </w:p>
    <w:p w14:paraId="776D18C1" w14:textId="6D29B78D" w:rsidR="00BA28C8" w:rsidDel="00DD51B4" w:rsidRDefault="00BA28C8">
      <w:pPr>
        <w:pStyle w:val="TOC3"/>
        <w:tabs>
          <w:tab w:val="left" w:pos="1320"/>
          <w:tab w:val="right" w:leader="dot" w:pos="9350"/>
        </w:tabs>
        <w:rPr>
          <w:del w:id="568" w:author="Steffen Maerdian" w:date="2018-05-11T07:51:00Z"/>
          <w:rFonts w:asciiTheme="minorHAnsi" w:eastAsiaTheme="minorEastAsia" w:hAnsiTheme="minorHAnsi" w:cstheme="minorBidi"/>
          <w:iCs w:val="0"/>
          <w:noProof/>
          <w:sz w:val="22"/>
          <w:szCs w:val="22"/>
        </w:rPr>
      </w:pPr>
      <w:del w:id="569" w:author="Steffen Maerdian" w:date="2018-05-11T07:51:00Z">
        <w:r w:rsidRPr="003D4437" w:rsidDel="00DD51B4">
          <w:rPr>
            <w:noProof/>
            <w:rPrChange w:id="570" w:author="Keith Oulson" w:date="2018-04-13T16:39:00Z">
              <w:rPr>
                <w:rStyle w:val="Hyperlink"/>
                <w:noProof/>
              </w:rPr>
            </w:rPrChange>
          </w:rPr>
          <w:delText>2.1.1</w:delText>
        </w:r>
        <w:r w:rsidDel="00DD51B4">
          <w:rPr>
            <w:rFonts w:asciiTheme="minorHAnsi" w:eastAsiaTheme="minorEastAsia" w:hAnsiTheme="minorHAnsi" w:cstheme="minorBidi"/>
            <w:iCs w:val="0"/>
            <w:noProof/>
            <w:sz w:val="22"/>
            <w:szCs w:val="22"/>
          </w:rPr>
          <w:tab/>
        </w:r>
        <w:r w:rsidRPr="003D4437" w:rsidDel="00DD51B4">
          <w:rPr>
            <w:noProof/>
            <w:rPrChange w:id="571" w:author="Keith Oulson" w:date="2018-04-13T16:39:00Z">
              <w:rPr>
                <w:rStyle w:val="Hyperlink"/>
                <w:noProof/>
              </w:rPr>
            </w:rPrChange>
          </w:rPr>
          <w:delText>Overview Diagram</w:delText>
        </w:r>
        <w:r w:rsidDel="00DD51B4">
          <w:rPr>
            <w:noProof/>
            <w:webHidden/>
          </w:rPr>
          <w:tab/>
          <w:delText>4</w:delText>
        </w:r>
      </w:del>
    </w:p>
    <w:p w14:paraId="2F5BA36B" w14:textId="32485A2E" w:rsidR="00BA28C8" w:rsidDel="00DD51B4" w:rsidRDefault="00BA28C8">
      <w:pPr>
        <w:pStyle w:val="TOC2"/>
        <w:tabs>
          <w:tab w:val="left" w:pos="880"/>
          <w:tab w:val="right" w:leader="dot" w:pos="9350"/>
        </w:tabs>
        <w:rPr>
          <w:del w:id="572" w:author="Steffen Maerdian" w:date="2018-05-11T07:51:00Z"/>
          <w:rFonts w:asciiTheme="minorHAnsi" w:eastAsiaTheme="minorEastAsia" w:hAnsiTheme="minorHAnsi" w:cstheme="minorBidi"/>
          <w:b w:val="0"/>
          <w:noProof/>
          <w:sz w:val="22"/>
          <w:szCs w:val="22"/>
        </w:rPr>
      </w:pPr>
      <w:del w:id="573" w:author="Steffen Maerdian" w:date="2018-05-11T07:51:00Z">
        <w:r w:rsidRPr="003D4437" w:rsidDel="00DD51B4">
          <w:rPr>
            <w:noProof/>
            <w:rPrChange w:id="574" w:author="Keith Oulson" w:date="2018-04-13T16:39:00Z">
              <w:rPr>
                <w:rStyle w:val="Hyperlink"/>
                <w:noProof/>
              </w:rPr>
            </w:rPrChange>
          </w:rPr>
          <w:delText>2.2</w:delText>
        </w:r>
        <w:r w:rsidDel="00DD51B4">
          <w:rPr>
            <w:rFonts w:asciiTheme="minorHAnsi" w:eastAsiaTheme="minorEastAsia" w:hAnsiTheme="minorHAnsi" w:cstheme="minorBidi"/>
            <w:b w:val="0"/>
            <w:noProof/>
            <w:sz w:val="22"/>
            <w:szCs w:val="22"/>
          </w:rPr>
          <w:tab/>
        </w:r>
        <w:r w:rsidRPr="003D4437" w:rsidDel="00DD51B4">
          <w:rPr>
            <w:noProof/>
            <w:rPrChange w:id="575" w:author="Keith Oulson" w:date="2018-04-13T16:39:00Z">
              <w:rPr>
                <w:rStyle w:val="Hyperlink"/>
                <w:noProof/>
              </w:rPr>
            </w:rPrChange>
          </w:rPr>
          <w:delText>Interface Overview</w:delText>
        </w:r>
        <w:r w:rsidDel="00DD51B4">
          <w:rPr>
            <w:noProof/>
            <w:webHidden/>
          </w:rPr>
          <w:tab/>
          <w:delText>6</w:delText>
        </w:r>
      </w:del>
    </w:p>
    <w:p w14:paraId="69990AB9" w14:textId="7AD1B3AA" w:rsidR="00BA28C8" w:rsidDel="00DD51B4" w:rsidRDefault="00BA28C8">
      <w:pPr>
        <w:pStyle w:val="TOC3"/>
        <w:tabs>
          <w:tab w:val="left" w:pos="1320"/>
          <w:tab w:val="right" w:leader="dot" w:pos="9350"/>
        </w:tabs>
        <w:rPr>
          <w:del w:id="576" w:author="Steffen Maerdian" w:date="2018-05-11T07:51:00Z"/>
          <w:rFonts w:asciiTheme="minorHAnsi" w:eastAsiaTheme="minorEastAsia" w:hAnsiTheme="minorHAnsi" w:cstheme="minorBidi"/>
          <w:iCs w:val="0"/>
          <w:noProof/>
          <w:sz w:val="22"/>
          <w:szCs w:val="22"/>
        </w:rPr>
      </w:pPr>
      <w:del w:id="577" w:author="Steffen Maerdian" w:date="2018-05-11T07:51:00Z">
        <w:r w:rsidRPr="003D4437" w:rsidDel="00DD51B4">
          <w:rPr>
            <w:noProof/>
            <w:rPrChange w:id="578" w:author="Keith Oulson" w:date="2018-04-13T16:39:00Z">
              <w:rPr>
                <w:rStyle w:val="Hyperlink"/>
                <w:noProof/>
              </w:rPr>
            </w:rPrChange>
          </w:rPr>
          <w:delText>2.2.1</w:delText>
        </w:r>
        <w:r w:rsidDel="00DD51B4">
          <w:rPr>
            <w:rFonts w:asciiTheme="minorHAnsi" w:eastAsiaTheme="minorEastAsia" w:hAnsiTheme="minorHAnsi" w:cstheme="minorBidi"/>
            <w:iCs w:val="0"/>
            <w:noProof/>
            <w:sz w:val="22"/>
            <w:szCs w:val="22"/>
          </w:rPr>
          <w:tab/>
        </w:r>
        <w:r w:rsidRPr="003D4437" w:rsidDel="00DD51B4">
          <w:rPr>
            <w:noProof/>
            <w:rPrChange w:id="579" w:author="Keith Oulson" w:date="2018-04-13T16:39:00Z">
              <w:rPr>
                <w:rStyle w:val="Hyperlink"/>
                <w:noProof/>
              </w:rPr>
            </w:rPrChange>
          </w:rPr>
          <w:delText>Connectivity between the systems</w:delText>
        </w:r>
        <w:r w:rsidDel="00DD51B4">
          <w:rPr>
            <w:noProof/>
            <w:webHidden/>
          </w:rPr>
          <w:tab/>
          <w:delText>6</w:delText>
        </w:r>
      </w:del>
    </w:p>
    <w:p w14:paraId="2F3D46A8" w14:textId="64090776" w:rsidR="00BA28C8" w:rsidDel="00DD51B4" w:rsidRDefault="00BA28C8">
      <w:pPr>
        <w:pStyle w:val="TOC2"/>
        <w:tabs>
          <w:tab w:val="left" w:pos="880"/>
          <w:tab w:val="right" w:leader="dot" w:pos="9350"/>
        </w:tabs>
        <w:rPr>
          <w:del w:id="580" w:author="Steffen Maerdian" w:date="2018-05-11T07:51:00Z"/>
          <w:rFonts w:asciiTheme="minorHAnsi" w:eastAsiaTheme="minorEastAsia" w:hAnsiTheme="minorHAnsi" w:cstheme="minorBidi"/>
          <w:b w:val="0"/>
          <w:noProof/>
          <w:sz w:val="22"/>
          <w:szCs w:val="22"/>
        </w:rPr>
      </w:pPr>
      <w:del w:id="581" w:author="Steffen Maerdian" w:date="2018-05-11T07:51:00Z">
        <w:r w:rsidRPr="003D4437" w:rsidDel="00DD51B4">
          <w:rPr>
            <w:noProof/>
            <w:rPrChange w:id="582" w:author="Keith Oulson" w:date="2018-04-13T16:39:00Z">
              <w:rPr>
                <w:rStyle w:val="Hyperlink"/>
                <w:noProof/>
              </w:rPr>
            </w:rPrChange>
          </w:rPr>
          <w:delText>2.3</w:delText>
        </w:r>
        <w:r w:rsidDel="00DD51B4">
          <w:rPr>
            <w:rFonts w:asciiTheme="minorHAnsi" w:eastAsiaTheme="minorEastAsia" w:hAnsiTheme="minorHAnsi" w:cstheme="minorBidi"/>
            <w:b w:val="0"/>
            <w:noProof/>
            <w:sz w:val="22"/>
            <w:szCs w:val="22"/>
          </w:rPr>
          <w:tab/>
        </w:r>
        <w:r w:rsidRPr="003D4437" w:rsidDel="00DD51B4">
          <w:rPr>
            <w:noProof/>
            <w:rPrChange w:id="583" w:author="Keith Oulson" w:date="2018-04-13T16:39:00Z">
              <w:rPr>
                <w:rStyle w:val="Hyperlink"/>
                <w:noProof/>
              </w:rPr>
            </w:rPrChange>
          </w:rPr>
          <w:delText>Operations</w:delText>
        </w:r>
        <w:r w:rsidDel="00DD51B4">
          <w:rPr>
            <w:noProof/>
            <w:webHidden/>
          </w:rPr>
          <w:tab/>
          <w:delText>6</w:delText>
        </w:r>
      </w:del>
    </w:p>
    <w:p w14:paraId="5CCC60A3" w14:textId="61F53CBC" w:rsidR="00BA28C8" w:rsidDel="00DD51B4" w:rsidRDefault="00BA28C8">
      <w:pPr>
        <w:pStyle w:val="TOC3"/>
        <w:tabs>
          <w:tab w:val="left" w:pos="1320"/>
          <w:tab w:val="right" w:leader="dot" w:pos="9350"/>
        </w:tabs>
        <w:rPr>
          <w:del w:id="584" w:author="Steffen Maerdian" w:date="2018-05-11T07:51:00Z"/>
          <w:rFonts w:asciiTheme="minorHAnsi" w:eastAsiaTheme="minorEastAsia" w:hAnsiTheme="minorHAnsi" w:cstheme="minorBidi"/>
          <w:iCs w:val="0"/>
          <w:noProof/>
          <w:sz w:val="22"/>
          <w:szCs w:val="22"/>
        </w:rPr>
      </w:pPr>
      <w:del w:id="585" w:author="Steffen Maerdian" w:date="2018-05-11T07:51:00Z">
        <w:r w:rsidRPr="003D4437" w:rsidDel="00DD51B4">
          <w:rPr>
            <w:noProof/>
            <w:rPrChange w:id="586" w:author="Keith Oulson" w:date="2018-04-13T16:39:00Z">
              <w:rPr>
                <w:rStyle w:val="Hyperlink"/>
                <w:noProof/>
              </w:rPr>
            </w:rPrChange>
          </w:rPr>
          <w:delText>2.3.1</w:delText>
        </w:r>
        <w:r w:rsidDel="00DD51B4">
          <w:rPr>
            <w:rFonts w:asciiTheme="minorHAnsi" w:eastAsiaTheme="minorEastAsia" w:hAnsiTheme="minorHAnsi" w:cstheme="minorBidi"/>
            <w:iCs w:val="0"/>
            <w:noProof/>
            <w:sz w:val="22"/>
            <w:szCs w:val="22"/>
          </w:rPr>
          <w:tab/>
        </w:r>
        <w:r w:rsidRPr="003D4437" w:rsidDel="00DD51B4">
          <w:rPr>
            <w:noProof/>
            <w:rPrChange w:id="587" w:author="Keith Oulson" w:date="2018-04-13T16:39:00Z">
              <w:rPr>
                <w:rStyle w:val="Hyperlink"/>
                <w:noProof/>
              </w:rPr>
            </w:rPrChange>
          </w:rPr>
          <w:delText>Data Extraction</w:delText>
        </w:r>
        <w:r w:rsidDel="00DD51B4">
          <w:rPr>
            <w:noProof/>
            <w:webHidden/>
          </w:rPr>
          <w:tab/>
          <w:delText>6</w:delText>
        </w:r>
      </w:del>
    </w:p>
    <w:p w14:paraId="27A4439A" w14:textId="0BDED45B" w:rsidR="00BA28C8" w:rsidDel="00DD51B4" w:rsidRDefault="00BA28C8">
      <w:pPr>
        <w:pStyle w:val="TOC3"/>
        <w:tabs>
          <w:tab w:val="left" w:pos="1320"/>
          <w:tab w:val="right" w:leader="dot" w:pos="9350"/>
        </w:tabs>
        <w:rPr>
          <w:del w:id="588" w:author="Steffen Maerdian" w:date="2018-05-11T07:51:00Z"/>
          <w:rFonts w:asciiTheme="minorHAnsi" w:eastAsiaTheme="minorEastAsia" w:hAnsiTheme="minorHAnsi" w:cstheme="minorBidi"/>
          <w:iCs w:val="0"/>
          <w:noProof/>
          <w:sz w:val="22"/>
          <w:szCs w:val="22"/>
        </w:rPr>
      </w:pPr>
      <w:del w:id="589" w:author="Steffen Maerdian" w:date="2018-05-11T07:51:00Z">
        <w:r w:rsidRPr="003D4437" w:rsidDel="00DD51B4">
          <w:rPr>
            <w:noProof/>
            <w:rPrChange w:id="590" w:author="Keith Oulson" w:date="2018-04-13T16:39:00Z">
              <w:rPr>
                <w:rStyle w:val="Hyperlink"/>
                <w:noProof/>
              </w:rPr>
            </w:rPrChange>
          </w:rPr>
          <w:delText>2.3.2</w:delText>
        </w:r>
        <w:r w:rsidDel="00DD51B4">
          <w:rPr>
            <w:rFonts w:asciiTheme="minorHAnsi" w:eastAsiaTheme="minorEastAsia" w:hAnsiTheme="minorHAnsi" w:cstheme="minorBidi"/>
            <w:iCs w:val="0"/>
            <w:noProof/>
            <w:sz w:val="22"/>
            <w:szCs w:val="22"/>
          </w:rPr>
          <w:tab/>
        </w:r>
        <w:r w:rsidRPr="003D4437" w:rsidDel="00DD51B4">
          <w:rPr>
            <w:noProof/>
            <w:rPrChange w:id="591" w:author="Keith Oulson" w:date="2018-04-13T16:39:00Z">
              <w:rPr>
                <w:rStyle w:val="Hyperlink"/>
                <w:noProof/>
              </w:rPr>
            </w:rPrChange>
          </w:rPr>
          <w:delText>Data Transformation</w:delText>
        </w:r>
        <w:r w:rsidDel="00DD51B4">
          <w:rPr>
            <w:noProof/>
            <w:webHidden/>
          </w:rPr>
          <w:tab/>
          <w:delText>7</w:delText>
        </w:r>
      </w:del>
    </w:p>
    <w:p w14:paraId="63C2447C" w14:textId="24C04092" w:rsidR="00BA28C8" w:rsidDel="00DD51B4" w:rsidRDefault="00BA28C8">
      <w:pPr>
        <w:pStyle w:val="TOC3"/>
        <w:tabs>
          <w:tab w:val="left" w:pos="1320"/>
          <w:tab w:val="right" w:leader="dot" w:pos="9350"/>
        </w:tabs>
        <w:rPr>
          <w:del w:id="592" w:author="Steffen Maerdian" w:date="2018-05-11T07:51:00Z"/>
          <w:rFonts w:asciiTheme="minorHAnsi" w:eastAsiaTheme="minorEastAsia" w:hAnsiTheme="minorHAnsi" w:cstheme="minorBidi"/>
          <w:iCs w:val="0"/>
          <w:noProof/>
          <w:sz w:val="22"/>
          <w:szCs w:val="22"/>
        </w:rPr>
      </w:pPr>
      <w:del w:id="593" w:author="Steffen Maerdian" w:date="2018-05-11T07:51:00Z">
        <w:r w:rsidRPr="003D4437" w:rsidDel="00DD51B4">
          <w:rPr>
            <w:noProof/>
            <w:rPrChange w:id="594" w:author="Keith Oulson" w:date="2018-04-13T16:39:00Z">
              <w:rPr>
                <w:rStyle w:val="Hyperlink"/>
                <w:noProof/>
              </w:rPr>
            </w:rPrChange>
          </w:rPr>
          <w:delText>2.3.3</w:delText>
        </w:r>
        <w:r w:rsidDel="00DD51B4">
          <w:rPr>
            <w:rFonts w:asciiTheme="minorHAnsi" w:eastAsiaTheme="minorEastAsia" w:hAnsiTheme="minorHAnsi" w:cstheme="minorBidi"/>
            <w:iCs w:val="0"/>
            <w:noProof/>
            <w:sz w:val="22"/>
            <w:szCs w:val="22"/>
          </w:rPr>
          <w:tab/>
        </w:r>
        <w:r w:rsidRPr="003D4437" w:rsidDel="00DD51B4">
          <w:rPr>
            <w:noProof/>
            <w:rPrChange w:id="595" w:author="Keith Oulson" w:date="2018-04-13T16:39:00Z">
              <w:rPr>
                <w:rStyle w:val="Hyperlink"/>
                <w:noProof/>
              </w:rPr>
            </w:rPrChange>
          </w:rPr>
          <w:delText>Sending/Receiving</w:delText>
        </w:r>
        <w:r w:rsidDel="00DD51B4">
          <w:rPr>
            <w:noProof/>
            <w:webHidden/>
          </w:rPr>
          <w:tab/>
          <w:delText>7</w:delText>
        </w:r>
      </w:del>
    </w:p>
    <w:p w14:paraId="2ECA2536" w14:textId="34CDDAAF" w:rsidR="00BA28C8" w:rsidDel="00DD51B4" w:rsidRDefault="00BA28C8">
      <w:pPr>
        <w:pStyle w:val="TOC2"/>
        <w:tabs>
          <w:tab w:val="left" w:pos="880"/>
          <w:tab w:val="right" w:leader="dot" w:pos="9350"/>
        </w:tabs>
        <w:rPr>
          <w:del w:id="596" w:author="Steffen Maerdian" w:date="2018-05-11T07:51:00Z"/>
          <w:rFonts w:asciiTheme="minorHAnsi" w:eastAsiaTheme="minorEastAsia" w:hAnsiTheme="minorHAnsi" w:cstheme="minorBidi"/>
          <w:b w:val="0"/>
          <w:noProof/>
          <w:sz w:val="22"/>
          <w:szCs w:val="22"/>
        </w:rPr>
      </w:pPr>
      <w:del w:id="597" w:author="Steffen Maerdian" w:date="2018-05-11T07:51:00Z">
        <w:r w:rsidRPr="003D4437" w:rsidDel="00DD51B4">
          <w:rPr>
            <w:noProof/>
            <w:rPrChange w:id="598" w:author="Keith Oulson" w:date="2018-04-13T16:39:00Z">
              <w:rPr>
                <w:rStyle w:val="Hyperlink"/>
                <w:noProof/>
              </w:rPr>
            </w:rPrChange>
          </w:rPr>
          <w:delText>2.4</w:delText>
        </w:r>
        <w:r w:rsidDel="00DD51B4">
          <w:rPr>
            <w:rFonts w:asciiTheme="minorHAnsi" w:eastAsiaTheme="minorEastAsia" w:hAnsiTheme="minorHAnsi" w:cstheme="minorBidi"/>
            <w:b w:val="0"/>
            <w:noProof/>
            <w:sz w:val="22"/>
            <w:szCs w:val="22"/>
          </w:rPr>
          <w:tab/>
        </w:r>
        <w:r w:rsidRPr="003D4437" w:rsidDel="00DD51B4">
          <w:rPr>
            <w:noProof/>
            <w:rPrChange w:id="599" w:author="Keith Oulson" w:date="2018-04-13T16:39:00Z">
              <w:rPr>
                <w:rStyle w:val="Hyperlink"/>
                <w:noProof/>
              </w:rPr>
            </w:rPrChange>
          </w:rPr>
          <w:delText>Data Transfer</w:delText>
        </w:r>
        <w:r w:rsidDel="00DD51B4">
          <w:rPr>
            <w:noProof/>
            <w:webHidden/>
          </w:rPr>
          <w:tab/>
          <w:delText>7</w:delText>
        </w:r>
      </w:del>
    </w:p>
    <w:p w14:paraId="1C024C21" w14:textId="36A90549" w:rsidR="00BA28C8" w:rsidDel="00DD51B4" w:rsidRDefault="00BA28C8">
      <w:pPr>
        <w:pStyle w:val="TOC2"/>
        <w:tabs>
          <w:tab w:val="left" w:pos="880"/>
          <w:tab w:val="right" w:leader="dot" w:pos="9350"/>
        </w:tabs>
        <w:rPr>
          <w:del w:id="600" w:author="Steffen Maerdian" w:date="2018-05-11T07:51:00Z"/>
          <w:rFonts w:asciiTheme="minorHAnsi" w:eastAsiaTheme="minorEastAsia" w:hAnsiTheme="minorHAnsi" w:cstheme="minorBidi"/>
          <w:b w:val="0"/>
          <w:noProof/>
          <w:sz w:val="22"/>
          <w:szCs w:val="22"/>
        </w:rPr>
      </w:pPr>
      <w:del w:id="601" w:author="Steffen Maerdian" w:date="2018-05-11T07:51:00Z">
        <w:r w:rsidRPr="003D4437" w:rsidDel="00DD51B4">
          <w:rPr>
            <w:noProof/>
            <w:rPrChange w:id="602" w:author="Keith Oulson" w:date="2018-04-13T16:39:00Z">
              <w:rPr>
                <w:rStyle w:val="Hyperlink"/>
                <w:noProof/>
              </w:rPr>
            </w:rPrChange>
          </w:rPr>
          <w:delText>2.5</w:delText>
        </w:r>
        <w:r w:rsidDel="00DD51B4">
          <w:rPr>
            <w:rFonts w:asciiTheme="minorHAnsi" w:eastAsiaTheme="minorEastAsia" w:hAnsiTheme="minorHAnsi" w:cstheme="minorBidi"/>
            <w:b w:val="0"/>
            <w:noProof/>
            <w:sz w:val="22"/>
            <w:szCs w:val="22"/>
          </w:rPr>
          <w:tab/>
        </w:r>
        <w:r w:rsidRPr="003D4437" w:rsidDel="00DD51B4">
          <w:rPr>
            <w:noProof/>
            <w:rPrChange w:id="603" w:author="Keith Oulson" w:date="2018-04-13T16:39:00Z">
              <w:rPr>
                <w:rStyle w:val="Hyperlink"/>
                <w:noProof/>
              </w:rPr>
            </w:rPrChange>
          </w:rPr>
          <w:delText>Transaction Types</w:delText>
        </w:r>
        <w:r w:rsidDel="00DD51B4">
          <w:rPr>
            <w:noProof/>
            <w:webHidden/>
          </w:rPr>
          <w:tab/>
          <w:delText>7</w:delText>
        </w:r>
      </w:del>
    </w:p>
    <w:p w14:paraId="1F2F5AB8" w14:textId="5A2BCEF6" w:rsidR="00BA28C8" w:rsidDel="00DD51B4" w:rsidRDefault="00BA28C8">
      <w:pPr>
        <w:pStyle w:val="TOC2"/>
        <w:tabs>
          <w:tab w:val="left" w:pos="880"/>
          <w:tab w:val="right" w:leader="dot" w:pos="9350"/>
        </w:tabs>
        <w:rPr>
          <w:del w:id="604" w:author="Steffen Maerdian" w:date="2018-05-11T07:51:00Z"/>
          <w:rFonts w:asciiTheme="minorHAnsi" w:eastAsiaTheme="minorEastAsia" w:hAnsiTheme="minorHAnsi" w:cstheme="minorBidi"/>
          <w:b w:val="0"/>
          <w:noProof/>
          <w:sz w:val="22"/>
          <w:szCs w:val="22"/>
        </w:rPr>
      </w:pPr>
      <w:del w:id="605" w:author="Steffen Maerdian" w:date="2018-05-11T07:51:00Z">
        <w:r w:rsidRPr="003D4437" w:rsidDel="00DD51B4">
          <w:rPr>
            <w:noProof/>
            <w:rPrChange w:id="606" w:author="Keith Oulson" w:date="2018-04-13T16:39:00Z">
              <w:rPr>
                <w:rStyle w:val="Hyperlink"/>
                <w:noProof/>
              </w:rPr>
            </w:rPrChange>
          </w:rPr>
          <w:delText>2.6</w:delText>
        </w:r>
        <w:r w:rsidDel="00DD51B4">
          <w:rPr>
            <w:rFonts w:asciiTheme="minorHAnsi" w:eastAsiaTheme="minorEastAsia" w:hAnsiTheme="minorHAnsi" w:cstheme="minorBidi"/>
            <w:b w:val="0"/>
            <w:noProof/>
            <w:sz w:val="22"/>
            <w:szCs w:val="22"/>
          </w:rPr>
          <w:tab/>
        </w:r>
        <w:r w:rsidRPr="003D4437" w:rsidDel="00DD51B4">
          <w:rPr>
            <w:noProof/>
            <w:rPrChange w:id="607" w:author="Keith Oulson" w:date="2018-04-13T16:39:00Z">
              <w:rPr>
                <w:rStyle w:val="Hyperlink"/>
                <w:noProof/>
              </w:rPr>
            </w:rPrChange>
          </w:rPr>
          <w:delText>Data Exchanges</w:delText>
        </w:r>
        <w:r w:rsidDel="00DD51B4">
          <w:rPr>
            <w:noProof/>
            <w:webHidden/>
          </w:rPr>
          <w:tab/>
          <w:delText>7</w:delText>
        </w:r>
      </w:del>
    </w:p>
    <w:p w14:paraId="76B7F851" w14:textId="0872786E" w:rsidR="00BA28C8" w:rsidDel="00DD51B4" w:rsidRDefault="00BA28C8">
      <w:pPr>
        <w:pStyle w:val="TOC3"/>
        <w:tabs>
          <w:tab w:val="left" w:pos="1320"/>
          <w:tab w:val="right" w:leader="dot" w:pos="9350"/>
        </w:tabs>
        <w:rPr>
          <w:del w:id="608" w:author="Steffen Maerdian" w:date="2018-05-11T07:51:00Z"/>
          <w:rFonts w:asciiTheme="minorHAnsi" w:eastAsiaTheme="minorEastAsia" w:hAnsiTheme="minorHAnsi" w:cstheme="minorBidi"/>
          <w:iCs w:val="0"/>
          <w:noProof/>
          <w:sz w:val="22"/>
          <w:szCs w:val="22"/>
        </w:rPr>
      </w:pPr>
      <w:del w:id="609" w:author="Steffen Maerdian" w:date="2018-05-11T07:51:00Z">
        <w:r w:rsidRPr="003D4437" w:rsidDel="00DD51B4">
          <w:rPr>
            <w:noProof/>
            <w:rPrChange w:id="610" w:author="Keith Oulson" w:date="2018-04-13T16:39:00Z">
              <w:rPr>
                <w:rStyle w:val="Hyperlink"/>
                <w:noProof/>
              </w:rPr>
            </w:rPrChange>
          </w:rPr>
          <w:delText>2.6.1</w:delText>
        </w:r>
        <w:r w:rsidDel="00DD51B4">
          <w:rPr>
            <w:rFonts w:asciiTheme="minorHAnsi" w:eastAsiaTheme="minorEastAsia" w:hAnsiTheme="minorHAnsi" w:cstheme="minorBidi"/>
            <w:iCs w:val="0"/>
            <w:noProof/>
            <w:sz w:val="22"/>
            <w:szCs w:val="22"/>
          </w:rPr>
          <w:tab/>
        </w:r>
        <w:r w:rsidRPr="003D4437" w:rsidDel="00DD51B4">
          <w:rPr>
            <w:noProof/>
            <w:rPrChange w:id="611" w:author="Keith Oulson" w:date="2018-04-13T16:39:00Z">
              <w:rPr>
                <w:rStyle w:val="Hyperlink"/>
                <w:noProof/>
              </w:rPr>
            </w:rPrChange>
          </w:rPr>
          <w:delText>FHIR Based Resources</w:delText>
        </w:r>
        <w:r w:rsidDel="00DD51B4">
          <w:rPr>
            <w:noProof/>
            <w:webHidden/>
          </w:rPr>
          <w:tab/>
          <w:delText>7</w:delText>
        </w:r>
      </w:del>
    </w:p>
    <w:p w14:paraId="0ABE3377" w14:textId="4880FA83" w:rsidR="00BA28C8" w:rsidDel="00DD51B4" w:rsidRDefault="00BA28C8">
      <w:pPr>
        <w:pStyle w:val="TOC3"/>
        <w:tabs>
          <w:tab w:val="left" w:pos="1320"/>
          <w:tab w:val="right" w:leader="dot" w:pos="9350"/>
        </w:tabs>
        <w:rPr>
          <w:del w:id="612" w:author="Steffen Maerdian" w:date="2018-05-11T07:51:00Z"/>
          <w:rFonts w:asciiTheme="minorHAnsi" w:eastAsiaTheme="minorEastAsia" w:hAnsiTheme="minorHAnsi" w:cstheme="minorBidi"/>
          <w:iCs w:val="0"/>
          <w:noProof/>
          <w:sz w:val="22"/>
          <w:szCs w:val="22"/>
        </w:rPr>
      </w:pPr>
      <w:del w:id="613" w:author="Steffen Maerdian" w:date="2018-05-11T07:51:00Z">
        <w:r w:rsidRPr="003D4437" w:rsidDel="00DD51B4">
          <w:rPr>
            <w:noProof/>
            <w:rPrChange w:id="614" w:author="Keith Oulson" w:date="2018-04-13T16:39:00Z">
              <w:rPr>
                <w:rStyle w:val="Hyperlink"/>
                <w:noProof/>
              </w:rPr>
            </w:rPrChange>
          </w:rPr>
          <w:delText>2.6.2</w:delText>
        </w:r>
        <w:r w:rsidDel="00DD51B4">
          <w:rPr>
            <w:rFonts w:asciiTheme="minorHAnsi" w:eastAsiaTheme="minorEastAsia" w:hAnsiTheme="minorHAnsi" w:cstheme="minorBidi"/>
            <w:iCs w:val="0"/>
            <w:noProof/>
            <w:sz w:val="22"/>
            <w:szCs w:val="22"/>
          </w:rPr>
          <w:tab/>
        </w:r>
        <w:r w:rsidRPr="003D4437" w:rsidDel="00DD51B4">
          <w:rPr>
            <w:noProof/>
            <w:rPrChange w:id="615" w:author="Keith Oulson" w:date="2018-04-13T16:39:00Z">
              <w:rPr>
                <w:rStyle w:val="Hyperlink"/>
                <w:noProof/>
              </w:rPr>
            </w:rPrChange>
          </w:rPr>
          <w:delText>JSON Format</w:delText>
        </w:r>
        <w:r w:rsidDel="00DD51B4">
          <w:rPr>
            <w:noProof/>
            <w:webHidden/>
          </w:rPr>
          <w:tab/>
          <w:delText>9</w:delText>
        </w:r>
      </w:del>
    </w:p>
    <w:p w14:paraId="3DC90F68" w14:textId="787B6A68" w:rsidR="00BA28C8" w:rsidDel="00DD51B4" w:rsidRDefault="00BA28C8">
      <w:pPr>
        <w:pStyle w:val="TOC3"/>
        <w:tabs>
          <w:tab w:val="left" w:pos="1320"/>
          <w:tab w:val="right" w:leader="dot" w:pos="9350"/>
        </w:tabs>
        <w:rPr>
          <w:del w:id="616" w:author="Steffen Maerdian" w:date="2018-05-11T07:51:00Z"/>
          <w:rFonts w:asciiTheme="minorHAnsi" w:eastAsiaTheme="minorEastAsia" w:hAnsiTheme="minorHAnsi" w:cstheme="minorBidi"/>
          <w:iCs w:val="0"/>
          <w:noProof/>
          <w:sz w:val="22"/>
          <w:szCs w:val="22"/>
        </w:rPr>
      </w:pPr>
      <w:del w:id="617" w:author="Steffen Maerdian" w:date="2018-05-11T07:51:00Z">
        <w:r w:rsidRPr="003D4437" w:rsidDel="00DD51B4">
          <w:rPr>
            <w:noProof/>
            <w:rPrChange w:id="618" w:author="Keith Oulson" w:date="2018-04-13T16:39:00Z">
              <w:rPr>
                <w:rStyle w:val="Hyperlink"/>
                <w:noProof/>
              </w:rPr>
            </w:rPrChange>
          </w:rPr>
          <w:delText>2.6.3</w:delText>
        </w:r>
        <w:r w:rsidDel="00DD51B4">
          <w:rPr>
            <w:rFonts w:asciiTheme="minorHAnsi" w:eastAsiaTheme="minorEastAsia" w:hAnsiTheme="minorHAnsi" w:cstheme="minorBidi"/>
            <w:iCs w:val="0"/>
            <w:noProof/>
            <w:sz w:val="22"/>
            <w:szCs w:val="22"/>
          </w:rPr>
          <w:tab/>
        </w:r>
        <w:r w:rsidRPr="003D4437" w:rsidDel="00DD51B4">
          <w:rPr>
            <w:noProof/>
            <w:rPrChange w:id="619" w:author="Keith Oulson" w:date="2018-04-13T16:39:00Z">
              <w:rPr>
                <w:rStyle w:val="Hyperlink"/>
                <w:noProof/>
              </w:rPr>
            </w:rPrChange>
          </w:rPr>
          <w:delText>Bundle Definition</w:delText>
        </w:r>
        <w:r w:rsidDel="00DD51B4">
          <w:rPr>
            <w:noProof/>
            <w:webHidden/>
          </w:rPr>
          <w:tab/>
          <w:delText>10</w:delText>
        </w:r>
      </w:del>
    </w:p>
    <w:p w14:paraId="6560E4F1" w14:textId="6DDE26B3" w:rsidR="00BA28C8" w:rsidDel="00DD51B4" w:rsidRDefault="00BA28C8">
      <w:pPr>
        <w:pStyle w:val="TOC2"/>
        <w:tabs>
          <w:tab w:val="left" w:pos="880"/>
          <w:tab w:val="right" w:leader="dot" w:pos="9350"/>
        </w:tabs>
        <w:rPr>
          <w:del w:id="620" w:author="Steffen Maerdian" w:date="2018-05-11T07:51:00Z"/>
          <w:rFonts w:asciiTheme="minorHAnsi" w:eastAsiaTheme="minorEastAsia" w:hAnsiTheme="minorHAnsi" w:cstheme="minorBidi"/>
          <w:b w:val="0"/>
          <w:noProof/>
          <w:sz w:val="22"/>
          <w:szCs w:val="22"/>
        </w:rPr>
      </w:pPr>
      <w:del w:id="621" w:author="Steffen Maerdian" w:date="2018-05-11T07:51:00Z">
        <w:r w:rsidRPr="003D4437" w:rsidDel="00DD51B4">
          <w:rPr>
            <w:noProof/>
            <w:rPrChange w:id="622" w:author="Keith Oulson" w:date="2018-04-13T16:39:00Z">
              <w:rPr>
                <w:rStyle w:val="Hyperlink"/>
                <w:noProof/>
              </w:rPr>
            </w:rPrChange>
          </w:rPr>
          <w:delText>2.7</w:delText>
        </w:r>
        <w:r w:rsidDel="00DD51B4">
          <w:rPr>
            <w:rFonts w:asciiTheme="minorHAnsi" w:eastAsiaTheme="minorEastAsia" w:hAnsiTheme="minorHAnsi" w:cstheme="minorBidi"/>
            <w:b w:val="0"/>
            <w:noProof/>
            <w:sz w:val="22"/>
            <w:szCs w:val="22"/>
          </w:rPr>
          <w:tab/>
        </w:r>
        <w:r w:rsidRPr="003D4437" w:rsidDel="00DD51B4">
          <w:rPr>
            <w:noProof/>
            <w:rPrChange w:id="623" w:author="Keith Oulson" w:date="2018-04-13T16:39:00Z">
              <w:rPr>
                <w:rStyle w:val="Hyperlink"/>
                <w:noProof/>
              </w:rPr>
            </w:rPrChange>
          </w:rPr>
          <w:delText>Communications Methods</w:delText>
        </w:r>
        <w:r w:rsidDel="00DD51B4">
          <w:rPr>
            <w:noProof/>
            <w:webHidden/>
          </w:rPr>
          <w:tab/>
          <w:delText>12</w:delText>
        </w:r>
      </w:del>
    </w:p>
    <w:p w14:paraId="513BDB6C" w14:textId="30456D63" w:rsidR="00BA28C8" w:rsidDel="00DD51B4" w:rsidRDefault="00BA28C8">
      <w:pPr>
        <w:pStyle w:val="TOC3"/>
        <w:tabs>
          <w:tab w:val="left" w:pos="1320"/>
          <w:tab w:val="right" w:leader="dot" w:pos="9350"/>
        </w:tabs>
        <w:rPr>
          <w:del w:id="624" w:author="Steffen Maerdian" w:date="2018-05-11T07:51:00Z"/>
          <w:rFonts w:asciiTheme="minorHAnsi" w:eastAsiaTheme="minorEastAsia" w:hAnsiTheme="minorHAnsi" w:cstheme="minorBidi"/>
          <w:iCs w:val="0"/>
          <w:noProof/>
          <w:sz w:val="22"/>
          <w:szCs w:val="22"/>
        </w:rPr>
      </w:pPr>
      <w:del w:id="625" w:author="Steffen Maerdian" w:date="2018-05-11T07:51:00Z">
        <w:r w:rsidRPr="003D4437" w:rsidDel="00DD51B4">
          <w:rPr>
            <w:noProof/>
            <w:rPrChange w:id="626" w:author="Keith Oulson" w:date="2018-04-13T16:39:00Z">
              <w:rPr>
                <w:rStyle w:val="Hyperlink"/>
                <w:noProof/>
              </w:rPr>
            </w:rPrChange>
          </w:rPr>
          <w:delText>2.7.1</w:delText>
        </w:r>
        <w:r w:rsidDel="00DD51B4">
          <w:rPr>
            <w:rFonts w:asciiTheme="minorHAnsi" w:eastAsiaTheme="minorEastAsia" w:hAnsiTheme="minorHAnsi" w:cstheme="minorBidi"/>
            <w:iCs w:val="0"/>
            <w:noProof/>
            <w:sz w:val="22"/>
            <w:szCs w:val="22"/>
          </w:rPr>
          <w:tab/>
        </w:r>
        <w:r w:rsidRPr="003D4437" w:rsidDel="00DD51B4">
          <w:rPr>
            <w:noProof/>
            <w:rPrChange w:id="627" w:author="Keith Oulson" w:date="2018-04-13T16:39:00Z">
              <w:rPr>
                <w:rStyle w:val="Hyperlink"/>
                <w:noProof/>
              </w:rPr>
            </w:rPrChange>
          </w:rPr>
          <w:delText>Ports and Protocols</w:delText>
        </w:r>
        <w:r w:rsidDel="00DD51B4">
          <w:rPr>
            <w:noProof/>
            <w:webHidden/>
          </w:rPr>
          <w:tab/>
          <w:delText>12</w:delText>
        </w:r>
      </w:del>
    </w:p>
    <w:p w14:paraId="005DB154" w14:textId="3B4FB126" w:rsidR="00BA28C8" w:rsidDel="00DD51B4" w:rsidRDefault="00BA28C8">
      <w:pPr>
        <w:pStyle w:val="TOC3"/>
        <w:tabs>
          <w:tab w:val="left" w:pos="1320"/>
          <w:tab w:val="right" w:leader="dot" w:pos="9350"/>
        </w:tabs>
        <w:rPr>
          <w:del w:id="628" w:author="Steffen Maerdian" w:date="2018-05-11T07:51:00Z"/>
          <w:rFonts w:asciiTheme="minorHAnsi" w:eastAsiaTheme="minorEastAsia" w:hAnsiTheme="minorHAnsi" w:cstheme="minorBidi"/>
          <w:iCs w:val="0"/>
          <w:noProof/>
          <w:sz w:val="22"/>
          <w:szCs w:val="22"/>
        </w:rPr>
      </w:pPr>
      <w:del w:id="629" w:author="Steffen Maerdian" w:date="2018-05-11T07:51:00Z">
        <w:r w:rsidRPr="003D4437" w:rsidDel="00DD51B4">
          <w:rPr>
            <w:noProof/>
            <w:rPrChange w:id="630" w:author="Keith Oulson" w:date="2018-04-13T16:39:00Z">
              <w:rPr>
                <w:rStyle w:val="Hyperlink"/>
                <w:noProof/>
              </w:rPr>
            </w:rPrChange>
          </w:rPr>
          <w:delText>2.7.2</w:delText>
        </w:r>
        <w:r w:rsidDel="00DD51B4">
          <w:rPr>
            <w:rFonts w:asciiTheme="minorHAnsi" w:eastAsiaTheme="minorEastAsia" w:hAnsiTheme="minorHAnsi" w:cstheme="minorBidi"/>
            <w:iCs w:val="0"/>
            <w:noProof/>
            <w:sz w:val="22"/>
            <w:szCs w:val="22"/>
          </w:rPr>
          <w:tab/>
        </w:r>
        <w:r w:rsidRPr="003D4437" w:rsidDel="00DD51B4">
          <w:rPr>
            <w:noProof/>
            <w:rPrChange w:id="631" w:author="Keith Oulson" w:date="2018-04-13T16:39:00Z">
              <w:rPr>
                <w:rStyle w:val="Hyperlink"/>
                <w:noProof/>
              </w:rPr>
            </w:rPrChange>
          </w:rPr>
          <w:delText>ESB Configuration(s)</w:delText>
        </w:r>
        <w:r w:rsidDel="00DD51B4">
          <w:rPr>
            <w:noProof/>
            <w:webHidden/>
          </w:rPr>
          <w:tab/>
          <w:delText>13</w:delText>
        </w:r>
      </w:del>
    </w:p>
    <w:p w14:paraId="256896FE" w14:textId="417D2F35" w:rsidR="00BA28C8" w:rsidDel="00DD51B4" w:rsidRDefault="00BA28C8">
      <w:pPr>
        <w:pStyle w:val="TOC3"/>
        <w:tabs>
          <w:tab w:val="left" w:pos="1320"/>
          <w:tab w:val="right" w:leader="dot" w:pos="9350"/>
        </w:tabs>
        <w:rPr>
          <w:del w:id="632" w:author="Steffen Maerdian" w:date="2018-05-11T07:51:00Z"/>
          <w:rFonts w:asciiTheme="minorHAnsi" w:eastAsiaTheme="minorEastAsia" w:hAnsiTheme="minorHAnsi" w:cstheme="minorBidi"/>
          <w:iCs w:val="0"/>
          <w:noProof/>
          <w:sz w:val="22"/>
          <w:szCs w:val="22"/>
        </w:rPr>
      </w:pPr>
      <w:del w:id="633" w:author="Steffen Maerdian" w:date="2018-05-11T07:51:00Z">
        <w:r w:rsidRPr="003D4437" w:rsidDel="00DD51B4">
          <w:rPr>
            <w:noProof/>
            <w:rPrChange w:id="634" w:author="Keith Oulson" w:date="2018-04-13T16:39:00Z">
              <w:rPr>
                <w:rStyle w:val="Hyperlink"/>
                <w:noProof/>
              </w:rPr>
            </w:rPrChange>
          </w:rPr>
          <w:delText>2.7.3</w:delText>
        </w:r>
        <w:r w:rsidDel="00DD51B4">
          <w:rPr>
            <w:rFonts w:asciiTheme="minorHAnsi" w:eastAsiaTheme="minorEastAsia" w:hAnsiTheme="minorHAnsi" w:cstheme="minorBidi"/>
            <w:iCs w:val="0"/>
            <w:noProof/>
            <w:sz w:val="22"/>
            <w:szCs w:val="22"/>
          </w:rPr>
          <w:tab/>
        </w:r>
        <w:r w:rsidRPr="003D4437" w:rsidDel="00DD51B4">
          <w:rPr>
            <w:noProof/>
            <w:rPrChange w:id="635" w:author="Keith Oulson" w:date="2018-04-13T16:39:00Z">
              <w:rPr>
                <w:rStyle w:val="Hyperlink"/>
                <w:noProof/>
              </w:rPr>
            </w:rPrChange>
          </w:rPr>
          <w:delText>System Configuration</w:delText>
        </w:r>
        <w:r w:rsidDel="00DD51B4">
          <w:rPr>
            <w:noProof/>
            <w:webHidden/>
          </w:rPr>
          <w:tab/>
          <w:delText>13</w:delText>
        </w:r>
      </w:del>
    </w:p>
    <w:p w14:paraId="38755FF3" w14:textId="2F45BE01" w:rsidR="00BA28C8" w:rsidDel="00DD51B4" w:rsidRDefault="00BA28C8">
      <w:pPr>
        <w:pStyle w:val="TOC2"/>
        <w:tabs>
          <w:tab w:val="left" w:pos="880"/>
          <w:tab w:val="right" w:leader="dot" w:pos="9350"/>
        </w:tabs>
        <w:rPr>
          <w:del w:id="636" w:author="Steffen Maerdian" w:date="2018-05-11T07:51:00Z"/>
          <w:rFonts w:asciiTheme="minorHAnsi" w:eastAsiaTheme="minorEastAsia" w:hAnsiTheme="minorHAnsi" w:cstheme="minorBidi"/>
          <w:b w:val="0"/>
          <w:noProof/>
          <w:sz w:val="22"/>
          <w:szCs w:val="22"/>
        </w:rPr>
      </w:pPr>
      <w:del w:id="637" w:author="Steffen Maerdian" w:date="2018-05-11T07:51:00Z">
        <w:r w:rsidRPr="003D4437" w:rsidDel="00DD51B4">
          <w:rPr>
            <w:noProof/>
            <w:rPrChange w:id="638" w:author="Keith Oulson" w:date="2018-04-13T16:39:00Z">
              <w:rPr>
                <w:rStyle w:val="Hyperlink"/>
                <w:noProof/>
              </w:rPr>
            </w:rPrChange>
          </w:rPr>
          <w:delText>2.8</w:delText>
        </w:r>
        <w:r w:rsidDel="00DD51B4">
          <w:rPr>
            <w:rFonts w:asciiTheme="minorHAnsi" w:eastAsiaTheme="minorEastAsia" w:hAnsiTheme="minorHAnsi" w:cstheme="minorBidi"/>
            <w:b w:val="0"/>
            <w:noProof/>
            <w:sz w:val="22"/>
            <w:szCs w:val="22"/>
          </w:rPr>
          <w:tab/>
        </w:r>
        <w:r w:rsidRPr="003D4437" w:rsidDel="00DD51B4">
          <w:rPr>
            <w:noProof/>
            <w:rPrChange w:id="639" w:author="Keith Oulson" w:date="2018-04-13T16:39:00Z">
              <w:rPr>
                <w:rStyle w:val="Hyperlink"/>
                <w:noProof/>
              </w:rPr>
            </w:rPrChange>
          </w:rPr>
          <w:delText>Performance Requirements</w:delText>
        </w:r>
        <w:r w:rsidDel="00DD51B4">
          <w:rPr>
            <w:noProof/>
            <w:webHidden/>
          </w:rPr>
          <w:tab/>
          <w:delText>13</w:delText>
        </w:r>
      </w:del>
    </w:p>
    <w:p w14:paraId="09EEAEB2" w14:textId="162148CE" w:rsidR="00BA28C8" w:rsidDel="00DD51B4" w:rsidRDefault="00BA28C8">
      <w:pPr>
        <w:pStyle w:val="TOC2"/>
        <w:tabs>
          <w:tab w:val="left" w:pos="880"/>
          <w:tab w:val="right" w:leader="dot" w:pos="9350"/>
        </w:tabs>
        <w:rPr>
          <w:del w:id="640" w:author="Steffen Maerdian" w:date="2018-05-11T07:51:00Z"/>
          <w:rFonts w:asciiTheme="minorHAnsi" w:eastAsiaTheme="minorEastAsia" w:hAnsiTheme="minorHAnsi" w:cstheme="minorBidi"/>
          <w:b w:val="0"/>
          <w:noProof/>
          <w:sz w:val="22"/>
          <w:szCs w:val="22"/>
        </w:rPr>
      </w:pPr>
      <w:del w:id="641" w:author="Steffen Maerdian" w:date="2018-05-11T07:51:00Z">
        <w:r w:rsidRPr="003D4437" w:rsidDel="00DD51B4">
          <w:rPr>
            <w:noProof/>
            <w:rPrChange w:id="642" w:author="Keith Oulson" w:date="2018-04-13T16:39:00Z">
              <w:rPr>
                <w:rStyle w:val="Hyperlink"/>
                <w:noProof/>
              </w:rPr>
            </w:rPrChange>
          </w:rPr>
          <w:delText>2.9</w:delText>
        </w:r>
        <w:r w:rsidDel="00DD51B4">
          <w:rPr>
            <w:rFonts w:asciiTheme="minorHAnsi" w:eastAsiaTheme="minorEastAsia" w:hAnsiTheme="minorHAnsi" w:cstheme="minorBidi"/>
            <w:b w:val="0"/>
            <w:noProof/>
            <w:sz w:val="22"/>
            <w:szCs w:val="22"/>
          </w:rPr>
          <w:tab/>
        </w:r>
        <w:r w:rsidRPr="003D4437" w:rsidDel="00DD51B4">
          <w:rPr>
            <w:noProof/>
            <w:rPrChange w:id="643" w:author="Keith Oulson" w:date="2018-04-13T16:39:00Z">
              <w:rPr>
                <w:rStyle w:val="Hyperlink"/>
                <w:noProof/>
              </w:rPr>
            </w:rPrChange>
          </w:rPr>
          <w:delText>Security</w:delText>
        </w:r>
        <w:r w:rsidDel="00DD51B4">
          <w:rPr>
            <w:noProof/>
            <w:webHidden/>
          </w:rPr>
          <w:tab/>
          <w:delText>13</w:delText>
        </w:r>
      </w:del>
    </w:p>
    <w:p w14:paraId="24B085BC" w14:textId="44A2892D" w:rsidR="00BA28C8" w:rsidDel="00DD51B4" w:rsidRDefault="00BA28C8">
      <w:pPr>
        <w:pStyle w:val="TOC2"/>
        <w:tabs>
          <w:tab w:val="left" w:pos="880"/>
          <w:tab w:val="right" w:leader="dot" w:pos="9350"/>
        </w:tabs>
        <w:rPr>
          <w:del w:id="644" w:author="Steffen Maerdian" w:date="2018-05-11T07:51:00Z"/>
          <w:rFonts w:asciiTheme="minorHAnsi" w:eastAsiaTheme="minorEastAsia" w:hAnsiTheme="minorHAnsi" w:cstheme="minorBidi"/>
          <w:b w:val="0"/>
          <w:noProof/>
          <w:sz w:val="22"/>
          <w:szCs w:val="22"/>
        </w:rPr>
      </w:pPr>
      <w:del w:id="645" w:author="Steffen Maerdian" w:date="2018-05-11T07:51:00Z">
        <w:r w:rsidRPr="003D4437" w:rsidDel="00DD51B4">
          <w:rPr>
            <w:noProof/>
            <w:rPrChange w:id="646" w:author="Keith Oulson" w:date="2018-04-13T16:39:00Z">
              <w:rPr>
                <w:rStyle w:val="Hyperlink"/>
                <w:noProof/>
              </w:rPr>
            </w:rPrChange>
          </w:rPr>
          <w:delText>2.10</w:delText>
        </w:r>
        <w:r w:rsidDel="00DD51B4">
          <w:rPr>
            <w:rFonts w:asciiTheme="minorHAnsi" w:eastAsiaTheme="minorEastAsia" w:hAnsiTheme="minorHAnsi" w:cstheme="minorBidi"/>
            <w:b w:val="0"/>
            <w:noProof/>
            <w:sz w:val="22"/>
            <w:szCs w:val="22"/>
          </w:rPr>
          <w:tab/>
        </w:r>
        <w:r w:rsidRPr="003D4437" w:rsidDel="00DD51B4">
          <w:rPr>
            <w:noProof/>
            <w:rPrChange w:id="647" w:author="Keith Oulson" w:date="2018-04-13T16:39:00Z">
              <w:rPr>
                <w:rStyle w:val="Hyperlink"/>
                <w:noProof/>
              </w:rPr>
            </w:rPrChange>
          </w:rPr>
          <w:delText>Testing Requirements</w:delText>
        </w:r>
        <w:r w:rsidDel="00DD51B4">
          <w:rPr>
            <w:noProof/>
            <w:webHidden/>
          </w:rPr>
          <w:tab/>
          <w:delText>13</w:delText>
        </w:r>
      </w:del>
    </w:p>
    <w:p w14:paraId="23073113" w14:textId="7AE7626B" w:rsidR="00BA28C8" w:rsidDel="00DD51B4" w:rsidRDefault="00BA28C8">
      <w:pPr>
        <w:pStyle w:val="TOC3"/>
        <w:tabs>
          <w:tab w:val="left" w:pos="1320"/>
          <w:tab w:val="right" w:leader="dot" w:pos="9350"/>
        </w:tabs>
        <w:rPr>
          <w:del w:id="648" w:author="Steffen Maerdian" w:date="2018-05-11T07:51:00Z"/>
          <w:rFonts w:asciiTheme="minorHAnsi" w:eastAsiaTheme="minorEastAsia" w:hAnsiTheme="minorHAnsi" w:cstheme="minorBidi"/>
          <w:iCs w:val="0"/>
          <w:noProof/>
          <w:sz w:val="22"/>
          <w:szCs w:val="22"/>
        </w:rPr>
      </w:pPr>
      <w:del w:id="649" w:author="Steffen Maerdian" w:date="2018-05-11T07:51:00Z">
        <w:r w:rsidRPr="003D4437" w:rsidDel="00DD51B4">
          <w:rPr>
            <w:noProof/>
            <w:rPrChange w:id="650" w:author="Keith Oulson" w:date="2018-04-13T16:39:00Z">
              <w:rPr>
                <w:rStyle w:val="Hyperlink"/>
                <w:noProof/>
              </w:rPr>
            </w:rPrChange>
          </w:rPr>
          <w:delText>2.10.1</w:delText>
        </w:r>
        <w:r w:rsidDel="00DD51B4">
          <w:rPr>
            <w:rFonts w:asciiTheme="minorHAnsi" w:eastAsiaTheme="minorEastAsia" w:hAnsiTheme="minorHAnsi" w:cstheme="minorBidi"/>
            <w:iCs w:val="0"/>
            <w:noProof/>
            <w:sz w:val="22"/>
            <w:szCs w:val="22"/>
          </w:rPr>
          <w:tab/>
        </w:r>
        <w:r w:rsidRPr="003D4437" w:rsidDel="00DD51B4">
          <w:rPr>
            <w:noProof/>
            <w:rPrChange w:id="651" w:author="Keith Oulson" w:date="2018-04-13T16:39:00Z">
              <w:rPr>
                <w:rStyle w:val="Hyperlink"/>
                <w:noProof/>
              </w:rPr>
            </w:rPrChange>
          </w:rPr>
          <w:delText>Comparison of Data</w:delText>
        </w:r>
        <w:r w:rsidDel="00DD51B4">
          <w:rPr>
            <w:noProof/>
            <w:webHidden/>
          </w:rPr>
          <w:tab/>
          <w:delText>13</w:delText>
        </w:r>
      </w:del>
    </w:p>
    <w:p w14:paraId="65F26D15" w14:textId="2413DE57" w:rsidR="00BA28C8" w:rsidDel="00DD51B4" w:rsidRDefault="00BA28C8">
      <w:pPr>
        <w:pStyle w:val="TOC3"/>
        <w:tabs>
          <w:tab w:val="left" w:pos="1320"/>
          <w:tab w:val="right" w:leader="dot" w:pos="9350"/>
        </w:tabs>
        <w:rPr>
          <w:del w:id="652" w:author="Steffen Maerdian" w:date="2018-05-11T07:51:00Z"/>
          <w:rFonts w:asciiTheme="minorHAnsi" w:eastAsiaTheme="minorEastAsia" w:hAnsiTheme="minorHAnsi" w:cstheme="minorBidi"/>
          <w:iCs w:val="0"/>
          <w:noProof/>
          <w:sz w:val="22"/>
          <w:szCs w:val="22"/>
        </w:rPr>
      </w:pPr>
      <w:del w:id="653" w:author="Steffen Maerdian" w:date="2018-05-11T07:51:00Z">
        <w:r w:rsidRPr="003D4437" w:rsidDel="00DD51B4">
          <w:rPr>
            <w:noProof/>
            <w:rPrChange w:id="654" w:author="Keith Oulson" w:date="2018-04-13T16:39:00Z">
              <w:rPr>
                <w:rStyle w:val="Hyperlink"/>
                <w:noProof/>
              </w:rPr>
            </w:rPrChange>
          </w:rPr>
          <w:delText>2.10.2</w:delText>
        </w:r>
        <w:r w:rsidDel="00DD51B4">
          <w:rPr>
            <w:rFonts w:asciiTheme="minorHAnsi" w:eastAsiaTheme="minorEastAsia" w:hAnsiTheme="minorHAnsi" w:cstheme="minorBidi"/>
            <w:iCs w:val="0"/>
            <w:noProof/>
            <w:sz w:val="22"/>
            <w:szCs w:val="22"/>
          </w:rPr>
          <w:tab/>
        </w:r>
        <w:r w:rsidRPr="003D4437" w:rsidDel="00DD51B4">
          <w:rPr>
            <w:noProof/>
            <w:rPrChange w:id="655" w:author="Keith Oulson" w:date="2018-04-13T16:39:00Z">
              <w:rPr>
                <w:rStyle w:val="Hyperlink"/>
                <w:noProof/>
              </w:rPr>
            </w:rPrChange>
          </w:rPr>
          <w:delText>Completeness</w:delText>
        </w:r>
        <w:r w:rsidDel="00DD51B4">
          <w:rPr>
            <w:noProof/>
            <w:webHidden/>
          </w:rPr>
          <w:tab/>
          <w:delText>13</w:delText>
        </w:r>
      </w:del>
    </w:p>
    <w:p w14:paraId="204FADE6" w14:textId="450A4216" w:rsidR="00BA28C8" w:rsidDel="00DD51B4" w:rsidRDefault="00BA28C8">
      <w:pPr>
        <w:pStyle w:val="TOC3"/>
        <w:tabs>
          <w:tab w:val="left" w:pos="1320"/>
          <w:tab w:val="right" w:leader="dot" w:pos="9350"/>
        </w:tabs>
        <w:rPr>
          <w:del w:id="656" w:author="Steffen Maerdian" w:date="2018-05-11T07:51:00Z"/>
          <w:rFonts w:asciiTheme="minorHAnsi" w:eastAsiaTheme="minorEastAsia" w:hAnsiTheme="minorHAnsi" w:cstheme="minorBidi"/>
          <w:iCs w:val="0"/>
          <w:noProof/>
          <w:sz w:val="22"/>
          <w:szCs w:val="22"/>
        </w:rPr>
      </w:pPr>
      <w:del w:id="657" w:author="Steffen Maerdian" w:date="2018-05-11T07:51:00Z">
        <w:r w:rsidRPr="003D4437" w:rsidDel="00DD51B4">
          <w:rPr>
            <w:noProof/>
            <w:rPrChange w:id="658" w:author="Keith Oulson" w:date="2018-04-13T16:39:00Z">
              <w:rPr>
                <w:rStyle w:val="Hyperlink"/>
                <w:noProof/>
              </w:rPr>
            </w:rPrChange>
          </w:rPr>
          <w:delText>2.10.3</w:delText>
        </w:r>
        <w:r w:rsidDel="00DD51B4">
          <w:rPr>
            <w:rFonts w:asciiTheme="minorHAnsi" w:eastAsiaTheme="minorEastAsia" w:hAnsiTheme="minorHAnsi" w:cstheme="minorBidi"/>
            <w:iCs w:val="0"/>
            <w:noProof/>
            <w:sz w:val="22"/>
            <w:szCs w:val="22"/>
          </w:rPr>
          <w:tab/>
        </w:r>
        <w:r w:rsidRPr="003D4437" w:rsidDel="00DD51B4">
          <w:rPr>
            <w:noProof/>
            <w:rPrChange w:id="659" w:author="Keith Oulson" w:date="2018-04-13T16:39:00Z">
              <w:rPr>
                <w:rStyle w:val="Hyperlink"/>
                <w:noProof/>
              </w:rPr>
            </w:rPrChange>
          </w:rPr>
          <w:delText>Load Testing</w:delText>
        </w:r>
        <w:r w:rsidDel="00DD51B4">
          <w:rPr>
            <w:noProof/>
            <w:webHidden/>
          </w:rPr>
          <w:tab/>
          <w:delText>13</w:delText>
        </w:r>
      </w:del>
    </w:p>
    <w:p w14:paraId="2BCF2048" w14:textId="4ABDEFE4" w:rsidR="00BA28C8" w:rsidDel="00DD51B4" w:rsidRDefault="00BA28C8">
      <w:pPr>
        <w:pStyle w:val="TOC2"/>
        <w:tabs>
          <w:tab w:val="left" w:pos="880"/>
          <w:tab w:val="right" w:leader="dot" w:pos="9350"/>
        </w:tabs>
        <w:rPr>
          <w:del w:id="660" w:author="Steffen Maerdian" w:date="2018-05-11T07:51:00Z"/>
          <w:rFonts w:asciiTheme="minorHAnsi" w:eastAsiaTheme="minorEastAsia" w:hAnsiTheme="minorHAnsi" w:cstheme="minorBidi"/>
          <w:b w:val="0"/>
          <w:noProof/>
          <w:sz w:val="22"/>
          <w:szCs w:val="22"/>
        </w:rPr>
      </w:pPr>
      <w:del w:id="661" w:author="Steffen Maerdian" w:date="2018-05-11T07:51:00Z">
        <w:r w:rsidRPr="003D4437" w:rsidDel="00DD51B4">
          <w:rPr>
            <w:noProof/>
            <w:rPrChange w:id="662" w:author="Keith Oulson" w:date="2018-04-13T16:39:00Z">
              <w:rPr>
                <w:rStyle w:val="Hyperlink"/>
                <w:noProof/>
              </w:rPr>
            </w:rPrChange>
          </w:rPr>
          <w:delText>2.11</w:delText>
        </w:r>
        <w:r w:rsidDel="00DD51B4">
          <w:rPr>
            <w:rFonts w:asciiTheme="minorHAnsi" w:eastAsiaTheme="minorEastAsia" w:hAnsiTheme="minorHAnsi" w:cstheme="minorBidi"/>
            <w:b w:val="0"/>
            <w:noProof/>
            <w:sz w:val="22"/>
            <w:szCs w:val="22"/>
          </w:rPr>
          <w:tab/>
        </w:r>
        <w:r w:rsidRPr="003D4437" w:rsidDel="00DD51B4">
          <w:rPr>
            <w:noProof/>
            <w:rPrChange w:id="663" w:author="Keith Oulson" w:date="2018-04-13T16:39:00Z">
              <w:rPr>
                <w:rStyle w:val="Hyperlink"/>
                <w:noProof/>
              </w:rPr>
            </w:rPrChange>
          </w:rPr>
          <w:delText>Policies and Constraints</w:delText>
        </w:r>
        <w:r w:rsidDel="00DD51B4">
          <w:rPr>
            <w:noProof/>
            <w:webHidden/>
          </w:rPr>
          <w:tab/>
          <w:delText>13</w:delText>
        </w:r>
      </w:del>
    </w:p>
    <w:p w14:paraId="441627D3" w14:textId="75118A64" w:rsidR="00BA28C8" w:rsidDel="00DD51B4" w:rsidRDefault="00BA28C8">
      <w:pPr>
        <w:pStyle w:val="TOC3"/>
        <w:tabs>
          <w:tab w:val="left" w:pos="1320"/>
          <w:tab w:val="right" w:leader="dot" w:pos="9350"/>
        </w:tabs>
        <w:rPr>
          <w:del w:id="664" w:author="Steffen Maerdian" w:date="2018-05-11T07:51:00Z"/>
          <w:rFonts w:asciiTheme="minorHAnsi" w:eastAsiaTheme="minorEastAsia" w:hAnsiTheme="minorHAnsi" w:cstheme="minorBidi"/>
          <w:iCs w:val="0"/>
          <w:noProof/>
          <w:sz w:val="22"/>
          <w:szCs w:val="22"/>
        </w:rPr>
      </w:pPr>
      <w:del w:id="665" w:author="Steffen Maerdian" w:date="2018-05-11T07:51:00Z">
        <w:r w:rsidRPr="003D4437" w:rsidDel="00DD51B4">
          <w:rPr>
            <w:noProof/>
            <w:rPrChange w:id="666" w:author="Keith Oulson" w:date="2018-04-13T16:39:00Z">
              <w:rPr>
                <w:rStyle w:val="Hyperlink"/>
                <w:noProof/>
              </w:rPr>
            </w:rPrChange>
          </w:rPr>
          <w:delText>2.11.1</w:delText>
        </w:r>
        <w:r w:rsidDel="00DD51B4">
          <w:rPr>
            <w:rFonts w:asciiTheme="minorHAnsi" w:eastAsiaTheme="minorEastAsia" w:hAnsiTheme="minorHAnsi" w:cstheme="minorBidi"/>
            <w:iCs w:val="0"/>
            <w:noProof/>
            <w:sz w:val="22"/>
            <w:szCs w:val="22"/>
          </w:rPr>
          <w:tab/>
        </w:r>
        <w:r w:rsidRPr="003D4437" w:rsidDel="00DD51B4">
          <w:rPr>
            <w:noProof/>
            <w:rPrChange w:id="667" w:author="Keith Oulson" w:date="2018-04-13T16:39:00Z">
              <w:rPr>
                <w:rStyle w:val="Hyperlink"/>
                <w:noProof/>
              </w:rPr>
            </w:rPrChange>
          </w:rPr>
          <w:delText>HIPAA Compliance</w:delText>
        </w:r>
        <w:r w:rsidDel="00DD51B4">
          <w:rPr>
            <w:noProof/>
            <w:webHidden/>
          </w:rPr>
          <w:tab/>
          <w:delText>14</w:delText>
        </w:r>
      </w:del>
    </w:p>
    <w:p w14:paraId="21028FF0" w14:textId="200C4456" w:rsidR="00BA28C8" w:rsidDel="00DD51B4" w:rsidRDefault="00BA28C8">
      <w:pPr>
        <w:pStyle w:val="TOC1"/>
        <w:tabs>
          <w:tab w:val="left" w:pos="440"/>
          <w:tab w:val="right" w:leader="dot" w:pos="9350"/>
        </w:tabs>
        <w:rPr>
          <w:del w:id="668" w:author="Steffen Maerdian" w:date="2018-05-11T07:51:00Z"/>
          <w:rFonts w:asciiTheme="minorHAnsi" w:eastAsiaTheme="minorEastAsia" w:hAnsiTheme="minorHAnsi" w:cstheme="minorBidi"/>
          <w:b w:val="0"/>
          <w:bCs w:val="0"/>
          <w:noProof/>
          <w:szCs w:val="22"/>
        </w:rPr>
      </w:pPr>
      <w:del w:id="669" w:author="Steffen Maerdian" w:date="2018-05-11T07:51:00Z">
        <w:r w:rsidRPr="003D4437" w:rsidDel="00DD51B4">
          <w:rPr>
            <w:noProof/>
            <w:rPrChange w:id="670" w:author="Keith Oulson" w:date="2018-04-13T16:39:00Z">
              <w:rPr>
                <w:rStyle w:val="Hyperlink"/>
                <w:noProof/>
              </w:rPr>
            </w:rPrChange>
          </w:rPr>
          <w:delText>3</w:delText>
        </w:r>
        <w:r w:rsidDel="00DD51B4">
          <w:rPr>
            <w:rFonts w:asciiTheme="minorHAnsi" w:eastAsiaTheme="minorEastAsia" w:hAnsiTheme="minorHAnsi" w:cstheme="minorBidi"/>
            <w:b w:val="0"/>
            <w:bCs w:val="0"/>
            <w:noProof/>
            <w:szCs w:val="22"/>
          </w:rPr>
          <w:tab/>
        </w:r>
        <w:r w:rsidRPr="003D4437" w:rsidDel="00DD51B4">
          <w:rPr>
            <w:noProof/>
            <w:rPrChange w:id="671" w:author="Keith Oulson" w:date="2018-04-13T16:39:00Z">
              <w:rPr>
                <w:rStyle w:val="Hyperlink"/>
                <w:noProof/>
              </w:rPr>
            </w:rPrChange>
          </w:rPr>
          <w:delText>Appendix A</w:delText>
        </w:r>
        <w:r w:rsidDel="00DD51B4">
          <w:rPr>
            <w:noProof/>
            <w:webHidden/>
          </w:rPr>
          <w:tab/>
          <w:delText>15</w:delText>
        </w:r>
      </w:del>
    </w:p>
    <w:p w14:paraId="7A58AC32" w14:textId="70BEDEA7" w:rsidR="00BA28C8" w:rsidDel="00DD51B4" w:rsidRDefault="00BA28C8">
      <w:pPr>
        <w:pStyle w:val="TOC2"/>
        <w:tabs>
          <w:tab w:val="left" w:pos="880"/>
          <w:tab w:val="right" w:leader="dot" w:pos="9350"/>
        </w:tabs>
        <w:rPr>
          <w:del w:id="672" w:author="Steffen Maerdian" w:date="2018-05-11T07:51:00Z"/>
          <w:rFonts w:asciiTheme="minorHAnsi" w:eastAsiaTheme="minorEastAsia" w:hAnsiTheme="minorHAnsi" w:cstheme="minorBidi"/>
          <w:b w:val="0"/>
          <w:noProof/>
          <w:sz w:val="22"/>
          <w:szCs w:val="22"/>
        </w:rPr>
      </w:pPr>
      <w:del w:id="673" w:author="Steffen Maerdian" w:date="2018-05-11T07:51:00Z">
        <w:r w:rsidRPr="003D4437" w:rsidDel="00DD51B4">
          <w:rPr>
            <w:noProof/>
            <w:rPrChange w:id="674" w:author="Keith Oulson" w:date="2018-04-13T16:39:00Z">
              <w:rPr>
                <w:rStyle w:val="Hyperlink"/>
                <w:noProof/>
              </w:rPr>
            </w:rPrChange>
          </w:rPr>
          <w:delText>3.1</w:delText>
        </w:r>
        <w:r w:rsidDel="00DD51B4">
          <w:rPr>
            <w:rFonts w:asciiTheme="minorHAnsi" w:eastAsiaTheme="minorEastAsia" w:hAnsiTheme="minorHAnsi" w:cstheme="minorBidi"/>
            <w:b w:val="0"/>
            <w:noProof/>
            <w:sz w:val="22"/>
            <w:szCs w:val="22"/>
          </w:rPr>
          <w:tab/>
        </w:r>
        <w:r w:rsidRPr="003D4437" w:rsidDel="00DD51B4">
          <w:rPr>
            <w:noProof/>
            <w:rPrChange w:id="675" w:author="Keith Oulson" w:date="2018-04-13T16:39:00Z">
              <w:rPr>
                <w:rStyle w:val="Hyperlink"/>
                <w:noProof/>
              </w:rPr>
            </w:rPrChange>
          </w:rPr>
          <w:delText>Data Elements</w:delText>
        </w:r>
        <w:r w:rsidDel="00DD51B4">
          <w:rPr>
            <w:noProof/>
            <w:webHidden/>
          </w:rPr>
          <w:tab/>
          <w:delText>15</w:delText>
        </w:r>
      </w:del>
    </w:p>
    <w:p w14:paraId="36D2FB57" w14:textId="51623760" w:rsidR="00BA28C8" w:rsidDel="00DD51B4" w:rsidRDefault="00BA28C8">
      <w:pPr>
        <w:pStyle w:val="TOC2"/>
        <w:tabs>
          <w:tab w:val="left" w:pos="880"/>
          <w:tab w:val="right" w:leader="dot" w:pos="9350"/>
        </w:tabs>
        <w:rPr>
          <w:del w:id="676" w:author="Steffen Maerdian" w:date="2018-05-11T07:51:00Z"/>
          <w:rFonts w:asciiTheme="minorHAnsi" w:eastAsiaTheme="minorEastAsia" w:hAnsiTheme="minorHAnsi" w:cstheme="minorBidi"/>
          <w:b w:val="0"/>
          <w:noProof/>
          <w:sz w:val="22"/>
          <w:szCs w:val="22"/>
        </w:rPr>
      </w:pPr>
      <w:del w:id="677" w:author="Steffen Maerdian" w:date="2018-05-11T07:51:00Z">
        <w:r w:rsidRPr="003D4437" w:rsidDel="00DD51B4">
          <w:rPr>
            <w:noProof/>
            <w:rPrChange w:id="678" w:author="Keith Oulson" w:date="2018-04-13T16:39:00Z">
              <w:rPr>
                <w:rStyle w:val="Hyperlink"/>
                <w:noProof/>
              </w:rPr>
            </w:rPrChange>
          </w:rPr>
          <w:delText>3.2</w:delText>
        </w:r>
        <w:r w:rsidDel="00DD51B4">
          <w:rPr>
            <w:rFonts w:asciiTheme="minorHAnsi" w:eastAsiaTheme="minorEastAsia" w:hAnsiTheme="minorHAnsi" w:cstheme="minorBidi"/>
            <w:b w:val="0"/>
            <w:noProof/>
            <w:sz w:val="22"/>
            <w:szCs w:val="22"/>
          </w:rPr>
          <w:tab/>
        </w:r>
        <w:r w:rsidRPr="003D4437" w:rsidDel="00DD51B4">
          <w:rPr>
            <w:noProof/>
            <w:rPrChange w:id="679" w:author="Keith Oulson" w:date="2018-04-13T16:39:00Z">
              <w:rPr>
                <w:rStyle w:val="Hyperlink"/>
                <w:noProof/>
              </w:rPr>
            </w:rPrChange>
          </w:rPr>
          <w:delText>Bundle</w:delText>
        </w:r>
        <w:r w:rsidDel="00DD51B4">
          <w:rPr>
            <w:noProof/>
            <w:webHidden/>
          </w:rPr>
          <w:tab/>
          <w:delText>15</w:delText>
        </w:r>
      </w:del>
    </w:p>
    <w:p w14:paraId="57011823" w14:textId="6F57A7E3" w:rsidR="00BA28C8" w:rsidDel="00DD51B4" w:rsidRDefault="00BA28C8">
      <w:pPr>
        <w:pStyle w:val="TOC2"/>
        <w:tabs>
          <w:tab w:val="left" w:pos="880"/>
          <w:tab w:val="right" w:leader="dot" w:pos="9350"/>
        </w:tabs>
        <w:rPr>
          <w:del w:id="680" w:author="Steffen Maerdian" w:date="2018-05-11T07:51:00Z"/>
          <w:rFonts w:asciiTheme="minorHAnsi" w:eastAsiaTheme="minorEastAsia" w:hAnsiTheme="minorHAnsi" w:cstheme="minorBidi"/>
          <w:b w:val="0"/>
          <w:noProof/>
          <w:sz w:val="22"/>
          <w:szCs w:val="22"/>
        </w:rPr>
      </w:pPr>
      <w:del w:id="681" w:author="Steffen Maerdian" w:date="2018-05-11T07:51:00Z">
        <w:r w:rsidRPr="003D4437" w:rsidDel="00DD51B4">
          <w:rPr>
            <w:noProof/>
            <w:rPrChange w:id="682" w:author="Keith Oulson" w:date="2018-04-13T16:39:00Z">
              <w:rPr>
                <w:rStyle w:val="Hyperlink"/>
                <w:noProof/>
              </w:rPr>
            </w:rPrChange>
          </w:rPr>
          <w:delText>3.3</w:delText>
        </w:r>
        <w:r w:rsidDel="00DD51B4">
          <w:rPr>
            <w:rFonts w:asciiTheme="minorHAnsi" w:eastAsiaTheme="minorEastAsia" w:hAnsiTheme="minorHAnsi" w:cstheme="minorBidi"/>
            <w:b w:val="0"/>
            <w:noProof/>
            <w:sz w:val="22"/>
            <w:szCs w:val="22"/>
          </w:rPr>
          <w:tab/>
        </w:r>
        <w:r w:rsidRPr="003D4437" w:rsidDel="00DD51B4">
          <w:rPr>
            <w:noProof/>
            <w:rPrChange w:id="683" w:author="Keith Oulson" w:date="2018-04-13T16:39:00Z">
              <w:rPr>
                <w:rStyle w:val="Hyperlink"/>
                <w:noProof/>
              </w:rPr>
            </w:rPrChange>
          </w:rPr>
          <w:delText>Resource Sections</w:delText>
        </w:r>
        <w:r w:rsidDel="00DD51B4">
          <w:rPr>
            <w:noProof/>
            <w:webHidden/>
          </w:rPr>
          <w:tab/>
          <w:delText>16</w:delText>
        </w:r>
      </w:del>
    </w:p>
    <w:p w14:paraId="6007E741" w14:textId="1ABCB3AD" w:rsidR="00BA28C8" w:rsidDel="00DD51B4" w:rsidRDefault="00BA28C8">
      <w:pPr>
        <w:pStyle w:val="TOC3"/>
        <w:tabs>
          <w:tab w:val="left" w:pos="1320"/>
          <w:tab w:val="right" w:leader="dot" w:pos="9350"/>
        </w:tabs>
        <w:rPr>
          <w:del w:id="684" w:author="Steffen Maerdian" w:date="2018-05-11T07:51:00Z"/>
          <w:rFonts w:asciiTheme="minorHAnsi" w:eastAsiaTheme="minorEastAsia" w:hAnsiTheme="minorHAnsi" w:cstheme="minorBidi"/>
          <w:iCs w:val="0"/>
          <w:noProof/>
          <w:sz w:val="22"/>
          <w:szCs w:val="22"/>
        </w:rPr>
      </w:pPr>
      <w:del w:id="685" w:author="Steffen Maerdian" w:date="2018-05-11T07:51:00Z">
        <w:r w:rsidRPr="003D4437" w:rsidDel="00DD51B4">
          <w:rPr>
            <w:noProof/>
            <w:rPrChange w:id="686" w:author="Keith Oulson" w:date="2018-04-13T16:39:00Z">
              <w:rPr>
                <w:rStyle w:val="Hyperlink"/>
                <w:noProof/>
              </w:rPr>
            </w:rPrChange>
          </w:rPr>
          <w:delText>3.3.1</w:delText>
        </w:r>
        <w:r w:rsidDel="00DD51B4">
          <w:rPr>
            <w:rFonts w:asciiTheme="minorHAnsi" w:eastAsiaTheme="minorEastAsia" w:hAnsiTheme="minorHAnsi" w:cstheme="minorBidi"/>
            <w:iCs w:val="0"/>
            <w:noProof/>
            <w:sz w:val="22"/>
            <w:szCs w:val="22"/>
          </w:rPr>
          <w:tab/>
        </w:r>
        <w:r w:rsidRPr="003D4437" w:rsidDel="00DD51B4">
          <w:rPr>
            <w:noProof/>
            <w:rPrChange w:id="687" w:author="Keith Oulson" w:date="2018-04-13T16:39:00Z">
              <w:rPr>
                <w:rStyle w:val="Hyperlink"/>
                <w:noProof/>
              </w:rPr>
            </w:rPrChange>
          </w:rPr>
          <w:delText>278 Request FHIR Bundle Resources</w:delText>
        </w:r>
        <w:r w:rsidDel="00DD51B4">
          <w:rPr>
            <w:noProof/>
            <w:webHidden/>
          </w:rPr>
          <w:tab/>
          <w:delText>16</w:delText>
        </w:r>
      </w:del>
    </w:p>
    <w:p w14:paraId="2A3FA213" w14:textId="694115F0" w:rsidR="00BA28C8" w:rsidDel="00DD51B4" w:rsidRDefault="00BA28C8">
      <w:pPr>
        <w:pStyle w:val="TOC3"/>
        <w:tabs>
          <w:tab w:val="left" w:pos="1320"/>
          <w:tab w:val="right" w:leader="dot" w:pos="9350"/>
        </w:tabs>
        <w:rPr>
          <w:del w:id="688" w:author="Steffen Maerdian" w:date="2018-05-11T07:51:00Z"/>
          <w:rFonts w:asciiTheme="minorHAnsi" w:eastAsiaTheme="minorEastAsia" w:hAnsiTheme="minorHAnsi" w:cstheme="minorBidi"/>
          <w:iCs w:val="0"/>
          <w:noProof/>
          <w:sz w:val="22"/>
          <w:szCs w:val="22"/>
        </w:rPr>
      </w:pPr>
      <w:del w:id="689" w:author="Steffen Maerdian" w:date="2018-05-11T07:51:00Z">
        <w:r w:rsidRPr="003D4437" w:rsidDel="00DD51B4">
          <w:rPr>
            <w:noProof/>
            <w:rPrChange w:id="690" w:author="Keith Oulson" w:date="2018-04-13T16:39:00Z">
              <w:rPr>
                <w:rStyle w:val="Hyperlink"/>
                <w:noProof/>
              </w:rPr>
            </w:rPrChange>
          </w:rPr>
          <w:delText>3.3.2</w:delText>
        </w:r>
        <w:r w:rsidDel="00DD51B4">
          <w:rPr>
            <w:rFonts w:asciiTheme="minorHAnsi" w:eastAsiaTheme="minorEastAsia" w:hAnsiTheme="minorHAnsi" w:cstheme="minorBidi"/>
            <w:iCs w:val="0"/>
            <w:noProof/>
            <w:sz w:val="22"/>
            <w:szCs w:val="22"/>
          </w:rPr>
          <w:tab/>
        </w:r>
        <w:r w:rsidRPr="003D4437" w:rsidDel="00DD51B4">
          <w:rPr>
            <w:noProof/>
            <w:rPrChange w:id="691" w:author="Keith Oulson" w:date="2018-04-13T16:39:00Z">
              <w:rPr>
                <w:rStyle w:val="Hyperlink"/>
                <w:noProof/>
              </w:rPr>
            </w:rPrChange>
          </w:rPr>
          <w:delText>278 Response FHIR Bundle Resources</w:delText>
        </w:r>
        <w:r w:rsidDel="00DD51B4">
          <w:rPr>
            <w:noProof/>
            <w:webHidden/>
          </w:rPr>
          <w:tab/>
          <w:delText>18</w:delText>
        </w:r>
      </w:del>
    </w:p>
    <w:p w14:paraId="6639773C" w14:textId="77528493" w:rsidR="00BA28C8" w:rsidDel="00DD51B4" w:rsidRDefault="00BA28C8">
      <w:pPr>
        <w:pStyle w:val="TOC3"/>
        <w:tabs>
          <w:tab w:val="left" w:pos="1320"/>
          <w:tab w:val="right" w:leader="dot" w:pos="9350"/>
        </w:tabs>
        <w:rPr>
          <w:del w:id="692" w:author="Steffen Maerdian" w:date="2018-05-11T07:51:00Z"/>
          <w:rFonts w:asciiTheme="minorHAnsi" w:eastAsiaTheme="minorEastAsia" w:hAnsiTheme="minorHAnsi" w:cstheme="minorBidi"/>
          <w:iCs w:val="0"/>
          <w:noProof/>
          <w:sz w:val="22"/>
          <w:szCs w:val="22"/>
        </w:rPr>
      </w:pPr>
      <w:del w:id="693" w:author="Steffen Maerdian" w:date="2018-05-11T07:51:00Z">
        <w:r w:rsidRPr="003D4437" w:rsidDel="00DD51B4">
          <w:rPr>
            <w:noProof/>
            <w:rPrChange w:id="694" w:author="Keith Oulson" w:date="2018-04-13T16:39:00Z">
              <w:rPr>
                <w:rStyle w:val="Hyperlink"/>
                <w:noProof/>
              </w:rPr>
            </w:rPrChange>
          </w:rPr>
          <w:delText>3.3.3</w:delText>
        </w:r>
        <w:r w:rsidDel="00DD51B4">
          <w:rPr>
            <w:rFonts w:asciiTheme="minorHAnsi" w:eastAsiaTheme="minorEastAsia" w:hAnsiTheme="minorHAnsi" w:cstheme="minorBidi"/>
            <w:iCs w:val="0"/>
            <w:noProof/>
            <w:sz w:val="22"/>
            <w:szCs w:val="22"/>
          </w:rPr>
          <w:tab/>
        </w:r>
        <w:r w:rsidRPr="003D4437" w:rsidDel="00DD51B4">
          <w:rPr>
            <w:noProof/>
            <w:rPrChange w:id="695" w:author="Keith Oulson" w:date="2018-04-13T16:39:00Z">
              <w:rPr>
                <w:rStyle w:val="Hyperlink"/>
                <w:noProof/>
              </w:rPr>
            </w:rPrChange>
          </w:rPr>
          <w:delText>Mapping Sheet</w:delText>
        </w:r>
        <w:r w:rsidDel="00DD51B4">
          <w:rPr>
            <w:noProof/>
            <w:webHidden/>
          </w:rPr>
          <w:tab/>
          <w:delText>20</w:delText>
        </w:r>
      </w:del>
    </w:p>
    <w:p w14:paraId="45A02BD0" w14:textId="61C9F7E7" w:rsidR="00BA28C8" w:rsidDel="00DD51B4" w:rsidRDefault="00BA28C8">
      <w:pPr>
        <w:pStyle w:val="TOC1"/>
        <w:tabs>
          <w:tab w:val="left" w:pos="440"/>
          <w:tab w:val="right" w:leader="dot" w:pos="9350"/>
        </w:tabs>
        <w:rPr>
          <w:del w:id="696" w:author="Steffen Maerdian" w:date="2018-05-11T07:51:00Z"/>
          <w:rFonts w:asciiTheme="minorHAnsi" w:eastAsiaTheme="minorEastAsia" w:hAnsiTheme="minorHAnsi" w:cstheme="minorBidi"/>
          <w:b w:val="0"/>
          <w:bCs w:val="0"/>
          <w:noProof/>
          <w:szCs w:val="22"/>
        </w:rPr>
      </w:pPr>
      <w:del w:id="697" w:author="Steffen Maerdian" w:date="2018-05-11T07:51:00Z">
        <w:r w:rsidRPr="003D4437" w:rsidDel="00DD51B4">
          <w:rPr>
            <w:noProof/>
            <w:rPrChange w:id="698" w:author="Keith Oulson" w:date="2018-04-13T16:39:00Z">
              <w:rPr>
                <w:rStyle w:val="Hyperlink"/>
                <w:noProof/>
              </w:rPr>
            </w:rPrChange>
          </w:rPr>
          <w:delText>4</w:delText>
        </w:r>
        <w:r w:rsidDel="00DD51B4">
          <w:rPr>
            <w:rFonts w:asciiTheme="minorHAnsi" w:eastAsiaTheme="minorEastAsia" w:hAnsiTheme="minorHAnsi" w:cstheme="minorBidi"/>
            <w:b w:val="0"/>
            <w:bCs w:val="0"/>
            <w:noProof/>
            <w:szCs w:val="22"/>
          </w:rPr>
          <w:tab/>
        </w:r>
        <w:r w:rsidRPr="003D4437" w:rsidDel="00DD51B4">
          <w:rPr>
            <w:noProof/>
            <w:rPrChange w:id="699" w:author="Keith Oulson" w:date="2018-04-13T16:39:00Z">
              <w:rPr>
                <w:rStyle w:val="Hyperlink"/>
                <w:noProof/>
              </w:rPr>
            </w:rPrChange>
          </w:rPr>
          <w:delText>Appendix B - TASCore Mapping Rules</w:delText>
        </w:r>
        <w:r w:rsidDel="00DD51B4">
          <w:rPr>
            <w:noProof/>
            <w:webHidden/>
          </w:rPr>
          <w:tab/>
          <w:delText>20</w:delText>
        </w:r>
      </w:del>
    </w:p>
    <w:p w14:paraId="2CBD9D6F" w14:textId="7E4A7A21" w:rsidR="00BA28C8" w:rsidDel="00DD51B4" w:rsidRDefault="00BA28C8">
      <w:pPr>
        <w:pStyle w:val="TOC1"/>
        <w:tabs>
          <w:tab w:val="left" w:pos="440"/>
          <w:tab w:val="right" w:leader="dot" w:pos="9350"/>
        </w:tabs>
        <w:rPr>
          <w:del w:id="700" w:author="Steffen Maerdian" w:date="2018-05-11T07:51:00Z"/>
          <w:rFonts w:asciiTheme="minorHAnsi" w:eastAsiaTheme="minorEastAsia" w:hAnsiTheme="minorHAnsi" w:cstheme="minorBidi"/>
          <w:b w:val="0"/>
          <w:bCs w:val="0"/>
          <w:noProof/>
          <w:szCs w:val="22"/>
        </w:rPr>
      </w:pPr>
      <w:del w:id="701" w:author="Steffen Maerdian" w:date="2018-05-11T07:51:00Z">
        <w:r w:rsidRPr="003D4437" w:rsidDel="00DD51B4">
          <w:rPr>
            <w:noProof/>
            <w:rPrChange w:id="702" w:author="Keith Oulson" w:date="2018-04-13T16:39:00Z">
              <w:rPr>
                <w:rStyle w:val="Hyperlink"/>
                <w:noProof/>
              </w:rPr>
            </w:rPrChange>
          </w:rPr>
          <w:delText>5</w:delText>
        </w:r>
        <w:r w:rsidDel="00DD51B4">
          <w:rPr>
            <w:rFonts w:asciiTheme="minorHAnsi" w:eastAsiaTheme="minorEastAsia" w:hAnsiTheme="minorHAnsi" w:cstheme="minorBidi"/>
            <w:b w:val="0"/>
            <w:bCs w:val="0"/>
            <w:noProof/>
            <w:szCs w:val="22"/>
          </w:rPr>
          <w:tab/>
        </w:r>
        <w:r w:rsidRPr="003D4437" w:rsidDel="00DD51B4">
          <w:rPr>
            <w:noProof/>
            <w:rPrChange w:id="703" w:author="Keith Oulson" w:date="2018-04-13T16:39:00Z">
              <w:rPr>
                <w:rStyle w:val="Hyperlink"/>
                <w:noProof/>
              </w:rPr>
            </w:rPrChange>
          </w:rPr>
          <w:delText>Appendix C – TASCore Default Values</w:delText>
        </w:r>
        <w:r w:rsidDel="00DD51B4">
          <w:rPr>
            <w:noProof/>
            <w:webHidden/>
          </w:rPr>
          <w:tab/>
          <w:delText>20</w:delText>
        </w:r>
      </w:del>
    </w:p>
    <w:p w14:paraId="014D811F" w14:textId="2FECCBD6" w:rsidR="00BA28C8" w:rsidDel="00DD51B4" w:rsidRDefault="00BA28C8">
      <w:pPr>
        <w:pStyle w:val="TOC1"/>
        <w:tabs>
          <w:tab w:val="left" w:pos="440"/>
          <w:tab w:val="right" w:leader="dot" w:pos="9350"/>
        </w:tabs>
        <w:rPr>
          <w:del w:id="704" w:author="Steffen Maerdian" w:date="2018-05-11T07:51:00Z"/>
          <w:rFonts w:asciiTheme="minorHAnsi" w:eastAsiaTheme="minorEastAsia" w:hAnsiTheme="minorHAnsi" w:cstheme="minorBidi"/>
          <w:b w:val="0"/>
          <w:bCs w:val="0"/>
          <w:noProof/>
          <w:szCs w:val="22"/>
        </w:rPr>
      </w:pPr>
      <w:del w:id="705" w:author="Steffen Maerdian" w:date="2018-05-11T07:51:00Z">
        <w:r w:rsidRPr="003D4437" w:rsidDel="00DD51B4">
          <w:rPr>
            <w:noProof/>
            <w:rPrChange w:id="706" w:author="Keith Oulson" w:date="2018-04-13T16:39:00Z">
              <w:rPr>
                <w:rStyle w:val="Hyperlink"/>
                <w:noProof/>
              </w:rPr>
            </w:rPrChange>
          </w:rPr>
          <w:delText>6</w:delText>
        </w:r>
        <w:r w:rsidDel="00DD51B4">
          <w:rPr>
            <w:rFonts w:asciiTheme="minorHAnsi" w:eastAsiaTheme="minorEastAsia" w:hAnsiTheme="minorHAnsi" w:cstheme="minorBidi"/>
            <w:b w:val="0"/>
            <w:bCs w:val="0"/>
            <w:noProof/>
            <w:szCs w:val="22"/>
          </w:rPr>
          <w:tab/>
        </w:r>
        <w:r w:rsidRPr="003D4437" w:rsidDel="00DD51B4">
          <w:rPr>
            <w:noProof/>
            <w:rPrChange w:id="707" w:author="Keith Oulson" w:date="2018-04-13T16:39:00Z">
              <w:rPr>
                <w:rStyle w:val="Hyperlink"/>
                <w:noProof/>
              </w:rPr>
            </w:rPrChange>
          </w:rPr>
          <w:delText>Appendix D – FSC Mapping Rules</w:delText>
        </w:r>
        <w:r w:rsidDel="00DD51B4">
          <w:rPr>
            <w:noProof/>
            <w:webHidden/>
          </w:rPr>
          <w:tab/>
          <w:delText>20</w:delText>
        </w:r>
      </w:del>
    </w:p>
    <w:p w14:paraId="155F34EB" w14:textId="4A11C37C" w:rsidR="00BA28C8" w:rsidDel="00DD51B4" w:rsidRDefault="00BA28C8">
      <w:pPr>
        <w:pStyle w:val="TOC1"/>
        <w:tabs>
          <w:tab w:val="left" w:pos="440"/>
          <w:tab w:val="right" w:leader="dot" w:pos="9350"/>
        </w:tabs>
        <w:rPr>
          <w:del w:id="708" w:author="Steffen Maerdian" w:date="2018-05-11T07:51:00Z"/>
          <w:rFonts w:asciiTheme="minorHAnsi" w:eastAsiaTheme="minorEastAsia" w:hAnsiTheme="minorHAnsi" w:cstheme="minorBidi"/>
          <w:b w:val="0"/>
          <w:bCs w:val="0"/>
          <w:noProof/>
          <w:szCs w:val="22"/>
        </w:rPr>
      </w:pPr>
      <w:del w:id="709" w:author="Steffen Maerdian" w:date="2018-05-11T07:51:00Z">
        <w:r w:rsidRPr="003D4437" w:rsidDel="00DD51B4">
          <w:rPr>
            <w:noProof/>
            <w:rPrChange w:id="710" w:author="Keith Oulson" w:date="2018-04-13T16:39:00Z">
              <w:rPr>
                <w:rStyle w:val="Hyperlink"/>
                <w:noProof/>
              </w:rPr>
            </w:rPrChange>
          </w:rPr>
          <w:delText>7</w:delText>
        </w:r>
        <w:r w:rsidDel="00DD51B4">
          <w:rPr>
            <w:rFonts w:asciiTheme="minorHAnsi" w:eastAsiaTheme="minorEastAsia" w:hAnsiTheme="minorHAnsi" w:cstheme="minorBidi"/>
            <w:b w:val="0"/>
            <w:bCs w:val="0"/>
            <w:noProof/>
            <w:szCs w:val="22"/>
          </w:rPr>
          <w:tab/>
        </w:r>
        <w:r w:rsidRPr="003D4437" w:rsidDel="00DD51B4">
          <w:rPr>
            <w:noProof/>
            <w:rPrChange w:id="711" w:author="Keith Oulson" w:date="2018-04-13T16:39:00Z">
              <w:rPr>
                <w:rStyle w:val="Hyperlink"/>
                <w:noProof/>
              </w:rPr>
            </w:rPrChange>
          </w:rPr>
          <w:delText>Appendix E – FSC Default Values</w:delText>
        </w:r>
        <w:r w:rsidDel="00DD51B4">
          <w:rPr>
            <w:noProof/>
            <w:webHidden/>
          </w:rPr>
          <w:tab/>
          <w:delText>20</w:delText>
        </w:r>
      </w:del>
    </w:p>
    <w:p w14:paraId="007DC6C3" w14:textId="6902874B" w:rsidR="00BA28C8" w:rsidDel="00DD51B4" w:rsidRDefault="00BA28C8">
      <w:pPr>
        <w:pStyle w:val="TOC1"/>
        <w:tabs>
          <w:tab w:val="left" w:pos="440"/>
          <w:tab w:val="right" w:leader="dot" w:pos="9350"/>
        </w:tabs>
        <w:rPr>
          <w:del w:id="712" w:author="Steffen Maerdian" w:date="2018-05-11T07:51:00Z"/>
          <w:rFonts w:asciiTheme="minorHAnsi" w:eastAsiaTheme="minorEastAsia" w:hAnsiTheme="minorHAnsi" w:cstheme="minorBidi"/>
          <w:b w:val="0"/>
          <w:bCs w:val="0"/>
          <w:noProof/>
          <w:szCs w:val="22"/>
        </w:rPr>
      </w:pPr>
      <w:del w:id="713" w:author="Steffen Maerdian" w:date="2018-05-11T07:51:00Z">
        <w:r w:rsidRPr="003D4437" w:rsidDel="00DD51B4">
          <w:rPr>
            <w:noProof/>
            <w:rPrChange w:id="714" w:author="Keith Oulson" w:date="2018-04-13T16:39:00Z">
              <w:rPr>
                <w:rStyle w:val="Hyperlink"/>
                <w:noProof/>
              </w:rPr>
            </w:rPrChange>
          </w:rPr>
          <w:delText>8</w:delText>
        </w:r>
        <w:r w:rsidDel="00DD51B4">
          <w:rPr>
            <w:rFonts w:asciiTheme="minorHAnsi" w:eastAsiaTheme="minorEastAsia" w:hAnsiTheme="minorHAnsi" w:cstheme="minorBidi"/>
            <w:b w:val="0"/>
            <w:bCs w:val="0"/>
            <w:noProof/>
            <w:szCs w:val="22"/>
          </w:rPr>
          <w:tab/>
        </w:r>
        <w:r w:rsidRPr="003D4437" w:rsidDel="00DD51B4">
          <w:rPr>
            <w:noProof/>
            <w:rPrChange w:id="715" w:author="Keith Oulson" w:date="2018-04-13T16:39:00Z">
              <w:rPr>
                <w:rStyle w:val="Hyperlink"/>
                <w:noProof/>
              </w:rPr>
            </w:rPrChange>
          </w:rPr>
          <w:delText>Appendix F – Glossary</w:delText>
        </w:r>
        <w:r w:rsidDel="00DD51B4">
          <w:rPr>
            <w:noProof/>
            <w:webHidden/>
          </w:rPr>
          <w:tab/>
          <w:delText>21</w:delText>
        </w:r>
      </w:del>
    </w:p>
    <w:p w14:paraId="743EC5F8" w14:textId="1BA81982" w:rsidR="00BA28C8" w:rsidDel="00DD51B4" w:rsidRDefault="00BA28C8">
      <w:pPr>
        <w:pStyle w:val="TOC1"/>
        <w:tabs>
          <w:tab w:val="left" w:pos="440"/>
          <w:tab w:val="right" w:leader="dot" w:pos="9350"/>
        </w:tabs>
        <w:rPr>
          <w:del w:id="716" w:author="Steffen Maerdian" w:date="2018-05-11T07:51:00Z"/>
          <w:rFonts w:asciiTheme="minorHAnsi" w:eastAsiaTheme="minorEastAsia" w:hAnsiTheme="minorHAnsi" w:cstheme="minorBidi"/>
          <w:b w:val="0"/>
          <w:bCs w:val="0"/>
          <w:noProof/>
          <w:szCs w:val="22"/>
        </w:rPr>
      </w:pPr>
      <w:del w:id="717" w:author="Steffen Maerdian" w:date="2018-05-11T07:51:00Z">
        <w:r w:rsidRPr="003D4437" w:rsidDel="00DD51B4">
          <w:rPr>
            <w:noProof/>
            <w:rPrChange w:id="718" w:author="Keith Oulson" w:date="2018-04-13T16:39:00Z">
              <w:rPr>
                <w:rStyle w:val="Hyperlink"/>
                <w:noProof/>
              </w:rPr>
            </w:rPrChange>
          </w:rPr>
          <w:delText>9</w:delText>
        </w:r>
        <w:r w:rsidDel="00DD51B4">
          <w:rPr>
            <w:rFonts w:asciiTheme="minorHAnsi" w:eastAsiaTheme="minorEastAsia" w:hAnsiTheme="minorHAnsi" w:cstheme="minorBidi"/>
            <w:b w:val="0"/>
            <w:bCs w:val="0"/>
            <w:noProof/>
            <w:szCs w:val="22"/>
          </w:rPr>
          <w:tab/>
        </w:r>
        <w:r w:rsidRPr="003D4437" w:rsidDel="00DD51B4">
          <w:rPr>
            <w:noProof/>
            <w:rPrChange w:id="719" w:author="Keith Oulson" w:date="2018-04-13T16:39:00Z">
              <w:rPr>
                <w:rStyle w:val="Hyperlink"/>
                <w:noProof/>
              </w:rPr>
            </w:rPrChange>
          </w:rPr>
          <w:delText>Attachment A – Approval Signatures</w:delText>
        </w:r>
        <w:r w:rsidDel="00DD51B4">
          <w:rPr>
            <w:noProof/>
            <w:webHidden/>
          </w:rPr>
          <w:tab/>
          <w:delText>22</w:delText>
        </w:r>
      </w:del>
    </w:p>
    <w:p w14:paraId="054FEECF" w14:textId="378C5870" w:rsidR="00C93DEB" w:rsidRDefault="00CE41B2" w:rsidP="00302507">
      <w:pPr>
        <w:pStyle w:val="BodyText"/>
        <w:rPr>
          <w:smallCaps/>
          <w:noProof/>
          <w:sz w:val="24"/>
        </w:rPr>
      </w:pPr>
      <w:r>
        <w:rPr>
          <w:caps/>
        </w:rPr>
        <w:fldChar w:fldCharType="end"/>
      </w:r>
      <w:r w:rsidR="00C93DEB">
        <w:fldChar w:fldCharType="begin"/>
      </w:r>
      <w:r w:rsidR="00C93DEB">
        <w:instrText xml:space="preserve"> TOC \o "1-3" \h \z \u </w:instrText>
      </w:r>
      <w:r w:rsidR="00C93DEB">
        <w:fldChar w:fldCharType="separate"/>
      </w:r>
    </w:p>
    <w:p w14:paraId="5CB6501C" w14:textId="1054A190" w:rsidR="00C41CC6" w:rsidRDefault="00C93DEB" w:rsidP="00C41CC6">
      <w:pPr>
        <w:pStyle w:val="Title2"/>
      </w:pPr>
      <w:r>
        <w:fldChar w:fldCharType="end"/>
      </w:r>
      <w:r w:rsidR="00C41CC6" w:rsidRPr="00C41CC6">
        <w:t xml:space="preserve"> </w:t>
      </w:r>
      <w:r w:rsidR="00C41CC6">
        <w:t>Table of Figures</w:t>
      </w:r>
    </w:p>
    <w:p w14:paraId="054FEED0" w14:textId="219F0D07" w:rsidR="00111074" w:rsidRDefault="00111074" w:rsidP="00302507">
      <w:pPr>
        <w:pStyle w:val="BodyText"/>
      </w:pPr>
    </w:p>
    <w:bookmarkStart w:id="720" w:name="_GoBack"/>
    <w:bookmarkEnd w:id="720"/>
    <w:p w14:paraId="2D49ADCA" w14:textId="11031739" w:rsidR="00DD51B4" w:rsidRDefault="00C41CC6">
      <w:pPr>
        <w:pStyle w:val="TableofFigures"/>
        <w:tabs>
          <w:tab w:val="right" w:leader="dot" w:pos="9350"/>
        </w:tabs>
        <w:rPr>
          <w:ins w:id="721" w:author="Steffen Maerdian" w:date="2018-05-11T07:51:00Z"/>
          <w:rFonts w:asciiTheme="minorHAnsi" w:eastAsiaTheme="minorEastAsia" w:hAnsiTheme="minorHAnsi" w:cstheme="minorBidi"/>
          <w:i w:val="0"/>
          <w:iCs w:val="0"/>
          <w:noProof/>
          <w:sz w:val="22"/>
          <w:szCs w:val="22"/>
          <w:lang w:eastAsia="en-US"/>
        </w:rPr>
      </w:pPr>
      <w:r>
        <w:fldChar w:fldCharType="begin"/>
      </w:r>
      <w:r>
        <w:instrText xml:space="preserve"> TOC \h \z \c "Figure" </w:instrText>
      </w:r>
      <w:r>
        <w:fldChar w:fldCharType="separate"/>
      </w:r>
      <w:ins w:id="722" w:author="Steffen Maerdian" w:date="2018-05-11T07:51:00Z">
        <w:r w:rsidR="00DD51B4" w:rsidRPr="00710686">
          <w:rPr>
            <w:rStyle w:val="Hyperlink"/>
            <w:noProof/>
          </w:rPr>
          <w:fldChar w:fldCharType="begin"/>
        </w:r>
        <w:r w:rsidR="00DD51B4" w:rsidRPr="00710686">
          <w:rPr>
            <w:rStyle w:val="Hyperlink"/>
            <w:noProof/>
          </w:rPr>
          <w:instrText xml:space="preserve"> </w:instrText>
        </w:r>
        <w:r w:rsidR="00DD51B4">
          <w:rPr>
            <w:noProof/>
          </w:rPr>
          <w:instrText>HYPERLINK \l "_Toc513788439"</w:instrText>
        </w:r>
        <w:r w:rsidR="00DD51B4" w:rsidRPr="00710686">
          <w:rPr>
            <w:rStyle w:val="Hyperlink"/>
            <w:noProof/>
          </w:rPr>
          <w:instrText xml:space="preserve"> </w:instrText>
        </w:r>
        <w:r w:rsidR="00DD51B4" w:rsidRPr="00710686">
          <w:rPr>
            <w:rStyle w:val="Hyperlink"/>
            <w:noProof/>
          </w:rPr>
        </w:r>
        <w:r w:rsidR="00DD51B4" w:rsidRPr="00710686">
          <w:rPr>
            <w:rStyle w:val="Hyperlink"/>
            <w:noProof/>
          </w:rPr>
          <w:fldChar w:fldCharType="separate"/>
        </w:r>
        <w:r w:rsidR="00DD51B4" w:rsidRPr="00710686">
          <w:rPr>
            <w:rStyle w:val="Hyperlink"/>
            <w:noProof/>
          </w:rPr>
          <w:t>Figure 1 - Interim Solution</w:t>
        </w:r>
        <w:r w:rsidR="00DD51B4">
          <w:rPr>
            <w:noProof/>
            <w:webHidden/>
          </w:rPr>
          <w:tab/>
        </w:r>
        <w:r w:rsidR="00DD51B4">
          <w:rPr>
            <w:noProof/>
            <w:webHidden/>
          </w:rPr>
          <w:fldChar w:fldCharType="begin"/>
        </w:r>
        <w:r w:rsidR="00DD51B4">
          <w:rPr>
            <w:noProof/>
            <w:webHidden/>
          </w:rPr>
          <w:instrText xml:space="preserve"> PAGEREF _Toc513788439 \h </w:instrText>
        </w:r>
        <w:r w:rsidR="00DD51B4">
          <w:rPr>
            <w:noProof/>
            <w:webHidden/>
          </w:rPr>
        </w:r>
      </w:ins>
      <w:r w:rsidR="00DD51B4">
        <w:rPr>
          <w:noProof/>
          <w:webHidden/>
        </w:rPr>
        <w:fldChar w:fldCharType="separate"/>
      </w:r>
      <w:ins w:id="723" w:author="Steffen Maerdian" w:date="2018-05-11T07:51:00Z">
        <w:r w:rsidR="00DD51B4">
          <w:rPr>
            <w:noProof/>
            <w:webHidden/>
          </w:rPr>
          <w:t>4</w:t>
        </w:r>
        <w:r w:rsidR="00DD51B4">
          <w:rPr>
            <w:noProof/>
            <w:webHidden/>
          </w:rPr>
          <w:fldChar w:fldCharType="end"/>
        </w:r>
        <w:r w:rsidR="00DD51B4" w:rsidRPr="00710686">
          <w:rPr>
            <w:rStyle w:val="Hyperlink"/>
            <w:noProof/>
          </w:rPr>
          <w:fldChar w:fldCharType="end"/>
        </w:r>
      </w:ins>
    </w:p>
    <w:p w14:paraId="7E9CF6F2" w14:textId="4283C135" w:rsidR="00DD51B4" w:rsidRDefault="00DD51B4">
      <w:pPr>
        <w:pStyle w:val="TableofFigures"/>
        <w:tabs>
          <w:tab w:val="right" w:leader="dot" w:pos="9350"/>
        </w:tabs>
        <w:rPr>
          <w:ins w:id="724" w:author="Steffen Maerdian" w:date="2018-05-11T07:51:00Z"/>
          <w:rFonts w:asciiTheme="minorHAnsi" w:eastAsiaTheme="minorEastAsia" w:hAnsiTheme="minorHAnsi" w:cstheme="minorBidi"/>
          <w:i w:val="0"/>
          <w:iCs w:val="0"/>
          <w:noProof/>
          <w:sz w:val="22"/>
          <w:szCs w:val="22"/>
          <w:lang w:eastAsia="en-US"/>
        </w:rPr>
      </w:pPr>
      <w:ins w:id="725" w:author="Steffen Maerdian" w:date="2018-05-11T07:51:00Z">
        <w:r w:rsidRPr="00710686">
          <w:rPr>
            <w:rStyle w:val="Hyperlink"/>
            <w:noProof/>
          </w:rPr>
          <w:fldChar w:fldCharType="begin"/>
        </w:r>
        <w:r w:rsidRPr="00710686">
          <w:rPr>
            <w:rStyle w:val="Hyperlink"/>
            <w:noProof/>
          </w:rPr>
          <w:instrText xml:space="preserve"> </w:instrText>
        </w:r>
        <w:r>
          <w:rPr>
            <w:noProof/>
          </w:rPr>
          <w:instrText>HYPERLINK \l "_Toc513788440"</w:instrText>
        </w:r>
        <w:r w:rsidRPr="00710686">
          <w:rPr>
            <w:rStyle w:val="Hyperlink"/>
            <w:noProof/>
          </w:rPr>
          <w:instrText xml:space="preserve"> </w:instrText>
        </w:r>
        <w:r w:rsidRPr="00710686">
          <w:rPr>
            <w:rStyle w:val="Hyperlink"/>
            <w:noProof/>
          </w:rPr>
        </w:r>
        <w:r w:rsidRPr="00710686">
          <w:rPr>
            <w:rStyle w:val="Hyperlink"/>
            <w:noProof/>
          </w:rPr>
          <w:fldChar w:fldCharType="separate"/>
        </w:r>
        <w:r w:rsidRPr="00710686">
          <w:rPr>
            <w:rStyle w:val="Hyperlink"/>
            <w:noProof/>
          </w:rPr>
          <w:t>Figure 2 - To Be Solution</w:t>
        </w:r>
        <w:r>
          <w:rPr>
            <w:noProof/>
            <w:webHidden/>
          </w:rPr>
          <w:tab/>
        </w:r>
        <w:r>
          <w:rPr>
            <w:noProof/>
            <w:webHidden/>
          </w:rPr>
          <w:fldChar w:fldCharType="begin"/>
        </w:r>
        <w:r>
          <w:rPr>
            <w:noProof/>
            <w:webHidden/>
          </w:rPr>
          <w:instrText xml:space="preserve"> PAGEREF _Toc513788440 \h </w:instrText>
        </w:r>
        <w:r>
          <w:rPr>
            <w:noProof/>
            <w:webHidden/>
          </w:rPr>
        </w:r>
      </w:ins>
      <w:r>
        <w:rPr>
          <w:noProof/>
          <w:webHidden/>
        </w:rPr>
        <w:fldChar w:fldCharType="separate"/>
      </w:r>
      <w:ins w:id="726" w:author="Steffen Maerdian" w:date="2018-05-11T07:51:00Z">
        <w:r>
          <w:rPr>
            <w:noProof/>
            <w:webHidden/>
          </w:rPr>
          <w:t>5</w:t>
        </w:r>
        <w:r>
          <w:rPr>
            <w:noProof/>
            <w:webHidden/>
          </w:rPr>
          <w:fldChar w:fldCharType="end"/>
        </w:r>
        <w:r w:rsidRPr="00710686">
          <w:rPr>
            <w:rStyle w:val="Hyperlink"/>
            <w:noProof/>
          </w:rPr>
          <w:fldChar w:fldCharType="end"/>
        </w:r>
      </w:ins>
    </w:p>
    <w:p w14:paraId="66BA9693" w14:textId="434BF526" w:rsidR="00DD51B4" w:rsidRDefault="00DD51B4">
      <w:pPr>
        <w:pStyle w:val="TableofFigures"/>
        <w:tabs>
          <w:tab w:val="right" w:leader="dot" w:pos="9350"/>
        </w:tabs>
        <w:rPr>
          <w:ins w:id="727" w:author="Steffen Maerdian" w:date="2018-05-11T07:51:00Z"/>
          <w:rFonts w:asciiTheme="minorHAnsi" w:eastAsiaTheme="minorEastAsia" w:hAnsiTheme="minorHAnsi" w:cstheme="minorBidi"/>
          <w:i w:val="0"/>
          <w:iCs w:val="0"/>
          <w:noProof/>
          <w:sz w:val="22"/>
          <w:szCs w:val="22"/>
          <w:lang w:eastAsia="en-US"/>
        </w:rPr>
      </w:pPr>
      <w:ins w:id="728" w:author="Steffen Maerdian" w:date="2018-05-11T07:51:00Z">
        <w:r w:rsidRPr="00710686">
          <w:rPr>
            <w:rStyle w:val="Hyperlink"/>
            <w:noProof/>
          </w:rPr>
          <w:fldChar w:fldCharType="begin"/>
        </w:r>
        <w:r w:rsidRPr="00710686">
          <w:rPr>
            <w:rStyle w:val="Hyperlink"/>
            <w:noProof/>
          </w:rPr>
          <w:instrText xml:space="preserve"> </w:instrText>
        </w:r>
        <w:r>
          <w:rPr>
            <w:noProof/>
          </w:rPr>
          <w:instrText>HYPERLINK \l "_Toc513788441"</w:instrText>
        </w:r>
        <w:r w:rsidRPr="00710686">
          <w:rPr>
            <w:rStyle w:val="Hyperlink"/>
            <w:noProof/>
          </w:rPr>
          <w:instrText xml:space="preserve"> </w:instrText>
        </w:r>
        <w:r w:rsidRPr="00710686">
          <w:rPr>
            <w:rStyle w:val="Hyperlink"/>
            <w:noProof/>
          </w:rPr>
        </w:r>
        <w:r w:rsidRPr="00710686">
          <w:rPr>
            <w:rStyle w:val="Hyperlink"/>
            <w:noProof/>
          </w:rPr>
          <w:fldChar w:fldCharType="separate"/>
        </w:r>
        <w:r w:rsidRPr="00710686">
          <w:rPr>
            <w:rStyle w:val="Hyperlink"/>
            <w:noProof/>
          </w:rPr>
          <w:t>Figure 3 - Connectivity</w:t>
        </w:r>
        <w:r>
          <w:rPr>
            <w:noProof/>
            <w:webHidden/>
          </w:rPr>
          <w:tab/>
        </w:r>
        <w:r>
          <w:rPr>
            <w:noProof/>
            <w:webHidden/>
          </w:rPr>
          <w:fldChar w:fldCharType="begin"/>
        </w:r>
        <w:r>
          <w:rPr>
            <w:noProof/>
            <w:webHidden/>
          </w:rPr>
          <w:instrText xml:space="preserve"> PAGEREF _Toc513788441 \h </w:instrText>
        </w:r>
        <w:r>
          <w:rPr>
            <w:noProof/>
            <w:webHidden/>
          </w:rPr>
        </w:r>
      </w:ins>
      <w:r>
        <w:rPr>
          <w:noProof/>
          <w:webHidden/>
        </w:rPr>
        <w:fldChar w:fldCharType="separate"/>
      </w:r>
      <w:ins w:id="729" w:author="Steffen Maerdian" w:date="2018-05-11T07:51:00Z">
        <w:r>
          <w:rPr>
            <w:noProof/>
            <w:webHidden/>
          </w:rPr>
          <w:t>6</w:t>
        </w:r>
        <w:r>
          <w:rPr>
            <w:noProof/>
            <w:webHidden/>
          </w:rPr>
          <w:fldChar w:fldCharType="end"/>
        </w:r>
        <w:r w:rsidRPr="00710686">
          <w:rPr>
            <w:rStyle w:val="Hyperlink"/>
            <w:noProof/>
          </w:rPr>
          <w:fldChar w:fldCharType="end"/>
        </w:r>
      </w:ins>
    </w:p>
    <w:p w14:paraId="1F2F7E90" w14:textId="224A70B5" w:rsidR="00DD51B4" w:rsidRDefault="00DD51B4">
      <w:pPr>
        <w:pStyle w:val="TableofFigures"/>
        <w:tabs>
          <w:tab w:val="right" w:leader="dot" w:pos="9350"/>
        </w:tabs>
        <w:rPr>
          <w:ins w:id="730" w:author="Steffen Maerdian" w:date="2018-05-11T07:51:00Z"/>
          <w:rFonts w:asciiTheme="minorHAnsi" w:eastAsiaTheme="minorEastAsia" w:hAnsiTheme="minorHAnsi" w:cstheme="minorBidi"/>
          <w:i w:val="0"/>
          <w:iCs w:val="0"/>
          <w:noProof/>
          <w:sz w:val="22"/>
          <w:szCs w:val="22"/>
          <w:lang w:eastAsia="en-US"/>
        </w:rPr>
      </w:pPr>
      <w:ins w:id="731" w:author="Steffen Maerdian" w:date="2018-05-11T07:51:00Z">
        <w:r w:rsidRPr="00710686">
          <w:rPr>
            <w:rStyle w:val="Hyperlink"/>
            <w:noProof/>
          </w:rPr>
          <w:fldChar w:fldCharType="begin"/>
        </w:r>
        <w:r w:rsidRPr="00710686">
          <w:rPr>
            <w:rStyle w:val="Hyperlink"/>
            <w:noProof/>
          </w:rPr>
          <w:instrText xml:space="preserve"> </w:instrText>
        </w:r>
        <w:r>
          <w:rPr>
            <w:noProof/>
          </w:rPr>
          <w:instrText>HYPERLINK \l "_Toc513788442"</w:instrText>
        </w:r>
        <w:r w:rsidRPr="00710686">
          <w:rPr>
            <w:rStyle w:val="Hyperlink"/>
            <w:noProof/>
          </w:rPr>
          <w:instrText xml:space="preserve"> </w:instrText>
        </w:r>
        <w:r w:rsidRPr="00710686">
          <w:rPr>
            <w:rStyle w:val="Hyperlink"/>
            <w:noProof/>
          </w:rPr>
        </w:r>
        <w:r w:rsidRPr="00710686">
          <w:rPr>
            <w:rStyle w:val="Hyperlink"/>
            <w:noProof/>
          </w:rPr>
          <w:fldChar w:fldCharType="separate"/>
        </w:r>
        <w:r w:rsidRPr="00710686">
          <w:rPr>
            <w:rStyle w:val="Hyperlink"/>
            <w:noProof/>
          </w:rPr>
          <w:t>Figure 4 – FHIR Bundle</w:t>
        </w:r>
        <w:r>
          <w:rPr>
            <w:noProof/>
            <w:webHidden/>
          </w:rPr>
          <w:tab/>
        </w:r>
        <w:r>
          <w:rPr>
            <w:noProof/>
            <w:webHidden/>
          </w:rPr>
          <w:fldChar w:fldCharType="begin"/>
        </w:r>
        <w:r>
          <w:rPr>
            <w:noProof/>
            <w:webHidden/>
          </w:rPr>
          <w:instrText xml:space="preserve"> PAGEREF _Toc513788442 \h </w:instrText>
        </w:r>
        <w:r>
          <w:rPr>
            <w:noProof/>
            <w:webHidden/>
          </w:rPr>
        </w:r>
      </w:ins>
      <w:r>
        <w:rPr>
          <w:noProof/>
          <w:webHidden/>
        </w:rPr>
        <w:fldChar w:fldCharType="separate"/>
      </w:r>
      <w:ins w:id="732" w:author="Steffen Maerdian" w:date="2018-05-11T07:51:00Z">
        <w:r>
          <w:rPr>
            <w:noProof/>
            <w:webHidden/>
          </w:rPr>
          <w:t>11</w:t>
        </w:r>
        <w:r>
          <w:rPr>
            <w:noProof/>
            <w:webHidden/>
          </w:rPr>
          <w:fldChar w:fldCharType="end"/>
        </w:r>
        <w:r w:rsidRPr="00710686">
          <w:rPr>
            <w:rStyle w:val="Hyperlink"/>
            <w:noProof/>
          </w:rPr>
          <w:fldChar w:fldCharType="end"/>
        </w:r>
      </w:ins>
    </w:p>
    <w:p w14:paraId="7C172922" w14:textId="2F4C2C6F" w:rsidR="00DD51B4" w:rsidRDefault="00DD51B4">
      <w:pPr>
        <w:pStyle w:val="TableofFigures"/>
        <w:tabs>
          <w:tab w:val="right" w:leader="dot" w:pos="9350"/>
        </w:tabs>
        <w:rPr>
          <w:ins w:id="733" w:author="Steffen Maerdian" w:date="2018-05-11T07:51:00Z"/>
          <w:rFonts w:asciiTheme="minorHAnsi" w:eastAsiaTheme="minorEastAsia" w:hAnsiTheme="minorHAnsi" w:cstheme="minorBidi"/>
          <w:i w:val="0"/>
          <w:iCs w:val="0"/>
          <w:noProof/>
          <w:sz w:val="22"/>
          <w:szCs w:val="22"/>
          <w:lang w:eastAsia="en-US"/>
        </w:rPr>
      </w:pPr>
      <w:ins w:id="734" w:author="Steffen Maerdian" w:date="2018-05-11T07:51:00Z">
        <w:r w:rsidRPr="00710686">
          <w:rPr>
            <w:rStyle w:val="Hyperlink"/>
            <w:noProof/>
          </w:rPr>
          <w:fldChar w:fldCharType="begin"/>
        </w:r>
        <w:r w:rsidRPr="00710686">
          <w:rPr>
            <w:rStyle w:val="Hyperlink"/>
            <w:noProof/>
          </w:rPr>
          <w:instrText xml:space="preserve"> </w:instrText>
        </w:r>
        <w:r>
          <w:rPr>
            <w:noProof/>
          </w:rPr>
          <w:instrText>HYPERLINK \l "_Toc513788443"</w:instrText>
        </w:r>
        <w:r w:rsidRPr="00710686">
          <w:rPr>
            <w:rStyle w:val="Hyperlink"/>
            <w:noProof/>
          </w:rPr>
          <w:instrText xml:space="preserve"> </w:instrText>
        </w:r>
        <w:r w:rsidRPr="00710686">
          <w:rPr>
            <w:rStyle w:val="Hyperlink"/>
            <w:noProof/>
          </w:rPr>
        </w:r>
        <w:r w:rsidRPr="00710686">
          <w:rPr>
            <w:rStyle w:val="Hyperlink"/>
            <w:noProof/>
          </w:rPr>
          <w:fldChar w:fldCharType="separate"/>
        </w:r>
        <w:r w:rsidRPr="00710686">
          <w:rPr>
            <w:rStyle w:val="Hyperlink"/>
            <w:noProof/>
          </w:rPr>
          <w:t>Figure 5 – FHIR Bundle JSON</w:t>
        </w:r>
        <w:r>
          <w:rPr>
            <w:noProof/>
            <w:webHidden/>
          </w:rPr>
          <w:tab/>
        </w:r>
        <w:r>
          <w:rPr>
            <w:noProof/>
            <w:webHidden/>
          </w:rPr>
          <w:fldChar w:fldCharType="begin"/>
        </w:r>
        <w:r>
          <w:rPr>
            <w:noProof/>
            <w:webHidden/>
          </w:rPr>
          <w:instrText xml:space="preserve"> PAGEREF _Toc513788443 \h </w:instrText>
        </w:r>
        <w:r>
          <w:rPr>
            <w:noProof/>
            <w:webHidden/>
          </w:rPr>
        </w:r>
      </w:ins>
      <w:r>
        <w:rPr>
          <w:noProof/>
          <w:webHidden/>
        </w:rPr>
        <w:fldChar w:fldCharType="separate"/>
      </w:r>
      <w:ins w:id="735" w:author="Steffen Maerdian" w:date="2018-05-11T07:51:00Z">
        <w:r>
          <w:rPr>
            <w:noProof/>
            <w:webHidden/>
          </w:rPr>
          <w:t>12</w:t>
        </w:r>
        <w:r>
          <w:rPr>
            <w:noProof/>
            <w:webHidden/>
          </w:rPr>
          <w:fldChar w:fldCharType="end"/>
        </w:r>
        <w:r w:rsidRPr="00710686">
          <w:rPr>
            <w:rStyle w:val="Hyperlink"/>
            <w:noProof/>
          </w:rPr>
          <w:fldChar w:fldCharType="end"/>
        </w:r>
      </w:ins>
    </w:p>
    <w:p w14:paraId="57E20791" w14:textId="2BD53471" w:rsidR="00A2145E" w:rsidDel="005E3316" w:rsidRDefault="00A2145E">
      <w:pPr>
        <w:pStyle w:val="TableofFigures"/>
        <w:tabs>
          <w:tab w:val="right" w:leader="dot" w:pos="9350"/>
        </w:tabs>
        <w:rPr>
          <w:del w:id="736" w:author="Steffen Maerdian" w:date="2018-04-18T18:15:00Z"/>
          <w:rFonts w:asciiTheme="minorHAnsi" w:eastAsiaTheme="minorEastAsia" w:hAnsiTheme="minorHAnsi" w:cstheme="minorBidi"/>
          <w:i w:val="0"/>
          <w:iCs w:val="0"/>
          <w:noProof/>
          <w:sz w:val="22"/>
          <w:szCs w:val="22"/>
          <w:lang w:eastAsia="en-US"/>
        </w:rPr>
      </w:pPr>
      <w:del w:id="737" w:author="Steffen Maerdian" w:date="2018-04-18T18:15:00Z">
        <w:r w:rsidRPr="005E3316" w:rsidDel="005E3316">
          <w:rPr>
            <w:noProof/>
            <w:rPrChange w:id="738" w:author="Steffen Maerdian" w:date="2018-04-18T18:15:00Z">
              <w:rPr>
                <w:rStyle w:val="Hyperlink"/>
                <w:i w:val="0"/>
                <w:iCs w:val="0"/>
                <w:noProof/>
              </w:rPr>
            </w:rPrChange>
          </w:rPr>
          <w:delText>Figure 1 - Interim Solution</w:delText>
        </w:r>
        <w:r w:rsidDel="005E3316">
          <w:rPr>
            <w:noProof/>
            <w:webHidden/>
          </w:rPr>
          <w:tab/>
        </w:r>
        <w:r w:rsidR="008E391E" w:rsidDel="005E3316">
          <w:rPr>
            <w:noProof/>
            <w:webHidden/>
          </w:rPr>
          <w:delText>4</w:delText>
        </w:r>
      </w:del>
    </w:p>
    <w:p w14:paraId="154938FE" w14:textId="70ABA3C5" w:rsidR="00A2145E" w:rsidDel="005E3316" w:rsidRDefault="00A2145E">
      <w:pPr>
        <w:pStyle w:val="TableofFigures"/>
        <w:tabs>
          <w:tab w:val="right" w:leader="dot" w:pos="9350"/>
        </w:tabs>
        <w:rPr>
          <w:del w:id="739" w:author="Steffen Maerdian" w:date="2018-04-18T18:15:00Z"/>
          <w:rFonts w:asciiTheme="minorHAnsi" w:eastAsiaTheme="minorEastAsia" w:hAnsiTheme="minorHAnsi" w:cstheme="minorBidi"/>
          <w:i w:val="0"/>
          <w:iCs w:val="0"/>
          <w:noProof/>
          <w:sz w:val="22"/>
          <w:szCs w:val="22"/>
          <w:lang w:eastAsia="en-US"/>
        </w:rPr>
      </w:pPr>
      <w:del w:id="740" w:author="Steffen Maerdian" w:date="2018-04-18T18:15:00Z">
        <w:r w:rsidRPr="005E3316" w:rsidDel="005E3316">
          <w:rPr>
            <w:noProof/>
            <w:rPrChange w:id="741" w:author="Steffen Maerdian" w:date="2018-04-18T18:15:00Z">
              <w:rPr>
                <w:rStyle w:val="Hyperlink"/>
                <w:i w:val="0"/>
                <w:iCs w:val="0"/>
                <w:noProof/>
              </w:rPr>
            </w:rPrChange>
          </w:rPr>
          <w:delText>Figure 2 - To Be Solution</w:delText>
        </w:r>
        <w:r w:rsidDel="005E3316">
          <w:rPr>
            <w:noProof/>
            <w:webHidden/>
          </w:rPr>
          <w:tab/>
        </w:r>
        <w:r w:rsidR="008E391E" w:rsidDel="005E3316">
          <w:rPr>
            <w:noProof/>
            <w:webHidden/>
          </w:rPr>
          <w:delText>5</w:delText>
        </w:r>
      </w:del>
    </w:p>
    <w:p w14:paraId="351C30A8" w14:textId="7C4CA05B" w:rsidR="00A2145E" w:rsidDel="005E3316" w:rsidRDefault="00A2145E">
      <w:pPr>
        <w:pStyle w:val="TableofFigures"/>
        <w:tabs>
          <w:tab w:val="right" w:leader="dot" w:pos="9350"/>
        </w:tabs>
        <w:rPr>
          <w:del w:id="742" w:author="Steffen Maerdian" w:date="2018-04-18T18:15:00Z"/>
          <w:rFonts w:asciiTheme="minorHAnsi" w:eastAsiaTheme="minorEastAsia" w:hAnsiTheme="minorHAnsi" w:cstheme="minorBidi"/>
          <w:i w:val="0"/>
          <w:iCs w:val="0"/>
          <w:noProof/>
          <w:sz w:val="22"/>
          <w:szCs w:val="22"/>
          <w:lang w:eastAsia="en-US"/>
        </w:rPr>
      </w:pPr>
      <w:del w:id="743" w:author="Steffen Maerdian" w:date="2018-04-18T18:15:00Z">
        <w:r w:rsidRPr="005E3316" w:rsidDel="005E3316">
          <w:rPr>
            <w:noProof/>
            <w:rPrChange w:id="744" w:author="Steffen Maerdian" w:date="2018-04-18T18:15:00Z">
              <w:rPr>
                <w:rStyle w:val="Hyperlink"/>
                <w:i w:val="0"/>
                <w:iCs w:val="0"/>
                <w:noProof/>
              </w:rPr>
            </w:rPrChange>
          </w:rPr>
          <w:delText>Figure 3 - Connectivity</w:delText>
        </w:r>
        <w:r w:rsidDel="005E3316">
          <w:rPr>
            <w:noProof/>
            <w:webHidden/>
          </w:rPr>
          <w:tab/>
        </w:r>
        <w:r w:rsidR="008E391E" w:rsidDel="005E3316">
          <w:rPr>
            <w:noProof/>
            <w:webHidden/>
          </w:rPr>
          <w:delText>6</w:delText>
        </w:r>
      </w:del>
    </w:p>
    <w:p w14:paraId="15836258" w14:textId="1E4CF28B" w:rsidR="00A2145E" w:rsidDel="005E3316" w:rsidRDefault="00A2145E">
      <w:pPr>
        <w:pStyle w:val="TableofFigures"/>
        <w:tabs>
          <w:tab w:val="right" w:leader="dot" w:pos="9350"/>
        </w:tabs>
        <w:rPr>
          <w:del w:id="745" w:author="Steffen Maerdian" w:date="2018-04-18T18:15:00Z"/>
          <w:rFonts w:asciiTheme="minorHAnsi" w:eastAsiaTheme="minorEastAsia" w:hAnsiTheme="minorHAnsi" w:cstheme="minorBidi"/>
          <w:i w:val="0"/>
          <w:iCs w:val="0"/>
          <w:noProof/>
          <w:sz w:val="22"/>
          <w:szCs w:val="22"/>
          <w:lang w:eastAsia="en-US"/>
        </w:rPr>
      </w:pPr>
      <w:del w:id="746" w:author="Steffen Maerdian" w:date="2018-04-18T18:15:00Z">
        <w:r w:rsidRPr="005E3316" w:rsidDel="005E3316">
          <w:rPr>
            <w:noProof/>
            <w:rPrChange w:id="747" w:author="Steffen Maerdian" w:date="2018-04-18T18:15:00Z">
              <w:rPr>
                <w:rStyle w:val="Hyperlink"/>
                <w:i w:val="0"/>
                <w:iCs w:val="0"/>
                <w:noProof/>
              </w:rPr>
            </w:rPrChange>
          </w:rPr>
          <w:delText>Figure 4 – FHIR Bundle</w:delText>
        </w:r>
        <w:r w:rsidDel="005E3316">
          <w:rPr>
            <w:noProof/>
            <w:webHidden/>
          </w:rPr>
          <w:tab/>
        </w:r>
        <w:r w:rsidR="008E391E" w:rsidDel="005E3316">
          <w:rPr>
            <w:noProof/>
            <w:webHidden/>
          </w:rPr>
          <w:delText>11</w:delText>
        </w:r>
      </w:del>
    </w:p>
    <w:p w14:paraId="6C607E1E" w14:textId="55D0364A" w:rsidR="00A2145E" w:rsidDel="005E3316" w:rsidRDefault="00A2145E">
      <w:pPr>
        <w:pStyle w:val="TableofFigures"/>
        <w:tabs>
          <w:tab w:val="right" w:leader="dot" w:pos="9350"/>
        </w:tabs>
        <w:rPr>
          <w:del w:id="748" w:author="Steffen Maerdian" w:date="2018-04-18T18:15:00Z"/>
          <w:rFonts w:asciiTheme="minorHAnsi" w:eastAsiaTheme="minorEastAsia" w:hAnsiTheme="minorHAnsi" w:cstheme="minorBidi"/>
          <w:i w:val="0"/>
          <w:iCs w:val="0"/>
          <w:noProof/>
          <w:sz w:val="22"/>
          <w:szCs w:val="22"/>
          <w:lang w:eastAsia="en-US"/>
        </w:rPr>
      </w:pPr>
      <w:del w:id="749" w:author="Steffen Maerdian" w:date="2018-04-18T18:15:00Z">
        <w:r w:rsidRPr="005E3316" w:rsidDel="005E3316">
          <w:rPr>
            <w:noProof/>
            <w:rPrChange w:id="750" w:author="Steffen Maerdian" w:date="2018-04-18T18:15:00Z">
              <w:rPr>
                <w:rStyle w:val="Hyperlink"/>
                <w:i w:val="0"/>
                <w:iCs w:val="0"/>
                <w:noProof/>
              </w:rPr>
            </w:rPrChange>
          </w:rPr>
          <w:delText>Figure 5 – FHIR Bundle JSON</w:delText>
        </w:r>
        <w:r w:rsidDel="005E3316">
          <w:rPr>
            <w:noProof/>
            <w:webHidden/>
          </w:rPr>
          <w:tab/>
        </w:r>
        <w:r w:rsidR="008E391E" w:rsidDel="005E3316">
          <w:rPr>
            <w:noProof/>
            <w:webHidden/>
          </w:rPr>
          <w:delText>12</w:delText>
        </w:r>
      </w:del>
    </w:p>
    <w:p w14:paraId="6DC398C9" w14:textId="6B87E827" w:rsidR="00C41CC6" w:rsidRDefault="00C41CC6" w:rsidP="00302507">
      <w:pPr>
        <w:pStyle w:val="BodyText"/>
        <w:sectPr w:rsidR="00C41CC6" w:rsidSect="00E37370">
          <w:footerReference w:type="even" r:id="rId16"/>
          <w:pgSz w:w="12240" w:h="15840" w:code="1"/>
          <w:pgMar w:top="1440" w:right="1440" w:bottom="1260" w:left="1440" w:header="720" w:footer="720" w:gutter="0"/>
          <w:pgNumType w:fmt="lowerRoman"/>
          <w:cols w:space="720"/>
          <w:docGrid w:linePitch="360"/>
        </w:sectPr>
      </w:pPr>
      <w:r>
        <w:fldChar w:fldCharType="end"/>
      </w:r>
    </w:p>
    <w:p w14:paraId="054FEED1" w14:textId="77777777" w:rsidR="00D952B0" w:rsidRDefault="00D952B0" w:rsidP="003D5238">
      <w:pPr>
        <w:pStyle w:val="Heading1"/>
        <w:numPr>
          <w:ilvl w:val="0"/>
          <w:numId w:val="8"/>
        </w:numPr>
      </w:pPr>
      <w:bookmarkStart w:id="751" w:name="_Toc146698395"/>
      <w:bookmarkStart w:id="752" w:name="_Toc216071604"/>
      <w:bookmarkStart w:id="753" w:name="_Toc263270951"/>
      <w:bookmarkStart w:id="754" w:name="_Toc263271230"/>
      <w:bookmarkStart w:id="755" w:name="_Toc377477590"/>
      <w:bookmarkStart w:id="756" w:name="_Toc513788392"/>
      <w:bookmarkEnd w:id="0"/>
      <w:bookmarkEnd w:id="751"/>
      <w:r w:rsidRPr="00FD586A">
        <w:lastRenderedPageBreak/>
        <w:t>Introduction</w:t>
      </w:r>
      <w:bookmarkEnd w:id="752"/>
      <w:bookmarkEnd w:id="753"/>
      <w:bookmarkEnd w:id="754"/>
      <w:bookmarkEnd w:id="755"/>
      <w:bookmarkEnd w:id="756"/>
    </w:p>
    <w:p w14:paraId="054FEED2" w14:textId="71426206" w:rsidR="00FD58AE" w:rsidRPr="008B0966" w:rsidRDefault="00117745" w:rsidP="00FD58AE">
      <w:pPr>
        <w:pStyle w:val="BodyText"/>
        <w:rPr>
          <w:rFonts w:ascii="Verdana" w:hAnsi="Verdana"/>
          <w:sz w:val="24"/>
          <w:szCs w:val="24"/>
        </w:rPr>
      </w:pPr>
      <w:r w:rsidRPr="008B0966">
        <w:rPr>
          <w:rFonts w:ascii="Verdana" w:hAnsi="Verdana"/>
          <w:sz w:val="24"/>
          <w:szCs w:val="24"/>
        </w:rPr>
        <w:t xml:space="preserve">This document describes the interface between a </w:t>
      </w:r>
      <w:r w:rsidR="00CE0452" w:rsidRPr="008B0966">
        <w:rPr>
          <w:rFonts w:ascii="Verdana" w:hAnsi="Verdana"/>
          <w:sz w:val="24"/>
          <w:szCs w:val="24"/>
        </w:rPr>
        <w:t xml:space="preserve">MCCF EDI TAS application </w:t>
      </w:r>
      <w:r w:rsidRPr="008B0966">
        <w:rPr>
          <w:rFonts w:ascii="Verdana" w:hAnsi="Verdana"/>
          <w:sz w:val="24"/>
          <w:szCs w:val="24"/>
        </w:rPr>
        <w:t>and the VA Financial Services Center in Austin, TX.</w:t>
      </w:r>
      <w:bookmarkStart w:id="757" w:name="_Toc216071605"/>
    </w:p>
    <w:p w14:paraId="054FEED3" w14:textId="77777777" w:rsidR="00D952B0" w:rsidRDefault="00D952B0" w:rsidP="00834A0C">
      <w:pPr>
        <w:pStyle w:val="Heading2"/>
      </w:pPr>
      <w:bookmarkStart w:id="758" w:name="_Toc263270952"/>
      <w:bookmarkStart w:id="759" w:name="_Toc263271231"/>
      <w:bookmarkStart w:id="760" w:name="_Toc377477591"/>
      <w:bookmarkStart w:id="761" w:name="_Toc513788393"/>
      <w:r w:rsidRPr="00FD586A">
        <w:t>Purpose</w:t>
      </w:r>
      <w:bookmarkEnd w:id="757"/>
      <w:bookmarkEnd w:id="758"/>
      <w:bookmarkEnd w:id="759"/>
      <w:bookmarkEnd w:id="760"/>
      <w:bookmarkEnd w:id="761"/>
    </w:p>
    <w:p w14:paraId="39E0EC28" w14:textId="0C9FDBE5" w:rsidR="00790697" w:rsidRPr="008B0966" w:rsidRDefault="00C17200" w:rsidP="00C17200">
      <w:pPr>
        <w:pStyle w:val="BodyText"/>
        <w:rPr>
          <w:rFonts w:ascii="Verdana" w:hAnsi="Verdana"/>
          <w:sz w:val="24"/>
          <w:szCs w:val="24"/>
        </w:rPr>
      </w:pPr>
      <w:bookmarkStart w:id="762" w:name="_Toc216071606"/>
      <w:bookmarkStart w:id="763" w:name="_Toc263270953"/>
      <w:bookmarkStart w:id="764" w:name="_Toc263271232"/>
      <w:bookmarkStart w:id="765" w:name="_Toc377477592"/>
      <w:r w:rsidRPr="008B0966">
        <w:rPr>
          <w:rFonts w:ascii="Verdana" w:hAnsi="Verdana"/>
          <w:sz w:val="24"/>
          <w:szCs w:val="24"/>
        </w:rPr>
        <w:t xml:space="preserve">The purpose of this Interface Control Document (ICD) is to define the message structure and protocols which govern the interchange of data between </w:t>
      </w:r>
      <w:r w:rsidR="000E67D1">
        <w:rPr>
          <w:rFonts w:ascii="Verdana" w:hAnsi="Verdana"/>
          <w:sz w:val="24"/>
          <w:szCs w:val="24"/>
        </w:rPr>
        <w:t>eBilling</w:t>
      </w:r>
      <w:r w:rsidRPr="008B0966">
        <w:rPr>
          <w:rFonts w:ascii="Verdana" w:hAnsi="Verdana"/>
          <w:sz w:val="24"/>
          <w:szCs w:val="24"/>
        </w:rPr>
        <w:t xml:space="preserve"> within MCCF EDI TAS and the VA Financial Services Center (FSC) related to the electronic processing of</w:t>
      </w:r>
    </w:p>
    <w:p w14:paraId="0989A421" w14:textId="22DF192E" w:rsidR="000E67D1" w:rsidRDefault="000E67D1" w:rsidP="000E67D1">
      <w:pPr>
        <w:pStyle w:val="BodyText"/>
        <w:numPr>
          <w:ilvl w:val="0"/>
          <w:numId w:val="22"/>
        </w:numPr>
        <w:rPr>
          <w:rFonts w:ascii="Verdana" w:hAnsi="Verdana"/>
          <w:sz w:val="24"/>
          <w:szCs w:val="24"/>
        </w:rPr>
      </w:pPr>
      <w:r w:rsidRPr="000E67D1">
        <w:rPr>
          <w:rFonts w:ascii="Verdana" w:hAnsi="Verdana"/>
          <w:sz w:val="24"/>
          <w:szCs w:val="24"/>
        </w:rPr>
        <w:t>ASC X12N/005010 278-217 Health Care Services Review – Request for Review and Response</w:t>
      </w:r>
    </w:p>
    <w:p w14:paraId="63D5BD12" w14:textId="19C340B2" w:rsidR="000E67D1" w:rsidRPr="000E67D1" w:rsidRDefault="000E67D1" w:rsidP="000E67D1">
      <w:pPr>
        <w:pStyle w:val="BodyText"/>
        <w:ind w:left="720"/>
        <w:rPr>
          <w:rFonts w:ascii="Verdana" w:hAnsi="Verdana"/>
          <w:sz w:val="24"/>
          <w:szCs w:val="24"/>
        </w:rPr>
      </w:pPr>
      <w:r>
        <w:rPr>
          <w:rFonts w:ascii="Verdana" w:hAnsi="Verdana"/>
          <w:sz w:val="24"/>
          <w:szCs w:val="24"/>
        </w:rPr>
        <w:t>and</w:t>
      </w:r>
    </w:p>
    <w:p w14:paraId="2764A1E0" w14:textId="4A06FF95" w:rsidR="00790697" w:rsidRPr="000E67D1" w:rsidRDefault="000E67D1" w:rsidP="000E67D1">
      <w:pPr>
        <w:pStyle w:val="BodyText"/>
        <w:numPr>
          <w:ilvl w:val="0"/>
          <w:numId w:val="22"/>
        </w:numPr>
        <w:rPr>
          <w:rFonts w:ascii="Verdana" w:hAnsi="Verdana"/>
          <w:sz w:val="24"/>
          <w:szCs w:val="24"/>
        </w:rPr>
      </w:pPr>
      <w:r w:rsidRPr="000E67D1">
        <w:rPr>
          <w:rFonts w:ascii="Verdana" w:hAnsi="Verdana"/>
          <w:sz w:val="24"/>
          <w:szCs w:val="24"/>
        </w:rPr>
        <w:t>ASC X12N/005010 278-215 Health Care Services Review – Inquiry and Response</w:t>
      </w:r>
    </w:p>
    <w:p w14:paraId="054FEED5" w14:textId="2029CBC8" w:rsidR="00D952B0" w:rsidRPr="00FD586A" w:rsidRDefault="00D952B0" w:rsidP="00834A0C">
      <w:pPr>
        <w:pStyle w:val="Heading2"/>
      </w:pPr>
      <w:bookmarkStart w:id="766" w:name="_Toc513788394"/>
      <w:r w:rsidRPr="00FD586A">
        <w:t>Scope</w:t>
      </w:r>
      <w:bookmarkEnd w:id="762"/>
      <w:bookmarkEnd w:id="763"/>
      <w:bookmarkEnd w:id="764"/>
      <w:bookmarkEnd w:id="765"/>
      <w:bookmarkEnd w:id="766"/>
    </w:p>
    <w:p w14:paraId="4936D540" w14:textId="4668AC6E" w:rsidR="00C17200" w:rsidRPr="008B0966" w:rsidRDefault="00C17200" w:rsidP="00C17200">
      <w:pPr>
        <w:pStyle w:val="BodyText"/>
        <w:rPr>
          <w:rFonts w:ascii="Verdana" w:hAnsi="Verdana"/>
          <w:sz w:val="24"/>
          <w:szCs w:val="24"/>
        </w:rPr>
      </w:pPr>
      <w:r w:rsidRPr="008B0966">
        <w:rPr>
          <w:rFonts w:ascii="Verdana" w:hAnsi="Verdana"/>
          <w:sz w:val="24"/>
          <w:szCs w:val="24"/>
        </w:rPr>
        <w:t xml:space="preserve">This </w:t>
      </w:r>
      <w:r w:rsidR="00790697" w:rsidRPr="008B0966">
        <w:rPr>
          <w:rFonts w:ascii="Verdana" w:hAnsi="Verdana"/>
          <w:sz w:val="24"/>
          <w:szCs w:val="24"/>
        </w:rPr>
        <w:t>ICD</w:t>
      </w:r>
      <w:r w:rsidRPr="008B0966">
        <w:rPr>
          <w:rFonts w:ascii="Verdana" w:hAnsi="Verdana"/>
          <w:sz w:val="24"/>
          <w:szCs w:val="24"/>
        </w:rPr>
        <w:t xml:space="preserve"> specifies the interface between </w:t>
      </w:r>
      <w:r w:rsidR="00CE0452" w:rsidRPr="008B0966">
        <w:rPr>
          <w:rFonts w:ascii="Verdana" w:hAnsi="Verdana"/>
          <w:sz w:val="24"/>
          <w:szCs w:val="24"/>
        </w:rPr>
        <w:t xml:space="preserve">MCCF EDI TAS </w:t>
      </w:r>
      <w:r w:rsidR="000E67D1">
        <w:rPr>
          <w:rFonts w:ascii="Verdana" w:hAnsi="Verdana"/>
          <w:sz w:val="24"/>
          <w:szCs w:val="24"/>
        </w:rPr>
        <w:t>eBilling</w:t>
      </w:r>
      <w:r w:rsidRPr="008B0966">
        <w:rPr>
          <w:rFonts w:ascii="Verdana" w:hAnsi="Verdana"/>
          <w:sz w:val="24"/>
          <w:szCs w:val="24"/>
        </w:rPr>
        <w:t xml:space="preserve"> and FSC. This document provides details on the functional, performance, operational and design requirements for the interface. This document defines the layouts for the data that the FSC receives from </w:t>
      </w:r>
      <w:r w:rsidR="00446705" w:rsidRPr="008B0966">
        <w:rPr>
          <w:rFonts w:ascii="Verdana" w:hAnsi="Verdana"/>
          <w:sz w:val="24"/>
          <w:szCs w:val="24"/>
        </w:rPr>
        <w:t xml:space="preserve">MCCF EDI TAS </w:t>
      </w:r>
      <w:r w:rsidR="00A71FC1">
        <w:rPr>
          <w:rFonts w:ascii="Verdana" w:hAnsi="Verdana"/>
          <w:sz w:val="24"/>
          <w:szCs w:val="24"/>
        </w:rPr>
        <w:t>eBilling</w:t>
      </w:r>
      <w:r w:rsidR="00A71FC1" w:rsidRPr="008B0966">
        <w:rPr>
          <w:rFonts w:ascii="Verdana" w:hAnsi="Verdana"/>
          <w:sz w:val="24"/>
          <w:szCs w:val="24"/>
        </w:rPr>
        <w:t xml:space="preserve"> </w:t>
      </w:r>
      <w:r w:rsidR="00446705" w:rsidRPr="008B0966">
        <w:rPr>
          <w:rFonts w:ascii="Verdana" w:hAnsi="Verdana"/>
          <w:sz w:val="24"/>
          <w:szCs w:val="24"/>
        </w:rPr>
        <w:t xml:space="preserve">(Requests and Inquiries) and the layout for the data that MCCF EDI </w:t>
      </w:r>
      <w:r w:rsidR="00A71FC1">
        <w:rPr>
          <w:rFonts w:ascii="Verdana" w:hAnsi="Verdana"/>
          <w:sz w:val="24"/>
          <w:szCs w:val="24"/>
        </w:rPr>
        <w:t>eBilling</w:t>
      </w:r>
      <w:r w:rsidR="00A71FC1" w:rsidRPr="008B0966">
        <w:rPr>
          <w:rFonts w:ascii="Verdana" w:hAnsi="Verdana"/>
          <w:sz w:val="24"/>
          <w:szCs w:val="24"/>
        </w:rPr>
        <w:t xml:space="preserve"> </w:t>
      </w:r>
      <w:r w:rsidR="00446705" w:rsidRPr="008B0966">
        <w:rPr>
          <w:rFonts w:ascii="Verdana" w:hAnsi="Verdana"/>
          <w:sz w:val="24"/>
          <w:szCs w:val="24"/>
        </w:rPr>
        <w:t>receives from the FSC (Reponses)</w:t>
      </w:r>
      <w:r w:rsidRPr="008B0966">
        <w:rPr>
          <w:rFonts w:ascii="Verdana" w:hAnsi="Verdana"/>
          <w:sz w:val="24"/>
          <w:szCs w:val="24"/>
        </w:rPr>
        <w:t xml:space="preserve">. This document is intended for all parties requiring such information, including business stakeholders, </w:t>
      </w:r>
      <w:del w:id="767" w:author="Keith Oulson" w:date="2018-04-13T16:24:00Z">
        <w:r w:rsidRPr="008B0966" w:rsidDel="00D63292">
          <w:rPr>
            <w:rFonts w:ascii="Verdana" w:hAnsi="Verdana"/>
            <w:sz w:val="24"/>
            <w:szCs w:val="24"/>
          </w:rPr>
          <w:delText>end-users</w:delText>
        </w:r>
      </w:del>
      <w:ins w:id="768" w:author="Keith Oulson" w:date="2018-04-13T16:24:00Z">
        <w:r w:rsidR="00D63292">
          <w:rPr>
            <w:rFonts w:ascii="Verdana" w:hAnsi="Verdana"/>
            <w:sz w:val="24"/>
            <w:szCs w:val="24"/>
          </w:rPr>
          <w:t>business analysts</w:t>
        </w:r>
      </w:ins>
      <w:r w:rsidRPr="008B0966">
        <w:rPr>
          <w:rFonts w:ascii="Verdana" w:hAnsi="Verdana"/>
          <w:sz w:val="24"/>
          <w:szCs w:val="24"/>
        </w:rPr>
        <w:t>,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054FEEDA" w14:textId="10FDED9A" w:rsidR="002E76AB" w:rsidRDefault="00D952B0" w:rsidP="00834A0C">
      <w:pPr>
        <w:pStyle w:val="Heading2"/>
      </w:pPr>
      <w:bookmarkStart w:id="769" w:name="_Toc216071607"/>
      <w:bookmarkStart w:id="770" w:name="_Toc263270954"/>
      <w:bookmarkStart w:id="771" w:name="_Toc263271233"/>
      <w:bookmarkStart w:id="772" w:name="_Toc377477593"/>
      <w:bookmarkStart w:id="773" w:name="_Toc513788395"/>
      <w:r w:rsidRPr="00FD586A">
        <w:t>System Identification</w:t>
      </w:r>
      <w:bookmarkEnd w:id="769"/>
      <w:bookmarkEnd w:id="770"/>
      <w:bookmarkEnd w:id="771"/>
      <w:bookmarkEnd w:id="772"/>
      <w:bookmarkEnd w:id="773"/>
      <w:r w:rsidR="000E67D1">
        <w:t xml:space="preserve"> </w:t>
      </w:r>
    </w:p>
    <w:p w14:paraId="4230377E" w14:textId="559FC087" w:rsidR="00C17200" w:rsidRPr="004C2319" w:rsidRDefault="000E67D1" w:rsidP="00C17200">
      <w:pPr>
        <w:pStyle w:val="BodyText"/>
        <w:rPr>
          <w:rFonts w:ascii="Verdana" w:hAnsi="Verdana"/>
          <w:sz w:val="24"/>
          <w:szCs w:val="24"/>
        </w:rPr>
      </w:pPr>
      <w:r w:rsidRPr="0094736F">
        <w:rPr>
          <w:rFonts w:ascii="Verdana" w:hAnsi="Verdana"/>
          <w:sz w:val="24"/>
          <w:szCs w:val="24"/>
        </w:rPr>
        <w:t xml:space="preserve">This </w:t>
      </w:r>
      <w:r>
        <w:rPr>
          <w:rFonts w:ascii="Verdana" w:hAnsi="Verdana"/>
          <w:sz w:val="24"/>
          <w:szCs w:val="24"/>
        </w:rPr>
        <w:t>ICD</w:t>
      </w:r>
      <w:r w:rsidRPr="0094736F">
        <w:rPr>
          <w:rFonts w:ascii="Verdana" w:hAnsi="Verdana"/>
          <w:sz w:val="24"/>
          <w:szCs w:val="24"/>
        </w:rPr>
        <w:t xml:space="preserve"> describes a generalized interface between the </w:t>
      </w:r>
      <w:r>
        <w:rPr>
          <w:rFonts w:ascii="Verdana" w:hAnsi="Verdana"/>
          <w:sz w:val="24"/>
          <w:szCs w:val="24"/>
        </w:rPr>
        <w:t xml:space="preserve">MCCF EDI </w:t>
      </w:r>
      <w:r w:rsidRPr="0094736F">
        <w:rPr>
          <w:rFonts w:ascii="Verdana" w:hAnsi="Verdana"/>
          <w:sz w:val="24"/>
          <w:szCs w:val="24"/>
        </w:rPr>
        <w:t>TAS Platform and the system(s) at the FSC.</w:t>
      </w:r>
    </w:p>
    <w:p w14:paraId="1BAF597D" w14:textId="77777777" w:rsidR="00E67E51" w:rsidRPr="00E67E51" w:rsidRDefault="00E67E51" w:rsidP="00E67E51">
      <w:pPr>
        <w:pStyle w:val="BodyText"/>
        <w:rPr>
          <w:lang w:eastAsia="en-US"/>
        </w:rPr>
      </w:pPr>
    </w:p>
    <w:p w14:paraId="054FEEDD" w14:textId="1C2E33C4" w:rsidR="00473584" w:rsidRDefault="00EF5B1C" w:rsidP="00834A0C">
      <w:pPr>
        <w:pStyle w:val="Heading3"/>
        <w:rPr>
          <w:szCs w:val="24"/>
        </w:rPr>
      </w:pPr>
      <w:bookmarkStart w:id="774" w:name="_Toc263270955"/>
      <w:bookmarkStart w:id="775" w:name="_Toc263271234"/>
      <w:bookmarkStart w:id="776" w:name="_Toc377477595"/>
      <w:bookmarkStart w:id="777" w:name="_Toc513788396"/>
      <w:r w:rsidRPr="00FD586A">
        <w:rPr>
          <w:szCs w:val="24"/>
        </w:rPr>
        <w:t xml:space="preserve">MCCF EDI TAS </w:t>
      </w:r>
      <w:bookmarkEnd w:id="774"/>
      <w:bookmarkEnd w:id="775"/>
      <w:bookmarkEnd w:id="776"/>
      <w:r w:rsidR="000E67D1">
        <w:rPr>
          <w:szCs w:val="24"/>
        </w:rPr>
        <w:t>eBilling</w:t>
      </w:r>
      <w:bookmarkEnd w:id="777"/>
    </w:p>
    <w:p w14:paraId="338497E2" w14:textId="77777777" w:rsidR="000E67D1" w:rsidRPr="0094736F" w:rsidRDefault="000E67D1" w:rsidP="000E67D1">
      <w:pPr>
        <w:pStyle w:val="BodyText"/>
        <w:rPr>
          <w:rFonts w:ascii="Verdana" w:hAnsi="Verdana"/>
          <w:sz w:val="24"/>
          <w:szCs w:val="24"/>
        </w:rPr>
      </w:pPr>
      <w:r w:rsidRPr="0094736F">
        <w:rPr>
          <w:rFonts w:ascii="Verdana" w:hAnsi="Verdana"/>
          <w:sz w:val="24"/>
          <w:szCs w:val="24"/>
        </w:rPr>
        <w:t xml:space="preserve">The </w:t>
      </w:r>
      <w:r>
        <w:rPr>
          <w:rFonts w:ascii="Verdana" w:hAnsi="Verdana"/>
          <w:sz w:val="24"/>
          <w:szCs w:val="24"/>
        </w:rPr>
        <w:t xml:space="preserve">MCCF EDI </w:t>
      </w:r>
      <w:r w:rsidRPr="0094736F">
        <w:rPr>
          <w:rFonts w:ascii="Verdana" w:hAnsi="Verdana"/>
          <w:sz w:val="24"/>
          <w:szCs w:val="24"/>
        </w:rPr>
        <w:t>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00C37CFE" w14:textId="0A102DBE" w:rsidR="000E67D1" w:rsidRPr="0094736F" w:rsidRDefault="000E67D1" w:rsidP="000E67D1">
      <w:pPr>
        <w:pStyle w:val="BodyText"/>
        <w:rPr>
          <w:rFonts w:ascii="Verdana" w:hAnsi="Verdana"/>
          <w:sz w:val="24"/>
          <w:szCs w:val="24"/>
        </w:rPr>
      </w:pPr>
      <w:r w:rsidRPr="0094736F">
        <w:rPr>
          <w:rFonts w:ascii="Verdana" w:hAnsi="Verdana"/>
          <w:sz w:val="24"/>
          <w:szCs w:val="24"/>
        </w:rPr>
        <w:lastRenderedPageBreak/>
        <w:t xml:space="preserve">This interface supports the electronic </w:t>
      </w:r>
      <w:r w:rsidR="00550267" w:rsidRPr="0094736F">
        <w:rPr>
          <w:rFonts w:ascii="Verdana" w:hAnsi="Verdana"/>
          <w:sz w:val="24"/>
          <w:szCs w:val="24"/>
        </w:rPr>
        <w:t>third-party</w:t>
      </w:r>
      <w:r w:rsidRPr="0094736F">
        <w:rPr>
          <w:rFonts w:ascii="Verdana" w:hAnsi="Verdana"/>
          <w:sz w:val="24"/>
          <w:szCs w:val="24"/>
        </w:rPr>
        <w:t xml:space="preserve"> billing process which involves the electronic transmission of ASC X12N/005010</w:t>
      </w:r>
      <w:r>
        <w:rPr>
          <w:rFonts w:ascii="Verdana" w:hAnsi="Verdana"/>
          <w:sz w:val="24"/>
          <w:szCs w:val="24"/>
        </w:rPr>
        <w:t xml:space="preserve"> </w:t>
      </w:r>
      <w:r w:rsidR="00A71FC1" w:rsidRPr="008B0966">
        <w:rPr>
          <w:rFonts w:ascii="Verdana" w:hAnsi="Verdana"/>
          <w:sz w:val="24"/>
          <w:szCs w:val="24"/>
        </w:rPr>
        <w:t xml:space="preserve">278x217 Health Care Service Review </w:t>
      </w:r>
      <w:r w:rsidR="002E697A">
        <w:rPr>
          <w:rFonts w:ascii="Verdana" w:hAnsi="Verdana"/>
          <w:sz w:val="24"/>
          <w:szCs w:val="24"/>
        </w:rPr>
        <w:t>(278x217)</w:t>
      </w:r>
      <w:r w:rsidR="002E697A" w:rsidRPr="008B0966">
        <w:rPr>
          <w:rFonts w:ascii="Verdana" w:hAnsi="Verdana"/>
          <w:sz w:val="24"/>
          <w:szCs w:val="24"/>
        </w:rPr>
        <w:t xml:space="preserve"> </w:t>
      </w:r>
      <w:r w:rsidR="00A71FC1" w:rsidRPr="008B0966">
        <w:rPr>
          <w:rFonts w:ascii="Verdana" w:hAnsi="Verdana"/>
          <w:sz w:val="24"/>
          <w:szCs w:val="24"/>
        </w:rPr>
        <w:t>– Request for Review</w:t>
      </w:r>
      <w:r w:rsidR="002E697A">
        <w:rPr>
          <w:rFonts w:ascii="Verdana" w:hAnsi="Verdana"/>
          <w:sz w:val="24"/>
          <w:szCs w:val="24"/>
        </w:rPr>
        <w:t xml:space="preserve"> </w:t>
      </w:r>
      <w:r w:rsidR="00A71FC1" w:rsidRPr="008B0966">
        <w:rPr>
          <w:rFonts w:ascii="Verdana" w:hAnsi="Verdana"/>
          <w:sz w:val="24"/>
          <w:szCs w:val="24"/>
        </w:rPr>
        <w:t>and the 278x215 Health Care Services Review</w:t>
      </w:r>
      <w:r w:rsidR="002E697A">
        <w:rPr>
          <w:rFonts w:ascii="Verdana" w:hAnsi="Verdana"/>
          <w:sz w:val="24"/>
          <w:szCs w:val="24"/>
        </w:rPr>
        <w:t xml:space="preserve"> (278-215)</w:t>
      </w:r>
      <w:r w:rsidR="00A71FC1" w:rsidRPr="008B0966">
        <w:rPr>
          <w:rFonts w:ascii="Verdana" w:hAnsi="Verdana"/>
          <w:sz w:val="24"/>
          <w:szCs w:val="24"/>
        </w:rPr>
        <w:t xml:space="preserve"> – Inquiry </w:t>
      </w:r>
      <w:r>
        <w:rPr>
          <w:rFonts w:ascii="Verdana" w:hAnsi="Verdana"/>
          <w:sz w:val="24"/>
          <w:szCs w:val="24"/>
        </w:rPr>
        <w:t>messages</w:t>
      </w:r>
      <w:r w:rsidRPr="0094736F">
        <w:rPr>
          <w:rFonts w:ascii="Verdana" w:hAnsi="Verdana"/>
          <w:sz w:val="24"/>
          <w:szCs w:val="24"/>
        </w:rPr>
        <w:t xml:space="preserve"> to </w:t>
      </w:r>
      <w:r w:rsidR="006377B1">
        <w:rPr>
          <w:rFonts w:ascii="Verdana" w:hAnsi="Verdana"/>
          <w:sz w:val="24"/>
          <w:szCs w:val="24"/>
        </w:rPr>
        <w:t>the Health Care Clearing House (HCCH)</w:t>
      </w:r>
      <w:r w:rsidRPr="0094736F">
        <w:rPr>
          <w:rFonts w:ascii="Verdana" w:hAnsi="Verdana"/>
          <w:sz w:val="24"/>
          <w:szCs w:val="24"/>
        </w:rPr>
        <w:t xml:space="preserve">, the VA’s clearinghouse, where </w:t>
      </w:r>
      <w:r w:rsidR="00A71FC1">
        <w:rPr>
          <w:rFonts w:ascii="Verdana" w:hAnsi="Verdana"/>
          <w:sz w:val="24"/>
          <w:szCs w:val="24"/>
        </w:rPr>
        <w:t>the messages</w:t>
      </w:r>
      <w:r w:rsidRPr="0094736F">
        <w:rPr>
          <w:rFonts w:ascii="Verdana" w:hAnsi="Verdana"/>
          <w:sz w:val="24"/>
          <w:szCs w:val="24"/>
        </w:rPr>
        <w:t xml:space="preserve"> are either transmitted to the insurance company or sent to a printing facility.</w:t>
      </w:r>
      <w:r>
        <w:rPr>
          <w:rFonts w:ascii="Verdana" w:hAnsi="Verdana"/>
          <w:sz w:val="24"/>
          <w:szCs w:val="24"/>
        </w:rPr>
        <w:t xml:space="preserve"> It also supports receiving </w:t>
      </w:r>
      <w:r w:rsidR="00A71FC1" w:rsidRPr="008B0966">
        <w:rPr>
          <w:rFonts w:ascii="Verdana" w:hAnsi="Verdana"/>
          <w:sz w:val="24"/>
          <w:szCs w:val="24"/>
        </w:rPr>
        <w:t xml:space="preserve">278x217 </w:t>
      </w:r>
      <w:r w:rsidR="00086014">
        <w:rPr>
          <w:rFonts w:ascii="Verdana" w:hAnsi="Verdana"/>
          <w:sz w:val="24"/>
          <w:szCs w:val="24"/>
        </w:rPr>
        <w:t xml:space="preserve">responses </w:t>
      </w:r>
      <w:r w:rsidR="00A71FC1" w:rsidRPr="008B0966">
        <w:rPr>
          <w:rFonts w:ascii="Verdana" w:hAnsi="Verdana"/>
          <w:sz w:val="24"/>
          <w:szCs w:val="24"/>
        </w:rPr>
        <w:t xml:space="preserve">and the 278x215 </w:t>
      </w:r>
      <w:r w:rsidR="00875534">
        <w:rPr>
          <w:rFonts w:ascii="Verdana" w:hAnsi="Verdana"/>
          <w:sz w:val="24"/>
          <w:szCs w:val="24"/>
        </w:rPr>
        <w:t>responses</w:t>
      </w:r>
      <w:r w:rsidR="00086014">
        <w:rPr>
          <w:rFonts w:ascii="Verdana" w:hAnsi="Verdana"/>
          <w:sz w:val="24"/>
          <w:szCs w:val="24"/>
        </w:rPr>
        <w:t xml:space="preserve"> </w:t>
      </w:r>
      <w:r>
        <w:rPr>
          <w:rFonts w:ascii="Verdana" w:hAnsi="Verdana"/>
          <w:sz w:val="24"/>
          <w:szCs w:val="24"/>
        </w:rPr>
        <w:t xml:space="preserve">sent from </w:t>
      </w:r>
      <w:r w:rsidR="006377B1">
        <w:rPr>
          <w:rFonts w:ascii="Verdana" w:hAnsi="Verdana"/>
          <w:sz w:val="24"/>
          <w:szCs w:val="24"/>
        </w:rPr>
        <w:t xml:space="preserve">the HCCH </w:t>
      </w:r>
      <w:r>
        <w:rPr>
          <w:rFonts w:ascii="Verdana" w:hAnsi="Verdana"/>
          <w:sz w:val="24"/>
          <w:szCs w:val="24"/>
        </w:rPr>
        <w:t>to the FSC.</w:t>
      </w:r>
    </w:p>
    <w:p w14:paraId="75BAD945" w14:textId="77777777" w:rsidR="000E67D1" w:rsidRPr="000E67D1" w:rsidRDefault="000E67D1" w:rsidP="000E67D1">
      <w:pPr>
        <w:pStyle w:val="BodyText"/>
        <w:rPr>
          <w:lang w:eastAsia="en-US"/>
        </w:rPr>
      </w:pPr>
    </w:p>
    <w:tbl>
      <w:tblPr>
        <w:tblW w:w="4436" w:type="pct"/>
        <w:tblInd w:w="108" w:type="dxa"/>
        <w:tblLook w:val="01E0" w:firstRow="1" w:lastRow="1" w:firstColumn="1" w:lastColumn="1" w:noHBand="0" w:noVBand="0"/>
      </w:tblPr>
      <w:tblGrid>
        <w:gridCol w:w="2307"/>
        <w:gridCol w:w="5983"/>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8B0966" w:rsidRDefault="00D952B0" w:rsidP="00827B22">
            <w:pPr>
              <w:pStyle w:val="TableHeading"/>
              <w:tabs>
                <w:tab w:val="center" w:pos="4680"/>
                <w:tab w:val="right" w:pos="9360"/>
              </w:tabs>
              <w:rPr>
                <w:szCs w:val="20"/>
              </w:rPr>
            </w:pPr>
            <w:r w:rsidRPr="008B0966">
              <w:rPr>
                <w:szCs w:val="20"/>
              </w:rP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8B0966" w:rsidRDefault="00D952B0" w:rsidP="00827B22">
            <w:pPr>
              <w:pStyle w:val="TableHeading"/>
              <w:tabs>
                <w:tab w:val="center" w:pos="4680"/>
                <w:tab w:val="right" w:pos="9360"/>
              </w:tabs>
              <w:rPr>
                <w:szCs w:val="20"/>
              </w:rPr>
            </w:pPr>
            <w:r w:rsidRPr="008B0966">
              <w:rPr>
                <w:szCs w:val="20"/>
              </w:rP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8B0966" w:rsidRDefault="00D952B0" w:rsidP="00827B22">
            <w:pPr>
              <w:pStyle w:val="TableText"/>
              <w:tabs>
                <w:tab w:val="center" w:pos="4680"/>
                <w:tab w:val="right" w:pos="9360"/>
              </w:tabs>
              <w:rPr>
                <w:sz w:val="20"/>
              </w:rPr>
            </w:pPr>
            <w:r w:rsidRPr="008B0966">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5986ABED" w:rsidR="00D952B0" w:rsidRPr="008B0966" w:rsidRDefault="00FA7D34" w:rsidP="00827B22">
            <w:pPr>
              <w:pStyle w:val="TableText"/>
              <w:tabs>
                <w:tab w:val="center" w:pos="4680"/>
                <w:tab w:val="right" w:pos="9360"/>
              </w:tabs>
              <w:rPr>
                <w:sz w:val="20"/>
              </w:rPr>
            </w:pPr>
            <w:r>
              <w:rPr>
                <w:sz w:val="20"/>
              </w:rPr>
              <w:t>tbd</w:t>
            </w: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8B0966" w:rsidRDefault="00D952B0" w:rsidP="00827B22">
            <w:pPr>
              <w:pStyle w:val="TableText"/>
              <w:tabs>
                <w:tab w:val="center" w:pos="4680"/>
                <w:tab w:val="right" w:pos="9360"/>
              </w:tabs>
              <w:rPr>
                <w:sz w:val="20"/>
              </w:rPr>
            </w:pPr>
            <w:r w:rsidRPr="008B0966">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1CB04DF2" w:rsidR="00D952B0" w:rsidRPr="008B0966" w:rsidRDefault="00FA7D34" w:rsidP="00827B22">
            <w:pPr>
              <w:pStyle w:val="TableText"/>
              <w:tabs>
                <w:tab w:val="center" w:pos="4680"/>
                <w:tab w:val="right" w:pos="9360"/>
              </w:tabs>
              <w:rPr>
                <w:sz w:val="20"/>
              </w:rPr>
            </w:pPr>
            <w:r>
              <w:rPr>
                <w:sz w:val="20"/>
              </w:rPr>
              <w:t>tbd</w:t>
            </w: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8B0966" w:rsidRDefault="00D952B0" w:rsidP="00827B22">
            <w:pPr>
              <w:pStyle w:val="TableText"/>
              <w:tabs>
                <w:tab w:val="center" w:pos="4680"/>
                <w:tab w:val="right" w:pos="9360"/>
              </w:tabs>
              <w:rPr>
                <w:sz w:val="20"/>
              </w:rPr>
            </w:pPr>
            <w:r w:rsidRPr="008B0966">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1A58D6B1" w:rsidR="00D952B0" w:rsidRPr="008B0966" w:rsidRDefault="00FA7D34" w:rsidP="00827B22">
            <w:pPr>
              <w:pStyle w:val="TableText"/>
              <w:tabs>
                <w:tab w:val="center" w:pos="4680"/>
                <w:tab w:val="right" w:pos="9360"/>
              </w:tabs>
              <w:rPr>
                <w:sz w:val="20"/>
              </w:rPr>
            </w:pPr>
            <w:r>
              <w:rPr>
                <w:sz w:val="20"/>
              </w:rPr>
              <w:t>tbd</w:t>
            </w: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8B0966" w:rsidRDefault="00D952B0" w:rsidP="00827B22">
            <w:pPr>
              <w:pStyle w:val="TableText"/>
              <w:tabs>
                <w:tab w:val="center" w:pos="4680"/>
                <w:tab w:val="right" w:pos="9360"/>
              </w:tabs>
              <w:rPr>
                <w:sz w:val="20"/>
              </w:rPr>
            </w:pPr>
            <w:r w:rsidRPr="008B0966">
              <w:rPr>
                <w:sz w:val="20"/>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249EE8D1" w:rsidR="00D952B0" w:rsidRPr="0006497C" w:rsidRDefault="00FA7D34" w:rsidP="000A7B20">
            <w:pPr>
              <w:pStyle w:val="TableText"/>
              <w:rPr>
                <w:sz w:val="20"/>
              </w:rPr>
            </w:pPr>
            <w:r>
              <w:rPr>
                <w:sz w:val="20"/>
              </w:rPr>
              <w:t>tbd</w:t>
            </w: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8B0966" w:rsidRDefault="00D952B0" w:rsidP="00827B22">
            <w:pPr>
              <w:pStyle w:val="TableText"/>
              <w:tabs>
                <w:tab w:val="center" w:pos="4680"/>
                <w:tab w:val="right" w:pos="9360"/>
              </w:tabs>
              <w:rPr>
                <w:sz w:val="20"/>
              </w:rPr>
            </w:pPr>
            <w:r w:rsidRPr="008B0966">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78641884" w:rsidR="00D952B0" w:rsidRPr="0006497C" w:rsidRDefault="00FA7D34" w:rsidP="000A7B20">
            <w:pPr>
              <w:pStyle w:val="TableText"/>
              <w:rPr>
                <w:sz w:val="20"/>
              </w:rPr>
            </w:pPr>
            <w:r>
              <w:rPr>
                <w:sz w:val="20"/>
              </w:rPr>
              <w:t>tbd</w:t>
            </w: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8B0966" w:rsidRDefault="00D952B0" w:rsidP="00827B22">
            <w:pPr>
              <w:pStyle w:val="TableText"/>
              <w:tabs>
                <w:tab w:val="center" w:pos="4680"/>
                <w:tab w:val="right" w:pos="9360"/>
              </w:tabs>
              <w:rPr>
                <w:sz w:val="20"/>
              </w:rPr>
            </w:pPr>
            <w:r w:rsidRPr="008B0966">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37D2AD4F" w:rsidR="00D952B0" w:rsidRPr="008B0966" w:rsidRDefault="00FA7D34" w:rsidP="00827B22">
            <w:pPr>
              <w:pStyle w:val="TableText"/>
              <w:tabs>
                <w:tab w:val="center" w:pos="4680"/>
                <w:tab w:val="right" w:pos="9360"/>
              </w:tabs>
              <w:rPr>
                <w:sz w:val="20"/>
              </w:rPr>
            </w:pPr>
            <w:r>
              <w:rPr>
                <w:sz w:val="20"/>
              </w:rPr>
              <w:t>tbd</w:t>
            </w:r>
          </w:p>
        </w:tc>
      </w:tr>
    </w:tbl>
    <w:p w14:paraId="054FEEF3" w14:textId="46920005" w:rsidR="00D952B0" w:rsidRDefault="00CC7269" w:rsidP="00834A0C">
      <w:pPr>
        <w:pStyle w:val="Heading3"/>
        <w:rPr>
          <w:szCs w:val="24"/>
        </w:rPr>
      </w:pPr>
      <w:bookmarkStart w:id="778" w:name="_Toc263270956"/>
      <w:bookmarkStart w:id="779" w:name="_Toc263271235"/>
      <w:bookmarkStart w:id="780" w:name="_Toc377477596"/>
      <w:bookmarkStart w:id="781" w:name="_Toc513788397"/>
      <w:r w:rsidRPr="008B0966">
        <w:rPr>
          <w:szCs w:val="24"/>
        </w:rPr>
        <w:t>FSC</w:t>
      </w:r>
      <w:bookmarkEnd w:id="778"/>
      <w:bookmarkEnd w:id="779"/>
      <w:bookmarkEnd w:id="780"/>
      <w:bookmarkEnd w:id="781"/>
    </w:p>
    <w:p w14:paraId="5AF471DD" w14:textId="1B97F13D" w:rsidR="005A753D" w:rsidRPr="00FE7734" w:rsidRDefault="005A753D" w:rsidP="005A753D">
      <w:pPr>
        <w:pStyle w:val="BodyText"/>
        <w:rPr>
          <w:rFonts w:ascii="Verdana" w:hAnsi="Verdana"/>
          <w:sz w:val="24"/>
          <w:szCs w:val="24"/>
        </w:rPr>
      </w:pPr>
      <w:r w:rsidRPr="0094736F">
        <w:rPr>
          <w:rFonts w:ascii="Verdana" w:hAnsi="Verdana"/>
          <w:sz w:val="24"/>
          <w:szCs w:val="24"/>
        </w:rPr>
        <w:t>The system(s) at FSC receive</w:t>
      </w:r>
      <w:r>
        <w:rPr>
          <w:rFonts w:ascii="Verdana" w:hAnsi="Verdana"/>
          <w:sz w:val="24"/>
          <w:szCs w:val="24"/>
        </w:rPr>
        <w:t>(</w:t>
      </w:r>
      <w:r w:rsidRPr="0094736F">
        <w:rPr>
          <w:rFonts w:ascii="Verdana" w:hAnsi="Verdana"/>
          <w:sz w:val="24"/>
          <w:szCs w:val="24"/>
        </w:rPr>
        <w:t>s</w:t>
      </w:r>
      <w:r>
        <w:rPr>
          <w:rFonts w:ascii="Verdana" w:hAnsi="Verdana"/>
          <w:sz w:val="24"/>
          <w:szCs w:val="24"/>
        </w:rPr>
        <w:t>)</w:t>
      </w:r>
      <w:r w:rsidRPr="0094736F">
        <w:rPr>
          <w:rFonts w:ascii="Verdana" w:hAnsi="Verdana"/>
          <w:sz w:val="24"/>
          <w:szCs w:val="24"/>
        </w:rPr>
        <w:t xml:space="preserve"> the data from the </w:t>
      </w:r>
      <w:r>
        <w:rPr>
          <w:rFonts w:ascii="Verdana" w:hAnsi="Verdana"/>
          <w:sz w:val="24"/>
          <w:szCs w:val="24"/>
        </w:rPr>
        <w:t xml:space="preserve">MCCF EDI </w:t>
      </w:r>
      <w:r w:rsidRPr="0094736F">
        <w:rPr>
          <w:rFonts w:ascii="Verdana" w:hAnsi="Verdana"/>
          <w:sz w:val="24"/>
          <w:szCs w:val="24"/>
        </w:rPr>
        <w:t xml:space="preserve">TAS Platform, translates the data into a standard </w:t>
      </w:r>
      <w:r w:rsidRPr="008B0966">
        <w:rPr>
          <w:rFonts w:ascii="Verdana" w:hAnsi="Verdana"/>
          <w:sz w:val="24"/>
          <w:szCs w:val="24"/>
        </w:rPr>
        <w:t>278x217</w:t>
      </w:r>
      <w:r w:rsidR="00302F52">
        <w:rPr>
          <w:rFonts w:ascii="Verdana" w:hAnsi="Verdana"/>
          <w:sz w:val="24"/>
          <w:szCs w:val="24"/>
        </w:rPr>
        <w:t xml:space="preserve"> </w:t>
      </w:r>
      <w:r w:rsidR="00086014">
        <w:rPr>
          <w:rFonts w:ascii="Verdana" w:hAnsi="Verdana"/>
          <w:sz w:val="24"/>
          <w:szCs w:val="24"/>
        </w:rPr>
        <w:t xml:space="preserve">request </w:t>
      </w:r>
      <w:r>
        <w:rPr>
          <w:rFonts w:ascii="Verdana" w:hAnsi="Verdana"/>
          <w:sz w:val="24"/>
          <w:szCs w:val="24"/>
        </w:rPr>
        <w:t>or</w:t>
      </w:r>
      <w:r w:rsidRPr="008B0966">
        <w:rPr>
          <w:rFonts w:ascii="Verdana" w:hAnsi="Verdana"/>
          <w:sz w:val="24"/>
          <w:szCs w:val="24"/>
        </w:rPr>
        <w:t xml:space="preserve"> 278x215 </w:t>
      </w:r>
      <w:r w:rsidR="00302F52">
        <w:rPr>
          <w:rFonts w:ascii="Verdana" w:hAnsi="Verdana"/>
          <w:sz w:val="24"/>
          <w:szCs w:val="24"/>
        </w:rPr>
        <w:t>inquiry</w:t>
      </w:r>
      <w:r w:rsidRPr="0094736F">
        <w:rPr>
          <w:rFonts w:ascii="Verdana" w:hAnsi="Verdana"/>
          <w:sz w:val="24"/>
          <w:szCs w:val="24"/>
        </w:rPr>
        <w:t xml:space="preserve">, validates </w:t>
      </w:r>
      <w:r w:rsidR="008B273B">
        <w:rPr>
          <w:rFonts w:ascii="Verdana" w:hAnsi="Verdana"/>
          <w:sz w:val="24"/>
          <w:szCs w:val="24"/>
        </w:rPr>
        <w:t xml:space="preserve">that </w:t>
      </w:r>
      <w:r w:rsidRPr="0094736F">
        <w:rPr>
          <w:rFonts w:ascii="Verdana" w:hAnsi="Verdana"/>
          <w:sz w:val="24"/>
          <w:szCs w:val="24"/>
        </w:rPr>
        <w:t>the data complies with HIPAA standards</w:t>
      </w:r>
      <w:r>
        <w:rPr>
          <w:rFonts w:ascii="Verdana" w:hAnsi="Verdana"/>
          <w:sz w:val="24"/>
          <w:szCs w:val="24"/>
        </w:rPr>
        <w:t xml:space="preserve"> and then forwards the</w:t>
      </w:r>
      <w:r w:rsidRPr="0094736F">
        <w:rPr>
          <w:rFonts w:ascii="Verdana" w:hAnsi="Verdana"/>
          <w:sz w:val="24"/>
          <w:szCs w:val="24"/>
        </w:rPr>
        <w:t xml:space="preserve"> data to </w:t>
      </w:r>
      <w:r w:rsidR="001C21EA">
        <w:rPr>
          <w:rFonts w:ascii="Verdana" w:hAnsi="Verdana"/>
          <w:sz w:val="24"/>
          <w:szCs w:val="24"/>
        </w:rPr>
        <w:t>HCCH</w:t>
      </w:r>
      <w:r w:rsidRPr="0094736F">
        <w:rPr>
          <w:rFonts w:ascii="Verdana" w:hAnsi="Verdana"/>
          <w:sz w:val="24"/>
          <w:szCs w:val="24"/>
        </w:rPr>
        <w:t>.</w:t>
      </w:r>
      <w:r>
        <w:rPr>
          <w:rFonts w:ascii="Verdana" w:hAnsi="Verdana"/>
          <w:sz w:val="24"/>
          <w:szCs w:val="24"/>
        </w:rPr>
        <w:t xml:space="preserve"> </w:t>
      </w:r>
      <w:r w:rsidRPr="0094736F">
        <w:rPr>
          <w:rFonts w:ascii="Verdana" w:hAnsi="Verdana"/>
          <w:sz w:val="24"/>
          <w:szCs w:val="24"/>
        </w:rPr>
        <w:t>The system(s) at FSC</w:t>
      </w:r>
      <w:r>
        <w:rPr>
          <w:rFonts w:ascii="Verdana" w:hAnsi="Verdana"/>
          <w:sz w:val="24"/>
          <w:szCs w:val="24"/>
        </w:rPr>
        <w:t xml:space="preserve"> also receive(s) </w:t>
      </w:r>
      <w:r w:rsidR="00B6651C" w:rsidRPr="008B0966">
        <w:rPr>
          <w:rFonts w:ascii="Verdana" w:hAnsi="Verdana"/>
          <w:sz w:val="24"/>
          <w:szCs w:val="24"/>
        </w:rPr>
        <w:t>278x217</w:t>
      </w:r>
      <w:r w:rsidRPr="008B0966">
        <w:rPr>
          <w:rFonts w:ascii="Verdana" w:hAnsi="Verdana"/>
          <w:sz w:val="24"/>
          <w:szCs w:val="24"/>
        </w:rPr>
        <w:t xml:space="preserve"> </w:t>
      </w:r>
      <w:r w:rsidR="00086014">
        <w:rPr>
          <w:rFonts w:ascii="Verdana" w:hAnsi="Verdana"/>
          <w:sz w:val="24"/>
          <w:szCs w:val="24"/>
        </w:rPr>
        <w:t>r</w:t>
      </w:r>
      <w:r>
        <w:rPr>
          <w:rFonts w:ascii="Verdana" w:hAnsi="Verdana"/>
          <w:sz w:val="24"/>
          <w:szCs w:val="24"/>
        </w:rPr>
        <w:t>esponse</w:t>
      </w:r>
      <w:r w:rsidRPr="008B0966">
        <w:rPr>
          <w:rFonts w:ascii="Verdana" w:hAnsi="Verdana"/>
          <w:sz w:val="24"/>
          <w:szCs w:val="24"/>
        </w:rPr>
        <w:t xml:space="preserve"> </w:t>
      </w:r>
      <w:r>
        <w:rPr>
          <w:rFonts w:ascii="Verdana" w:hAnsi="Verdana"/>
          <w:sz w:val="24"/>
          <w:szCs w:val="24"/>
        </w:rPr>
        <w:t>or</w:t>
      </w:r>
      <w:r w:rsidRPr="008B0966">
        <w:rPr>
          <w:rFonts w:ascii="Verdana" w:hAnsi="Verdana"/>
          <w:sz w:val="24"/>
          <w:szCs w:val="24"/>
        </w:rPr>
        <w:t xml:space="preserve"> 278x215 </w:t>
      </w:r>
      <w:r w:rsidR="00086014">
        <w:rPr>
          <w:rFonts w:ascii="Verdana" w:hAnsi="Verdana"/>
          <w:sz w:val="24"/>
          <w:szCs w:val="24"/>
        </w:rPr>
        <w:t>r</w:t>
      </w:r>
      <w:r>
        <w:rPr>
          <w:rFonts w:ascii="Verdana" w:hAnsi="Verdana"/>
          <w:sz w:val="24"/>
          <w:szCs w:val="24"/>
        </w:rPr>
        <w:t xml:space="preserve">esponse messages from </w:t>
      </w:r>
      <w:r w:rsidR="001C21EA">
        <w:rPr>
          <w:rFonts w:ascii="Verdana" w:hAnsi="Verdana"/>
          <w:sz w:val="24"/>
          <w:szCs w:val="24"/>
        </w:rPr>
        <w:t>HCCH</w:t>
      </w:r>
      <w:r>
        <w:rPr>
          <w:rFonts w:ascii="Verdana" w:hAnsi="Verdana"/>
          <w:sz w:val="24"/>
          <w:szCs w:val="24"/>
        </w:rPr>
        <w:t xml:space="preserve"> and forward(s) them to the MCCF EDI TAS Platform.</w:t>
      </w:r>
    </w:p>
    <w:p w14:paraId="54123E7F" w14:textId="77777777" w:rsidR="005A753D" w:rsidRPr="005A753D" w:rsidRDefault="005A753D" w:rsidP="005A753D">
      <w:pPr>
        <w:pStyle w:val="BodyText"/>
        <w:rPr>
          <w:lang w:eastAsia="en-US"/>
        </w:rPr>
      </w:pPr>
    </w:p>
    <w:tbl>
      <w:tblPr>
        <w:tblW w:w="4436" w:type="pct"/>
        <w:tblInd w:w="108" w:type="dxa"/>
        <w:tblLook w:val="01E0" w:firstRow="1" w:lastRow="1" w:firstColumn="1" w:lastColumn="1" w:noHBand="0" w:noVBand="0"/>
      </w:tblPr>
      <w:tblGrid>
        <w:gridCol w:w="2307"/>
        <w:gridCol w:w="5983"/>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8B0966" w:rsidRDefault="00D952B0" w:rsidP="00827B22">
            <w:pPr>
              <w:pStyle w:val="TableHeading"/>
              <w:tabs>
                <w:tab w:val="center" w:pos="4680"/>
                <w:tab w:val="right" w:pos="9360"/>
              </w:tabs>
              <w:rPr>
                <w:szCs w:val="20"/>
              </w:rPr>
            </w:pPr>
            <w:r w:rsidRPr="008B0966">
              <w:rPr>
                <w:szCs w:val="20"/>
              </w:rP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8B0966" w:rsidRDefault="00D952B0" w:rsidP="00827B22">
            <w:pPr>
              <w:pStyle w:val="TableHeading"/>
              <w:tabs>
                <w:tab w:val="center" w:pos="4680"/>
                <w:tab w:val="right" w:pos="9360"/>
              </w:tabs>
              <w:rPr>
                <w:szCs w:val="20"/>
              </w:rPr>
            </w:pPr>
            <w:r w:rsidRPr="008B0966">
              <w:rPr>
                <w:szCs w:val="20"/>
              </w:rP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8B0966" w:rsidRDefault="00D952B0" w:rsidP="00827B22">
            <w:pPr>
              <w:pStyle w:val="TableText"/>
              <w:tabs>
                <w:tab w:val="center" w:pos="4680"/>
                <w:tab w:val="right" w:pos="9360"/>
              </w:tabs>
              <w:rPr>
                <w:sz w:val="20"/>
              </w:rPr>
            </w:pPr>
            <w:r w:rsidRPr="008B0966">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4C4DB58E" w:rsidR="00D952B0" w:rsidRPr="008B0966" w:rsidRDefault="00FA7D34" w:rsidP="00827B22">
            <w:pPr>
              <w:pStyle w:val="TableText"/>
              <w:tabs>
                <w:tab w:val="center" w:pos="4680"/>
                <w:tab w:val="right" w:pos="9360"/>
              </w:tabs>
              <w:rPr>
                <w:sz w:val="20"/>
              </w:rPr>
            </w:pPr>
            <w:r>
              <w:rPr>
                <w:sz w:val="20"/>
              </w:rPr>
              <w:t>tbd</w:t>
            </w: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8B0966" w:rsidRDefault="00D952B0" w:rsidP="00827B22">
            <w:pPr>
              <w:pStyle w:val="TableText"/>
              <w:tabs>
                <w:tab w:val="center" w:pos="4680"/>
                <w:tab w:val="right" w:pos="9360"/>
              </w:tabs>
              <w:rPr>
                <w:sz w:val="20"/>
              </w:rPr>
            </w:pPr>
            <w:r w:rsidRPr="008B0966">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27B5785A" w:rsidR="00D952B0" w:rsidRPr="008B0966" w:rsidRDefault="00FA7D34" w:rsidP="00827B22">
            <w:pPr>
              <w:pStyle w:val="TableText"/>
              <w:tabs>
                <w:tab w:val="center" w:pos="4680"/>
                <w:tab w:val="right" w:pos="9360"/>
              </w:tabs>
              <w:rPr>
                <w:sz w:val="20"/>
              </w:rPr>
            </w:pPr>
            <w:r>
              <w:rPr>
                <w:sz w:val="20"/>
              </w:rPr>
              <w:t>tbd</w:t>
            </w: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8B0966" w:rsidRDefault="00D952B0" w:rsidP="00827B22">
            <w:pPr>
              <w:pStyle w:val="TableText"/>
              <w:tabs>
                <w:tab w:val="center" w:pos="4680"/>
                <w:tab w:val="right" w:pos="9360"/>
              </w:tabs>
              <w:rPr>
                <w:sz w:val="20"/>
              </w:rPr>
            </w:pPr>
            <w:r w:rsidRPr="008B0966">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043FB361" w:rsidR="00D952B0" w:rsidRPr="008B0966" w:rsidRDefault="00FA7D34" w:rsidP="00827B22">
            <w:pPr>
              <w:pStyle w:val="TableText"/>
              <w:tabs>
                <w:tab w:val="center" w:pos="4680"/>
                <w:tab w:val="right" w:pos="9360"/>
              </w:tabs>
              <w:rPr>
                <w:sz w:val="20"/>
              </w:rPr>
            </w:pPr>
            <w:r>
              <w:rPr>
                <w:sz w:val="20"/>
              </w:rPr>
              <w:t>tbd</w:t>
            </w: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8B0966" w:rsidRDefault="00D952B0" w:rsidP="00827B22">
            <w:pPr>
              <w:pStyle w:val="TableText"/>
              <w:tabs>
                <w:tab w:val="center" w:pos="4680"/>
                <w:tab w:val="right" w:pos="9360"/>
              </w:tabs>
              <w:rPr>
                <w:sz w:val="20"/>
              </w:rPr>
            </w:pPr>
            <w:r w:rsidRPr="008B0966">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587C4621" w:rsidR="00D952B0" w:rsidRPr="008B0966" w:rsidRDefault="00FA7D34" w:rsidP="00827B22">
            <w:pPr>
              <w:pStyle w:val="TableText"/>
              <w:tabs>
                <w:tab w:val="center" w:pos="4680"/>
                <w:tab w:val="right" w:pos="9360"/>
              </w:tabs>
              <w:rPr>
                <w:sz w:val="20"/>
              </w:rPr>
            </w:pPr>
            <w:r>
              <w:rPr>
                <w:sz w:val="20"/>
              </w:rPr>
              <w:t>tbd</w:t>
            </w: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8B0966" w:rsidRDefault="00D952B0" w:rsidP="00827B22">
            <w:pPr>
              <w:pStyle w:val="TableText"/>
              <w:tabs>
                <w:tab w:val="center" w:pos="4680"/>
                <w:tab w:val="right" w:pos="9360"/>
              </w:tabs>
              <w:rPr>
                <w:sz w:val="20"/>
              </w:rPr>
            </w:pPr>
            <w:r w:rsidRPr="008B0966">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67244D09" w:rsidR="00D952B0" w:rsidRPr="008B0966" w:rsidRDefault="00FA7D34" w:rsidP="00827B22">
            <w:pPr>
              <w:pStyle w:val="TableText"/>
              <w:tabs>
                <w:tab w:val="center" w:pos="4680"/>
                <w:tab w:val="right" w:pos="9360"/>
              </w:tabs>
              <w:rPr>
                <w:sz w:val="20"/>
              </w:rPr>
            </w:pPr>
            <w:r>
              <w:rPr>
                <w:sz w:val="20"/>
              </w:rPr>
              <w:t>tbd</w:t>
            </w:r>
          </w:p>
        </w:tc>
      </w:tr>
    </w:tbl>
    <w:p w14:paraId="054FEF19" w14:textId="77777777" w:rsidR="00D952B0" w:rsidRPr="00FD586A" w:rsidRDefault="00D952B0" w:rsidP="00834A0C">
      <w:pPr>
        <w:pStyle w:val="Heading2"/>
      </w:pPr>
      <w:bookmarkStart w:id="782" w:name="_Toc216071608"/>
      <w:bookmarkStart w:id="783" w:name="_Toc263270958"/>
      <w:bookmarkStart w:id="784" w:name="_Toc263271237"/>
      <w:bookmarkStart w:id="785" w:name="_Toc377477598"/>
      <w:bookmarkStart w:id="786" w:name="_Toc513788398"/>
      <w:r w:rsidRPr="00FD586A">
        <w:t>Operational Agreement</w:t>
      </w:r>
      <w:bookmarkEnd w:id="782"/>
      <w:bookmarkEnd w:id="783"/>
      <w:bookmarkEnd w:id="784"/>
      <w:bookmarkEnd w:id="785"/>
      <w:bookmarkEnd w:id="786"/>
    </w:p>
    <w:p w14:paraId="227DD5A8" w14:textId="0B608B10" w:rsidR="00EF5B1C" w:rsidRPr="008B0966" w:rsidRDefault="00EF5B1C" w:rsidP="00EF5B1C">
      <w:pPr>
        <w:pStyle w:val="BodyText"/>
        <w:rPr>
          <w:rFonts w:ascii="Verdana" w:hAnsi="Verdana"/>
          <w:sz w:val="24"/>
          <w:szCs w:val="24"/>
        </w:rPr>
      </w:pPr>
      <w:r w:rsidRPr="008B0966">
        <w:rPr>
          <w:rFonts w:ascii="Verdana" w:hAnsi="Verdana"/>
          <w:sz w:val="24"/>
          <w:szCs w:val="24"/>
        </w:rPr>
        <w:t xml:space="preserve">This ICD provides the specification for an interface between MCCF EDI TAS </w:t>
      </w:r>
      <w:r w:rsidR="00823E39">
        <w:rPr>
          <w:rFonts w:ascii="Verdana" w:hAnsi="Verdana"/>
          <w:sz w:val="24"/>
          <w:szCs w:val="24"/>
        </w:rPr>
        <w:t>eBilling</w:t>
      </w:r>
      <w:r w:rsidRPr="008B0966">
        <w:rPr>
          <w:rFonts w:ascii="Verdana" w:hAnsi="Verdana"/>
          <w:sz w:val="24"/>
          <w:szCs w:val="24"/>
        </w:rPr>
        <w:t xml:space="preserve"> and FSC regarding Health Care Services Review data. The Chief Business Office (CBO) is responsible for notifying FSC personnel of any potential or planned changes to data feeds once these changes are known </w:t>
      </w:r>
      <w:r w:rsidR="00666FE3" w:rsidRPr="008B0966">
        <w:rPr>
          <w:rFonts w:ascii="Verdana" w:hAnsi="Verdana"/>
          <w:sz w:val="24"/>
          <w:szCs w:val="24"/>
        </w:rPr>
        <w:t>to</w:t>
      </w:r>
      <w:r w:rsidRPr="008B0966">
        <w:rPr>
          <w:rFonts w:ascii="Verdana" w:hAnsi="Verdana"/>
          <w:sz w:val="24"/>
          <w:szCs w:val="24"/>
        </w:rPr>
        <w:t xml:space="preserve"> minimize adverse impacts.</w:t>
      </w:r>
    </w:p>
    <w:p w14:paraId="10FB1C7E" w14:textId="77777777" w:rsidR="00E67E51" w:rsidRPr="00E67E51" w:rsidRDefault="00E67E51" w:rsidP="00E67E51">
      <w:pPr>
        <w:pStyle w:val="BodyText"/>
        <w:rPr>
          <w:lang w:eastAsia="en-US"/>
        </w:rPr>
      </w:pPr>
    </w:p>
    <w:p w14:paraId="054FEF1B" w14:textId="77777777" w:rsidR="00D952B0" w:rsidRPr="00FD586A" w:rsidRDefault="00D952B0" w:rsidP="00FD58AE">
      <w:pPr>
        <w:pStyle w:val="Heading1"/>
      </w:pPr>
      <w:bookmarkStart w:id="787" w:name="_Toc216071609"/>
      <w:bookmarkStart w:id="788" w:name="_Toc263270959"/>
      <w:bookmarkStart w:id="789" w:name="_Toc263271238"/>
      <w:bookmarkStart w:id="790" w:name="_Toc377477599"/>
      <w:bookmarkStart w:id="791" w:name="_Toc513788399"/>
      <w:r w:rsidRPr="00FD586A">
        <w:lastRenderedPageBreak/>
        <w:t>Interface Definition</w:t>
      </w:r>
      <w:bookmarkEnd w:id="787"/>
      <w:bookmarkEnd w:id="788"/>
      <w:bookmarkEnd w:id="789"/>
      <w:bookmarkEnd w:id="790"/>
      <w:bookmarkEnd w:id="791"/>
    </w:p>
    <w:p w14:paraId="54B7B745" w14:textId="68E422AA" w:rsidR="00EF5B1C" w:rsidRPr="008B0966" w:rsidRDefault="00343639" w:rsidP="00EF5B1C">
      <w:pPr>
        <w:pStyle w:val="BodyText"/>
        <w:rPr>
          <w:rFonts w:ascii="Verdana" w:hAnsi="Verdana" w:cs="Arial"/>
          <w:sz w:val="24"/>
          <w:szCs w:val="24"/>
        </w:rPr>
      </w:pPr>
      <w:r w:rsidRPr="008B0966">
        <w:rPr>
          <w:rFonts w:ascii="Verdana" w:hAnsi="Verdana" w:cs="Arial"/>
          <w:sz w:val="24"/>
          <w:szCs w:val="24"/>
        </w:rPr>
        <w:t xml:space="preserve">Health Care Services Review data </w:t>
      </w:r>
      <w:r w:rsidR="00EF5B1C" w:rsidRPr="008B0966">
        <w:rPr>
          <w:rFonts w:ascii="Verdana" w:hAnsi="Verdana" w:cs="Arial"/>
          <w:sz w:val="24"/>
          <w:szCs w:val="24"/>
        </w:rPr>
        <w:t xml:space="preserve">is transmitted between MCCF EDI TAS </w:t>
      </w:r>
      <w:r w:rsidR="00823E39">
        <w:rPr>
          <w:rFonts w:ascii="Verdana" w:hAnsi="Verdana" w:cs="Arial"/>
          <w:sz w:val="24"/>
          <w:szCs w:val="24"/>
        </w:rPr>
        <w:t>eBilling</w:t>
      </w:r>
      <w:r w:rsidR="00EF5B1C" w:rsidRPr="008B0966">
        <w:rPr>
          <w:rFonts w:ascii="Verdana" w:hAnsi="Verdana" w:cs="Arial"/>
          <w:sz w:val="24"/>
          <w:szCs w:val="24"/>
        </w:rPr>
        <w:t xml:space="preserve"> and the FSC in FHIR bundles</w:t>
      </w:r>
      <w:r w:rsidR="008B0966" w:rsidRPr="008B0966">
        <w:rPr>
          <w:rFonts w:ascii="Verdana" w:hAnsi="Verdana" w:cs="Arial"/>
          <w:sz w:val="24"/>
          <w:szCs w:val="24"/>
        </w:rPr>
        <w:t>.</w:t>
      </w:r>
    </w:p>
    <w:p w14:paraId="292D94F1" w14:textId="77777777" w:rsidR="00EF5B1C" w:rsidRPr="00EF5B1C" w:rsidRDefault="00EF5B1C" w:rsidP="00EF5B1C">
      <w:pPr>
        <w:pStyle w:val="BodyText"/>
        <w:rPr>
          <w:lang w:eastAsia="en-US"/>
        </w:rPr>
      </w:pPr>
    </w:p>
    <w:p w14:paraId="097AB28F" w14:textId="77777777" w:rsidR="00F26C34" w:rsidRPr="00FD586A" w:rsidRDefault="00F26C34" w:rsidP="00834A0C">
      <w:pPr>
        <w:pStyle w:val="Heading2"/>
      </w:pPr>
      <w:bookmarkStart w:id="792" w:name="_Toc513788400"/>
      <w:r w:rsidRPr="00FD586A">
        <w:t>System Overview</w:t>
      </w:r>
      <w:bookmarkEnd w:id="792"/>
    </w:p>
    <w:p w14:paraId="5F6D1118" w14:textId="0C02ECB3" w:rsidR="00134C52" w:rsidRPr="008B0966" w:rsidRDefault="00343639" w:rsidP="00343639">
      <w:pPr>
        <w:pStyle w:val="BodyText"/>
        <w:rPr>
          <w:rFonts w:ascii="Verdana" w:hAnsi="Verdana"/>
          <w:sz w:val="24"/>
          <w:szCs w:val="24"/>
        </w:rPr>
      </w:pPr>
      <w:r w:rsidRPr="008B0966">
        <w:rPr>
          <w:rFonts w:ascii="Verdana" w:hAnsi="Verdana"/>
          <w:sz w:val="24"/>
          <w:szCs w:val="24"/>
        </w:rPr>
        <w:t xml:space="preserve">The MCCF EDI TAS </w:t>
      </w:r>
      <w:r w:rsidR="00D15C63">
        <w:rPr>
          <w:rFonts w:ascii="Verdana" w:hAnsi="Verdana"/>
          <w:sz w:val="24"/>
          <w:szCs w:val="24"/>
        </w:rPr>
        <w:t>Integrated Billing</w:t>
      </w:r>
      <w:r w:rsidR="00D15C63" w:rsidRPr="008B0966">
        <w:rPr>
          <w:rFonts w:ascii="Verdana" w:hAnsi="Verdana"/>
          <w:sz w:val="24"/>
          <w:szCs w:val="24"/>
        </w:rPr>
        <w:t xml:space="preserve"> </w:t>
      </w:r>
      <w:r w:rsidRPr="008B0966">
        <w:rPr>
          <w:rFonts w:ascii="Verdana" w:hAnsi="Verdana"/>
          <w:sz w:val="24"/>
          <w:szCs w:val="24"/>
        </w:rPr>
        <w:t xml:space="preserve">is designed to facilitate transmission of health care service review requests and inquiries to the FSC and </w:t>
      </w:r>
      <w:r w:rsidR="00E13BC9">
        <w:rPr>
          <w:rFonts w:ascii="Verdana" w:hAnsi="Verdana"/>
          <w:sz w:val="24"/>
          <w:szCs w:val="24"/>
        </w:rPr>
        <w:t xml:space="preserve">receive </w:t>
      </w:r>
      <w:r w:rsidRPr="008B0966">
        <w:rPr>
          <w:rFonts w:ascii="Verdana" w:hAnsi="Verdana"/>
          <w:sz w:val="24"/>
          <w:szCs w:val="24"/>
        </w:rPr>
        <w:t>health care service review responses</w:t>
      </w:r>
      <w:r w:rsidR="00134C52" w:rsidRPr="008B0966">
        <w:rPr>
          <w:rFonts w:ascii="Verdana" w:hAnsi="Verdana"/>
          <w:sz w:val="24"/>
          <w:szCs w:val="24"/>
        </w:rPr>
        <w:t xml:space="preserve"> from the FSC.</w:t>
      </w:r>
    </w:p>
    <w:p w14:paraId="476A13EE" w14:textId="371B2364" w:rsidR="00343639" w:rsidRPr="008B0966" w:rsidRDefault="00134C52" w:rsidP="00343639">
      <w:pPr>
        <w:pStyle w:val="BodyText"/>
        <w:rPr>
          <w:rFonts w:ascii="Verdana" w:hAnsi="Verdana"/>
          <w:sz w:val="24"/>
          <w:szCs w:val="24"/>
        </w:rPr>
      </w:pPr>
      <w:r w:rsidRPr="008B0966">
        <w:rPr>
          <w:rFonts w:ascii="Verdana" w:hAnsi="Verdana"/>
          <w:sz w:val="24"/>
          <w:szCs w:val="24"/>
        </w:rPr>
        <w:t xml:space="preserve">FSC is </w:t>
      </w:r>
      <w:r w:rsidR="00343639" w:rsidRPr="008B0966">
        <w:rPr>
          <w:rFonts w:ascii="Verdana" w:hAnsi="Verdana"/>
          <w:sz w:val="24"/>
          <w:szCs w:val="24"/>
        </w:rPr>
        <w:t>design</w:t>
      </w:r>
      <w:r w:rsidR="008B0966" w:rsidRPr="008B0966">
        <w:rPr>
          <w:rFonts w:ascii="Verdana" w:hAnsi="Verdana"/>
          <w:sz w:val="24"/>
          <w:szCs w:val="24"/>
        </w:rPr>
        <w:t>ed</w:t>
      </w:r>
      <w:r w:rsidR="00343639" w:rsidRPr="008B0966">
        <w:rPr>
          <w:rFonts w:ascii="Verdana" w:hAnsi="Verdana"/>
          <w:sz w:val="24"/>
          <w:szCs w:val="24"/>
        </w:rPr>
        <w:t xml:space="preserve"> to receive</w:t>
      </w:r>
      <w:r w:rsidRPr="008B0966">
        <w:rPr>
          <w:rFonts w:ascii="Verdana" w:hAnsi="Verdana"/>
          <w:sz w:val="24"/>
          <w:szCs w:val="24"/>
        </w:rPr>
        <w:t xml:space="preserve"> FHIR data from</w:t>
      </w:r>
      <w:r w:rsidR="00343639" w:rsidRPr="008B0966">
        <w:rPr>
          <w:rFonts w:ascii="Verdana" w:hAnsi="Verdana"/>
          <w:sz w:val="24"/>
          <w:szCs w:val="24"/>
        </w:rPr>
        <w:t xml:space="preserve"> </w:t>
      </w:r>
      <w:r w:rsidRPr="008B0966">
        <w:rPr>
          <w:rFonts w:ascii="Verdana" w:hAnsi="Verdana"/>
          <w:sz w:val="24"/>
          <w:szCs w:val="24"/>
        </w:rPr>
        <w:t>MCCF EDI TAS</w:t>
      </w:r>
      <w:r w:rsidR="00343639" w:rsidRPr="008B0966">
        <w:rPr>
          <w:rFonts w:ascii="Verdana" w:hAnsi="Verdana"/>
          <w:sz w:val="24"/>
          <w:szCs w:val="24"/>
        </w:rPr>
        <w:t xml:space="preserve"> and</w:t>
      </w:r>
      <w:r w:rsidRPr="008B0966">
        <w:rPr>
          <w:rFonts w:ascii="Verdana" w:hAnsi="Verdana"/>
          <w:sz w:val="24"/>
          <w:szCs w:val="24"/>
        </w:rPr>
        <w:t xml:space="preserve"> to</w:t>
      </w:r>
      <w:r w:rsidR="00343639" w:rsidRPr="008B0966">
        <w:rPr>
          <w:rFonts w:ascii="Verdana" w:hAnsi="Verdana"/>
          <w:sz w:val="24"/>
          <w:szCs w:val="24"/>
        </w:rPr>
        <w:t xml:space="preserve"> translate that data into a </w:t>
      </w:r>
      <w:r w:rsidR="00B6651C" w:rsidRPr="008B0966">
        <w:rPr>
          <w:rFonts w:ascii="Verdana" w:hAnsi="Verdana"/>
          <w:sz w:val="24"/>
          <w:szCs w:val="24"/>
        </w:rPr>
        <w:t xml:space="preserve">278x217 </w:t>
      </w:r>
      <w:r w:rsidR="00086014">
        <w:rPr>
          <w:rFonts w:ascii="Verdana" w:hAnsi="Verdana"/>
          <w:sz w:val="24"/>
          <w:szCs w:val="24"/>
        </w:rPr>
        <w:t>r</w:t>
      </w:r>
      <w:r w:rsidR="00B6651C" w:rsidRPr="008B0966">
        <w:rPr>
          <w:rFonts w:ascii="Verdana" w:hAnsi="Verdana"/>
          <w:sz w:val="24"/>
          <w:szCs w:val="24"/>
        </w:rPr>
        <w:t xml:space="preserve">equest </w:t>
      </w:r>
      <w:r w:rsidR="00181ADF">
        <w:rPr>
          <w:rFonts w:ascii="Verdana" w:hAnsi="Verdana"/>
          <w:sz w:val="24"/>
          <w:szCs w:val="24"/>
        </w:rPr>
        <w:t xml:space="preserve">or </w:t>
      </w:r>
      <w:r w:rsidR="00B6651C">
        <w:rPr>
          <w:rFonts w:ascii="Verdana" w:hAnsi="Verdana"/>
          <w:sz w:val="24"/>
          <w:szCs w:val="24"/>
        </w:rPr>
        <w:t xml:space="preserve">278x215 </w:t>
      </w:r>
      <w:r w:rsidR="00302F52">
        <w:rPr>
          <w:rFonts w:ascii="Verdana" w:hAnsi="Verdana"/>
          <w:sz w:val="24"/>
          <w:szCs w:val="24"/>
        </w:rPr>
        <w:t>inquiry</w:t>
      </w:r>
      <w:r w:rsidR="00086014">
        <w:rPr>
          <w:rFonts w:ascii="Verdana" w:hAnsi="Verdana"/>
          <w:sz w:val="24"/>
          <w:szCs w:val="24"/>
        </w:rPr>
        <w:t xml:space="preserve"> </w:t>
      </w:r>
      <w:r w:rsidRPr="008B0966">
        <w:rPr>
          <w:rFonts w:ascii="Verdana" w:hAnsi="Verdana"/>
          <w:sz w:val="24"/>
          <w:szCs w:val="24"/>
        </w:rPr>
        <w:t>message. It is also design</w:t>
      </w:r>
      <w:r w:rsidR="00181ADF">
        <w:rPr>
          <w:rFonts w:ascii="Verdana" w:hAnsi="Verdana"/>
          <w:sz w:val="24"/>
          <w:szCs w:val="24"/>
        </w:rPr>
        <w:t>ed</w:t>
      </w:r>
      <w:r w:rsidRPr="008B0966">
        <w:rPr>
          <w:rFonts w:ascii="Verdana" w:hAnsi="Verdana"/>
          <w:sz w:val="24"/>
          <w:szCs w:val="24"/>
        </w:rPr>
        <w:t xml:space="preserve"> to receive a 278x217</w:t>
      </w:r>
      <w:r w:rsidR="00181ADF">
        <w:rPr>
          <w:rFonts w:ascii="Verdana" w:hAnsi="Verdana"/>
          <w:sz w:val="24"/>
          <w:szCs w:val="24"/>
        </w:rPr>
        <w:t xml:space="preserve"> </w:t>
      </w:r>
      <w:r w:rsidR="00086014">
        <w:rPr>
          <w:rFonts w:ascii="Verdana" w:hAnsi="Verdana"/>
          <w:sz w:val="24"/>
          <w:szCs w:val="24"/>
        </w:rPr>
        <w:t>r</w:t>
      </w:r>
      <w:r w:rsidR="00181ADF">
        <w:rPr>
          <w:rFonts w:ascii="Verdana" w:hAnsi="Verdana"/>
          <w:sz w:val="24"/>
          <w:szCs w:val="24"/>
        </w:rPr>
        <w:t>esponse</w:t>
      </w:r>
      <w:r w:rsidR="00086014">
        <w:rPr>
          <w:rFonts w:ascii="Verdana" w:hAnsi="Verdana"/>
          <w:sz w:val="24"/>
          <w:szCs w:val="24"/>
        </w:rPr>
        <w:t xml:space="preserve"> or a </w:t>
      </w:r>
      <w:r w:rsidRPr="008B0966">
        <w:rPr>
          <w:rFonts w:ascii="Verdana" w:hAnsi="Verdana"/>
          <w:sz w:val="24"/>
          <w:szCs w:val="24"/>
        </w:rPr>
        <w:t xml:space="preserve">278x215 </w:t>
      </w:r>
      <w:r w:rsidR="00086014">
        <w:rPr>
          <w:rFonts w:ascii="Verdana" w:hAnsi="Verdana"/>
          <w:sz w:val="24"/>
          <w:szCs w:val="24"/>
        </w:rPr>
        <w:t>r</w:t>
      </w:r>
      <w:r w:rsidR="00181ADF">
        <w:rPr>
          <w:rFonts w:ascii="Verdana" w:hAnsi="Verdana"/>
          <w:sz w:val="24"/>
          <w:szCs w:val="24"/>
        </w:rPr>
        <w:t xml:space="preserve">esponse </w:t>
      </w:r>
      <w:ins w:id="793" w:author="Keith Oulson" w:date="2018-04-13T16:30:00Z">
        <w:r w:rsidR="00D63292">
          <w:rPr>
            <w:rFonts w:ascii="Verdana" w:hAnsi="Verdana"/>
            <w:sz w:val="24"/>
            <w:szCs w:val="24"/>
          </w:rPr>
          <w:t xml:space="preserve">from HCCH </w:t>
        </w:r>
      </w:ins>
      <w:r w:rsidRPr="008B0966">
        <w:rPr>
          <w:rFonts w:ascii="Verdana" w:hAnsi="Verdana"/>
          <w:sz w:val="24"/>
          <w:szCs w:val="24"/>
        </w:rPr>
        <w:t xml:space="preserve">and </w:t>
      </w:r>
      <w:r w:rsidR="00086014">
        <w:rPr>
          <w:rFonts w:ascii="Verdana" w:hAnsi="Verdana"/>
          <w:sz w:val="24"/>
          <w:szCs w:val="24"/>
        </w:rPr>
        <w:t xml:space="preserve">to </w:t>
      </w:r>
      <w:r w:rsidRPr="008B0966">
        <w:rPr>
          <w:rFonts w:ascii="Verdana" w:hAnsi="Verdana"/>
          <w:sz w:val="24"/>
          <w:szCs w:val="24"/>
        </w:rPr>
        <w:t>translate it to FHIR data</w:t>
      </w:r>
      <w:ins w:id="794" w:author="Keith Oulson" w:date="2018-04-13T16:30:00Z">
        <w:r w:rsidR="00D63292">
          <w:rPr>
            <w:rFonts w:ascii="Verdana" w:hAnsi="Verdana"/>
            <w:sz w:val="24"/>
            <w:szCs w:val="24"/>
          </w:rPr>
          <w:t xml:space="preserve"> and to transmit back to MCCF EDI TAS</w:t>
        </w:r>
      </w:ins>
      <w:r w:rsidRPr="008B0966">
        <w:rPr>
          <w:rFonts w:ascii="Verdana" w:hAnsi="Verdana"/>
          <w:sz w:val="24"/>
          <w:szCs w:val="24"/>
        </w:rPr>
        <w:t>.</w:t>
      </w:r>
    </w:p>
    <w:p w14:paraId="39FD4B14" w14:textId="00A35F08" w:rsidR="00343639" w:rsidRDefault="00343639" w:rsidP="00343639">
      <w:pPr>
        <w:pStyle w:val="BodyText"/>
        <w:rPr>
          <w:lang w:eastAsia="en-US"/>
        </w:rPr>
      </w:pPr>
    </w:p>
    <w:p w14:paraId="054FEF1E" w14:textId="47CD4D27" w:rsidR="00D952B0" w:rsidRPr="00FD586A" w:rsidRDefault="00F26C34" w:rsidP="00834A0C">
      <w:pPr>
        <w:pStyle w:val="Heading3"/>
        <w:rPr>
          <w:szCs w:val="24"/>
        </w:rPr>
      </w:pPr>
      <w:bookmarkStart w:id="795" w:name="_Toc513788401"/>
      <w:r w:rsidRPr="00FD586A">
        <w:rPr>
          <w:szCs w:val="24"/>
        </w:rPr>
        <w:lastRenderedPageBreak/>
        <w:t>Overview Diagram</w:t>
      </w:r>
      <w:bookmarkEnd w:id="795"/>
      <w:r w:rsidRPr="00FD586A">
        <w:rPr>
          <w:szCs w:val="24"/>
        </w:rPr>
        <w:t xml:space="preserve"> </w:t>
      </w:r>
    </w:p>
    <w:p w14:paraId="2A15ABFC" w14:textId="5922F327" w:rsidR="00426867" w:rsidRPr="008B0966" w:rsidRDefault="00426867" w:rsidP="00834A0C">
      <w:pPr>
        <w:pStyle w:val="BodyText"/>
        <w:keepNext/>
        <w:rPr>
          <w:rFonts w:ascii="Verdana" w:hAnsi="Verdana"/>
          <w:sz w:val="24"/>
          <w:szCs w:val="24"/>
          <w:lang w:eastAsia="en-US"/>
        </w:rPr>
      </w:pPr>
      <w:r w:rsidRPr="008B0966">
        <w:rPr>
          <w:rFonts w:ascii="Verdana" w:hAnsi="Verdana"/>
          <w:sz w:val="24"/>
          <w:szCs w:val="24"/>
          <w:lang w:eastAsia="en-US"/>
        </w:rPr>
        <w:t>Inter</w:t>
      </w:r>
      <w:r w:rsidR="00875534">
        <w:rPr>
          <w:rFonts w:ascii="Verdana" w:hAnsi="Verdana"/>
          <w:sz w:val="24"/>
          <w:szCs w:val="24"/>
          <w:lang w:eastAsia="en-US"/>
        </w:rPr>
        <w:t>i</w:t>
      </w:r>
      <w:r w:rsidRPr="008B0966">
        <w:rPr>
          <w:rFonts w:ascii="Verdana" w:hAnsi="Verdana"/>
          <w:sz w:val="24"/>
          <w:szCs w:val="24"/>
          <w:lang w:eastAsia="en-US"/>
        </w:rPr>
        <w:t>m solution</w:t>
      </w:r>
    </w:p>
    <w:p w14:paraId="132EEA08" w14:textId="77777777" w:rsidR="000D652D" w:rsidRDefault="00426867" w:rsidP="000D652D">
      <w:pPr>
        <w:pStyle w:val="BodyText"/>
        <w:keepNext/>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9AADA6C" w14:textId="55E74551" w:rsidR="009768C6" w:rsidRDefault="000D652D" w:rsidP="000D652D">
      <w:pPr>
        <w:pStyle w:val="Caption"/>
      </w:pPr>
      <w:bookmarkStart w:id="796" w:name="_Toc513788439"/>
      <w:r>
        <w:t xml:space="preserve">Figure </w:t>
      </w:r>
      <w:fldSimple w:instr=" SEQ Figure \* ARABIC ">
        <w:r w:rsidR="008E391E">
          <w:rPr>
            <w:noProof/>
          </w:rPr>
          <w:t>1</w:t>
        </w:r>
      </w:fldSimple>
      <w:r>
        <w:t xml:space="preserve"> - Interim Solution</w:t>
      </w:r>
      <w:bookmarkEnd w:id="796"/>
    </w:p>
    <w:p w14:paraId="5619B905" w14:textId="1A2EDB9D" w:rsidR="00426867" w:rsidRDefault="00426867" w:rsidP="009768C6">
      <w:pPr>
        <w:pStyle w:val="BodyText"/>
        <w:rPr>
          <w:lang w:eastAsia="en-US"/>
        </w:rPr>
      </w:pPr>
    </w:p>
    <w:p w14:paraId="12ABCB9D" w14:textId="41BA5044" w:rsidR="00426867" w:rsidRPr="008B0966" w:rsidRDefault="00426867" w:rsidP="00834A0C">
      <w:pPr>
        <w:pStyle w:val="BodyText"/>
        <w:keepNext/>
        <w:rPr>
          <w:rFonts w:ascii="Verdana" w:hAnsi="Verdana"/>
          <w:sz w:val="24"/>
          <w:szCs w:val="24"/>
          <w:lang w:eastAsia="en-US"/>
        </w:rPr>
      </w:pPr>
      <w:r w:rsidRPr="008B0966">
        <w:rPr>
          <w:rFonts w:ascii="Verdana" w:hAnsi="Verdana"/>
          <w:sz w:val="24"/>
          <w:szCs w:val="24"/>
          <w:lang w:eastAsia="en-US"/>
        </w:rPr>
        <w:lastRenderedPageBreak/>
        <w:t>To be solution</w:t>
      </w:r>
    </w:p>
    <w:p w14:paraId="43B6E966" w14:textId="77777777" w:rsidR="000D652D" w:rsidRDefault="00426867" w:rsidP="000D652D">
      <w:pPr>
        <w:pStyle w:val="BodyText"/>
        <w:keepNext/>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7B3AEFBE" w:rsidR="00426867" w:rsidRPr="009768C6" w:rsidRDefault="000D652D" w:rsidP="000D652D">
      <w:pPr>
        <w:pStyle w:val="Caption"/>
      </w:pPr>
      <w:bookmarkStart w:id="797" w:name="_Toc513788440"/>
      <w:r>
        <w:t xml:space="preserve">Figure </w:t>
      </w:r>
      <w:fldSimple w:instr=" SEQ Figure \* ARABIC ">
        <w:r w:rsidR="008E391E">
          <w:rPr>
            <w:noProof/>
          </w:rPr>
          <w:t>2</w:t>
        </w:r>
      </w:fldSimple>
      <w:r>
        <w:t xml:space="preserve"> - To Be Solution</w:t>
      </w:r>
      <w:bookmarkEnd w:id="797"/>
    </w:p>
    <w:p w14:paraId="6FA6A519" w14:textId="5E552396" w:rsidR="00E67E51" w:rsidRDefault="00E67E51" w:rsidP="00E67E51">
      <w:pPr>
        <w:pStyle w:val="BodyText"/>
        <w:rPr>
          <w:lang w:eastAsia="en-US"/>
        </w:rPr>
      </w:pPr>
    </w:p>
    <w:p w14:paraId="03431AB2" w14:textId="238B3EA1" w:rsidR="000D652D" w:rsidRDefault="000D652D" w:rsidP="00E67E51">
      <w:pPr>
        <w:pStyle w:val="BodyText"/>
        <w:rPr>
          <w:lang w:eastAsia="en-US"/>
        </w:rPr>
      </w:pPr>
    </w:p>
    <w:p w14:paraId="2FEE6116" w14:textId="71806055" w:rsidR="000D652D" w:rsidRDefault="000D652D" w:rsidP="00E67E51">
      <w:pPr>
        <w:pStyle w:val="BodyText"/>
        <w:rPr>
          <w:lang w:eastAsia="en-US"/>
        </w:rPr>
      </w:pPr>
    </w:p>
    <w:p w14:paraId="64FC95A9" w14:textId="7704FEE0" w:rsidR="000D652D" w:rsidRDefault="000D652D" w:rsidP="00E67E51">
      <w:pPr>
        <w:pStyle w:val="BodyText"/>
        <w:rPr>
          <w:lang w:eastAsia="en-US"/>
        </w:rPr>
      </w:pPr>
    </w:p>
    <w:p w14:paraId="15B2BD6E" w14:textId="3C726583" w:rsidR="000D652D" w:rsidRDefault="000D652D" w:rsidP="00E67E51">
      <w:pPr>
        <w:pStyle w:val="BodyText"/>
        <w:rPr>
          <w:lang w:eastAsia="en-US"/>
        </w:rPr>
      </w:pPr>
    </w:p>
    <w:p w14:paraId="0BAD1B0D" w14:textId="77777777" w:rsidR="000D652D" w:rsidRPr="00E67E51" w:rsidRDefault="000D652D" w:rsidP="00E67E51">
      <w:pPr>
        <w:pStyle w:val="BodyText"/>
        <w:rPr>
          <w:lang w:eastAsia="en-US"/>
        </w:rPr>
      </w:pPr>
    </w:p>
    <w:p w14:paraId="0BC1A9D7" w14:textId="5344A228" w:rsidR="00F26C34" w:rsidRPr="00FD586A" w:rsidRDefault="00D952B0" w:rsidP="00834A0C">
      <w:pPr>
        <w:pStyle w:val="Heading2"/>
      </w:pPr>
      <w:bookmarkStart w:id="798" w:name="_Toc216071611"/>
      <w:bookmarkStart w:id="799" w:name="_Toc263270961"/>
      <w:bookmarkStart w:id="800" w:name="_Toc263271240"/>
      <w:bookmarkStart w:id="801" w:name="_Toc377477601"/>
      <w:bookmarkStart w:id="802" w:name="_Toc513788402"/>
      <w:r w:rsidRPr="00FD586A">
        <w:lastRenderedPageBreak/>
        <w:t>Interface Overview</w:t>
      </w:r>
      <w:bookmarkEnd w:id="798"/>
      <w:bookmarkEnd w:id="799"/>
      <w:bookmarkEnd w:id="800"/>
      <w:bookmarkEnd w:id="801"/>
      <w:bookmarkEnd w:id="802"/>
    </w:p>
    <w:p w14:paraId="2F43ED86" w14:textId="2489C108" w:rsidR="008B0966" w:rsidRPr="008B0966" w:rsidRDefault="008B0966" w:rsidP="008B0966">
      <w:pPr>
        <w:pStyle w:val="BodyText"/>
        <w:rPr>
          <w:rFonts w:ascii="Verdana" w:hAnsi="Verdana"/>
          <w:sz w:val="24"/>
          <w:szCs w:val="24"/>
        </w:rPr>
      </w:pPr>
      <w:r w:rsidRPr="008B0966">
        <w:rPr>
          <w:rFonts w:ascii="Verdana" w:hAnsi="Verdana"/>
          <w:sz w:val="24"/>
          <w:szCs w:val="24"/>
        </w:rPr>
        <w:t xml:space="preserve">Exchanging messages between MCCF EDI TAS </w:t>
      </w:r>
      <w:r w:rsidR="00AE7348">
        <w:rPr>
          <w:rFonts w:ascii="Verdana" w:hAnsi="Verdana"/>
          <w:sz w:val="24"/>
          <w:szCs w:val="24"/>
        </w:rPr>
        <w:t>eBilling</w:t>
      </w:r>
      <w:r w:rsidRPr="008B0966">
        <w:rPr>
          <w:rFonts w:ascii="Verdana" w:hAnsi="Verdana"/>
          <w:sz w:val="24"/>
          <w:szCs w:val="24"/>
        </w:rPr>
        <w:t xml:space="preserve"> and FSC can be done in real time or </w:t>
      </w:r>
      <w:r w:rsidR="00C945A0">
        <w:rPr>
          <w:rFonts w:ascii="Verdana" w:hAnsi="Verdana"/>
          <w:sz w:val="24"/>
          <w:szCs w:val="24"/>
        </w:rPr>
        <w:t xml:space="preserve">as </w:t>
      </w:r>
      <w:r w:rsidR="008751EC">
        <w:rPr>
          <w:rFonts w:ascii="Verdana" w:hAnsi="Verdana"/>
          <w:sz w:val="24"/>
          <w:szCs w:val="24"/>
        </w:rPr>
        <w:t>queued messaging</w:t>
      </w:r>
      <w:r w:rsidRPr="008B0966">
        <w:rPr>
          <w:rFonts w:ascii="Verdana" w:hAnsi="Verdana"/>
          <w:sz w:val="24"/>
          <w:szCs w:val="24"/>
        </w:rPr>
        <w:t>.</w:t>
      </w:r>
    </w:p>
    <w:p w14:paraId="21BE3823" w14:textId="77777777" w:rsidR="00181ADF" w:rsidRPr="00134C52" w:rsidRDefault="00181ADF" w:rsidP="00134C52">
      <w:pPr>
        <w:pStyle w:val="BodyText"/>
        <w:rPr>
          <w:lang w:eastAsia="en-US"/>
        </w:rPr>
      </w:pPr>
    </w:p>
    <w:p w14:paraId="6B1039CB" w14:textId="63B05490" w:rsidR="00E67E51" w:rsidRPr="00FD586A" w:rsidRDefault="00F26C34" w:rsidP="00825148">
      <w:pPr>
        <w:pStyle w:val="Heading3"/>
        <w:rPr>
          <w:szCs w:val="24"/>
        </w:rPr>
      </w:pPr>
      <w:bookmarkStart w:id="803" w:name="_Toc513788403"/>
      <w:r w:rsidRPr="00FD586A">
        <w:rPr>
          <w:szCs w:val="24"/>
        </w:rPr>
        <w:t>Connectivity between the systems</w:t>
      </w:r>
      <w:bookmarkEnd w:id="803"/>
    </w:p>
    <w:p w14:paraId="7EA910B8" w14:textId="197C52A9" w:rsidR="00426867" w:rsidRDefault="00426867" w:rsidP="00D15C63">
      <w:pPr>
        <w:keepNext/>
        <w:rPr>
          <w:rFonts w:eastAsia="MS Mincho"/>
          <w:sz w:val="20"/>
          <w:szCs w:val="22"/>
        </w:rPr>
      </w:pPr>
    </w:p>
    <w:p w14:paraId="4E63F101" w14:textId="77777777" w:rsidR="00426867" w:rsidRDefault="00426867" w:rsidP="00D15C63">
      <w:pPr>
        <w:pStyle w:val="BodyText"/>
        <w:keepNext/>
        <w:rPr>
          <w:lang w:eastAsia="en-US"/>
        </w:rPr>
      </w:pPr>
    </w:p>
    <w:p w14:paraId="284B7653" w14:textId="77777777" w:rsidR="000D652D" w:rsidRDefault="00426867" w:rsidP="000D652D">
      <w:pPr>
        <w:pStyle w:val="BodyText"/>
        <w:keepNext/>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0A35D2F7" w14:textId="01784701" w:rsidR="00426867" w:rsidRDefault="000D652D" w:rsidP="000D652D">
      <w:pPr>
        <w:pStyle w:val="Caption"/>
      </w:pPr>
      <w:bookmarkStart w:id="804" w:name="_Toc513788441"/>
      <w:r>
        <w:t xml:space="preserve">Figure </w:t>
      </w:r>
      <w:fldSimple w:instr=" SEQ Figure \* ARABIC ">
        <w:r w:rsidR="008E391E">
          <w:rPr>
            <w:noProof/>
          </w:rPr>
          <w:t>3</w:t>
        </w:r>
      </w:fldSimple>
      <w:r>
        <w:t xml:space="preserve"> - Connectivity</w:t>
      </w:r>
      <w:bookmarkEnd w:id="804"/>
    </w:p>
    <w:p w14:paraId="0135EDE4" w14:textId="5B99A1F5" w:rsidR="00426867" w:rsidRDefault="00426867" w:rsidP="00426867">
      <w:pPr>
        <w:pStyle w:val="BodyText"/>
        <w:rPr>
          <w:lang w:eastAsia="en-US"/>
        </w:rPr>
      </w:pPr>
    </w:p>
    <w:p w14:paraId="2FE70D05" w14:textId="77777777" w:rsidR="00426867" w:rsidRPr="00426867" w:rsidRDefault="00426867" w:rsidP="00426867">
      <w:pPr>
        <w:pStyle w:val="BodyText"/>
        <w:rPr>
          <w:lang w:eastAsia="en-US"/>
        </w:rPr>
      </w:pPr>
    </w:p>
    <w:p w14:paraId="054FEF23" w14:textId="77777777" w:rsidR="00D952B0" w:rsidRPr="00FD586A" w:rsidRDefault="00D952B0" w:rsidP="00834A0C">
      <w:pPr>
        <w:pStyle w:val="Heading2"/>
      </w:pPr>
      <w:bookmarkStart w:id="805" w:name="_Toc216071612"/>
      <w:bookmarkStart w:id="806" w:name="_Toc263270962"/>
      <w:bookmarkStart w:id="807" w:name="_Toc263271241"/>
      <w:bookmarkStart w:id="808" w:name="_Toc377477602"/>
      <w:bookmarkStart w:id="809" w:name="_Toc513788404"/>
      <w:r w:rsidRPr="00FD586A">
        <w:t>Operations</w:t>
      </w:r>
      <w:bookmarkEnd w:id="805"/>
      <w:bookmarkEnd w:id="806"/>
      <w:bookmarkEnd w:id="807"/>
      <w:bookmarkEnd w:id="808"/>
      <w:bookmarkEnd w:id="809"/>
    </w:p>
    <w:p w14:paraId="330F5977" w14:textId="56A35D78" w:rsidR="00134C52" w:rsidRPr="008B0966" w:rsidRDefault="00181ADF" w:rsidP="00134C52">
      <w:pPr>
        <w:pStyle w:val="BodyText"/>
        <w:rPr>
          <w:rFonts w:ascii="Verdana" w:hAnsi="Verdana"/>
          <w:sz w:val="24"/>
          <w:szCs w:val="24"/>
          <w:lang w:eastAsia="en-US"/>
        </w:rPr>
      </w:pPr>
      <w:r>
        <w:rPr>
          <w:rFonts w:ascii="Verdana" w:hAnsi="Verdana"/>
          <w:sz w:val="24"/>
          <w:szCs w:val="24"/>
          <w:lang w:eastAsia="en-US"/>
        </w:rPr>
        <w:t>Tbd</w:t>
      </w:r>
    </w:p>
    <w:p w14:paraId="3D8E9162" w14:textId="2748EE23" w:rsidR="00E67E51" w:rsidRPr="00FD586A" w:rsidRDefault="00E67E51" w:rsidP="00834A0C">
      <w:pPr>
        <w:pStyle w:val="Heading3"/>
        <w:rPr>
          <w:szCs w:val="24"/>
        </w:rPr>
      </w:pPr>
      <w:bookmarkStart w:id="810" w:name="_Toc513788405"/>
      <w:r w:rsidRPr="00FD586A">
        <w:rPr>
          <w:szCs w:val="24"/>
        </w:rPr>
        <w:lastRenderedPageBreak/>
        <w:t>Data Extraction</w:t>
      </w:r>
      <w:bookmarkEnd w:id="810"/>
    </w:p>
    <w:p w14:paraId="33E4705C" w14:textId="318CD67A" w:rsidR="00426867" w:rsidRPr="008B0966" w:rsidRDefault="00426867" w:rsidP="00426867">
      <w:pPr>
        <w:pStyle w:val="BodyText"/>
        <w:rPr>
          <w:rFonts w:ascii="Verdana" w:hAnsi="Verdana"/>
          <w:sz w:val="24"/>
          <w:szCs w:val="24"/>
          <w:lang w:eastAsia="en-US"/>
        </w:rPr>
      </w:pPr>
      <w:r w:rsidRPr="008B0966">
        <w:rPr>
          <w:rFonts w:ascii="Verdana" w:hAnsi="Verdana"/>
          <w:sz w:val="24"/>
          <w:szCs w:val="24"/>
          <w:lang w:eastAsia="en-US"/>
        </w:rPr>
        <w:t>Data being sent to FSC will be extracted from the VistA databases using a FHIR server.</w:t>
      </w:r>
    </w:p>
    <w:p w14:paraId="32F4BDBE" w14:textId="1C37FF0A" w:rsidR="00E67E51" w:rsidRPr="00FD586A" w:rsidRDefault="00E67E51" w:rsidP="00834A0C">
      <w:pPr>
        <w:pStyle w:val="Heading3"/>
        <w:rPr>
          <w:szCs w:val="24"/>
        </w:rPr>
      </w:pPr>
      <w:bookmarkStart w:id="811" w:name="_Toc513788406"/>
      <w:r w:rsidRPr="00FD586A">
        <w:rPr>
          <w:szCs w:val="24"/>
        </w:rPr>
        <w:t>Data Transformation</w:t>
      </w:r>
      <w:bookmarkEnd w:id="811"/>
    </w:p>
    <w:p w14:paraId="0085C0BE" w14:textId="0F5A28CD" w:rsidR="00E5309F" w:rsidRPr="008B0966" w:rsidRDefault="00181ADF" w:rsidP="00E5309F">
      <w:pPr>
        <w:pStyle w:val="BodyText"/>
        <w:rPr>
          <w:rFonts w:ascii="Verdana" w:hAnsi="Verdana"/>
          <w:sz w:val="24"/>
          <w:szCs w:val="24"/>
          <w:lang w:eastAsia="en-US"/>
        </w:rPr>
      </w:pPr>
      <w:r>
        <w:rPr>
          <w:rFonts w:ascii="Verdana" w:hAnsi="Verdana"/>
          <w:sz w:val="24"/>
          <w:szCs w:val="24"/>
          <w:lang w:eastAsia="en-US"/>
        </w:rPr>
        <w:t>Tbd</w:t>
      </w:r>
    </w:p>
    <w:p w14:paraId="5DA58578" w14:textId="77777777" w:rsidR="00E5309F" w:rsidRPr="00E5309F" w:rsidRDefault="00E5309F" w:rsidP="00E5309F">
      <w:pPr>
        <w:pStyle w:val="BodyText"/>
        <w:rPr>
          <w:lang w:eastAsia="en-US"/>
        </w:rPr>
      </w:pPr>
    </w:p>
    <w:p w14:paraId="574DD5E9" w14:textId="4D41C81B" w:rsidR="00E67E51" w:rsidRPr="00FD586A" w:rsidRDefault="00E67E51" w:rsidP="00834A0C">
      <w:pPr>
        <w:pStyle w:val="Heading3"/>
        <w:rPr>
          <w:szCs w:val="24"/>
        </w:rPr>
      </w:pPr>
      <w:bookmarkStart w:id="812" w:name="_Toc513788407"/>
      <w:r w:rsidRPr="00FD586A">
        <w:rPr>
          <w:szCs w:val="24"/>
        </w:rPr>
        <w:t>Sending/Receiving</w:t>
      </w:r>
      <w:bookmarkEnd w:id="812"/>
    </w:p>
    <w:p w14:paraId="44105F06" w14:textId="7B8B0C8C" w:rsidR="00C17200" w:rsidRPr="008B0966" w:rsidRDefault="00E5309F" w:rsidP="00C17200">
      <w:pPr>
        <w:pStyle w:val="BodyText"/>
        <w:rPr>
          <w:rFonts w:ascii="Verdana" w:hAnsi="Verdana"/>
          <w:sz w:val="24"/>
          <w:szCs w:val="24"/>
          <w:lang w:eastAsia="en-US"/>
        </w:rPr>
      </w:pPr>
      <w:r w:rsidRPr="008B0966">
        <w:rPr>
          <w:rFonts w:ascii="Verdana" w:hAnsi="Verdana"/>
          <w:sz w:val="24"/>
          <w:szCs w:val="24"/>
          <w:lang w:eastAsia="en-US"/>
        </w:rPr>
        <w:t xml:space="preserve">MCCF EDI TAS sends </w:t>
      </w:r>
      <w:r w:rsidR="00181ADF">
        <w:rPr>
          <w:rFonts w:ascii="Verdana" w:hAnsi="Verdana"/>
          <w:sz w:val="24"/>
          <w:szCs w:val="24"/>
          <w:lang w:eastAsia="en-US"/>
        </w:rPr>
        <w:t>FHIR Bundles to FSC that FSC translate</w:t>
      </w:r>
      <w:r w:rsidR="00475169">
        <w:rPr>
          <w:rFonts w:ascii="Verdana" w:hAnsi="Verdana"/>
          <w:sz w:val="24"/>
          <w:szCs w:val="24"/>
          <w:lang w:eastAsia="en-US"/>
        </w:rPr>
        <w:t>s</w:t>
      </w:r>
      <w:r w:rsidR="00181ADF">
        <w:rPr>
          <w:rFonts w:ascii="Verdana" w:hAnsi="Verdana"/>
          <w:sz w:val="24"/>
          <w:szCs w:val="24"/>
          <w:lang w:eastAsia="en-US"/>
        </w:rPr>
        <w:t xml:space="preserve"> to</w:t>
      </w:r>
      <w:r w:rsidRPr="008B0966">
        <w:rPr>
          <w:rFonts w:ascii="Verdana" w:hAnsi="Verdana"/>
          <w:sz w:val="24"/>
          <w:szCs w:val="24"/>
          <w:lang w:eastAsia="en-US"/>
        </w:rPr>
        <w:t xml:space="preserve"> </w:t>
      </w:r>
      <w:r w:rsidR="00181ADF" w:rsidRPr="008B0966">
        <w:rPr>
          <w:rFonts w:ascii="Verdana" w:hAnsi="Verdana"/>
          <w:sz w:val="24"/>
          <w:szCs w:val="24"/>
        </w:rPr>
        <w:t xml:space="preserve">278x217 </w:t>
      </w:r>
      <w:r w:rsidR="00086014">
        <w:rPr>
          <w:rFonts w:ascii="Verdana" w:hAnsi="Verdana"/>
          <w:sz w:val="24"/>
          <w:szCs w:val="24"/>
        </w:rPr>
        <w:t>request</w:t>
      </w:r>
      <w:r w:rsidR="00181ADF" w:rsidRPr="008B0966">
        <w:rPr>
          <w:rFonts w:ascii="Verdana" w:hAnsi="Verdana"/>
          <w:sz w:val="24"/>
          <w:szCs w:val="24"/>
          <w:lang w:eastAsia="en-US"/>
        </w:rPr>
        <w:t xml:space="preserve"> </w:t>
      </w:r>
      <w:r w:rsidR="00181ADF">
        <w:rPr>
          <w:rFonts w:ascii="Verdana" w:hAnsi="Verdana"/>
          <w:sz w:val="24"/>
          <w:szCs w:val="24"/>
          <w:lang w:eastAsia="en-US"/>
        </w:rPr>
        <w:t xml:space="preserve">messages </w:t>
      </w:r>
      <w:r w:rsidRPr="008B0966">
        <w:rPr>
          <w:rFonts w:ascii="Verdana" w:hAnsi="Verdana"/>
          <w:sz w:val="24"/>
          <w:szCs w:val="24"/>
          <w:lang w:eastAsia="en-US"/>
        </w:rPr>
        <w:t>and receives</w:t>
      </w:r>
      <w:r w:rsidR="00181ADF">
        <w:rPr>
          <w:rFonts w:ascii="Verdana" w:hAnsi="Verdana"/>
          <w:sz w:val="24"/>
          <w:szCs w:val="24"/>
          <w:lang w:eastAsia="en-US"/>
        </w:rPr>
        <w:t xml:space="preserve"> FHIR Bundles representing</w:t>
      </w:r>
      <w:r w:rsidRPr="008B0966">
        <w:rPr>
          <w:rFonts w:ascii="Verdana" w:hAnsi="Verdana"/>
          <w:sz w:val="24"/>
          <w:szCs w:val="24"/>
          <w:lang w:eastAsia="en-US"/>
        </w:rPr>
        <w:t xml:space="preserve"> </w:t>
      </w:r>
      <w:r w:rsidR="00181ADF" w:rsidRPr="008B0966">
        <w:rPr>
          <w:rFonts w:ascii="Verdana" w:hAnsi="Verdana"/>
          <w:sz w:val="24"/>
          <w:szCs w:val="24"/>
        </w:rPr>
        <w:t xml:space="preserve">278x217 </w:t>
      </w:r>
      <w:r w:rsidR="00086014">
        <w:rPr>
          <w:rFonts w:ascii="Verdana" w:hAnsi="Verdana"/>
          <w:sz w:val="24"/>
          <w:szCs w:val="24"/>
        </w:rPr>
        <w:t>r</w:t>
      </w:r>
      <w:r w:rsidR="00181ADF">
        <w:rPr>
          <w:rFonts w:ascii="Verdana" w:hAnsi="Verdana"/>
          <w:sz w:val="24"/>
          <w:szCs w:val="24"/>
        </w:rPr>
        <w:t>esponse messages</w:t>
      </w:r>
      <w:r w:rsidRPr="008B0966">
        <w:rPr>
          <w:rFonts w:ascii="Verdana" w:hAnsi="Verdana"/>
          <w:sz w:val="24"/>
          <w:szCs w:val="24"/>
          <w:lang w:eastAsia="en-US"/>
        </w:rPr>
        <w:t xml:space="preserve"> from FSC.</w:t>
      </w:r>
    </w:p>
    <w:p w14:paraId="501B7543" w14:textId="6E4347D5" w:rsidR="00E5309F" w:rsidRPr="008B0966" w:rsidRDefault="00E5309F" w:rsidP="00C17200">
      <w:pPr>
        <w:pStyle w:val="BodyText"/>
        <w:rPr>
          <w:rFonts w:ascii="Verdana" w:hAnsi="Verdana"/>
          <w:sz w:val="24"/>
          <w:szCs w:val="24"/>
          <w:lang w:eastAsia="en-US"/>
        </w:rPr>
      </w:pPr>
      <w:r w:rsidRPr="008B0966">
        <w:rPr>
          <w:rFonts w:ascii="Verdana" w:hAnsi="Verdana"/>
          <w:sz w:val="24"/>
          <w:szCs w:val="24"/>
          <w:lang w:eastAsia="en-US"/>
        </w:rPr>
        <w:t xml:space="preserve">MCCF EDI TAS sends </w:t>
      </w:r>
      <w:r w:rsidR="00181ADF">
        <w:rPr>
          <w:rFonts w:ascii="Verdana" w:hAnsi="Verdana"/>
          <w:sz w:val="24"/>
          <w:szCs w:val="24"/>
          <w:lang w:eastAsia="en-US"/>
        </w:rPr>
        <w:t>FHIR Bundles to FSC that FSC translates to</w:t>
      </w:r>
      <w:r w:rsidR="00181ADF" w:rsidRPr="008B0966">
        <w:rPr>
          <w:rFonts w:ascii="Verdana" w:hAnsi="Verdana"/>
          <w:sz w:val="24"/>
          <w:szCs w:val="24"/>
          <w:lang w:eastAsia="en-US"/>
        </w:rPr>
        <w:t xml:space="preserve"> </w:t>
      </w:r>
      <w:r w:rsidR="00181ADF">
        <w:rPr>
          <w:rFonts w:ascii="Verdana" w:hAnsi="Verdana"/>
          <w:sz w:val="24"/>
          <w:szCs w:val="24"/>
        </w:rPr>
        <w:t xml:space="preserve">278x215 </w:t>
      </w:r>
      <w:r w:rsidR="00302F52">
        <w:rPr>
          <w:rFonts w:ascii="Verdana" w:hAnsi="Verdana"/>
          <w:sz w:val="24"/>
          <w:szCs w:val="24"/>
        </w:rPr>
        <w:t>inquiry</w:t>
      </w:r>
      <w:r w:rsidR="00181ADF">
        <w:rPr>
          <w:rFonts w:ascii="Verdana" w:hAnsi="Verdana"/>
          <w:sz w:val="24"/>
          <w:szCs w:val="24"/>
        </w:rPr>
        <w:t xml:space="preserve"> messages a</w:t>
      </w:r>
      <w:r w:rsidRPr="008B0966">
        <w:rPr>
          <w:rFonts w:ascii="Verdana" w:hAnsi="Verdana"/>
          <w:sz w:val="24"/>
          <w:szCs w:val="24"/>
          <w:lang w:eastAsia="en-US"/>
        </w:rPr>
        <w:t>nd receives</w:t>
      </w:r>
      <w:r w:rsidR="00181ADF">
        <w:rPr>
          <w:rFonts w:ascii="Verdana" w:hAnsi="Verdana"/>
          <w:sz w:val="24"/>
          <w:szCs w:val="24"/>
          <w:lang w:eastAsia="en-US"/>
        </w:rPr>
        <w:t xml:space="preserve"> FHIR Bundles representing</w:t>
      </w:r>
      <w:r w:rsidRPr="008B0966">
        <w:rPr>
          <w:rFonts w:ascii="Verdana" w:hAnsi="Verdana"/>
          <w:sz w:val="24"/>
          <w:szCs w:val="24"/>
          <w:lang w:eastAsia="en-US"/>
        </w:rPr>
        <w:t xml:space="preserve"> </w:t>
      </w:r>
      <w:r w:rsidR="00181ADF">
        <w:rPr>
          <w:rFonts w:ascii="Verdana" w:hAnsi="Verdana"/>
          <w:sz w:val="24"/>
          <w:szCs w:val="24"/>
        </w:rPr>
        <w:t xml:space="preserve">278x215 </w:t>
      </w:r>
      <w:r w:rsidR="00086014">
        <w:rPr>
          <w:rFonts w:ascii="Verdana" w:hAnsi="Verdana"/>
          <w:sz w:val="24"/>
          <w:szCs w:val="24"/>
        </w:rPr>
        <w:t>r</w:t>
      </w:r>
      <w:r w:rsidRPr="008B0966">
        <w:rPr>
          <w:rFonts w:ascii="Verdana" w:hAnsi="Verdana"/>
          <w:sz w:val="24"/>
          <w:szCs w:val="24"/>
          <w:lang w:eastAsia="en-US"/>
        </w:rPr>
        <w:t>esponse</w:t>
      </w:r>
      <w:r w:rsidR="00181ADF">
        <w:rPr>
          <w:rFonts w:ascii="Verdana" w:hAnsi="Verdana"/>
          <w:sz w:val="24"/>
          <w:szCs w:val="24"/>
          <w:lang w:eastAsia="en-US"/>
        </w:rPr>
        <w:t>s</w:t>
      </w:r>
      <w:r w:rsidRPr="008B0966">
        <w:rPr>
          <w:rFonts w:ascii="Verdana" w:hAnsi="Verdana"/>
          <w:sz w:val="24"/>
          <w:szCs w:val="24"/>
          <w:lang w:eastAsia="en-US"/>
        </w:rPr>
        <w:t xml:space="preserve"> from FSC.</w:t>
      </w:r>
    </w:p>
    <w:p w14:paraId="0C80D0D6" w14:textId="77777777" w:rsidR="00E67E51" w:rsidRPr="00E67E51" w:rsidRDefault="00E67E51" w:rsidP="00E67E51">
      <w:pPr>
        <w:pStyle w:val="BodyText"/>
        <w:rPr>
          <w:lang w:eastAsia="en-US"/>
        </w:rPr>
      </w:pPr>
    </w:p>
    <w:p w14:paraId="07155CED" w14:textId="77777777" w:rsidR="007E71D7" w:rsidRPr="00FD586A" w:rsidRDefault="00D952B0" w:rsidP="00834A0C">
      <w:pPr>
        <w:pStyle w:val="Heading2"/>
      </w:pPr>
      <w:bookmarkStart w:id="813" w:name="_Toc216071613"/>
      <w:bookmarkStart w:id="814" w:name="_Toc263270963"/>
      <w:bookmarkStart w:id="815" w:name="_Toc263271242"/>
      <w:bookmarkStart w:id="816" w:name="_Toc377477603"/>
      <w:bookmarkStart w:id="817" w:name="_Toc513788408"/>
      <w:r w:rsidRPr="00FD586A">
        <w:t>Data Transfer</w:t>
      </w:r>
      <w:bookmarkEnd w:id="813"/>
      <w:bookmarkEnd w:id="814"/>
      <w:bookmarkEnd w:id="815"/>
      <w:bookmarkEnd w:id="816"/>
      <w:bookmarkEnd w:id="817"/>
    </w:p>
    <w:p w14:paraId="333A9F2E" w14:textId="55BE92A0" w:rsidR="00E67E51" w:rsidRPr="00823E39" w:rsidRDefault="00E67E51" w:rsidP="00823E39">
      <w:pPr>
        <w:rPr>
          <w:rFonts w:ascii="Verdana" w:hAnsi="Verdana"/>
          <w:sz w:val="24"/>
        </w:rPr>
      </w:pPr>
      <w:r w:rsidRPr="00823E39">
        <w:rPr>
          <w:rFonts w:ascii="Verdana" w:hAnsi="Verdana"/>
          <w:sz w:val="24"/>
        </w:rPr>
        <w:t>Data is transferred between the FSC and the TASCore Application Stack</w:t>
      </w:r>
      <w:r w:rsidR="00823E39" w:rsidRPr="00823E39">
        <w:rPr>
          <w:rFonts w:ascii="Verdana" w:hAnsi="Verdana"/>
          <w:sz w:val="24"/>
        </w:rPr>
        <w:t>.</w:t>
      </w:r>
    </w:p>
    <w:p w14:paraId="371ECA10" w14:textId="77777777" w:rsidR="00E67E51" w:rsidRPr="00E67E51" w:rsidRDefault="00E67E51" w:rsidP="00E67E51">
      <w:pPr>
        <w:pStyle w:val="BodyText"/>
        <w:rPr>
          <w:lang w:eastAsia="en-US"/>
        </w:rPr>
      </w:pPr>
    </w:p>
    <w:p w14:paraId="38B98809" w14:textId="77777777" w:rsidR="00377177" w:rsidRPr="00FD586A" w:rsidRDefault="00D952B0" w:rsidP="00834A0C">
      <w:pPr>
        <w:pStyle w:val="Heading2"/>
      </w:pPr>
      <w:bookmarkStart w:id="818" w:name="_Toc216071614"/>
      <w:bookmarkStart w:id="819" w:name="_Toc263270964"/>
      <w:bookmarkStart w:id="820" w:name="_Toc263271243"/>
      <w:bookmarkStart w:id="821" w:name="_Toc377477604"/>
      <w:bookmarkStart w:id="822" w:name="_Toc513788409"/>
      <w:r w:rsidRPr="00FD586A">
        <w:t>Transaction Types</w:t>
      </w:r>
      <w:bookmarkEnd w:id="818"/>
      <w:bookmarkEnd w:id="819"/>
      <w:bookmarkEnd w:id="820"/>
      <w:bookmarkEnd w:id="821"/>
      <w:bookmarkEnd w:id="822"/>
    </w:p>
    <w:p w14:paraId="0E2674E6" w14:textId="2E76E875" w:rsidR="00E5309F" w:rsidRPr="008B0966" w:rsidRDefault="00E5309F" w:rsidP="00637151">
      <w:pPr>
        <w:rPr>
          <w:rFonts w:ascii="Verdana" w:eastAsia="MS Mincho" w:hAnsi="Verdana"/>
          <w:sz w:val="24"/>
        </w:rPr>
      </w:pPr>
      <w:r w:rsidRPr="008B0966">
        <w:rPr>
          <w:rFonts w:ascii="Verdana" w:hAnsi="Verdana"/>
          <w:sz w:val="24"/>
        </w:rPr>
        <w:t xml:space="preserve">MCCF EDI TAS transmits FHIR bundles consisting of </w:t>
      </w:r>
      <w:r w:rsidR="00E13BC9">
        <w:rPr>
          <w:rFonts w:ascii="Verdana" w:hAnsi="Verdana"/>
          <w:sz w:val="24"/>
        </w:rPr>
        <w:t xml:space="preserve">the </w:t>
      </w:r>
      <w:r w:rsidRPr="008B0966">
        <w:rPr>
          <w:rFonts w:ascii="Verdana" w:hAnsi="Verdana"/>
          <w:sz w:val="24"/>
        </w:rPr>
        <w:t xml:space="preserve">different FHIR resources needed to construct a </w:t>
      </w:r>
      <w:r w:rsidR="001832E0" w:rsidRPr="008B0966">
        <w:rPr>
          <w:rFonts w:ascii="Verdana" w:hAnsi="Verdana"/>
          <w:sz w:val="24"/>
        </w:rPr>
        <w:t xml:space="preserve">278x217 </w:t>
      </w:r>
      <w:r w:rsidR="004A0C7F">
        <w:rPr>
          <w:rFonts w:ascii="Verdana" w:hAnsi="Verdana"/>
          <w:sz w:val="24"/>
        </w:rPr>
        <w:t>request</w:t>
      </w:r>
      <w:r w:rsidR="001832E0" w:rsidRPr="008B0966">
        <w:rPr>
          <w:rFonts w:ascii="Verdana" w:hAnsi="Verdana"/>
          <w:sz w:val="24"/>
        </w:rPr>
        <w:t xml:space="preserve"> </w:t>
      </w:r>
      <w:r w:rsidRPr="008B0966">
        <w:rPr>
          <w:rFonts w:ascii="Verdana" w:hAnsi="Verdana"/>
          <w:sz w:val="24"/>
        </w:rPr>
        <w:t xml:space="preserve">and </w:t>
      </w:r>
      <w:r w:rsidR="001832E0">
        <w:rPr>
          <w:rFonts w:ascii="Verdana" w:hAnsi="Verdana"/>
          <w:sz w:val="24"/>
        </w:rPr>
        <w:t xml:space="preserve">278x215 </w:t>
      </w:r>
      <w:r w:rsidR="004A0C7F">
        <w:rPr>
          <w:rFonts w:ascii="Verdana" w:hAnsi="Verdana"/>
          <w:sz w:val="24"/>
        </w:rPr>
        <w:t>i</w:t>
      </w:r>
      <w:r w:rsidR="001832E0" w:rsidRPr="008B0966">
        <w:rPr>
          <w:rFonts w:ascii="Verdana" w:hAnsi="Verdana"/>
          <w:sz w:val="24"/>
        </w:rPr>
        <w:t>nquiry</w:t>
      </w:r>
      <w:r w:rsidR="001832E0">
        <w:rPr>
          <w:rFonts w:ascii="Verdana" w:hAnsi="Verdana"/>
          <w:sz w:val="24"/>
        </w:rPr>
        <w:t xml:space="preserve"> type</w:t>
      </w:r>
      <w:r w:rsidR="00475169">
        <w:rPr>
          <w:rFonts w:ascii="Verdana" w:hAnsi="Verdana"/>
          <w:sz w:val="24"/>
        </w:rPr>
        <w:t xml:space="preserve"> messages</w:t>
      </w:r>
      <w:r w:rsidR="001832E0">
        <w:rPr>
          <w:rFonts w:ascii="Verdana" w:hAnsi="Verdana"/>
          <w:sz w:val="24"/>
        </w:rPr>
        <w:t>.</w:t>
      </w:r>
    </w:p>
    <w:p w14:paraId="6076D343" w14:textId="6D5BDBDE" w:rsidR="00D335F3" w:rsidRPr="008B0966" w:rsidRDefault="00D335F3" w:rsidP="00D335F3">
      <w:pPr>
        <w:pStyle w:val="BodyText"/>
        <w:rPr>
          <w:rFonts w:ascii="Verdana" w:hAnsi="Verdana"/>
          <w:sz w:val="24"/>
          <w:szCs w:val="24"/>
        </w:rPr>
      </w:pPr>
      <w:r w:rsidRPr="008B0966">
        <w:rPr>
          <w:rFonts w:ascii="Verdana" w:hAnsi="Verdana"/>
          <w:sz w:val="24"/>
          <w:szCs w:val="24"/>
        </w:rPr>
        <w:t xml:space="preserve">FSC receives </w:t>
      </w:r>
      <w:r w:rsidR="001832E0" w:rsidRPr="008B0966">
        <w:rPr>
          <w:rFonts w:ascii="Verdana" w:hAnsi="Verdana"/>
          <w:sz w:val="24"/>
          <w:szCs w:val="24"/>
        </w:rPr>
        <w:t xml:space="preserve">278x217 </w:t>
      </w:r>
      <w:r w:rsidR="004A0C7F">
        <w:rPr>
          <w:rFonts w:ascii="Verdana" w:hAnsi="Verdana"/>
          <w:sz w:val="24"/>
          <w:szCs w:val="24"/>
        </w:rPr>
        <w:t>response</w:t>
      </w:r>
      <w:r w:rsidR="001832E0">
        <w:rPr>
          <w:rFonts w:ascii="Verdana" w:hAnsi="Verdana"/>
          <w:sz w:val="24"/>
          <w:szCs w:val="24"/>
        </w:rPr>
        <w:t xml:space="preserve"> </w:t>
      </w:r>
      <w:r w:rsidRPr="008B0966">
        <w:rPr>
          <w:rFonts w:ascii="Verdana" w:hAnsi="Verdana"/>
          <w:sz w:val="24"/>
          <w:szCs w:val="24"/>
        </w:rPr>
        <w:t xml:space="preserve">and </w:t>
      </w:r>
      <w:r w:rsidR="001832E0">
        <w:rPr>
          <w:rFonts w:ascii="Verdana" w:hAnsi="Verdana"/>
          <w:sz w:val="24"/>
          <w:szCs w:val="24"/>
        </w:rPr>
        <w:t xml:space="preserve">278x215 </w:t>
      </w:r>
      <w:r w:rsidR="004A0C7F">
        <w:rPr>
          <w:rFonts w:ascii="Verdana" w:hAnsi="Verdana"/>
          <w:sz w:val="24"/>
          <w:szCs w:val="24"/>
        </w:rPr>
        <w:t>r</w:t>
      </w:r>
      <w:r w:rsidR="001832E0">
        <w:rPr>
          <w:rFonts w:ascii="Verdana" w:hAnsi="Verdana"/>
          <w:sz w:val="24"/>
          <w:szCs w:val="24"/>
        </w:rPr>
        <w:t>esponse</w:t>
      </w:r>
      <w:r w:rsidRPr="008B0966">
        <w:rPr>
          <w:rFonts w:ascii="Verdana" w:hAnsi="Verdana"/>
          <w:sz w:val="24"/>
          <w:szCs w:val="24"/>
        </w:rPr>
        <w:t xml:space="preserve"> type</w:t>
      </w:r>
      <w:r w:rsidR="00E13BC9">
        <w:rPr>
          <w:rFonts w:ascii="Verdana" w:hAnsi="Verdana"/>
          <w:sz w:val="24"/>
          <w:szCs w:val="24"/>
        </w:rPr>
        <w:t xml:space="preserve"> messages</w:t>
      </w:r>
      <w:r w:rsidRPr="008B0966">
        <w:rPr>
          <w:rFonts w:ascii="Verdana" w:hAnsi="Verdana"/>
          <w:sz w:val="24"/>
          <w:szCs w:val="24"/>
        </w:rPr>
        <w:t xml:space="preserve"> from </w:t>
      </w:r>
      <w:del w:id="823" w:author="Keith Oulson" w:date="2018-04-13T16:31:00Z">
        <w:r w:rsidRPr="008B0966" w:rsidDel="0047492F">
          <w:rPr>
            <w:rFonts w:ascii="Verdana" w:hAnsi="Verdana"/>
            <w:sz w:val="24"/>
            <w:szCs w:val="24"/>
          </w:rPr>
          <w:delText xml:space="preserve">payers </w:delText>
        </w:r>
      </w:del>
      <w:ins w:id="824" w:author="Keith Oulson" w:date="2018-04-13T16:31:00Z">
        <w:r w:rsidR="0047492F">
          <w:rPr>
            <w:rFonts w:ascii="Verdana" w:hAnsi="Verdana"/>
            <w:sz w:val="24"/>
            <w:szCs w:val="24"/>
          </w:rPr>
          <w:t>HCCH</w:t>
        </w:r>
        <w:r w:rsidR="0047492F" w:rsidRPr="008B0966">
          <w:rPr>
            <w:rFonts w:ascii="Verdana" w:hAnsi="Verdana"/>
            <w:sz w:val="24"/>
            <w:szCs w:val="24"/>
          </w:rPr>
          <w:t xml:space="preserve"> </w:t>
        </w:r>
      </w:ins>
      <w:r w:rsidRPr="008B0966">
        <w:rPr>
          <w:rFonts w:ascii="Verdana" w:hAnsi="Verdana"/>
          <w:sz w:val="24"/>
          <w:szCs w:val="24"/>
        </w:rPr>
        <w:t>and transmits that data in FHIR resources inside FHIR bundles to MCCF EDI TAS.</w:t>
      </w:r>
    </w:p>
    <w:p w14:paraId="310B00B2" w14:textId="77777777" w:rsidR="00E5309F" w:rsidRPr="00E5309F" w:rsidRDefault="00E5309F" w:rsidP="00E5309F">
      <w:pPr>
        <w:pStyle w:val="BodyText"/>
        <w:rPr>
          <w:lang w:eastAsia="en-US"/>
        </w:rPr>
      </w:pPr>
    </w:p>
    <w:p w14:paraId="054FEF34" w14:textId="4036A50F" w:rsidR="00864D55" w:rsidRPr="00FD586A" w:rsidRDefault="00D952B0" w:rsidP="00834A0C">
      <w:pPr>
        <w:pStyle w:val="Heading2"/>
      </w:pPr>
      <w:bookmarkStart w:id="825" w:name="_Toc216071615"/>
      <w:bookmarkStart w:id="826" w:name="_Toc263270965"/>
      <w:bookmarkStart w:id="827" w:name="_Toc263271244"/>
      <w:bookmarkStart w:id="828" w:name="_Toc377477605"/>
      <w:bookmarkStart w:id="829" w:name="_Toc513788410"/>
      <w:r w:rsidRPr="00FD586A">
        <w:t>Data Exchanges</w:t>
      </w:r>
      <w:bookmarkEnd w:id="825"/>
      <w:bookmarkEnd w:id="826"/>
      <w:bookmarkEnd w:id="827"/>
      <w:bookmarkEnd w:id="828"/>
      <w:bookmarkEnd w:id="829"/>
    </w:p>
    <w:p w14:paraId="42E47247" w14:textId="7718DF72" w:rsidR="00637151" w:rsidRPr="008B0966" w:rsidRDefault="00637151" w:rsidP="00637151">
      <w:pPr>
        <w:pStyle w:val="BodyText"/>
        <w:rPr>
          <w:rFonts w:ascii="Verdana" w:hAnsi="Verdana"/>
          <w:sz w:val="24"/>
          <w:szCs w:val="24"/>
        </w:rPr>
      </w:pPr>
      <w:r w:rsidRPr="008B0966">
        <w:rPr>
          <w:rFonts w:ascii="Verdana" w:hAnsi="Verdana"/>
          <w:sz w:val="24"/>
          <w:szCs w:val="24"/>
        </w:rPr>
        <w:t>MCCF EDI TAS sends a 278 Request FHIR bundle (for 278x217 requests and 278x215 inquiries) to FSC and receives a 278 Response FHIR bundle (for 278x217 and 278x215 responses) from FSC. Refer to Section Appendix A.</w:t>
      </w:r>
    </w:p>
    <w:p w14:paraId="06036CF9" w14:textId="7D029AA0" w:rsidR="00377177" w:rsidRPr="00FD586A" w:rsidRDefault="00377177" w:rsidP="00834A0C">
      <w:pPr>
        <w:pStyle w:val="Heading3"/>
        <w:rPr>
          <w:szCs w:val="24"/>
        </w:rPr>
      </w:pPr>
      <w:bookmarkStart w:id="830" w:name="_Toc513788411"/>
      <w:r w:rsidRPr="00FD586A">
        <w:rPr>
          <w:szCs w:val="24"/>
        </w:rPr>
        <w:t>FHIR Based Resources</w:t>
      </w:r>
      <w:bookmarkEnd w:id="830"/>
    </w:p>
    <w:p w14:paraId="260F22D7" w14:textId="280F5F7E" w:rsidR="008333B3" w:rsidRPr="008B0966" w:rsidRDefault="008333B3" w:rsidP="00D15C63">
      <w:pPr>
        <w:pStyle w:val="BodyText"/>
        <w:keepNext/>
        <w:rPr>
          <w:rFonts w:ascii="Verdana" w:hAnsi="Verdana"/>
          <w:sz w:val="24"/>
          <w:szCs w:val="24"/>
          <w:lang w:eastAsia="en-US"/>
        </w:rPr>
      </w:pPr>
      <w:r w:rsidRPr="008B0966">
        <w:rPr>
          <w:rFonts w:ascii="Verdana" w:hAnsi="Verdana"/>
          <w:sz w:val="24"/>
          <w:szCs w:val="24"/>
          <w:lang w:eastAsia="en-US"/>
        </w:rPr>
        <w:t>The following FHIR resources are needed to assemble a 278 Request FHIR bundle</w:t>
      </w:r>
      <w:r w:rsidR="008B273B">
        <w:rPr>
          <w:rFonts w:ascii="Verdana" w:hAnsi="Verdana"/>
          <w:sz w:val="24"/>
          <w:szCs w:val="24"/>
          <w:lang w:eastAsia="en-US"/>
        </w:rPr>
        <w:t>:</w:t>
      </w:r>
    </w:p>
    <w:p w14:paraId="40B6055F"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Appointment</w:t>
      </w:r>
    </w:p>
    <w:p w14:paraId="21F8E914"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Basic</w:t>
      </w:r>
    </w:p>
    <w:p w14:paraId="54D38D63"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BodySite</w:t>
      </w:r>
    </w:p>
    <w:p w14:paraId="109CF37A"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lastRenderedPageBreak/>
        <w:t>CarePlan</w:t>
      </w:r>
    </w:p>
    <w:p w14:paraId="491F2461"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ChargeItem</w:t>
      </w:r>
    </w:p>
    <w:p w14:paraId="4AC36744"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Claim</w:t>
      </w:r>
    </w:p>
    <w:p w14:paraId="47FD6226"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ClaimResponse</w:t>
      </w:r>
    </w:p>
    <w:p w14:paraId="5EAB2E09"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ClinicalImpression</w:t>
      </w:r>
    </w:p>
    <w:p w14:paraId="4D0A237D"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Communication</w:t>
      </w:r>
    </w:p>
    <w:p w14:paraId="19004B34"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CommunicationRequest</w:t>
      </w:r>
    </w:p>
    <w:p w14:paraId="775F9303"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Condition</w:t>
      </w:r>
    </w:p>
    <w:p w14:paraId="2897DB6B"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Consent</w:t>
      </w:r>
    </w:p>
    <w:p w14:paraId="1C5344DD"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Coverage</w:t>
      </w:r>
    </w:p>
    <w:p w14:paraId="41859DE3"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DataElement</w:t>
      </w:r>
    </w:p>
    <w:p w14:paraId="3E06F1DF"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Device</w:t>
      </w:r>
    </w:p>
    <w:p w14:paraId="1678905E"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DiagnosticReport</w:t>
      </w:r>
    </w:p>
    <w:p w14:paraId="6E236942"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Encounter</w:t>
      </w:r>
    </w:p>
    <w:p w14:paraId="4A05841F"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EpisodeOfCare</w:t>
      </w:r>
    </w:p>
    <w:p w14:paraId="0453E911"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HealthcareService</w:t>
      </w:r>
    </w:p>
    <w:p w14:paraId="13DF41E3"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Location</w:t>
      </w:r>
    </w:p>
    <w:p w14:paraId="23D12530"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MedicationAdministration</w:t>
      </w:r>
    </w:p>
    <w:p w14:paraId="3021F6CA"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MedicationDispense</w:t>
      </w:r>
    </w:p>
    <w:p w14:paraId="22058218"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MedicationRequest</w:t>
      </w:r>
    </w:p>
    <w:p w14:paraId="485C9CF9"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MessageHeader</w:t>
      </w:r>
    </w:p>
    <w:p w14:paraId="3A9BD125"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Observation</w:t>
      </w:r>
    </w:p>
    <w:p w14:paraId="06B3585A"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Organization</w:t>
      </w:r>
    </w:p>
    <w:p w14:paraId="3FA5A9D9" w14:textId="2F75A2D0"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Patient</w:t>
      </w:r>
    </w:p>
    <w:p w14:paraId="5171BB0E"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Practitioner</w:t>
      </w:r>
    </w:p>
    <w:p w14:paraId="7DE401F9"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PractitionerRole</w:t>
      </w:r>
    </w:p>
    <w:p w14:paraId="5489B4B8"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Procedure</w:t>
      </w:r>
    </w:p>
    <w:p w14:paraId="41E6D315"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 xml:space="preserve">ProcessRequest </w:t>
      </w:r>
    </w:p>
    <w:p w14:paraId="12145797" w14:textId="3170F68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RelatedPerson</w:t>
      </w:r>
    </w:p>
    <w:p w14:paraId="627DD5C7"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RiskAssessment</w:t>
      </w:r>
    </w:p>
    <w:p w14:paraId="107F0D83" w14:textId="77777777" w:rsidR="008333B3" w:rsidRPr="008B0966" w:rsidRDefault="008333B3" w:rsidP="008333B3">
      <w:pPr>
        <w:pStyle w:val="BodyText"/>
        <w:numPr>
          <w:ilvl w:val="0"/>
          <w:numId w:val="22"/>
        </w:numPr>
        <w:rPr>
          <w:rFonts w:ascii="Verdana" w:hAnsi="Verdana"/>
          <w:sz w:val="24"/>
          <w:szCs w:val="24"/>
          <w:lang w:eastAsia="en-US"/>
        </w:rPr>
      </w:pPr>
      <w:r w:rsidRPr="008B0966">
        <w:rPr>
          <w:rFonts w:ascii="Verdana" w:hAnsi="Verdana"/>
          <w:sz w:val="24"/>
          <w:szCs w:val="24"/>
          <w:lang w:eastAsia="en-US"/>
        </w:rPr>
        <w:t>ValueSet</w:t>
      </w:r>
    </w:p>
    <w:p w14:paraId="07F39105" w14:textId="50D17108" w:rsidR="008333B3" w:rsidRDefault="008333B3" w:rsidP="00080039">
      <w:pPr>
        <w:pStyle w:val="BodyText"/>
        <w:ind w:left="360"/>
        <w:rPr>
          <w:rFonts w:ascii="Verdana" w:hAnsi="Verdana"/>
          <w:sz w:val="24"/>
          <w:szCs w:val="24"/>
          <w:lang w:eastAsia="en-US"/>
        </w:rPr>
      </w:pPr>
    </w:p>
    <w:p w14:paraId="31FEBEC3" w14:textId="42AF0846" w:rsidR="00EF24E0" w:rsidRPr="008B0966" w:rsidRDefault="00EF24E0" w:rsidP="00D15C63">
      <w:pPr>
        <w:pStyle w:val="BodyText"/>
        <w:keepNext/>
        <w:rPr>
          <w:rFonts w:ascii="Verdana" w:hAnsi="Verdana"/>
          <w:sz w:val="24"/>
          <w:szCs w:val="24"/>
          <w:lang w:eastAsia="en-US"/>
        </w:rPr>
      </w:pPr>
      <w:r w:rsidRPr="008B0966">
        <w:rPr>
          <w:rFonts w:ascii="Verdana" w:hAnsi="Verdana"/>
          <w:sz w:val="24"/>
          <w:szCs w:val="24"/>
          <w:lang w:eastAsia="en-US"/>
        </w:rPr>
        <w:t xml:space="preserve">The following FHIR resources are needed to assemble a 278 </w:t>
      </w:r>
      <w:r w:rsidR="00007CC9" w:rsidRPr="008B0966">
        <w:rPr>
          <w:rFonts w:ascii="Verdana" w:hAnsi="Verdana"/>
          <w:sz w:val="24"/>
          <w:szCs w:val="24"/>
          <w:lang w:eastAsia="en-US"/>
        </w:rPr>
        <w:t>Response</w:t>
      </w:r>
      <w:r w:rsidRPr="008B0966">
        <w:rPr>
          <w:rFonts w:ascii="Verdana" w:hAnsi="Verdana"/>
          <w:sz w:val="24"/>
          <w:szCs w:val="24"/>
          <w:lang w:eastAsia="en-US"/>
        </w:rPr>
        <w:t xml:space="preserve"> FHIR bundle</w:t>
      </w:r>
      <w:r w:rsidR="008B273B">
        <w:rPr>
          <w:rFonts w:ascii="Verdana" w:hAnsi="Verdana"/>
          <w:sz w:val="24"/>
          <w:szCs w:val="24"/>
          <w:lang w:eastAsia="en-US"/>
        </w:rPr>
        <w:t>:</w:t>
      </w:r>
    </w:p>
    <w:p w14:paraId="16788B51"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Basic</w:t>
      </w:r>
    </w:p>
    <w:p w14:paraId="107225B6"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BodySite</w:t>
      </w:r>
    </w:p>
    <w:p w14:paraId="6C7CE16D"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CarePlan</w:t>
      </w:r>
    </w:p>
    <w:p w14:paraId="0DE0F355"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ChargeItem</w:t>
      </w:r>
    </w:p>
    <w:p w14:paraId="37ECF278"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Claim</w:t>
      </w:r>
    </w:p>
    <w:p w14:paraId="181EC5E1"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ClaimResponse</w:t>
      </w:r>
    </w:p>
    <w:p w14:paraId="78DEFDEA"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Communication</w:t>
      </w:r>
    </w:p>
    <w:p w14:paraId="1DBFE3F5"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CommunicationRequest</w:t>
      </w:r>
    </w:p>
    <w:p w14:paraId="0DD98682" w14:textId="55CEA744"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Condition</w:t>
      </w:r>
    </w:p>
    <w:p w14:paraId="6D09D49C"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Coverage</w:t>
      </w:r>
    </w:p>
    <w:p w14:paraId="2D2E4508"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Device</w:t>
      </w:r>
    </w:p>
    <w:p w14:paraId="7D915323" w14:textId="03582765"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DiagnosticReport</w:t>
      </w:r>
    </w:p>
    <w:p w14:paraId="4B2F662E"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Encounter</w:t>
      </w:r>
    </w:p>
    <w:p w14:paraId="142759D9" w14:textId="77777777" w:rsidR="00007CC9" w:rsidRPr="008B0966" w:rsidRDefault="00EF24E0" w:rsidP="00007CC9">
      <w:pPr>
        <w:pStyle w:val="BodyText"/>
        <w:numPr>
          <w:ilvl w:val="0"/>
          <w:numId w:val="22"/>
        </w:numPr>
        <w:rPr>
          <w:rFonts w:ascii="Verdana" w:hAnsi="Verdana"/>
          <w:sz w:val="24"/>
          <w:szCs w:val="24"/>
          <w:lang w:eastAsia="en-US"/>
        </w:rPr>
      </w:pPr>
      <w:r w:rsidRPr="008B0966">
        <w:rPr>
          <w:rFonts w:ascii="Verdana" w:hAnsi="Verdana"/>
          <w:sz w:val="24"/>
          <w:szCs w:val="24"/>
          <w:lang w:eastAsia="en-US"/>
        </w:rPr>
        <w:t>EpisodeOfCare</w:t>
      </w:r>
    </w:p>
    <w:p w14:paraId="67EBFA92" w14:textId="44AE9CD2" w:rsidR="00EF24E0" w:rsidRPr="008B0966" w:rsidRDefault="00EF24E0" w:rsidP="00007CC9">
      <w:pPr>
        <w:pStyle w:val="BodyText"/>
        <w:numPr>
          <w:ilvl w:val="0"/>
          <w:numId w:val="22"/>
        </w:numPr>
        <w:rPr>
          <w:rFonts w:ascii="Verdana" w:hAnsi="Verdana"/>
          <w:sz w:val="24"/>
          <w:szCs w:val="24"/>
          <w:lang w:eastAsia="en-US"/>
        </w:rPr>
      </w:pPr>
      <w:r w:rsidRPr="008B0966">
        <w:rPr>
          <w:rFonts w:ascii="Verdana" w:hAnsi="Verdana"/>
          <w:sz w:val="24"/>
          <w:szCs w:val="24"/>
          <w:lang w:eastAsia="en-US"/>
        </w:rPr>
        <w:t>HealthcareService</w:t>
      </w:r>
    </w:p>
    <w:p w14:paraId="7072B010"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Location</w:t>
      </w:r>
    </w:p>
    <w:p w14:paraId="47C4632F"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MedicationAdministration</w:t>
      </w:r>
    </w:p>
    <w:p w14:paraId="541DD70B"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MedicationDispense</w:t>
      </w:r>
    </w:p>
    <w:p w14:paraId="125716B6"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MessageHeader</w:t>
      </w:r>
    </w:p>
    <w:p w14:paraId="41D7FE45"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Observation</w:t>
      </w:r>
    </w:p>
    <w:p w14:paraId="648D936C"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OperationOutcome</w:t>
      </w:r>
    </w:p>
    <w:p w14:paraId="544BB682"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Organization</w:t>
      </w:r>
    </w:p>
    <w:p w14:paraId="6A64ABDD"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Patient</w:t>
      </w:r>
    </w:p>
    <w:p w14:paraId="23047E7E"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Practitioner</w:t>
      </w:r>
    </w:p>
    <w:p w14:paraId="6B5C3F22"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PractitionerRole</w:t>
      </w:r>
    </w:p>
    <w:p w14:paraId="55337782"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Procedure</w:t>
      </w:r>
    </w:p>
    <w:p w14:paraId="327CA9EB"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 xml:space="preserve">ProcessRequest </w:t>
      </w:r>
    </w:p>
    <w:p w14:paraId="69E4D1C6" w14:textId="77777777" w:rsidR="00EF24E0" w:rsidRPr="008B0966" w:rsidRDefault="00EF24E0" w:rsidP="00EF24E0">
      <w:pPr>
        <w:pStyle w:val="BodyText"/>
        <w:numPr>
          <w:ilvl w:val="0"/>
          <w:numId w:val="22"/>
        </w:numPr>
        <w:rPr>
          <w:rFonts w:ascii="Verdana" w:hAnsi="Verdana"/>
          <w:sz w:val="24"/>
          <w:szCs w:val="24"/>
          <w:lang w:eastAsia="en-US"/>
        </w:rPr>
      </w:pPr>
      <w:r w:rsidRPr="008B0966">
        <w:rPr>
          <w:rFonts w:ascii="Verdana" w:hAnsi="Verdana"/>
          <w:sz w:val="24"/>
          <w:szCs w:val="24"/>
          <w:lang w:eastAsia="en-US"/>
        </w:rPr>
        <w:t>RelatedPerson</w:t>
      </w:r>
    </w:p>
    <w:p w14:paraId="2C26888D" w14:textId="64F0B840" w:rsidR="00EF24E0" w:rsidRPr="008B0966" w:rsidRDefault="00EF24E0" w:rsidP="00FD3180">
      <w:pPr>
        <w:pStyle w:val="BodyText"/>
        <w:numPr>
          <w:ilvl w:val="0"/>
          <w:numId w:val="22"/>
        </w:numPr>
        <w:rPr>
          <w:rFonts w:ascii="Verdana" w:hAnsi="Verdana"/>
          <w:sz w:val="24"/>
          <w:szCs w:val="24"/>
          <w:lang w:eastAsia="en-US"/>
        </w:rPr>
      </w:pPr>
      <w:r w:rsidRPr="008B0966">
        <w:rPr>
          <w:rFonts w:ascii="Verdana" w:hAnsi="Verdana"/>
          <w:sz w:val="24"/>
          <w:szCs w:val="24"/>
          <w:lang w:eastAsia="en-US"/>
        </w:rPr>
        <w:t>RiskAssessment</w:t>
      </w:r>
    </w:p>
    <w:p w14:paraId="01D96498" w14:textId="77777777" w:rsidR="00FD3180" w:rsidRPr="00EF24E0" w:rsidRDefault="00FD3180" w:rsidP="00FD3180">
      <w:pPr>
        <w:pStyle w:val="BodyText"/>
        <w:ind w:left="720"/>
        <w:rPr>
          <w:lang w:eastAsia="en-US"/>
        </w:rPr>
      </w:pPr>
    </w:p>
    <w:p w14:paraId="5759E38B" w14:textId="2DA6BD95" w:rsidR="005A24B2" w:rsidRPr="00FD586A" w:rsidRDefault="00377177" w:rsidP="00834A0C">
      <w:pPr>
        <w:pStyle w:val="Heading3"/>
        <w:rPr>
          <w:szCs w:val="24"/>
        </w:rPr>
      </w:pPr>
      <w:bookmarkStart w:id="831" w:name="_Toc513788412"/>
      <w:r w:rsidRPr="00FD586A">
        <w:rPr>
          <w:szCs w:val="24"/>
        </w:rPr>
        <w:t>JSON Format</w:t>
      </w:r>
      <w:bookmarkEnd w:id="831"/>
    </w:p>
    <w:p w14:paraId="58F9EAB0" w14:textId="59712248" w:rsidR="00700BC1" w:rsidRPr="008B0966" w:rsidRDefault="00691AEA" w:rsidP="00691AEA">
      <w:pPr>
        <w:pStyle w:val="BodyText"/>
        <w:rPr>
          <w:rFonts w:ascii="Verdana" w:hAnsi="Verdana"/>
          <w:sz w:val="24"/>
          <w:szCs w:val="24"/>
          <w:lang w:eastAsia="en-US"/>
        </w:rPr>
      </w:pPr>
      <w:r w:rsidRPr="008B0966">
        <w:rPr>
          <w:rFonts w:ascii="Verdana" w:hAnsi="Verdana"/>
          <w:sz w:val="24"/>
          <w:szCs w:val="24"/>
          <w:lang w:eastAsia="en-US"/>
        </w:rPr>
        <w:t>Messages are formatted using the JSON format and implement a Bundle FHIR Resource</w:t>
      </w:r>
      <w:r w:rsidR="00700BC1" w:rsidRPr="008B0966">
        <w:rPr>
          <w:rFonts w:ascii="Verdana" w:hAnsi="Verdana"/>
          <w:sz w:val="24"/>
          <w:szCs w:val="24"/>
          <w:lang w:eastAsia="en-US"/>
        </w:rPr>
        <w:t>.</w:t>
      </w:r>
    </w:p>
    <w:p w14:paraId="5AE595EC" w14:textId="5E551DDF" w:rsidR="00700BC1" w:rsidRPr="008B0966" w:rsidRDefault="00700BC1" w:rsidP="00691AEA">
      <w:pPr>
        <w:pStyle w:val="BodyText"/>
        <w:rPr>
          <w:rFonts w:ascii="Verdana" w:hAnsi="Verdana"/>
          <w:sz w:val="24"/>
          <w:szCs w:val="24"/>
          <w:lang w:eastAsia="en-US"/>
        </w:rPr>
      </w:pPr>
      <w:r w:rsidRPr="008B0966">
        <w:rPr>
          <w:rFonts w:ascii="Verdana" w:hAnsi="Verdana"/>
          <w:sz w:val="24"/>
          <w:szCs w:val="24"/>
          <w:lang w:eastAsia="en-US"/>
        </w:rPr>
        <w:t xml:space="preserve">Refer to </w:t>
      </w:r>
      <w:hyperlink r:id="rId20" w:history="1">
        <w:r w:rsidRPr="008B0966">
          <w:rPr>
            <w:rStyle w:val="Hyperlink"/>
            <w:rFonts w:ascii="Verdana" w:hAnsi="Verdana"/>
            <w:sz w:val="24"/>
            <w:szCs w:val="24"/>
            <w:lang w:eastAsia="en-US"/>
          </w:rPr>
          <w:t>https://www.hl7.org/fhir/json.html</w:t>
        </w:r>
      </w:hyperlink>
      <w:r w:rsidRPr="008B0966">
        <w:rPr>
          <w:rFonts w:ascii="Verdana" w:hAnsi="Verdana"/>
          <w:sz w:val="24"/>
          <w:szCs w:val="24"/>
          <w:lang w:eastAsia="en-US"/>
        </w:rPr>
        <w:t xml:space="preserve"> for JSON representation of FHIR Resources.</w:t>
      </w:r>
    </w:p>
    <w:p w14:paraId="4D5F88A0" w14:textId="7C59101C" w:rsidR="00691AEA" w:rsidRPr="008B0966" w:rsidRDefault="00691AEA" w:rsidP="00691AEA">
      <w:pPr>
        <w:rPr>
          <w:rFonts w:ascii="Verdana" w:hAnsi="Verdana"/>
          <w:sz w:val="24"/>
        </w:rPr>
      </w:pPr>
    </w:p>
    <w:p w14:paraId="7211AEAE" w14:textId="56FAC521" w:rsidR="005A24B2" w:rsidRPr="00FD586A" w:rsidRDefault="005A24B2">
      <w:pPr>
        <w:pStyle w:val="Heading4"/>
      </w:pPr>
      <w:r w:rsidRPr="00FD586A">
        <w:t>278 Request FHIR bundle</w:t>
      </w:r>
    </w:p>
    <w:p w14:paraId="6D695568" w14:textId="501C90CA" w:rsidR="00691AEA" w:rsidRPr="008B0966" w:rsidRDefault="00700BC1" w:rsidP="00691AEA">
      <w:pPr>
        <w:pStyle w:val="BodyText"/>
        <w:rPr>
          <w:rFonts w:ascii="Verdana" w:hAnsi="Verdana"/>
          <w:sz w:val="24"/>
          <w:szCs w:val="24"/>
          <w:lang w:eastAsia="en-US"/>
        </w:rPr>
      </w:pPr>
      <w:r w:rsidRPr="008B0966">
        <w:rPr>
          <w:rFonts w:ascii="Verdana" w:hAnsi="Verdana"/>
          <w:sz w:val="24"/>
          <w:szCs w:val="24"/>
          <w:lang w:eastAsia="en-US"/>
        </w:rPr>
        <w:t>A bundle implementing a 278 r</w:t>
      </w:r>
      <w:r w:rsidR="00691AEA" w:rsidRPr="008B0966">
        <w:rPr>
          <w:rFonts w:ascii="Verdana" w:hAnsi="Verdana"/>
          <w:sz w:val="24"/>
          <w:szCs w:val="24"/>
          <w:lang w:eastAsia="en-US"/>
        </w:rPr>
        <w:t xml:space="preserve">equest sent to FSC </w:t>
      </w:r>
      <w:r w:rsidRPr="008B0966">
        <w:rPr>
          <w:rFonts w:ascii="Verdana" w:hAnsi="Verdana"/>
          <w:sz w:val="24"/>
          <w:szCs w:val="24"/>
          <w:lang w:eastAsia="en-US"/>
        </w:rPr>
        <w:t>will have the following structure:</w:t>
      </w:r>
    </w:p>
    <w:p w14:paraId="6DD111D7" w14:textId="12E60981" w:rsidR="005A24B2" w:rsidRPr="008B0966" w:rsidRDefault="00823E39" w:rsidP="005A24B2">
      <w:pPr>
        <w:pStyle w:val="BodyText"/>
        <w:rPr>
          <w:rFonts w:ascii="Verdana" w:hAnsi="Verdana"/>
          <w:sz w:val="24"/>
          <w:szCs w:val="24"/>
          <w:lang w:eastAsia="en-US"/>
        </w:rPr>
      </w:pPr>
      <w:r>
        <w:rPr>
          <w:rFonts w:ascii="Verdana" w:hAnsi="Verdana"/>
          <w:sz w:val="24"/>
          <w:szCs w:val="24"/>
          <w:lang w:eastAsia="en-US"/>
        </w:rPr>
        <w:t xml:space="preserve">See </w:t>
      </w:r>
      <w:r w:rsidR="00875534">
        <w:rPr>
          <w:rFonts w:ascii="Verdana" w:hAnsi="Verdana"/>
          <w:sz w:val="24"/>
          <w:szCs w:val="24"/>
          <w:lang w:eastAsia="en-US"/>
        </w:rPr>
        <w:t>Appendix</w:t>
      </w:r>
      <w:r>
        <w:rPr>
          <w:rFonts w:ascii="Verdana" w:hAnsi="Verdana"/>
          <w:sz w:val="24"/>
          <w:szCs w:val="24"/>
          <w:lang w:eastAsia="en-US"/>
        </w:rPr>
        <w:t xml:space="preserve"> A</w:t>
      </w:r>
      <w:r w:rsidR="00C4349B">
        <w:rPr>
          <w:rFonts w:ascii="Verdana" w:hAnsi="Verdana"/>
          <w:sz w:val="24"/>
          <w:szCs w:val="24"/>
          <w:lang w:eastAsia="en-US"/>
        </w:rPr>
        <w:t xml:space="preserve"> section 3.3.1</w:t>
      </w:r>
      <w:r>
        <w:rPr>
          <w:rFonts w:ascii="Verdana" w:hAnsi="Verdana"/>
          <w:sz w:val="24"/>
          <w:szCs w:val="24"/>
          <w:lang w:eastAsia="en-US"/>
        </w:rPr>
        <w:t>.</w:t>
      </w:r>
    </w:p>
    <w:p w14:paraId="32F14AD8" w14:textId="77777777" w:rsidR="005A24B2" w:rsidRPr="005A24B2" w:rsidRDefault="005A24B2" w:rsidP="005A24B2">
      <w:pPr>
        <w:pStyle w:val="BodyText"/>
        <w:rPr>
          <w:lang w:eastAsia="en-US"/>
        </w:rPr>
      </w:pPr>
    </w:p>
    <w:p w14:paraId="6F0DFB37" w14:textId="5980F545" w:rsidR="005A24B2" w:rsidRPr="00FD586A" w:rsidRDefault="005A24B2" w:rsidP="00834A0C">
      <w:pPr>
        <w:pStyle w:val="Heading4"/>
        <w:rPr>
          <w:szCs w:val="24"/>
        </w:rPr>
      </w:pPr>
      <w:r w:rsidRPr="00FD586A">
        <w:rPr>
          <w:szCs w:val="24"/>
        </w:rPr>
        <w:t>278 Response FHIR bundle</w:t>
      </w:r>
    </w:p>
    <w:p w14:paraId="177A24A6" w14:textId="77777777" w:rsidR="00700BC1" w:rsidRPr="008B0966" w:rsidRDefault="00700BC1" w:rsidP="00700BC1">
      <w:pPr>
        <w:pStyle w:val="BodyText"/>
        <w:rPr>
          <w:rFonts w:ascii="Verdana" w:hAnsi="Verdana"/>
          <w:sz w:val="24"/>
          <w:szCs w:val="24"/>
          <w:lang w:eastAsia="en-US"/>
        </w:rPr>
      </w:pPr>
      <w:r w:rsidRPr="008B0966">
        <w:rPr>
          <w:rFonts w:ascii="Verdana" w:hAnsi="Verdana"/>
          <w:sz w:val="24"/>
          <w:szCs w:val="24"/>
          <w:lang w:eastAsia="en-US"/>
        </w:rPr>
        <w:t>A bundle implementing a 278 request sent to FSC will have the following structure:</w:t>
      </w:r>
    </w:p>
    <w:p w14:paraId="701BA175" w14:textId="7E199588" w:rsidR="005A24B2" w:rsidRDefault="00823E39" w:rsidP="005A24B2">
      <w:pPr>
        <w:pStyle w:val="BodyText"/>
        <w:rPr>
          <w:lang w:eastAsia="en-US"/>
        </w:rPr>
      </w:pPr>
      <w:r>
        <w:rPr>
          <w:rFonts w:ascii="Verdana" w:hAnsi="Verdana"/>
          <w:sz w:val="24"/>
          <w:szCs w:val="24"/>
          <w:lang w:eastAsia="en-US"/>
        </w:rPr>
        <w:t xml:space="preserve">See </w:t>
      </w:r>
      <w:r w:rsidR="00875534">
        <w:rPr>
          <w:rFonts w:ascii="Verdana" w:hAnsi="Verdana"/>
          <w:sz w:val="24"/>
          <w:szCs w:val="24"/>
          <w:lang w:eastAsia="en-US"/>
        </w:rPr>
        <w:t>Appendix</w:t>
      </w:r>
      <w:r>
        <w:rPr>
          <w:rFonts w:ascii="Verdana" w:hAnsi="Verdana"/>
          <w:sz w:val="24"/>
          <w:szCs w:val="24"/>
          <w:lang w:eastAsia="en-US"/>
        </w:rPr>
        <w:t xml:space="preserve"> A</w:t>
      </w:r>
      <w:r w:rsidR="00C4349B">
        <w:rPr>
          <w:rFonts w:ascii="Verdana" w:hAnsi="Verdana"/>
          <w:sz w:val="24"/>
          <w:szCs w:val="24"/>
          <w:lang w:eastAsia="en-US"/>
        </w:rPr>
        <w:t xml:space="preserve"> section 3.3.2</w:t>
      </w:r>
      <w:r>
        <w:rPr>
          <w:rFonts w:ascii="Verdana" w:hAnsi="Verdana"/>
          <w:sz w:val="24"/>
          <w:szCs w:val="24"/>
          <w:lang w:eastAsia="en-US"/>
        </w:rPr>
        <w:t>.</w:t>
      </w:r>
    </w:p>
    <w:p w14:paraId="67F2E9ED" w14:textId="1A13CF05" w:rsidR="00377177" w:rsidRPr="00FD586A" w:rsidRDefault="00377177" w:rsidP="00834A0C">
      <w:pPr>
        <w:pStyle w:val="Heading3"/>
        <w:rPr>
          <w:szCs w:val="24"/>
        </w:rPr>
      </w:pPr>
      <w:bookmarkStart w:id="832" w:name="_Toc513788413"/>
      <w:r w:rsidRPr="00FD586A">
        <w:rPr>
          <w:szCs w:val="24"/>
        </w:rPr>
        <w:t>Bundle Definition</w:t>
      </w:r>
      <w:bookmarkEnd w:id="832"/>
    </w:p>
    <w:p w14:paraId="5486CC99" w14:textId="5A8FFEF1" w:rsidR="00700BC1" w:rsidRDefault="00700BC1" w:rsidP="00700BC1">
      <w:pPr>
        <w:pStyle w:val="BodyText"/>
        <w:rPr>
          <w:rFonts w:ascii="Verdana" w:hAnsi="Verdana"/>
          <w:sz w:val="24"/>
          <w:szCs w:val="24"/>
          <w:lang w:eastAsia="en-US"/>
        </w:rPr>
      </w:pPr>
      <w:r w:rsidRPr="008B0966">
        <w:rPr>
          <w:rFonts w:ascii="Verdana" w:hAnsi="Verdana"/>
          <w:sz w:val="24"/>
          <w:szCs w:val="24"/>
          <w:lang w:eastAsia="en-US"/>
        </w:rPr>
        <w:t xml:space="preserve">A Bundle is a </w:t>
      </w:r>
      <w:r w:rsidR="00666FE3" w:rsidRPr="008B0966">
        <w:rPr>
          <w:rFonts w:ascii="Verdana" w:hAnsi="Verdana"/>
          <w:sz w:val="24"/>
          <w:szCs w:val="24"/>
          <w:lang w:eastAsia="en-US"/>
        </w:rPr>
        <w:t>top-level</w:t>
      </w:r>
      <w:r w:rsidRPr="008B0966">
        <w:rPr>
          <w:rFonts w:ascii="Verdana" w:hAnsi="Verdana"/>
          <w:sz w:val="24"/>
          <w:szCs w:val="24"/>
          <w:lang w:eastAsia="en-US"/>
        </w:rPr>
        <w:t xml:space="preserve"> container in FHIR that contains all the FHIR resources desired for a transaction between MCCF EDI TAS and FSC.</w:t>
      </w:r>
    </w:p>
    <w:p w14:paraId="71E7063F" w14:textId="5A4B74B4" w:rsidR="00475169" w:rsidRPr="008B0966" w:rsidRDefault="00475169" w:rsidP="00475169">
      <w:pPr>
        <w:autoSpaceDE w:val="0"/>
        <w:autoSpaceDN w:val="0"/>
        <w:rPr>
          <w:rFonts w:ascii="Verdana" w:hAnsi="Verdana"/>
          <w:sz w:val="24"/>
        </w:rPr>
      </w:pPr>
      <w:r w:rsidRPr="008B0966">
        <w:rPr>
          <w:rFonts w:ascii="Verdana" w:hAnsi="Verdana" w:cs="Helvetica"/>
          <w:sz w:val="24"/>
        </w:rPr>
        <w:t xml:space="preserve">A Bundle is a container for resources, enabling </w:t>
      </w:r>
      <w:r>
        <w:rPr>
          <w:rFonts w:ascii="Verdana" w:hAnsi="Verdana" w:cs="Helvetica"/>
          <w:sz w:val="24"/>
        </w:rPr>
        <w:t>one</w:t>
      </w:r>
      <w:r w:rsidRPr="008B0966">
        <w:rPr>
          <w:rFonts w:ascii="Verdana" w:hAnsi="Verdana" w:cs="Helvetica"/>
          <w:sz w:val="24"/>
        </w:rPr>
        <w:t xml:space="preserve"> to group and transmit resources altogether at once</w:t>
      </w:r>
      <w:r w:rsidRPr="008B0966">
        <w:rPr>
          <w:rFonts w:ascii="Verdana" w:hAnsi="Verdana" w:cs="Segoe UI"/>
          <w:sz w:val="24"/>
        </w:rPr>
        <w:t>. Resources such as Claim, Patient, etc. will be transmitted inside multiple entries (see entry list inside Bundle) as a resource type.</w:t>
      </w:r>
    </w:p>
    <w:p w14:paraId="3E92F014" w14:textId="0D66FF16" w:rsidR="00700BC1" w:rsidRDefault="00700BC1" w:rsidP="00700BC1">
      <w:pPr>
        <w:pStyle w:val="BodyText"/>
        <w:rPr>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5795"/>
                    </a:xfrm>
                    <a:prstGeom prst="rect">
                      <a:avLst/>
                    </a:prstGeom>
                  </pic:spPr>
                </pic:pic>
              </a:graphicData>
            </a:graphic>
          </wp:inline>
        </w:drawing>
      </w:r>
    </w:p>
    <w:p w14:paraId="6F628F1A" w14:textId="0CDC7DB1" w:rsidR="00700BC1" w:rsidRDefault="00700BC1" w:rsidP="00700BC1">
      <w:pPr>
        <w:pStyle w:val="Caption"/>
      </w:pPr>
      <w:bookmarkStart w:id="833" w:name="_Toc513788442"/>
      <w:r>
        <w:t xml:space="preserve">Figure </w:t>
      </w:r>
      <w:fldSimple w:instr=" SEQ Figure \* ARABIC ">
        <w:r w:rsidR="008E391E">
          <w:rPr>
            <w:noProof/>
          </w:rPr>
          <w:t>4</w:t>
        </w:r>
      </w:fldSimple>
      <w:r>
        <w:t xml:space="preserve"> </w:t>
      </w:r>
      <w:r w:rsidR="00C41CC6">
        <w:t>–</w:t>
      </w:r>
      <w:r>
        <w:t xml:space="preserve"> </w:t>
      </w:r>
      <w:r w:rsidR="00C41CC6">
        <w:t>FHIR Bundle</w:t>
      </w:r>
      <w:bookmarkEnd w:id="833"/>
    </w:p>
    <w:p w14:paraId="50E2A7DA" w14:textId="00D354A2" w:rsidR="00C41CC6" w:rsidRPr="0006497C" w:rsidRDefault="00C41CC6" w:rsidP="0006497C">
      <w:pPr>
        <w:rPr>
          <w:rFonts w:ascii="Verdana" w:hAnsi="Verdana"/>
          <w:sz w:val="24"/>
        </w:rPr>
      </w:pPr>
      <w:r w:rsidRPr="0006497C">
        <w:rPr>
          <w:rFonts w:ascii="Verdana" w:hAnsi="Verdana"/>
          <w:sz w:val="24"/>
        </w:rPr>
        <w:t>Source 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12385"/>
                    </a:xfrm>
                    <a:prstGeom prst="rect">
                      <a:avLst/>
                    </a:prstGeom>
                  </pic:spPr>
                </pic:pic>
              </a:graphicData>
            </a:graphic>
          </wp:inline>
        </w:drawing>
      </w:r>
    </w:p>
    <w:p w14:paraId="75112A3A" w14:textId="7E935E39" w:rsidR="00700BC1" w:rsidRPr="0006497C" w:rsidRDefault="00700BC1" w:rsidP="00700BC1">
      <w:pPr>
        <w:pStyle w:val="Caption"/>
      </w:pPr>
      <w:bookmarkStart w:id="834" w:name="_Toc513788443"/>
      <w:r>
        <w:t xml:space="preserve">Figure </w:t>
      </w:r>
      <w:fldSimple w:instr=" SEQ Figure \* ARABIC ">
        <w:r w:rsidR="008E391E">
          <w:rPr>
            <w:noProof/>
          </w:rPr>
          <w:t>5</w:t>
        </w:r>
      </w:fldSimple>
      <w:r>
        <w:t xml:space="preserve"> </w:t>
      </w:r>
      <w:r w:rsidR="00C41CC6" w:rsidRPr="00C41CC6">
        <w:t>–</w:t>
      </w:r>
      <w:r w:rsidRPr="00C41CC6">
        <w:t xml:space="preserve"> </w:t>
      </w:r>
      <w:r w:rsidR="00C41CC6" w:rsidRPr="0006497C">
        <w:t>FHIR Bundle JSON</w:t>
      </w:r>
      <w:bookmarkEnd w:id="834"/>
    </w:p>
    <w:p w14:paraId="69A17E26" w14:textId="4D10EA27" w:rsidR="00C41CC6" w:rsidRDefault="00C41CC6" w:rsidP="0006497C"/>
    <w:p w14:paraId="5F617E3A" w14:textId="105A26B0" w:rsidR="00C41CC6" w:rsidRPr="0006497C" w:rsidRDefault="00C41CC6" w:rsidP="00C41CC6">
      <w:pPr>
        <w:pStyle w:val="Caption"/>
        <w:rPr>
          <w:rFonts w:ascii="Verdana" w:hAnsi="Verdana"/>
          <w:i w:val="0"/>
          <w:color w:val="auto"/>
          <w:sz w:val="24"/>
          <w:szCs w:val="24"/>
        </w:rPr>
      </w:pPr>
      <w:r w:rsidRPr="0006497C">
        <w:rPr>
          <w:rFonts w:ascii="Verdana" w:hAnsi="Verdana"/>
          <w:i w:val="0"/>
          <w:color w:val="auto"/>
          <w:sz w:val="24"/>
          <w:szCs w:val="24"/>
        </w:rPr>
        <w:t>Source https://www.hl7.org/fhir/bundle.html</w:t>
      </w:r>
    </w:p>
    <w:p w14:paraId="1CF3B057" w14:textId="77777777" w:rsidR="00C41CC6" w:rsidRPr="0006497C" w:rsidRDefault="00C41CC6" w:rsidP="0006497C"/>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10BE7ED4" w14:textId="1F84D5F5" w:rsidR="007E71D7" w:rsidRPr="00823E39" w:rsidRDefault="00D952B0" w:rsidP="007E71D7">
      <w:pPr>
        <w:pStyle w:val="Heading2"/>
      </w:pPr>
      <w:bookmarkStart w:id="835" w:name="_Toc216071617"/>
      <w:bookmarkStart w:id="836" w:name="_Toc263270966"/>
      <w:bookmarkStart w:id="837" w:name="_Toc263271245"/>
      <w:bookmarkStart w:id="838" w:name="_Toc377477606"/>
      <w:bookmarkStart w:id="839" w:name="_Toc513788414"/>
      <w:r w:rsidRPr="00FD586A">
        <w:t>Communications Methods</w:t>
      </w:r>
      <w:bookmarkStart w:id="840" w:name="_Toc216071618"/>
      <w:bookmarkStart w:id="841" w:name="_Toc263270967"/>
      <w:bookmarkStart w:id="842" w:name="_Toc263271246"/>
      <w:bookmarkStart w:id="843" w:name="_Toc377477607"/>
      <w:bookmarkEnd w:id="835"/>
      <w:bookmarkEnd w:id="836"/>
      <w:bookmarkEnd w:id="837"/>
      <w:bookmarkEnd w:id="838"/>
      <w:bookmarkEnd w:id="839"/>
    </w:p>
    <w:p w14:paraId="0A82E2C0" w14:textId="4408AD00" w:rsidR="00377177" w:rsidRPr="00FD586A" w:rsidRDefault="00377177" w:rsidP="00834A0C">
      <w:pPr>
        <w:pStyle w:val="Heading3"/>
        <w:rPr>
          <w:szCs w:val="24"/>
        </w:rPr>
      </w:pPr>
      <w:bookmarkStart w:id="844" w:name="_Toc513788415"/>
      <w:r w:rsidRPr="00FD586A">
        <w:rPr>
          <w:szCs w:val="24"/>
        </w:rPr>
        <w:t>Ports and Protocols</w:t>
      </w:r>
      <w:bookmarkEnd w:id="844"/>
    </w:p>
    <w:p w14:paraId="3C4F7100" w14:textId="6603810E" w:rsidR="007E71D7" w:rsidRDefault="007E71D7">
      <w:pPr>
        <w:pStyle w:val="Heading4"/>
      </w:pPr>
      <w:r>
        <w:t>HTTP(S)</w:t>
      </w:r>
    </w:p>
    <w:p w14:paraId="3E1E711F" w14:textId="77777777" w:rsidR="008B0966" w:rsidRPr="008B0966" w:rsidRDefault="008B0966" w:rsidP="008B0966">
      <w:pPr>
        <w:pStyle w:val="BodyText"/>
        <w:rPr>
          <w:rFonts w:ascii="Verdana" w:hAnsi="Verdana"/>
          <w:sz w:val="24"/>
          <w:szCs w:val="24"/>
          <w:lang w:eastAsia="en-US"/>
        </w:rPr>
      </w:pPr>
      <w:r w:rsidRPr="008B0966">
        <w:rPr>
          <w:rFonts w:ascii="Verdana" w:hAnsi="Verdana"/>
          <w:sz w:val="24"/>
          <w:szCs w:val="24"/>
          <w:lang w:eastAsia="en-US"/>
        </w:rPr>
        <w:t>Can be used for real time communication.</w:t>
      </w:r>
    </w:p>
    <w:p w14:paraId="722F74EC" w14:textId="49344B8A" w:rsidR="007E71D7" w:rsidRDefault="001A6826" w:rsidP="00834A0C">
      <w:pPr>
        <w:pStyle w:val="Heading4"/>
      </w:pPr>
      <w:r w:rsidRPr="00F7010D">
        <w:rPr>
          <w:rFonts w:cs="Segoe UI"/>
        </w:rPr>
        <w:t>Advanced Message Queuing Protocol</w:t>
      </w:r>
      <w:r>
        <w:t xml:space="preserve"> (</w:t>
      </w:r>
      <w:r w:rsidR="007E71D7">
        <w:t>AMQP</w:t>
      </w:r>
      <w:r>
        <w:t xml:space="preserve">) </w:t>
      </w:r>
    </w:p>
    <w:p w14:paraId="1787F7E2" w14:textId="30BBFC9A" w:rsidR="008B0966" w:rsidRPr="008B0966" w:rsidRDefault="008B0966" w:rsidP="008B0966">
      <w:pPr>
        <w:pStyle w:val="BodyText"/>
        <w:rPr>
          <w:rFonts w:ascii="Verdana" w:hAnsi="Verdana"/>
          <w:sz w:val="24"/>
          <w:szCs w:val="24"/>
          <w:lang w:eastAsia="en-US"/>
        </w:rPr>
      </w:pPr>
      <w:r w:rsidRPr="008B0966">
        <w:rPr>
          <w:rFonts w:ascii="Verdana" w:hAnsi="Verdana"/>
          <w:sz w:val="24"/>
          <w:szCs w:val="24"/>
          <w:lang w:eastAsia="en-US"/>
        </w:rPr>
        <w:t>AMQP offers reliable messaging via queues.</w:t>
      </w:r>
    </w:p>
    <w:p w14:paraId="1BE1B564" w14:textId="77777777" w:rsidR="007E71D7" w:rsidRPr="007E71D7" w:rsidRDefault="007E71D7" w:rsidP="007E71D7">
      <w:pPr>
        <w:pStyle w:val="BodyText"/>
        <w:rPr>
          <w:lang w:eastAsia="en-US"/>
        </w:rPr>
      </w:pPr>
    </w:p>
    <w:p w14:paraId="20A8AA85" w14:textId="21A04DEB" w:rsidR="00377177" w:rsidRPr="00FD586A" w:rsidRDefault="00377177" w:rsidP="00834A0C">
      <w:pPr>
        <w:pStyle w:val="Heading3"/>
        <w:rPr>
          <w:szCs w:val="24"/>
        </w:rPr>
      </w:pPr>
      <w:bookmarkStart w:id="845" w:name="_Toc513788416"/>
      <w:r w:rsidRPr="00FD586A">
        <w:rPr>
          <w:szCs w:val="24"/>
        </w:rPr>
        <w:t>ESB Configuration(s)</w:t>
      </w:r>
      <w:bookmarkEnd w:id="845"/>
    </w:p>
    <w:p w14:paraId="29896519" w14:textId="56406C31" w:rsidR="00823E39" w:rsidRPr="008B0966" w:rsidRDefault="00F10505" w:rsidP="00823E39">
      <w:pPr>
        <w:pStyle w:val="BodyText"/>
        <w:rPr>
          <w:rFonts w:ascii="Verdana" w:hAnsi="Verdana"/>
          <w:sz w:val="24"/>
          <w:szCs w:val="24"/>
          <w:lang w:eastAsia="en-US"/>
        </w:rPr>
      </w:pPr>
      <w:r>
        <w:rPr>
          <w:rFonts w:ascii="Verdana" w:hAnsi="Verdana"/>
          <w:sz w:val="24"/>
          <w:szCs w:val="24"/>
          <w:lang w:eastAsia="en-US"/>
        </w:rPr>
        <w:t>tbd</w:t>
      </w:r>
    </w:p>
    <w:p w14:paraId="191D0393" w14:textId="7638D8BE" w:rsidR="00377177" w:rsidRPr="00FD586A" w:rsidRDefault="00377177" w:rsidP="00834A0C">
      <w:pPr>
        <w:pStyle w:val="Heading3"/>
        <w:rPr>
          <w:szCs w:val="24"/>
        </w:rPr>
      </w:pPr>
      <w:bookmarkStart w:id="846" w:name="_Toc513788417"/>
      <w:r w:rsidRPr="00FD586A">
        <w:rPr>
          <w:szCs w:val="24"/>
        </w:rPr>
        <w:t>System Configuration</w:t>
      </w:r>
      <w:bookmarkEnd w:id="846"/>
    </w:p>
    <w:p w14:paraId="16F82609" w14:textId="00837D9B" w:rsidR="00823E39" w:rsidRPr="008B0966" w:rsidRDefault="00F10505" w:rsidP="00823E39">
      <w:pPr>
        <w:pStyle w:val="BodyText"/>
        <w:rPr>
          <w:rFonts w:ascii="Verdana" w:hAnsi="Verdana"/>
          <w:sz w:val="24"/>
          <w:szCs w:val="24"/>
          <w:lang w:eastAsia="en-US"/>
        </w:rPr>
      </w:pPr>
      <w:r>
        <w:rPr>
          <w:rFonts w:ascii="Verdana" w:hAnsi="Verdana"/>
          <w:sz w:val="24"/>
          <w:szCs w:val="24"/>
          <w:lang w:eastAsia="en-US"/>
        </w:rPr>
        <w:t>tbd</w:t>
      </w:r>
    </w:p>
    <w:p w14:paraId="054FEF37" w14:textId="7C2637E7" w:rsidR="00D952B0" w:rsidRPr="00FD586A" w:rsidRDefault="00D952B0" w:rsidP="00834A0C">
      <w:pPr>
        <w:pStyle w:val="Heading2"/>
      </w:pPr>
      <w:bookmarkStart w:id="847" w:name="_Toc513788418"/>
      <w:r w:rsidRPr="00FD586A">
        <w:t>Performance Requirements</w:t>
      </w:r>
      <w:bookmarkEnd w:id="840"/>
      <w:bookmarkEnd w:id="841"/>
      <w:bookmarkEnd w:id="842"/>
      <w:bookmarkEnd w:id="843"/>
      <w:bookmarkEnd w:id="847"/>
    </w:p>
    <w:p w14:paraId="6A85448E" w14:textId="23183685" w:rsidR="00823E39" w:rsidRPr="00FE7734" w:rsidRDefault="00201513" w:rsidP="00823E39">
      <w:pPr>
        <w:rPr>
          <w:rFonts w:ascii="Verdana" w:hAnsi="Verdana"/>
          <w:sz w:val="24"/>
        </w:rPr>
      </w:pPr>
      <w:bookmarkStart w:id="848" w:name="_Toc216071619"/>
      <w:bookmarkStart w:id="849" w:name="_Toc263270968"/>
      <w:bookmarkStart w:id="850" w:name="_Toc263271247"/>
      <w:bookmarkStart w:id="851" w:name="_Toc377477608"/>
      <w:r>
        <w:rPr>
          <w:rFonts w:ascii="Verdana" w:eastAsia="MS Mincho" w:hAnsi="Verdana"/>
          <w:sz w:val="24"/>
        </w:rPr>
        <w:t>R</w:t>
      </w:r>
      <w:r w:rsidRPr="00D578C0">
        <w:rPr>
          <w:rFonts w:ascii="Verdana" w:eastAsia="MS Mincho" w:hAnsi="Verdana"/>
          <w:sz w:val="24"/>
        </w:rPr>
        <w:t xml:space="preserve">efer to MCCD EDI TAS SDD </w:t>
      </w:r>
      <w:hyperlink r:id="rId23" w:history="1">
        <w:r w:rsidRPr="0006497C">
          <w:rPr>
            <w:rStyle w:val="Hyperlink"/>
            <w:rFonts w:ascii="Verdana" w:hAnsi="Verdana"/>
            <w:sz w:val="24"/>
          </w:rPr>
          <w:t>https://vaww.oed.portal.va.gov/pm/hape/ipt_5010/EDI_Portfolio/TASCore/MCCF_EDI_TAS_System_Design_Document_v0.7.pdf</w:t>
        </w:r>
      </w:hyperlink>
    </w:p>
    <w:p w14:paraId="054FEF39" w14:textId="37141919" w:rsidR="00D952B0" w:rsidRPr="00FD586A" w:rsidRDefault="00D952B0" w:rsidP="00834A0C">
      <w:pPr>
        <w:pStyle w:val="Heading2"/>
      </w:pPr>
      <w:bookmarkStart w:id="852" w:name="_Toc513788419"/>
      <w:r w:rsidRPr="00FD586A">
        <w:t>Security</w:t>
      </w:r>
      <w:bookmarkEnd w:id="848"/>
      <w:bookmarkEnd w:id="849"/>
      <w:bookmarkEnd w:id="850"/>
      <w:bookmarkEnd w:id="851"/>
      <w:bookmarkEnd w:id="852"/>
    </w:p>
    <w:p w14:paraId="1580CD11" w14:textId="77777777" w:rsidR="00D578C0" w:rsidRPr="00D578C0" w:rsidRDefault="00D578C0" w:rsidP="00D578C0">
      <w:pPr>
        <w:rPr>
          <w:rFonts w:ascii="Verdana" w:hAnsi="Verdana"/>
          <w:sz w:val="24"/>
        </w:rPr>
      </w:pPr>
      <w:r w:rsidRPr="00D578C0">
        <w:rPr>
          <w:rFonts w:ascii="Verdana" w:eastAsia="MS Mincho" w:hAnsi="Verdana"/>
          <w:sz w:val="24"/>
        </w:rPr>
        <w:t xml:space="preserve">Refer to MCCD EDI TAS SDD </w:t>
      </w:r>
      <w:hyperlink r:id="rId24" w:history="1">
        <w:r w:rsidRPr="0006497C">
          <w:rPr>
            <w:rStyle w:val="Hyperlink"/>
            <w:rFonts w:ascii="Verdana" w:hAnsi="Verdana"/>
            <w:sz w:val="24"/>
          </w:rPr>
          <w:t>https://vaww.oed.portal.va.gov/pm/hape/ipt_5010/EDI_Portfolio/TASCore/MCCF_EDI_TAS_System_Design_Document_v0.7.pdf</w:t>
        </w:r>
      </w:hyperlink>
    </w:p>
    <w:p w14:paraId="48FE25EB" w14:textId="77777777" w:rsidR="00A640B1" w:rsidRPr="00A640B1" w:rsidRDefault="00A640B1" w:rsidP="00A640B1">
      <w:pPr>
        <w:pStyle w:val="BodyText"/>
        <w:rPr>
          <w:lang w:eastAsia="en-US"/>
        </w:rPr>
      </w:pPr>
      <w:bookmarkStart w:id="853" w:name="_Toc216071620"/>
      <w:bookmarkStart w:id="854" w:name="_Toc263270969"/>
      <w:bookmarkStart w:id="855" w:name="_Toc263271248"/>
      <w:bookmarkStart w:id="856" w:name="_Toc377477609"/>
    </w:p>
    <w:p w14:paraId="25CB5A8E" w14:textId="25BB5428" w:rsidR="00377177" w:rsidRPr="00FD586A" w:rsidRDefault="00377177" w:rsidP="00834A0C">
      <w:pPr>
        <w:pStyle w:val="Heading2"/>
      </w:pPr>
      <w:bookmarkStart w:id="857" w:name="_Toc513788420"/>
      <w:r w:rsidRPr="00FD586A">
        <w:t>Testing Requirements</w:t>
      </w:r>
      <w:bookmarkEnd w:id="857"/>
    </w:p>
    <w:p w14:paraId="3E10D569" w14:textId="77777777" w:rsidR="00C2621E" w:rsidRPr="00C2621E" w:rsidRDefault="00C2621E" w:rsidP="00C2621E">
      <w:pPr>
        <w:pStyle w:val="BodyText"/>
        <w:rPr>
          <w:ins w:id="858" w:author="Steffen Maerdian" w:date="2018-04-18T17:42:00Z"/>
          <w:rFonts w:ascii="Verdana" w:hAnsi="Verdana"/>
          <w:sz w:val="24"/>
          <w:szCs w:val="24"/>
          <w:lang w:eastAsia="en-US"/>
          <w:rPrChange w:id="859" w:author="Steffen Maerdian" w:date="2018-04-18T17:42:00Z">
            <w:rPr>
              <w:ins w:id="860" w:author="Steffen Maerdian" w:date="2018-04-18T17:42:00Z"/>
              <w:lang w:eastAsia="en-US"/>
            </w:rPr>
          </w:rPrChange>
        </w:rPr>
      </w:pPr>
      <w:ins w:id="861" w:author="Steffen Maerdian" w:date="2018-04-18T17:42:00Z">
        <w:r w:rsidRPr="00C2621E">
          <w:rPr>
            <w:rFonts w:ascii="Verdana" w:hAnsi="Verdana"/>
            <w:sz w:val="24"/>
            <w:szCs w:val="24"/>
            <w:lang w:eastAsia="en-US"/>
            <w:rPrChange w:id="862" w:author="Steffen Maerdian" w:date="2018-04-18T17:42:00Z">
              <w:rPr>
                <w:lang w:eastAsia="en-US"/>
              </w:rPr>
            </w:rPrChange>
          </w:rPr>
          <w:t>All the QA testing activities are defined in tasks tied to acceptance criteria in a user story. For each testing category there will be a unique user story. The testing categories are:</w:t>
        </w:r>
      </w:ins>
    </w:p>
    <w:p w14:paraId="26D7FEC7" w14:textId="77777777" w:rsidR="00C2621E" w:rsidRPr="00C2621E" w:rsidRDefault="00C2621E" w:rsidP="00C2621E">
      <w:pPr>
        <w:pStyle w:val="BodyText"/>
        <w:numPr>
          <w:ilvl w:val="0"/>
          <w:numId w:val="24"/>
        </w:numPr>
        <w:rPr>
          <w:ins w:id="863" w:author="Steffen Maerdian" w:date="2018-04-18T17:42:00Z"/>
          <w:rFonts w:ascii="Verdana" w:hAnsi="Verdana"/>
          <w:sz w:val="24"/>
          <w:szCs w:val="24"/>
          <w:lang w:eastAsia="en-US"/>
          <w:rPrChange w:id="864" w:author="Steffen Maerdian" w:date="2018-04-18T17:42:00Z">
            <w:rPr>
              <w:ins w:id="865" w:author="Steffen Maerdian" w:date="2018-04-18T17:42:00Z"/>
              <w:lang w:eastAsia="en-US"/>
            </w:rPr>
          </w:rPrChange>
        </w:rPr>
      </w:pPr>
      <w:ins w:id="866" w:author="Steffen Maerdian" w:date="2018-04-18T17:42:00Z">
        <w:r w:rsidRPr="00C2621E">
          <w:rPr>
            <w:rFonts w:ascii="Verdana" w:hAnsi="Verdana"/>
            <w:sz w:val="24"/>
            <w:szCs w:val="24"/>
            <w:lang w:eastAsia="en-US"/>
            <w:rPrChange w:id="867" w:author="Steffen Maerdian" w:date="2018-04-18T17:42:00Z">
              <w:rPr>
                <w:lang w:eastAsia="en-US"/>
              </w:rPr>
            </w:rPrChange>
          </w:rPr>
          <w:t>Connectivity/Secuirity</w:t>
        </w:r>
      </w:ins>
    </w:p>
    <w:p w14:paraId="4755E5C5" w14:textId="77777777" w:rsidR="00C2621E" w:rsidRPr="00C2621E" w:rsidRDefault="00C2621E" w:rsidP="00C2621E">
      <w:pPr>
        <w:pStyle w:val="BodyText"/>
        <w:numPr>
          <w:ilvl w:val="0"/>
          <w:numId w:val="24"/>
        </w:numPr>
        <w:rPr>
          <w:ins w:id="868" w:author="Steffen Maerdian" w:date="2018-04-18T17:42:00Z"/>
          <w:rFonts w:ascii="Verdana" w:hAnsi="Verdana"/>
          <w:sz w:val="24"/>
          <w:szCs w:val="24"/>
          <w:lang w:eastAsia="en-US"/>
          <w:rPrChange w:id="869" w:author="Steffen Maerdian" w:date="2018-04-18T17:42:00Z">
            <w:rPr>
              <w:ins w:id="870" w:author="Steffen Maerdian" w:date="2018-04-18T17:42:00Z"/>
              <w:lang w:eastAsia="en-US"/>
            </w:rPr>
          </w:rPrChange>
        </w:rPr>
      </w:pPr>
      <w:ins w:id="871" w:author="Steffen Maerdian" w:date="2018-04-18T17:42:00Z">
        <w:r w:rsidRPr="00C2621E">
          <w:rPr>
            <w:rFonts w:ascii="Verdana" w:hAnsi="Verdana"/>
            <w:sz w:val="24"/>
            <w:szCs w:val="24"/>
            <w:lang w:eastAsia="en-US"/>
            <w:rPrChange w:id="872" w:author="Steffen Maerdian" w:date="2018-04-18T17:42:00Z">
              <w:rPr>
                <w:lang w:eastAsia="en-US"/>
              </w:rPr>
            </w:rPrChange>
          </w:rPr>
          <w:t xml:space="preserve">End to End </w:t>
        </w:r>
      </w:ins>
    </w:p>
    <w:p w14:paraId="455C895D" w14:textId="77777777" w:rsidR="00C2621E" w:rsidRPr="00C2621E" w:rsidRDefault="00C2621E" w:rsidP="00C2621E">
      <w:pPr>
        <w:pStyle w:val="BodyText"/>
        <w:numPr>
          <w:ilvl w:val="1"/>
          <w:numId w:val="24"/>
        </w:numPr>
        <w:rPr>
          <w:ins w:id="873" w:author="Steffen Maerdian" w:date="2018-04-18T17:42:00Z"/>
          <w:rFonts w:ascii="Verdana" w:hAnsi="Verdana"/>
          <w:sz w:val="24"/>
          <w:szCs w:val="24"/>
          <w:lang w:eastAsia="en-US"/>
          <w:rPrChange w:id="874" w:author="Steffen Maerdian" w:date="2018-04-18T17:42:00Z">
            <w:rPr>
              <w:ins w:id="875" w:author="Steffen Maerdian" w:date="2018-04-18T17:42:00Z"/>
              <w:lang w:eastAsia="en-US"/>
            </w:rPr>
          </w:rPrChange>
        </w:rPr>
      </w:pPr>
      <w:ins w:id="876" w:author="Steffen Maerdian" w:date="2018-04-18T17:42:00Z">
        <w:r w:rsidRPr="00C2621E">
          <w:rPr>
            <w:rFonts w:ascii="Verdana" w:hAnsi="Verdana"/>
            <w:sz w:val="24"/>
            <w:szCs w:val="24"/>
            <w:lang w:eastAsia="en-US"/>
            <w:rPrChange w:id="877" w:author="Steffen Maerdian" w:date="2018-04-18T17:42:00Z">
              <w:rPr>
                <w:lang w:eastAsia="en-US"/>
              </w:rPr>
            </w:rPrChange>
          </w:rPr>
          <w:t>There might be 2 different End to End test run at different times.</w:t>
        </w:r>
      </w:ins>
    </w:p>
    <w:p w14:paraId="0A0E839D" w14:textId="77777777" w:rsidR="00C2621E" w:rsidRPr="00C2621E" w:rsidRDefault="00C2621E" w:rsidP="00C2621E">
      <w:pPr>
        <w:pStyle w:val="BodyText"/>
        <w:numPr>
          <w:ilvl w:val="0"/>
          <w:numId w:val="24"/>
        </w:numPr>
        <w:rPr>
          <w:ins w:id="878" w:author="Steffen Maerdian" w:date="2018-04-18T17:42:00Z"/>
          <w:rFonts w:ascii="Verdana" w:hAnsi="Verdana"/>
          <w:sz w:val="24"/>
          <w:szCs w:val="24"/>
          <w:lang w:eastAsia="en-US"/>
          <w:rPrChange w:id="879" w:author="Steffen Maerdian" w:date="2018-04-18T17:42:00Z">
            <w:rPr>
              <w:ins w:id="880" w:author="Steffen Maerdian" w:date="2018-04-18T17:42:00Z"/>
              <w:lang w:eastAsia="en-US"/>
            </w:rPr>
          </w:rPrChange>
        </w:rPr>
      </w:pPr>
      <w:ins w:id="881" w:author="Steffen Maerdian" w:date="2018-04-18T17:42:00Z">
        <w:r w:rsidRPr="00C2621E">
          <w:rPr>
            <w:rFonts w:ascii="Verdana" w:hAnsi="Verdana"/>
            <w:sz w:val="24"/>
            <w:szCs w:val="24"/>
            <w:lang w:eastAsia="en-US"/>
            <w:rPrChange w:id="882" w:author="Steffen Maerdian" w:date="2018-04-18T17:42:00Z">
              <w:rPr>
                <w:lang w:eastAsia="en-US"/>
              </w:rPr>
            </w:rPrChange>
          </w:rPr>
          <w:t>Regression testing/Error handling</w:t>
        </w:r>
      </w:ins>
    </w:p>
    <w:p w14:paraId="69DBD4CE" w14:textId="77777777" w:rsidR="00C2621E" w:rsidRPr="00C2621E" w:rsidRDefault="00C2621E" w:rsidP="00C2621E">
      <w:pPr>
        <w:pStyle w:val="BodyText"/>
        <w:numPr>
          <w:ilvl w:val="0"/>
          <w:numId w:val="24"/>
        </w:numPr>
        <w:rPr>
          <w:ins w:id="883" w:author="Steffen Maerdian" w:date="2018-04-18T17:42:00Z"/>
          <w:rFonts w:ascii="Verdana" w:hAnsi="Verdana"/>
          <w:sz w:val="24"/>
          <w:szCs w:val="24"/>
          <w:lang w:eastAsia="en-US"/>
          <w:rPrChange w:id="884" w:author="Steffen Maerdian" w:date="2018-04-18T17:42:00Z">
            <w:rPr>
              <w:ins w:id="885" w:author="Steffen Maerdian" w:date="2018-04-18T17:42:00Z"/>
              <w:lang w:eastAsia="en-US"/>
            </w:rPr>
          </w:rPrChange>
        </w:rPr>
      </w:pPr>
      <w:ins w:id="886" w:author="Steffen Maerdian" w:date="2018-04-18T17:42:00Z">
        <w:r w:rsidRPr="00C2621E">
          <w:rPr>
            <w:rFonts w:ascii="Verdana" w:hAnsi="Verdana"/>
            <w:sz w:val="24"/>
            <w:szCs w:val="24"/>
            <w:lang w:eastAsia="en-US"/>
            <w:rPrChange w:id="887" w:author="Steffen Maerdian" w:date="2018-04-18T17:42:00Z">
              <w:rPr>
                <w:lang w:eastAsia="en-US"/>
              </w:rPr>
            </w:rPrChange>
          </w:rPr>
          <w:t>Volume testing</w:t>
        </w:r>
      </w:ins>
    </w:p>
    <w:p w14:paraId="317FDA93" w14:textId="77777777" w:rsidR="00C2621E" w:rsidRPr="00C2621E" w:rsidRDefault="00C2621E" w:rsidP="00C2621E">
      <w:pPr>
        <w:pStyle w:val="BodyText"/>
        <w:numPr>
          <w:ilvl w:val="1"/>
          <w:numId w:val="24"/>
        </w:numPr>
        <w:rPr>
          <w:ins w:id="888" w:author="Steffen Maerdian" w:date="2018-04-18T17:42:00Z"/>
          <w:rFonts w:ascii="Verdana" w:hAnsi="Verdana"/>
          <w:sz w:val="24"/>
          <w:szCs w:val="24"/>
          <w:lang w:eastAsia="en-US"/>
          <w:rPrChange w:id="889" w:author="Steffen Maerdian" w:date="2018-04-18T17:42:00Z">
            <w:rPr>
              <w:ins w:id="890" w:author="Steffen Maerdian" w:date="2018-04-18T17:42:00Z"/>
              <w:lang w:eastAsia="en-US"/>
            </w:rPr>
          </w:rPrChange>
        </w:rPr>
      </w:pPr>
      <w:ins w:id="891" w:author="Steffen Maerdian" w:date="2018-04-18T17:42:00Z">
        <w:r w:rsidRPr="00C2621E">
          <w:rPr>
            <w:rFonts w:ascii="Verdana" w:hAnsi="Verdana"/>
            <w:sz w:val="24"/>
            <w:szCs w:val="24"/>
            <w:lang w:eastAsia="en-US"/>
            <w:rPrChange w:id="892" w:author="Steffen Maerdian" w:date="2018-04-18T17:42:00Z">
              <w:rPr>
                <w:lang w:eastAsia="en-US"/>
              </w:rPr>
            </w:rPrChange>
          </w:rPr>
          <w:t>Performance testing</w:t>
        </w:r>
      </w:ins>
    </w:p>
    <w:p w14:paraId="10F0F6EC" w14:textId="77777777" w:rsidR="00C2621E" w:rsidRPr="00C2621E" w:rsidRDefault="00C2621E" w:rsidP="00C2621E">
      <w:pPr>
        <w:pStyle w:val="BodyText"/>
        <w:numPr>
          <w:ilvl w:val="1"/>
          <w:numId w:val="24"/>
        </w:numPr>
        <w:rPr>
          <w:ins w:id="893" w:author="Steffen Maerdian" w:date="2018-04-18T17:42:00Z"/>
          <w:rFonts w:ascii="Verdana" w:hAnsi="Verdana"/>
          <w:sz w:val="24"/>
          <w:szCs w:val="24"/>
          <w:lang w:eastAsia="en-US"/>
          <w:rPrChange w:id="894" w:author="Steffen Maerdian" w:date="2018-04-18T17:42:00Z">
            <w:rPr>
              <w:ins w:id="895" w:author="Steffen Maerdian" w:date="2018-04-18T17:42:00Z"/>
              <w:lang w:eastAsia="en-US"/>
            </w:rPr>
          </w:rPrChange>
        </w:rPr>
      </w:pPr>
      <w:ins w:id="896" w:author="Steffen Maerdian" w:date="2018-04-18T17:42:00Z">
        <w:r w:rsidRPr="00C2621E">
          <w:rPr>
            <w:rFonts w:ascii="Verdana" w:hAnsi="Verdana"/>
            <w:sz w:val="24"/>
            <w:szCs w:val="24"/>
            <w:lang w:eastAsia="en-US"/>
            <w:rPrChange w:id="897" w:author="Steffen Maerdian" w:date="2018-04-18T17:42:00Z">
              <w:rPr>
                <w:lang w:eastAsia="en-US"/>
              </w:rPr>
            </w:rPrChange>
          </w:rPr>
          <w:t>Endurance testing</w:t>
        </w:r>
      </w:ins>
    </w:p>
    <w:p w14:paraId="073D7416" w14:textId="77777777" w:rsidR="00C2621E" w:rsidRPr="00C2621E" w:rsidRDefault="00C2621E" w:rsidP="00C2621E">
      <w:pPr>
        <w:pStyle w:val="BodyText"/>
        <w:numPr>
          <w:ilvl w:val="1"/>
          <w:numId w:val="24"/>
        </w:numPr>
        <w:rPr>
          <w:ins w:id="898" w:author="Steffen Maerdian" w:date="2018-04-18T17:42:00Z"/>
          <w:rFonts w:ascii="Verdana" w:hAnsi="Verdana"/>
          <w:sz w:val="24"/>
          <w:szCs w:val="24"/>
          <w:lang w:eastAsia="en-US"/>
          <w:rPrChange w:id="899" w:author="Steffen Maerdian" w:date="2018-04-18T17:42:00Z">
            <w:rPr>
              <w:ins w:id="900" w:author="Steffen Maerdian" w:date="2018-04-18T17:42:00Z"/>
              <w:lang w:eastAsia="en-US"/>
            </w:rPr>
          </w:rPrChange>
        </w:rPr>
      </w:pPr>
      <w:ins w:id="901" w:author="Steffen Maerdian" w:date="2018-04-18T17:42:00Z">
        <w:r w:rsidRPr="00C2621E">
          <w:rPr>
            <w:rFonts w:ascii="Verdana" w:hAnsi="Verdana"/>
            <w:sz w:val="24"/>
            <w:szCs w:val="24"/>
            <w:lang w:eastAsia="en-US"/>
            <w:rPrChange w:id="902" w:author="Steffen Maerdian" w:date="2018-04-18T17:42:00Z">
              <w:rPr>
                <w:lang w:eastAsia="en-US"/>
              </w:rPr>
            </w:rPrChange>
          </w:rPr>
          <w:t>Load testing</w:t>
        </w:r>
      </w:ins>
    </w:p>
    <w:p w14:paraId="5B9B13E2" w14:textId="77777777" w:rsidR="00C2621E" w:rsidRPr="00C2621E" w:rsidRDefault="00C2621E" w:rsidP="00C2621E">
      <w:pPr>
        <w:pStyle w:val="BodyText"/>
        <w:numPr>
          <w:ilvl w:val="0"/>
          <w:numId w:val="24"/>
        </w:numPr>
        <w:rPr>
          <w:ins w:id="903" w:author="Steffen Maerdian" w:date="2018-04-18T17:42:00Z"/>
          <w:rFonts w:ascii="Verdana" w:hAnsi="Verdana"/>
          <w:sz w:val="24"/>
          <w:szCs w:val="24"/>
          <w:lang w:eastAsia="en-US"/>
          <w:rPrChange w:id="904" w:author="Steffen Maerdian" w:date="2018-04-18T17:42:00Z">
            <w:rPr>
              <w:ins w:id="905" w:author="Steffen Maerdian" w:date="2018-04-18T17:42:00Z"/>
              <w:lang w:eastAsia="en-US"/>
            </w:rPr>
          </w:rPrChange>
        </w:rPr>
      </w:pPr>
      <w:ins w:id="906" w:author="Steffen Maerdian" w:date="2018-04-18T17:42:00Z">
        <w:r w:rsidRPr="00C2621E">
          <w:rPr>
            <w:rFonts w:ascii="Verdana" w:hAnsi="Verdana"/>
            <w:sz w:val="24"/>
            <w:szCs w:val="24"/>
            <w:lang w:eastAsia="en-US"/>
            <w:rPrChange w:id="907" w:author="Steffen Maerdian" w:date="2018-04-18T17:42:00Z">
              <w:rPr>
                <w:lang w:eastAsia="en-US"/>
              </w:rPr>
            </w:rPrChange>
          </w:rPr>
          <w:t>Smoke testing</w:t>
        </w:r>
      </w:ins>
    </w:p>
    <w:p w14:paraId="1E985BD9" w14:textId="77777777" w:rsidR="00A640B1" w:rsidRPr="00A640B1" w:rsidRDefault="00A640B1" w:rsidP="00A640B1">
      <w:pPr>
        <w:pStyle w:val="BodyText"/>
        <w:rPr>
          <w:lang w:eastAsia="en-US"/>
        </w:rPr>
      </w:pPr>
    </w:p>
    <w:p w14:paraId="225F45A0" w14:textId="1DEEC5E9" w:rsidR="00377177" w:rsidRPr="00FD586A" w:rsidRDefault="00377177" w:rsidP="00834A0C">
      <w:pPr>
        <w:pStyle w:val="Heading3"/>
        <w:rPr>
          <w:szCs w:val="24"/>
        </w:rPr>
      </w:pPr>
      <w:bookmarkStart w:id="908" w:name="_Toc513788421"/>
      <w:r w:rsidRPr="00FD586A">
        <w:rPr>
          <w:szCs w:val="24"/>
        </w:rPr>
        <w:t>Comparison of Data</w:t>
      </w:r>
      <w:bookmarkEnd w:id="908"/>
    </w:p>
    <w:p w14:paraId="67489A97" w14:textId="77777777" w:rsidR="00C2621E" w:rsidRDefault="00C2621E" w:rsidP="00C2621E">
      <w:pPr>
        <w:pStyle w:val="BodyText"/>
        <w:rPr>
          <w:ins w:id="909" w:author="Steffen Maerdian" w:date="2018-04-18T17:43:00Z"/>
          <w:rFonts w:ascii="Verdana" w:hAnsi="Verdana"/>
          <w:sz w:val="24"/>
          <w:szCs w:val="24"/>
          <w:lang w:eastAsia="en-US"/>
        </w:rPr>
      </w:pPr>
      <w:ins w:id="910" w:author="Steffen Maerdian" w:date="2018-04-18T17:43:00Z">
        <w:r>
          <w:rPr>
            <w:rFonts w:ascii="Verdana" w:hAnsi="Verdana"/>
            <w:sz w:val="24"/>
            <w:szCs w:val="24"/>
            <w:lang w:eastAsia="en-US"/>
          </w:rPr>
          <w:t xml:space="preserve">Testing the FHIR conformance will be based on </w:t>
        </w:r>
        <w:r>
          <w:fldChar w:fldCharType="begin"/>
        </w:r>
        <w:r>
          <w:instrText xml:space="preserve"> HYPERLINK "https://www.hl7.org/fhir/validation.html" </w:instrText>
        </w:r>
        <w:r>
          <w:fldChar w:fldCharType="separate"/>
        </w:r>
        <w:r w:rsidRPr="008D4A0F">
          <w:rPr>
            <w:rStyle w:val="Hyperlink"/>
            <w:rFonts w:ascii="Verdana" w:hAnsi="Verdana"/>
            <w:sz w:val="24"/>
            <w:szCs w:val="24"/>
            <w:lang w:eastAsia="en-US"/>
          </w:rPr>
          <w:t>https://www.hl7.org/fhir/validation.html</w:t>
        </w:r>
        <w:r>
          <w:rPr>
            <w:rStyle w:val="Hyperlink"/>
            <w:rFonts w:ascii="Verdana" w:hAnsi="Verdana"/>
            <w:sz w:val="24"/>
            <w:szCs w:val="24"/>
            <w:lang w:eastAsia="en-US"/>
          </w:rPr>
          <w:fldChar w:fldCharType="end"/>
        </w:r>
        <w:r>
          <w:rPr>
            <w:rFonts w:ascii="Verdana" w:hAnsi="Verdana"/>
            <w:sz w:val="24"/>
            <w:szCs w:val="24"/>
            <w:lang w:eastAsia="en-US"/>
          </w:rPr>
          <w:t>.</w:t>
        </w:r>
      </w:ins>
    </w:p>
    <w:p w14:paraId="675F8C2A" w14:textId="77777777" w:rsidR="00C2621E" w:rsidRDefault="00C2621E" w:rsidP="00C2621E">
      <w:pPr>
        <w:pStyle w:val="BodyText"/>
        <w:rPr>
          <w:ins w:id="911" w:author="Steffen Maerdian" w:date="2018-04-18T17:43:00Z"/>
          <w:rFonts w:ascii="Verdana" w:hAnsi="Verdana"/>
          <w:sz w:val="24"/>
          <w:szCs w:val="24"/>
          <w:lang w:eastAsia="en-US"/>
        </w:rPr>
      </w:pPr>
      <w:ins w:id="912" w:author="Steffen Maerdian" w:date="2018-04-18T17:43:00Z">
        <w:r>
          <w:rPr>
            <w:rFonts w:ascii="Verdana" w:hAnsi="Verdana"/>
            <w:sz w:val="24"/>
            <w:szCs w:val="24"/>
            <w:lang w:eastAsia="en-US"/>
          </w:rPr>
          <w:t>Business Rules will have to be specifically defined in user stories by the product team (TAS).</w:t>
        </w:r>
      </w:ins>
    </w:p>
    <w:p w14:paraId="57910405" w14:textId="77777777" w:rsidR="00C2621E" w:rsidRDefault="00C2621E" w:rsidP="00C2621E">
      <w:pPr>
        <w:pStyle w:val="BodyText"/>
        <w:numPr>
          <w:ilvl w:val="0"/>
          <w:numId w:val="22"/>
        </w:numPr>
        <w:rPr>
          <w:ins w:id="913" w:author="Steffen Maerdian" w:date="2018-04-18T17:43:00Z"/>
          <w:rFonts w:ascii="Verdana" w:hAnsi="Verdana"/>
          <w:sz w:val="24"/>
          <w:szCs w:val="24"/>
          <w:lang w:eastAsia="en-US"/>
        </w:rPr>
      </w:pPr>
      <w:ins w:id="914" w:author="Steffen Maerdian" w:date="2018-04-18T17:43:00Z">
        <w:r>
          <w:rPr>
            <w:rFonts w:ascii="Verdana" w:hAnsi="Verdana"/>
            <w:sz w:val="24"/>
            <w:szCs w:val="24"/>
            <w:lang w:eastAsia="en-US"/>
          </w:rPr>
          <w:t>Which fields are mandatory from a business perspective?</w:t>
        </w:r>
      </w:ins>
    </w:p>
    <w:p w14:paraId="715408B5" w14:textId="77777777" w:rsidR="00C2621E" w:rsidRDefault="00C2621E" w:rsidP="00C2621E">
      <w:pPr>
        <w:pStyle w:val="BodyText"/>
        <w:numPr>
          <w:ilvl w:val="0"/>
          <w:numId w:val="22"/>
        </w:numPr>
        <w:rPr>
          <w:ins w:id="915" w:author="Steffen Maerdian" w:date="2018-04-18T17:43:00Z"/>
          <w:rFonts w:ascii="Verdana" w:hAnsi="Verdana"/>
          <w:sz w:val="24"/>
          <w:szCs w:val="24"/>
          <w:lang w:eastAsia="en-US"/>
        </w:rPr>
      </w:pPr>
      <w:ins w:id="916" w:author="Steffen Maerdian" w:date="2018-04-18T17:43:00Z">
        <w:r>
          <w:rPr>
            <w:rFonts w:ascii="Verdana" w:hAnsi="Verdana"/>
            <w:sz w:val="24"/>
            <w:szCs w:val="24"/>
            <w:lang w:eastAsia="en-US"/>
          </w:rPr>
          <w:lastRenderedPageBreak/>
          <w:t xml:space="preserve">Data </w:t>
        </w:r>
        <w:commentRangeStart w:id="917"/>
        <w:commentRangeStart w:id="918"/>
        <w:r>
          <w:rPr>
            <w:rFonts w:ascii="Verdana" w:hAnsi="Verdana"/>
            <w:sz w:val="24"/>
            <w:szCs w:val="24"/>
            <w:lang w:eastAsia="en-US"/>
          </w:rPr>
          <w:t>integrity</w:t>
        </w:r>
        <w:commentRangeEnd w:id="917"/>
        <w:r>
          <w:rPr>
            <w:rStyle w:val="CommentReference"/>
            <w:rFonts w:eastAsia="Times New Roman"/>
            <w:lang w:eastAsia="en-US"/>
          </w:rPr>
          <w:commentReference w:id="917"/>
        </w:r>
        <w:commentRangeEnd w:id="918"/>
        <w:r>
          <w:rPr>
            <w:rStyle w:val="CommentReference"/>
            <w:rFonts w:eastAsia="Times New Roman"/>
            <w:lang w:eastAsia="en-US"/>
          </w:rPr>
          <w:commentReference w:id="918"/>
        </w:r>
        <w:r>
          <w:rPr>
            <w:rFonts w:ascii="Verdana" w:hAnsi="Verdana"/>
            <w:sz w:val="24"/>
            <w:szCs w:val="24"/>
            <w:lang w:eastAsia="en-US"/>
          </w:rPr>
          <w:t>.</w:t>
        </w:r>
      </w:ins>
    </w:p>
    <w:p w14:paraId="3FDF003D" w14:textId="77777777" w:rsidR="00C2621E" w:rsidRPr="00CE3AF2" w:rsidRDefault="00C2621E" w:rsidP="00C2621E">
      <w:pPr>
        <w:numPr>
          <w:ilvl w:val="1"/>
          <w:numId w:val="22"/>
        </w:numPr>
        <w:spacing w:before="120" w:after="120"/>
        <w:rPr>
          <w:ins w:id="919" w:author="Steffen Maerdian" w:date="2018-04-18T17:43:00Z"/>
          <w:rFonts w:ascii="Verdana" w:hAnsi="Verdana" w:cs="Arial"/>
          <w:sz w:val="24"/>
        </w:rPr>
      </w:pPr>
      <w:ins w:id="920" w:author="Steffen Maerdian" w:date="2018-04-18T17:43:00Z">
        <w:r w:rsidRPr="00CE3AF2">
          <w:rPr>
            <w:rFonts w:ascii="Verdana" w:hAnsi="Verdana" w:cs="Arial"/>
            <w:sz w:val="24"/>
          </w:rPr>
          <w:t>There are different approaches that TASCore can employ to test data integrity, depending on future user stories and tasks that will define requirements:</w:t>
        </w:r>
      </w:ins>
    </w:p>
    <w:p w14:paraId="691900FE" w14:textId="77777777" w:rsidR="00C2621E" w:rsidRPr="00CE3AF2" w:rsidRDefault="00C2621E" w:rsidP="00C2621E">
      <w:pPr>
        <w:numPr>
          <w:ilvl w:val="2"/>
          <w:numId w:val="22"/>
        </w:numPr>
        <w:spacing w:before="120" w:after="120"/>
        <w:rPr>
          <w:ins w:id="921" w:author="Steffen Maerdian" w:date="2018-04-18T17:43:00Z"/>
          <w:rFonts w:ascii="Verdana" w:hAnsi="Verdana" w:cs="Arial"/>
          <w:sz w:val="24"/>
        </w:rPr>
      </w:pPr>
      <w:ins w:id="922" w:author="Steffen Maerdian" w:date="2018-04-18T17:43:00Z">
        <w:r w:rsidRPr="00CE3AF2">
          <w:rPr>
            <w:rFonts w:ascii="Verdana" w:hAnsi="Verdana" w:cs="Arial"/>
            <w:sz w:val="24"/>
          </w:rPr>
          <w:t>Comparing the source data with the output data.</w:t>
        </w:r>
      </w:ins>
    </w:p>
    <w:p w14:paraId="7F48127F" w14:textId="77777777" w:rsidR="00C2621E" w:rsidRPr="00CE3AF2" w:rsidRDefault="00C2621E" w:rsidP="00C2621E">
      <w:pPr>
        <w:numPr>
          <w:ilvl w:val="2"/>
          <w:numId w:val="22"/>
        </w:numPr>
        <w:spacing w:before="120" w:after="120"/>
        <w:rPr>
          <w:ins w:id="923" w:author="Steffen Maerdian" w:date="2018-04-18T17:43:00Z"/>
          <w:rFonts w:ascii="Verdana" w:hAnsi="Verdana" w:cs="Arial"/>
          <w:sz w:val="24"/>
        </w:rPr>
      </w:pPr>
      <w:ins w:id="924" w:author="Steffen Maerdian" w:date="2018-04-18T17:43:00Z">
        <w:r w:rsidRPr="00CE3AF2">
          <w:rPr>
            <w:rFonts w:ascii="Verdana" w:hAnsi="Verdana" w:cs="Arial"/>
            <w:sz w:val="24"/>
          </w:rPr>
          <w:t xml:space="preserve">Parallel testing: Run data through existing data flow and through the new data flow and make sure data match. </w:t>
        </w:r>
      </w:ins>
    </w:p>
    <w:p w14:paraId="0AFA8681" w14:textId="77777777" w:rsidR="00C2621E" w:rsidRPr="00CE3AF2" w:rsidRDefault="00C2621E" w:rsidP="00C2621E">
      <w:pPr>
        <w:numPr>
          <w:ilvl w:val="2"/>
          <w:numId w:val="22"/>
        </w:numPr>
        <w:spacing w:before="120" w:after="120"/>
        <w:rPr>
          <w:ins w:id="925" w:author="Steffen Maerdian" w:date="2018-04-18T17:43:00Z"/>
          <w:rFonts w:ascii="Verdana" w:hAnsi="Verdana" w:cs="Arial"/>
          <w:sz w:val="24"/>
        </w:rPr>
      </w:pPr>
      <w:ins w:id="926" w:author="Steffen Maerdian" w:date="2018-04-18T17:43:00Z">
        <w:r w:rsidRPr="00CE3AF2">
          <w:rPr>
            <w:rFonts w:ascii="Verdana" w:hAnsi="Verdana" w:cs="Arial"/>
            <w:sz w:val="24"/>
          </w:rPr>
          <w:t>Conformance testing (FHIR)</w:t>
        </w:r>
      </w:ins>
    </w:p>
    <w:p w14:paraId="4806B9C9" w14:textId="77777777" w:rsidR="00C2621E" w:rsidRPr="00CE3AF2" w:rsidRDefault="00C2621E" w:rsidP="00C2621E">
      <w:pPr>
        <w:numPr>
          <w:ilvl w:val="2"/>
          <w:numId w:val="22"/>
        </w:numPr>
        <w:spacing w:before="120" w:after="120"/>
        <w:rPr>
          <w:ins w:id="927" w:author="Steffen Maerdian" w:date="2018-04-18T17:43:00Z"/>
          <w:rFonts w:ascii="Verdana" w:hAnsi="Verdana" w:cs="Arial"/>
          <w:sz w:val="24"/>
        </w:rPr>
      </w:pPr>
      <w:ins w:id="928" w:author="Steffen Maerdian" w:date="2018-04-18T17:43:00Z">
        <w:r w:rsidRPr="00CE3AF2">
          <w:rPr>
            <w:rFonts w:ascii="Verdana" w:hAnsi="Verdana" w:cs="Arial"/>
            <w:sz w:val="24"/>
          </w:rPr>
          <w:t xml:space="preserve">Data conformity to business specs  </w:t>
        </w:r>
      </w:ins>
    </w:p>
    <w:p w14:paraId="45123354" w14:textId="77777777" w:rsidR="00C2621E" w:rsidRPr="00CE3AF2" w:rsidRDefault="00C2621E" w:rsidP="00C2621E">
      <w:pPr>
        <w:numPr>
          <w:ilvl w:val="3"/>
          <w:numId w:val="22"/>
        </w:numPr>
        <w:spacing w:before="120" w:after="120"/>
        <w:rPr>
          <w:ins w:id="929" w:author="Steffen Maerdian" w:date="2018-04-18T17:43:00Z"/>
          <w:rFonts w:ascii="Verdana" w:hAnsi="Verdana" w:cs="Arial"/>
          <w:sz w:val="24"/>
        </w:rPr>
      </w:pPr>
      <w:ins w:id="930" w:author="Steffen Maerdian" w:date="2018-04-18T17:43:00Z">
        <w:r w:rsidRPr="00CE3AF2">
          <w:rPr>
            <w:rFonts w:ascii="Verdana" w:hAnsi="Verdana" w:cs="Arial"/>
            <w:sz w:val="24"/>
          </w:rPr>
          <w:t>Date format</w:t>
        </w:r>
      </w:ins>
    </w:p>
    <w:p w14:paraId="6647F927" w14:textId="77777777" w:rsidR="00C2621E" w:rsidRPr="00CE3AF2" w:rsidRDefault="00C2621E" w:rsidP="00C2621E">
      <w:pPr>
        <w:numPr>
          <w:ilvl w:val="3"/>
          <w:numId w:val="22"/>
        </w:numPr>
        <w:spacing w:before="120" w:after="120"/>
        <w:rPr>
          <w:ins w:id="931" w:author="Steffen Maerdian" w:date="2018-04-18T17:43:00Z"/>
          <w:rFonts w:ascii="Verdana" w:hAnsi="Verdana" w:cs="Arial"/>
          <w:sz w:val="24"/>
        </w:rPr>
      </w:pPr>
      <w:ins w:id="932" w:author="Steffen Maerdian" w:date="2018-04-18T17:43:00Z">
        <w:r w:rsidRPr="00CE3AF2">
          <w:rPr>
            <w:rFonts w:ascii="Verdana" w:hAnsi="Verdana" w:cs="Arial"/>
            <w:sz w:val="24"/>
          </w:rPr>
          <w:t>Decimal places</w:t>
        </w:r>
      </w:ins>
    </w:p>
    <w:p w14:paraId="722E2CA0" w14:textId="77777777" w:rsidR="00C2621E" w:rsidRPr="00CE3AF2" w:rsidRDefault="00C2621E" w:rsidP="00C2621E">
      <w:pPr>
        <w:numPr>
          <w:ilvl w:val="3"/>
          <w:numId w:val="22"/>
        </w:numPr>
        <w:spacing w:before="120" w:after="120"/>
        <w:rPr>
          <w:ins w:id="933" w:author="Steffen Maerdian" w:date="2018-04-18T17:43:00Z"/>
          <w:rFonts w:ascii="Verdana" w:hAnsi="Verdana" w:cs="Arial"/>
          <w:sz w:val="24"/>
        </w:rPr>
      </w:pPr>
      <w:ins w:id="934" w:author="Steffen Maerdian" w:date="2018-04-18T17:43:00Z">
        <w:r w:rsidRPr="00CE3AF2">
          <w:rPr>
            <w:rFonts w:ascii="Verdana" w:hAnsi="Verdana" w:cs="Arial"/>
            <w:sz w:val="24"/>
          </w:rPr>
          <w:t xml:space="preserve">Currency notations </w:t>
        </w:r>
      </w:ins>
    </w:p>
    <w:p w14:paraId="7072DFB2" w14:textId="77777777" w:rsidR="00C2621E" w:rsidRPr="00CE3AF2" w:rsidRDefault="00C2621E" w:rsidP="00C2621E">
      <w:pPr>
        <w:numPr>
          <w:ilvl w:val="3"/>
          <w:numId w:val="22"/>
        </w:numPr>
        <w:spacing w:before="120" w:after="120"/>
        <w:rPr>
          <w:ins w:id="935" w:author="Steffen Maerdian" w:date="2018-04-18T17:43:00Z"/>
          <w:rFonts w:ascii="Verdana" w:hAnsi="Verdana" w:cs="Arial"/>
          <w:color w:val="1F497D"/>
          <w:sz w:val="24"/>
        </w:rPr>
      </w:pPr>
      <w:ins w:id="936" w:author="Steffen Maerdian" w:date="2018-04-18T17:43:00Z">
        <w:r w:rsidRPr="00CE3AF2">
          <w:rPr>
            <w:rFonts w:ascii="Verdana" w:hAnsi="Verdana" w:cs="Arial"/>
            <w:sz w:val="24"/>
          </w:rPr>
          <w:t>Etc.</w:t>
        </w:r>
      </w:ins>
    </w:p>
    <w:p w14:paraId="01FCAD53" w14:textId="77777777" w:rsidR="00C2621E" w:rsidRDefault="00C2621E" w:rsidP="00C2621E">
      <w:pPr>
        <w:pStyle w:val="BodyText"/>
        <w:ind w:left="2160"/>
        <w:rPr>
          <w:ins w:id="937" w:author="Steffen Maerdian" w:date="2018-04-18T17:43:00Z"/>
          <w:rFonts w:ascii="Verdana" w:hAnsi="Verdana"/>
          <w:sz w:val="24"/>
          <w:szCs w:val="24"/>
          <w:lang w:eastAsia="en-US"/>
        </w:rPr>
      </w:pPr>
    </w:p>
    <w:p w14:paraId="5591EDCB" w14:textId="77777777" w:rsidR="00C2621E" w:rsidRPr="00C2621E" w:rsidRDefault="00C2621E" w:rsidP="00C2621E">
      <w:pPr>
        <w:pStyle w:val="BodyText"/>
        <w:numPr>
          <w:ilvl w:val="0"/>
          <w:numId w:val="22"/>
        </w:numPr>
        <w:rPr>
          <w:ins w:id="938" w:author="Steffen Maerdian" w:date="2018-04-18T17:43:00Z"/>
          <w:rFonts w:ascii="Verdana" w:hAnsi="Verdana"/>
          <w:sz w:val="24"/>
          <w:szCs w:val="24"/>
          <w:lang w:eastAsia="en-US"/>
        </w:rPr>
      </w:pPr>
      <w:ins w:id="939" w:author="Steffen Maerdian" w:date="2018-04-18T17:43:00Z">
        <w:r w:rsidRPr="00C2621E">
          <w:rPr>
            <w:rFonts w:ascii="Verdana" w:hAnsi="Verdana"/>
            <w:sz w:val="24"/>
            <w:szCs w:val="24"/>
            <w:rPrChange w:id="940" w:author="Steffen Maerdian" w:date="2018-04-18T17:43:00Z">
              <w:rPr/>
            </w:rPrChange>
          </w:rPr>
          <w:t xml:space="preserve">Error handling </w:t>
        </w:r>
      </w:ins>
    </w:p>
    <w:p w14:paraId="34A52E95" w14:textId="5B7F66ED" w:rsidR="00FF3934" w:rsidDel="00C2621E" w:rsidRDefault="00FF3934" w:rsidP="00823E39">
      <w:pPr>
        <w:pStyle w:val="BodyText"/>
        <w:rPr>
          <w:del w:id="941" w:author="Steffen Maerdian" w:date="2018-04-18T17:43:00Z"/>
          <w:rFonts w:ascii="Verdana" w:hAnsi="Verdana"/>
          <w:sz w:val="24"/>
          <w:szCs w:val="24"/>
          <w:lang w:eastAsia="en-US"/>
        </w:rPr>
      </w:pPr>
      <w:del w:id="942" w:author="Steffen Maerdian" w:date="2018-04-18T17:43:00Z">
        <w:r w:rsidDel="00C2621E">
          <w:rPr>
            <w:rFonts w:ascii="Verdana" w:hAnsi="Verdana"/>
            <w:sz w:val="24"/>
            <w:szCs w:val="24"/>
            <w:lang w:eastAsia="en-US"/>
          </w:rPr>
          <w:delText>Testing the FHIR conformance</w:delText>
        </w:r>
        <w:r w:rsidR="00FE3883" w:rsidDel="00C2621E">
          <w:rPr>
            <w:rFonts w:ascii="Verdana" w:hAnsi="Verdana"/>
            <w:sz w:val="24"/>
            <w:szCs w:val="24"/>
            <w:lang w:eastAsia="en-US"/>
          </w:rPr>
          <w:delText xml:space="preserve"> will be based on </w:delText>
        </w:r>
        <w:r w:rsidRPr="00FF3934" w:rsidDel="00C2621E">
          <w:rPr>
            <w:rFonts w:ascii="Verdana" w:hAnsi="Verdana"/>
            <w:sz w:val="24"/>
            <w:szCs w:val="24"/>
            <w:lang w:eastAsia="en-US"/>
          </w:rPr>
          <w:delText>https://www.hl7.org/fhir/validation.html</w:delText>
        </w:r>
        <w:r w:rsidDel="00C2621E">
          <w:rPr>
            <w:rFonts w:ascii="Verdana" w:hAnsi="Verdana"/>
            <w:sz w:val="24"/>
            <w:szCs w:val="24"/>
            <w:lang w:eastAsia="en-US"/>
          </w:rPr>
          <w:delText>.</w:delText>
        </w:r>
      </w:del>
    </w:p>
    <w:p w14:paraId="27C9E4A9" w14:textId="20A89F2B" w:rsidR="00FF3934" w:rsidDel="00C2621E" w:rsidRDefault="00FF3934" w:rsidP="00FF3934">
      <w:pPr>
        <w:pStyle w:val="BodyText"/>
        <w:rPr>
          <w:del w:id="943" w:author="Steffen Maerdian" w:date="2018-04-18T17:43:00Z"/>
          <w:rFonts w:ascii="Verdana" w:hAnsi="Verdana"/>
          <w:sz w:val="24"/>
          <w:szCs w:val="24"/>
          <w:lang w:eastAsia="en-US"/>
        </w:rPr>
      </w:pPr>
      <w:del w:id="944" w:author="Steffen Maerdian" w:date="2018-04-18T17:43:00Z">
        <w:r w:rsidDel="00C2621E">
          <w:rPr>
            <w:rFonts w:ascii="Verdana" w:hAnsi="Verdana"/>
            <w:sz w:val="24"/>
            <w:szCs w:val="24"/>
            <w:lang w:eastAsia="en-US"/>
          </w:rPr>
          <w:delText>Business Rules will have to be specifically defined in user stories by the product team.</w:delText>
        </w:r>
      </w:del>
    </w:p>
    <w:p w14:paraId="68C6B530" w14:textId="14241615" w:rsidR="00FF3934" w:rsidDel="00C2621E" w:rsidRDefault="00FF3934" w:rsidP="0006497C">
      <w:pPr>
        <w:pStyle w:val="BodyText"/>
        <w:numPr>
          <w:ilvl w:val="0"/>
          <w:numId w:val="22"/>
        </w:numPr>
        <w:rPr>
          <w:del w:id="945" w:author="Steffen Maerdian" w:date="2018-04-18T17:43:00Z"/>
          <w:rFonts w:ascii="Verdana" w:hAnsi="Verdana"/>
          <w:sz w:val="24"/>
          <w:szCs w:val="24"/>
          <w:lang w:eastAsia="en-US"/>
        </w:rPr>
      </w:pPr>
      <w:del w:id="946" w:author="Steffen Maerdian" w:date="2018-04-18T17:43:00Z">
        <w:r w:rsidDel="00C2621E">
          <w:rPr>
            <w:rFonts w:ascii="Verdana" w:hAnsi="Verdana"/>
            <w:sz w:val="24"/>
            <w:szCs w:val="24"/>
            <w:lang w:eastAsia="en-US"/>
          </w:rPr>
          <w:delText xml:space="preserve">Which fields are mandatory </w:delText>
        </w:r>
        <w:r w:rsidR="00FE3883" w:rsidDel="00C2621E">
          <w:rPr>
            <w:rFonts w:ascii="Verdana" w:hAnsi="Verdana"/>
            <w:sz w:val="24"/>
            <w:szCs w:val="24"/>
            <w:lang w:eastAsia="en-US"/>
          </w:rPr>
          <w:delText>from</w:delText>
        </w:r>
        <w:r w:rsidDel="00C2621E">
          <w:rPr>
            <w:rFonts w:ascii="Verdana" w:hAnsi="Verdana"/>
            <w:sz w:val="24"/>
            <w:szCs w:val="24"/>
            <w:lang w:eastAsia="en-US"/>
          </w:rPr>
          <w:delText xml:space="preserve"> a business perspective?</w:delText>
        </w:r>
      </w:del>
    </w:p>
    <w:p w14:paraId="2E38ECED" w14:textId="29AFEC11" w:rsidR="00FE3883" w:rsidRPr="008B0966" w:rsidDel="00C2621E" w:rsidRDefault="00FE3883" w:rsidP="0006497C">
      <w:pPr>
        <w:pStyle w:val="BodyText"/>
        <w:numPr>
          <w:ilvl w:val="0"/>
          <w:numId w:val="22"/>
        </w:numPr>
        <w:rPr>
          <w:del w:id="947" w:author="Steffen Maerdian" w:date="2018-04-18T17:43:00Z"/>
          <w:rFonts w:ascii="Verdana" w:hAnsi="Verdana"/>
          <w:sz w:val="24"/>
          <w:szCs w:val="24"/>
          <w:lang w:eastAsia="en-US"/>
        </w:rPr>
      </w:pPr>
      <w:del w:id="948" w:author="Steffen Maerdian" w:date="2018-04-18T17:43:00Z">
        <w:r w:rsidDel="00C2621E">
          <w:rPr>
            <w:rFonts w:ascii="Verdana" w:hAnsi="Verdana"/>
            <w:sz w:val="24"/>
            <w:szCs w:val="24"/>
            <w:lang w:eastAsia="en-US"/>
          </w:rPr>
          <w:delText>Data integrity.</w:delText>
        </w:r>
      </w:del>
    </w:p>
    <w:p w14:paraId="6C2B2FDE" w14:textId="77777777" w:rsidR="00A640B1" w:rsidRPr="00A640B1" w:rsidRDefault="00A640B1" w:rsidP="00A640B1">
      <w:pPr>
        <w:pStyle w:val="BodyText"/>
        <w:rPr>
          <w:lang w:eastAsia="en-US"/>
        </w:rPr>
      </w:pPr>
    </w:p>
    <w:p w14:paraId="395E2F09" w14:textId="6EB06125" w:rsidR="00377177" w:rsidRPr="00FD586A" w:rsidRDefault="00377177" w:rsidP="00834A0C">
      <w:pPr>
        <w:pStyle w:val="Heading3"/>
        <w:rPr>
          <w:szCs w:val="24"/>
        </w:rPr>
      </w:pPr>
      <w:bookmarkStart w:id="949" w:name="_Toc513788422"/>
      <w:r w:rsidRPr="00FD586A">
        <w:rPr>
          <w:szCs w:val="24"/>
        </w:rPr>
        <w:t>Completeness</w:t>
      </w:r>
      <w:bookmarkEnd w:id="949"/>
    </w:p>
    <w:p w14:paraId="58221558" w14:textId="7D2AF839" w:rsidR="00823E39" w:rsidRDefault="002971F8" w:rsidP="00823E39">
      <w:pPr>
        <w:pStyle w:val="BodyText"/>
        <w:rPr>
          <w:rFonts w:ascii="Verdana" w:hAnsi="Verdana"/>
          <w:sz w:val="24"/>
          <w:szCs w:val="24"/>
          <w:lang w:eastAsia="en-US"/>
        </w:rPr>
      </w:pPr>
      <w:r>
        <w:rPr>
          <w:rFonts w:ascii="Verdana" w:hAnsi="Verdana"/>
          <w:sz w:val="24"/>
          <w:szCs w:val="24"/>
          <w:lang w:eastAsia="en-US"/>
        </w:rPr>
        <w:t>Tests defined in section 2.10.1 must cover all the FHIR resources that are defined in section</w:t>
      </w:r>
      <w:r w:rsidR="007C0C44">
        <w:rPr>
          <w:rFonts w:ascii="Verdana" w:hAnsi="Verdana"/>
          <w:sz w:val="24"/>
          <w:szCs w:val="24"/>
          <w:lang w:eastAsia="en-US"/>
        </w:rPr>
        <w:t xml:space="preserve"> 2.6.1 in consideration of </w:t>
      </w:r>
      <w:r w:rsidR="00ED563F">
        <w:rPr>
          <w:rFonts w:ascii="Verdana" w:hAnsi="Verdana"/>
          <w:sz w:val="24"/>
          <w:szCs w:val="24"/>
          <w:lang w:eastAsia="en-US"/>
        </w:rPr>
        <w:t>any functional user story.</w:t>
      </w:r>
    </w:p>
    <w:p w14:paraId="0E2A7DF5" w14:textId="081F165D" w:rsidR="00ED563F" w:rsidRPr="0006497C" w:rsidRDefault="00ED563F" w:rsidP="0006497C">
      <w:pPr>
        <w:pStyle w:val="Heading3"/>
        <w:rPr>
          <w:szCs w:val="24"/>
        </w:rPr>
      </w:pPr>
      <w:bookmarkStart w:id="950" w:name="_Toc513788423"/>
      <w:r w:rsidRPr="0006497C">
        <w:rPr>
          <w:szCs w:val="24"/>
        </w:rPr>
        <w:t>Load Testing</w:t>
      </w:r>
      <w:bookmarkEnd w:id="950"/>
    </w:p>
    <w:p w14:paraId="2BA9A4DC" w14:textId="21D1D520" w:rsidR="00ED563F" w:rsidRPr="0006497C" w:rsidRDefault="002D7E03">
      <w:pPr>
        <w:pStyle w:val="BodyText"/>
        <w:rPr>
          <w:rFonts w:ascii="Verdana" w:hAnsi="Verdana"/>
          <w:sz w:val="24"/>
          <w:szCs w:val="24"/>
          <w:lang w:eastAsia="en-US"/>
        </w:rPr>
      </w:pPr>
      <w:r w:rsidRPr="0006497C">
        <w:rPr>
          <w:rFonts w:ascii="Verdana" w:hAnsi="Verdana"/>
          <w:sz w:val="24"/>
          <w:szCs w:val="24"/>
          <w:lang w:eastAsia="en-US"/>
        </w:rPr>
        <w:t>Bench mark tests must be performed based on individual use case requirements.</w:t>
      </w:r>
    </w:p>
    <w:p w14:paraId="7F8BB11D" w14:textId="77777777" w:rsidR="00A640B1" w:rsidRPr="00A640B1" w:rsidRDefault="00A640B1" w:rsidP="00A640B1">
      <w:pPr>
        <w:pStyle w:val="BodyText"/>
        <w:rPr>
          <w:lang w:eastAsia="en-US"/>
        </w:rPr>
      </w:pPr>
    </w:p>
    <w:p w14:paraId="126FCC1E" w14:textId="0EC0281F" w:rsidR="00377177" w:rsidRDefault="00377177" w:rsidP="00834A0C">
      <w:pPr>
        <w:pStyle w:val="Heading2"/>
      </w:pPr>
      <w:bookmarkStart w:id="951" w:name="_Toc513788424"/>
      <w:r>
        <w:t>Policies and Constraints</w:t>
      </w:r>
      <w:bookmarkEnd w:id="951"/>
    </w:p>
    <w:p w14:paraId="7CCFEE85" w14:textId="77777777" w:rsidR="00A640B1" w:rsidRPr="00A640B1" w:rsidRDefault="00A640B1" w:rsidP="00A640B1">
      <w:pPr>
        <w:pStyle w:val="BodyText"/>
        <w:rPr>
          <w:lang w:eastAsia="en-US"/>
        </w:rPr>
      </w:pPr>
    </w:p>
    <w:p w14:paraId="7B553B00" w14:textId="654D8BA5" w:rsidR="00377177" w:rsidRPr="00FD586A" w:rsidRDefault="00377177" w:rsidP="00834A0C">
      <w:pPr>
        <w:pStyle w:val="Heading3"/>
        <w:rPr>
          <w:szCs w:val="24"/>
        </w:rPr>
      </w:pPr>
      <w:bookmarkStart w:id="952" w:name="_Toc513788425"/>
      <w:r w:rsidRPr="00FD586A">
        <w:rPr>
          <w:szCs w:val="24"/>
        </w:rPr>
        <w:t>HIPAA Compliance</w:t>
      </w:r>
      <w:bookmarkEnd w:id="952"/>
    </w:p>
    <w:p w14:paraId="74AEF3C1" w14:textId="397E9EF4" w:rsidR="00823E39" w:rsidRPr="00FE7734" w:rsidRDefault="00823E39" w:rsidP="00823E39">
      <w:pPr>
        <w:rPr>
          <w:rFonts w:ascii="Verdana" w:hAnsi="Verdana"/>
          <w:sz w:val="24"/>
        </w:rPr>
      </w:pPr>
      <w:r w:rsidRPr="00FE7734">
        <w:rPr>
          <w:rFonts w:ascii="Verdana" w:eastAsia="MS Mincho" w:hAnsi="Verdana"/>
          <w:sz w:val="24"/>
        </w:rPr>
        <w:t xml:space="preserve">FSC receives transactions and then translates them into standard ASC X12N/005010 </w:t>
      </w:r>
      <w:r w:rsidR="00D97DA5" w:rsidRPr="000E67D1">
        <w:rPr>
          <w:rFonts w:ascii="Verdana" w:hAnsi="Verdana"/>
          <w:sz w:val="24"/>
        </w:rPr>
        <w:t>278-217 Health Care Services Review – Request for Review and Response</w:t>
      </w:r>
      <w:r w:rsidR="00D97DA5">
        <w:rPr>
          <w:rFonts w:ascii="Verdana" w:hAnsi="Verdana"/>
          <w:sz w:val="24"/>
        </w:rPr>
        <w:t xml:space="preserve"> and </w:t>
      </w:r>
      <w:r w:rsidR="00D97DA5" w:rsidRPr="000E67D1">
        <w:rPr>
          <w:rFonts w:ascii="Verdana" w:hAnsi="Verdana"/>
          <w:sz w:val="24"/>
        </w:rPr>
        <w:t>ASC X12N/005010 278-215 Health Care Services Review – Inquiry and Response</w:t>
      </w:r>
      <w:r w:rsidRPr="00FE7734">
        <w:rPr>
          <w:rFonts w:ascii="Verdana" w:eastAsia="MS Mincho" w:hAnsi="Verdana"/>
          <w:sz w:val="24"/>
        </w:rPr>
        <w:t xml:space="preserve">, validates </w:t>
      </w:r>
      <w:r w:rsidR="00BE5106" w:rsidRPr="00FE7734">
        <w:rPr>
          <w:rFonts w:ascii="Verdana" w:eastAsia="MS Mincho" w:hAnsi="Verdana"/>
          <w:sz w:val="24"/>
        </w:rPr>
        <w:t>whether</w:t>
      </w:r>
      <w:r w:rsidRPr="00FE7734">
        <w:rPr>
          <w:rFonts w:ascii="Verdana" w:eastAsia="MS Mincho" w:hAnsi="Verdana"/>
          <w:sz w:val="24"/>
        </w:rPr>
        <w:t xml:space="preserve"> the data complies with HIPAA standards and then forwards the claim data to the VA Healthcare Clearing House (HCCH).</w:t>
      </w:r>
    </w:p>
    <w:p w14:paraId="42DD6FAB" w14:textId="77777777" w:rsidR="00377177" w:rsidRPr="00377177" w:rsidRDefault="00377177" w:rsidP="00377177">
      <w:pPr>
        <w:pStyle w:val="BodyText"/>
        <w:rPr>
          <w:lang w:eastAsia="en-US"/>
        </w:rPr>
      </w:pPr>
    </w:p>
    <w:p w14:paraId="66096649" w14:textId="77777777" w:rsidR="00377177" w:rsidRPr="00377177" w:rsidRDefault="00377177" w:rsidP="00377177">
      <w:pPr>
        <w:pStyle w:val="BodyText"/>
        <w:rPr>
          <w:lang w:eastAsia="en-US"/>
        </w:rPr>
      </w:pPr>
    </w:p>
    <w:p w14:paraId="054FEF43" w14:textId="77777777" w:rsidR="00995F9B" w:rsidRDefault="00995F9B" w:rsidP="00995F9B">
      <w:pPr>
        <w:pStyle w:val="BodyText"/>
        <w:ind w:left="360"/>
        <w:sectPr w:rsidR="00995F9B" w:rsidSect="006E4B3F">
          <w:headerReference w:type="even" r:id="rId28"/>
          <w:footerReference w:type="even" r:id="rId29"/>
          <w:pgSz w:w="12240" w:h="15840" w:code="1"/>
          <w:pgMar w:top="1440" w:right="1440" w:bottom="1440" w:left="1440" w:header="720" w:footer="720" w:gutter="0"/>
          <w:pgNumType w:start="1"/>
          <w:cols w:space="720"/>
          <w:docGrid w:linePitch="360"/>
        </w:sectPr>
      </w:pPr>
      <w:bookmarkStart w:id="953" w:name="_Toc216071626"/>
      <w:bookmarkEnd w:id="853"/>
      <w:bookmarkEnd w:id="854"/>
      <w:bookmarkEnd w:id="855"/>
      <w:bookmarkEnd w:id="856"/>
    </w:p>
    <w:p w14:paraId="054FEF44" w14:textId="77777777" w:rsidR="00995F9B" w:rsidRDefault="00995F9B" w:rsidP="00995F9B">
      <w:pPr>
        <w:pStyle w:val="BodyText"/>
        <w:ind w:left="360"/>
      </w:pPr>
    </w:p>
    <w:p w14:paraId="054FEF45" w14:textId="7C96DC9C" w:rsidR="00CC1A4D" w:rsidRPr="00FD586A" w:rsidRDefault="00D952B0" w:rsidP="00CC1A4D">
      <w:pPr>
        <w:pStyle w:val="Heading1"/>
      </w:pPr>
      <w:bookmarkStart w:id="954" w:name="_Toc263270971"/>
      <w:bookmarkStart w:id="955" w:name="_Toc263271250"/>
      <w:bookmarkStart w:id="956" w:name="_Toc377477611"/>
      <w:bookmarkStart w:id="957" w:name="_Toc513788426"/>
      <w:r w:rsidRPr="00FD586A">
        <w:t>Appendix A</w:t>
      </w:r>
      <w:bookmarkEnd w:id="1"/>
      <w:bookmarkEnd w:id="953"/>
      <w:bookmarkEnd w:id="954"/>
      <w:bookmarkEnd w:id="955"/>
      <w:bookmarkEnd w:id="956"/>
      <w:bookmarkEnd w:id="957"/>
    </w:p>
    <w:p w14:paraId="3275E7CE" w14:textId="38E3FC95" w:rsidR="00377177" w:rsidRDefault="00377177" w:rsidP="00834A0C">
      <w:pPr>
        <w:pStyle w:val="Heading2"/>
      </w:pPr>
      <w:bookmarkStart w:id="958" w:name="_Toc513788427"/>
      <w:r w:rsidRPr="00FD586A">
        <w:t>Data Elements</w:t>
      </w:r>
      <w:bookmarkEnd w:id="958"/>
    </w:p>
    <w:p w14:paraId="1D5DBED7" w14:textId="1D976053" w:rsidR="00737524" w:rsidRDefault="00737524" w:rsidP="0006497C">
      <w:pPr>
        <w:pStyle w:val="BodyText"/>
        <w:rPr>
          <w:rFonts w:ascii="Verdana" w:hAnsi="Verdana"/>
          <w:szCs w:val="24"/>
        </w:rPr>
      </w:pPr>
      <w:r>
        <w:rPr>
          <w:rFonts w:ascii="Verdana" w:hAnsi="Verdana"/>
          <w:sz w:val="24"/>
          <w:szCs w:val="24"/>
          <w:lang w:eastAsia="en-US"/>
        </w:rPr>
        <w:t>Data being exchanged between TAS and FSC will be formatted in FHIR using the JSON notation.</w:t>
      </w:r>
      <w:r w:rsidR="00E96F98">
        <w:rPr>
          <w:rFonts w:ascii="Verdana" w:hAnsi="Verdana"/>
          <w:sz w:val="24"/>
          <w:szCs w:val="24"/>
          <w:lang w:eastAsia="en-US"/>
        </w:rPr>
        <w:t xml:space="preserve"> Data elements are mapped into fields in FHIR resources. FHIR resources will be located inside a FHIR bundle. </w:t>
      </w:r>
    </w:p>
    <w:p w14:paraId="6B0DF4CC" w14:textId="2AE9368F" w:rsidR="00737524" w:rsidRPr="0006497C" w:rsidRDefault="00737524" w:rsidP="0006497C">
      <w:pPr>
        <w:pStyle w:val="BodyText"/>
        <w:rPr>
          <w:rFonts w:ascii="Verdana" w:hAnsi="Verdana"/>
          <w:sz w:val="24"/>
          <w:szCs w:val="24"/>
        </w:rPr>
      </w:pPr>
      <w:r w:rsidRPr="00737524">
        <w:rPr>
          <w:rFonts w:ascii="Verdana" w:hAnsi="Verdana"/>
          <w:sz w:val="24"/>
          <w:szCs w:val="24"/>
          <w:lang w:eastAsia="en-US"/>
        </w:rPr>
        <w:t>MessageHeader.event.code</w:t>
      </w:r>
      <w:r>
        <w:rPr>
          <w:rFonts w:ascii="Verdana" w:hAnsi="Verdana"/>
          <w:sz w:val="24"/>
          <w:szCs w:val="24"/>
          <w:lang w:eastAsia="en-US"/>
        </w:rPr>
        <w:t xml:space="preserve"> in Bundle entry </w:t>
      </w:r>
      <w:r w:rsidRPr="00737524">
        <w:rPr>
          <w:rFonts w:ascii="Verdana" w:hAnsi="Verdana"/>
          <w:sz w:val="24"/>
          <w:szCs w:val="24"/>
          <w:lang w:eastAsia="en-US"/>
        </w:rPr>
        <w:t>Bundle.entry.extension.url="segment", Bundle.entry.extension.valueString="278-EVN"</w:t>
      </w:r>
      <w:r>
        <w:rPr>
          <w:rFonts w:ascii="Verdana" w:hAnsi="Verdana"/>
          <w:sz w:val="24"/>
          <w:szCs w:val="24"/>
          <w:lang w:eastAsia="en-US"/>
        </w:rPr>
        <w:t xml:space="preserve"> will be used to differentiate between a 278-217 and a 278-215 request/response. For 278-217 the value in this field will be “13” and for 278-215 the value in this field will be “28”.</w:t>
      </w:r>
    </w:p>
    <w:p w14:paraId="780BF152" w14:textId="1C183076" w:rsidR="00377177" w:rsidRDefault="00377177" w:rsidP="00834A0C">
      <w:pPr>
        <w:pStyle w:val="Heading2"/>
      </w:pPr>
      <w:bookmarkStart w:id="959" w:name="_Toc513788428"/>
      <w:r w:rsidRPr="00FD586A">
        <w:t>Bundle</w:t>
      </w:r>
      <w:bookmarkEnd w:id="959"/>
    </w:p>
    <w:p w14:paraId="36E014CF" w14:textId="77777777" w:rsidR="00AB5ADD" w:rsidRDefault="00AB5ADD" w:rsidP="00AB5ADD">
      <w:pPr>
        <w:pStyle w:val="BodyText"/>
        <w:rPr>
          <w:rFonts w:ascii="Verdana" w:hAnsi="Verdana"/>
          <w:sz w:val="24"/>
          <w:szCs w:val="24"/>
          <w:lang w:eastAsia="en-US"/>
        </w:rPr>
      </w:pPr>
      <w:r w:rsidRPr="00FE7734">
        <w:rPr>
          <w:rFonts w:ascii="Verdana" w:hAnsi="Verdana"/>
          <w:sz w:val="24"/>
          <w:szCs w:val="24"/>
          <w:lang w:eastAsia="en-US"/>
        </w:rPr>
        <w:t>Repeating fields within a segment need context definition</w:t>
      </w:r>
      <w:r>
        <w:rPr>
          <w:rFonts w:ascii="Verdana" w:hAnsi="Verdana"/>
          <w:sz w:val="24"/>
          <w:szCs w:val="24"/>
          <w:lang w:eastAsia="en-US"/>
        </w:rPr>
        <w:t xml:space="preserve"> so they can be differentiated</w:t>
      </w:r>
      <w:r w:rsidRPr="00FE7734">
        <w:rPr>
          <w:rFonts w:ascii="Verdana" w:hAnsi="Verdana"/>
          <w:sz w:val="24"/>
          <w:szCs w:val="24"/>
          <w:lang w:eastAsia="en-US"/>
        </w:rPr>
        <w:t xml:space="preserve"> </w:t>
      </w:r>
      <w:r>
        <w:rPr>
          <w:rFonts w:ascii="Verdana" w:hAnsi="Verdana"/>
          <w:sz w:val="24"/>
          <w:szCs w:val="24"/>
          <w:lang w:eastAsia="en-US"/>
        </w:rPr>
        <w:t xml:space="preserve">within a segment. </w:t>
      </w:r>
    </w:p>
    <w:p w14:paraId="4D8B0D9C" w14:textId="77777777" w:rsidR="00AB5ADD" w:rsidRPr="00FE7734" w:rsidRDefault="00AB5ADD" w:rsidP="00AB5ADD">
      <w:pPr>
        <w:pStyle w:val="BodyText"/>
        <w:rPr>
          <w:rFonts w:ascii="Verdana" w:hAnsi="Verdana"/>
          <w:sz w:val="24"/>
          <w:szCs w:val="24"/>
          <w:lang w:eastAsia="en-US"/>
        </w:rPr>
      </w:pPr>
      <w:r>
        <w:rPr>
          <w:rFonts w:ascii="Verdana" w:hAnsi="Verdana"/>
          <w:sz w:val="24"/>
          <w:szCs w:val="24"/>
          <w:lang w:eastAsia="en-US"/>
        </w:rPr>
        <w:t>Also, repeating fields across multiple segments need to be differentiated. F</w:t>
      </w:r>
      <w:r w:rsidRPr="00FE7734">
        <w:rPr>
          <w:rFonts w:ascii="Verdana" w:hAnsi="Verdana"/>
          <w:sz w:val="24"/>
          <w:szCs w:val="24"/>
          <w:lang w:eastAsia="en-US"/>
        </w:rPr>
        <w:t xml:space="preserve">ollowing steps </w:t>
      </w:r>
      <w:r>
        <w:rPr>
          <w:rFonts w:ascii="Verdana" w:hAnsi="Verdana"/>
          <w:sz w:val="24"/>
          <w:szCs w:val="24"/>
          <w:lang w:eastAsia="en-US"/>
        </w:rPr>
        <w:t xml:space="preserve">have been used to </w:t>
      </w:r>
      <w:r w:rsidRPr="00FE7734">
        <w:rPr>
          <w:rFonts w:ascii="Verdana" w:hAnsi="Verdana"/>
          <w:sz w:val="24"/>
          <w:szCs w:val="24"/>
          <w:lang w:eastAsia="en-US"/>
        </w:rPr>
        <w:t>assign context to fields.</w:t>
      </w:r>
    </w:p>
    <w:p w14:paraId="6A95ED4A" w14:textId="77777777" w:rsidR="00AB5ADD" w:rsidRPr="00FE7734" w:rsidRDefault="00AB5ADD" w:rsidP="00AB5ADD">
      <w:pPr>
        <w:pStyle w:val="BodyText"/>
        <w:rPr>
          <w:rFonts w:ascii="Verdana" w:hAnsi="Verdana"/>
          <w:sz w:val="24"/>
          <w:szCs w:val="24"/>
          <w:lang w:eastAsia="en-US"/>
        </w:rPr>
      </w:pPr>
      <w:r w:rsidRPr="00FE7734">
        <w:rPr>
          <w:rFonts w:ascii="Verdana" w:hAnsi="Verdana"/>
          <w:sz w:val="24"/>
          <w:szCs w:val="24"/>
          <w:lang w:eastAsia="en-US"/>
        </w:rPr>
        <w:t>1. Identify the segment where the resource is located (Bundle.entry.extension.url="segment" and Bundle.entry.extension.valueString="278-EVN") [MessageType-Segment]</w:t>
      </w:r>
    </w:p>
    <w:p w14:paraId="14BD2500" w14:textId="77777777" w:rsidR="00AB5ADD" w:rsidRPr="00FE7734" w:rsidRDefault="00AB5ADD" w:rsidP="00AB5ADD">
      <w:pPr>
        <w:pStyle w:val="BodyText"/>
        <w:rPr>
          <w:rFonts w:ascii="Verdana" w:hAnsi="Verdana"/>
          <w:sz w:val="24"/>
          <w:szCs w:val="24"/>
          <w:lang w:eastAsia="en-US"/>
        </w:rPr>
      </w:pPr>
      <w:r w:rsidRPr="00FE7734">
        <w:rPr>
          <w:rFonts w:ascii="Verdana" w:hAnsi="Verdana"/>
          <w:sz w:val="24"/>
          <w:szCs w:val="24"/>
          <w:lang w:eastAsia="en-US"/>
        </w:rPr>
        <w:t>2. Where elements repeat within a segment use extension.valueString to identify field (Basic.extension.url="sequence" and Basic.extension.valueString="278-MSH-16" or</w:t>
      </w:r>
      <w:r>
        <w:rPr>
          <w:rFonts w:ascii="Verdana" w:hAnsi="Verdana"/>
          <w:sz w:val="24"/>
          <w:szCs w:val="24"/>
          <w:lang w:eastAsia="en-US"/>
        </w:rPr>
        <w:t xml:space="preserve"> </w:t>
      </w:r>
      <w:r w:rsidRPr="00FE7734">
        <w:rPr>
          <w:rFonts w:ascii="Verdana" w:hAnsi="Verdana"/>
          <w:sz w:val="24"/>
          <w:szCs w:val="24"/>
          <w:lang w:eastAsia="en-US"/>
        </w:rPr>
        <w:t>Location.identifier.extension.url="sequence" and Location.identifier.extension.valueString="278-MSH-3")</w:t>
      </w:r>
      <w:r>
        <w:rPr>
          <w:rFonts w:ascii="Verdana" w:hAnsi="Verdana"/>
          <w:sz w:val="24"/>
          <w:szCs w:val="24"/>
          <w:lang w:eastAsia="en-US"/>
        </w:rPr>
        <w:t xml:space="preserve"> </w:t>
      </w:r>
      <w:r w:rsidRPr="00FE7734">
        <w:rPr>
          <w:rFonts w:ascii="Verdana" w:hAnsi="Verdana"/>
          <w:sz w:val="24"/>
          <w:szCs w:val="24"/>
          <w:lang w:eastAsia="en-US"/>
        </w:rPr>
        <w:t>[MessageType-Segment-Field]</w:t>
      </w:r>
    </w:p>
    <w:p w14:paraId="374120CE" w14:textId="532E6FD3" w:rsidR="00AB5ADD" w:rsidRDefault="00AB5ADD" w:rsidP="00AB5ADD">
      <w:pPr>
        <w:pStyle w:val="BodyText"/>
        <w:rPr>
          <w:rFonts w:ascii="Verdana" w:hAnsi="Verdana"/>
          <w:sz w:val="24"/>
          <w:szCs w:val="24"/>
          <w:lang w:eastAsia="en-US"/>
        </w:rPr>
      </w:pPr>
      <w:r w:rsidRPr="00FE7734">
        <w:rPr>
          <w:rFonts w:ascii="Verdana" w:hAnsi="Verdana"/>
          <w:sz w:val="24"/>
          <w:szCs w:val="24"/>
          <w:lang w:eastAsia="en-US"/>
        </w:rPr>
        <w:t>3. Repeating segments will include an incrementing id (MSA1, MSA2, ...)</w:t>
      </w:r>
    </w:p>
    <w:p w14:paraId="2E9F4AF9" w14:textId="03506370" w:rsidR="0062473D" w:rsidRDefault="0062473D" w:rsidP="00AB5ADD">
      <w:pPr>
        <w:pStyle w:val="BodyText"/>
        <w:rPr>
          <w:rFonts w:ascii="Verdana" w:hAnsi="Verdana"/>
          <w:sz w:val="24"/>
          <w:szCs w:val="24"/>
          <w:lang w:eastAsia="en-US"/>
        </w:rPr>
      </w:pPr>
    </w:p>
    <w:p w14:paraId="35877BDA" w14:textId="77777777" w:rsidR="0074051F" w:rsidRDefault="0062473D" w:rsidP="00AB5ADD">
      <w:pPr>
        <w:pStyle w:val="BodyText"/>
        <w:rPr>
          <w:ins w:id="960" w:author="Steffen Maerdian" w:date="2018-05-11T07:49:00Z"/>
          <w:rFonts w:ascii="Verdana" w:hAnsi="Verdana"/>
          <w:sz w:val="24"/>
          <w:szCs w:val="24"/>
          <w:lang w:eastAsia="en-US"/>
        </w:rPr>
      </w:pPr>
      <w:r>
        <w:rPr>
          <w:rFonts w:ascii="Verdana" w:hAnsi="Verdana"/>
          <w:sz w:val="24"/>
          <w:szCs w:val="24"/>
          <w:lang w:eastAsia="en-US"/>
        </w:rPr>
        <w:t>Following JSON file</w:t>
      </w:r>
      <w:r w:rsidR="00550267">
        <w:rPr>
          <w:rFonts w:ascii="Verdana" w:hAnsi="Verdana"/>
          <w:sz w:val="24"/>
          <w:szCs w:val="24"/>
          <w:lang w:eastAsia="en-US"/>
        </w:rPr>
        <w:t>s</w:t>
      </w:r>
      <w:r w:rsidR="00840BA0">
        <w:rPr>
          <w:rFonts w:ascii="Verdana" w:hAnsi="Verdana"/>
          <w:sz w:val="24"/>
          <w:szCs w:val="24"/>
          <w:lang w:eastAsia="en-US"/>
        </w:rPr>
        <w:t xml:space="preserve"> describe</w:t>
      </w:r>
      <w:r>
        <w:rPr>
          <w:rFonts w:ascii="Verdana" w:hAnsi="Verdana"/>
          <w:sz w:val="24"/>
          <w:szCs w:val="24"/>
          <w:lang w:eastAsia="en-US"/>
        </w:rPr>
        <w:t xml:space="preserve"> the 278 </w:t>
      </w:r>
      <w:r w:rsidR="00550267">
        <w:rPr>
          <w:rFonts w:ascii="Verdana" w:hAnsi="Verdana"/>
          <w:sz w:val="24"/>
          <w:szCs w:val="24"/>
          <w:lang w:eastAsia="en-US"/>
        </w:rPr>
        <w:t xml:space="preserve">request and </w:t>
      </w:r>
      <w:r w:rsidR="004C1925">
        <w:rPr>
          <w:rFonts w:ascii="Verdana" w:hAnsi="Verdana"/>
          <w:sz w:val="24"/>
          <w:szCs w:val="24"/>
          <w:lang w:eastAsia="en-US"/>
        </w:rPr>
        <w:t>response bundles.</w:t>
      </w:r>
      <w:r w:rsidR="00073EFA">
        <w:rPr>
          <w:rFonts w:ascii="Verdana" w:hAnsi="Verdana"/>
          <w:sz w:val="24"/>
          <w:szCs w:val="24"/>
          <w:lang w:eastAsia="en-US"/>
        </w:rPr>
        <w:t xml:space="preserve"> </w:t>
      </w:r>
    </w:p>
    <w:p w14:paraId="3E037137" w14:textId="343D194E" w:rsidR="0062473D" w:rsidRDefault="0074051F" w:rsidP="00AB5ADD">
      <w:pPr>
        <w:pStyle w:val="BodyText"/>
        <w:rPr>
          <w:rFonts w:ascii="Verdana" w:hAnsi="Verdana"/>
          <w:sz w:val="24"/>
          <w:szCs w:val="24"/>
          <w:lang w:eastAsia="en-US"/>
        </w:rPr>
      </w:pPr>
      <w:ins w:id="961" w:author="Steffen Maerdian" w:date="2018-05-11T07:50:00Z">
        <w:r>
          <w:rPr>
            <w:rFonts w:ascii="Verdana" w:hAnsi="Verdana" w:cs="Segoe UI"/>
            <w:color w:val="333333"/>
            <w:sz w:val="24"/>
            <w:szCs w:val="24"/>
            <w:shd w:val="clear" w:color="auto" w:fill="FFFFFF"/>
          </w:rPr>
          <w:object w:dxaOrig="1540" w:dyaOrig="997" w14:anchorId="33E32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77.25pt;height:49.5pt" o:ole="">
              <v:imagedata r:id="rId30" o:title=""/>
            </v:shape>
            <o:OLEObject Type="Embed" ProgID="Package" ShapeID="_x0000_i1077" DrawAspect="Icon" ObjectID="_1587530253" r:id="rId31"/>
          </w:object>
        </w:r>
        <w:r>
          <w:rPr>
            <w:rFonts w:ascii="Verdana" w:hAnsi="Verdana" w:cs="Segoe UI"/>
            <w:color w:val="333333"/>
            <w:sz w:val="24"/>
            <w:szCs w:val="24"/>
            <w:shd w:val="clear" w:color="auto" w:fill="FFFFFF"/>
          </w:rPr>
          <w:object w:dxaOrig="1540" w:dyaOrig="997" w14:anchorId="27009044">
            <v:shape id="_x0000_i1078" type="#_x0000_t75" style="width:77.25pt;height:49.5pt" o:ole="">
              <v:imagedata r:id="rId32" o:title=""/>
            </v:shape>
            <o:OLEObject Type="Embed" ProgID="Package" ShapeID="_x0000_i1078" DrawAspect="Icon" ObjectID="_1587530254" r:id="rId33"/>
          </w:object>
        </w:r>
      </w:ins>
      <w:del w:id="962" w:author="Steffen Maerdian" w:date="2018-05-11T07:49:00Z">
        <w:r w:rsidR="00073EFA" w:rsidRPr="00073EFA" w:rsidDel="0074051F">
          <w:rPr>
            <w:rFonts w:ascii="Verdana" w:hAnsi="Verdana" w:cs="Segoe UI"/>
            <w:color w:val="333333"/>
            <w:sz w:val="24"/>
            <w:szCs w:val="24"/>
            <w:shd w:val="clear" w:color="auto" w:fill="FFFFFF"/>
          </w:rPr>
          <w:delText>The JSON bundle files are auto-generated using the mapping sheets. They may not be accurate and there are issues that we are aware of. We are continuing to fix the issues that we've identified</w:delText>
        </w:r>
        <w:r w:rsidR="00073EFA" w:rsidDel="0074051F">
          <w:rPr>
            <w:rFonts w:ascii="Segoe UI" w:hAnsi="Segoe UI" w:cs="Segoe UI"/>
            <w:color w:val="333333"/>
            <w:sz w:val="21"/>
            <w:szCs w:val="21"/>
            <w:shd w:val="clear" w:color="auto" w:fill="FFFFFF"/>
          </w:rPr>
          <w:delText>.</w:delText>
        </w:r>
      </w:del>
    </w:p>
    <w:p w14:paraId="02FADF09" w14:textId="77777777" w:rsidR="00FF07F3" w:rsidRDefault="00FF07F3" w:rsidP="00AB5ADD">
      <w:pPr>
        <w:pStyle w:val="BodyText"/>
        <w:rPr>
          <w:rFonts w:ascii="Verdana" w:hAnsi="Verdana"/>
          <w:sz w:val="24"/>
          <w:szCs w:val="24"/>
          <w:lang w:eastAsia="en-US"/>
        </w:rPr>
      </w:pPr>
    </w:p>
    <w:p w14:paraId="3966897B" w14:textId="154DFD9C" w:rsidR="0062473D" w:rsidRDefault="00EF0D3A" w:rsidP="00AB5ADD">
      <w:pPr>
        <w:pStyle w:val="BodyText"/>
        <w:rPr>
          <w:rFonts w:ascii="Verdana" w:hAnsi="Verdana"/>
          <w:sz w:val="24"/>
          <w:szCs w:val="24"/>
          <w:lang w:eastAsia="en-US"/>
        </w:rPr>
      </w:pPr>
      <w:del w:id="963" w:author="Steffen Maerdian" w:date="2018-05-11T07:49:00Z">
        <w:r w:rsidDel="0074051F">
          <w:rPr>
            <w:rFonts w:ascii="Verdana" w:hAnsi="Verdana"/>
            <w:sz w:val="24"/>
            <w:szCs w:val="24"/>
            <w:lang w:eastAsia="en-US"/>
          </w:rPr>
          <w:object w:dxaOrig="1540" w:dyaOrig="997" w14:anchorId="0E6259AB">
            <v:shape id="_x0000_i1025" type="#_x0000_t75" style="width:79.5pt;height:50.25pt" o:ole="">
              <v:imagedata r:id="rId34" o:title=""/>
            </v:shape>
            <o:OLEObject Type="Embed" ProgID="Package" ShapeID="_x0000_i1025" DrawAspect="Icon" ObjectID="_1587530255" r:id="rId35"/>
          </w:object>
        </w:r>
        <w:r w:rsidDel="0074051F">
          <w:rPr>
            <w:rFonts w:ascii="Verdana" w:hAnsi="Verdana"/>
            <w:sz w:val="24"/>
            <w:szCs w:val="24"/>
            <w:lang w:eastAsia="en-US"/>
          </w:rPr>
          <w:object w:dxaOrig="1540" w:dyaOrig="997" w14:anchorId="3EF56CDB">
            <v:shape id="_x0000_i1026" type="#_x0000_t75" style="width:79.5pt;height:50.25pt" o:ole="">
              <v:imagedata r:id="rId36" o:title=""/>
            </v:shape>
            <o:OLEObject Type="Embed" ProgID="Package" ShapeID="_x0000_i1026" DrawAspect="Icon" ObjectID="_1587530256" r:id="rId37"/>
          </w:object>
        </w:r>
      </w:del>
    </w:p>
    <w:p w14:paraId="6707F21C" w14:textId="77777777" w:rsidR="00AB5ADD" w:rsidRPr="00AB5ADD" w:rsidRDefault="00AB5ADD" w:rsidP="00AB5ADD">
      <w:pPr>
        <w:pStyle w:val="BodyText"/>
        <w:rPr>
          <w:lang w:eastAsia="en-US"/>
        </w:rPr>
      </w:pPr>
    </w:p>
    <w:p w14:paraId="2A0F37F5" w14:textId="36AE57AF" w:rsidR="00377177" w:rsidRDefault="00377177" w:rsidP="00AB5ADD">
      <w:pPr>
        <w:pStyle w:val="Heading2"/>
      </w:pPr>
      <w:bookmarkStart w:id="964" w:name="_Toc513788429"/>
      <w:r w:rsidRPr="00FD586A">
        <w:lastRenderedPageBreak/>
        <w:t>Resource Sections</w:t>
      </w:r>
      <w:bookmarkEnd w:id="964"/>
    </w:p>
    <w:p w14:paraId="75E4E80B" w14:textId="22E7BABF" w:rsidR="00AB5ADD" w:rsidRPr="0030769F" w:rsidRDefault="006B2357" w:rsidP="00AB5ADD">
      <w:pPr>
        <w:pStyle w:val="Heading3"/>
        <w:rPr>
          <w:szCs w:val="24"/>
        </w:rPr>
      </w:pPr>
      <w:bookmarkStart w:id="965" w:name="_Toc507595067"/>
      <w:r>
        <w:rPr>
          <w:szCs w:val="24"/>
        </w:rPr>
        <w:t xml:space="preserve">   </w:t>
      </w:r>
      <w:bookmarkStart w:id="966" w:name="_Toc513788430"/>
      <w:r w:rsidR="00AB5ADD" w:rsidRPr="0030769F">
        <w:rPr>
          <w:szCs w:val="24"/>
        </w:rPr>
        <w:t>278 Request FHIR Bundle Resources</w:t>
      </w:r>
      <w:bookmarkEnd w:id="965"/>
      <w:bookmarkEnd w:id="966"/>
    </w:p>
    <w:p w14:paraId="44CD83AF" w14:textId="77777777" w:rsidR="00AB5ADD" w:rsidRDefault="00AB5ADD" w:rsidP="00070945">
      <w:pPr>
        <w:pStyle w:val="Heading4"/>
        <w:pPrChange w:id="967" w:author="Steffen Maerdian" w:date="2018-05-11T07:47:00Z">
          <w:pPr>
            <w:pStyle w:val="Heading4"/>
          </w:pPr>
        </w:pPrChange>
      </w:pPr>
      <w:r>
        <w:t>Appointment</w:t>
      </w:r>
    </w:p>
    <w:p w14:paraId="7BED89DB" w14:textId="73D9A721" w:rsidR="00AB5ADD" w:rsidRPr="00AB5ADD" w:rsidRDefault="00395002" w:rsidP="0006497C">
      <w:pPr>
        <w:pStyle w:val="BodyText"/>
        <w:keepNext/>
        <w:rPr>
          <w:lang w:eastAsia="en-US"/>
        </w:rPr>
      </w:pPr>
      <w:r w:rsidRPr="00963487">
        <w:rPr>
          <w:rFonts w:ascii="Verdana" w:hAnsi="Verdana"/>
          <w:sz w:val="24"/>
          <w:szCs w:val="24"/>
        </w:rPr>
        <w:t xml:space="preserve">See </w:t>
      </w:r>
      <w:r>
        <w:rPr>
          <w:rFonts w:ascii="Verdana" w:hAnsi="Verdana"/>
          <w:sz w:val="24"/>
          <w:szCs w:val="24"/>
        </w:rPr>
        <w:t>Appointment</w:t>
      </w:r>
      <w:r w:rsidRPr="00963487">
        <w:rPr>
          <w:rFonts w:ascii="Verdana" w:hAnsi="Verdana"/>
          <w:sz w:val="24"/>
          <w:szCs w:val="24"/>
        </w:rPr>
        <w:t xml:space="preserve"> resource in Bundle included in section 3.2</w:t>
      </w:r>
    </w:p>
    <w:p w14:paraId="280E4A28" w14:textId="77777777" w:rsidR="00AB5ADD" w:rsidRDefault="00AB5ADD" w:rsidP="00AB5ADD">
      <w:pPr>
        <w:pStyle w:val="Heading4"/>
      </w:pPr>
      <w:r>
        <w:t>Basic</w:t>
      </w:r>
    </w:p>
    <w:p w14:paraId="073DC03C" w14:textId="524D2793" w:rsidR="00AB5ADD" w:rsidRPr="00AB5ADD" w:rsidRDefault="00395002" w:rsidP="0006497C">
      <w:pPr>
        <w:pStyle w:val="BodyText"/>
        <w:keepNext/>
        <w:rPr>
          <w:lang w:eastAsia="en-US"/>
        </w:rPr>
      </w:pPr>
      <w:r w:rsidRPr="00963487">
        <w:rPr>
          <w:rFonts w:ascii="Verdana" w:hAnsi="Verdana"/>
          <w:sz w:val="24"/>
          <w:szCs w:val="24"/>
        </w:rPr>
        <w:t>See Basic resource in Bundle included in section 3.2</w:t>
      </w:r>
    </w:p>
    <w:p w14:paraId="473FA743" w14:textId="77777777" w:rsidR="00AB5ADD" w:rsidRDefault="00AB5ADD" w:rsidP="00AB5ADD">
      <w:pPr>
        <w:pStyle w:val="Heading4"/>
      </w:pPr>
      <w:r>
        <w:t>BodySite</w:t>
      </w:r>
    </w:p>
    <w:p w14:paraId="37B91F86" w14:textId="74F40D70" w:rsidR="00AB5ADD" w:rsidRDefault="00395002" w:rsidP="00AB5ADD">
      <w:pPr>
        <w:pStyle w:val="BodyText"/>
        <w:keepNext/>
      </w:pPr>
      <w:r w:rsidRPr="00963487">
        <w:rPr>
          <w:rFonts w:ascii="Verdana" w:hAnsi="Verdana"/>
          <w:sz w:val="24"/>
          <w:szCs w:val="24"/>
        </w:rPr>
        <w:t xml:space="preserve">See </w:t>
      </w:r>
      <w:r>
        <w:rPr>
          <w:rFonts w:ascii="Verdana" w:hAnsi="Verdana"/>
          <w:sz w:val="24"/>
          <w:szCs w:val="24"/>
        </w:rPr>
        <w:t>BodySite</w:t>
      </w:r>
      <w:r w:rsidRPr="00963487">
        <w:rPr>
          <w:rFonts w:ascii="Verdana" w:hAnsi="Verdana"/>
          <w:sz w:val="24"/>
          <w:szCs w:val="24"/>
        </w:rPr>
        <w:t xml:space="preserve"> resource in Bundle included in section 3.2</w:t>
      </w:r>
    </w:p>
    <w:p w14:paraId="7000A129" w14:textId="77777777" w:rsidR="00AB5ADD" w:rsidRDefault="00AB5ADD" w:rsidP="00D44019">
      <w:pPr>
        <w:pStyle w:val="Heading4"/>
      </w:pPr>
      <w:r>
        <w:t>CarePlan</w:t>
      </w:r>
    </w:p>
    <w:p w14:paraId="0F609BB8" w14:textId="67339446" w:rsidR="00D44019" w:rsidRDefault="00395002" w:rsidP="00D44019">
      <w:pPr>
        <w:pStyle w:val="BodyText"/>
        <w:keepNext/>
      </w:pPr>
      <w:r w:rsidRPr="00963487">
        <w:rPr>
          <w:rFonts w:ascii="Verdana" w:hAnsi="Verdana"/>
          <w:sz w:val="24"/>
          <w:szCs w:val="24"/>
        </w:rPr>
        <w:t xml:space="preserve">See </w:t>
      </w:r>
      <w:r>
        <w:rPr>
          <w:rFonts w:ascii="Verdana" w:hAnsi="Verdana"/>
          <w:sz w:val="24"/>
          <w:szCs w:val="24"/>
        </w:rPr>
        <w:t>CarePlan</w:t>
      </w:r>
      <w:r w:rsidRPr="00963487">
        <w:rPr>
          <w:rFonts w:ascii="Verdana" w:hAnsi="Verdana"/>
          <w:sz w:val="24"/>
          <w:szCs w:val="24"/>
        </w:rPr>
        <w:t xml:space="preserve"> resource in Bundle included in section 3.2</w:t>
      </w:r>
    </w:p>
    <w:p w14:paraId="63338A58" w14:textId="77777777" w:rsidR="00AB5ADD" w:rsidRDefault="00AB5ADD" w:rsidP="00AB5ADD">
      <w:pPr>
        <w:pStyle w:val="Heading4"/>
      </w:pPr>
      <w:r>
        <w:t>ChargeItem</w:t>
      </w:r>
    </w:p>
    <w:p w14:paraId="3EC419D9" w14:textId="3BC5C4AD" w:rsidR="00D44019" w:rsidRDefault="00395002" w:rsidP="00D44019">
      <w:pPr>
        <w:pStyle w:val="BodyText"/>
        <w:keepNext/>
      </w:pPr>
      <w:r w:rsidRPr="00963487">
        <w:rPr>
          <w:rFonts w:ascii="Verdana" w:hAnsi="Verdana"/>
          <w:sz w:val="24"/>
          <w:szCs w:val="24"/>
        </w:rPr>
        <w:t xml:space="preserve">See </w:t>
      </w:r>
      <w:r>
        <w:rPr>
          <w:rFonts w:ascii="Verdana" w:hAnsi="Verdana"/>
          <w:sz w:val="24"/>
          <w:szCs w:val="24"/>
        </w:rPr>
        <w:t>ChargeItem</w:t>
      </w:r>
      <w:r w:rsidRPr="00963487">
        <w:rPr>
          <w:rFonts w:ascii="Verdana" w:hAnsi="Verdana"/>
          <w:sz w:val="24"/>
          <w:szCs w:val="24"/>
        </w:rPr>
        <w:t xml:space="preserve"> resource in Bundle included in section 3.2</w:t>
      </w:r>
    </w:p>
    <w:p w14:paraId="4B4F33E6" w14:textId="77777777" w:rsidR="00AB5ADD" w:rsidRDefault="00AB5ADD" w:rsidP="00AB5ADD">
      <w:pPr>
        <w:pStyle w:val="Heading4"/>
      </w:pPr>
      <w:r>
        <w:t>Claim</w:t>
      </w:r>
    </w:p>
    <w:p w14:paraId="7C7AACB7" w14:textId="0189C1CD" w:rsidR="00D44019" w:rsidRDefault="00395002" w:rsidP="00D44019">
      <w:pPr>
        <w:pStyle w:val="BodyText"/>
        <w:keepNext/>
      </w:pPr>
      <w:r w:rsidRPr="00963487">
        <w:rPr>
          <w:rFonts w:ascii="Verdana" w:hAnsi="Verdana"/>
          <w:sz w:val="24"/>
          <w:szCs w:val="24"/>
        </w:rPr>
        <w:t xml:space="preserve">See </w:t>
      </w:r>
      <w:r>
        <w:rPr>
          <w:rFonts w:ascii="Verdana" w:hAnsi="Verdana"/>
          <w:sz w:val="24"/>
          <w:szCs w:val="24"/>
        </w:rPr>
        <w:t>Claim</w:t>
      </w:r>
      <w:r w:rsidRPr="00963487">
        <w:rPr>
          <w:rFonts w:ascii="Verdana" w:hAnsi="Verdana"/>
          <w:sz w:val="24"/>
          <w:szCs w:val="24"/>
        </w:rPr>
        <w:t xml:space="preserve"> resource in Bundle included in section 3.2</w:t>
      </w:r>
    </w:p>
    <w:p w14:paraId="3886E7E8" w14:textId="77777777" w:rsidR="00AB5ADD" w:rsidRDefault="00AB5ADD" w:rsidP="00AB5ADD">
      <w:pPr>
        <w:pStyle w:val="Heading4"/>
      </w:pPr>
      <w:r>
        <w:t>ClaimResponse</w:t>
      </w:r>
    </w:p>
    <w:p w14:paraId="0CDBBB98" w14:textId="0C935B74" w:rsidR="00D44019" w:rsidRDefault="00395002" w:rsidP="00D44019">
      <w:pPr>
        <w:pStyle w:val="BodyText"/>
        <w:keepNext/>
      </w:pPr>
      <w:r w:rsidRPr="00963487">
        <w:rPr>
          <w:rFonts w:ascii="Verdana" w:hAnsi="Verdana"/>
          <w:sz w:val="24"/>
          <w:szCs w:val="24"/>
        </w:rPr>
        <w:t xml:space="preserve">See </w:t>
      </w:r>
      <w:r>
        <w:rPr>
          <w:rFonts w:ascii="Verdana" w:hAnsi="Verdana"/>
          <w:sz w:val="24"/>
          <w:szCs w:val="24"/>
        </w:rPr>
        <w:t>ClaimResponse</w:t>
      </w:r>
      <w:r w:rsidRPr="00963487">
        <w:rPr>
          <w:rFonts w:ascii="Verdana" w:hAnsi="Verdana"/>
          <w:sz w:val="24"/>
          <w:szCs w:val="24"/>
        </w:rPr>
        <w:t xml:space="preserve"> resource in Bundle included in section 3.2</w:t>
      </w:r>
    </w:p>
    <w:p w14:paraId="2A7B7198" w14:textId="77777777" w:rsidR="00AB5ADD" w:rsidRDefault="00AB5ADD" w:rsidP="00AB5ADD">
      <w:pPr>
        <w:pStyle w:val="Heading4"/>
      </w:pPr>
      <w:r>
        <w:t>ClinicalImpression</w:t>
      </w:r>
    </w:p>
    <w:p w14:paraId="0A621148" w14:textId="5CBB6B3F" w:rsidR="00A322B9" w:rsidRDefault="00395002" w:rsidP="00A322B9">
      <w:pPr>
        <w:pStyle w:val="BodyText"/>
        <w:keepNext/>
      </w:pPr>
      <w:r w:rsidRPr="00963487">
        <w:rPr>
          <w:rFonts w:ascii="Verdana" w:hAnsi="Verdana"/>
          <w:sz w:val="24"/>
          <w:szCs w:val="24"/>
        </w:rPr>
        <w:t xml:space="preserve">See </w:t>
      </w:r>
      <w:r>
        <w:rPr>
          <w:rFonts w:ascii="Verdana" w:hAnsi="Verdana"/>
          <w:sz w:val="24"/>
          <w:szCs w:val="24"/>
        </w:rPr>
        <w:t>ClinicalImpression</w:t>
      </w:r>
      <w:r w:rsidRPr="00963487">
        <w:rPr>
          <w:rFonts w:ascii="Verdana" w:hAnsi="Verdana"/>
          <w:sz w:val="24"/>
          <w:szCs w:val="24"/>
        </w:rPr>
        <w:t xml:space="preserve"> resource in Bundle included in section 3.2</w:t>
      </w:r>
    </w:p>
    <w:p w14:paraId="5D460EF0" w14:textId="6847A4CB" w:rsidR="00AB5ADD" w:rsidRDefault="00AB5ADD" w:rsidP="0006497C">
      <w:pPr>
        <w:pStyle w:val="Heading4"/>
      </w:pPr>
      <w:r>
        <w:t>Communication</w:t>
      </w:r>
    </w:p>
    <w:p w14:paraId="22C79258" w14:textId="50EA5CD5" w:rsidR="00AB5ADD" w:rsidRPr="00AB5ADD" w:rsidRDefault="00395002" w:rsidP="00AB5ADD">
      <w:pPr>
        <w:pStyle w:val="BodyText"/>
        <w:rPr>
          <w:lang w:eastAsia="en-US"/>
        </w:rPr>
      </w:pPr>
      <w:r w:rsidRPr="00963487">
        <w:rPr>
          <w:rFonts w:ascii="Verdana" w:hAnsi="Verdana"/>
          <w:sz w:val="24"/>
          <w:szCs w:val="24"/>
        </w:rPr>
        <w:t xml:space="preserve">See </w:t>
      </w:r>
      <w:r>
        <w:rPr>
          <w:rFonts w:ascii="Verdana" w:hAnsi="Verdana"/>
          <w:sz w:val="24"/>
          <w:szCs w:val="24"/>
        </w:rPr>
        <w:t>Communication</w:t>
      </w:r>
      <w:r w:rsidRPr="00963487">
        <w:rPr>
          <w:rFonts w:ascii="Verdana" w:hAnsi="Verdana"/>
          <w:sz w:val="24"/>
          <w:szCs w:val="24"/>
        </w:rPr>
        <w:t xml:space="preserve"> resource in Bundle included in section 3.2</w:t>
      </w:r>
    </w:p>
    <w:p w14:paraId="0BD2378D" w14:textId="77777777" w:rsidR="00AB5ADD" w:rsidRDefault="00AB5ADD" w:rsidP="00AB5ADD">
      <w:pPr>
        <w:pStyle w:val="Heading4"/>
      </w:pPr>
      <w:r>
        <w:lastRenderedPageBreak/>
        <w:t>CommunicationRequest</w:t>
      </w:r>
    </w:p>
    <w:p w14:paraId="5AFB8C1E" w14:textId="49F84440" w:rsidR="00A322B9" w:rsidRDefault="00395002" w:rsidP="00A322B9">
      <w:pPr>
        <w:pStyle w:val="BodyText"/>
        <w:keepNext/>
      </w:pPr>
      <w:r w:rsidRPr="00963487">
        <w:rPr>
          <w:rFonts w:ascii="Verdana" w:hAnsi="Verdana"/>
          <w:sz w:val="24"/>
          <w:szCs w:val="24"/>
        </w:rPr>
        <w:t xml:space="preserve">See </w:t>
      </w:r>
      <w:r>
        <w:rPr>
          <w:rFonts w:ascii="Verdana" w:hAnsi="Verdana"/>
          <w:sz w:val="24"/>
          <w:szCs w:val="24"/>
        </w:rPr>
        <w:t>CommunicationRequest</w:t>
      </w:r>
      <w:r w:rsidRPr="00963487">
        <w:rPr>
          <w:rFonts w:ascii="Verdana" w:hAnsi="Verdana"/>
          <w:sz w:val="24"/>
          <w:szCs w:val="24"/>
        </w:rPr>
        <w:t xml:space="preserve"> resource in Bundle included in section 3.2</w:t>
      </w:r>
    </w:p>
    <w:p w14:paraId="1AA9C18A" w14:textId="77777777" w:rsidR="00AB5ADD" w:rsidRDefault="00AB5ADD" w:rsidP="00AB5ADD">
      <w:pPr>
        <w:pStyle w:val="Heading4"/>
      </w:pPr>
      <w:r>
        <w:t>Condition</w:t>
      </w:r>
    </w:p>
    <w:p w14:paraId="2F405088" w14:textId="45B3C708" w:rsidR="00A322B9" w:rsidRDefault="00395002" w:rsidP="00A322B9">
      <w:pPr>
        <w:pStyle w:val="BodyText"/>
        <w:keepNext/>
      </w:pPr>
      <w:r w:rsidRPr="00963487">
        <w:rPr>
          <w:rFonts w:ascii="Verdana" w:hAnsi="Verdana"/>
          <w:sz w:val="24"/>
          <w:szCs w:val="24"/>
        </w:rPr>
        <w:t xml:space="preserve">See </w:t>
      </w:r>
      <w:r>
        <w:rPr>
          <w:rFonts w:ascii="Verdana" w:hAnsi="Verdana"/>
          <w:sz w:val="24"/>
          <w:szCs w:val="24"/>
        </w:rPr>
        <w:t>Condition</w:t>
      </w:r>
      <w:r w:rsidRPr="00963487">
        <w:rPr>
          <w:rFonts w:ascii="Verdana" w:hAnsi="Verdana"/>
          <w:sz w:val="24"/>
          <w:szCs w:val="24"/>
        </w:rPr>
        <w:t xml:space="preserve"> resource in Bundle included in section 3.2</w:t>
      </w:r>
    </w:p>
    <w:p w14:paraId="7D729023" w14:textId="77777777" w:rsidR="00AB5ADD" w:rsidRDefault="00AB5ADD" w:rsidP="00BA5CCC">
      <w:pPr>
        <w:pStyle w:val="Heading4"/>
      </w:pPr>
      <w:r>
        <w:t>Consent</w:t>
      </w:r>
    </w:p>
    <w:p w14:paraId="656BAF5F" w14:textId="606F0D95" w:rsidR="00A322B9" w:rsidRDefault="00395002" w:rsidP="00A322B9">
      <w:pPr>
        <w:pStyle w:val="BodyText"/>
        <w:keepNext/>
      </w:pPr>
      <w:r w:rsidRPr="00963487">
        <w:rPr>
          <w:rFonts w:ascii="Verdana" w:hAnsi="Verdana"/>
          <w:sz w:val="24"/>
          <w:szCs w:val="24"/>
        </w:rPr>
        <w:t xml:space="preserve">See </w:t>
      </w:r>
      <w:r>
        <w:rPr>
          <w:rFonts w:ascii="Verdana" w:hAnsi="Verdana"/>
          <w:sz w:val="24"/>
          <w:szCs w:val="24"/>
        </w:rPr>
        <w:t>Consent</w:t>
      </w:r>
      <w:r w:rsidRPr="00963487">
        <w:rPr>
          <w:rFonts w:ascii="Verdana" w:hAnsi="Verdana"/>
          <w:sz w:val="24"/>
          <w:szCs w:val="24"/>
        </w:rPr>
        <w:t xml:space="preserve"> resource in Bundle included in section 3.2</w:t>
      </w:r>
    </w:p>
    <w:p w14:paraId="2F109A15" w14:textId="77777777" w:rsidR="00AB5ADD" w:rsidRDefault="00AB5ADD" w:rsidP="00AB5ADD">
      <w:pPr>
        <w:pStyle w:val="Heading4"/>
      </w:pPr>
      <w:r>
        <w:t>Coverage</w:t>
      </w:r>
    </w:p>
    <w:p w14:paraId="7C3488BF" w14:textId="3F4132E2" w:rsidR="00AB5ADD" w:rsidRPr="00AB5ADD" w:rsidRDefault="00395002" w:rsidP="0006497C">
      <w:pPr>
        <w:pStyle w:val="BodyText"/>
        <w:keepNext/>
        <w:rPr>
          <w:lang w:eastAsia="en-US"/>
        </w:rPr>
      </w:pPr>
      <w:r w:rsidRPr="00963487">
        <w:rPr>
          <w:rFonts w:ascii="Verdana" w:hAnsi="Verdana"/>
          <w:sz w:val="24"/>
          <w:szCs w:val="24"/>
        </w:rPr>
        <w:t xml:space="preserve">See </w:t>
      </w:r>
      <w:r>
        <w:rPr>
          <w:rFonts w:ascii="Verdana" w:hAnsi="Verdana"/>
          <w:sz w:val="24"/>
          <w:szCs w:val="24"/>
        </w:rPr>
        <w:t>Coverage</w:t>
      </w:r>
      <w:r w:rsidRPr="00963487">
        <w:rPr>
          <w:rFonts w:ascii="Verdana" w:hAnsi="Verdana"/>
          <w:sz w:val="24"/>
          <w:szCs w:val="24"/>
        </w:rPr>
        <w:t xml:space="preserve"> resource in Bundle included in section 3.2</w:t>
      </w:r>
    </w:p>
    <w:p w14:paraId="2AF3EBC6" w14:textId="77777777" w:rsidR="00AB5ADD" w:rsidRDefault="00AB5ADD" w:rsidP="00AB5ADD">
      <w:pPr>
        <w:pStyle w:val="Heading4"/>
      </w:pPr>
      <w:r>
        <w:t>DataElement</w:t>
      </w:r>
    </w:p>
    <w:p w14:paraId="15BBE61F" w14:textId="4349D8A6"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DataElement</w:t>
      </w:r>
      <w:r w:rsidRPr="00963487">
        <w:rPr>
          <w:rFonts w:ascii="Verdana" w:hAnsi="Verdana"/>
          <w:sz w:val="24"/>
          <w:szCs w:val="24"/>
        </w:rPr>
        <w:t xml:space="preserve"> resource in Bundle included in section 3.2</w:t>
      </w:r>
    </w:p>
    <w:p w14:paraId="6AA8E418" w14:textId="77777777" w:rsidR="00AB5ADD" w:rsidRDefault="00AB5ADD" w:rsidP="00AB5ADD">
      <w:pPr>
        <w:pStyle w:val="Heading4"/>
      </w:pPr>
      <w:r>
        <w:t>Device</w:t>
      </w:r>
    </w:p>
    <w:p w14:paraId="45D4E142" w14:textId="3EDD2A1B"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Device</w:t>
      </w:r>
      <w:r w:rsidRPr="00963487">
        <w:rPr>
          <w:rFonts w:ascii="Verdana" w:hAnsi="Verdana"/>
          <w:sz w:val="24"/>
          <w:szCs w:val="24"/>
        </w:rPr>
        <w:t xml:space="preserve"> resource in Bundle included in section 3.2</w:t>
      </w:r>
    </w:p>
    <w:p w14:paraId="6C434C66" w14:textId="77777777" w:rsidR="00AB5ADD" w:rsidRDefault="00AB5ADD" w:rsidP="00AB5ADD">
      <w:pPr>
        <w:pStyle w:val="Heading4"/>
      </w:pPr>
      <w:r>
        <w:t>DiagnosticReport</w:t>
      </w:r>
    </w:p>
    <w:p w14:paraId="0053226F" w14:textId="54C99854"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DiagnosticReport</w:t>
      </w:r>
      <w:r w:rsidRPr="00963487">
        <w:rPr>
          <w:rFonts w:ascii="Verdana" w:hAnsi="Verdana"/>
          <w:sz w:val="24"/>
          <w:szCs w:val="24"/>
        </w:rPr>
        <w:t xml:space="preserve"> resource in Bundle included in section 3.2</w:t>
      </w:r>
    </w:p>
    <w:p w14:paraId="6CD6E388" w14:textId="77777777" w:rsidR="00AB5ADD" w:rsidRDefault="00AB5ADD" w:rsidP="00AB5ADD">
      <w:pPr>
        <w:pStyle w:val="Heading4"/>
      </w:pPr>
      <w:r>
        <w:t>Encounter</w:t>
      </w:r>
    </w:p>
    <w:p w14:paraId="0DB90463" w14:textId="155974DD" w:rsidR="00AB5ADD" w:rsidRDefault="00395002" w:rsidP="00AB5ADD">
      <w:pPr>
        <w:pStyle w:val="BodyText"/>
        <w:keepNext/>
      </w:pPr>
      <w:r w:rsidRPr="00963487">
        <w:rPr>
          <w:rFonts w:ascii="Verdana" w:hAnsi="Verdana"/>
          <w:sz w:val="24"/>
          <w:szCs w:val="24"/>
        </w:rPr>
        <w:t xml:space="preserve">See </w:t>
      </w:r>
      <w:r>
        <w:rPr>
          <w:rFonts w:ascii="Verdana" w:hAnsi="Verdana"/>
          <w:sz w:val="24"/>
          <w:szCs w:val="24"/>
        </w:rPr>
        <w:t>Encounter</w:t>
      </w:r>
      <w:r w:rsidRPr="00963487">
        <w:rPr>
          <w:rFonts w:ascii="Verdana" w:hAnsi="Verdana"/>
          <w:sz w:val="24"/>
          <w:szCs w:val="24"/>
        </w:rPr>
        <w:t xml:space="preserve"> resource in Bundle included in section 3.2</w:t>
      </w:r>
    </w:p>
    <w:p w14:paraId="0AE3C9A0" w14:textId="77777777" w:rsidR="00AB5ADD" w:rsidRDefault="00AB5ADD" w:rsidP="00AB5ADD">
      <w:pPr>
        <w:pStyle w:val="Heading4"/>
      </w:pPr>
      <w:r>
        <w:t>EpisodeOfCare</w:t>
      </w:r>
    </w:p>
    <w:p w14:paraId="1DF699E6" w14:textId="6B1873CB"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EpisodeOfCare</w:t>
      </w:r>
      <w:r w:rsidRPr="00963487">
        <w:rPr>
          <w:rFonts w:ascii="Verdana" w:hAnsi="Verdana"/>
          <w:sz w:val="24"/>
          <w:szCs w:val="24"/>
        </w:rPr>
        <w:t xml:space="preserve"> resource in Bundle included in section 3.2</w:t>
      </w:r>
    </w:p>
    <w:p w14:paraId="5FBAC448" w14:textId="77777777" w:rsidR="00AB5ADD" w:rsidRDefault="00AB5ADD" w:rsidP="00AB5ADD">
      <w:pPr>
        <w:pStyle w:val="Heading4"/>
      </w:pPr>
      <w:r>
        <w:t>HealthcareService</w:t>
      </w:r>
    </w:p>
    <w:p w14:paraId="17FB560E" w14:textId="541CDDF8" w:rsidR="00477EC1" w:rsidRDefault="00395002" w:rsidP="00477EC1">
      <w:pPr>
        <w:pStyle w:val="BodyText"/>
        <w:keepNext/>
      </w:pPr>
      <w:r w:rsidRPr="00963487">
        <w:rPr>
          <w:rFonts w:ascii="Verdana" w:hAnsi="Verdana"/>
          <w:sz w:val="24"/>
          <w:szCs w:val="24"/>
        </w:rPr>
        <w:t xml:space="preserve">See </w:t>
      </w:r>
      <w:r w:rsidR="00CA40A2">
        <w:rPr>
          <w:rFonts w:ascii="Verdana" w:hAnsi="Verdana"/>
          <w:sz w:val="24"/>
          <w:szCs w:val="24"/>
        </w:rPr>
        <w:t>HealthcareService</w:t>
      </w:r>
      <w:r w:rsidRPr="00963487">
        <w:rPr>
          <w:rFonts w:ascii="Verdana" w:hAnsi="Verdana"/>
          <w:sz w:val="24"/>
          <w:szCs w:val="24"/>
        </w:rPr>
        <w:t xml:space="preserve"> resource in Bundle included in section 3.2</w:t>
      </w:r>
    </w:p>
    <w:p w14:paraId="1B08F119" w14:textId="77777777" w:rsidR="00AB5ADD" w:rsidRDefault="00AB5ADD" w:rsidP="00AB5ADD">
      <w:pPr>
        <w:pStyle w:val="Heading4"/>
      </w:pPr>
      <w:r>
        <w:t>Location</w:t>
      </w:r>
    </w:p>
    <w:p w14:paraId="0D94054C" w14:textId="6EA5D7C5" w:rsidR="00AB5ADD" w:rsidRDefault="00395002" w:rsidP="00AB5ADD">
      <w:pPr>
        <w:pStyle w:val="BodyText"/>
        <w:keepNext/>
      </w:pPr>
      <w:r w:rsidRPr="00963487">
        <w:rPr>
          <w:rFonts w:ascii="Verdana" w:hAnsi="Verdana"/>
          <w:sz w:val="24"/>
          <w:szCs w:val="24"/>
        </w:rPr>
        <w:t xml:space="preserve">See </w:t>
      </w:r>
      <w:r>
        <w:rPr>
          <w:rFonts w:ascii="Verdana" w:hAnsi="Verdana"/>
          <w:sz w:val="24"/>
          <w:szCs w:val="24"/>
        </w:rPr>
        <w:t>Location</w:t>
      </w:r>
      <w:r w:rsidRPr="00963487">
        <w:rPr>
          <w:rFonts w:ascii="Verdana" w:hAnsi="Verdana"/>
          <w:sz w:val="24"/>
          <w:szCs w:val="24"/>
        </w:rPr>
        <w:t xml:space="preserve"> resource in Bundle included in section 3.2</w:t>
      </w:r>
    </w:p>
    <w:p w14:paraId="411617FC" w14:textId="77777777" w:rsidR="00AB5ADD" w:rsidRDefault="00AB5ADD" w:rsidP="00AB5ADD">
      <w:pPr>
        <w:pStyle w:val="Heading4"/>
      </w:pPr>
      <w:r>
        <w:t>MedicationAdministration</w:t>
      </w:r>
    </w:p>
    <w:p w14:paraId="312AD33A" w14:textId="1DFF20AF"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MedicationAdministration</w:t>
      </w:r>
      <w:r w:rsidRPr="00963487">
        <w:rPr>
          <w:rFonts w:ascii="Verdana" w:hAnsi="Verdana"/>
          <w:sz w:val="24"/>
          <w:szCs w:val="24"/>
        </w:rPr>
        <w:t xml:space="preserve"> resource in Bundle included in section 3.2</w:t>
      </w:r>
    </w:p>
    <w:p w14:paraId="07A2F877" w14:textId="77777777" w:rsidR="00AB5ADD" w:rsidRDefault="00AB5ADD" w:rsidP="00AB5ADD">
      <w:pPr>
        <w:pStyle w:val="Heading4"/>
      </w:pPr>
      <w:r>
        <w:t>MedicationDispense</w:t>
      </w:r>
    </w:p>
    <w:p w14:paraId="5BEBCF0F" w14:textId="2E36E97F"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MedicationDispense</w:t>
      </w:r>
      <w:r w:rsidRPr="00963487">
        <w:rPr>
          <w:rFonts w:ascii="Verdana" w:hAnsi="Verdana"/>
          <w:sz w:val="24"/>
          <w:szCs w:val="24"/>
        </w:rPr>
        <w:t xml:space="preserve"> resource in Bundle included in section 3.2</w:t>
      </w:r>
    </w:p>
    <w:p w14:paraId="12229F83" w14:textId="77777777" w:rsidR="00AB5ADD" w:rsidRDefault="00AB5ADD" w:rsidP="00AB5ADD">
      <w:pPr>
        <w:pStyle w:val="Heading4"/>
      </w:pPr>
      <w:r>
        <w:t>MedicationRequest</w:t>
      </w:r>
    </w:p>
    <w:p w14:paraId="1519E711" w14:textId="3BF779BE"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MedicationRequest</w:t>
      </w:r>
      <w:r w:rsidRPr="00963487">
        <w:rPr>
          <w:rFonts w:ascii="Verdana" w:hAnsi="Verdana"/>
          <w:sz w:val="24"/>
          <w:szCs w:val="24"/>
        </w:rPr>
        <w:t xml:space="preserve"> resource in Bundle included in section 3.2</w:t>
      </w:r>
    </w:p>
    <w:p w14:paraId="554E137E" w14:textId="77777777" w:rsidR="00AB5ADD" w:rsidRDefault="00AB5ADD" w:rsidP="00AB5ADD">
      <w:pPr>
        <w:pStyle w:val="Heading4"/>
      </w:pPr>
      <w:r>
        <w:t>MessageHeader</w:t>
      </w:r>
    </w:p>
    <w:p w14:paraId="346D14E7" w14:textId="116EA407" w:rsidR="00AB5ADD" w:rsidRPr="00AB5ADD" w:rsidRDefault="00395002" w:rsidP="0006497C">
      <w:pPr>
        <w:pStyle w:val="BodyText"/>
        <w:keepNext/>
        <w:rPr>
          <w:lang w:eastAsia="en-US"/>
        </w:rPr>
      </w:pPr>
      <w:r w:rsidRPr="00963487">
        <w:rPr>
          <w:rFonts w:ascii="Verdana" w:hAnsi="Verdana"/>
          <w:sz w:val="24"/>
          <w:szCs w:val="24"/>
        </w:rPr>
        <w:t xml:space="preserve">See </w:t>
      </w:r>
      <w:r>
        <w:rPr>
          <w:rFonts w:ascii="Verdana" w:hAnsi="Verdana"/>
          <w:sz w:val="24"/>
          <w:szCs w:val="24"/>
        </w:rPr>
        <w:t>MessageHeader</w:t>
      </w:r>
      <w:r w:rsidRPr="00963487">
        <w:rPr>
          <w:rFonts w:ascii="Verdana" w:hAnsi="Verdana"/>
          <w:sz w:val="24"/>
          <w:szCs w:val="24"/>
        </w:rPr>
        <w:t xml:space="preserve"> resource in Bundle included in section 3.2</w:t>
      </w:r>
    </w:p>
    <w:p w14:paraId="2F4EBDBD" w14:textId="77777777" w:rsidR="00AB5ADD" w:rsidRDefault="00AB5ADD" w:rsidP="00AB5ADD">
      <w:pPr>
        <w:pStyle w:val="Heading4"/>
      </w:pPr>
      <w:r>
        <w:t>Observation</w:t>
      </w:r>
    </w:p>
    <w:p w14:paraId="6363D251" w14:textId="5C974A0D"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Observation</w:t>
      </w:r>
      <w:r w:rsidRPr="00963487">
        <w:rPr>
          <w:rFonts w:ascii="Verdana" w:hAnsi="Verdana"/>
          <w:sz w:val="24"/>
          <w:szCs w:val="24"/>
        </w:rPr>
        <w:t xml:space="preserve"> resource in Bundle included in section 3.2</w:t>
      </w:r>
    </w:p>
    <w:p w14:paraId="7AD1C3E3" w14:textId="77777777" w:rsidR="00AB5ADD" w:rsidRDefault="00AB5ADD" w:rsidP="00AB5ADD">
      <w:pPr>
        <w:pStyle w:val="Heading4"/>
      </w:pPr>
      <w:r>
        <w:t>Organization</w:t>
      </w:r>
    </w:p>
    <w:p w14:paraId="00174F9D" w14:textId="07F0C9EB" w:rsidR="00AB5ADD" w:rsidRPr="00AB5ADD" w:rsidRDefault="00395002" w:rsidP="0006497C">
      <w:pPr>
        <w:pStyle w:val="BodyText"/>
        <w:keepNext/>
        <w:rPr>
          <w:lang w:eastAsia="en-US"/>
        </w:rPr>
      </w:pPr>
      <w:r w:rsidRPr="00963487">
        <w:rPr>
          <w:rFonts w:ascii="Verdana" w:hAnsi="Verdana"/>
          <w:sz w:val="24"/>
          <w:szCs w:val="24"/>
        </w:rPr>
        <w:t xml:space="preserve">See </w:t>
      </w:r>
      <w:r>
        <w:rPr>
          <w:rFonts w:ascii="Verdana" w:hAnsi="Verdana"/>
          <w:sz w:val="24"/>
          <w:szCs w:val="24"/>
        </w:rPr>
        <w:t>Organization</w:t>
      </w:r>
      <w:r w:rsidRPr="00963487">
        <w:rPr>
          <w:rFonts w:ascii="Verdana" w:hAnsi="Verdana"/>
          <w:sz w:val="24"/>
          <w:szCs w:val="24"/>
        </w:rPr>
        <w:t xml:space="preserve"> resource in Bundle included in section 3.2</w:t>
      </w:r>
    </w:p>
    <w:p w14:paraId="5C54DF90" w14:textId="77777777" w:rsidR="00AB5ADD" w:rsidRDefault="00AB5ADD" w:rsidP="00AB5ADD">
      <w:pPr>
        <w:pStyle w:val="Heading4"/>
      </w:pPr>
      <w:r>
        <w:lastRenderedPageBreak/>
        <w:t>Patient</w:t>
      </w:r>
    </w:p>
    <w:p w14:paraId="0132838A" w14:textId="3B7EFA90" w:rsidR="00AB5ADD" w:rsidRDefault="00395002" w:rsidP="00AB5ADD">
      <w:pPr>
        <w:pStyle w:val="BodyText"/>
        <w:keepNext/>
      </w:pPr>
      <w:r w:rsidRPr="00963487">
        <w:rPr>
          <w:rFonts w:ascii="Verdana" w:hAnsi="Verdana"/>
          <w:sz w:val="24"/>
          <w:szCs w:val="24"/>
        </w:rPr>
        <w:t xml:space="preserve">See </w:t>
      </w:r>
      <w:r>
        <w:rPr>
          <w:rFonts w:ascii="Verdana" w:hAnsi="Verdana"/>
          <w:sz w:val="24"/>
          <w:szCs w:val="24"/>
        </w:rPr>
        <w:t>Patient</w:t>
      </w:r>
      <w:r w:rsidRPr="00963487">
        <w:rPr>
          <w:rFonts w:ascii="Verdana" w:hAnsi="Verdana"/>
          <w:sz w:val="24"/>
          <w:szCs w:val="24"/>
        </w:rPr>
        <w:t xml:space="preserve"> resource in Bundle included in section 3.2</w:t>
      </w:r>
    </w:p>
    <w:p w14:paraId="3F117A25" w14:textId="77777777" w:rsidR="00AB5ADD" w:rsidRDefault="00AB5ADD" w:rsidP="00AB5ADD">
      <w:pPr>
        <w:pStyle w:val="Heading4"/>
      </w:pPr>
      <w:r>
        <w:t>Practitioner</w:t>
      </w:r>
    </w:p>
    <w:p w14:paraId="3B9120CA" w14:textId="33BBAD62"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Practitioner</w:t>
      </w:r>
      <w:r w:rsidRPr="00963487">
        <w:rPr>
          <w:rFonts w:ascii="Verdana" w:hAnsi="Verdana"/>
          <w:sz w:val="24"/>
          <w:szCs w:val="24"/>
        </w:rPr>
        <w:t xml:space="preserve"> resource in Bundle included in section 3.2</w:t>
      </w:r>
    </w:p>
    <w:p w14:paraId="1C87A753" w14:textId="77777777" w:rsidR="00AB5ADD" w:rsidRDefault="00AB5ADD" w:rsidP="00AB5ADD">
      <w:pPr>
        <w:pStyle w:val="Heading4"/>
      </w:pPr>
      <w:r>
        <w:t>PractitionerRole</w:t>
      </w:r>
    </w:p>
    <w:p w14:paraId="2C088A8F" w14:textId="6F733228"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PractitionerRole</w:t>
      </w:r>
      <w:r w:rsidRPr="00963487">
        <w:rPr>
          <w:rFonts w:ascii="Verdana" w:hAnsi="Verdana"/>
          <w:sz w:val="24"/>
          <w:szCs w:val="24"/>
        </w:rPr>
        <w:t xml:space="preserve"> resource in Bundle included in section 3.2</w:t>
      </w:r>
    </w:p>
    <w:p w14:paraId="1B2AD261" w14:textId="77777777" w:rsidR="00AB5ADD" w:rsidRDefault="00AB5ADD" w:rsidP="00AB5ADD">
      <w:pPr>
        <w:pStyle w:val="Heading4"/>
      </w:pPr>
      <w:r>
        <w:t>Procedure</w:t>
      </w:r>
    </w:p>
    <w:p w14:paraId="1233F76D" w14:textId="50D481A4"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Procedure</w:t>
      </w:r>
      <w:r w:rsidRPr="00963487">
        <w:rPr>
          <w:rFonts w:ascii="Verdana" w:hAnsi="Verdana"/>
          <w:sz w:val="24"/>
          <w:szCs w:val="24"/>
        </w:rPr>
        <w:t xml:space="preserve"> resource in Bundle included in section 3.2</w:t>
      </w:r>
    </w:p>
    <w:p w14:paraId="54D581B1" w14:textId="77777777" w:rsidR="00AB5ADD" w:rsidRDefault="00AB5ADD" w:rsidP="00AB5ADD">
      <w:pPr>
        <w:pStyle w:val="Heading4"/>
      </w:pPr>
      <w:r>
        <w:t xml:space="preserve">ProcessRequest </w:t>
      </w:r>
    </w:p>
    <w:p w14:paraId="664660DE" w14:textId="6FFB9588" w:rsidR="00477EC1" w:rsidRDefault="00395002" w:rsidP="00477EC1">
      <w:pPr>
        <w:pStyle w:val="BodyText"/>
        <w:keepNext/>
      </w:pPr>
      <w:r w:rsidRPr="00963487">
        <w:rPr>
          <w:rFonts w:ascii="Verdana" w:hAnsi="Verdana"/>
          <w:sz w:val="24"/>
          <w:szCs w:val="24"/>
        </w:rPr>
        <w:t xml:space="preserve">See </w:t>
      </w:r>
      <w:r>
        <w:rPr>
          <w:rFonts w:ascii="Verdana" w:hAnsi="Verdana"/>
          <w:sz w:val="24"/>
          <w:szCs w:val="24"/>
        </w:rPr>
        <w:t>ProcessRequest</w:t>
      </w:r>
      <w:r w:rsidRPr="00963487">
        <w:rPr>
          <w:rFonts w:ascii="Verdana" w:hAnsi="Verdana"/>
          <w:sz w:val="24"/>
          <w:szCs w:val="24"/>
        </w:rPr>
        <w:t xml:space="preserve"> resource in Bundle included in section 3.2</w:t>
      </w:r>
    </w:p>
    <w:p w14:paraId="1DDD54D2" w14:textId="77777777" w:rsidR="00AB5ADD" w:rsidRDefault="00AB5ADD" w:rsidP="00AB5ADD">
      <w:pPr>
        <w:pStyle w:val="Heading4"/>
      </w:pPr>
      <w:r>
        <w:t>RelatedPerson</w:t>
      </w:r>
    </w:p>
    <w:p w14:paraId="5C5D01E2" w14:textId="3B4BC008" w:rsidR="00AB5ADD" w:rsidRPr="00AB5ADD" w:rsidRDefault="00395002" w:rsidP="0006497C">
      <w:pPr>
        <w:pStyle w:val="BodyText"/>
        <w:keepNext/>
        <w:rPr>
          <w:lang w:eastAsia="en-US"/>
        </w:rPr>
      </w:pPr>
      <w:r w:rsidRPr="00963487">
        <w:rPr>
          <w:rFonts w:ascii="Verdana" w:hAnsi="Verdana"/>
          <w:sz w:val="24"/>
          <w:szCs w:val="24"/>
        </w:rPr>
        <w:t xml:space="preserve">See </w:t>
      </w:r>
      <w:r>
        <w:rPr>
          <w:rFonts w:ascii="Verdana" w:hAnsi="Verdana"/>
          <w:sz w:val="24"/>
          <w:szCs w:val="24"/>
        </w:rPr>
        <w:t>RelatedPerson</w:t>
      </w:r>
      <w:r w:rsidRPr="00963487">
        <w:rPr>
          <w:rFonts w:ascii="Verdana" w:hAnsi="Verdana"/>
          <w:sz w:val="24"/>
          <w:szCs w:val="24"/>
        </w:rPr>
        <w:t xml:space="preserve"> resource in Bundle included in section 3.2</w:t>
      </w:r>
    </w:p>
    <w:p w14:paraId="0F73D798" w14:textId="77777777" w:rsidR="00AB5ADD" w:rsidRDefault="00AB5ADD" w:rsidP="00AB5ADD">
      <w:pPr>
        <w:pStyle w:val="Heading4"/>
      </w:pPr>
      <w:r>
        <w:t>RiskAssessment</w:t>
      </w:r>
    </w:p>
    <w:p w14:paraId="64BEE561" w14:textId="3793DDBF" w:rsidR="00477EC1" w:rsidRDefault="00395002" w:rsidP="00477EC1">
      <w:pPr>
        <w:pStyle w:val="BodyText"/>
        <w:keepNext/>
      </w:pPr>
      <w:r w:rsidRPr="00963487">
        <w:rPr>
          <w:rFonts w:ascii="Verdana" w:hAnsi="Verdana"/>
          <w:sz w:val="24"/>
          <w:szCs w:val="24"/>
        </w:rPr>
        <w:t xml:space="preserve">See </w:t>
      </w:r>
      <w:r w:rsidR="00CA40A2">
        <w:rPr>
          <w:rFonts w:ascii="Verdana" w:hAnsi="Verdana"/>
          <w:sz w:val="24"/>
          <w:szCs w:val="24"/>
        </w:rPr>
        <w:t>RiskAssessment</w:t>
      </w:r>
      <w:r w:rsidRPr="00963487">
        <w:rPr>
          <w:rFonts w:ascii="Verdana" w:hAnsi="Verdana"/>
          <w:sz w:val="24"/>
          <w:szCs w:val="24"/>
        </w:rPr>
        <w:t xml:space="preserve"> resource in Bundle included in section 3.2</w:t>
      </w:r>
    </w:p>
    <w:p w14:paraId="01ED0201" w14:textId="6A228D60" w:rsidR="00AB5ADD" w:rsidRPr="00AB5ADD" w:rsidRDefault="00AB5ADD" w:rsidP="00AB5ADD">
      <w:pPr>
        <w:pStyle w:val="Heading4"/>
      </w:pPr>
      <w:r>
        <w:t>ValueSet</w:t>
      </w:r>
    </w:p>
    <w:p w14:paraId="0165D128" w14:textId="68A3D6F5" w:rsidR="007F20D5" w:rsidRDefault="00395002" w:rsidP="007F20D5">
      <w:pPr>
        <w:pStyle w:val="BodyText"/>
        <w:keepNext/>
      </w:pPr>
      <w:r w:rsidRPr="00963487">
        <w:rPr>
          <w:rFonts w:ascii="Verdana" w:hAnsi="Verdana"/>
          <w:sz w:val="24"/>
          <w:szCs w:val="24"/>
        </w:rPr>
        <w:t xml:space="preserve">See </w:t>
      </w:r>
      <w:r>
        <w:rPr>
          <w:rFonts w:ascii="Verdana" w:hAnsi="Verdana"/>
          <w:sz w:val="24"/>
          <w:szCs w:val="24"/>
        </w:rPr>
        <w:t>ValueSet</w:t>
      </w:r>
      <w:r w:rsidRPr="00963487">
        <w:rPr>
          <w:rFonts w:ascii="Verdana" w:hAnsi="Verdana"/>
          <w:sz w:val="24"/>
          <w:szCs w:val="24"/>
        </w:rPr>
        <w:t xml:space="preserve"> resource in Bundle included in section 3.2</w:t>
      </w:r>
    </w:p>
    <w:p w14:paraId="685DFBCF" w14:textId="6900E4B8" w:rsidR="007F20D5" w:rsidRDefault="007F20D5" w:rsidP="007F20D5">
      <w:pPr>
        <w:pStyle w:val="BodyText"/>
        <w:keepNext/>
      </w:pPr>
    </w:p>
    <w:p w14:paraId="4D33A1FA" w14:textId="77777777" w:rsidR="00F45353" w:rsidRPr="00F45353" w:rsidRDefault="00F45353" w:rsidP="00F45353"/>
    <w:p w14:paraId="3A677B5A" w14:textId="2F7535B3" w:rsidR="00905AC3" w:rsidRPr="0030769F" w:rsidRDefault="00905AC3" w:rsidP="00F45353">
      <w:pPr>
        <w:pStyle w:val="Heading3"/>
        <w:rPr>
          <w:szCs w:val="24"/>
        </w:rPr>
      </w:pPr>
      <w:bookmarkStart w:id="968" w:name="_Toc513788431"/>
      <w:r w:rsidRPr="0030769F">
        <w:rPr>
          <w:szCs w:val="24"/>
        </w:rPr>
        <w:t>278 Res</w:t>
      </w:r>
      <w:r w:rsidR="00F45353">
        <w:rPr>
          <w:szCs w:val="24"/>
        </w:rPr>
        <w:t>p</w:t>
      </w:r>
      <w:r w:rsidRPr="0030769F">
        <w:rPr>
          <w:szCs w:val="24"/>
        </w:rPr>
        <w:t>onse FHIR Bundle Resources</w:t>
      </w:r>
      <w:bookmarkEnd w:id="968"/>
    </w:p>
    <w:p w14:paraId="7081E62A" w14:textId="5BF06C4E" w:rsidR="00905AC3" w:rsidRDefault="00905AC3" w:rsidP="00F45353">
      <w:pPr>
        <w:pStyle w:val="Heading4"/>
      </w:pPr>
      <w:r>
        <w:t>Basic</w:t>
      </w:r>
    </w:p>
    <w:p w14:paraId="587AEBB5" w14:textId="11B4010E" w:rsidR="00F45353" w:rsidRPr="0006497C" w:rsidRDefault="00F45353" w:rsidP="00F45353">
      <w:pPr>
        <w:pStyle w:val="BodyText"/>
        <w:rPr>
          <w:rFonts w:ascii="Verdana" w:hAnsi="Verdana"/>
          <w:sz w:val="24"/>
          <w:szCs w:val="24"/>
          <w:lang w:eastAsia="en-US"/>
        </w:rPr>
      </w:pPr>
      <w:r w:rsidRPr="0006497C">
        <w:rPr>
          <w:rFonts w:ascii="Verdana" w:hAnsi="Verdana"/>
          <w:sz w:val="24"/>
          <w:szCs w:val="24"/>
          <w:lang w:eastAsia="en-US"/>
        </w:rPr>
        <w:t>See 278 Re</w:t>
      </w:r>
      <w:r w:rsidR="009C7DAE">
        <w:rPr>
          <w:rFonts w:ascii="Verdana" w:hAnsi="Verdana"/>
          <w:sz w:val="24"/>
          <w:szCs w:val="24"/>
          <w:lang w:eastAsia="en-US"/>
        </w:rPr>
        <w:t>sponse</w:t>
      </w:r>
      <w:r w:rsidRPr="0006497C">
        <w:rPr>
          <w:rFonts w:ascii="Verdana" w:hAnsi="Verdana"/>
          <w:sz w:val="24"/>
          <w:szCs w:val="24"/>
          <w:lang w:eastAsia="en-US"/>
        </w:rPr>
        <w:t xml:space="preserve"> FHIR Bundle Resources </w:t>
      </w:r>
      <w:r w:rsidR="001A3C31">
        <w:rPr>
          <w:rFonts w:ascii="Verdana" w:hAnsi="Verdana"/>
          <w:sz w:val="24"/>
          <w:szCs w:val="24"/>
          <w:lang w:eastAsia="en-US"/>
        </w:rPr>
        <w:t xml:space="preserve">Basic resource in </w:t>
      </w:r>
      <w:r w:rsidRPr="0006497C">
        <w:rPr>
          <w:rFonts w:ascii="Verdana" w:hAnsi="Verdana"/>
          <w:sz w:val="24"/>
          <w:szCs w:val="24"/>
          <w:lang w:eastAsia="en-US"/>
        </w:rPr>
        <w:t>section</w:t>
      </w:r>
      <w:r w:rsidR="00395002" w:rsidRPr="0006497C">
        <w:rPr>
          <w:rFonts w:ascii="Verdana" w:hAnsi="Verdana"/>
          <w:sz w:val="24"/>
          <w:szCs w:val="24"/>
          <w:lang w:eastAsia="en-US"/>
        </w:rPr>
        <w:t xml:space="preserve"> 3.</w:t>
      </w:r>
      <w:r w:rsidR="009C7DAE">
        <w:rPr>
          <w:rFonts w:ascii="Verdana" w:hAnsi="Verdana"/>
          <w:sz w:val="24"/>
          <w:szCs w:val="24"/>
          <w:lang w:eastAsia="en-US"/>
        </w:rPr>
        <w:t>2</w:t>
      </w:r>
    </w:p>
    <w:p w14:paraId="4267DC4F" w14:textId="3177CE0B" w:rsidR="00905AC3" w:rsidRDefault="00905AC3" w:rsidP="00F45353">
      <w:pPr>
        <w:pStyle w:val="Heading4"/>
      </w:pPr>
      <w:r>
        <w:t>BodySite</w:t>
      </w:r>
    </w:p>
    <w:p w14:paraId="40485B33" w14:textId="33BBFD6A"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1A3C31">
        <w:rPr>
          <w:rFonts w:ascii="Verdana" w:hAnsi="Verdana"/>
          <w:sz w:val="24"/>
          <w:szCs w:val="24"/>
          <w:lang w:eastAsia="en-US"/>
        </w:rPr>
        <w:t xml:space="preserve">BodySite resource in </w:t>
      </w:r>
      <w:r w:rsidRPr="0006497C">
        <w:rPr>
          <w:rFonts w:ascii="Verdana" w:hAnsi="Verdana"/>
          <w:sz w:val="24"/>
          <w:szCs w:val="24"/>
          <w:lang w:eastAsia="en-US"/>
        </w:rPr>
        <w:t>section 3.</w:t>
      </w:r>
      <w:r>
        <w:rPr>
          <w:rFonts w:ascii="Verdana" w:hAnsi="Verdana"/>
          <w:sz w:val="24"/>
          <w:szCs w:val="24"/>
          <w:lang w:eastAsia="en-US"/>
        </w:rPr>
        <w:t>2</w:t>
      </w:r>
    </w:p>
    <w:p w14:paraId="257B90B4" w14:textId="5C285070" w:rsidR="00905AC3" w:rsidRDefault="00905AC3" w:rsidP="00F45353">
      <w:pPr>
        <w:pStyle w:val="Heading4"/>
      </w:pPr>
      <w:r>
        <w:t>CarePlan</w:t>
      </w:r>
    </w:p>
    <w:p w14:paraId="752FD03A" w14:textId="779F053D"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1A3C31">
        <w:rPr>
          <w:rFonts w:ascii="Verdana" w:hAnsi="Verdana"/>
          <w:sz w:val="24"/>
          <w:szCs w:val="24"/>
          <w:lang w:eastAsia="en-US"/>
        </w:rPr>
        <w:t xml:space="preserve">CarePlan resource in </w:t>
      </w:r>
      <w:r w:rsidRPr="0006497C">
        <w:rPr>
          <w:rFonts w:ascii="Verdana" w:hAnsi="Verdana"/>
          <w:sz w:val="24"/>
          <w:szCs w:val="24"/>
          <w:lang w:eastAsia="en-US"/>
        </w:rPr>
        <w:t>section 3.</w:t>
      </w:r>
      <w:r>
        <w:rPr>
          <w:rFonts w:ascii="Verdana" w:hAnsi="Verdana"/>
          <w:sz w:val="24"/>
          <w:szCs w:val="24"/>
          <w:lang w:eastAsia="en-US"/>
        </w:rPr>
        <w:t>2</w:t>
      </w:r>
    </w:p>
    <w:p w14:paraId="106B003E" w14:textId="11A2CDBB" w:rsidR="00905AC3" w:rsidRDefault="00905AC3" w:rsidP="009C7DAE">
      <w:pPr>
        <w:pStyle w:val="Heading4"/>
      </w:pPr>
      <w:r>
        <w:t>ChargeItem</w:t>
      </w:r>
    </w:p>
    <w:p w14:paraId="3C6B2323" w14:textId="3A1A481C"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1A3C31">
        <w:rPr>
          <w:rFonts w:ascii="Verdana" w:hAnsi="Verdana"/>
          <w:sz w:val="24"/>
          <w:szCs w:val="24"/>
          <w:lang w:eastAsia="en-US"/>
        </w:rPr>
        <w:t xml:space="preserve">ChargeItem resource in </w:t>
      </w:r>
      <w:r w:rsidRPr="0006497C">
        <w:rPr>
          <w:rFonts w:ascii="Verdana" w:hAnsi="Verdana"/>
          <w:sz w:val="24"/>
          <w:szCs w:val="24"/>
          <w:lang w:eastAsia="en-US"/>
        </w:rPr>
        <w:t>section 3.</w:t>
      </w:r>
      <w:r>
        <w:rPr>
          <w:rFonts w:ascii="Verdana" w:hAnsi="Verdana"/>
          <w:sz w:val="24"/>
          <w:szCs w:val="24"/>
          <w:lang w:eastAsia="en-US"/>
        </w:rPr>
        <w:t>2</w:t>
      </w:r>
    </w:p>
    <w:p w14:paraId="73F4FC7F" w14:textId="2DBB27C5" w:rsidR="00905AC3" w:rsidRDefault="00905AC3" w:rsidP="009C7DAE">
      <w:pPr>
        <w:pStyle w:val="Heading4"/>
      </w:pPr>
      <w:r>
        <w:t>Claim</w:t>
      </w:r>
    </w:p>
    <w:p w14:paraId="19A3CFE4" w14:textId="78ED8533"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1A3C31">
        <w:rPr>
          <w:rFonts w:ascii="Verdana" w:hAnsi="Verdana"/>
          <w:sz w:val="24"/>
          <w:szCs w:val="24"/>
          <w:lang w:eastAsia="en-US"/>
        </w:rPr>
        <w:t xml:space="preserve">Claim resource in </w:t>
      </w:r>
      <w:r w:rsidRPr="0006497C">
        <w:rPr>
          <w:rFonts w:ascii="Verdana" w:hAnsi="Verdana"/>
          <w:sz w:val="24"/>
          <w:szCs w:val="24"/>
          <w:lang w:eastAsia="en-US"/>
        </w:rPr>
        <w:t>section 3.</w:t>
      </w:r>
      <w:r>
        <w:rPr>
          <w:rFonts w:ascii="Verdana" w:hAnsi="Verdana"/>
          <w:sz w:val="24"/>
          <w:szCs w:val="24"/>
          <w:lang w:eastAsia="en-US"/>
        </w:rPr>
        <w:t>2</w:t>
      </w:r>
    </w:p>
    <w:p w14:paraId="18879A43" w14:textId="7FF18A2D" w:rsidR="00905AC3" w:rsidRDefault="00905AC3" w:rsidP="009C7DAE">
      <w:pPr>
        <w:pStyle w:val="Heading4"/>
      </w:pPr>
      <w:r>
        <w:t>ClaimResponse</w:t>
      </w:r>
    </w:p>
    <w:p w14:paraId="4747696A" w14:textId="0EC296B3"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ClaimResponse resource in </w:t>
      </w:r>
      <w:r w:rsidRPr="0006497C">
        <w:rPr>
          <w:rFonts w:ascii="Verdana" w:hAnsi="Verdana"/>
          <w:sz w:val="24"/>
          <w:szCs w:val="24"/>
          <w:lang w:eastAsia="en-US"/>
        </w:rPr>
        <w:t>section 3.</w:t>
      </w:r>
      <w:r>
        <w:rPr>
          <w:rFonts w:ascii="Verdana" w:hAnsi="Verdana"/>
          <w:sz w:val="24"/>
          <w:szCs w:val="24"/>
          <w:lang w:eastAsia="en-US"/>
        </w:rPr>
        <w:t>2</w:t>
      </w:r>
    </w:p>
    <w:p w14:paraId="2535B536" w14:textId="704EE9D7" w:rsidR="00905AC3" w:rsidRDefault="00905AC3" w:rsidP="009C7DAE">
      <w:pPr>
        <w:pStyle w:val="Heading4"/>
      </w:pPr>
      <w:r>
        <w:t>Communication</w:t>
      </w:r>
    </w:p>
    <w:p w14:paraId="32DF9AEE" w14:textId="4C82B84A"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Communication resource in </w:t>
      </w:r>
      <w:r w:rsidRPr="0006497C">
        <w:rPr>
          <w:rFonts w:ascii="Verdana" w:hAnsi="Verdana"/>
          <w:sz w:val="24"/>
          <w:szCs w:val="24"/>
          <w:lang w:eastAsia="en-US"/>
        </w:rPr>
        <w:t>section 3.</w:t>
      </w:r>
      <w:r>
        <w:rPr>
          <w:rFonts w:ascii="Verdana" w:hAnsi="Verdana"/>
          <w:sz w:val="24"/>
          <w:szCs w:val="24"/>
          <w:lang w:eastAsia="en-US"/>
        </w:rPr>
        <w:t>2</w:t>
      </w:r>
    </w:p>
    <w:p w14:paraId="1875AD4A" w14:textId="1E6DC2EF" w:rsidR="00905AC3" w:rsidRDefault="00905AC3" w:rsidP="009C7DAE">
      <w:pPr>
        <w:pStyle w:val="Heading4"/>
      </w:pPr>
      <w:r>
        <w:lastRenderedPageBreak/>
        <w:t>CommunicationRequest</w:t>
      </w:r>
    </w:p>
    <w:p w14:paraId="1615D46C" w14:textId="58C59F96"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CommunicationRequest resource in </w:t>
      </w:r>
      <w:r w:rsidRPr="0006497C">
        <w:rPr>
          <w:rFonts w:ascii="Verdana" w:hAnsi="Verdana"/>
          <w:sz w:val="24"/>
          <w:szCs w:val="24"/>
          <w:lang w:eastAsia="en-US"/>
        </w:rPr>
        <w:t>section 3.</w:t>
      </w:r>
      <w:r>
        <w:rPr>
          <w:rFonts w:ascii="Verdana" w:hAnsi="Verdana"/>
          <w:sz w:val="24"/>
          <w:szCs w:val="24"/>
          <w:lang w:eastAsia="en-US"/>
        </w:rPr>
        <w:t>2</w:t>
      </w:r>
    </w:p>
    <w:p w14:paraId="7585AD19" w14:textId="73DC1EF7" w:rsidR="00905AC3" w:rsidRDefault="00905AC3">
      <w:pPr>
        <w:pStyle w:val="Heading4"/>
      </w:pPr>
      <w:r>
        <w:t>Condition</w:t>
      </w:r>
    </w:p>
    <w:p w14:paraId="0D80825D" w14:textId="02E1D2C7"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Condition resource in </w:t>
      </w:r>
      <w:r w:rsidRPr="0006497C">
        <w:rPr>
          <w:rFonts w:ascii="Verdana" w:hAnsi="Verdana"/>
          <w:sz w:val="24"/>
          <w:szCs w:val="24"/>
          <w:lang w:eastAsia="en-US"/>
        </w:rPr>
        <w:t>section 3.</w:t>
      </w:r>
      <w:r>
        <w:rPr>
          <w:rFonts w:ascii="Verdana" w:hAnsi="Verdana"/>
          <w:sz w:val="24"/>
          <w:szCs w:val="24"/>
          <w:lang w:eastAsia="en-US"/>
        </w:rPr>
        <w:t>2</w:t>
      </w:r>
    </w:p>
    <w:p w14:paraId="244E8149" w14:textId="5E9CE942" w:rsidR="00905AC3" w:rsidRDefault="00905AC3" w:rsidP="009C7DAE">
      <w:pPr>
        <w:pStyle w:val="Heading4"/>
      </w:pPr>
      <w:r>
        <w:t>Coverage</w:t>
      </w:r>
    </w:p>
    <w:p w14:paraId="60969FE2" w14:textId="2BBCBD4F"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Coverage resource in </w:t>
      </w:r>
      <w:r w:rsidRPr="0006497C">
        <w:rPr>
          <w:rFonts w:ascii="Verdana" w:hAnsi="Verdana"/>
          <w:sz w:val="24"/>
          <w:szCs w:val="24"/>
          <w:lang w:eastAsia="en-US"/>
        </w:rPr>
        <w:t>section 3.</w:t>
      </w:r>
      <w:r>
        <w:rPr>
          <w:rFonts w:ascii="Verdana" w:hAnsi="Verdana"/>
          <w:sz w:val="24"/>
          <w:szCs w:val="24"/>
          <w:lang w:eastAsia="en-US"/>
        </w:rPr>
        <w:t>2</w:t>
      </w:r>
    </w:p>
    <w:p w14:paraId="72C281E4" w14:textId="44AD68CF" w:rsidR="00905AC3" w:rsidRDefault="00905AC3" w:rsidP="009C7DAE">
      <w:pPr>
        <w:pStyle w:val="Heading4"/>
      </w:pPr>
      <w:r>
        <w:t>Device</w:t>
      </w:r>
    </w:p>
    <w:p w14:paraId="2F90C9B3" w14:textId="2C3D527F"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Device resource in </w:t>
      </w:r>
      <w:r w:rsidRPr="0006497C">
        <w:rPr>
          <w:rFonts w:ascii="Verdana" w:hAnsi="Verdana"/>
          <w:sz w:val="24"/>
          <w:szCs w:val="24"/>
          <w:lang w:eastAsia="en-US"/>
        </w:rPr>
        <w:t>section 3.</w:t>
      </w:r>
      <w:r>
        <w:rPr>
          <w:rFonts w:ascii="Verdana" w:hAnsi="Verdana"/>
          <w:sz w:val="24"/>
          <w:szCs w:val="24"/>
          <w:lang w:eastAsia="en-US"/>
        </w:rPr>
        <w:t>2</w:t>
      </w:r>
    </w:p>
    <w:p w14:paraId="2AFE06C2" w14:textId="4B9AB340" w:rsidR="00905AC3" w:rsidRDefault="00905AC3" w:rsidP="009C7DAE">
      <w:pPr>
        <w:pStyle w:val="Heading4"/>
      </w:pPr>
      <w:r>
        <w:t>DiagnosticReport</w:t>
      </w:r>
    </w:p>
    <w:p w14:paraId="2E3B2F42" w14:textId="13F76B3E"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DiagnosticReport resource in </w:t>
      </w:r>
      <w:r w:rsidRPr="0006497C">
        <w:rPr>
          <w:rFonts w:ascii="Verdana" w:hAnsi="Verdana"/>
          <w:sz w:val="24"/>
          <w:szCs w:val="24"/>
          <w:lang w:eastAsia="en-US"/>
        </w:rPr>
        <w:t>section 3.</w:t>
      </w:r>
      <w:r>
        <w:rPr>
          <w:rFonts w:ascii="Verdana" w:hAnsi="Verdana"/>
          <w:sz w:val="24"/>
          <w:szCs w:val="24"/>
          <w:lang w:eastAsia="en-US"/>
        </w:rPr>
        <w:t>2</w:t>
      </w:r>
    </w:p>
    <w:p w14:paraId="6E560EED" w14:textId="08DB873A" w:rsidR="00905AC3" w:rsidRDefault="00905AC3" w:rsidP="009C7DAE">
      <w:pPr>
        <w:pStyle w:val="Heading4"/>
      </w:pPr>
      <w:r>
        <w:t>Encounter</w:t>
      </w:r>
    </w:p>
    <w:p w14:paraId="0B6B4B7A" w14:textId="4A7ED413"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Encounter resource in </w:t>
      </w:r>
      <w:r w:rsidRPr="0006497C">
        <w:rPr>
          <w:rFonts w:ascii="Verdana" w:hAnsi="Verdana"/>
          <w:sz w:val="24"/>
          <w:szCs w:val="24"/>
          <w:lang w:eastAsia="en-US"/>
        </w:rPr>
        <w:t>section 3.</w:t>
      </w:r>
      <w:r>
        <w:rPr>
          <w:rFonts w:ascii="Verdana" w:hAnsi="Verdana"/>
          <w:sz w:val="24"/>
          <w:szCs w:val="24"/>
          <w:lang w:eastAsia="en-US"/>
        </w:rPr>
        <w:t>2</w:t>
      </w:r>
    </w:p>
    <w:p w14:paraId="76877AC1" w14:textId="68DF81E7" w:rsidR="00905AC3" w:rsidRDefault="00905AC3" w:rsidP="009C7DAE">
      <w:pPr>
        <w:pStyle w:val="Heading4"/>
      </w:pPr>
      <w:r>
        <w:t>EpisodeOfCare</w:t>
      </w:r>
    </w:p>
    <w:p w14:paraId="497E4008" w14:textId="37ED12CF"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EpisodeOfCare resource in </w:t>
      </w:r>
      <w:r w:rsidRPr="0006497C">
        <w:rPr>
          <w:rFonts w:ascii="Verdana" w:hAnsi="Verdana"/>
          <w:sz w:val="24"/>
          <w:szCs w:val="24"/>
          <w:lang w:eastAsia="en-US"/>
        </w:rPr>
        <w:t>section 3.</w:t>
      </w:r>
      <w:r>
        <w:rPr>
          <w:rFonts w:ascii="Verdana" w:hAnsi="Verdana"/>
          <w:sz w:val="24"/>
          <w:szCs w:val="24"/>
          <w:lang w:eastAsia="en-US"/>
        </w:rPr>
        <w:t>2</w:t>
      </w:r>
    </w:p>
    <w:p w14:paraId="467D243E" w14:textId="61875FD8" w:rsidR="00905AC3" w:rsidRDefault="00905AC3" w:rsidP="009C7DAE">
      <w:pPr>
        <w:pStyle w:val="Heading4"/>
      </w:pPr>
      <w:r>
        <w:t>HealthcareService</w:t>
      </w:r>
    </w:p>
    <w:p w14:paraId="2EE2AFC7" w14:textId="52BEA584"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HealthcareService resource in </w:t>
      </w:r>
      <w:r w:rsidRPr="0006497C">
        <w:rPr>
          <w:rFonts w:ascii="Verdana" w:hAnsi="Verdana"/>
          <w:sz w:val="24"/>
          <w:szCs w:val="24"/>
          <w:lang w:eastAsia="en-US"/>
        </w:rPr>
        <w:t>section 3.</w:t>
      </w:r>
      <w:r>
        <w:rPr>
          <w:rFonts w:ascii="Verdana" w:hAnsi="Verdana"/>
          <w:sz w:val="24"/>
          <w:szCs w:val="24"/>
          <w:lang w:eastAsia="en-US"/>
        </w:rPr>
        <w:t>2</w:t>
      </w:r>
    </w:p>
    <w:p w14:paraId="49E4282D" w14:textId="2174D503" w:rsidR="00905AC3" w:rsidRDefault="00905AC3" w:rsidP="009C7DAE">
      <w:pPr>
        <w:pStyle w:val="Heading4"/>
      </w:pPr>
      <w:r>
        <w:t>Location</w:t>
      </w:r>
    </w:p>
    <w:p w14:paraId="0C18CFA5" w14:textId="108AA1C4"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Location resource in </w:t>
      </w:r>
      <w:r w:rsidRPr="0006497C">
        <w:rPr>
          <w:rFonts w:ascii="Verdana" w:hAnsi="Verdana"/>
          <w:sz w:val="24"/>
          <w:szCs w:val="24"/>
          <w:lang w:eastAsia="en-US"/>
        </w:rPr>
        <w:t>section 3.</w:t>
      </w:r>
      <w:r>
        <w:rPr>
          <w:rFonts w:ascii="Verdana" w:hAnsi="Verdana"/>
          <w:sz w:val="24"/>
          <w:szCs w:val="24"/>
          <w:lang w:eastAsia="en-US"/>
        </w:rPr>
        <w:t>2</w:t>
      </w:r>
    </w:p>
    <w:p w14:paraId="50E63564" w14:textId="1A1C8B04" w:rsidR="00905AC3" w:rsidRDefault="00905AC3" w:rsidP="009C7DAE">
      <w:pPr>
        <w:pStyle w:val="Heading4"/>
      </w:pPr>
      <w:r>
        <w:t>MedicationAdministration</w:t>
      </w:r>
    </w:p>
    <w:p w14:paraId="2542BB51" w14:textId="23E409EC"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MedicationAdministration resource in </w:t>
      </w:r>
      <w:r w:rsidRPr="0006497C">
        <w:rPr>
          <w:rFonts w:ascii="Verdana" w:hAnsi="Verdana"/>
          <w:sz w:val="24"/>
          <w:szCs w:val="24"/>
          <w:lang w:eastAsia="en-US"/>
        </w:rPr>
        <w:t>section 3.</w:t>
      </w:r>
      <w:r>
        <w:rPr>
          <w:rFonts w:ascii="Verdana" w:hAnsi="Verdana"/>
          <w:sz w:val="24"/>
          <w:szCs w:val="24"/>
          <w:lang w:eastAsia="en-US"/>
        </w:rPr>
        <w:t>2</w:t>
      </w:r>
    </w:p>
    <w:p w14:paraId="2A9B1E83" w14:textId="540DD166" w:rsidR="00905AC3" w:rsidRDefault="00905AC3" w:rsidP="009C7DAE">
      <w:pPr>
        <w:pStyle w:val="Heading4"/>
      </w:pPr>
      <w:r>
        <w:t>MedicationDispense</w:t>
      </w:r>
    </w:p>
    <w:p w14:paraId="03B72CEA" w14:textId="72AC0F77"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MedicationDispense resource in </w:t>
      </w:r>
      <w:r w:rsidRPr="0006497C">
        <w:rPr>
          <w:rFonts w:ascii="Verdana" w:hAnsi="Verdana"/>
          <w:sz w:val="24"/>
          <w:szCs w:val="24"/>
          <w:lang w:eastAsia="en-US"/>
        </w:rPr>
        <w:t>section 3.</w:t>
      </w:r>
      <w:r>
        <w:rPr>
          <w:rFonts w:ascii="Verdana" w:hAnsi="Verdana"/>
          <w:sz w:val="24"/>
          <w:szCs w:val="24"/>
          <w:lang w:eastAsia="en-US"/>
        </w:rPr>
        <w:t>2</w:t>
      </w:r>
    </w:p>
    <w:p w14:paraId="1BEE519F" w14:textId="312711B1" w:rsidR="00905AC3" w:rsidRDefault="00905AC3" w:rsidP="009C7DAE">
      <w:pPr>
        <w:pStyle w:val="Heading4"/>
      </w:pPr>
      <w:r>
        <w:t>MessageHeader</w:t>
      </w:r>
    </w:p>
    <w:p w14:paraId="0C17AF92" w14:textId="680FF551"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MessageHeader resource in </w:t>
      </w:r>
      <w:r w:rsidRPr="0006497C">
        <w:rPr>
          <w:rFonts w:ascii="Verdana" w:hAnsi="Verdana"/>
          <w:sz w:val="24"/>
          <w:szCs w:val="24"/>
          <w:lang w:eastAsia="en-US"/>
        </w:rPr>
        <w:t>section 3.</w:t>
      </w:r>
      <w:r>
        <w:rPr>
          <w:rFonts w:ascii="Verdana" w:hAnsi="Verdana"/>
          <w:sz w:val="24"/>
          <w:szCs w:val="24"/>
          <w:lang w:eastAsia="en-US"/>
        </w:rPr>
        <w:t>2</w:t>
      </w:r>
    </w:p>
    <w:p w14:paraId="20BE05EC" w14:textId="42DE92C2" w:rsidR="00905AC3" w:rsidRDefault="00905AC3" w:rsidP="009C7DAE">
      <w:pPr>
        <w:pStyle w:val="Heading4"/>
      </w:pPr>
      <w:r>
        <w:t>Observation</w:t>
      </w:r>
    </w:p>
    <w:p w14:paraId="0D0175FA" w14:textId="6607D8E7"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Observation resource in </w:t>
      </w:r>
      <w:r w:rsidRPr="0006497C">
        <w:rPr>
          <w:rFonts w:ascii="Verdana" w:hAnsi="Verdana"/>
          <w:sz w:val="24"/>
          <w:szCs w:val="24"/>
          <w:lang w:eastAsia="en-US"/>
        </w:rPr>
        <w:t>section 3.</w:t>
      </w:r>
      <w:r>
        <w:rPr>
          <w:rFonts w:ascii="Verdana" w:hAnsi="Verdana"/>
          <w:sz w:val="24"/>
          <w:szCs w:val="24"/>
          <w:lang w:eastAsia="en-US"/>
        </w:rPr>
        <w:t>2</w:t>
      </w:r>
    </w:p>
    <w:p w14:paraId="34F5FB50" w14:textId="1ED2FA5B" w:rsidR="00905AC3" w:rsidRDefault="00905AC3" w:rsidP="009C7DAE">
      <w:pPr>
        <w:pStyle w:val="Heading4"/>
      </w:pPr>
      <w:r>
        <w:t>OperationOutcome</w:t>
      </w:r>
    </w:p>
    <w:p w14:paraId="46F70180" w14:textId="1929CBC2"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OperationOutcome resource in </w:t>
      </w:r>
      <w:r w:rsidRPr="0006497C">
        <w:rPr>
          <w:rFonts w:ascii="Verdana" w:hAnsi="Verdana"/>
          <w:sz w:val="24"/>
          <w:szCs w:val="24"/>
          <w:lang w:eastAsia="en-US"/>
        </w:rPr>
        <w:t>section 3.</w:t>
      </w:r>
      <w:r>
        <w:rPr>
          <w:rFonts w:ascii="Verdana" w:hAnsi="Verdana"/>
          <w:sz w:val="24"/>
          <w:szCs w:val="24"/>
          <w:lang w:eastAsia="en-US"/>
        </w:rPr>
        <w:t>2</w:t>
      </w:r>
    </w:p>
    <w:p w14:paraId="5BB6F7F7" w14:textId="7541F7F0" w:rsidR="00905AC3" w:rsidRDefault="00905AC3" w:rsidP="009C7DAE">
      <w:pPr>
        <w:pStyle w:val="Heading4"/>
      </w:pPr>
      <w:r>
        <w:t>Organization</w:t>
      </w:r>
    </w:p>
    <w:p w14:paraId="49185EBB" w14:textId="234F3CA9"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Organization resource in </w:t>
      </w:r>
      <w:r w:rsidRPr="0006497C">
        <w:rPr>
          <w:rFonts w:ascii="Verdana" w:hAnsi="Verdana"/>
          <w:sz w:val="24"/>
          <w:szCs w:val="24"/>
          <w:lang w:eastAsia="en-US"/>
        </w:rPr>
        <w:t>section 3.</w:t>
      </w:r>
      <w:r>
        <w:rPr>
          <w:rFonts w:ascii="Verdana" w:hAnsi="Verdana"/>
          <w:sz w:val="24"/>
          <w:szCs w:val="24"/>
          <w:lang w:eastAsia="en-US"/>
        </w:rPr>
        <w:t>2</w:t>
      </w:r>
    </w:p>
    <w:p w14:paraId="155398A6" w14:textId="7ED19C82" w:rsidR="00905AC3" w:rsidRDefault="00905AC3" w:rsidP="009C7DAE">
      <w:pPr>
        <w:pStyle w:val="Heading4"/>
      </w:pPr>
      <w:r>
        <w:t>Patient</w:t>
      </w:r>
    </w:p>
    <w:p w14:paraId="5FA7F2BE" w14:textId="0CE3EBDC"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Patient resource in </w:t>
      </w:r>
      <w:r w:rsidRPr="0006497C">
        <w:rPr>
          <w:rFonts w:ascii="Verdana" w:hAnsi="Verdana"/>
          <w:sz w:val="24"/>
          <w:szCs w:val="24"/>
          <w:lang w:eastAsia="en-US"/>
        </w:rPr>
        <w:t>section 3.</w:t>
      </w:r>
      <w:r>
        <w:rPr>
          <w:rFonts w:ascii="Verdana" w:hAnsi="Verdana"/>
          <w:sz w:val="24"/>
          <w:szCs w:val="24"/>
          <w:lang w:eastAsia="en-US"/>
        </w:rPr>
        <w:t>2</w:t>
      </w:r>
    </w:p>
    <w:p w14:paraId="4313CA95" w14:textId="4A6E1DD6" w:rsidR="00905AC3" w:rsidRDefault="00905AC3" w:rsidP="009C7DAE">
      <w:pPr>
        <w:pStyle w:val="Heading4"/>
      </w:pPr>
      <w:r>
        <w:lastRenderedPageBreak/>
        <w:t>Practitioner</w:t>
      </w:r>
    </w:p>
    <w:p w14:paraId="63DE3BC5" w14:textId="618E672A"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Practitioner resource in </w:t>
      </w:r>
      <w:r w:rsidRPr="0006497C">
        <w:rPr>
          <w:rFonts w:ascii="Verdana" w:hAnsi="Verdana"/>
          <w:sz w:val="24"/>
          <w:szCs w:val="24"/>
          <w:lang w:eastAsia="en-US"/>
        </w:rPr>
        <w:t>section 3.</w:t>
      </w:r>
      <w:r>
        <w:rPr>
          <w:rFonts w:ascii="Verdana" w:hAnsi="Verdana"/>
          <w:sz w:val="24"/>
          <w:szCs w:val="24"/>
          <w:lang w:eastAsia="en-US"/>
        </w:rPr>
        <w:t>2</w:t>
      </w:r>
    </w:p>
    <w:p w14:paraId="694F8B65" w14:textId="7D7B8942" w:rsidR="00905AC3" w:rsidRDefault="00905AC3" w:rsidP="009C7DAE">
      <w:pPr>
        <w:pStyle w:val="Heading4"/>
      </w:pPr>
      <w:r>
        <w:t>PractitionerRole</w:t>
      </w:r>
    </w:p>
    <w:p w14:paraId="456C3947" w14:textId="04B79938"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PractitionerRole resource in </w:t>
      </w:r>
      <w:r w:rsidRPr="0006497C">
        <w:rPr>
          <w:rFonts w:ascii="Verdana" w:hAnsi="Verdana"/>
          <w:sz w:val="24"/>
          <w:szCs w:val="24"/>
          <w:lang w:eastAsia="en-US"/>
        </w:rPr>
        <w:t>section 3.</w:t>
      </w:r>
      <w:r>
        <w:rPr>
          <w:rFonts w:ascii="Verdana" w:hAnsi="Verdana"/>
          <w:sz w:val="24"/>
          <w:szCs w:val="24"/>
          <w:lang w:eastAsia="en-US"/>
        </w:rPr>
        <w:t>2</w:t>
      </w:r>
    </w:p>
    <w:p w14:paraId="2BA396A8" w14:textId="074DA61C" w:rsidR="00905AC3" w:rsidRDefault="00905AC3" w:rsidP="009C7DAE">
      <w:pPr>
        <w:pStyle w:val="Heading4"/>
      </w:pPr>
      <w:r>
        <w:t>Procedure</w:t>
      </w:r>
    </w:p>
    <w:p w14:paraId="4EF26DD4" w14:textId="115B71B6"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Procedure resource in </w:t>
      </w:r>
      <w:r w:rsidRPr="0006497C">
        <w:rPr>
          <w:rFonts w:ascii="Verdana" w:hAnsi="Verdana"/>
          <w:sz w:val="24"/>
          <w:szCs w:val="24"/>
          <w:lang w:eastAsia="en-US"/>
        </w:rPr>
        <w:t>section 3.</w:t>
      </w:r>
      <w:r>
        <w:rPr>
          <w:rFonts w:ascii="Verdana" w:hAnsi="Verdana"/>
          <w:sz w:val="24"/>
          <w:szCs w:val="24"/>
          <w:lang w:eastAsia="en-US"/>
        </w:rPr>
        <w:t>2</w:t>
      </w:r>
    </w:p>
    <w:p w14:paraId="3DD77343" w14:textId="48EA40D6" w:rsidR="00905AC3" w:rsidRDefault="00905AC3" w:rsidP="009C7DAE">
      <w:pPr>
        <w:pStyle w:val="Heading4"/>
      </w:pPr>
      <w:r>
        <w:t xml:space="preserve">ProcessRequest </w:t>
      </w:r>
    </w:p>
    <w:p w14:paraId="08CD819F" w14:textId="6AB0CD06"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ProcessRequest resource in </w:t>
      </w:r>
      <w:r w:rsidRPr="0006497C">
        <w:rPr>
          <w:rFonts w:ascii="Verdana" w:hAnsi="Verdana"/>
          <w:sz w:val="24"/>
          <w:szCs w:val="24"/>
          <w:lang w:eastAsia="en-US"/>
        </w:rPr>
        <w:t>section 3.</w:t>
      </w:r>
      <w:r>
        <w:rPr>
          <w:rFonts w:ascii="Verdana" w:hAnsi="Verdana"/>
          <w:sz w:val="24"/>
          <w:szCs w:val="24"/>
          <w:lang w:eastAsia="en-US"/>
        </w:rPr>
        <w:t>2</w:t>
      </w:r>
    </w:p>
    <w:p w14:paraId="0D6DAF14" w14:textId="5DC62237" w:rsidR="00905AC3" w:rsidRDefault="00905AC3" w:rsidP="009C7DAE">
      <w:pPr>
        <w:pStyle w:val="Heading4"/>
      </w:pPr>
      <w:r>
        <w:t>RelatedPerson</w:t>
      </w:r>
    </w:p>
    <w:p w14:paraId="62F269B0" w14:textId="15807E88"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RelatedPerson resource in </w:t>
      </w:r>
      <w:r w:rsidRPr="0006497C">
        <w:rPr>
          <w:rFonts w:ascii="Verdana" w:hAnsi="Verdana"/>
          <w:sz w:val="24"/>
          <w:szCs w:val="24"/>
          <w:lang w:eastAsia="en-US"/>
        </w:rPr>
        <w:t>section 3.</w:t>
      </w:r>
      <w:r>
        <w:rPr>
          <w:rFonts w:ascii="Verdana" w:hAnsi="Verdana"/>
          <w:sz w:val="24"/>
          <w:szCs w:val="24"/>
          <w:lang w:eastAsia="en-US"/>
        </w:rPr>
        <w:t>2</w:t>
      </w:r>
    </w:p>
    <w:p w14:paraId="4D73FE05" w14:textId="151B74F8" w:rsidR="00AB5ADD" w:rsidRDefault="00905AC3" w:rsidP="009C7DAE">
      <w:pPr>
        <w:pStyle w:val="Heading4"/>
      </w:pPr>
      <w:r>
        <w:t>RiskAssessment</w:t>
      </w:r>
    </w:p>
    <w:p w14:paraId="61896B3A" w14:textId="391C7E0C" w:rsidR="009C7DAE" w:rsidRPr="0006497C" w:rsidRDefault="009C7DAE" w:rsidP="009C7DAE">
      <w:pPr>
        <w:pStyle w:val="BodyText"/>
        <w:rPr>
          <w:rFonts w:ascii="Verdana" w:hAnsi="Verdana"/>
          <w:sz w:val="24"/>
          <w:szCs w:val="24"/>
          <w:lang w:eastAsia="en-US"/>
        </w:rPr>
      </w:pPr>
      <w:r w:rsidRPr="0006497C">
        <w:rPr>
          <w:rFonts w:ascii="Verdana" w:hAnsi="Verdana"/>
          <w:sz w:val="24"/>
          <w:szCs w:val="24"/>
          <w:lang w:eastAsia="en-US"/>
        </w:rPr>
        <w:t>See 278 Re</w:t>
      </w:r>
      <w:r>
        <w:rPr>
          <w:rFonts w:ascii="Verdana" w:hAnsi="Verdana"/>
          <w:sz w:val="24"/>
          <w:szCs w:val="24"/>
          <w:lang w:eastAsia="en-US"/>
        </w:rPr>
        <w:t>sponse</w:t>
      </w:r>
      <w:r w:rsidRPr="0006497C">
        <w:rPr>
          <w:rFonts w:ascii="Verdana" w:hAnsi="Verdana"/>
          <w:sz w:val="24"/>
          <w:szCs w:val="24"/>
          <w:lang w:eastAsia="en-US"/>
        </w:rPr>
        <w:t xml:space="preserve"> FHIR Bundle Resources </w:t>
      </w:r>
      <w:r w:rsidR="00EB67DD">
        <w:rPr>
          <w:rFonts w:ascii="Verdana" w:hAnsi="Verdana"/>
          <w:sz w:val="24"/>
          <w:szCs w:val="24"/>
          <w:lang w:eastAsia="en-US"/>
        </w:rPr>
        <w:t xml:space="preserve">RiskAssessment resource in </w:t>
      </w:r>
      <w:r w:rsidRPr="0006497C">
        <w:rPr>
          <w:rFonts w:ascii="Verdana" w:hAnsi="Verdana"/>
          <w:sz w:val="24"/>
          <w:szCs w:val="24"/>
          <w:lang w:eastAsia="en-US"/>
        </w:rPr>
        <w:t>section 3.</w:t>
      </w:r>
      <w:r>
        <w:rPr>
          <w:rFonts w:ascii="Verdana" w:hAnsi="Verdana"/>
          <w:sz w:val="24"/>
          <w:szCs w:val="24"/>
          <w:lang w:eastAsia="en-US"/>
        </w:rPr>
        <w:t>2</w:t>
      </w:r>
    </w:p>
    <w:p w14:paraId="3E44121D" w14:textId="16B01941" w:rsidR="00377177" w:rsidRDefault="00960E12" w:rsidP="009C7DAE">
      <w:pPr>
        <w:pStyle w:val="Heading3"/>
        <w:rPr>
          <w:szCs w:val="24"/>
        </w:rPr>
      </w:pPr>
      <w:bookmarkStart w:id="969" w:name="_Toc513788432"/>
      <w:r>
        <w:rPr>
          <w:szCs w:val="24"/>
        </w:rPr>
        <w:t>Mapping Sheet</w:t>
      </w:r>
      <w:bookmarkEnd w:id="969"/>
    </w:p>
    <w:p w14:paraId="5459FE25" w14:textId="77777777" w:rsidR="00ED21E4" w:rsidRPr="0006497C" w:rsidRDefault="00ED21E4" w:rsidP="0006497C">
      <w:pPr>
        <w:pStyle w:val="BodyText"/>
      </w:pPr>
    </w:p>
    <w:p w14:paraId="7A1EEB44" w14:textId="0E186112" w:rsidR="005C3CEB" w:rsidRDefault="00960E12" w:rsidP="0006497C">
      <w:pPr>
        <w:pStyle w:val="BodyText"/>
        <w:rPr>
          <w:rFonts w:ascii="Verdana" w:hAnsi="Verdana"/>
          <w:b/>
          <w:szCs w:val="24"/>
        </w:rPr>
      </w:pPr>
      <w:del w:id="970" w:author="Steffen Maerdian" w:date="2018-04-19T10:49:00Z">
        <w:r w:rsidDel="00162D3C">
          <w:rPr>
            <w:rFonts w:ascii="Verdana" w:hAnsi="Verdana"/>
            <w:b/>
            <w:szCs w:val="24"/>
          </w:rPr>
          <w:object w:dxaOrig="1540" w:dyaOrig="997" w14:anchorId="53E74F66">
            <v:shape id="_x0000_i1027" type="#_x0000_t75" style="width:79.5pt;height:50.25pt" o:ole="">
              <v:imagedata r:id="rId38" o:title=""/>
            </v:shape>
            <o:OLEObject Type="Embed" ProgID="Excel.Sheet.12" ShapeID="_x0000_i1027" DrawAspect="Icon" ObjectID="_1587530257" r:id="rId39"/>
          </w:object>
        </w:r>
      </w:del>
      <w:ins w:id="971" w:author="Steffen Maerdian" w:date="2018-04-19T10:50:00Z">
        <w:r w:rsidR="00162D3C">
          <w:rPr>
            <w:rFonts w:ascii="Verdana" w:hAnsi="Verdana"/>
            <w:b/>
            <w:szCs w:val="24"/>
          </w:rPr>
          <w:object w:dxaOrig="1532" w:dyaOrig="991" w14:anchorId="5850B05A">
            <v:shape id="_x0000_i1028" type="#_x0000_t75" style="width:76.5pt;height:49.5pt" o:ole="">
              <v:imagedata r:id="rId40" o:title=""/>
            </v:shape>
            <o:OLEObject Type="Embed" ProgID="Excel.Sheet.12" ShapeID="_x0000_i1028" DrawAspect="Icon" ObjectID="_1587530258" r:id="rId41"/>
          </w:object>
        </w:r>
      </w:ins>
    </w:p>
    <w:p w14:paraId="4C4362B1" w14:textId="69D38743" w:rsidR="005C3CEB" w:rsidRDefault="005C3CEB" w:rsidP="0006497C">
      <w:pPr>
        <w:pStyle w:val="BodyText"/>
        <w:rPr>
          <w:rFonts w:ascii="Verdana" w:hAnsi="Verdana"/>
          <w:sz w:val="24"/>
          <w:szCs w:val="24"/>
        </w:rPr>
      </w:pPr>
      <w:r>
        <w:rPr>
          <w:rFonts w:ascii="Verdana" w:hAnsi="Verdana"/>
          <w:sz w:val="24"/>
          <w:szCs w:val="24"/>
        </w:rPr>
        <w:t>Refer to the following attachment to see which fields apply to 278-215 and which apply to 278-217:</w:t>
      </w:r>
    </w:p>
    <w:p w14:paraId="72F908F4" w14:textId="3B1CFC81" w:rsidR="005C3CEB" w:rsidRDefault="005C3CEB" w:rsidP="0006497C">
      <w:pPr>
        <w:pStyle w:val="BodyText"/>
        <w:rPr>
          <w:rFonts w:ascii="Verdana" w:hAnsi="Verdana"/>
          <w:sz w:val="24"/>
          <w:szCs w:val="24"/>
        </w:rPr>
      </w:pPr>
    </w:p>
    <w:p w14:paraId="620FC198" w14:textId="743D7B33" w:rsidR="005C3CEB" w:rsidRDefault="005C3CEB" w:rsidP="0006497C">
      <w:pPr>
        <w:pStyle w:val="BodyText"/>
        <w:rPr>
          <w:rFonts w:ascii="Verdana" w:hAnsi="Verdana"/>
          <w:sz w:val="24"/>
          <w:szCs w:val="24"/>
        </w:rPr>
      </w:pPr>
      <w:r>
        <w:rPr>
          <w:rFonts w:ascii="Verdana" w:hAnsi="Verdana"/>
          <w:sz w:val="24"/>
          <w:szCs w:val="24"/>
        </w:rPr>
        <w:object w:dxaOrig="1540" w:dyaOrig="997" w14:anchorId="093B4910">
          <v:shape id="_x0000_i1029" type="#_x0000_t75" style="width:79.5pt;height:50.25pt" o:ole="">
            <v:imagedata r:id="rId42" o:title=""/>
          </v:shape>
          <o:OLEObject Type="Embed" ProgID="Package" ShapeID="_x0000_i1029" DrawAspect="Icon" ObjectID="_1587530259" r:id="rId43"/>
        </w:object>
      </w:r>
    </w:p>
    <w:p w14:paraId="11CA571E" w14:textId="2923FD0F" w:rsidR="00377177" w:rsidRPr="008B0966" w:rsidRDefault="00377177" w:rsidP="0006497C">
      <w:pPr>
        <w:pStyle w:val="BodyText"/>
        <w:rPr>
          <w:rFonts w:ascii="Verdana" w:hAnsi="Verdana"/>
          <w:sz w:val="24"/>
          <w:szCs w:val="24"/>
          <w:lang w:eastAsia="en-US"/>
        </w:rPr>
      </w:pPr>
    </w:p>
    <w:p w14:paraId="4A3C9B9F" w14:textId="5D743977" w:rsidR="00B92B9C" w:rsidRDefault="00B92B9C" w:rsidP="00B92B9C">
      <w:pPr>
        <w:pStyle w:val="Heading1"/>
      </w:pPr>
      <w:bookmarkStart w:id="972" w:name="_Toc513788433"/>
      <w:r w:rsidRPr="00FD586A">
        <w:t>Appendix B - TASCore Mapping Rules</w:t>
      </w:r>
      <w:bookmarkEnd w:id="972"/>
    </w:p>
    <w:p w14:paraId="4ECD6FC2" w14:textId="4769CEA6" w:rsidR="00ED21E4" w:rsidRPr="0006497C" w:rsidRDefault="00ED21E4" w:rsidP="0006497C">
      <w:pPr>
        <w:pStyle w:val="BodyText"/>
        <w:rPr>
          <w:rFonts w:ascii="Verdana" w:hAnsi="Verdana"/>
          <w:sz w:val="24"/>
          <w:szCs w:val="24"/>
        </w:rPr>
      </w:pPr>
      <w:r>
        <w:rPr>
          <w:rFonts w:ascii="Verdana" w:hAnsi="Verdana"/>
          <w:sz w:val="24"/>
          <w:szCs w:val="24"/>
          <w:lang w:eastAsia="en-US"/>
        </w:rPr>
        <w:t>Tbd</w:t>
      </w:r>
    </w:p>
    <w:p w14:paraId="6289D580" w14:textId="1A37F962" w:rsidR="00B92B9C" w:rsidRDefault="00B92B9C" w:rsidP="00B92B9C">
      <w:pPr>
        <w:pStyle w:val="Heading1"/>
      </w:pPr>
      <w:bookmarkStart w:id="973" w:name="_Toc513788434"/>
      <w:r w:rsidRPr="00FD586A">
        <w:t>Appendix C – TASCore Default Values</w:t>
      </w:r>
      <w:bookmarkEnd w:id="973"/>
      <w:r w:rsidRPr="00FD586A">
        <w:t xml:space="preserve"> </w:t>
      </w:r>
    </w:p>
    <w:p w14:paraId="7066F273" w14:textId="6339F168" w:rsidR="00ED21E4" w:rsidRPr="0006497C" w:rsidRDefault="00ED21E4" w:rsidP="0006497C">
      <w:pPr>
        <w:pStyle w:val="BodyText"/>
        <w:rPr>
          <w:rFonts w:ascii="Verdana" w:hAnsi="Verdana"/>
          <w:sz w:val="24"/>
          <w:szCs w:val="24"/>
        </w:rPr>
      </w:pPr>
      <w:r>
        <w:rPr>
          <w:rFonts w:ascii="Verdana" w:hAnsi="Verdana"/>
          <w:sz w:val="24"/>
          <w:szCs w:val="24"/>
          <w:lang w:eastAsia="en-US"/>
        </w:rPr>
        <w:t>Tbd</w:t>
      </w:r>
    </w:p>
    <w:p w14:paraId="4286B744" w14:textId="13F680E2" w:rsidR="00B92B9C" w:rsidRDefault="00B92B9C" w:rsidP="00B92B9C">
      <w:pPr>
        <w:pStyle w:val="Heading1"/>
      </w:pPr>
      <w:bookmarkStart w:id="974" w:name="_Toc513788435"/>
      <w:r w:rsidRPr="00FD586A">
        <w:t>Appendix D – FSC Mapping Rules</w:t>
      </w:r>
      <w:bookmarkEnd w:id="974"/>
    </w:p>
    <w:p w14:paraId="72BB2C66" w14:textId="332D71A4" w:rsidR="00ED21E4" w:rsidRPr="0006497C" w:rsidRDefault="00ED21E4" w:rsidP="0006497C">
      <w:pPr>
        <w:pStyle w:val="BodyText"/>
        <w:rPr>
          <w:rFonts w:ascii="Verdana" w:hAnsi="Verdana"/>
          <w:sz w:val="24"/>
          <w:szCs w:val="24"/>
        </w:rPr>
      </w:pPr>
      <w:r>
        <w:rPr>
          <w:rFonts w:ascii="Verdana" w:hAnsi="Verdana"/>
          <w:sz w:val="24"/>
          <w:szCs w:val="24"/>
          <w:lang w:eastAsia="en-US"/>
        </w:rPr>
        <w:t>Tbd</w:t>
      </w:r>
    </w:p>
    <w:p w14:paraId="71ADE399" w14:textId="4B2D5159" w:rsidR="00B92B9C" w:rsidRDefault="00B92B9C" w:rsidP="00B92B9C">
      <w:pPr>
        <w:pStyle w:val="Heading1"/>
      </w:pPr>
      <w:bookmarkStart w:id="975" w:name="_Toc513788436"/>
      <w:r w:rsidRPr="00FD586A">
        <w:t>Appendix E – FSC Default Values</w:t>
      </w:r>
      <w:bookmarkEnd w:id="975"/>
      <w:r w:rsidRPr="00FD586A">
        <w:t xml:space="preserve"> </w:t>
      </w:r>
    </w:p>
    <w:p w14:paraId="2496A69D" w14:textId="5C9E599E" w:rsidR="00ED21E4" w:rsidRPr="0006497C" w:rsidRDefault="00ED21E4" w:rsidP="0006497C">
      <w:pPr>
        <w:pStyle w:val="BodyText"/>
        <w:rPr>
          <w:rFonts w:ascii="Verdana" w:hAnsi="Verdana"/>
          <w:sz w:val="24"/>
          <w:szCs w:val="24"/>
        </w:rPr>
      </w:pPr>
      <w:r>
        <w:rPr>
          <w:rFonts w:ascii="Verdana" w:hAnsi="Verdana"/>
          <w:sz w:val="24"/>
          <w:szCs w:val="24"/>
          <w:lang w:eastAsia="en-US"/>
        </w:rPr>
        <w:t>See mapping sheet section 3.3.3</w:t>
      </w:r>
    </w:p>
    <w:p w14:paraId="17AC61CA" w14:textId="21FC3F1C" w:rsidR="00A375FA" w:rsidRDefault="00CD0053">
      <w:pPr>
        <w:pStyle w:val="Heading1"/>
      </w:pPr>
      <w:bookmarkStart w:id="976" w:name="_Toc513788437"/>
      <w:r w:rsidRPr="0006497C">
        <w:lastRenderedPageBreak/>
        <w:t>Appendix F</w:t>
      </w:r>
      <w:r>
        <w:t xml:space="preserve"> </w:t>
      </w:r>
      <w:r w:rsidR="00027045">
        <w:t>–</w:t>
      </w:r>
      <w:r>
        <w:t xml:space="preserve"> </w:t>
      </w:r>
      <w:r w:rsidR="003211AE">
        <w:t>Glossary</w:t>
      </w:r>
      <w:bookmarkEnd w:id="976"/>
    </w:p>
    <w:tbl>
      <w:tblPr>
        <w:tblW w:w="0" w:type="auto"/>
        <w:shd w:val="clear" w:color="auto" w:fill="FFFFFF"/>
        <w:tblCellMar>
          <w:left w:w="0" w:type="dxa"/>
          <w:right w:w="0" w:type="dxa"/>
        </w:tblCellMar>
        <w:tblLook w:val="04A0" w:firstRow="1" w:lastRow="0" w:firstColumn="1" w:lastColumn="0" w:noHBand="0" w:noVBand="1"/>
      </w:tblPr>
      <w:tblGrid>
        <w:gridCol w:w="3401"/>
        <w:gridCol w:w="7383"/>
      </w:tblGrid>
      <w:tr w:rsidR="00027045" w:rsidRPr="00EE7B83" w14:paraId="436F9783" w14:textId="77777777" w:rsidTr="001C21E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7E887344" w14:textId="77777777" w:rsidR="00027045" w:rsidRPr="00F7010D" w:rsidRDefault="00027045" w:rsidP="001C21EA">
            <w:pPr>
              <w:rPr>
                <w:rFonts w:cs="Arial"/>
                <w:b/>
                <w:bCs/>
                <w:color w:val="333333"/>
                <w:sz w:val="21"/>
                <w:szCs w:val="21"/>
              </w:rPr>
            </w:pPr>
            <w:r w:rsidRPr="00F7010D">
              <w:rPr>
                <w:rFonts w:cs="Arial"/>
                <w:b/>
                <w:bCs/>
                <w:color w:val="333333"/>
                <w:sz w:val="21"/>
                <w:szCs w:val="21"/>
              </w:rPr>
              <w:t>Term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53BAE1A7" w14:textId="77777777" w:rsidR="00027045" w:rsidRPr="00F7010D" w:rsidRDefault="00027045" w:rsidP="001C21EA">
            <w:pPr>
              <w:rPr>
                <w:rFonts w:cs="Arial"/>
                <w:b/>
                <w:bCs/>
                <w:color w:val="333333"/>
                <w:sz w:val="21"/>
                <w:szCs w:val="21"/>
              </w:rPr>
            </w:pPr>
            <w:r w:rsidRPr="00F7010D">
              <w:rPr>
                <w:rFonts w:cs="Arial"/>
                <w:b/>
                <w:bCs/>
                <w:color w:val="333333"/>
                <w:sz w:val="21"/>
                <w:szCs w:val="21"/>
              </w:rPr>
              <w:t>Meaning</w:t>
            </w:r>
          </w:p>
        </w:tc>
      </w:tr>
      <w:tr w:rsidR="00027045" w:rsidRPr="00EE7B83" w14:paraId="3CB5CEEB" w14:textId="77777777" w:rsidTr="001C21E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B14603F" w14:textId="77777777" w:rsidR="00027045" w:rsidRPr="00F7010D" w:rsidRDefault="00027045" w:rsidP="001C21EA">
            <w:pPr>
              <w:rPr>
                <w:rFonts w:ascii="Verdana" w:hAnsi="Verdana" w:cs="Segoe UI"/>
                <w:sz w:val="24"/>
              </w:rPr>
            </w:pPr>
            <w:r w:rsidRPr="00F7010D">
              <w:rPr>
                <w:rFonts w:ascii="Verdana" w:hAnsi="Verdana" w:cs="Segoe UI"/>
                <w:sz w:val="24"/>
              </w:rPr>
              <w:t>AMQP - Advanced Message Queuing Protocol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7BD1AB1" w14:textId="77777777" w:rsidR="00027045" w:rsidRPr="00F7010D" w:rsidRDefault="00027045" w:rsidP="001C21EA">
            <w:pPr>
              <w:rPr>
                <w:rFonts w:ascii="Verdana" w:hAnsi="Verdana" w:cs="Segoe UI"/>
                <w:sz w:val="24"/>
              </w:rPr>
            </w:pPr>
            <w:r w:rsidRPr="00F7010D">
              <w:rPr>
                <w:rFonts w:ascii="Verdana" w:hAnsi="Verdana" w:cs="Segoe UI"/>
                <w:sz w:val="24"/>
              </w:rPr>
              <w:t>The </w:t>
            </w:r>
            <w:r w:rsidRPr="00F7010D">
              <w:rPr>
                <w:rFonts w:ascii="Verdana" w:hAnsi="Verdana" w:cs="Segoe UI"/>
                <w:i/>
                <w:iCs/>
                <w:sz w:val="24"/>
              </w:rPr>
              <w:t>Advanced Message Queuing Protocol</w:t>
            </w:r>
            <w:r w:rsidRPr="00F7010D">
              <w:rPr>
                <w:rFonts w:ascii="Verdana" w:hAnsi="Verdana" w:cs="Segoe UI"/>
                <w:sz w:val="24"/>
              </w:rPr>
              <w:t> (</w:t>
            </w:r>
            <w:r w:rsidRPr="00F7010D">
              <w:rPr>
                <w:rFonts w:ascii="Verdana" w:hAnsi="Verdana" w:cs="Segoe UI"/>
                <w:i/>
                <w:iCs/>
                <w:sz w:val="24"/>
              </w:rPr>
              <w:t>AMQP</w:t>
            </w:r>
            <w:r w:rsidRPr="00F7010D">
              <w:rPr>
                <w:rFonts w:ascii="Verdana" w:hAnsi="Verdana" w:cs="Segoe UI"/>
                <w:sz w:val="24"/>
              </w:rPr>
              <w:t>) is an open standard for passing business messages between applications or organizations using queues. </w:t>
            </w:r>
          </w:p>
        </w:tc>
      </w:tr>
      <w:tr w:rsidR="00027045" w:rsidRPr="00EE7B83" w14:paraId="67C0FD95" w14:textId="77777777" w:rsidTr="001C21E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5CFE650" w14:textId="77777777" w:rsidR="00027045" w:rsidRPr="00F7010D" w:rsidRDefault="00027045" w:rsidP="001C21EA">
            <w:pPr>
              <w:rPr>
                <w:rFonts w:ascii="Verdana" w:hAnsi="Verdana" w:cs="Segoe UI"/>
                <w:sz w:val="24"/>
              </w:rPr>
            </w:pPr>
            <w:r w:rsidRPr="00F7010D">
              <w:rPr>
                <w:rFonts w:ascii="Verdana" w:hAnsi="Verdana" w:cs="Segoe UI"/>
                <w:sz w:val="24"/>
              </w:rPr>
              <w:t>HCCH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3C355D8" w14:textId="77777777" w:rsidR="00027045" w:rsidRPr="00F7010D" w:rsidRDefault="00027045" w:rsidP="001C21EA">
            <w:pPr>
              <w:rPr>
                <w:rFonts w:ascii="Verdana" w:hAnsi="Verdana" w:cs="Segoe UI"/>
                <w:sz w:val="24"/>
              </w:rPr>
            </w:pPr>
            <w:r w:rsidRPr="00F7010D">
              <w:rPr>
                <w:rFonts w:ascii="Verdana" w:hAnsi="Verdana" w:cs="Segoe UI"/>
                <w:sz w:val="24"/>
              </w:rPr>
              <w:t>Health Care Clearing House</w:t>
            </w:r>
          </w:p>
        </w:tc>
      </w:tr>
      <w:tr w:rsidR="00027045" w:rsidRPr="00EE7B83" w14:paraId="04898733" w14:textId="77777777" w:rsidTr="001C21E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1CD2D38" w14:textId="77777777" w:rsidR="00027045" w:rsidRPr="00F7010D" w:rsidRDefault="00027045" w:rsidP="001C21EA">
            <w:pPr>
              <w:rPr>
                <w:rFonts w:ascii="Verdana" w:hAnsi="Verdana" w:cs="Segoe UI"/>
                <w:sz w:val="24"/>
              </w:rPr>
            </w:pPr>
            <w:r w:rsidRPr="00F7010D">
              <w:rPr>
                <w:rFonts w:ascii="Verdana" w:hAnsi="Verdana" w:cs="Segoe UI"/>
                <w:sz w:val="24"/>
              </w:rPr>
              <w:t>REST - REpresentational State Transfer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74CB35B" w14:textId="77777777" w:rsidR="00027045" w:rsidRPr="00F7010D" w:rsidRDefault="00027045" w:rsidP="001C21EA">
            <w:pPr>
              <w:rPr>
                <w:rFonts w:ascii="Verdana" w:hAnsi="Verdana" w:cs="Segoe UI"/>
                <w:sz w:val="24"/>
              </w:rPr>
            </w:pPr>
            <w:r w:rsidRPr="00F7010D">
              <w:rPr>
                <w:rFonts w:ascii="Verdana" w:hAnsi="Verdana" w:cs="Segoe UI"/>
                <w:sz w:val="24"/>
              </w:rPr>
              <w:t>REpresentational State Transfer, or RESTful web services provide interoperability between computer systems on the Internet or other network. Sometimes spelled ReST.</w:t>
            </w:r>
          </w:p>
        </w:tc>
      </w:tr>
    </w:tbl>
    <w:p w14:paraId="3FEE4EDE" w14:textId="77777777" w:rsidR="00027045" w:rsidRPr="00027045" w:rsidRDefault="00027045" w:rsidP="00027045">
      <w:pPr>
        <w:pStyle w:val="BodyText"/>
        <w:rPr>
          <w:lang w:eastAsia="en-US"/>
        </w:rPr>
      </w:pPr>
    </w:p>
    <w:p w14:paraId="4AA9DDC6" w14:textId="77777777" w:rsidR="00B92B9C" w:rsidRPr="00B92B9C" w:rsidRDefault="00B92B9C" w:rsidP="00B92B9C">
      <w:pPr>
        <w:pStyle w:val="BodyText"/>
        <w:rPr>
          <w:lang w:eastAsia="en-US"/>
        </w:rPr>
      </w:pPr>
    </w:p>
    <w:p w14:paraId="505107B0" w14:textId="77777777" w:rsidR="008377A5" w:rsidRDefault="008377A5" w:rsidP="008377A5">
      <w:pPr>
        <w:shd w:val="clear" w:color="auto" w:fill="FFFFFF"/>
        <w:spacing w:before="450"/>
        <w:outlineLvl w:val="0"/>
        <w:rPr>
          <w:rFonts w:ascii="Segoe UI" w:hAnsi="Segoe UI" w:cs="Segoe UI"/>
          <w:color w:val="333333"/>
          <w:kern w:val="36"/>
          <w:sz w:val="36"/>
          <w:szCs w:val="36"/>
        </w:rPr>
      </w:pPr>
    </w:p>
    <w:p w14:paraId="01B66721" w14:textId="77777777" w:rsidR="008377A5" w:rsidRDefault="008377A5" w:rsidP="008377A5">
      <w:pPr>
        <w:shd w:val="clear" w:color="auto" w:fill="FFFFFF"/>
        <w:spacing w:before="450"/>
        <w:outlineLvl w:val="0"/>
        <w:rPr>
          <w:rFonts w:ascii="Segoe UI" w:hAnsi="Segoe UI" w:cs="Segoe UI"/>
          <w:color w:val="333333"/>
          <w:kern w:val="36"/>
          <w:sz w:val="36"/>
          <w:szCs w:val="36"/>
        </w:rPr>
      </w:pPr>
    </w:p>
    <w:p w14:paraId="2083FB49" w14:textId="77777777" w:rsidR="008377A5" w:rsidRDefault="008377A5" w:rsidP="008377A5">
      <w:pPr>
        <w:shd w:val="clear" w:color="auto" w:fill="FFFFFF"/>
        <w:spacing w:before="450"/>
        <w:outlineLvl w:val="0"/>
        <w:rPr>
          <w:rFonts w:ascii="Segoe UI" w:hAnsi="Segoe UI" w:cs="Segoe UI"/>
          <w:color w:val="333333"/>
          <w:kern w:val="36"/>
          <w:sz w:val="36"/>
          <w:szCs w:val="36"/>
        </w:rPr>
      </w:pPr>
    </w:p>
    <w:p w14:paraId="441437CC" w14:textId="77777777" w:rsidR="008377A5" w:rsidRDefault="008377A5" w:rsidP="008377A5">
      <w:pPr>
        <w:shd w:val="clear" w:color="auto" w:fill="FFFFFF"/>
        <w:spacing w:before="450"/>
        <w:outlineLvl w:val="0"/>
        <w:rPr>
          <w:rFonts w:ascii="Segoe UI" w:hAnsi="Segoe UI" w:cs="Segoe UI"/>
          <w:color w:val="333333"/>
          <w:kern w:val="36"/>
          <w:sz w:val="36"/>
          <w:szCs w:val="36"/>
        </w:rPr>
      </w:pPr>
    </w:p>
    <w:p w14:paraId="4F5DF8B4" w14:textId="77777777" w:rsidR="00BE5106" w:rsidRDefault="00BE5106">
      <w:pPr>
        <w:rPr>
          <w:rFonts w:cs="Arial"/>
          <w:b/>
          <w:bCs/>
          <w:kern w:val="32"/>
          <w:sz w:val="28"/>
          <w:szCs w:val="32"/>
        </w:rPr>
      </w:pPr>
      <w:bookmarkStart w:id="977" w:name="_Toc509578613"/>
      <w:r>
        <w:br w:type="page"/>
      </w:r>
    </w:p>
    <w:p w14:paraId="3E0D4797" w14:textId="49A4B91A" w:rsidR="00F47092" w:rsidRDefault="00F47092" w:rsidP="00F47092">
      <w:pPr>
        <w:pStyle w:val="Heading1"/>
      </w:pPr>
      <w:bookmarkStart w:id="978" w:name="_Toc513788438"/>
      <w:r>
        <w:lastRenderedPageBreak/>
        <w:t>Attachment A – Approval Signatures</w:t>
      </w:r>
      <w:bookmarkEnd w:id="977"/>
      <w:bookmarkEnd w:id="978"/>
    </w:p>
    <w:p w14:paraId="1E8030B8" w14:textId="77777777" w:rsidR="00F47092" w:rsidRDefault="00F47092" w:rsidP="00F47092">
      <w:r w:rsidRPr="00FF300C">
        <w:t xml:space="preserve">This section is used to document the approval of the ICD. The review should be conducted face to face where signatures can be obtained ‘live’ during the review. If unable to conduct a face-to-face meeting then it should be held via </w:t>
      </w:r>
      <w:r>
        <w:t>Lync</w:t>
      </w:r>
      <w:r w:rsidRPr="00FF300C">
        <w:t xml:space="preserve"> and concurrence captured during the meeting. The Scribe should add /es/name by each position cited.</w:t>
      </w:r>
    </w:p>
    <w:p w14:paraId="36D9B38C" w14:textId="77777777" w:rsidR="00F47092" w:rsidRDefault="00F47092" w:rsidP="00F47092"/>
    <w:p w14:paraId="58C9DE3F" w14:textId="77777777" w:rsidR="00F47092" w:rsidRDefault="00F47092" w:rsidP="00F47092">
      <w:r>
        <w:t>By signing below, I agree that I have reviewed and agree the document is approved.</w:t>
      </w:r>
    </w:p>
    <w:p w14:paraId="535FEF4D" w14:textId="77777777" w:rsidR="00F47092" w:rsidRDefault="008A64FE" w:rsidP="00F47092">
      <w:r>
        <w:pict w14:anchorId="44A3B29A">
          <v:shape id="_x0000_i1030" type="#_x0000_t75" alt="Microsoft Office Signature Line..." style="width:194.25pt;height:93.75pt">
            <v:imagedata r:id="rId44" o:title=""/>
            <o:lock v:ext="edit" ungrouping="t" rotation="t" cropping="t" verticies="t" text="t" grouping="t"/>
            <o:signatureline v:ext="edit" id="{D0F17C22-5777-43EE-A0B7-3F72864BACB6}" provid="{00000000-0000-0000-0000-000000000000}" o:suggestedsigner="Frank Annecchini" o:suggestedsigner2="VA Product Owner" signinginstructionsset="t" issignatureline="t"/>
          </v:shape>
        </w:pict>
      </w:r>
      <w:r w:rsidR="00F47092">
        <w:tab/>
      </w:r>
    </w:p>
    <w:p w14:paraId="226C43B4" w14:textId="13C3DF82" w:rsidR="00F47092" w:rsidRDefault="008A64FE" w:rsidP="00F47092">
      <w:r>
        <w:pict w14:anchorId="57079AB5">
          <v:shape id="_x0000_i1031" type="#_x0000_t75" alt="Microsoft Office Signature Line..." style="width:194.25pt;height:93.75pt">
            <v:imagedata r:id="rId45" o:title=""/>
            <o:lock v:ext="edit" ungrouping="t" rotation="t" cropping="t" verticies="t" text="t" grouping="t"/>
            <o:signatureline v:ext="edit" id="{7E6D0D52-8B48-41DE-8998-44F21CED4E0C}" provid="{00000000-0000-0000-0000-000000000000}" o:suggestedsigner="Jim Plastow" o:suggestedsigner2="VA TAS Project Manager" signinginstructionsset="t" issignatureline="t"/>
          </v:shape>
        </w:pict>
      </w:r>
    </w:p>
    <w:p w14:paraId="2E6E04FE" w14:textId="6626706E" w:rsidR="00F47092" w:rsidRDefault="008A64FE" w:rsidP="00F47092">
      <w:del w:id="979" w:author="Keith Oulson" w:date="2018-04-25T12:59:00Z">
        <w:r>
          <w:pict w14:anchorId="59C6E6A5">
            <v:shape id="_x0000_i1032" type="#_x0000_t75" alt="Microsoft Office Signature Line..." style="width:194.25pt;height:93.75pt">
              <v:imagedata r:id="rId46" o:title=""/>
              <o:lock v:ext="edit" ungrouping="t" rotation="t" cropping="t" verticies="t" text="t" grouping="t"/>
              <o:signatureline v:ext="edit" id="{5C976822-9C7B-41C8-B940-1633D07E5D54}" provid="{00000000-0000-0000-0000-000000000000}" o:suggestedsigner="AJ DeLisle" o:suggestedsigner2="IT TAS Core Project Manager" signinginstructionsset="t" issignatureline="t"/>
            </v:shape>
          </w:pict>
        </w:r>
      </w:del>
      <w:ins w:id="980" w:author="Keith Oulson" w:date="2018-04-25T12:59:00Z">
        <w:r>
          <w:pict w14:anchorId="392F4993">
            <v:shape id="_x0000_i1033" type="#_x0000_t75" alt="Microsoft Office Signature Line..." style="width:192pt;height:96pt">
              <v:imagedata r:id="rId47" o:title=""/>
              <o:lock v:ext="edit" ungrouping="t" rotation="t" cropping="t" verticies="t" text="t" grouping="t"/>
              <o:signatureline v:ext="edit" id="{E196AA8B-1DFA-475A-87A4-B466EC54D0BD}" provid="{00000000-0000-0000-0000-000000000000}" o:suggestedsigner="Tony Barraza" o:suggestedsigner2="TAS Core Development Manager" issignatureline="t"/>
            </v:shape>
          </w:pict>
        </w:r>
      </w:ins>
    </w:p>
    <w:p w14:paraId="4DC24B61" w14:textId="77777777" w:rsidR="00F47092" w:rsidRDefault="008A64FE" w:rsidP="00F47092">
      <w:r>
        <w:pict w14:anchorId="3E8B406D">
          <v:shape id="_x0000_i1034" type="#_x0000_t75" alt="Microsoft Office Signature Line..." style="width:194.25pt;height:93.75pt">
            <v:imagedata r:id="rId48" o:title=""/>
            <o:lock v:ext="edit" ungrouping="t" rotation="t" cropping="t" verticies="t" text="t" grouping="t"/>
            <o:signatureline v:ext="edit" id="{436DD7CD-BC80-4C8F-A93B-1A5F9622C45D}" provid="{00000000-0000-0000-0000-000000000000}" o:suggestedsigner="Sharon Taubenfeld" o:suggestedsigner2="IT Project Manager" signinginstructionsset="t" issignatureline="t"/>
          </v:shape>
        </w:pict>
      </w:r>
    </w:p>
    <w:p w14:paraId="56BF8CD6" w14:textId="18D2B902" w:rsidR="00EC16E1" w:rsidDel="00713505" w:rsidRDefault="008A64FE">
      <w:pPr>
        <w:rPr>
          <w:del w:id="981" w:author="Keith Oulson" w:date="2018-04-25T13:00:00Z"/>
        </w:rPr>
      </w:pPr>
      <w:del w:id="982" w:author="Keith Oulson" w:date="2018-04-25T13:00:00Z">
        <w:r>
          <w:pict w14:anchorId="77D5DF22">
            <v:shape id="_x0000_i1035" type="#_x0000_t75" alt="Microsoft Office Signature Line..." style="width:194.25pt;height:93.75pt">
              <v:imagedata r:id="rId49" o:title=""/>
              <o:lock v:ext="edit" ungrouping="t" rotation="t" cropping="t" verticies="t" text="t" grouping="t"/>
              <o:signatureline v:ext="edit" id="{DDFD0053-0FFD-4B8F-B7E5-2AE7DA03B351}" provid="{00000000-0000-0000-0000-000000000000}" o:suggestedsigner="Lisa Duncan" o:suggestedsigner2="VA POR eBilling" signinginstructionsset="t" issignatureline="t"/>
            </v:shape>
          </w:pict>
        </w:r>
      </w:del>
    </w:p>
    <w:p w14:paraId="0F2916C1" w14:textId="77777777" w:rsidR="00EC16E1" w:rsidRDefault="008A64FE" w:rsidP="00F47092">
      <w:pPr>
        <w:rPr>
          <w:ins w:id="983" w:author="Keith Oulson" w:date="2018-04-13T16:36:00Z"/>
        </w:rPr>
      </w:pPr>
      <w:ins w:id="984" w:author="Keith Oulson" w:date="2018-04-13T16:36:00Z">
        <w:r>
          <w:pict w14:anchorId="1D330198">
            <v:shape id="_x0000_i1036" type="#_x0000_t75" alt="Microsoft Office Signature Line..." style="width:192pt;height:96pt">
              <v:imagedata r:id="rId50" o:title=""/>
              <o:lock v:ext="edit" ungrouping="t" rotation="t" cropping="t" verticies="t" text="t" grouping="t"/>
              <o:signatureline v:ext="edit" id="{396CB7DA-BEAD-4730-B4C2-A6CA9449D5EB}" provid="{00000000-0000-0000-0000-000000000000}" o:suggestedsigner="Jaime Manzano" o:suggestedsigner2="Chief, FSC Electronic Commerce Division (ECD)" issignatureline="t"/>
            </v:shape>
          </w:pict>
        </w:r>
      </w:ins>
    </w:p>
    <w:p w14:paraId="4C70C622" w14:textId="61848F53" w:rsidR="00EC16E1" w:rsidRDefault="00EC16E1">
      <w:pPr>
        <w:rPr>
          <w:ins w:id="985" w:author="Keith Oulson" w:date="2018-04-13T16:36:00Z"/>
        </w:rPr>
      </w:pPr>
    </w:p>
    <w:p w14:paraId="6BA93E42" w14:textId="671044EF" w:rsidR="00F341D9" w:rsidRDefault="008A64FE" w:rsidP="00F47092">
      <w:del w:id="986" w:author="Keith Oulson" w:date="2018-04-25T13:00:00Z">
        <w:r>
          <w:pict w14:anchorId="2A158E59">
            <v:shape id="_x0000_i1037" type="#_x0000_t75" alt="Microsoft Office Signature Line..." style="width:194.25pt;height:93.75pt">
              <v:imagedata r:id="rId51" o:title=""/>
              <o:lock v:ext="edit" ungrouping="t" rotation="t" cropping="t" verticies="t" text="t" grouping="t"/>
              <o:signatureline v:ext="edit" id="{24BF4B3E-6C9F-4D3F-AFB5-436DE8B906E0}" provid="{00000000-0000-0000-0000-000000000000}" o:suggestedsigner="Rey Ablaya" o:suggestedsigner2="FSC Project Manager" signinginstructionsset="t" issignatureline="t"/>
            </v:shape>
          </w:pict>
        </w:r>
      </w:del>
    </w:p>
    <w:sectPr w:rsidR="00F341D9" w:rsidSect="00F341D9">
      <w:pgSz w:w="12240" w:h="15840" w:code="1"/>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17" w:author="Zia, Fahad (B3 Group)" w:date="2018-04-06T15:34:00Z" w:initials="ZF(G">
    <w:p w14:paraId="5A5C57C5" w14:textId="77777777" w:rsidR="006D20EB" w:rsidRDefault="006D20EB" w:rsidP="00C2621E">
      <w:pPr>
        <w:pStyle w:val="CommentText"/>
      </w:pPr>
      <w:r>
        <w:rPr>
          <w:rStyle w:val="CommentReference"/>
        </w:rPr>
        <w:annotationRef/>
      </w:r>
      <w:r>
        <w:rPr>
          <w:rStyle w:val="CommentReference"/>
        </w:rPr>
        <w:annotationRef/>
      </w:r>
      <w:r>
        <w:rPr>
          <w:rStyle w:val="CommentReference"/>
        </w:rPr>
        <w:annotationRef/>
      </w:r>
      <w:r>
        <w:t>Please add specifics on how do you intend to do this. What are the data integrity checks that will be applied?</w:t>
      </w:r>
    </w:p>
    <w:p w14:paraId="239FF4F0" w14:textId="77777777" w:rsidR="006D20EB" w:rsidRDefault="006D20EB" w:rsidP="00C2621E">
      <w:pPr>
        <w:pStyle w:val="CommentText"/>
      </w:pPr>
    </w:p>
  </w:comment>
  <w:comment w:id="918" w:author="Maldonado, James (B3 Group)" w:date="2018-04-10T18:11:00Z" w:initials="MJ(G">
    <w:p w14:paraId="4A8462E5" w14:textId="77777777" w:rsidR="006D20EB" w:rsidRDefault="006D20EB" w:rsidP="00C2621E">
      <w:pPr>
        <w:pStyle w:val="CommentText"/>
      </w:pPr>
      <w:r>
        <w:rPr>
          <w:rStyle w:val="CommentReference"/>
        </w:rPr>
        <w:annotationRef/>
      </w:r>
      <w:r>
        <w:t>Send good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9FF4F0" w15:done="0"/>
  <w15:commentEx w15:paraId="4A8462E5" w15:paraIdParent="239FF4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9FF4F0" w16cid:durableId="1E72120A"/>
  <w16cid:commentId w16cid:paraId="4A8462E5" w16cid:durableId="1E777C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11EDD" w14:textId="77777777" w:rsidR="008F7977" w:rsidRDefault="008F7977">
      <w:r>
        <w:separator/>
      </w:r>
    </w:p>
    <w:p w14:paraId="2339CFAA" w14:textId="77777777" w:rsidR="008F7977" w:rsidRDefault="008F7977"/>
  </w:endnote>
  <w:endnote w:type="continuationSeparator" w:id="0">
    <w:p w14:paraId="6E0BBF19" w14:textId="77777777" w:rsidR="008F7977" w:rsidRDefault="008F7977">
      <w:r>
        <w:continuationSeparator/>
      </w:r>
    </w:p>
    <w:p w14:paraId="53AF1B17" w14:textId="77777777" w:rsidR="008F7977" w:rsidRDefault="008F79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6D20EB" w:rsidRDefault="006D20EB"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6D20EB" w:rsidRDefault="006D20EB">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6DC87813" w:rsidR="006D20EB" w:rsidRDefault="006D20EB"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DD51B4">
      <w:rPr>
        <w:rStyle w:val="PageNumber"/>
        <w:noProof/>
      </w:rPr>
      <w:t>iv</w:t>
    </w:r>
    <w:r>
      <w:rPr>
        <w:rStyle w:val="PageNumber"/>
      </w:rPr>
      <w:fldChar w:fldCharType="end"/>
    </w:r>
    <w:r>
      <w:rPr>
        <w:rStyle w:val="PageNumber"/>
      </w:rPr>
      <w:tab/>
    </w:r>
    <w:del w:id="20" w:author="Keith Oulson" w:date="2018-04-13T16:23:00Z">
      <w:r w:rsidDel="00D63292">
        <w:rPr>
          <w:rStyle w:val="PageNumber"/>
        </w:rPr>
        <w:delText xml:space="preserve">March </w:delText>
      </w:r>
    </w:del>
    <w:ins w:id="21" w:author="Keith Oulson" w:date="2018-04-13T16:23:00Z">
      <w:del w:id="22" w:author="Steffen Maerdian" w:date="2018-05-11T07:46:00Z">
        <w:r w:rsidDel="008A64FE">
          <w:rPr>
            <w:rStyle w:val="PageNumber"/>
          </w:rPr>
          <w:delText>April</w:delText>
        </w:r>
      </w:del>
    </w:ins>
    <w:ins w:id="23" w:author="Steffen Maerdian" w:date="2018-05-11T07:46:00Z">
      <w:r w:rsidR="008A64FE">
        <w:rPr>
          <w:rStyle w:val="PageNumber"/>
        </w:rPr>
        <w:t>May</w:t>
      </w:r>
    </w:ins>
    <w:ins w:id="24" w:author="Keith Oulson" w:date="2018-04-13T16:24:00Z">
      <w:r>
        <w:rPr>
          <w:rStyle w:val="PageNumber"/>
        </w:rPr>
        <w:t xml:space="preserve"> </w:t>
      </w:r>
    </w:ins>
    <w:r>
      <w:rPr>
        <w:rStyle w:val="PageNumber"/>
      </w:rPr>
      <w:t>2018</w:t>
    </w:r>
  </w:p>
  <w:p w14:paraId="05501EFE" w14:textId="77777777" w:rsidR="006D20EB" w:rsidRDefault="006D20EB">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6D20EB" w:rsidRDefault="006D20EB"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6D20EB" w:rsidRDefault="006D20EB">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6D20EB" w:rsidRDefault="006D20EB"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6D20EB" w:rsidRPr="007B65D7" w:rsidRDefault="006D20EB"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A9C05" w14:textId="77777777" w:rsidR="008F7977" w:rsidRDefault="008F7977">
      <w:r>
        <w:separator/>
      </w:r>
    </w:p>
    <w:p w14:paraId="4C303B04" w14:textId="77777777" w:rsidR="008F7977" w:rsidRDefault="008F7977"/>
  </w:footnote>
  <w:footnote w:type="continuationSeparator" w:id="0">
    <w:p w14:paraId="6071894E" w14:textId="77777777" w:rsidR="008F7977" w:rsidRDefault="008F7977">
      <w:r>
        <w:continuationSeparator/>
      </w:r>
    </w:p>
    <w:p w14:paraId="7EAD5B29" w14:textId="77777777" w:rsidR="008F7977" w:rsidRDefault="008F79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6D20EB" w:rsidRPr="001336D2" w:rsidRDefault="006D20EB">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A11AFF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20ECE"/>
    <w:multiLevelType w:val="hybridMultilevel"/>
    <w:tmpl w:val="4F4475EA"/>
    <w:lvl w:ilvl="0" w:tplc="0872648E">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F7ECBC56">
      <w:start w:val="1"/>
      <w:numFmt w:val="bullet"/>
      <w:lvlText w:val=""/>
      <w:lvlJc w:val="left"/>
      <w:pPr>
        <w:ind w:left="2880" w:hanging="360"/>
      </w:pPr>
      <w:rPr>
        <w:rFonts w:ascii="Symbol" w:hAnsi="Symbo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8E33D5"/>
    <w:multiLevelType w:val="hybridMultilevel"/>
    <w:tmpl w:val="446082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3"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2"/>
  </w:num>
  <w:num w:numId="5">
    <w:abstractNumId w:val="23"/>
  </w:num>
  <w:num w:numId="6">
    <w:abstractNumId w:val="18"/>
  </w:num>
  <w:num w:numId="7">
    <w:abstractNumId w:val="15"/>
  </w:num>
  <w:num w:numId="8">
    <w:abstractNumId w:val="11"/>
  </w:num>
  <w:num w:numId="9">
    <w:abstractNumId w:val="6"/>
  </w:num>
  <w:num w:numId="10">
    <w:abstractNumId w:val="1"/>
  </w:num>
  <w:num w:numId="11">
    <w:abstractNumId w:val="4"/>
  </w:num>
  <w:num w:numId="12">
    <w:abstractNumId w:val="3"/>
  </w:num>
  <w:num w:numId="13">
    <w:abstractNumId w:val="17"/>
  </w:num>
  <w:num w:numId="14">
    <w:abstractNumId w:val="10"/>
  </w:num>
  <w:num w:numId="15">
    <w:abstractNumId w:val="13"/>
  </w:num>
  <w:num w:numId="16">
    <w:abstractNumId w:val="9"/>
  </w:num>
  <w:num w:numId="17">
    <w:abstractNumId w:val="7"/>
  </w:num>
  <w:num w:numId="18">
    <w:abstractNumId w:val="12"/>
  </w:num>
  <w:num w:numId="19">
    <w:abstractNumId w:val="20"/>
  </w:num>
  <w:num w:numId="20">
    <w:abstractNumId w:val="16"/>
  </w:num>
  <w:num w:numId="21">
    <w:abstractNumId w:val="21"/>
  </w:num>
  <w:num w:numId="22">
    <w:abstractNumId w:val="8"/>
  </w:num>
  <w:num w:numId="23">
    <w:abstractNumId w:val="19"/>
  </w:num>
  <w:num w:numId="24">
    <w:abstractNumId w:val="1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rson w15:author="Steffen Maerdian">
    <w15:presenceInfo w15:providerId="None" w15:userId="Steffen Maerdian"/>
  </w15:person>
  <w15:person w15:author="Zia, Fahad (B3 Group)">
    <w15:presenceInfo w15:providerId="AD" w15:userId="S-1-5-21-682003330-839522115-725345543-132710"/>
  </w15:person>
  <w15:person w15:author="Maldonado, James (B3 Group)">
    <w15:presenceInfo w15:providerId="AD" w15:userId="S-1-5-21-682003330-839522115-725345543-1031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revisionView w:markup="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27045"/>
    <w:rsid w:val="00030342"/>
    <w:rsid w:val="0003034C"/>
    <w:rsid w:val="00031343"/>
    <w:rsid w:val="00031907"/>
    <w:rsid w:val="000352F4"/>
    <w:rsid w:val="000371B5"/>
    <w:rsid w:val="00037A33"/>
    <w:rsid w:val="00037AD4"/>
    <w:rsid w:val="00041F69"/>
    <w:rsid w:val="000426BB"/>
    <w:rsid w:val="00044684"/>
    <w:rsid w:val="00045887"/>
    <w:rsid w:val="0004591D"/>
    <w:rsid w:val="0004636C"/>
    <w:rsid w:val="000479A7"/>
    <w:rsid w:val="00050337"/>
    <w:rsid w:val="00051952"/>
    <w:rsid w:val="000525B5"/>
    <w:rsid w:val="00055A46"/>
    <w:rsid w:val="00056AE9"/>
    <w:rsid w:val="000612EB"/>
    <w:rsid w:val="00062C58"/>
    <w:rsid w:val="0006497C"/>
    <w:rsid w:val="00067AC8"/>
    <w:rsid w:val="000702CE"/>
    <w:rsid w:val="00070945"/>
    <w:rsid w:val="00071609"/>
    <w:rsid w:val="00071F6E"/>
    <w:rsid w:val="00072280"/>
    <w:rsid w:val="00072FCC"/>
    <w:rsid w:val="00073275"/>
    <w:rsid w:val="0007330F"/>
    <w:rsid w:val="0007382D"/>
    <w:rsid w:val="00073EFA"/>
    <w:rsid w:val="00074879"/>
    <w:rsid w:val="00080039"/>
    <w:rsid w:val="000814FF"/>
    <w:rsid w:val="00082DC9"/>
    <w:rsid w:val="000833D1"/>
    <w:rsid w:val="000852ED"/>
    <w:rsid w:val="000855D3"/>
    <w:rsid w:val="00086014"/>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B11AD"/>
    <w:rsid w:val="000B156B"/>
    <w:rsid w:val="000B23F8"/>
    <w:rsid w:val="000C01E6"/>
    <w:rsid w:val="000C1BAC"/>
    <w:rsid w:val="000C1F69"/>
    <w:rsid w:val="000C3757"/>
    <w:rsid w:val="000C79B8"/>
    <w:rsid w:val="000C7B8D"/>
    <w:rsid w:val="000D16C8"/>
    <w:rsid w:val="000D1787"/>
    <w:rsid w:val="000D341A"/>
    <w:rsid w:val="000D652D"/>
    <w:rsid w:val="000D715D"/>
    <w:rsid w:val="000E0A48"/>
    <w:rsid w:val="000E1D0A"/>
    <w:rsid w:val="000E21B5"/>
    <w:rsid w:val="000E4C82"/>
    <w:rsid w:val="000E4C92"/>
    <w:rsid w:val="000E5594"/>
    <w:rsid w:val="000E59A0"/>
    <w:rsid w:val="000E67D1"/>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412C"/>
    <w:rsid w:val="00115BE9"/>
    <w:rsid w:val="00116343"/>
    <w:rsid w:val="00117745"/>
    <w:rsid w:val="00117A3B"/>
    <w:rsid w:val="00117B6E"/>
    <w:rsid w:val="0012060D"/>
    <w:rsid w:val="00120BEC"/>
    <w:rsid w:val="00125C1D"/>
    <w:rsid w:val="001264E8"/>
    <w:rsid w:val="001270AB"/>
    <w:rsid w:val="001278A1"/>
    <w:rsid w:val="001278C3"/>
    <w:rsid w:val="00133156"/>
    <w:rsid w:val="001336D2"/>
    <w:rsid w:val="00134C52"/>
    <w:rsid w:val="00136094"/>
    <w:rsid w:val="00143A60"/>
    <w:rsid w:val="0014468B"/>
    <w:rsid w:val="001453A5"/>
    <w:rsid w:val="00145CF3"/>
    <w:rsid w:val="00146C7B"/>
    <w:rsid w:val="00147C5F"/>
    <w:rsid w:val="00151087"/>
    <w:rsid w:val="00152671"/>
    <w:rsid w:val="001545AE"/>
    <w:rsid w:val="00154C8F"/>
    <w:rsid w:val="001569E6"/>
    <w:rsid w:val="001574A4"/>
    <w:rsid w:val="00160824"/>
    <w:rsid w:val="00160CB2"/>
    <w:rsid w:val="00161E54"/>
    <w:rsid w:val="001624C3"/>
    <w:rsid w:val="00162D3C"/>
    <w:rsid w:val="00162E7B"/>
    <w:rsid w:val="00162F6E"/>
    <w:rsid w:val="00163E68"/>
    <w:rsid w:val="00165AB8"/>
    <w:rsid w:val="00172D7F"/>
    <w:rsid w:val="00175B6F"/>
    <w:rsid w:val="00176911"/>
    <w:rsid w:val="00180235"/>
    <w:rsid w:val="001802A6"/>
    <w:rsid w:val="00181ADF"/>
    <w:rsid w:val="001832E0"/>
    <w:rsid w:val="0018396C"/>
    <w:rsid w:val="001850DD"/>
    <w:rsid w:val="00185707"/>
    <w:rsid w:val="00186009"/>
    <w:rsid w:val="001876CC"/>
    <w:rsid w:val="00187CA5"/>
    <w:rsid w:val="00191289"/>
    <w:rsid w:val="00192A67"/>
    <w:rsid w:val="00193FF0"/>
    <w:rsid w:val="00194B33"/>
    <w:rsid w:val="00195AEB"/>
    <w:rsid w:val="00196DE2"/>
    <w:rsid w:val="00196F00"/>
    <w:rsid w:val="001A0118"/>
    <w:rsid w:val="001A0A2A"/>
    <w:rsid w:val="001A192A"/>
    <w:rsid w:val="001A21E1"/>
    <w:rsid w:val="001A30A0"/>
    <w:rsid w:val="001A32F9"/>
    <w:rsid w:val="001A380C"/>
    <w:rsid w:val="001A3C31"/>
    <w:rsid w:val="001A3C5C"/>
    <w:rsid w:val="001A3D48"/>
    <w:rsid w:val="001A4C49"/>
    <w:rsid w:val="001A57F5"/>
    <w:rsid w:val="001A64D6"/>
    <w:rsid w:val="001A6826"/>
    <w:rsid w:val="001B12AE"/>
    <w:rsid w:val="001B1BA5"/>
    <w:rsid w:val="001B54E4"/>
    <w:rsid w:val="001B5C83"/>
    <w:rsid w:val="001B6D58"/>
    <w:rsid w:val="001C0031"/>
    <w:rsid w:val="001C1A0A"/>
    <w:rsid w:val="001C21EA"/>
    <w:rsid w:val="001C2FCA"/>
    <w:rsid w:val="001C5800"/>
    <w:rsid w:val="001C5EA6"/>
    <w:rsid w:val="001C69AB"/>
    <w:rsid w:val="001C6D26"/>
    <w:rsid w:val="001C713F"/>
    <w:rsid w:val="001C77D1"/>
    <w:rsid w:val="001D14AC"/>
    <w:rsid w:val="001D1C21"/>
    <w:rsid w:val="001D3222"/>
    <w:rsid w:val="001D6650"/>
    <w:rsid w:val="001D69F5"/>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1513"/>
    <w:rsid w:val="00203CBD"/>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A58"/>
    <w:rsid w:val="00224B2E"/>
    <w:rsid w:val="002253CD"/>
    <w:rsid w:val="002273CA"/>
    <w:rsid w:val="00230CC8"/>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50A2"/>
    <w:rsid w:val="00296309"/>
    <w:rsid w:val="002971F8"/>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B31"/>
    <w:rsid w:val="002C5C98"/>
    <w:rsid w:val="002C6335"/>
    <w:rsid w:val="002D0C49"/>
    <w:rsid w:val="002D13A7"/>
    <w:rsid w:val="002D1A6C"/>
    <w:rsid w:val="002D37B7"/>
    <w:rsid w:val="002D3EF6"/>
    <w:rsid w:val="002D40E3"/>
    <w:rsid w:val="002D5204"/>
    <w:rsid w:val="002D7E03"/>
    <w:rsid w:val="002E122E"/>
    <w:rsid w:val="002E12C4"/>
    <w:rsid w:val="002E1CB7"/>
    <w:rsid w:val="002E1D8C"/>
    <w:rsid w:val="002E22F6"/>
    <w:rsid w:val="002E2968"/>
    <w:rsid w:val="002E2D8C"/>
    <w:rsid w:val="002E3512"/>
    <w:rsid w:val="002E3ADB"/>
    <w:rsid w:val="002E6555"/>
    <w:rsid w:val="002E697A"/>
    <w:rsid w:val="002E7077"/>
    <w:rsid w:val="002E737D"/>
    <w:rsid w:val="002E751D"/>
    <w:rsid w:val="002E76AB"/>
    <w:rsid w:val="002F0076"/>
    <w:rsid w:val="002F30B7"/>
    <w:rsid w:val="002F3C0F"/>
    <w:rsid w:val="002F4596"/>
    <w:rsid w:val="002F5410"/>
    <w:rsid w:val="002F5EFA"/>
    <w:rsid w:val="002F7C83"/>
    <w:rsid w:val="003005A5"/>
    <w:rsid w:val="00300FF4"/>
    <w:rsid w:val="00302507"/>
    <w:rsid w:val="00302F52"/>
    <w:rsid w:val="003046F0"/>
    <w:rsid w:val="003048D9"/>
    <w:rsid w:val="00305338"/>
    <w:rsid w:val="0030610C"/>
    <w:rsid w:val="0030639C"/>
    <w:rsid w:val="00306E11"/>
    <w:rsid w:val="0030769F"/>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11AE"/>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1368"/>
    <w:rsid w:val="003528DE"/>
    <w:rsid w:val="00353152"/>
    <w:rsid w:val="0035693E"/>
    <w:rsid w:val="003622B1"/>
    <w:rsid w:val="00362AB7"/>
    <w:rsid w:val="003635BD"/>
    <w:rsid w:val="00363E35"/>
    <w:rsid w:val="0036519F"/>
    <w:rsid w:val="00366EF2"/>
    <w:rsid w:val="0037013A"/>
    <w:rsid w:val="003713C8"/>
    <w:rsid w:val="0037310E"/>
    <w:rsid w:val="00374141"/>
    <w:rsid w:val="003746FF"/>
    <w:rsid w:val="00374D17"/>
    <w:rsid w:val="00376DD4"/>
    <w:rsid w:val="0037705A"/>
    <w:rsid w:val="00377177"/>
    <w:rsid w:val="0038145C"/>
    <w:rsid w:val="00381ACF"/>
    <w:rsid w:val="003828F1"/>
    <w:rsid w:val="00382D1E"/>
    <w:rsid w:val="00385415"/>
    <w:rsid w:val="0038788F"/>
    <w:rsid w:val="00392B05"/>
    <w:rsid w:val="00393E8A"/>
    <w:rsid w:val="00394B50"/>
    <w:rsid w:val="00395002"/>
    <w:rsid w:val="003975A4"/>
    <w:rsid w:val="003A0BED"/>
    <w:rsid w:val="003A158C"/>
    <w:rsid w:val="003A2865"/>
    <w:rsid w:val="003A45A2"/>
    <w:rsid w:val="003A45F8"/>
    <w:rsid w:val="003A47B0"/>
    <w:rsid w:val="003A4971"/>
    <w:rsid w:val="003B0B98"/>
    <w:rsid w:val="003B176B"/>
    <w:rsid w:val="003B19FF"/>
    <w:rsid w:val="003B3DCB"/>
    <w:rsid w:val="003B6FE5"/>
    <w:rsid w:val="003B74C8"/>
    <w:rsid w:val="003B7504"/>
    <w:rsid w:val="003C23F2"/>
    <w:rsid w:val="003C2662"/>
    <w:rsid w:val="003C30F5"/>
    <w:rsid w:val="003D0F64"/>
    <w:rsid w:val="003D1C66"/>
    <w:rsid w:val="003D4437"/>
    <w:rsid w:val="003D4ED3"/>
    <w:rsid w:val="003D5238"/>
    <w:rsid w:val="003D59EF"/>
    <w:rsid w:val="003D5CCD"/>
    <w:rsid w:val="003D72CF"/>
    <w:rsid w:val="003D7B6F"/>
    <w:rsid w:val="003D7EA1"/>
    <w:rsid w:val="003E03CF"/>
    <w:rsid w:val="003E08F5"/>
    <w:rsid w:val="003E1770"/>
    <w:rsid w:val="003E1F74"/>
    <w:rsid w:val="003E4BB3"/>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645C"/>
    <w:rsid w:val="0045649E"/>
    <w:rsid w:val="00456859"/>
    <w:rsid w:val="004568A3"/>
    <w:rsid w:val="00462168"/>
    <w:rsid w:val="00462ECC"/>
    <w:rsid w:val="00463C9A"/>
    <w:rsid w:val="00464741"/>
    <w:rsid w:val="00465DF8"/>
    <w:rsid w:val="00466D6B"/>
    <w:rsid w:val="00466DC9"/>
    <w:rsid w:val="00467C2B"/>
    <w:rsid w:val="0047144B"/>
    <w:rsid w:val="00473584"/>
    <w:rsid w:val="0047492F"/>
    <w:rsid w:val="00474A82"/>
    <w:rsid w:val="00474BBC"/>
    <w:rsid w:val="00475169"/>
    <w:rsid w:val="00475EA5"/>
    <w:rsid w:val="00475EEE"/>
    <w:rsid w:val="004767BE"/>
    <w:rsid w:val="00476A82"/>
    <w:rsid w:val="004774A2"/>
    <w:rsid w:val="0047750D"/>
    <w:rsid w:val="00477EC1"/>
    <w:rsid w:val="0048016C"/>
    <w:rsid w:val="004817D1"/>
    <w:rsid w:val="00482583"/>
    <w:rsid w:val="00482F05"/>
    <w:rsid w:val="0048455F"/>
    <w:rsid w:val="00484DF4"/>
    <w:rsid w:val="0048501A"/>
    <w:rsid w:val="00485111"/>
    <w:rsid w:val="004860B4"/>
    <w:rsid w:val="004869B1"/>
    <w:rsid w:val="004870FA"/>
    <w:rsid w:val="0049132B"/>
    <w:rsid w:val="0049181D"/>
    <w:rsid w:val="0049377F"/>
    <w:rsid w:val="004972E1"/>
    <w:rsid w:val="00497EF5"/>
    <w:rsid w:val="004A0C7F"/>
    <w:rsid w:val="004A1592"/>
    <w:rsid w:val="004A281E"/>
    <w:rsid w:val="004A28E1"/>
    <w:rsid w:val="004A6038"/>
    <w:rsid w:val="004A7779"/>
    <w:rsid w:val="004B0772"/>
    <w:rsid w:val="004B15AD"/>
    <w:rsid w:val="004B19B2"/>
    <w:rsid w:val="004B4E30"/>
    <w:rsid w:val="004B64EC"/>
    <w:rsid w:val="004B7CC8"/>
    <w:rsid w:val="004B7D1A"/>
    <w:rsid w:val="004C0028"/>
    <w:rsid w:val="004C1925"/>
    <w:rsid w:val="004C2319"/>
    <w:rsid w:val="004C522D"/>
    <w:rsid w:val="004C76A6"/>
    <w:rsid w:val="004C76AD"/>
    <w:rsid w:val="004D0E26"/>
    <w:rsid w:val="004D1A22"/>
    <w:rsid w:val="004D3CB7"/>
    <w:rsid w:val="004D3FB6"/>
    <w:rsid w:val="004D5CD2"/>
    <w:rsid w:val="004D7CF9"/>
    <w:rsid w:val="004E1927"/>
    <w:rsid w:val="004E4DC1"/>
    <w:rsid w:val="004F0FB3"/>
    <w:rsid w:val="004F1F89"/>
    <w:rsid w:val="004F2C99"/>
    <w:rsid w:val="004F3A80"/>
    <w:rsid w:val="004F692A"/>
    <w:rsid w:val="00500EE1"/>
    <w:rsid w:val="005041D5"/>
    <w:rsid w:val="00504BC1"/>
    <w:rsid w:val="00504DD3"/>
    <w:rsid w:val="00506513"/>
    <w:rsid w:val="00507012"/>
    <w:rsid w:val="00515EB2"/>
    <w:rsid w:val="00515F2A"/>
    <w:rsid w:val="00516109"/>
    <w:rsid w:val="00520FDF"/>
    <w:rsid w:val="0052687A"/>
    <w:rsid w:val="00526AC1"/>
    <w:rsid w:val="00527B5C"/>
    <w:rsid w:val="00530D34"/>
    <w:rsid w:val="00531CD9"/>
    <w:rsid w:val="005327F9"/>
    <w:rsid w:val="00532B92"/>
    <w:rsid w:val="00532CFF"/>
    <w:rsid w:val="00533440"/>
    <w:rsid w:val="005356F9"/>
    <w:rsid w:val="00537C1A"/>
    <w:rsid w:val="005423CC"/>
    <w:rsid w:val="00542949"/>
    <w:rsid w:val="00542C6C"/>
    <w:rsid w:val="00543E06"/>
    <w:rsid w:val="005440EB"/>
    <w:rsid w:val="00550267"/>
    <w:rsid w:val="00550503"/>
    <w:rsid w:val="005530C0"/>
    <w:rsid w:val="00553FC0"/>
    <w:rsid w:val="00554B8F"/>
    <w:rsid w:val="00560154"/>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3889"/>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0C4"/>
    <w:rsid w:val="005942BF"/>
    <w:rsid w:val="0059462C"/>
    <w:rsid w:val="00594DEE"/>
    <w:rsid w:val="00594E97"/>
    <w:rsid w:val="005A0FEA"/>
    <w:rsid w:val="005A22F8"/>
    <w:rsid w:val="005A24B2"/>
    <w:rsid w:val="005A2AE6"/>
    <w:rsid w:val="005A51A5"/>
    <w:rsid w:val="005A54D2"/>
    <w:rsid w:val="005A56B4"/>
    <w:rsid w:val="005A722B"/>
    <w:rsid w:val="005A753D"/>
    <w:rsid w:val="005B207F"/>
    <w:rsid w:val="005B2A16"/>
    <w:rsid w:val="005B2C5D"/>
    <w:rsid w:val="005B2D04"/>
    <w:rsid w:val="005B392E"/>
    <w:rsid w:val="005B3B50"/>
    <w:rsid w:val="005B631B"/>
    <w:rsid w:val="005B6A29"/>
    <w:rsid w:val="005C1B76"/>
    <w:rsid w:val="005C2354"/>
    <w:rsid w:val="005C3CEB"/>
    <w:rsid w:val="005C446F"/>
    <w:rsid w:val="005C4562"/>
    <w:rsid w:val="005D18C5"/>
    <w:rsid w:val="005D368C"/>
    <w:rsid w:val="005D3B22"/>
    <w:rsid w:val="005D46C3"/>
    <w:rsid w:val="005D549D"/>
    <w:rsid w:val="005D7968"/>
    <w:rsid w:val="005E0B43"/>
    <w:rsid w:val="005E16EF"/>
    <w:rsid w:val="005E19F1"/>
    <w:rsid w:val="005E2300"/>
    <w:rsid w:val="005E2AF9"/>
    <w:rsid w:val="005E2E31"/>
    <w:rsid w:val="005E3316"/>
    <w:rsid w:val="005E45E9"/>
    <w:rsid w:val="005E654F"/>
    <w:rsid w:val="005E6AB1"/>
    <w:rsid w:val="005F1D3A"/>
    <w:rsid w:val="005F558A"/>
    <w:rsid w:val="005F7200"/>
    <w:rsid w:val="0060149D"/>
    <w:rsid w:val="0060529E"/>
    <w:rsid w:val="00605771"/>
    <w:rsid w:val="00605CF7"/>
    <w:rsid w:val="00606B5F"/>
    <w:rsid w:val="0061119D"/>
    <w:rsid w:val="00611AF1"/>
    <w:rsid w:val="00621033"/>
    <w:rsid w:val="00621DC0"/>
    <w:rsid w:val="00623D4F"/>
    <w:rsid w:val="0062473D"/>
    <w:rsid w:val="00627B18"/>
    <w:rsid w:val="006310DA"/>
    <w:rsid w:val="00635C19"/>
    <w:rsid w:val="00637151"/>
    <w:rsid w:val="006377B1"/>
    <w:rsid w:val="0064184D"/>
    <w:rsid w:val="00642849"/>
    <w:rsid w:val="00645ED4"/>
    <w:rsid w:val="00645F3C"/>
    <w:rsid w:val="00647266"/>
    <w:rsid w:val="00651EE8"/>
    <w:rsid w:val="0065443F"/>
    <w:rsid w:val="00654500"/>
    <w:rsid w:val="00655A00"/>
    <w:rsid w:val="00655F23"/>
    <w:rsid w:val="006627CB"/>
    <w:rsid w:val="00663B92"/>
    <w:rsid w:val="00664D4F"/>
    <w:rsid w:val="0066591C"/>
    <w:rsid w:val="00665BF6"/>
    <w:rsid w:val="00666FE3"/>
    <w:rsid w:val="0066707E"/>
    <w:rsid w:val="006670D2"/>
    <w:rsid w:val="00667E47"/>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235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20EB"/>
    <w:rsid w:val="006D3964"/>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2D70"/>
    <w:rsid w:val="006F6D65"/>
    <w:rsid w:val="006F78DC"/>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3505"/>
    <w:rsid w:val="00714730"/>
    <w:rsid w:val="00715F75"/>
    <w:rsid w:val="00716D21"/>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37524"/>
    <w:rsid w:val="0074051F"/>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7F9"/>
    <w:rsid w:val="00765B2D"/>
    <w:rsid w:val="00765E89"/>
    <w:rsid w:val="00774A20"/>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0C44"/>
    <w:rsid w:val="007C2637"/>
    <w:rsid w:val="007C440B"/>
    <w:rsid w:val="007C4FC1"/>
    <w:rsid w:val="007C78DE"/>
    <w:rsid w:val="007D0EF3"/>
    <w:rsid w:val="007D21C3"/>
    <w:rsid w:val="007D22F9"/>
    <w:rsid w:val="007D2C5E"/>
    <w:rsid w:val="007D3AE8"/>
    <w:rsid w:val="007D5ECC"/>
    <w:rsid w:val="007D680B"/>
    <w:rsid w:val="007E05D4"/>
    <w:rsid w:val="007E155F"/>
    <w:rsid w:val="007E1C43"/>
    <w:rsid w:val="007E1F3F"/>
    <w:rsid w:val="007E343F"/>
    <w:rsid w:val="007E4370"/>
    <w:rsid w:val="007E641C"/>
    <w:rsid w:val="007E71D7"/>
    <w:rsid w:val="007F20D5"/>
    <w:rsid w:val="007F2B4D"/>
    <w:rsid w:val="007F3397"/>
    <w:rsid w:val="007F3A74"/>
    <w:rsid w:val="007F6892"/>
    <w:rsid w:val="007F767C"/>
    <w:rsid w:val="00801B32"/>
    <w:rsid w:val="008052DE"/>
    <w:rsid w:val="00805B82"/>
    <w:rsid w:val="00806872"/>
    <w:rsid w:val="00811706"/>
    <w:rsid w:val="008134FE"/>
    <w:rsid w:val="00815C2E"/>
    <w:rsid w:val="008218AA"/>
    <w:rsid w:val="00821FD9"/>
    <w:rsid w:val="008231E7"/>
    <w:rsid w:val="00823603"/>
    <w:rsid w:val="00823E39"/>
    <w:rsid w:val="00824C90"/>
    <w:rsid w:val="00825148"/>
    <w:rsid w:val="00825654"/>
    <w:rsid w:val="00825719"/>
    <w:rsid w:val="00827B22"/>
    <w:rsid w:val="00830812"/>
    <w:rsid w:val="008308C2"/>
    <w:rsid w:val="00832B13"/>
    <w:rsid w:val="008333B3"/>
    <w:rsid w:val="008335F1"/>
    <w:rsid w:val="00834A0C"/>
    <w:rsid w:val="00835470"/>
    <w:rsid w:val="00835C22"/>
    <w:rsid w:val="00836EC6"/>
    <w:rsid w:val="008377A5"/>
    <w:rsid w:val="00840BA0"/>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5D4"/>
    <w:rsid w:val="00864D55"/>
    <w:rsid w:val="00871E3C"/>
    <w:rsid w:val="008720B8"/>
    <w:rsid w:val="008725F2"/>
    <w:rsid w:val="008751EC"/>
    <w:rsid w:val="00875534"/>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64FE"/>
    <w:rsid w:val="008A783A"/>
    <w:rsid w:val="008B0966"/>
    <w:rsid w:val="008B273B"/>
    <w:rsid w:val="008B3D1F"/>
    <w:rsid w:val="008B430E"/>
    <w:rsid w:val="008B568B"/>
    <w:rsid w:val="008B644E"/>
    <w:rsid w:val="008B795C"/>
    <w:rsid w:val="008C0642"/>
    <w:rsid w:val="008C1BAD"/>
    <w:rsid w:val="008C274E"/>
    <w:rsid w:val="008C2AB7"/>
    <w:rsid w:val="008C2F21"/>
    <w:rsid w:val="008C4576"/>
    <w:rsid w:val="008C5347"/>
    <w:rsid w:val="008C7548"/>
    <w:rsid w:val="008C7AB2"/>
    <w:rsid w:val="008D03A9"/>
    <w:rsid w:val="008D0916"/>
    <w:rsid w:val="008D191D"/>
    <w:rsid w:val="008D248D"/>
    <w:rsid w:val="008D2661"/>
    <w:rsid w:val="008D2ED5"/>
    <w:rsid w:val="008D3BE9"/>
    <w:rsid w:val="008D4E31"/>
    <w:rsid w:val="008D6920"/>
    <w:rsid w:val="008D6B9A"/>
    <w:rsid w:val="008E000E"/>
    <w:rsid w:val="008E222D"/>
    <w:rsid w:val="008E25D1"/>
    <w:rsid w:val="008E2EA6"/>
    <w:rsid w:val="008E391E"/>
    <w:rsid w:val="008E3EF4"/>
    <w:rsid w:val="008E4A67"/>
    <w:rsid w:val="008E661A"/>
    <w:rsid w:val="008E6958"/>
    <w:rsid w:val="008E71CB"/>
    <w:rsid w:val="008E7EB0"/>
    <w:rsid w:val="008F298E"/>
    <w:rsid w:val="008F2C53"/>
    <w:rsid w:val="008F2F7F"/>
    <w:rsid w:val="008F43AA"/>
    <w:rsid w:val="008F6E18"/>
    <w:rsid w:val="008F6FEF"/>
    <w:rsid w:val="008F7977"/>
    <w:rsid w:val="00900106"/>
    <w:rsid w:val="009011D4"/>
    <w:rsid w:val="00901280"/>
    <w:rsid w:val="00901D12"/>
    <w:rsid w:val="00903133"/>
    <w:rsid w:val="009038F8"/>
    <w:rsid w:val="00905AC3"/>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0E12"/>
    <w:rsid w:val="00961AC3"/>
    <w:rsid w:val="00962670"/>
    <w:rsid w:val="00967C1C"/>
    <w:rsid w:val="009721C9"/>
    <w:rsid w:val="00972758"/>
    <w:rsid w:val="00972D14"/>
    <w:rsid w:val="00973853"/>
    <w:rsid w:val="009763BD"/>
    <w:rsid w:val="009768C6"/>
    <w:rsid w:val="00977019"/>
    <w:rsid w:val="009771D5"/>
    <w:rsid w:val="00977A7D"/>
    <w:rsid w:val="009810ED"/>
    <w:rsid w:val="00981768"/>
    <w:rsid w:val="00984A5F"/>
    <w:rsid w:val="00984DA0"/>
    <w:rsid w:val="00985E18"/>
    <w:rsid w:val="009868B4"/>
    <w:rsid w:val="00990AF3"/>
    <w:rsid w:val="00991613"/>
    <w:rsid w:val="00991C63"/>
    <w:rsid w:val="009921F2"/>
    <w:rsid w:val="00992EC2"/>
    <w:rsid w:val="00995F9B"/>
    <w:rsid w:val="00996E0A"/>
    <w:rsid w:val="009A09A6"/>
    <w:rsid w:val="009A4073"/>
    <w:rsid w:val="009A4D03"/>
    <w:rsid w:val="009A4EB3"/>
    <w:rsid w:val="009A5C19"/>
    <w:rsid w:val="009A77D0"/>
    <w:rsid w:val="009A7E16"/>
    <w:rsid w:val="009B11D4"/>
    <w:rsid w:val="009B1957"/>
    <w:rsid w:val="009B25D6"/>
    <w:rsid w:val="009B2B69"/>
    <w:rsid w:val="009B3CD1"/>
    <w:rsid w:val="009B403C"/>
    <w:rsid w:val="009B4612"/>
    <w:rsid w:val="009B5BB4"/>
    <w:rsid w:val="009C2895"/>
    <w:rsid w:val="009C3E6B"/>
    <w:rsid w:val="009C4C5F"/>
    <w:rsid w:val="009C53F3"/>
    <w:rsid w:val="009C5E0B"/>
    <w:rsid w:val="009C675B"/>
    <w:rsid w:val="009C7BF5"/>
    <w:rsid w:val="009C7DAE"/>
    <w:rsid w:val="009C7E75"/>
    <w:rsid w:val="009D2A6B"/>
    <w:rsid w:val="009D2A80"/>
    <w:rsid w:val="009D35C7"/>
    <w:rsid w:val="009D368C"/>
    <w:rsid w:val="009D4125"/>
    <w:rsid w:val="009D484C"/>
    <w:rsid w:val="009D49B8"/>
    <w:rsid w:val="009D527A"/>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45E"/>
    <w:rsid w:val="00A21B43"/>
    <w:rsid w:val="00A22F68"/>
    <w:rsid w:val="00A23167"/>
    <w:rsid w:val="00A233D7"/>
    <w:rsid w:val="00A23441"/>
    <w:rsid w:val="00A23805"/>
    <w:rsid w:val="00A2490E"/>
    <w:rsid w:val="00A24CF9"/>
    <w:rsid w:val="00A252A5"/>
    <w:rsid w:val="00A25C20"/>
    <w:rsid w:val="00A30414"/>
    <w:rsid w:val="00A3145A"/>
    <w:rsid w:val="00A322B9"/>
    <w:rsid w:val="00A372DD"/>
    <w:rsid w:val="00A375FA"/>
    <w:rsid w:val="00A37A7B"/>
    <w:rsid w:val="00A437FC"/>
    <w:rsid w:val="00A43AA1"/>
    <w:rsid w:val="00A44EFF"/>
    <w:rsid w:val="00A46A8D"/>
    <w:rsid w:val="00A47192"/>
    <w:rsid w:val="00A47265"/>
    <w:rsid w:val="00A502A4"/>
    <w:rsid w:val="00A509E6"/>
    <w:rsid w:val="00A52A73"/>
    <w:rsid w:val="00A53320"/>
    <w:rsid w:val="00A61C79"/>
    <w:rsid w:val="00A62070"/>
    <w:rsid w:val="00A62CE1"/>
    <w:rsid w:val="00A630E2"/>
    <w:rsid w:val="00A6311E"/>
    <w:rsid w:val="00A640B1"/>
    <w:rsid w:val="00A65FCF"/>
    <w:rsid w:val="00A66281"/>
    <w:rsid w:val="00A67FEB"/>
    <w:rsid w:val="00A71FC1"/>
    <w:rsid w:val="00A723A5"/>
    <w:rsid w:val="00A7484F"/>
    <w:rsid w:val="00A753C8"/>
    <w:rsid w:val="00A75C68"/>
    <w:rsid w:val="00A8157A"/>
    <w:rsid w:val="00A81667"/>
    <w:rsid w:val="00A83D56"/>
    <w:rsid w:val="00A83DF3"/>
    <w:rsid w:val="00A83EB5"/>
    <w:rsid w:val="00A867F4"/>
    <w:rsid w:val="00A91736"/>
    <w:rsid w:val="00A91D6C"/>
    <w:rsid w:val="00A927F2"/>
    <w:rsid w:val="00A93D74"/>
    <w:rsid w:val="00A969A5"/>
    <w:rsid w:val="00A97AE6"/>
    <w:rsid w:val="00A97FA5"/>
    <w:rsid w:val="00AA0F64"/>
    <w:rsid w:val="00AA337E"/>
    <w:rsid w:val="00AA4299"/>
    <w:rsid w:val="00AA6982"/>
    <w:rsid w:val="00AB1D21"/>
    <w:rsid w:val="00AB3DC7"/>
    <w:rsid w:val="00AB5ADD"/>
    <w:rsid w:val="00AB7C56"/>
    <w:rsid w:val="00AC5131"/>
    <w:rsid w:val="00AD074D"/>
    <w:rsid w:val="00AD0E9F"/>
    <w:rsid w:val="00AD1444"/>
    <w:rsid w:val="00AD2180"/>
    <w:rsid w:val="00AD22B9"/>
    <w:rsid w:val="00AD2556"/>
    <w:rsid w:val="00AD47A7"/>
    <w:rsid w:val="00AD4C2E"/>
    <w:rsid w:val="00AD50AE"/>
    <w:rsid w:val="00AD641E"/>
    <w:rsid w:val="00AD7584"/>
    <w:rsid w:val="00AE1BB6"/>
    <w:rsid w:val="00AE247E"/>
    <w:rsid w:val="00AE2C69"/>
    <w:rsid w:val="00AE39FA"/>
    <w:rsid w:val="00AE667B"/>
    <w:rsid w:val="00AE6C67"/>
    <w:rsid w:val="00AE7348"/>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41D3"/>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37AE8"/>
    <w:rsid w:val="00B4073A"/>
    <w:rsid w:val="00B40964"/>
    <w:rsid w:val="00B421F2"/>
    <w:rsid w:val="00B435C2"/>
    <w:rsid w:val="00B53CAB"/>
    <w:rsid w:val="00B551F2"/>
    <w:rsid w:val="00B563AA"/>
    <w:rsid w:val="00B57337"/>
    <w:rsid w:val="00B6187D"/>
    <w:rsid w:val="00B61D1B"/>
    <w:rsid w:val="00B651ED"/>
    <w:rsid w:val="00B65F7A"/>
    <w:rsid w:val="00B6651C"/>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6DC1"/>
    <w:rsid w:val="00B87052"/>
    <w:rsid w:val="00B8745A"/>
    <w:rsid w:val="00B92868"/>
    <w:rsid w:val="00B9299D"/>
    <w:rsid w:val="00B92B9C"/>
    <w:rsid w:val="00B93A92"/>
    <w:rsid w:val="00B940D6"/>
    <w:rsid w:val="00B944F1"/>
    <w:rsid w:val="00B9499D"/>
    <w:rsid w:val="00B9508C"/>
    <w:rsid w:val="00B959D1"/>
    <w:rsid w:val="00B96E63"/>
    <w:rsid w:val="00BA0832"/>
    <w:rsid w:val="00BA08F1"/>
    <w:rsid w:val="00BA0CF5"/>
    <w:rsid w:val="00BA0E74"/>
    <w:rsid w:val="00BA15EC"/>
    <w:rsid w:val="00BA230D"/>
    <w:rsid w:val="00BA28C8"/>
    <w:rsid w:val="00BA56A5"/>
    <w:rsid w:val="00BA5CCC"/>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131C"/>
    <w:rsid w:val="00BE2793"/>
    <w:rsid w:val="00BE27DF"/>
    <w:rsid w:val="00BE3423"/>
    <w:rsid w:val="00BE5106"/>
    <w:rsid w:val="00BE51AD"/>
    <w:rsid w:val="00BE75C1"/>
    <w:rsid w:val="00BE7AD9"/>
    <w:rsid w:val="00BF0023"/>
    <w:rsid w:val="00BF1381"/>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50DC"/>
    <w:rsid w:val="00C155C6"/>
    <w:rsid w:val="00C1560D"/>
    <w:rsid w:val="00C15A1F"/>
    <w:rsid w:val="00C17200"/>
    <w:rsid w:val="00C206A5"/>
    <w:rsid w:val="00C2195E"/>
    <w:rsid w:val="00C22AA2"/>
    <w:rsid w:val="00C22D2B"/>
    <w:rsid w:val="00C244EB"/>
    <w:rsid w:val="00C25AB8"/>
    <w:rsid w:val="00C26004"/>
    <w:rsid w:val="00C2621E"/>
    <w:rsid w:val="00C30A2D"/>
    <w:rsid w:val="00C32C56"/>
    <w:rsid w:val="00C36612"/>
    <w:rsid w:val="00C3678B"/>
    <w:rsid w:val="00C368F4"/>
    <w:rsid w:val="00C3695B"/>
    <w:rsid w:val="00C36ED5"/>
    <w:rsid w:val="00C4036F"/>
    <w:rsid w:val="00C409C8"/>
    <w:rsid w:val="00C418B4"/>
    <w:rsid w:val="00C41BB0"/>
    <w:rsid w:val="00C41CC6"/>
    <w:rsid w:val="00C42FC5"/>
    <w:rsid w:val="00C4349B"/>
    <w:rsid w:val="00C44243"/>
    <w:rsid w:val="00C4490D"/>
    <w:rsid w:val="00C44C32"/>
    <w:rsid w:val="00C453CB"/>
    <w:rsid w:val="00C46387"/>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5A0"/>
    <w:rsid w:val="00C946FE"/>
    <w:rsid w:val="00C951AA"/>
    <w:rsid w:val="00C96FD1"/>
    <w:rsid w:val="00CA0F07"/>
    <w:rsid w:val="00CA357F"/>
    <w:rsid w:val="00CA40A2"/>
    <w:rsid w:val="00CA4660"/>
    <w:rsid w:val="00CA56BA"/>
    <w:rsid w:val="00CA6130"/>
    <w:rsid w:val="00CA6515"/>
    <w:rsid w:val="00CA7AB3"/>
    <w:rsid w:val="00CA7E10"/>
    <w:rsid w:val="00CA7FB9"/>
    <w:rsid w:val="00CB0578"/>
    <w:rsid w:val="00CB0923"/>
    <w:rsid w:val="00CB161C"/>
    <w:rsid w:val="00CB2A72"/>
    <w:rsid w:val="00CB4EAF"/>
    <w:rsid w:val="00CB73B5"/>
    <w:rsid w:val="00CC0FC1"/>
    <w:rsid w:val="00CC10A6"/>
    <w:rsid w:val="00CC1A4D"/>
    <w:rsid w:val="00CC24B4"/>
    <w:rsid w:val="00CC2AC0"/>
    <w:rsid w:val="00CC2E40"/>
    <w:rsid w:val="00CC2F16"/>
    <w:rsid w:val="00CC37D8"/>
    <w:rsid w:val="00CC439B"/>
    <w:rsid w:val="00CC5008"/>
    <w:rsid w:val="00CC6025"/>
    <w:rsid w:val="00CC65CD"/>
    <w:rsid w:val="00CC6633"/>
    <w:rsid w:val="00CC7269"/>
    <w:rsid w:val="00CD0053"/>
    <w:rsid w:val="00CD08DC"/>
    <w:rsid w:val="00CD0980"/>
    <w:rsid w:val="00CD22BA"/>
    <w:rsid w:val="00CD26F0"/>
    <w:rsid w:val="00CD4F2E"/>
    <w:rsid w:val="00CD59F5"/>
    <w:rsid w:val="00CE0452"/>
    <w:rsid w:val="00CE3C3C"/>
    <w:rsid w:val="00CE41B2"/>
    <w:rsid w:val="00CE4A22"/>
    <w:rsid w:val="00CE4D3F"/>
    <w:rsid w:val="00CE5970"/>
    <w:rsid w:val="00CE61F4"/>
    <w:rsid w:val="00CE66E7"/>
    <w:rsid w:val="00CE6D95"/>
    <w:rsid w:val="00CE7420"/>
    <w:rsid w:val="00CF0005"/>
    <w:rsid w:val="00CF19AD"/>
    <w:rsid w:val="00CF1D18"/>
    <w:rsid w:val="00CF3A12"/>
    <w:rsid w:val="00CF5A82"/>
    <w:rsid w:val="00D008F5"/>
    <w:rsid w:val="00D00D87"/>
    <w:rsid w:val="00D0249C"/>
    <w:rsid w:val="00D039E6"/>
    <w:rsid w:val="00D051DD"/>
    <w:rsid w:val="00D07AB5"/>
    <w:rsid w:val="00D131CC"/>
    <w:rsid w:val="00D15C63"/>
    <w:rsid w:val="00D17320"/>
    <w:rsid w:val="00D17591"/>
    <w:rsid w:val="00D22874"/>
    <w:rsid w:val="00D2637C"/>
    <w:rsid w:val="00D271EB"/>
    <w:rsid w:val="00D3114D"/>
    <w:rsid w:val="00D32322"/>
    <w:rsid w:val="00D335F3"/>
    <w:rsid w:val="00D342FA"/>
    <w:rsid w:val="00D3642C"/>
    <w:rsid w:val="00D36926"/>
    <w:rsid w:val="00D40B4D"/>
    <w:rsid w:val="00D41202"/>
    <w:rsid w:val="00D41E05"/>
    <w:rsid w:val="00D44019"/>
    <w:rsid w:val="00D450AB"/>
    <w:rsid w:val="00D4529D"/>
    <w:rsid w:val="00D464D2"/>
    <w:rsid w:val="00D474A0"/>
    <w:rsid w:val="00D47D2B"/>
    <w:rsid w:val="00D51655"/>
    <w:rsid w:val="00D51E68"/>
    <w:rsid w:val="00D578C0"/>
    <w:rsid w:val="00D60C86"/>
    <w:rsid w:val="00D624A5"/>
    <w:rsid w:val="00D63292"/>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DA5"/>
    <w:rsid w:val="00D97F71"/>
    <w:rsid w:val="00DA03EF"/>
    <w:rsid w:val="00DA1F84"/>
    <w:rsid w:val="00DA2A60"/>
    <w:rsid w:val="00DA3F72"/>
    <w:rsid w:val="00DA4822"/>
    <w:rsid w:val="00DA5C27"/>
    <w:rsid w:val="00DA7BE7"/>
    <w:rsid w:val="00DA7E40"/>
    <w:rsid w:val="00DB11C8"/>
    <w:rsid w:val="00DB1AD7"/>
    <w:rsid w:val="00DB4035"/>
    <w:rsid w:val="00DB49A8"/>
    <w:rsid w:val="00DB4A3F"/>
    <w:rsid w:val="00DB5BBA"/>
    <w:rsid w:val="00DB68A5"/>
    <w:rsid w:val="00DC28BD"/>
    <w:rsid w:val="00DC2A6D"/>
    <w:rsid w:val="00DC3FD5"/>
    <w:rsid w:val="00DC4595"/>
    <w:rsid w:val="00DC49E2"/>
    <w:rsid w:val="00DC5945"/>
    <w:rsid w:val="00DD2A5E"/>
    <w:rsid w:val="00DD3F1A"/>
    <w:rsid w:val="00DD51B4"/>
    <w:rsid w:val="00DD565E"/>
    <w:rsid w:val="00DD6972"/>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2B61"/>
    <w:rsid w:val="00E02FAE"/>
    <w:rsid w:val="00E03070"/>
    <w:rsid w:val="00E03C4A"/>
    <w:rsid w:val="00E05961"/>
    <w:rsid w:val="00E1138B"/>
    <w:rsid w:val="00E13BC9"/>
    <w:rsid w:val="00E13DA1"/>
    <w:rsid w:val="00E1612A"/>
    <w:rsid w:val="00E1774A"/>
    <w:rsid w:val="00E20616"/>
    <w:rsid w:val="00E220BA"/>
    <w:rsid w:val="00E2245D"/>
    <w:rsid w:val="00E2301D"/>
    <w:rsid w:val="00E2381D"/>
    <w:rsid w:val="00E24621"/>
    <w:rsid w:val="00E2463A"/>
    <w:rsid w:val="00E24E6F"/>
    <w:rsid w:val="00E301AA"/>
    <w:rsid w:val="00E3386A"/>
    <w:rsid w:val="00E37370"/>
    <w:rsid w:val="00E37ECB"/>
    <w:rsid w:val="00E401C4"/>
    <w:rsid w:val="00E41483"/>
    <w:rsid w:val="00E42E2A"/>
    <w:rsid w:val="00E43E3A"/>
    <w:rsid w:val="00E44601"/>
    <w:rsid w:val="00E45798"/>
    <w:rsid w:val="00E4684F"/>
    <w:rsid w:val="00E47D1B"/>
    <w:rsid w:val="00E50647"/>
    <w:rsid w:val="00E5241B"/>
    <w:rsid w:val="00E524D6"/>
    <w:rsid w:val="00E5309F"/>
    <w:rsid w:val="00E543DC"/>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2B33"/>
    <w:rsid w:val="00E83725"/>
    <w:rsid w:val="00E84EFB"/>
    <w:rsid w:val="00E8701B"/>
    <w:rsid w:val="00E9007C"/>
    <w:rsid w:val="00E902F9"/>
    <w:rsid w:val="00E91E51"/>
    <w:rsid w:val="00E94993"/>
    <w:rsid w:val="00E95AF9"/>
    <w:rsid w:val="00E95CA0"/>
    <w:rsid w:val="00E96B4B"/>
    <w:rsid w:val="00E96F98"/>
    <w:rsid w:val="00EA0A27"/>
    <w:rsid w:val="00EA105F"/>
    <w:rsid w:val="00EA13F2"/>
    <w:rsid w:val="00EA1C70"/>
    <w:rsid w:val="00EA4253"/>
    <w:rsid w:val="00EA4B53"/>
    <w:rsid w:val="00EA5025"/>
    <w:rsid w:val="00EA5924"/>
    <w:rsid w:val="00EA5EBB"/>
    <w:rsid w:val="00EA6E32"/>
    <w:rsid w:val="00EA7B79"/>
    <w:rsid w:val="00EB2513"/>
    <w:rsid w:val="00EB30CA"/>
    <w:rsid w:val="00EB3D71"/>
    <w:rsid w:val="00EB45EC"/>
    <w:rsid w:val="00EB67DD"/>
    <w:rsid w:val="00EB771E"/>
    <w:rsid w:val="00EB7F5F"/>
    <w:rsid w:val="00EC0593"/>
    <w:rsid w:val="00EC0D1B"/>
    <w:rsid w:val="00EC0D31"/>
    <w:rsid w:val="00EC16E1"/>
    <w:rsid w:val="00EC51AF"/>
    <w:rsid w:val="00EC5E00"/>
    <w:rsid w:val="00EC7328"/>
    <w:rsid w:val="00ED0491"/>
    <w:rsid w:val="00ED04D0"/>
    <w:rsid w:val="00ED21E4"/>
    <w:rsid w:val="00ED4712"/>
    <w:rsid w:val="00ED529B"/>
    <w:rsid w:val="00ED563F"/>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0D3A"/>
    <w:rsid w:val="00EF24E0"/>
    <w:rsid w:val="00EF3062"/>
    <w:rsid w:val="00EF43F5"/>
    <w:rsid w:val="00EF5B1C"/>
    <w:rsid w:val="00EF7720"/>
    <w:rsid w:val="00F0365F"/>
    <w:rsid w:val="00F04816"/>
    <w:rsid w:val="00F0489C"/>
    <w:rsid w:val="00F05B25"/>
    <w:rsid w:val="00F0743A"/>
    <w:rsid w:val="00F07523"/>
    <w:rsid w:val="00F0770F"/>
    <w:rsid w:val="00F07C33"/>
    <w:rsid w:val="00F07DCE"/>
    <w:rsid w:val="00F10505"/>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DEC"/>
    <w:rsid w:val="00F341D9"/>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5353"/>
    <w:rsid w:val="00F47092"/>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2B7E"/>
    <w:rsid w:val="00F93D5E"/>
    <w:rsid w:val="00F93D97"/>
    <w:rsid w:val="00F94C8A"/>
    <w:rsid w:val="00F96086"/>
    <w:rsid w:val="00F96BF4"/>
    <w:rsid w:val="00F97E82"/>
    <w:rsid w:val="00FA25B6"/>
    <w:rsid w:val="00FA46EA"/>
    <w:rsid w:val="00FA4DD0"/>
    <w:rsid w:val="00FA5B5C"/>
    <w:rsid w:val="00FA5EDC"/>
    <w:rsid w:val="00FA639D"/>
    <w:rsid w:val="00FA6427"/>
    <w:rsid w:val="00FA70C1"/>
    <w:rsid w:val="00FA7D34"/>
    <w:rsid w:val="00FB19C7"/>
    <w:rsid w:val="00FB4620"/>
    <w:rsid w:val="00FB547D"/>
    <w:rsid w:val="00FB61BA"/>
    <w:rsid w:val="00FB6ADE"/>
    <w:rsid w:val="00FB6E91"/>
    <w:rsid w:val="00FB7484"/>
    <w:rsid w:val="00FC2E98"/>
    <w:rsid w:val="00FC2EAB"/>
    <w:rsid w:val="00FC3DFB"/>
    <w:rsid w:val="00FC44FC"/>
    <w:rsid w:val="00FC7A04"/>
    <w:rsid w:val="00FC7D55"/>
    <w:rsid w:val="00FD2EEB"/>
    <w:rsid w:val="00FD3180"/>
    <w:rsid w:val="00FD586A"/>
    <w:rsid w:val="00FD58AE"/>
    <w:rsid w:val="00FE0067"/>
    <w:rsid w:val="00FE1601"/>
    <w:rsid w:val="00FE29B0"/>
    <w:rsid w:val="00FE3863"/>
    <w:rsid w:val="00FE3883"/>
    <w:rsid w:val="00FE6260"/>
    <w:rsid w:val="00FE6B2C"/>
    <w:rsid w:val="00FE71A0"/>
    <w:rsid w:val="00FE7D92"/>
    <w:rsid w:val="00FF07F3"/>
    <w:rsid w:val="00FF0D6A"/>
    <w:rsid w:val="00FF26FB"/>
    <w:rsid w:val="00FF2C6A"/>
    <w:rsid w:val="00FF34D2"/>
    <w:rsid w:val="00FF37C9"/>
    <w:rsid w:val="00FF3934"/>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12401340-1AF9-44D9-95C5-3C263938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6B2357"/>
    <w:pPr>
      <w:keepNext/>
      <w:numPr>
        <w:numId w:val="9"/>
      </w:numPr>
      <w:autoSpaceDE w:val="0"/>
      <w:autoSpaceDN w:val="0"/>
      <w:adjustRightInd w:val="0"/>
      <w:spacing w:before="120" w:after="120"/>
      <w:outlineLvl w:val="0"/>
    </w:pPr>
    <w:rPr>
      <w:rFonts w:ascii="Verdana" w:hAnsi="Verdana" w:cs="Arial"/>
      <w:b/>
      <w:bCs/>
      <w:kern w:val="32"/>
      <w:sz w:val="32"/>
      <w:szCs w:val="32"/>
    </w:rPr>
  </w:style>
  <w:style w:type="paragraph" w:styleId="Heading2">
    <w:name w:val="heading 2"/>
    <w:next w:val="BodyText"/>
    <w:link w:val="Heading2Char"/>
    <w:qFormat/>
    <w:rsid w:val="006B2357"/>
    <w:pPr>
      <w:keepNext/>
      <w:numPr>
        <w:ilvl w:val="1"/>
        <w:numId w:val="9"/>
      </w:numPr>
      <w:tabs>
        <w:tab w:val="left" w:pos="900"/>
      </w:tabs>
      <w:spacing w:before="120" w:after="120"/>
      <w:outlineLvl w:val="1"/>
    </w:pPr>
    <w:rPr>
      <w:rFonts w:ascii="Verdana" w:hAnsi="Verdana" w:cs="Arial"/>
      <w:b/>
      <w:iCs/>
      <w:kern w:val="32"/>
      <w:sz w:val="28"/>
      <w:szCs w:val="28"/>
    </w:rPr>
  </w:style>
  <w:style w:type="paragraph" w:styleId="Heading3">
    <w:name w:val="heading 3"/>
    <w:next w:val="BodyText"/>
    <w:link w:val="Heading3Char"/>
    <w:qFormat/>
    <w:rsid w:val="006B2357"/>
    <w:pPr>
      <w:keepNext/>
      <w:numPr>
        <w:ilvl w:val="2"/>
        <w:numId w:val="9"/>
      </w:numPr>
      <w:spacing w:before="120" w:after="120"/>
      <w:outlineLvl w:val="2"/>
    </w:pPr>
    <w:rPr>
      <w:rFonts w:ascii="Verdana" w:hAnsi="Verdana" w:cs="Arial"/>
      <w:b/>
      <w:bCs/>
      <w:iCs/>
      <w:kern w:val="32"/>
      <w:sz w:val="24"/>
      <w:szCs w:val="26"/>
    </w:rPr>
  </w:style>
  <w:style w:type="paragraph" w:styleId="Heading4">
    <w:name w:val="heading 4"/>
    <w:next w:val="BodyText"/>
    <w:link w:val="Heading4Char"/>
    <w:qFormat/>
    <w:rsid w:val="009C7DAE"/>
    <w:pPr>
      <w:keepNext/>
      <w:numPr>
        <w:ilvl w:val="3"/>
        <w:numId w:val="9"/>
      </w:numPr>
      <w:spacing w:after="120"/>
      <w:outlineLvl w:val="3"/>
    </w:pPr>
    <w:rPr>
      <w:rFonts w:ascii="Verdana" w:hAnsi="Verdana"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6B2357"/>
    <w:rPr>
      <w:rFonts w:ascii="Verdana" w:hAnsi="Verdana" w:cs="Arial"/>
      <w:b/>
      <w:bCs/>
      <w:kern w:val="32"/>
      <w:sz w:val="32"/>
      <w:szCs w:val="32"/>
    </w:rPr>
  </w:style>
  <w:style w:type="character" w:customStyle="1" w:styleId="Heading2Char">
    <w:name w:val="Heading 2 Char"/>
    <w:link w:val="Heading2"/>
    <w:rsid w:val="006B2357"/>
    <w:rPr>
      <w:rFonts w:ascii="Verdana" w:hAnsi="Verdana" w:cs="Arial"/>
      <w:b/>
      <w:iCs/>
      <w:kern w:val="32"/>
      <w:sz w:val="28"/>
      <w:szCs w:val="28"/>
    </w:rPr>
  </w:style>
  <w:style w:type="character" w:customStyle="1" w:styleId="Heading3Char">
    <w:name w:val="Heading 3 Char"/>
    <w:link w:val="Heading3"/>
    <w:rsid w:val="006B2357"/>
    <w:rPr>
      <w:rFonts w:ascii="Verdana" w:hAnsi="Verdana" w:cs="Arial"/>
      <w:b/>
      <w:bCs/>
      <w:iCs/>
      <w:kern w:val="32"/>
      <w:sz w:val="24"/>
      <w:szCs w:val="26"/>
    </w:rPr>
  </w:style>
  <w:style w:type="character" w:customStyle="1" w:styleId="Heading4Char">
    <w:name w:val="Heading 4 Char"/>
    <w:link w:val="Heading4"/>
    <w:rsid w:val="009C7DAE"/>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uiPriority w:val="99"/>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uiPriority w:val="39"/>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1474189">
      <w:bodyDiv w:val="1"/>
      <w:marLeft w:val="0"/>
      <w:marRight w:val="0"/>
      <w:marTop w:val="0"/>
      <w:marBottom w:val="0"/>
      <w:divBdr>
        <w:top w:val="none" w:sz="0" w:space="0" w:color="auto"/>
        <w:left w:val="none" w:sz="0" w:space="0" w:color="auto"/>
        <w:bottom w:val="none" w:sz="0" w:space="0" w:color="auto"/>
        <w:right w:val="none" w:sz="0" w:space="0" w:color="auto"/>
      </w:divBdr>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microsoft.com/office/2011/relationships/commentsExtended" Target="commentsExtended.xml"/><Relationship Id="rId39" Type="http://schemas.openxmlformats.org/officeDocument/2006/relationships/package" Target="embeddings/Microsoft_Excel_Worksheet.xlsx"/><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image" Target="media/image17.emf"/><Relationship Id="rId50" Type="http://schemas.openxmlformats.org/officeDocument/2006/relationships/image" Target="media/image20.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comments" Target="comments.xml"/><Relationship Id="rId33" Type="http://schemas.openxmlformats.org/officeDocument/2006/relationships/oleObject" Target="embeddings/oleObject2.bin"/><Relationship Id="rId38" Type="http://schemas.openxmlformats.org/officeDocument/2006/relationships/image" Target="media/image11.emf"/><Relationship Id="rId46"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hl7.org/fhir/json.html" TargetMode="External"/><Relationship Id="rId29" Type="http://schemas.openxmlformats.org/officeDocument/2006/relationships/footer" Target="footer4.xml"/><Relationship Id="rId41" Type="http://schemas.openxmlformats.org/officeDocument/2006/relationships/package" Target="embeddings/Microsoft_Excel_Worksheet1.xls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vaww.oed.portal.va.gov/pm/hape/ipt_5010/EDI_Portfolio/TASCore/MCCF_EDI_TAS_System_Design_Document_v0.7.pdf" TargetMode="External"/><Relationship Id="rId32" Type="http://schemas.openxmlformats.org/officeDocument/2006/relationships/image" Target="media/image8.emf"/><Relationship Id="rId37" Type="http://schemas.openxmlformats.org/officeDocument/2006/relationships/oleObject" Target="embeddings/oleObject4.bin"/><Relationship Id="rId40" Type="http://schemas.openxmlformats.org/officeDocument/2006/relationships/image" Target="media/image12.emf"/><Relationship Id="rId45" Type="http://schemas.openxmlformats.org/officeDocument/2006/relationships/image" Target="media/image15.emf"/><Relationship Id="rId53"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vaww.oed.portal.va.gov/pm/hape/ipt_5010/EDI_Portfolio/TASCore/MCCF_EDI_TAS_System_Design_Document_v0.7.pdf" TargetMode="External"/><Relationship Id="rId28" Type="http://schemas.openxmlformats.org/officeDocument/2006/relationships/header" Target="header1.xml"/><Relationship Id="rId36" Type="http://schemas.openxmlformats.org/officeDocument/2006/relationships/image" Target="media/image10.emf"/><Relationship Id="rId49" Type="http://schemas.openxmlformats.org/officeDocument/2006/relationships/image" Target="media/image19.emf"/><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oleObject" Target="embeddings/oleObject1.bin"/><Relationship Id="rId44" Type="http://schemas.openxmlformats.org/officeDocument/2006/relationships/image" Target="media/image14.emf"/><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microsoft.com/office/2016/09/relationships/commentsIds" Target="commentsIds.xml"/><Relationship Id="rId30" Type="http://schemas.openxmlformats.org/officeDocument/2006/relationships/image" Target="media/image7.emf"/><Relationship Id="rId35" Type="http://schemas.openxmlformats.org/officeDocument/2006/relationships/oleObject" Target="embeddings/oleObject3.bin"/><Relationship Id="rId43" Type="http://schemas.openxmlformats.org/officeDocument/2006/relationships/oleObject" Target="embeddings/oleObject5.bin"/><Relationship Id="rId48" Type="http://schemas.openxmlformats.org/officeDocument/2006/relationships/image" Target="media/image18.emf"/><Relationship Id="rId8" Type="http://schemas.openxmlformats.org/officeDocument/2006/relationships/styles" Target="styles.xml"/><Relationship Id="rId51" Type="http://schemas.openxmlformats.org/officeDocument/2006/relationships/image" Target="media/image21.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2.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3.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4.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5.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8E9DF4F-B4B0-461A-94D1-E6B2C92A7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86</TotalTime>
  <Pages>26</Pages>
  <Words>4118</Words>
  <Characters>23479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27542</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Steffen Maerdian</cp:lastModifiedBy>
  <cp:revision>29</cp:revision>
  <cp:lastPrinted>2018-03-26T13:43:00Z</cp:lastPrinted>
  <dcterms:created xsi:type="dcterms:W3CDTF">2018-03-26T13:51:00Z</dcterms:created>
  <dcterms:modified xsi:type="dcterms:W3CDTF">2018-05-11T11:51:00Z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