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1FA285" w14:textId="62E7A616" w:rsidR="005A2BBE" w:rsidRPr="001F2F88" w:rsidRDefault="005A2BBE" w:rsidP="000246FF">
      <w:pPr>
        <w:pStyle w:val="NormalWeb"/>
        <w:ind w:hanging="220"/>
        <w:jc w:val="center"/>
        <w:rPr>
          <w:rFonts w:ascii="Arial" w:hAnsi="Arial" w:cs="Arial"/>
          <w:b/>
          <w:color w:val="000000"/>
          <w:sz w:val="72"/>
          <w:szCs w:val="72"/>
        </w:rPr>
      </w:pPr>
      <w:bookmarkStart w:id="0" w:name="_Hlk534707717"/>
      <w:bookmarkStart w:id="1" w:name="_Toc205632711"/>
      <w:bookmarkEnd w:id="0"/>
      <w:r w:rsidRPr="001F2F88">
        <w:rPr>
          <w:rFonts w:ascii="Arial" w:hAnsi="Arial" w:cs="Arial"/>
          <w:b/>
          <w:color w:val="000000"/>
          <w:sz w:val="72"/>
          <w:szCs w:val="72"/>
        </w:rPr>
        <w:t xml:space="preserve">TASCore Design </w:t>
      </w:r>
      <w:r w:rsidR="000246FF">
        <w:rPr>
          <w:rFonts w:ascii="Arial" w:hAnsi="Arial" w:cs="Arial"/>
          <w:b/>
          <w:color w:val="000000"/>
          <w:sz w:val="72"/>
          <w:szCs w:val="72"/>
        </w:rPr>
        <w:br/>
      </w:r>
      <w:r w:rsidRPr="001F2F88">
        <w:rPr>
          <w:rFonts w:ascii="Arial" w:hAnsi="Arial" w:cs="Arial"/>
          <w:b/>
          <w:color w:val="000000"/>
          <w:sz w:val="72"/>
          <w:szCs w:val="72"/>
        </w:rPr>
        <w:t>Style Guide</w:t>
      </w:r>
    </w:p>
    <w:p w14:paraId="2C36D051" w14:textId="0392B6E1" w:rsidR="00FC5E24" w:rsidRPr="00FC5E24" w:rsidRDefault="00FC5E24" w:rsidP="00FC5E24">
      <w:pPr>
        <w:pStyle w:val="Title"/>
      </w:pPr>
      <w:r>
        <w:t>Version 1.</w:t>
      </w:r>
      <w:ins w:id="2" w:author="Author">
        <w:r w:rsidR="00E426AC">
          <w:t>2</w:t>
        </w:r>
      </w:ins>
      <w:bookmarkStart w:id="3" w:name="_GoBack"/>
      <w:bookmarkEnd w:id="3"/>
      <w:del w:id="4" w:author="Author">
        <w:r w:rsidR="003D1640" w:rsidDel="00E426AC">
          <w:delText>4</w:delText>
        </w:r>
      </w:del>
    </w:p>
    <w:p w14:paraId="4DE26B66" w14:textId="24C06065" w:rsidR="009917A8" w:rsidRPr="009917A8" w:rsidRDefault="0043324A" w:rsidP="009917A8">
      <w:pPr>
        <w:pStyle w:val="Title"/>
      </w:pPr>
      <w:r>
        <w:t>Standards</w:t>
      </w:r>
      <w:r w:rsidR="0043004F">
        <w:t xml:space="preserve">, </w:t>
      </w:r>
      <w:r>
        <w:t>Design Principles</w:t>
      </w:r>
      <w:r w:rsidR="00685E4D">
        <w:t xml:space="preserve">, </w:t>
      </w:r>
      <w:r>
        <w:t>Templates</w:t>
      </w:r>
      <w:r w:rsidR="00685E4D">
        <w:t xml:space="preserve">, </w:t>
      </w:r>
      <w:r>
        <w:t xml:space="preserve">UI, </w:t>
      </w:r>
      <w:r w:rsidR="0064129E">
        <w:br/>
        <w:t>Styles and Branding</w:t>
      </w:r>
    </w:p>
    <w:p w14:paraId="023EF5D6" w14:textId="77777777" w:rsidR="004F3A80" w:rsidRDefault="00281408" w:rsidP="004F3A80">
      <w:pPr>
        <w:pStyle w:val="CoverTitleInstructions"/>
      </w:pPr>
      <w:r>
        <w:rPr>
          <w:noProof/>
        </w:rPr>
        <w:drawing>
          <wp:inline distT="0" distB="0" distL="0" distR="0" wp14:anchorId="59D9C866" wp14:editId="12E9C4C1">
            <wp:extent cx="2171700" cy="2171700"/>
            <wp:effectExtent l="0" t="0" r="0" b="0"/>
            <wp:docPr id="3" name="Picture 1" descr="Department of Veterans Affairs official seal" title="Department of Veterans Affairs official se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epartment of Veterans Affairs official seal" title="Department of Veterans Affairs official sea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171700"/>
                    </a:xfrm>
                    <a:prstGeom prst="rect">
                      <a:avLst/>
                    </a:prstGeom>
                    <a:noFill/>
                    <a:ln>
                      <a:noFill/>
                    </a:ln>
                  </pic:spPr>
                </pic:pic>
              </a:graphicData>
            </a:graphic>
          </wp:inline>
        </w:drawing>
      </w:r>
    </w:p>
    <w:p w14:paraId="4469B4AF" w14:textId="77777777" w:rsidR="009976DD" w:rsidRDefault="009976DD" w:rsidP="009976DD">
      <w:pPr>
        <w:pStyle w:val="Title"/>
      </w:pPr>
    </w:p>
    <w:p w14:paraId="26458248" w14:textId="0F49EA7C" w:rsidR="0028784E" w:rsidRPr="00F7216E" w:rsidRDefault="00611860" w:rsidP="00FC5E24">
      <w:pPr>
        <w:pStyle w:val="Title2"/>
      </w:pPr>
      <w:r>
        <w:t>January</w:t>
      </w:r>
      <w:r w:rsidR="00D70374">
        <w:t xml:space="preserve"> </w:t>
      </w:r>
      <w:r w:rsidR="00FC5E24">
        <w:t>201</w:t>
      </w:r>
      <w:r>
        <w:t>9</w:t>
      </w:r>
    </w:p>
    <w:p w14:paraId="53A3D36E" w14:textId="77777777" w:rsidR="009976DD" w:rsidRPr="00FB15D6" w:rsidRDefault="009976DD" w:rsidP="00FE4E0E">
      <w:pPr>
        <w:pStyle w:val="Title2"/>
      </w:pPr>
      <w:r w:rsidRPr="00FB15D6">
        <w:t>Department of Veterans Affairs</w:t>
      </w:r>
    </w:p>
    <w:p w14:paraId="4EF3038B" w14:textId="77777777" w:rsidR="00F7216E" w:rsidRDefault="0028784E" w:rsidP="00F7216E">
      <w:pPr>
        <w:pStyle w:val="Title2"/>
      </w:pPr>
      <w:r>
        <w:t>Office of Information and Technology (OI&amp;T)</w:t>
      </w:r>
    </w:p>
    <w:p w14:paraId="5BDBCA81" w14:textId="77777777" w:rsidR="0028784E" w:rsidRDefault="0028784E" w:rsidP="0028784E">
      <w:pPr>
        <w:pStyle w:val="InstructionalText1"/>
      </w:pPr>
    </w:p>
    <w:p w14:paraId="19F49CFE" w14:textId="77777777" w:rsidR="00AD4E85" w:rsidRDefault="00AD4E85" w:rsidP="005F0F90">
      <w:pPr>
        <w:pStyle w:val="InstructionalText1"/>
        <w:sectPr w:rsidR="00AD4E85" w:rsidSect="00630FBD">
          <w:headerReference w:type="even" r:id="rId9"/>
          <w:headerReference w:type="default" r:id="rId10"/>
          <w:footerReference w:type="even" r:id="rId11"/>
          <w:footerReference w:type="default" r:id="rId12"/>
          <w:headerReference w:type="first" r:id="rId13"/>
          <w:footerReference w:type="first" r:id="rId14"/>
          <w:pgSz w:w="12240" w:h="15840" w:code="1"/>
          <w:pgMar w:top="1440" w:right="1440" w:bottom="1440" w:left="1440" w:header="720" w:footer="720" w:gutter="0"/>
          <w:pgNumType w:fmt="lowerRoman" w:start="1"/>
          <w:cols w:space="720"/>
          <w:vAlign w:val="center"/>
          <w:docGrid w:linePitch="360"/>
        </w:sectPr>
      </w:pPr>
    </w:p>
    <w:p w14:paraId="583785DA" w14:textId="77777777" w:rsidR="00F64BE3" w:rsidRPr="00236972" w:rsidRDefault="00F64BE3" w:rsidP="00F64BE3">
      <w:pPr>
        <w:spacing w:before="120" w:after="120"/>
        <w:jc w:val="center"/>
        <w:rPr>
          <w:rFonts w:ascii="Arial" w:hAnsi="Arial" w:cs="Arial"/>
          <w:b/>
          <w:bCs/>
          <w:color w:val="000000"/>
          <w:sz w:val="28"/>
          <w:szCs w:val="32"/>
        </w:rPr>
      </w:pPr>
      <w:r w:rsidRPr="00236972">
        <w:rPr>
          <w:rFonts w:ascii="Arial" w:hAnsi="Arial" w:cs="Arial"/>
          <w:b/>
          <w:bCs/>
          <w:color w:val="000000"/>
          <w:sz w:val="28"/>
          <w:szCs w:val="32"/>
        </w:rPr>
        <w:lastRenderedPageBreak/>
        <w:t>Revision History</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2335"/>
        <w:gridCol w:w="1083"/>
        <w:gridCol w:w="3652"/>
        <w:gridCol w:w="2280"/>
      </w:tblGrid>
      <w:tr w:rsidR="00F64BE3" w:rsidRPr="00F64BE3" w14:paraId="61168327" w14:textId="77777777" w:rsidTr="00611860">
        <w:trPr>
          <w:cantSplit/>
          <w:tblHeader/>
        </w:trPr>
        <w:tc>
          <w:tcPr>
            <w:tcW w:w="1249" w:type="pct"/>
            <w:shd w:val="clear" w:color="auto" w:fill="F2F2F2"/>
          </w:tcPr>
          <w:p w14:paraId="6516E445" w14:textId="77777777" w:rsidR="00F64BE3" w:rsidRPr="00F64BE3" w:rsidRDefault="00F64BE3" w:rsidP="00A51501">
            <w:pPr>
              <w:pStyle w:val="TableHeading"/>
            </w:pPr>
            <w:r w:rsidRPr="00F64BE3">
              <w:t>Date</w:t>
            </w:r>
          </w:p>
        </w:tc>
        <w:tc>
          <w:tcPr>
            <w:tcW w:w="579" w:type="pct"/>
            <w:shd w:val="clear" w:color="auto" w:fill="F2F2F2"/>
          </w:tcPr>
          <w:p w14:paraId="3A40105F" w14:textId="77777777" w:rsidR="00F64BE3" w:rsidRPr="00F64BE3" w:rsidRDefault="00F64BE3" w:rsidP="00A51501">
            <w:pPr>
              <w:pStyle w:val="TableHeading"/>
            </w:pPr>
            <w:r w:rsidRPr="00F64BE3">
              <w:t>Version</w:t>
            </w:r>
          </w:p>
        </w:tc>
        <w:tc>
          <w:tcPr>
            <w:tcW w:w="1953" w:type="pct"/>
            <w:shd w:val="clear" w:color="auto" w:fill="F2F2F2"/>
          </w:tcPr>
          <w:p w14:paraId="46C0D62B" w14:textId="77777777" w:rsidR="00F64BE3" w:rsidRPr="00F64BE3" w:rsidRDefault="00F64BE3" w:rsidP="00A51501">
            <w:pPr>
              <w:pStyle w:val="TableHeading"/>
            </w:pPr>
            <w:r w:rsidRPr="00F64BE3">
              <w:t>Description</w:t>
            </w:r>
          </w:p>
        </w:tc>
        <w:tc>
          <w:tcPr>
            <w:tcW w:w="1219" w:type="pct"/>
            <w:shd w:val="clear" w:color="auto" w:fill="F2F2F2"/>
          </w:tcPr>
          <w:p w14:paraId="6EE4F84D" w14:textId="77777777" w:rsidR="00F64BE3" w:rsidRPr="00F64BE3" w:rsidRDefault="00F64BE3" w:rsidP="00A51501">
            <w:pPr>
              <w:pStyle w:val="TableHeading"/>
            </w:pPr>
            <w:r w:rsidRPr="00F64BE3">
              <w:t>Author</w:t>
            </w:r>
          </w:p>
        </w:tc>
      </w:tr>
      <w:tr w:rsidR="00611860" w:rsidRPr="00F64BE3" w14:paraId="6147F4C5" w14:textId="77777777" w:rsidTr="00611860">
        <w:trPr>
          <w:cantSplit/>
        </w:trPr>
        <w:tc>
          <w:tcPr>
            <w:tcW w:w="1249" w:type="pct"/>
          </w:tcPr>
          <w:p w14:paraId="032A5818" w14:textId="01FF5CC0" w:rsidR="00611860" w:rsidRDefault="00611860" w:rsidP="00611860">
            <w:pPr>
              <w:pStyle w:val="TableText"/>
            </w:pPr>
            <w:r>
              <w:t>2018-01-04</w:t>
            </w:r>
          </w:p>
        </w:tc>
        <w:tc>
          <w:tcPr>
            <w:tcW w:w="579" w:type="pct"/>
          </w:tcPr>
          <w:p w14:paraId="0A82471F" w14:textId="673E6767" w:rsidR="00611860" w:rsidRDefault="00611860" w:rsidP="00611860">
            <w:pPr>
              <w:pStyle w:val="TableText"/>
            </w:pPr>
            <w:r>
              <w:t>1.</w:t>
            </w:r>
            <w:r w:rsidR="003D1640">
              <w:t>4</w:t>
            </w:r>
          </w:p>
        </w:tc>
        <w:tc>
          <w:tcPr>
            <w:tcW w:w="1953" w:type="pct"/>
          </w:tcPr>
          <w:p w14:paraId="42EF1ECB" w14:textId="3C8FDC09" w:rsidR="00611860" w:rsidRDefault="00611860" w:rsidP="00611860">
            <w:pPr>
              <w:pStyle w:val="TableText"/>
            </w:pPr>
            <w:r>
              <w:t>Tableau reporting</w:t>
            </w:r>
          </w:p>
        </w:tc>
        <w:tc>
          <w:tcPr>
            <w:tcW w:w="1219" w:type="pct"/>
          </w:tcPr>
          <w:p w14:paraId="6A7D3ADC" w14:textId="7108C865" w:rsidR="00611860" w:rsidRDefault="00611860" w:rsidP="00611860">
            <w:pPr>
              <w:pStyle w:val="TableText"/>
            </w:pPr>
            <w:r>
              <w:t>Douglas Weinberg</w:t>
            </w:r>
          </w:p>
        </w:tc>
      </w:tr>
      <w:tr w:rsidR="00611860" w:rsidRPr="00F64BE3" w14:paraId="306C5BC4" w14:textId="77777777" w:rsidTr="00611860">
        <w:trPr>
          <w:cantSplit/>
        </w:trPr>
        <w:tc>
          <w:tcPr>
            <w:tcW w:w="1249" w:type="pct"/>
          </w:tcPr>
          <w:p w14:paraId="4C0B3AD1" w14:textId="1A5A87A9" w:rsidR="00611860" w:rsidRDefault="00611860" w:rsidP="00611860">
            <w:pPr>
              <w:pStyle w:val="TableText"/>
            </w:pPr>
            <w:r>
              <w:t>2018-11-10</w:t>
            </w:r>
          </w:p>
        </w:tc>
        <w:tc>
          <w:tcPr>
            <w:tcW w:w="579" w:type="pct"/>
          </w:tcPr>
          <w:p w14:paraId="65DC3C0A" w14:textId="3E486F92" w:rsidR="00611860" w:rsidRDefault="00611860" w:rsidP="00611860">
            <w:pPr>
              <w:pStyle w:val="TableText"/>
            </w:pPr>
            <w:r>
              <w:t>1.3</w:t>
            </w:r>
          </w:p>
        </w:tc>
        <w:tc>
          <w:tcPr>
            <w:tcW w:w="1953" w:type="pct"/>
          </w:tcPr>
          <w:p w14:paraId="4CF83CD9" w14:textId="4EA7D484" w:rsidR="00611860" w:rsidRDefault="00611860" w:rsidP="00611860">
            <w:pPr>
              <w:pStyle w:val="TableText"/>
            </w:pPr>
            <w:r>
              <w:t>Updating data table</w:t>
            </w:r>
          </w:p>
        </w:tc>
        <w:tc>
          <w:tcPr>
            <w:tcW w:w="1219" w:type="pct"/>
          </w:tcPr>
          <w:p w14:paraId="6A433C47" w14:textId="23632C5A" w:rsidR="00611860" w:rsidRDefault="00611860" w:rsidP="00611860">
            <w:pPr>
              <w:pStyle w:val="TableText"/>
            </w:pPr>
            <w:r>
              <w:t>Douglas Weinberg</w:t>
            </w:r>
          </w:p>
        </w:tc>
      </w:tr>
      <w:tr w:rsidR="003F2C9D" w:rsidRPr="00F64BE3" w14:paraId="00BABFF1" w14:textId="77777777" w:rsidTr="00611860">
        <w:trPr>
          <w:cantSplit/>
        </w:trPr>
        <w:tc>
          <w:tcPr>
            <w:tcW w:w="1249" w:type="pct"/>
          </w:tcPr>
          <w:p w14:paraId="05CAEF70" w14:textId="197210D8" w:rsidR="003F2C9D" w:rsidRDefault="00611860" w:rsidP="00A51501">
            <w:pPr>
              <w:pStyle w:val="TableText"/>
            </w:pPr>
            <w:r>
              <w:t>2018-09-05</w:t>
            </w:r>
          </w:p>
        </w:tc>
        <w:tc>
          <w:tcPr>
            <w:tcW w:w="579" w:type="pct"/>
          </w:tcPr>
          <w:p w14:paraId="5550524F" w14:textId="21513240" w:rsidR="003F2C9D" w:rsidRDefault="003F2C9D" w:rsidP="00B478DC">
            <w:pPr>
              <w:pStyle w:val="TableText"/>
            </w:pPr>
            <w:r>
              <w:t>1.2</w:t>
            </w:r>
          </w:p>
        </w:tc>
        <w:tc>
          <w:tcPr>
            <w:tcW w:w="1953" w:type="pct"/>
          </w:tcPr>
          <w:p w14:paraId="05728A80" w14:textId="3C571002" w:rsidR="003F2C9D" w:rsidRDefault="003F2C9D" w:rsidP="00771FB4">
            <w:pPr>
              <w:pStyle w:val="TableText"/>
            </w:pPr>
            <w:r>
              <w:t>Adding Wireframe Appendix</w:t>
            </w:r>
          </w:p>
        </w:tc>
        <w:tc>
          <w:tcPr>
            <w:tcW w:w="1219" w:type="pct"/>
          </w:tcPr>
          <w:p w14:paraId="16381643" w14:textId="7CD5A716" w:rsidR="003F2C9D" w:rsidRDefault="003F2C9D" w:rsidP="00A51501">
            <w:pPr>
              <w:pStyle w:val="TableText"/>
            </w:pPr>
            <w:r>
              <w:t>Douglas Weinberg</w:t>
            </w:r>
          </w:p>
        </w:tc>
      </w:tr>
      <w:tr w:rsidR="00611860" w:rsidRPr="00F64BE3" w14:paraId="3B75A9E1" w14:textId="77777777" w:rsidTr="00611860">
        <w:trPr>
          <w:cantSplit/>
        </w:trPr>
        <w:tc>
          <w:tcPr>
            <w:tcW w:w="1249" w:type="pct"/>
          </w:tcPr>
          <w:p w14:paraId="66EE867D" w14:textId="714EFAB9" w:rsidR="00611860" w:rsidRDefault="00611860" w:rsidP="00611860">
            <w:pPr>
              <w:pStyle w:val="TableText"/>
            </w:pPr>
            <w:r>
              <w:t>2018-09-02</w:t>
            </w:r>
          </w:p>
        </w:tc>
        <w:tc>
          <w:tcPr>
            <w:tcW w:w="579" w:type="pct"/>
          </w:tcPr>
          <w:p w14:paraId="67AA5441" w14:textId="140C96B0" w:rsidR="00611860" w:rsidRDefault="00611860" w:rsidP="00611860">
            <w:pPr>
              <w:pStyle w:val="TableText"/>
            </w:pPr>
            <w:r>
              <w:t>1.1</w:t>
            </w:r>
          </w:p>
        </w:tc>
        <w:tc>
          <w:tcPr>
            <w:tcW w:w="1953" w:type="pct"/>
          </w:tcPr>
          <w:p w14:paraId="372AE7E8" w14:textId="77777777" w:rsidR="00611860" w:rsidRDefault="00611860" w:rsidP="00611860">
            <w:pPr>
              <w:pStyle w:val="TableText"/>
            </w:pPr>
            <w:r>
              <w:t>Added Shared Components Section 3.24; page 40</w:t>
            </w:r>
          </w:p>
          <w:p w14:paraId="040F78CA" w14:textId="77777777" w:rsidR="00611860" w:rsidRDefault="00611860" w:rsidP="00611860">
            <w:pPr>
              <w:pStyle w:val="TableText"/>
            </w:pPr>
            <w:r>
              <w:t>Added Modal Window</w:t>
            </w:r>
          </w:p>
          <w:p w14:paraId="0C6F4291" w14:textId="60999820" w:rsidR="00611860" w:rsidRDefault="00611860" w:rsidP="00611860">
            <w:pPr>
              <w:pStyle w:val="TableText"/>
            </w:pPr>
            <w:r>
              <w:t>Section 3.23, page 37</w:t>
            </w:r>
          </w:p>
        </w:tc>
        <w:tc>
          <w:tcPr>
            <w:tcW w:w="1219" w:type="pct"/>
          </w:tcPr>
          <w:p w14:paraId="23597F4E" w14:textId="372BD501" w:rsidR="00611860" w:rsidRDefault="00611860" w:rsidP="00611860">
            <w:pPr>
              <w:pStyle w:val="TableText"/>
            </w:pPr>
            <w:r>
              <w:t>Douglas Weinberg</w:t>
            </w:r>
          </w:p>
        </w:tc>
      </w:tr>
      <w:tr w:rsidR="00611860" w:rsidRPr="00F64BE3" w14:paraId="6AC4E8A5" w14:textId="77777777" w:rsidTr="00611860">
        <w:trPr>
          <w:cantSplit/>
        </w:trPr>
        <w:tc>
          <w:tcPr>
            <w:tcW w:w="1249" w:type="pct"/>
          </w:tcPr>
          <w:p w14:paraId="57421F60" w14:textId="15A836A6" w:rsidR="00611860" w:rsidRDefault="00611860" w:rsidP="00611860">
            <w:pPr>
              <w:pStyle w:val="TableText"/>
            </w:pPr>
            <w:r>
              <w:t>2017-12-28</w:t>
            </w:r>
          </w:p>
        </w:tc>
        <w:tc>
          <w:tcPr>
            <w:tcW w:w="579" w:type="pct"/>
          </w:tcPr>
          <w:p w14:paraId="1EBA8DE1" w14:textId="63CCBE1A" w:rsidR="00611860" w:rsidRDefault="00611860" w:rsidP="00611860">
            <w:pPr>
              <w:pStyle w:val="TableText"/>
            </w:pPr>
            <w:r>
              <w:t>1.0</w:t>
            </w:r>
          </w:p>
        </w:tc>
        <w:tc>
          <w:tcPr>
            <w:tcW w:w="1953" w:type="pct"/>
          </w:tcPr>
          <w:p w14:paraId="75E1A8B5" w14:textId="364008A5" w:rsidR="00611860" w:rsidRDefault="00611860" w:rsidP="00611860">
            <w:pPr>
              <w:pStyle w:val="TableText"/>
            </w:pPr>
            <w:r>
              <w:t>Draft 0.1</w:t>
            </w:r>
          </w:p>
        </w:tc>
        <w:tc>
          <w:tcPr>
            <w:tcW w:w="1219" w:type="pct"/>
          </w:tcPr>
          <w:p w14:paraId="6D121BE4" w14:textId="5FC930BC" w:rsidR="00611860" w:rsidRDefault="00611860" w:rsidP="00611860">
            <w:pPr>
              <w:pStyle w:val="TableText"/>
            </w:pPr>
            <w:r>
              <w:t>Douglas Weinberg</w:t>
            </w:r>
          </w:p>
        </w:tc>
      </w:tr>
    </w:tbl>
    <w:p w14:paraId="75D32282" w14:textId="77777777" w:rsidR="00FC5E24" w:rsidRPr="002727E8" w:rsidRDefault="00FC5E24" w:rsidP="00F64BE3">
      <w:pPr>
        <w:autoSpaceDE w:val="0"/>
        <w:autoSpaceDN w:val="0"/>
        <w:adjustRightInd w:val="0"/>
        <w:spacing w:after="360"/>
        <w:jc w:val="center"/>
        <w:rPr>
          <w:iCs/>
          <w:color w:val="0000FF"/>
          <w:sz w:val="24"/>
          <w:szCs w:val="20"/>
        </w:rPr>
      </w:pPr>
    </w:p>
    <w:p w14:paraId="3FDFD475" w14:textId="64A4AAA2" w:rsidR="00F64BE3" w:rsidRPr="00F64BE3" w:rsidRDefault="00F64BE3" w:rsidP="00F64BE3">
      <w:pPr>
        <w:autoSpaceDE w:val="0"/>
        <w:autoSpaceDN w:val="0"/>
        <w:adjustRightInd w:val="0"/>
        <w:spacing w:after="360"/>
        <w:jc w:val="center"/>
        <w:rPr>
          <w:rFonts w:ascii="Arial" w:hAnsi="Arial" w:cs="Arial"/>
          <w:b/>
          <w:bCs/>
          <w:sz w:val="36"/>
          <w:szCs w:val="32"/>
        </w:rPr>
      </w:pPr>
      <w:r w:rsidRPr="00F64BE3">
        <w:rPr>
          <w:rFonts w:ascii="Arial" w:hAnsi="Arial" w:cs="Arial"/>
          <w:b/>
          <w:bCs/>
          <w:sz w:val="36"/>
          <w:szCs w:val="32"/>
        </w:rPr>
        <w:t>Artifact Rationale</w:t>
      </w:r>
    </w:p>
    <w:p w14:paraId="2ABB3111" w14:textId="5585B5BE" w:rsidR="005A2BBE" w:rsidRDefault="005A2BBE" w:rsidP="005A2BBE">
      <w:pPr>
        <w:pStyle w:val="NoSpacing"/>
      </w:pPr>
      <w:r w:rsidRPr="005A2BBE">
        <w:t>The TASCore Design Style Guide is a set of guidelines to help designers and developers build trustworthy, accessible</w:t>
      </w:r>
      <w:r w:rsidR="00DC126D">
        <w:t>,</w:t>
      </w:r>
      <w:r w:rsidRPr="005A2BBE">
        <w:t xml:space="preserve"> and consistent government websites. This set of standards will allow agencies to quickly prototype and deploy digital products using a baseline of patterns applicable to TASCore project</w:t>
      </w:r>
      <w:r w:rsidR="000C0857">
        <w:t>. TAS is an acronym for Transaction Application Suite.</w:t>
      </w:r>
    </w:p>
    <w:p w14:paraId="1EEA19AF" w14:textId="77777777" w:rsidR="005A2BBE" w:rsidRPr="005A2BBE" w:rsidRDefault="005A2BBE" w:rsidP="005A2BBE">
      <w:pPr>
        <w:pStyle w:val="NormalIndent"/>
      </w:pPr>
    </w:p>
    <w:p w14:paraId="6A561C29" w14:textId="4838E18D" w:rsidR="005A2BBE" w:rsidRDefault="005A2BBE" w:rsidP="005A2BBE">
      <w:pPr>
        <w:pStyle w:val="NoSpacing"/>
        <w:rPr>
          <w:color w:val="000000" w:themeColor="text1"/>
        </w:rPr>
      </w:pPr>
      <w:r w:rsidRPr="005A2BBE">
        <w:rPr>
          <w:color w:val="000000" w:themeColor="text1"/>
        </w:rPr>
        <w:t xml:space="preserve">The MCCF EDI TAS portal website was created using a conglomerate of government web standards. Design guides from several existing sources include the VA Playbook, U.S Web Design Standards (USWDS) and 18F. </w:t>
      </w:r>
      <w:r w:rsidR="00CD4263" w:rsidRPr="005A2BBE">
        <w:rPr>
          <w:color w:val="000000" w:themeColor="text1"/>
        </w:rPr>
        <w:t>These</w:t>
      </w:r>
      <w:r w:rsidRPr="005A2BBE">
        <w:rPr>
          <w:color w:val="000000" w:themeColor="text1"/>
        </w:rPr>
        <w:t xml:space="preserve"> standards are used to design systems for government websites </w:t>
      </w:r>
      <w:r w:rsidR="00893D84" w:rsidRPr="005A2BBE">
        <w:rPr>
          <w:color w:val="000000" w:themeColor="text1"/>
        </w:rPr>
        <w:t>to</w:t>
      </w:r>
      <w:r w:rsidRPr="005A2BBE">
        <w:rPr>
          <w:color w:val="000000" w:themeColor="text1"/>
        </w:rPr>
        <w:t xml:space="preserve"> provide a more rich, robust user experience. </w:t>
      </w:r>
    </w:p>
    <w:p w14:paraId="4F85E772" w14:textId="77777777" w:rsidR="005A2BBE" w:rsidRPr="005A2BBE" w:rsidRDefault="005A2BBE" w:rsidP="005A2BBE">
      <w:pPr>
        <w:pStyle w:val="NormalIndent"/>
      </w:pPr>
    </w:p>
    <w:p w14:paraId="04833993" w14:textId="6F5E157F" w:rsidR="005A2BBE" w:rsidRPr="005A2BBE" w:rsidRDefault="005A2BBE" w:rsidP="005A2BBE">
      <w:pPr>
        <w:pStyle w:val="NoSpacing"/>
        <w:rPr>
          <w:color w:val="000000" w:themeColor="text1"/>
        </w:rPr>
      </w:pPr>
      <w:r>
        <w:rPr>
          <w:color w:val="000000" w:themeColor="text1"/>
        </w:rPr>
        <w:t>MCCF TAS</w:t>
      </w:r>
      <w:r w:rsidRPr="005A2BBE">
        <w:rPr>
          <w:color w:val="000000" w:themeColor="text1"/>
        </w:rPr>
        <w:t xml:space="preserve">Core </w:t>
      </w:r>
      <w:r>
        <w:rPr>
          <w:color w:val="000000" w:themeColor="text1"/>
        </w:rPr>
        <w:t xml:space="preserve">style guide </w:t>
      </w:r>
      <w:r w:rsidRPr="005A2BBE">
        <w:rPr>
          <w:color w:val="000000" w:themeColor="text1"/>
        </w:rPr>
        <w:t>has implemented U.S</w:t>
      </w:r>
      <w:r>
        <w:rPr>
          <w:color w:val="000000" w:themeColor="text1"/>
        </w:rPr>
        <w:t>.</w:t>
      </w:r>
      <w:r w:rsidRPr="005A2BBE">
        <w:rPr>
          <w:color w:val="000000" w:themeColor="text1"/>
        </w:rPr>
        <w:t xml:space="preserve"> Web Design Standards as </w:t>
      </w:r>
      <w:r>
        <w:rPr>
          <w:color w:val="000000" w:themeColor="text1"/>
        </w:rPr>
        <w:t>the foundation style</w:t>
      </w:r>
      <w:r w:rsidRPr="005A2BBE">
        <w:rPr>
          <w:color w:val="000000" w:themeColor="text1"/>
        </w:rPr>
        <w:t xml:space="preserve"> </w:t>
      </w:r>
      <w:r w:rsidR="008B0378">
        <w:rPr>
          <w:color w:val="000000" w:themeColor="text1"/>
        </w:rPr>
        <w:t>for all</w:t>
      </w:r>
      <w:r w:rsidRPr="005A2BBE">
        <w:rPr>
          <w:color w:val="000000" w:themeColor="text1"/>
        </w:rPr>
        <w:t xml:space="preserve"> </w:t>
      </w:r>
      <w:r w:rsidR="008B0378">
        <w:rPr>
          <w:color w:val="000000" w:themeColor="text1"/>
        </w:rPr>
        <w:t xml:space="preserve">user interface (UI) </w:t>
      </w:r>
      <w:r w:rsidRPr="005A2BBE">
        <w:rPr>
          <w:color w:val="000000" w:themeColor="text1"/>
        </w:rPr>
        <w:t>component librar</w:t>
      </w:r>
      <w:r w:rsidR="008B0378">
        <w:rPr>
          <w:color w:val="000000" w:themeColor="text1"/>
        </w:rPr>
        <w:t xml:space="preserve">ies so that </w:t>
      </w:r>
      <w:r w:rsidRPr="005A2BBE">
        <w:rPr>
          <w:color w:val="000000" w:themeColor="text1"/>
        </w:rPr>
        <w:t>the MCCF TAS website will have a similar and common design among other federal portals.</w:t>
      </w:r>
    </w:p>
    <w:p w14:paraId="37A117E5" w14:textId="77777777" w:rsidR="00D43555" w:rsidRPr="00F64BE3" w:rsidRDefault="00D43555" w:rsidP="00F64BE3">
      <w:pPr>
        <w:spacing w:before="120" w:after="120"/>
        <w:rPr>
          <w:sz w:val="24"/>
          <w:szCs w:val="20"/>
        </w:rPr>
      </w:pPr>
    </w:p>
    <w:p w14:paraId="3A1E801D" w14:textId="77777777" w:rsidR="00C27658" w:rsidRPr="00F64BE3" w:rsidRDefault="00C27658" w:rsidP="00F64BE3">
      <w:pPr>
        <w:spacing w:before="120" w:after="120"/>
        <w:rPr>
          <w:sz w:val="24"/>
          <w:szCs w:val="20"/>
        </w:rPr>
      </w:pPr>
    </w:p>
    <w:p w14:paraId="3F259CCC" w14:textId="77777777" w:rsidR="00F64BE3" w:rsidRPr="00F64BE3" w:rsidRDefault="00F64BE3" w:rsidP="00F64BE3">
      <w:pPr>
        <w:pStyle w:val="BodyText"/>
      </w:pPr>
    </w:p>
    <w:p w14:paraId="20FD03CB" w14:textId="77777777" w:rsidR="00F64BE3" w:rsidRPr="00FF71C7" w:rsidRDefault="00F64BE3" w:rsidP="0028784E">
      <w:pPr>
        <w:pStyle w:val="InstructionalText1"/>
        <w:rPr>
          <w:i w:val="0"/>
          <w:iCs w:val="0"/>
        </w:rPr>
        <w:sectPr w:rsidR="00F64BE3" w:rsidRPr="00FF71C7" w:rsidSect="0028784E">
          <w:footerReference w:type="default" r:id="rId15"/>
          <w:pgSz w:w="12240" w:h="15840" w:code="1"/>
          <w:pgMar w:top="1440" w:right="1440" w:bottom="1440" w:left="1440" w:header="720" w:footer="720" w:gutter="0"/>
          <w:pgNumType w:fmt="lowerRoman"/>
          <w:cols w:space="720"/>
          <w:docGrid w:linePitch="360"/>
        </w:sectPr>
      </w:pPr>
    </w:p>
    <w:p w14:paraId="258759BD" w14:textId="3CCA7B65" w:rsidR="004F3A80" w:rsidRDefault="004F3A80" w:rsidP="00647B03">
      <w:pPr>
        <w:pStyle w:val="Title2"/>
      </w:pPr>
      <w:r>
        <w:lastRenderedPageBreak/>
        <w:t>Table of Contents</w:t>
      </w:r>
    </w:p>
    <w:sdt>
      <w:sdtPr>
        <w:rPr>
          <w:rFonts w:ascii="Times New Roman" w:eastAsia="Times New Roman" w:hAnsi="Times New Roman" w:cs="Times New Roman"/>
          <w:color w:val="auto"/>
          <w:sz w:val="22"/>
          <w:szCs w:val="24"/>
        </w:rPr>
        <w:id w:val="1439718604"/>
        <w:docPartObj>
          <w:docPartGallery w:val="Table of Contents"/>
          <w:docPartUnique/>
        </w:docPartObj>
      </w:sdtPr>
      <w:sdtEndPr>
        <w:rPr>
          <w:b/>
          <w:bCs/>
          <w:noProof/>
        </w:rPr>
      </w:sdtEndPr>
      <w:sdtContent>
        <w:p w14:paraId="15FFED42" w14:textId="49E19138" w:rsidR="00496E31" w:rsidRDefault="00496E31" w:rsidP="005040EC">
          <w:pPr>
            <w:pStyle w:val="TOCHeading"/>
            <w:numPr>
              <w:ilvl w:val="0"/>
              <w:numId w:val="0"/>
            </w:numPr>
          </w:pPr>
        </w:p>
        <w:p w14:paraId="5A1685FF" w14:textId="0D478A21" w:rsidR="00085560" w:rsidRDefault="00496E31">
          <w:pPr>
            <w:pStyle w:val="TOC1"/>
            <w:rPr>
              <w:rFonts w:asciiTheme="minorHAnsi" w:eastAsiaTheme="minorEastAsia" w:hAnsiTheme="minorHAnsi" w:cstheme="minorBidi"/>
              <w:b w:val="0"/>
              <w:sz w:val="22"/>
              <w:szCs w:val="22"/>
            </w:rPr>
          </w:pPr>
          <w:r>
            <w:fldChar w:fldCharType="begin"/>
          </w:r>
          <w:r>
            <w:instrText xml:space="preserve"> TOC \o "1-3" \h \z \u </w:instrText>
          </w:r>
          <w:r>
            <w:fldChar w:fldCharType="separate"/>
          </w:r>
          <w:hyperlink w:anchor="_Toc534722321" w:history="1">
            <w:r w:rsidR="00085560" w:rsidRPr="001B18AA">
              <w:rPr>
                <w:rStyle w:val="Hyperlink"/>
              </w:rPr>
              <w:t>1</w:t>
            </w:r>
            <w:r w:rsidR="00085560">
              <w:rPr>
                <w:rFonts w:asciiTheme="minorHAnsi" w:eastAsiaTheme="minorEastAsia" w:hAnsiTheme="minorHAnsi" w:cstheme="minorBidi"/>
                <w:b w:val="0"/>
                <w:sz w:val="22"/>
                <w:szCs w:val="22"/>
              </w:rPr>
              <w:tab/>
            </w:r>
            <w:r w:rsidR="00085560" w:rsidRPr="001B18AA">
              <w:rPr>
                <w:rStyle w:val="Hyperlink"/>
              </w:rPr>
              <w:t>Introduction</w:t>
            </w:r>
            <w:r w:rsidR="00085560">
              <w:rPr>
                <w:webHidden/>
              </w:rPr>
              <w:tab/>
            </w:r>
            <w:r w:rsidR="00085560">
              <w:rPr>
                <w:webHidden/>
              </w:rPr>
              <w:fldChar w:fldCharType="begin"/>
            </w:r>
            <w:r w:rsidR="00085560">
              <w:rPr>
                <w:webHidden/>
              </w:rPr>
              <w:instrText xml:space="preserve"> PAGEREF _Toc534722321 \h </w:instrText>
            </w:r>
            <w:r w:rsidR="00085560">
              <w:rPr>
                <w:webHidden/>
              </w:rPr>
            </w:r>
            <w:r w:rsidR="00085560">
              <w:rPr>
                <w:webHidden/>
              </w:rPr>
              <w:fldChar w:fldCharType="separate"/>
            </w:r>
            <w:r w:rsidR="00085560">
              <w:rPr>
                <w:webHidden/>
              </w:rPr>
              <w:t>1</w:t>
            </w:r>
            <w:r w:rsidR="00085560">
              <w:rPr>
                <w:webHidden/>
              </w:rPr>
              <w:fldChar w:fldCharType="end"/>
            </w:r>
          </w:hyperlink>
        </w:p>
        <w:p w14:paraId="2D1F6526" w14:textId="5B8B60D8" w:rsidR="00085560" w:rsidRDefault="0085050E">
          <w:pPr>
            <w:pStyle w:val="TOC2"/>
            <w:rPr>
              <w:rFonts w:asciiTheme="minorHAnsi" w:eastAsiaTheme="minorEastAsia" w:hAnsiTheme="minorHAnsi" w:cstheme="minorBidi"/>
              <w:sz w:val="22"/>
              <w:szCs w:val="22"/>
            </w:rPr>
          </w:pPr>
          <w:hyperlink w:anchor="_Toc534722322" w:history="1">
            <w:r w:rsidR="00085560" w:rsidRPr="001B18AA">
              <w:rPr>
                <w:rStyle w:val="Hyperlink"/>
              </w:rPr>
              <w:t>1.1</w:t>
            </w:r>
            <w:r w:rsidR="00085560">
              <w:rPr>
                <w:rFonts w:asciiTheme="minorHAnsi" w:eastAsiaTheme="minorEastAsia" w:hAnsiTheme="minorHAnsi" w:cstheme="minorBidi"/>
                <w:sz w:val="22"/>
                <w:szCs w:val="22"/>
              </w:rPr>
              <w:tab/>
            </w:r>
            <w:r w:rsidR="00085560" w:rsidRPr="001B18AA">
              <w:rPr>
                <w:rStyle w:val="Hyperlink"/>
              </w:rPr>
              <w:t>Purpose</w:t>
            </w:r>
            <w:r w:rsidR="00085560">
              <w:rPr>
                <w:webHidden/>
              </w:rPr>
              <w:tab/>
            </w:r>
            <w:r w:rsidR="00085560">
              <w:rPr>
                <w:webHidden/>
              </w:rPr>
              <w:fldChar w:fldCharType="begin"/>
            </w:r>
            <w:r w:rsidR="00085560">
              <w:rPr>
                <w:webHidden/>
              </w:rPr>
              <w:instrText xml:space="preserve"> PAGEREF _Toc534722322 \h </w:instrText>
            </w:r>
            <w:r w:rsidR="00085560">
              <w:rPr>
                <w:webHidden/>
              </w:rPr>
            </w:r>
            <w:r w:rsidR="00085560">
              <w:rPr>
                <w:webHidden/>
              </w:rPr>
              <w:fldChar w:fldCharType="separate"/>
            </w:r>
            <w:r w:rsidR="00085560">
              <w:rPr>
                <w:webHidden/>
              </w:rPr>
              <w:t>1</w:t>
            </w:r>
            <w:r w:rsidR="00085560">
              <w:rPr>
                <w:webHidden/>
              </w:rPr>
              <w:fldChar w:fldCharType="end"/>
            </w:r>
          </w:hyperlink>
        </w:p>
        <w:p w14:paraId="287830A8" w14:textId="713E1CD0" w:rsidR="00085560" w:rsidRDefault="0085050E">
          <w:pPr>
            <w:pStyle w:val="TOC2"/>
            <w:rPr>
              <w:rFonts w:asciiTheme="minorHAnsi" w:eastAsiaTheme="minorEastAsia" w:hAnsiTheme="minorHAnsi" w:cstheme="minorBidi"/>
              <w:sz w:val="22"/>
              <w:szCs w:val="22"/>
            </w:rPr>
          </w:pPr>
          <w:hyperlink w:anchor="_Toc534722323" w:history="1">
            <w:r w:rsidR="00085560" w:rsidRPr="001B18AA">
              <w:rPr>
                <w:rStyle w:val="Hyperlink"/>
              </w:rPr>
              <w:t>1.2</w:t>
            </w:r>
            <w:r w:rsidR="00085560">
              <w:rPr>
                <w:rFonts w:asciiTheme="minorHAnsi" w:eastAsiaTheme="minorEastAsia" w:hAnsiTheme="minorHAnsi" w:cstheme="minorBidi"/>
                <w:sz w:val="22"/>
                <w:szCs w:val="22"/>
              </w:rPr>
              <w:tab/>
            </w:r>
            <w:r w:rsidR="00085560" w:rsidRPr="001B18AA">
              <w:rPr>
                <w:rStyle w:val="Hyperlink"/>
              </w:rPr>
              <w:t>Goal</w:t>
            </w:r>
            <w:r w:rsidR="00085560">
              <w:rPr>
                <w:webHidden/>
              </w:rPr>
              <w:tab/>
            </w:r>
            <w:r w:rsidR="00085560">
              <w:rPr>
                <w:webHidden/>
              </w:rPr>
              <w:fldChar w:fldCharType="begin"/>
            </w:r>
            <w:r w:rsidR="00085560">
              <w:rPr>
                <w:webHidden/>
              </w:rPr>
              <w:instrText xml:space="preserve"> PAGEREF _Toc534722323 \h </w:instrText>
            </w:r>
            <w:r w:rsidR="00085560">
              <w:rPr>
                <w:webHidden/>
              </w:rPr>
            </w:r>
            <w:r w:rsidR="00085560">
              <w:rPr>
                <w:webHidden/>
              </w:rPr>
              <w:fldChar w:fldCharType="separate"/>
            </w:r>
            <w:r w:rsidR="00085560">
              <w:rPr>
                <w:webHidden/>
              </w:rPr>
              <w:t>1</w:t>
            </w:r>
            <w:r w:rsidR="00085560">
              <w:rPr>
                <w:webHidden/>
              </w:rPr>
              <w:fldChar w:fldCharType="end"/>
            </w:r>
          </w:hyperlink>
        </w:p>
        <w:p w14:paraId="25EF6C4F" w14:textId="0A442C0B" w:rsidR="00085560" w:rsidRDefault="0085050E">
          <w:pPr>
            <w:pStyle w:val="TOC2"/>
            <w:rPr>
              <w:rFonts w:asciiTheme="minorHAnsi" w:eastAsiaTheme="minorEastAsia" w:hAnsiTheme="minorHAnsi" w:cstheme="minorBidi"/>
              <w:sz w:val="22"/>
              <w:szCs w:val="22"/>
            </w:rPr>
          </w:pPr>
          <w:hyperlink w:anchor="_Toc534722324" w:history="1">
            <w:r w:rsidR="00085560" w:rsidRPr="001B18AA">
              <w:rPr>
                <w:rStyle w:val="Hyperlink"/>
              </w:rPr>
              <w:t>1.3</w:t>
            </w:r>
            <w:r w:rsidR="00085560">
              <w:rPr>
                <w:rFonts w:asciiTheme="minorHAnsi" w:eastAsiaTheme="minorEastAsia" w:hAnsiTheme="minorHAnsi" w:cstheme="minorBidi"/>
                <w:sz w:val="22"/>
                <w:szCs w:val="22"/>
              </w:rPr>
              <w:tab/>
            </w:r>
            <w:r w:rsidR="00085560" w:rsidRPr="001B18AA">
              <w:rPr>
                <w:rStyle w:val="Hyperlink"/>
              </w:rPr>
              <w:t>Background</w:t>
            </w:r>
            <w:r w:rsidR="00085560">
              <w:rPr>
                <w:webHidden/>
              </w:rPr>
              <w:tab/>
            </w:r>
            <w:r w:rsidR="00085560">
              <w:rPr>
                <w:webHidden/>
              </w:rPr>
              <w:fldChar w:fldCharType="begin"/>
            </w:r>
            <w:r w:rsidR="00085560">
              <w:rPr>
                <w:webHidden/>
              </w:rPr>
              <w:instrText xml:space="preserve"> PAGEREF _Toc534722324 \h </w:instrText>
            </w:r>
            <w:r w:rsidR="00085560">
              <w:rPr>
                <w:webHidden/>
              </w:rPr>
            </w:r>
            <w:r w:rsidR="00085560">
              <w:rPr>
                <w:webHidden/>
              </w:rPr>
              <w:fldChar w:fldCharType="separate"/>
            </w:r>
            <w:r w:rsidR="00085560">
              <w:rPr>
                <w:webHidden/>
              </w:rPr>
              <w:t>1</w:t>
            </w:r>
            <w:r w:rsidR="00085560">
              <w:rPr>
                <w:webHidden/>
              </w:rPr>
              <w:fldChar w:fldCharType="end"/>
            </w:r>
          </w:hyperlink>
        </w:p>
        <w:p w14:paraId="6D1ACCEB" w14:textId="0F093F16" w:rsidR="00085560" w:rsidRDefault="0085050E">
          <w:pPr>
            <w:pStyle w:val="TOC2"/>
            <w:rPr>
              <w:rFonts w:asciiTheme="minorHAnsi" w:eastAsiaTheme="minorEastAsia" w:hAnsiTheme="minorHAnsi" w:cstheme="minorBidi"/>
              <w:sz w:val="22"/>
              <w:szCs w:val="22"/>
            </w:rPr>
          </w:pPr>
          <w:hyperlink w:anchor="_Toc534722325" w:history="1">
            <w:r w:rsidR="00085560" w:rsidRPr="001B18AA">
              <w:rPr>
                <w:rStyle w:val="Hyperlink"/>
              </w:rPr>
              <w:t>1.4</w:t>
            </w:r>
            <w:r w:rsidR="00085560">
              <w:rPr>
                <w:rFonts w:asciiTheme="minorHAnsi" w:eastAsiaTheme="minorEastAsia" w:hAnsiTheme="minorHAnsi" w:cstheme="minorBidi"/>
                <w:sz w:val="22"/>
                <w:szCs w:val="22"/>
              </w:rPr>
              <w:tab/>
            </w:r>
            <w:r w:rsidR="00085560" w:rsidRPr="001B18AA">
              <w:rPr>
                <w:rStyle w:val="Hyperlink"/>
              </w:rPr>
              <w:t>Mission</w:t>
            </w:r>
            <w:r w:rsidR="00085560">
              <w:rPr>
                <w:webHidden/>
              </w:rPr>
              <w:tab/>
            </w:r>
            <w:r w:rsidR="00085560">
              <w:rPr>
                <w:webHidden/>
              </w:rPr>
              <w:fldChar w:fldCharType="begin"/>
            </w:r>
            <w:r w:rsidR="00085560">
              <w:rPr>
                <w:webHidden/>
              </w:rPr>
              <w:instrText xml:space="preserve"> PAGEREF _Toc534722325 \h </w:instrText>
            </w:r>
            <w:r w:rsidR="00085560">
              <w:rPr>
                <w:webHidden/>
              </w:rPr>
            </w:r>
            <w:r w:rsidR="00085560">
              <w:rPr>
                <w:webHidden/>
              </w:rPr>
              <w:fldChar w:fldCharType="separate"/>
            </w:r>
            <w:r w:rsidR="00085560">
              <w:rPr>
                <w:webHidden/>
              </w:rPr>
              <w:t>1</w:t>
            </w:r>
            <w:r w:rsidR="00085560">
              <w:rPr>
                <w:webHidden/>
              </w:rPr>
              <w:fldChar w:fldCharType="end"/>
            </w:r>
          </w:hyperlink>
        </w:p>
        <w:p w14:paraId="38343262" w14:textId="7CB87192" w:rsidR="00085560" w:rsidRDefault="0085050E">
          <w:pPr>
            <w:pStyle w:val="TOC2"/>
            <w:rPr>
              <w:rFonts w:asciiTheme="minorHAnsi" w:eastAsiaTheme="minorEastAsia" w:hAnsiTheme="minorHAnsi" w:cstheme="minorBidi"/>
              <w:sz w:val="22"/>
              <w:szCs w:val="22"/>
            </w:rPr>
          </w:pPr>
          <w:hyperlink w:anchor="_Toc534722326" w:history="1">
            <w:r w:rsidR="00085560" w:rsidRPr="001B18AA">
              <w:rPr>
                <w:rStyle w:val="Hyperlink"/>
              </w:rPr>
              <w:t>1.5</w:t>
            </w:r>
            <w:r w:rsidR="00085560">
              <w:rPr>
                <w:rFonts w:asciiTheme="minorHAnsi" w:eastAsiaTheme="minorEastAsia" w:hAnsiTheme="minorHAnsi" w:cstheme="minorBidi"/>
                <w:sz w:val="22"/>
                <w:szCs w:val="22"/>
              </w:rPr>
              <w:tab/>
            </w:r>
            <w:r w:rsidR="00085560" w:rsidRPr="001B18AA">
              <w:rPr>
                <w:rStyle w:val="Hyperlink"/>
              </w:rPr>
              <w:t>Dependencies</w:t>
            </w:r>
            <w:r w:rsidR="00085560">
              <w:rPr>
                <w:webHidden/>
              </w:rPr>
              <w:tab/>
            </w:r>
            <w:r w:rsidR="00085560">
              <w:rPr>
                <w:webHidden/>
              </w:rPr>
              <w:fldChar w:fldCharType="begin"/>
            </w:r>
            <w:r w:rsidR="00085560">
              <w:rPr>
                <w:webHidden/>
              </w:rPr>
              <w:instrText xml:space="preserve"> PAGEREF _Toc534722326 \h </w:instrText>
            </w:r>
            <w:r w:rsidR="00085560">
              <w:rPr>
                <w:webHidden/>
              </w:rPr>
            </w:r>
            <w:r w:rsidR="00085560">
              <w:rPr>
                <w:webHidden/>
              </w:rPr>
              <w:fldChar w:fldCharType="separate"/>
            </w:r>
            <w:r w:rsidR="00085560">
              <w:rPr>
                <w:webHidden/>
              </w:rPr>
              <w:t>2</w:t>
            </w:r>
            <w:r w:rsidR="00085560">
              <w:rPr>
                <w:webHidden/>
              </w:rPr>
              <w:fldChar w:fldCharType="end"/>
            </w:r>
          </w:hyperlink>
        </w:p>
        <w:p w14:paraId="457D995E" w14:textId="1FC42128" w:rsidR="00085560" w:rsidRDefault="0085050E">
          <w:pPr>
            <w:pStyle w:val="TOC2"/>
            <w:rPr>
              <w:rFonts w:asciiTheme="minorHAnsi" w:eastAsiaTheme="minorEastAsia" w:hAnsiTheme="minorHAnsi" w:cstheme="minorBidi"/>
              <w:sz w:val="22"/>
              <w:szCs w:val="22"/>
            </w:rPr>
          </w:pPr>
          <w:hyperlink w:anchor="_Toc534722327" w:history="1">
            <w:r w:rsidR="00085560" w:rsidRPr="001B18AA">
              <w:rPr>
                <w:rStyle w:val="Hyperlink"/>
              </w:rPr>
              <w:t>1.6</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_Toc534722327 \h </w:instrText>
            </w:r>
            <w:r w:rsidR="00085560">
              <w:rPr>
                <w:webHidden/>
              </w:rPr>
            </w:r>
            <w:r w:rsidR="00085560">
              <w:rPr>
                <w:webHidden/>
              </w:rPr>
              <w:fldChar w:fldCharType="separate"/>
            </w:r>
            <w:r w:rsidR="00085560">
              <w:rPr>
                <w:webHidden/>
              </w:rPr>
              <w:t>2</w:t>
            </w:r>
            <w:r w:rsidR="00085560">
              <w:rPr>
                <w:webHidden/>
              </w:rPr>
              <w:fldChar w:fldCharType="end"/>
            </w:r>
          </w:hyperlink>
        </w:p>
        <w:p w14:paraId="7E7174B9" w14:textId="2D6D1F38" w:rsidR="00085560" w:rsidRDefault="0085050E">
          <w:pPr>
            <w:pStyle w:val="TOC2"/>
            <w:rPr>
              <w:rFonts w:asciiTheme="minorHAnsi" w:eastAsiaTheme="minorEastAsia" w:hAnsiTheme="minorHAnsi" w:cstheme="minorBidi"/>
              <w:sz w:val="22"/>
              <w:szCs w:val="22"/>
            </w:rPr>
          </w:pPr>
          <w:hyperlink w:anchor="_Toc534722328" w:history="1">
            <w:r w:rsidR="00085560" w:rsidRPr="001B18AA">
              <w:rPr>
                <w:rStyle w:val="Hyperlink"/>
              </w:rPr>
              <w:t>1.7</w:t>
            </w:r>
            <w:r w:rsidR="00085560">
              <w:rPr>
                <w:rFonts w:asciiTheme="minorHAnsi" w:eastAsiaTheme="minorEastAsia" w:hAnsiTheme="minorHAnsi" w:cstheme="minorBidi"/>
                <w:sz w:val="22"/>
                <w:szCs w:val="22"/>
              </w:rPr>
              <w:tab/>
            </w:r>
            <w:r w:rsidR="00085560" w:rsidRPr="001B18AA">
              <w:rPr>
                <w:rStyle w:val="Hyperlink"/>
              </w:rPr>
              <w:t>Standards</w:t>
            </w:r>
            <w:r w:rsidR="00085560">
              <w:rPr>
                <w:webHidden/>
              </w:rPr>
              <w:tab/>
            </w:r>
            <w:r w:rsidR="00085560">
              <w:rPr>
                <w:webHidden/>
              </w:rPr>
              <w:fldChar w:fldCharType="begin"/>
            </w:r>
            <w:r w:rsidR="00085560">
              <w:rPr>
                <w:webHidden/>
              </w:rPr>
              <w:instrText xml:space="preserve"> PAGEREF _Toc534722328 \h </w:instrText>
            </w:r>
            <w:r w:rsidR="00085560">
              <w:rPr>
                <w:webHidden/>
              </w:rPr>
            </w:r>
            <w:r w:rsidR="00085560">
              <w:rPr>
                <w:webHidden/>
              </w:rPr>
              <w:fldChar w:fldCharType="separate"/>
            </w:r>
            <w:r w:rsidR="00085560">
              <w:rPr>
                <w:webHidden/>
              </w:rPr>
              <w:t>2</w:t>
            </w:r>
            <w:r w:rsidR="00085560">
              <w:rPr>
                <w:webHidden/>
              </w:rPr>
              <w:fldChar w:fldCharType="end"/>
            </w:r>
          </w:hyperlink>
        </w:p>
        <w:p w14:paraId="6197EBA5" w14:textId="32841FFF" w:rsidR="00085560" w:rsidRDefault="0085050E">
          <w:pPr>
            <w:pStyle w:val="TOC2"/>
            <w:rPr>
              <w:rFonts w:asciiTheme="minorHAnsi" w:eastAsiaTheme="minorEastAsia" w:hAnsiTheme="minorHAnsi" w:cstheme="minorBidi"/>
              <w:sz w:val="22"/>
              <w:szCs w:val="22"/>
            </w:rPr>
          </w:pPr>
          <w:hyperlink w:anchor="_Toc534722329" w:history="1">
            <w:r w:rsidR="00085560" w:rsidRPr="001B18AA">
              <w:rPr>
                <w:rStyle w:val="Hyperlink"/>
              </w:rPr>
              <w:t>1.8</w:t>
            </w:r>
            <w:r w:rsidR="00085560">
              <w:rPr>
                <w:rFonts w:asciiTheme="minorHAnsi" w:eastAsiaTheme="minorEastAsia" w:hAnsiTheme="minorHAnsi" w:cstheme="minorBidi"/>
                <w:sz w:val="22"/>
                <w:szCs w:val="22"/>
              </w:rPr>
              <w:tab/>
            </w:r>
            <w:r w:rsidR="00085560" w:rsidRPr="001B18AA">
              <w:rPr>
                <w:rStyle w:val="Hyperlink"/>
              </w:rPr>
              <w:t>Design Principles</w:t>
            </w:r>
            <w:r w:rsidR="00085560">
              <w:rPr>
                <w:webHidden/>
              </w:rPr>
              <w:tab/>
            </w:r>
            <w:r w:rsidR="00085560">
              <w:rPr>
                <w:webHidden/>
              </w:rPr>
              <w:fldChar w:fldCharType="begin"/>
            </w:r>
            <w:r w:rsidR="00085560">
              <w:rPr>
                <w:webHidden/>
              </w:rPr>
              <w:instrText xml:space="preserve"> PAGEREF _Toc534722329 \h </w:instrText>
            </w:r>
            <w:r w:rsidR="00085560">
              <w:rPr>
                <w:webHidden/>
              </w:rPr>
            </w:r>
            <w:r w:rsidR="00085560">
              <w:rPr>
                <w:webHidden/>
              </w:rPr>
              <w:fldChar w:fldCharType="separate"/>
            </w:r>
            <w:r w:rsidR="00085560">
              <w:rPr>
                <w:webHidden/>
              </w:rPr>
              <w:t>2</w:t>
            </w:r>
            <w:r w:rsidR="00085560">
              <w:rPr>
                <w:webHidden/>
              </w:rPr>
              <w:fldChar w:fldCharType="end"/>
            </w:r>
          </w:hyperlink>
        </w:p>
        <w:p w14:paraId="1C37FE52" w14:textId="10CEAC34" w:rsidR="00085560" w:rsidRDefault="0085050E">
          <w:pPr>
            <w:pStyle w:val="TOC1"/>
            <w:rPr>
              <w:rFonts w:asciiTheme="minorHAnsi" w:eastAsiaTheme="minorEastAsia" w:hAnsiTheme="minorHAnsi" w:cstheme="minorBidi"/>
              <w:b w:val="0"/>
              <w:sz w:val="22"/>
              <w:szCs w:val="22"/>
            </w:rPr>
          </w:pPr>
          <w:hyperlink w:anchor="_Toc534722330" w:history="1">
            <w:r w:rsidR="00085560" w:rsidRPr="001B18AA">
              <w:rPr>
                <w:rStyle w:val="Hyperlink"/>
              </w:rPr>
              <w:t>2</w:t>
            </w:r>
            <w:r w:rsidR="00085560">
              <w:rPr>
                <w:rFonts w:asciiTheme="minorHAnsi" w:eastAsiaTheme="minorEastAsia" w:hAnsiTheme="minorHAnsi" w:cstheme="minorBidi"/>
                <w:b w:val="0"/>
                <w:sz w:val="22"/>
                <w:szCs w:val="22"/>
              </w:rPr>
              <w:tab/>
            </w:r>
            <w:r w:rsidR="00085560" w:rsidRPr="001B18AA">
              <w:rPr>
                <w:rStyle w:val="Hyperlink"/>
              </w:rPr>
              <w:t>How to Use this Guide</w:t>
            </w:r>
            <w:r w:rsidR="00085560">
              <w:rPr>
                <w:webHidden/>
              </w:rPr>
              <w:tab/>
            </w:r>
            <w:r w:rsidR="00085560">
              <w:rPr>
                <w:webHidden/>
              </w:rPr>
              <w:fldChar w:fldCharType="begin"/>
            </w:r>
            <w:r w:rsidR="00085560">
              <w:rPr>
                <w:webHidden/>
              </w:rPr>
              <w:instrText xml:space="preserve"> PAGEREF _Toc534722330 \h </w:instrText>
            </w:r>
            <w:r w:rsidR="00085560">
              <w:rPr>
                <w:webHidden/>
              </w:rPr>
            </w:r>
            <w:r w:rsidR="00085560">
              <w:rPr>
                <w:webHidden/>
              </w:rPr>
              <w:fldChar w:fldCharType="separate"/>
            </w:r>
            <w:r w:rsidR="00085560">
              <w:rPr>
                <w:webHidden/>
              </w:rPr>
              <w:t>2</w:t>
            </w:r>
            <w:r w:rsidR="00085560">
              <w:rPr>
                <w:webHidden/>
              </w:rPr>
              <w:fldChar w:fldCharType="end"/>
            </w:r>
          </w:hyperlink>
        </w:p>
        <w:p w14:paraId="2B24606A" w14:textId="0E0D66DE" w:rsidR="00085560" w:rsidRDefault="0085050E">
          <w:pPr>
            <w:pStyle w:val="TOC2"/>
            <w:rPr>
              <w:rFonts w:asciiTheme="minorHAnsi" w:eastAsiaTheme="minorEastAsia" w:hAnsiTheme="minorHAnsi" w:cstheme="minorBidi"/>
              <w:sz w:val="22"/>
              <w:szCs w:val="22"/>
            </w:rPr>
          </w:pPr>
          <w:hyperlink w:anchor="_Toc534722331" w:history="1">
            <w:r w:rsidR="00085560" w:rsidRPr="001B18AA">
              <w:rPr>
                <w:rStyle w:val="Hyperlink"/>
              </w:rPr>
              <w:t>2.1</w:t>
            </w:r>
            <w:r w:rsidR="00085560">
              <w:rPr>
                <w:rFonts w:asciiTheme="minorHAnsi" w:eastAsiaTheme="minorEastAsia" w:hAnsiTheme="minorHAnsi" w:cstheme="minorBidi"/>
                <w:sz w:val="22"/>
                <w:szCs w:val="22"/>
              </w:rPr>
              <w:tab/>
            </w:r>
            <w:r w:rsidR="00085560" w:rsidRPr="001B18AA">
              <w:rPr>
                <w:rStyle w:val="Hyperlink"/>
              </w:rPr>
              <w:t>Developers and Designers</w:t>
            </w:r>
            <w:r w:rsidR="00085560">
              <w:rPr>
                <w:webHidden/>
              </w:rPr>
              <w:tab/>
            </w:r>
            <w:r w:rsidR="00085560">
              <w:rPr>
                <w:webHidden/>
              </w:rPr>
              <w:fldChar w:fldCharType="begin"/>
            </w:r>
            <w:r w:rsidR="00085560">
              <w:rPr>
                <w:webHidden/>
              </w:rPr>
              <w:instrText xml:space="preserve"> PAGEREF _Toc534722331 \h </w:instrText>
            </w:r>
            <w:r w:rsidR="00085560">
              <w:rPr>
                <w:webHidden/>
              </w:rPr>
            </w:r>
            <w:r w:rsidR="00085560">
              <w:rPr>
                <w:webHidden/>
              </w:rPr>
              <w:fldChar w:fldCharType="separate"/>
            </w:r>
            <w:r w:rsidR="00085560">
              <w:rPr>
                <w:webHidden/>
              </w:rPr>
              <w:t>3</w:t>
            </w:r>
            <w:r w:rsidR="00085560">
              <w:rPr>
                <w:webHidden/>
              </w:rPr>
              <w:fldChar w:fldCharType="end"/>
            </w:r>
          </w:hyperlink>
        </w:p>
        <w:p w14:paraId="2D938712" w14:textId="005C19E5" w:rsidR="00085560" w:rsidRDefault="0085050E">
          <w:pPr>
            <w:pStyle w:val="TOC2"/>
            <w:rPr>
              <w:rFonts w:asciiTheme="minorHAnsi" w:eastAsiaTheme="minorEastAsia" w:hAnsiTheme="minorHAnsi" w:cstheme="minorBidi"/>
              <w:sz w:val="22"/>
              <w:szCs w:val="22"/>
            </w:rPr>
          </w:pPr>
          <w:hyperlink w:anchor="_Toc534722332" w:history="1">
            <w:r w:rsidR="00085560" w:rsidRPr="001B18AA">
              <w:rPr>
                <w:rStyle w:val="Hyperlink"/>
              </w:rPr>
              <w:t>2.2</w:t>
            </w:r>
            <w:r w:rsidR="00085560">
              <w:rPr>
                <w:rFonts w:asciiTheme="minorHAnsi" w:eastAsiaTheme="minorEastAsia" w:hAnsiTheme="minorHAnsi" w:cstheme="minorBidi"/>
                <w:sz w:val="22"/>
                <w:szCs w:val="22"/>
              </w:rPr>
              <w:tab/>
            </w:r>
            <w:r w:rsidR="00085560" w:rsidRPr="001B18AA">
              <w:rPr>
                <w:rStyle w:val="Hyperlink"/>
              </w:rPr>
              <w:t>How do I add a new CSS file?</w:t>
            </w:r>
            <w:r w:rsidR="00085560">
              <w:rPr>
                <w:webHidden/>
              </w:rPr>
              <w:tab/>
            </w:r>
            <w:r w:rsidR="00085560">
              <w:rPr>
                <w:webHidden/>
              </w:rPr>
              <w:fldChar w:fldCharType="begin"/>
            </w:r>
            <w:r w:rsidR="00085560">
              <w:rPr>
                <w:webHidden/>
              </w:rPr>
              <w:instrText xml:space="preserve"> PAGEREF _Toc534722332 \h </w:instrText>
            </w:r>
            <w:r w:rsidR="00085560">
              <w:rPr>
                <w:webHidden/>
              </w:rPr>
            </w:r>
            <w:r w:rsidR="00085560">
              <w:rPr>
                <w:webHidden/>
              </w:rPr>
              <w:fldChar w:fldCharType="separate"/>
            </w:r>
            <w:r w:rsidR="00085560">
              <w:rPr>
                <w:webHidden/>
              </w:rPr>
              <w:t>4</w:t>
            </w:r>
            <w:r w:rsidR="00085560">
              <w:rPr>
                <w:webHidden/>
              </w:rPr>
              <w:fldChar w:fldCharType="end"/>
            </w:r>
          </w:hyperlink>
        </w:p>
        <w:p w14:paraId="0FB178BC" w14:textId="629756AB" w:rsidR="00085560" w:rsidRDefault="0085050E">
          <w:pPr>
            <w:pStyle w:val="TOC2"/>
            <w:rPr>
              <w:rFonts w:asciiTheme="minorHAnsi" w:eastAsiaTheme="minorEastAsia" w:hAnsiTheme="minorHAnsi" w:cstheme="minorBidi"/>
              <w:sz w:val="22"/>
              <w:szCs w:val="22"/>
            </w:rPr>
          </w:pPr>
          <w:hyperlink w:anchor="_Toc534722333" w:history="1">
            <w:r w:rsidR="00085560" w:rsidRPr="001B18AA">
              <w:rPr>
                <w:rStyle w:val="Hyperlink"/>
              </w:rPr>
              <w:t>2.3</w:t>
            </w:r>
            <w:r w:rsidR="00085560">
              <w:rPr>
                <w:rFonts w:asciiTheme="minorHAnsi" w:eastAsiaTheme="minorEastAsia" w:hAnsiTheme="minorHAnsi" w:cstheme="minorBidi"/>
                <w:sz w:val="22"/>
                <w:szCs w:val="22"/>
              </w:rPr>
              <w:tab/>
            </w:r>
            <w:r w:rsidR="00085560" w:rsidRPr="001B18AA">
              <w:rPr>
                <w:rStyle w:val="Hyperlink"/>
              </w:rPr>
              <w:t>How do I add a JavaScript file?</w:t>
            </w:r>
            <w:r w:rsidR="00085560">
              <w:rPr>
                <w:webHidden/>
              </w:rPr>
              <w:tab/>
            </w:r>
            <w:r w:rsidR="00085560">
              <w:rPr>
                <w:webHidden/>
              </w:rPr>
              <w:fldChar w:fldCharType="begin"/>
            </w:r>
            <w:r w:rsidR="00085560">
              <w:rPr>
                <w:webHidden/>
              </w:rPr>
              <w:instrText xml:space="preserve"> PAGEREF _Toc534722333 \h </w:instrText>
            </w:r>
            <w:r w:rsidR="00085560">
              <w:rPr>
                <w:webHidden/>
              </w:rPr>
            </w:r>
            <w:r w:rsidR="00085560">
              <w:rPr>
                <w:webHidden/>
              </w:rPr>
              <w:fldChar w:fldCharType="separate"/>
            </w:r>
            <w:r w:rsidR="00085560">
              <w:rPr>
                <w:webHidden/>
              </w:rPr>
              <w:t>5</w:t>
            </w:r>
            <w:r w:rsidR="00085560">
              <w:rPr>
                <w:webHidden/>
              </w:rPr>
              <w:fldChar w:fldCharType="end"/>
            </w:r>
          </w:hyperlink>
        </w:p>
        <w:p w14:paraId="26718ACE" w14:textId="554675AA" w:rsidR="00085560" w:rsidRDefault="0085050E">
          <w:pPr>
            <w:pStyle w:val="TOC2"/>
            <w:rPr>
              <w:rFonts w:asciiTheme="minorHAnsi" w:eastAsiaTheme="minorEastAsia" w:hAnsiTheme="minorHAnsi" w:cstheme="minorBidi"/>
              <w:sz w:val="22"/>
              <w:szCs w:val="22"/>
            </w:rPr>
          </w:pPr>
          <w:hyperlink w:anchor="_Toc534722334" w:history="1">
            <w:r w:rsidR="00085560" w:rsidRPr="001B18AA">
              <w:rPr>
                <w:rStyle w:val="Hyperlink"/>
              </w:rPr>
              <w:t>2.4</w:t>
            </w:r>
            <w:r w:rsidR="00085560">
              <w:rPr>
                <w:rFonts w:asciiTheme="minorHAnsi" w:eastAsiaTheme="minorEastAsia" w:hAnsiTheme="minorHAnsi" w:cstheme="minorBidi"/>
                <w:sz w:val="22"/>
                <w:szCs w:val="22"/>
              </w:rPr>
              <w:tab/>
            </w:r>
            <w:r w:rsidR="00085560" w:rsidRPr="001B18AA">
              <w:rPr>
                <w:rStyle w:val="Hyperlink"/>
              </w:rPr>
              <w:t>How do I test my changes?</w:t>
            </w:r>
            <w:r w:rsidR="00085560">
              <w:rPr>
                <w:webHidden/>
              </w:rPr>
              <w:tab/>
            </w:r>
            <w:r w:rsidR="00085560">
              <w:rPr>
                <w:webHidden/>
              </w:rPr>
              <w:fldChar w:fldCharType="begin"/>
            </w:r>
            <w:r w:rsidR="00085560">
              <w:rPr>
                <w:webHidden/>
              </w:rPr>
              <w:instrText xml:space="preserve"> PAGEREF _Toc534722334 \h </w:instrText>
            </w:r>
            <w:r w:rsidR="00085560">
              <w:rPr>
                <w:webHidden/>
              </w:rPr>
            </w:r>
            <w:r w:rsidR="00085560">
              <w:rPr>
                <w:webHidden/>
              </w:rPr>
              <w:fldChar w:fldCharType="separate"/>
            </w:r>
            <w:r w:rsidR="00085560">
              <w:rPr>
                <w:webHidden/>
              </w:rPr>
              <w:t>5</w:t>
            </w:r>
            <w:r w:rsidR="00085560">
              <w:rPr>
                <w:webHidden/>
              </w:rPr>
              <w:fldChar w:fldCharType="end"/>
            </w:r>
          </w:hyperlink>
        </w:p>
        <w:p w14:paraId="6CE6D7C0" w14:textId="30814339" w:rsidR="00085560" w:rsidRDefault="0085050E">
          <w:pPr>
            <w:pStyle w:val="TOC1"/>
            <w:rPr>
              <w:rFonts w:asciiTheme="minorHAnsi" w:eastAsiaTheme="minorEastAsia" w:hAnsiTheme="minorHAnsi" w:cstheme="minorBidi"/>
              <w:b w:val="0"/>
              <w:sz w:val="22"/>
              <w:szCs w:val="22"/>
            </w:rPr>
          </w:pPr>
          <w:hyperlink w:anchor="_Toc534722335" w:history="1">
            <w:r w:rsidR="00085560" w:rsidRPr="001B18AA">
              <w:rPr>
                <w:rStyle w:val="Hyperlink"/>
              </w:rPr>
              <w:t>3</w:t>
            </w:r>
            <w:r w:rsidR="00085560">
              <w:rPr>
                <w:rFonts w:asciiTheme="minorHAnsi" w:eastAsiaTheme="minorEastAsia" w:hAnsiTheme="minorHAnsi" w:cstheme="minorBidi"/>
                <w:b w:val="0"/>
                <w:sz w:val="22"/>
                <w:szCs w:val="22"/>
              </w:rPr>
              <w:tab/>
            </w:r>
            <w:r w:rsidR="00085560" w:rsidRPr="001B18AA">
              <w:rPr>
                <w:rStyle w:val="Hyperlink"/>
              </w:rPr>
              <w:t>UI Components</w:t>
            </w:r>
            <w:r w:rsidR="00085560">
              <w:rPr>
                <w:webHidden/>
              </w:rPr>
              <w:tab/>
            </w:r>
            <w:r w:rsidR="00085560">
              <w:rPr>
                <w:webHidden/>
              </w:rPr>
              <w:fldChar w:fldCharType="begin"/>
            </w:r>
            <w:r w:rsidR="00085560">
              <w:rPr>
                <w:webHidden/>
              </w:rPr>
              <w:instrText xml:space="preserve"> PAGEREF _Toc534722335 \h </w:instrText>
            </w:r>
            <w:r w:rsidR="00085560">
              <w:rPr>
                <w:webHidden/>
              </w:rPr>
            </w:r>
            <w:r w:rsidR="00085560">
              <w:rPr>
                <w:webHidden/>
              </w:rPr>
              <w:fldChar w:fldCharType="separate"/>
            </w:r>
            <w:r w:rsidR="00085560">
              <w:rPr>
                <w:webHidden/>
              </w:rPr>
              <w:t>5</w:t>
            </w:r>
            <w:r w:rsidR="00085560">
              <w:rPr>
                <w:webHidden/>
              </w:rPr>
              <w:fldChar w:fldCharType="end"/>
            </w:r>
          </w:hyperlink>
        </w:p>
        <w:p w14:paraId="6EEFD590" w14:textId="4C608EA5" w:rsidR="00085560" w:rsidRDefault="0085050E">
          <w:pPr>
            <w:pStyle w:val="TOC2"/>
            <w:rPr>
              <w:rFonts w:asciiTheme="minorHAnsi" w:eastAsiaTheme="minorEastAsia" w:hAnsiTheme="minorHAnsi" w:cstheme="minorBidi"/>
              <w:sz w:val="22"/>
              <w:szCs w:val="22"/>
            </w:rPr>
          </w:pPr>
          <w:hyperlink w:anchor="_Toc534722336" w:history="1">
            <w:r w:rsidR="00085560" w:rsidRPr="001B18AA">
              <w:rPr>
                <w:rStyle w:val="Hyperlink"/>
              </w:rPr>
              <w:t>3.1</w:t>
            </w:r>
            <w:r w:rsidR="00085560">
              <w:rPr>
                <w:rFonts w:asciiTheme="minorHAnsi" w:eastAsiaTheme="minorEastAsia" w:hAnsiTheme="minorHAnsi" w:cstheme="minorBidi"/>
                <w:sz w:val="22"/>
                <w:szCs w:val="22"/>
              </w:rPr>
              <w:tab/>
            </w:r>
            <w:r w:rsidR="00085560" w:rsidRPr="001B18AA">
              <w:rPr>
                <w:rStyle w:val="Hyperlink"/>
              </w:rPr>
              <w:t>PrimeNG Components</w:t>
            </w:r>
            <w:r w:rsidR="00085560">
              <w:rPr>
                <w:webHidden/>
              </w:rPr>
              <w:tab/>
            </w:r>
            <w:r w:rsidR="00085560">
              <w:rPr>
                <w:webHidden/>
              </w:rPr>
              <w:fldChar w:fldCharType="begin"/>
            </w:r>
            <w:r w:rsidR="00085560">
              <w:rPr>
                <w:webHidden/>
              </w:rPr>
              <w:instrText xml:space="preserve"> PAGEREF _Toc534722336 \h </w:instrText>
            </w:r>
            <w:r w:rsidR="00085560">
              <w:rPr>
                <w:webHidden/>
              </w:rPr>
            </w:r>
            <w:r w:rsidR="00085560">
              <w:rPr>
                <w:webHidden/>
              </w:rPr>
              <w:fldChar w:fldCharType="separate"/>
            </w:r>
            <w:r w:rsidR="00085560">
              <w:rPr>
                <w:webHidden/>
              </w:rPr>
              <w:t>7</w:t>
            </w:r>
            <w:r w:rsidR="00085560">
              <w:rPr>
                <w:webHidden/>
              </w:rPr>
              <w:fldChar w:fldCharType="end"/>
            </w:r>
          </w:hyperlink>
        </w:p>
        <w:p w14:paraId="01E0D60D" w14:textId="5F1B38B9" w:rsidR="00085560" w:rsidRDefault="0085050E">
          <w:pPr>
            <w:pStyle w:val="TOC2"/>
            <w:rPr>
              <w:rFonts w:asciiTheme="minorHAnsi" w:eastAsiaTheme="minorEastAsia" w:hAnsiTheme="minorHAnsi" w:cstheme="minorBidi"/>
              <w:sz w:val="22"/>
              <w:szCs w:val="22"/>
            </w:rPr>
          </w:pPr>
          <w:hyperlink w:anchor="_Toc534722337" w:history="1">
            <w:r w:rsidR="00085560" w:rsidRPr="001B18AA">
              <w:rPr>
                <w:rStyle w:val="Hyperlink"/>
              </w:rPr>
              <w:t>3.2</w:t>
            </w:r>
            <w:r w:rsidR="00085560">
              <w:rPr>
                <w:rFonts w:asciiTheme="minorHAnsi" w:eastAsiaTheme="minorEastAsia" w:hAnsiTheme="minorHAnsi" w:cstheme="minorBidi"/>
                <w:sz w:val="22"/>
                <w:szCs w:val="22"/>
              </w:rPr>
              <w:tab/>
            </w:r>
            <w:r w:rsidR="00085560" w:rsidRPr="001B18AA">
              <w:rPr>
                <w:rStyle w:val="Hyperlink"/>
              </w:rPr>
              <w:t>Typography</w:t>
            </w:r>
            <w:r w:rsidR="00085560">
              <w:rPr>
                <w:webHidden/>
              </w:rPr>
              <w:tab/>
            </w:r>
            <w:r w:rsidR="00085560">
              <w:rPr>
                <w:webHidden/>
              </w:rPr>
              <w:fldChar w:fldCharType="begin"/>
            </w:r>
            <w:r w:rsidR="00085560">
              <w:rPr>
                <w:webHidden/>
              </w:rPr>
              <w:instrText xml:space="preserve"> PAGEREF _Toc534722337 \h </w:instrText>
            </w:r>
            <w:r w:rsidR="00085560">
              <w:rPr>
                <w:webHidden/>
              </w:rPr>
            </w:r>
            <w:r w:rsidR="00085560">
              <w:rPr>
                <w:webHidden/>
              </w:rPr>
              <w:fldChar w:fldCharType="separate"/>
            </w:r>
            <w:r w:rsidR="00085560">
              <w:rPr>
                <w:webHidden/>
              </w:rPr>
              <w:t>7</w:t>
            </w:r>
            <w:r w:rsidR="00085560">
              <w:rPr>
                <w:webHidden/>
              </w:rPr>
              <w:fldChar w:fldCharType="end"/>
            </w:r>
          </w:hyperlink>
        </w:p>
        <w:p w14:paraId="29805105" w14:textId="7659593F" w:rsidR="00085560" w:rsidRDefault="0085050E">
          <w:pPr>
            <w:pStyle w:val="TOC2"/>
            <w:rPr>
              <w:rFonts w:asciiTheme="minorHAnsi" w:eastAsiaTheme="minorEastAsia" w:hAnsiTheme="minorHAnsi" w:cstheme="minorBidi"/>
              <w:sz w:val="22"/>
              <w:szCs w:val="22"/>
            </w:rPr>
          </w:pPr>
          <w:hyperlink w:anchor="_Toc534722338" w:history="1">
            <w:r w:rsidR="00085560" w:rsidRPr="001B18AA">
              <w:rPr>
                <w:rStyle w:val="Hyperlink"/>
              </w:rPr>
              <w:t>3.3</w:t>
            </w:r>
            <w:r w:rsidR="00085560">
              <w:rPr>
                <w:rFonts w:asciiTheme="minorHAnsi" w:eastAsiaTheme="minorEastAsia" w:hAnsiTheme="minorHAnsi" w:cstheme="minorBidi"/>
                <w:sz w:val="22"/>
                <w:szCs w:val="22"/>
              </w:rPr>
              <w:tab/>
            </w:r>
            <w:r w:rsidR="00085560" w:rsidRPr="001B18AA">
              <w:rPr>
                <w:rStyle w:val="Hyperlink"/>
              </w:rPr>
              <w:t>Pairing and Styles</w:t>
            </w:r>
            <w:r w:rsidR="00085560">
              <w:rPr>
                <w:webHidden/>
              </w:rPr>
              <w:tab/>
            </w:r>
            <w:r w:rsidR="00085560">
              <w:rPr>
                <w:webHidden/>
              </w:rPr>
              <w:fldChar w:fldCharType="begin"/>
            </w:r>
            <w:r w:rsidR="00085560">
              <w:rPr>
                <w:webHidden/>
              </w:rPr>
              <w:instrText xml:space="preserve"> PAGEREF _Toc534722338 \h </w:instrText>
            </w:r>
            <w:r w:rsidR="00085560">
              <w:rPr>
                <w:webHidden/>
              </w:rPr>
            </w:r>
            <w:r w:rsidR="00085560">
              <w:rPr>
                <w:webHidden/>
              </w:rPr>
              <w:fldChar w:fldCharType="separate"/>
            </w:r>
            <w:r w:rsidR="00085560">
              <w:rPr>
                <w:webHidden/>
              </w:rPr>
              <w:t>9</w:t>
            </w:r>
            <w:r w:rsidR="00085560">
              <w:rPr>
                <w:webHidden/>
              </w:rPr>
              <w:fldChar w:fldCharType="end"/>
            </w:r>
          </w:hyperlink>
        </w:p>
        <w:p w14:paraId="3AB0EB4F" w14:textId="4C22E4E4" w:rsidR="00085560" w:rsidRDefault="0085050E">
          <w:pPr>
            <w:pStyle w:val="TOC2"/>
            <w:rPr>
              <w:rFonts w:asciiTheme="minorHAnsi" w:eastAsiaTheme="minorEastAsia" w:hAnsiTheme="minorHAnsi" w:cstheme="minorBidi"/>
              <w:sz w:val="22"/>
              <w:szCs w:val="22"/>
            </w:rPr>
          </w:pPr>
          <w:hyperlink w:anchor="_Toc534722339" w:history="1">
            <w:r w:rsidR="00085560" w:rsidRPr="001B18AA">
              <w:rPr>
                <w:rStyle w:val="Hyperlink"/>
              </w:rPr>
              <w:t>3.4</w:t>
            </w:r>
            <w:r w:rsidR="00085560">
              <w:rPr>
                <w:rFonts w:asciiTheme="minorHAnsi" w:eastAsiaTheme="minorEastAsia" w:hAnsiTheme="minorHAnsi" w:cstheme="minorBidi"/>
                <w:sz w:val="22"/>
                <w:szCs w:val="22"/>
              </w:rPr>
              <w:tab/>
            </w:r>
            <w:r w:rsidR="00085560" w:rsidRPr="001B18AA">
              <w:rPr>
                <w:rStyle w:val="Hyperlink"/>
              </w:rPr>
              <w:t>Typesetting</w:t>
            </w:r>
            <w:r w:rsidR="00085560">
              <w:rPr>
                <w:webHidden/>
              </w:rPr>
              <w:tab/>
            </w:r>
            <w:r w:rsidR="00085560">
              <w:rPr>
                <w:webHidden/>
              </w:rPr>
              <w:fldChar w:fldCharType="begin"/>
            </w:r>
            <w:r w:rsidR="00085560">
              <w:rPr>
                <w:webHidden/>
              </w:rPr>
              <w:instrText xml:space="preserve"> PAGEREF _Toc534722339 \h </w:instrText>
            </w:r>
            <w:r w:rsidR="00085560">
              <w:rPr>
                <w:webHidden/>
              </w:rPr>
            </w:r>
            <w:r w:rsidR="00085560">
              <w:rPr>
                <w:webHidden/>
              </w:rPr>
              <w:fldChar w:fldCharType="separate"/>
            </w:r>
            <w:r w:rsidR="00085560">
              <w:rPr>
                <w:webHidden/>
              </w:rPr>
              <w:t>10</w:t>
            </w:r>
            <w:r w:rsidR="00085560">
              <w:rPr>
                <w:webHidden/>
              </w:rPr>
              <w:fldChar w:fldCharType="end"/>
            </w:r>
          </w:hyperlink>
        </w:p>
        <w:p w14:paraId="304012E9" w14:textId="702D8250" w:rsidR="00085560" w:rsidRDefault="0085050E">
          <w:pPr>
            <w:pStyle w:val="TOC2"/>
            <w:rPr>
              <w:rFonts w:asciiTheme="minorHAnsi" w:eastAsiaTheme="minorEastAsia" w:hAnsiTheme="minorHAnsi" w:cstheme="minorBidi"/>
              <w:sz w:val="22"/>
              <w:szCs w:val="22"/>
            </w:rPr>
          </w:pPr>
          <w:hyperlink w:anchor="_Toc534722340" w:history="1">
            <w:r w:rsidR="00085560" w:rsidRPr="001B18AA">
              <w:rPr>
                <w:rStyle w:val="Hyperlink"/>
              </w:rPr>
              <w:t>3.5</w:t>
            </w:r>
            <w:r w:rsidR="00085560">
              <w:rPr>
                <w:rFonts w:asciiTheme="minorHAnsi" w:eastAsiaTheme="minorEastAsia" w:hAnsiTheme="minorHAnsi" w:cstheme="minorBidi"/>
                <w:sz w:val="22"/>
                <w:szCs w:val="22"/>
              </w:rPr>
              <w:tab/>
            </w:r>
            <w:r w:rsidR="00085560" w:rsidRPr="001B18AA">
              <w:rPr>
                <w:rStyle w:val="Hyperlink"/>
              </w:rPr>
              <w:t>Links</w:t>
            </w:r>
            <w:r w:rsidR="00085560">
              <w:rPr>
                <w:webHidden/>
              </w:rPr>
              <w:tab/>
            </w:r>
            <w:r w:rsidR="00085560">
              <w:rPr>
                <w:webHidden/>
              </w:rPr>
              <w:fldChar w:fldCharType="begin"/>
            </w:r>
            <w:r w:rsidR="00085560">
              <w:rPr>
                <w:webHidden/>
              </w:rPr>
              <w:instrText xml:space="preserve"> PAGEREF _Toc534722340 \h </w:instrText>
            </w:r>
            <w:r w:rsidR="00085560">
              <w:rPr>
                <w:webHidden/>
              </w:rPr>
            </w:r>
            <w:r w:rsidR="00085560">
              <w:rPr>
                <w:webHidden/>
              </w:rPr>
              <w:fldChar w:fldCharType="separate"/>
            </w:r>
            <w:r w:rsidR="00085560">
              <w:rPr>
                <w:webHidden/>
              </w:rPr>
              <w:t>11</w:t>
            </w:r>
            <w:r w:rsidR="00085560">
              <w:rPr>
                <w:webHidden/>
              </w:rPr>
              <w:fldChar w:fldCharType="end"/>
            </w:r>
          </w:hyperlink>
        </w:p>
        <w:p w14:paraId="25224CFD" w14:textId="62333EF2" w:rsidR="00085560" w:rsidRDefault="0085050E">
          <w:pPr>
            <w:pStyle w:val="TOC2"/>
            <w:rPr>
              <w:rFonts w:asciiTheme="minorHAnsi" w:eastAsiaTheme="minorEastAsia" w:hAnsiTheme="minorHAnsi" w:cstheme="minorBidi"/>
              <w:sz w:val="22"/>
              <w:szCs w:val="22"/>
            </w:rPr>
          </w:pPr>
          <w:hyperlink w:anchor="_Toc534722341" w:history="1">
            <w:r w:rsidR="00085560" w:rsidRPr="001B18AA">
              <w:rPr>
                <w:rStyle w:val="Hyperlink"/>
              </w:rPr>
              <w:t>3.6</w:t>
            </w:r>
            <w:r w:rsidR="00085560">
              <w:rPr>
                <w:rFonts w:asciiTheme="minorHAnsi" w:eastAsiaTheme="minorEastAsia" w:hAnsiTheme="minorHAnsi" w:cstheme="minorBidi"/>
                <w:sz w:val="22"/>
                <w:szCs w:val="22"/>
              </w:rPr>
              <w:tab/>
            </w:r>
            <w:r w:rsidR="00085560" w:rsidRPr="001B18AA">
              <w:rPr>
                <w:rStyle w:val="Hyperlink"/>
              </w:rPr>
              <w:t>Lists</w:t>
            </w:r>
            <w:r w:rsidR="00085560">
              <w:rPr>
                <w:webHidden/>
              </w:rPr>
              <w:tab/>
            </w:r>
            <w:r w:rsidR="00085560">
              <w:rPr>
                <w:webHidden/>
              </w:rPr>
              <w:fldChar w:fldCharType="begin"/>
            </w:r>
            <w:r w:rsidR="00085560">
              <w:rPr>
                <w:webHidden/>
              </w:rPr>
              <w:instrText xml:space="preserve"> PAGEREF _Toc534722341 \h </w:instrText>
            </w:r>
            <w:r w:rsidR="00085560">
              <w:rPr>
                <w:webHidden/>
              </w:rPr>
            </w:r>
            <w:r w:rsidR="00085560">
              <w:rPr>
                <w:webHidden/>
              </w:rPr>
              <w:fldChar w:fldCharType="separate"/>
            </w:r>
            <w:r w:rsidR="00085560">
              <w:rPr>
                <w:webHidden/>
              </w:rPr>
              <w:t>11</w:t>
            </w:r>
            <w:r w:rsidR="00085560">
              <w:rPr>
                <w:webHidden/>
              </w:rPr>
              <w:fldChar w:fldCharType="end"/>
            </w:r>
          </w:hyperlink>
        </w:p>
        <w:p w14:paraId="2FF03F4E" w14:textId="50C0292F" w:rsidR="00085560" w:rsidRDefault="0085050E">
          <w:pPr>
            <w:pStyle w:val="TOC2"/>
            <w:rPr>
              <w:rFonts w:asciiTheme="minorHAnsi" w:eastAsiaTheme="minorEastAsia" w:hAnsiTheme="minorHAnsi" w:cstheme="minorBidi"/>
              <w:sz w:val="22"/>
              <w:szCs w:val="22"/>
            </w:rPr>
          </w:pPr>
          <w:hyperlink w:anchor="_Toc534722342" w:history="1">
            <w:r w:rsidR="00085560" w:rsidRPr="001B18AA">
              <w:rPr>
                <w:rStyle w:val="Hyperlink"/>
              </w:rPr>
              <w:t>3.7</w:t>
            </w:r>
            <w:r w:rsidR="00085560">
              <w:rPr>
                <w:rFonts w:asciiTheme="minorHAnsi" w:eastAsiaTheme="minorEastAsia" w:hAnsiTheme="minorHAnsi" w:cstheme="minorBidi"/>
                <w:sz w:val="22"/>
                <w:szCs w:val="22"/>
              </w:rPr>
              <w:tab/>
            </w:r>
            <w:r w:rsidR="00085560" w:rsidRPr="001B18AA">
              <w:rPr>
                <w:rStyle w:val="Hyperlink"/>
              </w:rPr>
              <w:t>Color Palette</w:t>
            </w:r>
            <w:r w:rsidR="00085560">
              <w:rPr>
                <w:webHidden/>
              </w:rPr>
              <w:tab/>
            </w:r>
            <w:r w:rsidR="00085560">
              <w:rPr>
                <w:webHidden/>
              </w:rPr>
              <w:fldChar w:fldCharType="begin"/>
            </w:r>
            <w:r w:rsidR="00085560">
              <w:rPr>
                <w:webHidden/>
              </w:rPr>
              <w:instrText xml:space="preserve"> PAGEREF _Toc534722342 \h </w:instrText>
            </w:r>
            <w:r w:rsidR="00085560">
              <w:rPr>
                <w:webHidden/>
              </w:rPr>
            </w:r>
            <w:r w:rsidR="00085560">
              <w:rPr>
                <w:webHidden/>
              </w:rPr>
              <w:fldChar w:fldCharType="separate"/>
            </w:r>
            <w:r w:rsidR="00085560">
              <w:rPr>
                <w:webHidden/>
              </w:rPr>
              <w:t>12</w:t>
            </w:r>
            <w:r w:rsidR="00085560">
              <w:rPr>
                <w:webHidden/>
              </w:rPr>
              <w:fldChar w:fldCharType="end"/>
            </w:r>
          </w:hyperlink>
        </w:p>
        <w:p w14:paraId="2EB9726C" w14:textId="002CBDEA" w:rsidR="00085560" w:rsidRDefault="0085050E">
          <w:pPr>
            <w:pStyle w:val="TOC2"/>
            <w:rPr>
              <w:rFonts w:asciiTheme="minorHAnsi" w:eastAsiaTheme="minorEastAsia" w:hAnsiTheme="minorHAnsi" w:cstheme="minorBidi"/>
              <w:sz w:val="22"/>
              <w:szCs w:val="22"/>
            </w:rPr>
          </w:pPr>
          <w:hyperlink w:anchor="_Toc534722343" w:history="1">
            <w:r w:rsidR="00085560" w:rsidRPr="001B18AA">
              <w:rPr>
                <w:rStyle w:val="Hyperlink"/>
              </w:rPr>
              <w:t>3.8</w:t>
            </w:r>
            <w:r w:rsidR="00085560">
              <w:rPr>
                <w:rFonts w:asciiTheme="minorHAnsi" w:eastAsiaTheme="minorEastAsia" w:hAnsiTheme="minorHAnsi" w:cstheme="minorBidi"/>
                <w:sz w:val="22"/>
                <w:szCs w:val="22"/>
              </w:rPr>
              <w:tab/>
            </w:r>
            <w:r w:rsidR="00085560" w:rsidRPr="001B18AA">
              <w:rPr>
                <w:rStyle w:val="Hyperlink"/>
              </w:rPr>
              <w:t>Text Accessibility</w:t>
            </w:r>
            <w:r w:rsidR="00085560">
              <w:rPr>
                <w:webHidden/>
              </w:rPr>
              <w:tab/>
            </w:r>
            <w:r w:rsidR="00085560">
              <w:rPr>
                <w:webHidden/>
              </w:rPr>
              <w:fldChar w:fldCharType="begin"/>
            </w:r>
            <w:r w:rsidR="00085560">
              <w:rPr>
                <w:webHidden/>
              </w:rPr>
              <w:instrText xml:space="preserve"> PAGEREF _Toc534722343 \h </w:instrText>
            </w:r>
            <w:r w:rsidR="00085560">
              <w:rPr>
                <w:webHidden/>
              </w:rPr>
            </w:r>
            <w:r w:rsidR="00085560">
              <w:rPr>
                <w:webHidden/>
              </w:rPr>
              <w:fldChar w:fldCharType="separate"/>
            </w:r>
            <w:r w:rsidR="00085560">
              <w:rPr>
                <w:webHidden/>
              </w:rPr>
              <w:t>13</w:t>
            </w:r>
            <w:r w:rsidR="00085560">
              <w:rPr>
                <w:webHidden/>
              </w:rPr>
              <w:fldChar w:fldCharType="end"/>
            </w:r>
          </w:hyperlink>
        </w:p>
        <w:p w14:paraId="1B675FF8" w14:textId="5D411D18" w:rsidR="00085560" w:rsidRDefault="0085050E">
          <w:pPr>
            <w:pStyle w:val="TOC2"/>
            <w:rPr>
              <w:rFonts w:asciiTheme="minorHAnsi" w:eastAsiaTheme="minorEastAsia" w:hAnsiTheme="minorHAnsi" w:cstheme="minorBidi"/>
              <w:sz w:val="22"/>
              <w:szCs w:val="22"/>
            </w:rPr>
          </w:pPr>
          <w:hyperlink w:anchor="_Toc534722344" w:history="1">
            <w:r w:rsidR="00085560" w:rsidRPr="001B18AA">
              <w:rPr>
                <w:rStyle w:val="Hyperlink"/>
              </w:rPr>
              <w:t>3.9</w:t>
            </w:r>
            <w:r w:rsidR="00085560">
              <w:rPr>
                <w:rFonts w:asciiTheme="minorHAnsi" w:eastAsiaTheme="minorEastAsia" w:hAnsiTheme="minorHAnsi" w:cstheme="minorBidi"/>
                <w:sz w:val="22"/>
                <w:szCs w:val="22"/>
              </w:rPr>
              <w:tab/>
            </w:r>
            <w:r w:rsidR="00085560" w:rsidRPr="001B18AA">
              <w:rPr>
                <w:rStyle w:val="Hyperlink"/>
              </w:rPr>
              <w:t>Headers</w:t>
            </w:r>
            <w:r w:rsidR="00085560">
              <w:rPr>
                <w:webHidden/>
              </w:rPr>
              <w:tab/>
            </w:r>
            <w:r w:rsidR="00085560">
              <w:rPr>
                <w:webHidden/>
              </w:rPr>
              <w:fldChar w:fldCharType="begin"/>
            </w:r>
            <w:r w:rsidR="00085560">
              <w:rPr>
                <w:webHidden/>
              </w:rPr>
              <w:instrText xml:space="preserve"> PAGEREF _Toc534722344 \h </w:instrText>
            </w:r>
            <w:r w:rsidR="00085560">
              <w:rPr>
                <w:webHidden/>
              </w:rPr>
            </w:r>
            <w:r w:rsidR="00085560">
              <w:rPr>
                <w:webHidden/>
              </w:rPr>
              <w:fldChar w:fldCharType="separate"/>
            </w:r>
            <w:r w:rsidR="00085560">
              <w:rPr>
                <w:webHidden/>
              </w:rPr>
              <w:t>14</w:t>
            </w:r>
            <w:r w:rsidR="00085560">
              <w:rPr>
                <w:webHidden/>
              </w:rPr>
              <w:fldChar w:fldCharType="end"/>
            </w:r>
          </w:hyperlink>
        </w:p>
        <w:p w14:paraId="67D9728D" w14:textId="473479FC" w:rsidR="00085560" w:rsidRDefault="0085050E">
          <w:pPr>
            <w:pStyle w:val="TOC2"/>
            <w:rPr>
              <w:rFonts w:asciiTheme="minorHAnsi" w:eastAsiaTheme="minorEastAsia" w:hAnsiTheme="minorHAnsi" w:cstheme="minorBidi"/>
              <w:sz w:val="22"/>
              <w:szCs w:val="22"/>
            </w:rPr>
          </w:pPr>
          <w:hyperlink w:anchor="_Toc534722345" w:history="1">
            <w:r w:rsidR="00085560" w:rsidRPr="001B18AA">
              <w:rPr>
                <w:rStyle w:val="Hyperlink"/>
              </w:rPr>
              <w:t>3.10</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_Toc534722345 \h </w:instrText>
            </w:r>
            <w:r w:rsidR="00085560">
              <w:rPr>
                <w:webHidden/>
              </w:rPr>
            </w:r>
            <w:r w:rsidR="00085560">
              <w:rPr>
                <w:webHidden/>
              </w:rPr>
              <w:fldChar w:fldCharType="separate"/>
            </w:r>
            <w:r w:rsidR="00085560">
              <w:rPr>
                <w:webHidden/>
              </w:rPr>
              <w:t>15</w:t>
            </w:r>
            <w:r w:rsidR="00085560">
              <w:rPr>
                <w:webHidden/>
              </w:rPr>
              <w:fldChar w:fldCharType="end"/>
            </w:r>
          </w:hyperlink>
        </w:p>
        <w:p w14:paraId="1C0C73AD" w14:textId="1AC9C670" w:rsidR="00085560" w:rsidRDefault="0085050E">
          <w:pPr>
            <w:pStyle w:val="TOC2"/>
            <w:rPr>
              <w:rFonts w:asciiTheme="minorHAnsi" w:eastAsiaTheme="minorEastAsia" w:hAnsiTheme="minorHAnsi" w:cstheme="minorBidi"/>
              <w:sz w:val="22"/>
              <w:szCs w:val="22"/>
            </w:rPr>
          </w:pPr>
          <w:hyperlink w:anchor="_Toc534722346" w:history="1">
            <w:r w:rsidR="00085560" w:rsidRPr="001B18AA">
              <w:rPr>
                <w:rStyle w:val="Hyperlink"/>
              </w:rPr>
              <w:t>3.11</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_Toc534722346 \h </w:instrText>
            </w:r>
            <w:r w:rsidR="00085560">
              <w:rPr>
                <w:webHidden/>
              </w:rPr>
            </w:r>
            <w:r w:rsidR="00085560">
              <w:rPr>
                <w:webHidden/>
              </w:rPr>
              <w:fldChar w:fldCharType="separate"/>
            </w:r>
            <w:r w:rsidR="00085560">
              <w:rPr>
                <w:webHidden/>
              </w:rPr>
              <w:t>15</w:t>
            </w:r>
            <w:r w:rsidR="00085560">
              <w:rPr>
                <w:webHidden/>
              </w:rPr>
              <w:fldChar w:fldCharType="end"/>
            </w:r>
          </w:hyperlink>
        </w:p>
        <w:p w14:paraId="24BE6F45" w14:textId="6CA82EC0" w:rsidR="00085560" w:rsidRDefault="0085050E">
          <w:pPr>
            <w:pStyle w:val="TOC2"/>
            <w:rPr>
              <w:rFonts w:asciiTheme="minorHAnsi" w:eastAsiaTheme="minorEastAsia" w:hAnsiTheme="minorHAnsi" w:cstheme="minorBidi"/>
              <w:sz w:val="22"/>
              <w:szCs w:val="22"/>
            </w:rPr>
          </w:pPr>
          <w:hyperlink w:anchor="_Toc534722347" w:history="1">
            <w:r w:rsidR="00085560" w:rsidRPr="001B18AA">
              <w:rPr>
                <w:rStyle w:val="Hyperlink"/>
              </w:rPr>
              <w:t>3.12</w:t>
            </w:r>
            <w:r w:rsidR="00085560">
              <w:rPr>
                <w:rFonts w:asciiTheme="minorHAnsi" w:eastAsiaTheme="minorEastAsia" w:hAnsiTheme="minorHAnsi" w:cstheme="minorBidi"/>
                <w:sz w:val="22"/>
                <w:szCs w:val="22"/>
              </w:rPr>
              <w:tab/>
            </w:r>
            <w:r w:rsidR="00085560" w:rsidRPr="001B18AA">
              <w:rPr>
                <w:rStyle w:val="Hyperlink"/>
              </w:rPr>
              <w:t>Header and TAS custom styling</w:t>
            </w:r>
            <w:r w:rsidR="00085560">
              <w:rPr>
                <w:webHidden/>
              </w:rPr>
              <w:tab/>
            </w:r>
            <w:r w:rsidR="00085560">
              <w:rPr>
                <w:webHidden/>
              </w:rPr>
              <w:fldChar w:fldCharType="begin"/>
            </w:r>
            <w:r w:rsidR="00085560">
              <w:rPr>
                <w:webHidden/>
              </w:rPr>
              <w:instrText xml:space="preserve"> PAGEREF _Toc534722347 \h </w:instrText>
            </w:r>
            <w:r w:rsidR="00085560">
              <w:rPr>
                <w:webHidden/>
              </w:rPr>
            </w:r>
            <w:r w:rsidR="00085560">
              <w:rPr>
                <w:webHidden/>
              </w:rPr>
              <w:fldChar w:fldCharType="separate"/>
            </w:r>
            <w:r w:rsidR="00085560">
              <w:rPr>
                <w:webHidden/>
              </w:rPr>
              <w:t>16</w:t>
            </w:r>
            <w:r w:rsidR="00085560">
              <w:rPr>
                <w:webHidden/>
              </w:rPr>
              <w:fldChar w:fldCharType="end"/>
            </w:r>
          </w:hyperlink>
        </w:p>
        <w:p w14:paraId="38BF5F1E" w14:textId="5B52A35E" w:rsidR="00085560" w:rsidRDefault="0085050E">
          <w:pPr>
            <w:pStyle w:val="TOC2"/>
            <w:rPr>
              <w:rFonts w:asciiTheme="minorHAnsi" w:eastAsiaTheme="minorEastAsia" w:hAnsiTheme="minorHAnsi" w:cstheme="minorBidi"/>
              <w:sz w:val="22"/>
              <w:szCs w:val="22"/>
            </w:rPr>
          </w:pPr>
          <w:hyperlink w:anchor="_Toc534722348" w:history="1">
            <w:r w:rsidR="00085560" w:rsidRPr="001B18AA">
              <w:rPr>
                <w:rStyle w:val="Hyperlink"/>
              </w:rPr>
              <w:t>3.13</w:t>
            </w:r>
            <w:r w:rsidR="00085560">
              <w:rPr>
                <w:rFonts w:asciiTheme="minorHAnsi" w:eastAsiaTheme="minorEastAsia" w:hAnsiTheme="minorHAnsi" w:cstheme="minorBidi"/>
                <w:sz w:val="22"/>
                <w:szCs w:val="22"/>
              </w:rPr>
              <w:tab/>
            </w:r>
            <w:r w:rsidR="00085560" w:rsidRPr="001B18AA">
              <w:rPr>
                <w:rStyle w:val="Hyperlink"/>
              </w:rPr>
              <w:t>Footers</w:t>
            </w:r>
            <w:r w:rsidR="00085560">
              <w:rPr>
                <w:webHidden/>
              </w:rPr>
              <w:tab/>
            </w:r>
            <w:r w:rsidR="00085560">
              <w:rPr>
                <w:webHidden/>
              </w:rPr>
              <w:fldChar w:fldCharType="begin"/>
            </w:r>
            <w:r w:rsidR="00085560">
              <w:rPr>
                <w:webHidden/>
              </w:rPr>
              <w:instrText xml:space="preserve"> PAGEREF _Toc534722348 \h </w:instrText>
            </w:r>
            <w:r w:rsidR="00085560">
              <w:rPr>
                <w:webHidden/>
              </w:rPr>
            </w:r>
            <w:r w:rsidR="00085560">
              <w:rPr>
                <w:webHidden/>
              </w:rPr>
              <w:fldChar w:fldCharType="separate"/>
            </w:r>
            <w:r w:rsidR="00085560">
              <w:rPr>
                <w:webHidden/>
              </w:rPr>
              <w:t>16</w:t>
            </w:r>
            <w:r w:rsidR="00085560">
              <w:rPr>
                <w:webHidden/>
              </w:rPr>
              <w:fldChar w:fldCharType="end"/>
            </w:r>
          </w:hyperlink>
        </w:p>
        <w:p w14:paraId="20B0CC74" w14:textId="1CB3EFBB" w:rsidR="00085560" w:rsidRDefault="0085050E">
          <w:pPr>
            <w:pStyle w:val="TOC2"/>
            <w:rPr>
              <w:rFonts w:asciiTheme="minorHAnsi" w:eastAsiaTheme="minorEastAsia" w:hAnsiTheme="minorHAnsi" w:cstheme="minorBidi"/>
              <w:sz w:val="22"/>
              <w:szCs w:val="22"/>
            </w:rPr>
          </w:pPr>
          <w:hyperlink w:anchor="_Toc534722349" w:history="1">
            <w:r w:rsidR="00085560" w:rsidRPr="001B18AA">
              <w:rPr>
                <w:rStyle w:val="Hyperlink"/>
              </w:rPr>
              <w:t>3.14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_Toc534722349 \h </w:instrText>
            </w:r>
            <w:r w:rsidR="00085560">
              <w:rPr>
                <w:webHidden/>
              </w:rPr>
            </w:r>
            <w:r w:rsidR="00085560">
              <w:rPr>
                <w:webHidden/>
              </w:rPr>
              <w:fldChar w:fldCharType="separate"/>
            </w:r>
            <w:r w:rsidR="00085560">
              <w:rPr>
                <w:webHidden/>
              </w:rPr>
              <w:t>17</w:t>
            </w:r>
            <w:r w:rsidR="00085560">
              <w:rPr>
                <w:webHidden/>
              </w:rPr>
              <w:fldChar w:fldCharType="end"/>
            </w:r>
          </w:hyperlink>
        </w:p>
        <w:p w14:paraId="39A04DB7" w14:textId="2B8C81EB" w:rsidR="00085560" w:rsidRDefault="0085050E">
          <w:pPr>
            <w:pStyle w:val="TOC2"/>
            <w:rPr>
              <w:rFonts w:asciiTheme="minorHAnsi" w:eastAsiaTheme="minorEastAsia" w:hAnsiTheme="minorHAnsi" w:cstheme="minorBidi"/>
              <w:sz w:val="22"/>
              <w:szCs w:val="22"/>
            </w:rPr>
          </w:pPr>
          <w:hyperlink w:anchor="_Toc534722350" w:history="1">
            <w:r w:rsidR="00085560" w:rsidRPr="001B18AA">
              <w:rPr>
                <w:rStyle w:val="Hyperlink"/>
              </w:rPr>
              <w:t>3.15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_Toc534722350 \h </w:instrText>
            </w:r>
            <w:r w:rsidR="00085560">
              <w:rPr>
                <w:webHidden/>
              </w:rPr>
            </w:r>
            <w:r w:rsidR="00085560">
              <w:rPr>
                <w:webHidden/>
              </w:rPr>
              <w:fldChar w:fldCharType="separate"/>
            </w:r>
            <w:r w:rsidR="00085560">
              <w:rPr>
                <w:webHidden/>
              </w:rPr>
              <w:t>17</w:t>
            </w:r>
            <w:r w:rsidR="00085560">
              <w:rPr>
                <w:webHidden/>
              </w:rPr>
              <w:fldChar w:fldCharType="end"/>
            </w:r>
          </w:hyperlink>
        </w:p>
        <w:p w14:paraId="55D23B92" w14:textId="57C13CBF" w:rsidR="00085560" w:rsidRDefault="0085050E">
          <w:pPr>
            <w:pStyle w:val="TOC2"/>
            <w:rPr>
              <w:rFonts w:asciiTheme="minorHAnsi" w:eastAsiaTheme="minorEastAsia" w:hAnsiTheme="minorHAnsi" w:cstheme="minorBidi"/>
              <w:sz w:val="22"/>
              <w:szCs w:val="22"/>
            </w:rPr>
          </w:pPr>
          <w:hyperlink w:anchor="_Toc534722351" w:history="1">
            <w:r w:rsidR="00085560" w:rsidRPr="001B18AA">
              <w:rPr>
                <w:rStyle w:val="Hyperlink"/>
              </w:rPr>
              <w:t>3.16</w:t>
            </w:r>
            <w:r w:rsidR="00085560">
              <w:rPr>
                <w:rFonts w:asciiTheme="minorHAnsi" w:eastAsiaTheme="minorEastAsia" w:hAnsiTheme="minorHAnsi" w:cstheme="minorBidi"/>
                <w:sz w:val="22"/>
                <w:szCs w:val="22"/>
              </w:rPr>
              <w:tab/>
            </w:r>
            <w:r w:rsidR="00085560" w:rsidRPr="001B18AA">
              <w:rPr>
                <w:rStyle w:val="Hyperlink"/>
              </w:rPr>
              <w:t>Side Navigation</w:t>
            </w:r>
            <w:r w:rsidR="00085560">
              <w:rPr>
                <w:webHidden/>
              </w:rPr>
              <w:tab/>
            </w:r>
            <w:r w:rsidR="00085560">
              <w:rPr>
                <w:webHidden/>
              </w:rPr>
              <w:fldChar w:fldCharType="begin"/>
            </w:r>
            <w:r w:rsidR="00085560">
              <w:rPr>
                <w:webHidden/>
              </w:rPr>
              <w:instrText xml:space="preserve"> PAGEREF _Toc534722351 \h </w:instrText>
            </w:r>
            <w:r w:rsidR="00085560">
              <w:rPr>
                <w:webHidden/>
              </w:rPr>
            </w:r>
            <w:r w:rsidR="00085560">
              <w:rPr>
                <w:webHidden/>
              </w:rPr>
              <w:fldChar w:fldCharType="separate"/>
            </w:r>
            <w:r w:rsidR="00085560">
              <w:rPr>
                <w:webHidden/>
              </w:rPr>
              <w:t>17</w:t>
            </w:r>
            <w:r w:rsidR="00085560">
              <w:rPr>
                <w:webHidden/>
              </w:rPr>
              <w:fldChar w:fldCharType="end"/>
            </w:r>
          </w:hyperlink>
        </w:p>
        <w:p w14:paraId="7D4444EC" w14:textId="5035D10B" w:rsidR="00085560" w:rsidRDefault="0085050E">
          <w:pPr>
            <w:pStyle w:val="TOC2"/>
            <w:rPr>
              <w:rFonts w:asciiTheme="minorHAnsi" w:eastAsiaTheme="minorEastAsia" w:hAnsiTheme="minorHAnsi" w:cstheme="minorBidi"/>
              <w:sz w:val="22"/>
              <w:szCs w:val="22"/>
            </w:rPr>
          </w:pPr>
          <w:hyperlink w:anchor="_Toc534722352" w:history="1">
            <w:r w:rsidR="00085560" w:rsidRPr="001B18AA">
              <w:rPr>
                <w:rStyle w:val="Hyperlink"/>
              </w:rPr>
              <w:t>3.17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_Toc534722352 \h </w:instrText>
            </w:r>
            <w:r w:rsidR="00085560">
              <w:rPr>
                <w:webHidden/>
              </w:rPr>
            </w:r>
            <w:r w:rsidR="00085560">
              <w:rPr>
                <w:webHidden/>
              </w:rPr>
              <w:fldChar w:fldCharType="separate"/>
            </w:r>
            <w:r w:rsidR="00085560">
              <w:rPr>
                <w:webHidden/>
              </w:rPr>
              <w:t>18</w:t>
            </w:r>
            <w:r w:rsidR="00085560">
              <w:rPr>
                <w:webHidden/>
              </w:rPr>
              <w:fldChar w:fldCharType="end"/>
            </w:r>
          </w:hyperlink>
        </w:p>
        <w:p w14:paraId="3F151FB9" w14:textId="60591EEA" w:rsidR="00085560" w:rsidRDefault="0085050E">
          <w:pPr>
            <w:pStyle w:val="TOC2"/>
            <w:rPr>
              <w:rFonts w:asciiTheme="minorHAnsi" w:eastAsiaTheme="minorEastAsia" w:hAnsiTheme="minorHAnsi" w:cstheme="minorBidi"/>
              <w:sz w:val="22"/>
              <w:szCs w:val="22"/>
            </w:rPr>
          </w:pPr>
          <w:hyperlink w:anchor="_Toc534722353" w:history="1">
            <w:r w:rsidR="00085560" w:rsidRPr="001B18AA">
              <w:rPr>
                <w:rStyle w:val="Hyperlink"/>
              </w:rPr>
              <w:t>3.18</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_Toc534722353 \h </w:instrText>
            </w:r>
            <w:r w:rsidR="00085560">
              <w:rPr>
                <w:webHidden/>
              </w:rPr>
            </w:r>
            <w:r w:rsidR="00085560">
              <w:rPr>
                <w:webHidden/>
              </w:rPr>
              <w:fldChar w:fldCharType="separate"/>
            </w:r>
            <w:r w:rsidR="00085560">
              <w:rPr>
                <w:webHidden/>
              </w:rPr>
              <w:t>18</w:t>
            </w:r>
            <w:r w:rsidR="00085560">
              <w:rPr>
                <w:webHidden/>
              </w:rPr>
              <w:fldChar w:fldCharType="end"/>
            </w:r>
          </w:hyperlink>
        </w:p>
        <w:p w14:paraId="286EDE24" w14:textId="2399AE80" w:rsidR="00085560" w:rsidRDefault="0085050E">
          <w:pPr>
            <w:pStyle w:val="TOC2"/>
            <w:rPr>
              <w:rFonts w:asciiTheme="minorHAnsi" w:eastAsiaTheme="minorEastAsia" w:hAnsiTheme="minorHAnsi" w:cstheme="minorBidi"/>
              <w:sz w:val="22"/>
              <w:szCs w:val="22"/>
            </w:rPr>
          </w:pPr>
          <w:hyperlink w:anchor="_Toc534722354" w:history="1">
            <w:r w:rsidR="00085560" w:rsidRPr="001B18AA">
              <w:rPr>
                <w:rStyle w:val="Hyperlink"/>
              </w:rPr>
              <w:t>3.19</w:t>
            </w:r>
            <w:r w:rsidR="00085560">
              <w:rPr>
                <w:rFonts w:asciiTheme="minorHAnsi" w:eastAsiaTheme="minorEastAsia" w:hAnsiTheme="minorHAnsi" w:cstheme="minorBidi"/>
                <w:sz w:val="22"/>
                <w:szCs w:val="22"/>
              </w:rPr>
              <w:tab/>
            </w:r>
            <w:r w:rsidR="00085560" w:rsidRPr="001B18AA">
              <w:rPr>
                <w:rStyle w:val="Hyperlink"/>
              </w:rPr>
              <w:t>Expand/Collapse Side Navigation</w:t>
            </w:r>
            <w:r w:rsidR="00085560">
              <w:rPr>
                <w:webHidden/>
              </w:rPr>
              <w:tab/>
            </w:r>
            <w:r w:rsidR="00085560">
              <w:rPr>
                <w:webHidden/>
              </w:rPr>
              <w:fldChar w:fldCharType="begin"/>
            </w:r>
            <w:r w:rsidR="00085560">
              <w:rPr>
                <w:webHidden/>
              </w:rPr>
              <w:instrText xml:space="preserve"> PAGEREF _Toc534722354 \h </w:instrText>
            </w:r>
            <w:r w:rsidR="00085560">
              <w:rPr>
                <w:webHidden/>
              </w:rPr>
            </w:r>
            <w:r w:rsidR="00085560">
              <w:rPr>
                <w:webHidden/>
              </w:rPr>
              <w:fldChar w:fldCharType="separate"/>
            </w:r>
            <w:r w:rsidR="00085560">
              <w:rPr>
                <w:webHidden/>
              </w:rPr>
              <w:t>18</w:t>
            </w:r>
            <w:r w:rsidR="00085560">
              <w:rPr>
                <w:webHidden/>
              </w:rPr>
              <w:fldChar w:fldCharType="end"/>
            </w:r>
          </w:hyperlink>
        </w:p>
        <w:p w14:paraId="404CCE10" w14:textId="32F4609B" w:rsidR="00085560" w:rsidRDefault="0085050E">
          <w:pPr>
            <w:pStyle w:val="TOC2"/>
            <w:rPr>
              <w:rFonts w:asciiTheme="minorHAnsi" w:eastAsiaTheme="minorEastAsia" w:hAnsiTheme="minorHAnsi" w:cstheme="minorBidi"/>
              <w:sz w:val="22"/>
              <w:szCs w:val="22"/>
            </w:rPr>
          </w:pPr>
          <w:hyperlink w:anchor="_Toc534722355" w:history="1">
            <w:r w:rsidR="00085560" w:rsidRPr="001B18AA">
              <w:rPr>
                <w:rStyle w:val="Hyperlink"/>
              </w:rPr>
              <w:t>3.20</w:t>
            </w:r>
            <w:r w:rsidR="00085560">
              <w:rPr>
                <w:rFonts w:asciiTheme="minorHAnsi" w:eastAsiaTheme="minorEastAsia" w:hAnsiTheme="minorHAnsi" w:cstheme="minorBidi"/>
                <w:sz w:val="22"/>
                <w:szCs w:val="22"/>
              </w:rPr>
              <w:tab/>
            </w:r>
            <w:r w:rsidR="00085560" w:rsidRPr="001B18AA">
              <w:rPr>
                <w:rStyle w:val="Hyperlink"/>
              </w:rPr>
              <w:t>Grids</w:t>
            </w:r>
            <w:r w:rsidR="00085560">
              <w:rPr>
                <w:webHidden/>
              </w:rPr>
              <w:tab/>
            </w:r>
            <w:r w:rsidR="00085560">
              <w:rPr>
                <w:webHidden/>
              </w:rPr>
              <w:fldChar w:fldCharType="begin"/>
            </w:r>
            <w:r w:rsidR="00085560">
              <w:rPr>
                <w:webHidden/>
              </w:rPr>
              <w:instrText xml:space="preserve"> PAGEREF _Toc534722355 \h </w:instrText>
            </w:r>
            <w:r w:rsidR="00085560">
              <w:rPr>
                <w:webHidden/>
              </w:rPr>
            </w:r>
            <w:r w:rsidR="00085560">
              <w:rPr>
                <w:webHidden/>
              </w:rPr>
              <w:fldChar w:fldCharType="separate"/>
            </w:r>
            <w:r w:rsidR="00085560">
              <w:rPr>
                <w:webHidden/>
              </w:rPr>
              <w:t>19</w:t>
            </w:r>
            <w:r w:rsidR="00085560">
              <w:rPr>
                <w:webHidden/>
              </w:rPr>
              <w:fldChar w:fldCharType="end"/>
            </w:r>
          </w:hyperlink>
        </w:p>
        <w:p w14:paraId="5D8A247C" w14:textId="71737DCB" w:rsidR="00085560" w:rsidRDefault="0085050E">
          <w:pPr>
            <w:pStyle w:val="TOC2"/>
            <w:rPr>
              <w:rFonts w:asciiTheme="minorHAnsi" w:eastAsiaTheme="minorEastAsia" w:hAnsiTheme="minorHAnsi" w:cstheme="minorBidi"/>
              <w:sz w:val="22"/>
              <w:szCs w:val="22"/>
            </w:rPr>
          </w:pPr>
          <w:hyperlink w:anchor="_Toc534722356" w:history="1">
            <w:r w:rsidR="00085560" w:rsidRPr="001B18AA">
              <w:rPr>
                <w:rStyle w:val="Hyperlink"/>
              </w:rPr>
              <w:t>3.21</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_Toc534722356 \h </w:instrText>
            </w:r>
            <w:r w:rsidR="00085560">
              <w:rPr>
                <w:webHidden/>
              </w:rPr>
            </w:r>
            <w:r w:rsidR="00085560">
              <w:rPr>
                <w:webHidden/>
              </w:rPr>
              <w:fldChar w:fldCharType="separate"/>
            </w:r>
            <w:r w:rsidR="00085560">
              <w:rPr>
                <w:webHidden/>
              </w:rPr>
              <w:t>20</w:t>
            </w:r>
            <w:r w:rsidR="00085560">
              <w:rPr>
                <w:webHidden/>
              </w:rPr>
              <w:fldChar w:fldCharType="end"/>
            </w:r>
          </w:hyperlink>
        </w:p>
        <w:p w14:paraId="17A69FBC" w14:textId="06196374" w:rsidR="00085560" w:rsidRDefault="0085050E">
          <w:pPr>
            <w:pStyle w:val="TOC2"/>
            <w:rPr>
              <w:rFonts w:asciiTheme="minorHAnsi" w:eastAsiaTheme="minorEastAsia" w:hAnsiTheme="minorHAnsi" w:cstheme="minorBidi"/>
              <w:sz w:val="22"/>
              <w:szCs w:val="22"/>
            </w:rPr>
          </w:pPr>
          <w:hyperlink w:anchor="_Toc534722357" w:history="1">
            <w:r w:rsidR="00085560" w:rsidRPr="001B18AA">
              <w:rPr>
                <w:rStyle w:val="Hyperlink"/>
              </w:rPr>
              <w:t>3.22</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_Toc534722357 \h </w:instrText>
            </w:r>
            <w:r w:rsidR="00085560">
              <w:rPr>
                <w:webHidden/>
              </w:rPr>
            </w:r>
            <w:r w:rsidR="00085560">
              <w:rPr>
                <w:webHidden/>
              </w:rPr>
              <w:fldChar w:fldCharType="separate"/>
            </w:r>
            <w:r w:rsidR="00085560">
              <w:rPr>
                <w:webHidden/>
              </w:rPr>
              <w:t>20</w:t>
            </w:r>
            <w:r w:rsidR="00085560">
              <w:rPr>
                <w:webHidden/>
              </w:rPr>
              <w:fldChar w:fldCharType="end"/>
            </w:r>
          </w:hyperlink>
        </w:p>
        <w:p w14:paraId="6E4ABE58" w14:textId="29F31AC7" w:rsidR="00085560" w:rsidRDefault="0085050E">
          <w:pPr>
            <w:pStyle w:val="TOC2"/>
            <w:rPr>
              <w:rFonts w:asciiTheme="minorHAnsi" w:eastAsiaTheme="minorEastAsia" w:hAnsiTheme="minorHAnsi" w:cstheme="minorBidi"/>
              <w:sz w:val="22"/>
              <w:szCs w:val="22"/>
            </w:rPr>
          </w:pPr>
          <w:hyperlink w:anchor="_Toc534722358" w:history="1">
            <w:r w:rsidR="00085560" w:rsidRPr="001B18AA">
              <w:rPr>
                <w:rStyle w:val="Hyperlink"/>
              </w:rPr>
              <w:t>3.23</w:t>
            </w:r>
            <w:r w:rsidR="00085560">
              <w:rPr>
                <w:rFonts w:asciiTheme="minorHAnsi" w:eastAsiaTheme="minorEastAsia" w:hAnsiTheme="minorHAnsi" w:cstheme="minorBidi"/>
                <w:sz w:val="22"/>
                <w:szCs w:val="22"/>
              </w:rPr>
              <w:tab/>
            </w:r>
            <w:r w:rsidR="00085560" w:rsidRPr="001B18AA">
              <w:rPr>
                <w:rStyle w:val="Hyperlink"/>
              </w:rPr>
              <w:t>Buttons</w:t>
            </w:r>
            <w:r w:rsidR="00085560">
              <w:rPr>
                <w:webHidden/>
              </w:rPr>
              <w:tab/>
            </w:r>
            <w:r w:rsidR="00085560">
              <w:rPr>
                <w:webHidden/>
              </w:rPr>
              <w:fldChar w:fldCharType="begin"/>
            </w:r>
            <w:r w:rsidR="00085560">
              <w:rPr>
                <w:webHidden/>
              </w:rPr>
              <w:instrText xml:space="preserve"> PAGEREF _Toc534722358 \h </w:instrText>
            </w:r>
            <w:r w:rsidR="00085560">
              <w:rPr>
                <w:webHidden/>
              </w:rPr>
            </w:r>
            <w:r w:rsidR="00085560">
              <w:rPr>
                <w:webHidden/>
              </w:rPr>
              <w:fldChar w:fldCharType="separate"/>
            </w:r>
            <w:r w:rsidR="00085560">
              <w:rPr>
                <w:webHidden/>
              </w:rPr>
              <w:t>20</w:t>
            </w:r>
            <w:r w:rsidR="00085560">
              <w:rPr>
                <w:webHidden/>
              </w:rPr>
              <w:fldChar w:fldCharType="end"/>
            </w:r>
          </w:hyperlink>
        </w:p>
        <w:p w14:paraId="44752802" w14:textId="7B87EF59" w:rsidR="00085560" w:rsidRDefault="0085050E">
          <w:pPr>
            <w:pStyle w:val="TOC2"/>
            <w:rPr>
              <w:rFonts w:asciiTheme="minorHAnsi" w:eastAsiaTheme="minorEastAsia" w:hAnsiTheme="minorHAnsi" w:cstheme="minorBidi"/>
              <w:sz w:val="22"/>
              <w:szCs w:val="22"/>
            </w:rPr>
          </w:pPr>
          <w:hyperlink w:anchor="_Toc534722359" w:history="1">
            <w:r w:rsidR="00085560" w:rsidRPr="001B18AA">
              <w:rPr>
                <w:rStyle w:val="Hyperlink"/>
              </w:rPr>
              <w:t>3.24</w:t>
            </w:r>
            <w:r w:rsidR="00085560">
              <w:rPr>
                <w:rFonts w:asciiTheme="minorHAnsi" w:eastAsiaTheme="minorEastAsia" w:hAnsiTheme="minorHAnsi" w:cstheme="minorBidi"/>
                <w:sz w:val="22"/>
                <w:szCs w:val="22"/>
              </w:rPr>
              <w:tab/>
            </w:r>
            <w:r w:rsidR="00085560" w:rsidRPr="001B18AA">
              <w:rPr>
                <w:rStyle w:val="Hyperlink"/>
                <w:shd w:val="clear" w:color="auto" w:fill="F1F1F1"/>
              </w:rPr>
              <w:t>Accessibility</w:t>
            </w:r>
            <w:r w:rsidR="00085560">
              <w:rPr>
                <w:webHidden/>
              </w:rPr>
              <w:tab/>
            </w:r>
            <w:r w:rsidR="00085560">
              <w:rPr>
                <w:webHidden/>
              </w:rPr>
              <w:fldChar w:fldCharType="begin"/>
            </w:r>
            <w:r w:rsidR="00085560">
              <w:rPr>
                <w:webHidden/>
              </w:rPr>
              <w:instrText xml:space="preserve"> PAGEREF _Toc534722359 \h </w:instrText>
            </w:r>
            <w:r w:rsidR="00085560">
              <w:rPr>
                <w:webHidden/>
              </w:rPr>
            </w:r>
            <w:r w:rsidR="00085560">
              <w:rPr>
                <w:webHidden/>
              </w:rPr>
              <w:fldChar w:fldCharType="separate"/>
            </w:r>
            <w:r w:rsidR="00085560">
              <w:rPr>
                <w:webHidden/>
              </w:rPr>
              <w:t>22</w:t>
            </w:r>
            <w:r w:rsidR="00085560">
              <w:rPr>
                <w:webHidden/>
              </w:rPr>
              <w:fldChar w:fldCharType="end"/>
            </w:r>
          </w:hyperlink>
        </w:p>
        <w:p w14:paraId="5D8CC03F" w14:textId="1660CA95" w:rsidR="00085560" w:rsidRDefault="0085050E">
          <w:pPr>
            <w:pStyle w:val="TOC2"/>
            <w:rPr>
              <w:rFonts w:asciiTheme="minorHAnsi" w:eastAsiaTheme="minorEastAsia" w:hAnsiTheme="minorHAnsi" w:cstheme="minorBidi"/>
              <w:sz w:val="22"/>
              <w:szCs w:val="22"/>
            </w:rPr>
          </w:pPr>
          <w:hyperlink w:anchor="_Toc534722360" w:history="1">
            <w:r w:rsidR="00085560" w:rsidRPr="001B18AA">
              <w:rPr>
                <w:rStyle w:val="Hyperlink"/>
              </w:rPr>
              <w:t>3.25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_Toc534722360 \h </w:instrText>
            </w:r>
            <w:r w:rsidR="00085560">
              <w:rPr>
                <w:webHidden/>
              </w:rPr>
            </w:r>
            <w:r w:rsidR="00085560">
              <w:rPr>
                <w:webHidden/>
              </w:rPr>
              <w:fldChar w:fldCharType="separate"/>
            </w:r>
            <w:r w:rsidR="00085560">
              <w:rPr>
                <w:webHidden/>
              </w:rPr>
              <w:t>22</w:t>
            </w:r>
            <w:r w:rsidR="00085560">
              <w:rPr>
                <w:webHidden/>
              </w:rPr>
              <w:fldChar w:fldCharType="end"/>
            </w:r>
          </w:hyperlink>
        </w:p>
        <w:p w14:paraId="7BB823D3" w14:textId="189A0BA1" w:rsidR="00085560" w:rsidRDefault="0085050E">
          <w:pPr>
            <w:pStyle w:val="TOC2"/>
            <w:rPr>
              <w:rFonts w:asciiTheme="minorHAnsi" w:eastAsiaTheme="minorEastAsia" w:hAnsiTheme="minorHAnsi" w:cstheme="minorBidi"/>
              <w:sz w:val="22"/>
              <w:szCs w:val="22"/>
            </w:rPr>
          </w:pPr>
          <w:hyperlink w:anchor="_Toc534722361" w:history="1">
            <w:r w:rsidR="00085560" w:rsidRPr="001B18AA">
              <w:rPr>
                <w:rStyle w:val="Hyperlink"/>
              </w:rPr>
              <w:t>3.26</w:t>
            </w:r>
            <w:r w:rsidR="00085560">
              <w:rPr>
                <w:rFonts w:asciiTheme="minorHAnsi" w:eastAsiaTheme="minorEastAsia" w:hAnsiTheme="minorHAnsi" w:cstheme="minorBidi"/>
                <w:sz w:val="22"/>
                <w:szCs w:val="22"/>
              </w:rPr>
              <w:tab/>
            </w:r>
            <w:r w:rsidR="00085560" w:rsidRPr="001B18AA">
              <w:rPr>
                <w:rStyle w:val="Hyperlink"/>
              </w:rPr>
              <w:t>Labels</w:t>
            </w:r>
            <w:r w:rsidR="00085560">
              <w:rPr>
                <w:webHidden/>
              </w:rPr>
              <w:tab/>
            </w:r>
            <w:r w:rsidR="00085560">
              <w:rPr>
                <w:webHidden/>
              </w:rPr>
              <w:fldChar w:fldCharType="begin"/>
            </w:r>
            <w:r w:rsidR="00085560">
              <w:rPr>
                <w:webHidden/>
              </w:rPr>
              <w:instrText xml:space="preserve"> PAGEREF _Toc534722361 \h </w:instrText>
            </w:r>
            <w:r w:rsidR="00085560">
              <w:rPr>
                <w:webHidden/>
              </w:rPr>
            </w:r>
            <w:r w:rsidR="00085560">
              <w:rPr>
                <w:webHidden/>
              </w:rPr>
              <w:fldChar w:fldCharType="separate"/>
            </w:r>
            <w:r w:rsidR="00085560">
              <w:rPr>
                <w:webHidden/>
              </w:rPr>
              <w:t>22</w:t>
            </w:r>
            <w:r w:rsidR="00085560">
              <w:rPr>
                <w:webHidden/>
              </w:rPr>
              <w:fldChar w:fldCharType="end"/>
            </w:r>
          </w:hyperlink>
        </w:p>
        <w:p w14:paraId="624347EB" w14:textId="4C23CEEF" w:rsidR="00085560" w:rsidRDefault="0085050E">
          <w:pPr>
            <w:pStyle w:val="TOC2"/>
            <w:rPr>
              <w:rFonts w:asciiTheme="minorHAnsi" w:eastAsiaTheme="minorEastAsia" w:hAnsiTheme="minorHAnsi" w:cstheme="minorBidi"/>
              <w:sz w:val="22"/>
              <w:szCs w:val="22"/>
            </w:rPr>
          </w:pPr>
          <w:hyperlink w:anchor="_Toc534722362" w:history="1">
            <w:r w:rsidR="00085560" w:rsidRPr="001B18AA">
              <w:rPr>
                <w:rStyle w:val="Hyperlink"/>
              </w:rPr>
              <w:t>3.27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_Toc534722362 \h </w:instrText>
            </w:r>
            <w:r w:rsidR="00085560">
              <w:rPr>
                <w:webHidden/>
              </w:rPr>
            </w:r>
            <w:r w:rsidR="00085560">
              <w:rPr>
                <w:webHidden/>
              </w:rPr>
              <w:fldChar w:fldCharType="separate"/>
            </w:r>
            <w:r w:rsidR="00085560">
              <w:rPr>
                <w:webHidden/>
              </w:rPr>
              <w:t>22</w:t>
            </w:r>
            <w:r w:rsidR="00085560">
              <w:rPr>
                <w:webHidden/>
              </w:rPr>
              <w:fldChar w:fldCharType="end"/>
            </w:r>
          </w:hyperlink>
        </w:p>
        <w:p w14:paraId="4A2ADC5C" w14:textId="40B54559" w:rsidR="00085560" w:rsidRDefault="0085050E">
          <w:pPr>
            <w:pStyle w:val="TOC2"/>
            <w:rPr>
              <w:rFonts w:asciiTheme="minorHAnsi" w:eastAsiaTheme="minorEastAsia" w:hAnsiTheme="minorHAnsi" w:cstheme="minorBidi"/>
              <w:sz w:val="22"/>
              <w:szCs w:val="22"/>
            </w:rPr>
          </w:pPr>
          <w:hyperlink w:anchor="_Toc534722363" w:history="1">
            <w:r w:rsidR="00085560" w:rsidRPr="001B18AA">
              <w:rPr>
                <w:rStyle w:val="Hyperlink"/>
              </w:rPr>
              <w:t>3.28</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_Toc534722363 \h </w:instrText>
            </w:r>
            <w:r w:rsidR="00085560">
              <w:rPr>
                <w:webHidden/>
              </w:rPr>
            </w:r>
            <w:r w:rsidR="00085560">
              <w:rPr>
                <w:webHidden/>
              </w:rPr>
              <w:fldChar w:fldCharType="separate"/>
            </w:r>
            <w:r w:rsidR="00085560">
              <w:rPr>
                <w:webHidden/>
              </w:rPr>
              <w:t>22</w:t>
            </w:r>
            <w:r w:rsidR="00085560">
              <w:rPr>
                <w:webHidden/>
              </w:rPr>
              <w:fldChar w:fldCharType="end"/>
            </w:r>
          </w:hyperlink>
        </w:p>
        <w:p w14:paraId="69549507" w14:textId="28BA2B29" w:rsidR="00085560" w:rsidRDefault="0085050E">
          <w:pPr>
            <w:pStyle w:val="TOC2"/>
            <w:rPr>
              <w:rFonts w:asciiTheme="minorHAnsi" w:eastAsiaTheme="minorEastAsia" w:hAnsiTheme="minorHAnsi" w:cstheme="minorBidi"/>
              <w:sz w:val="22"/>
              <w:szCs w:val="22"/>
            </w:rPr>
          </w:pPr>
          <w:hyperlink w:anchor="_Toc534722364" w:history="1">
            <w:r w:rsidR="00085560" w:rsidRPr="001B18AA">
              <w:rPr>
                <w:rStyle w:val="Hyperlink"/>
              </w:rPr>
              <w:t>3.29</w:t>
            </w:r>
            <w:r w:rsidR="00085560">
              <w:rPr>
                <w:rFonts w:asciiTheme="minorHAnsi" w:eastAsiaTheme="minorEastAsia" w:hAnsiTheme="minorHAnsi" w:cstheme="minorBidi"/>
                <w:sz w:val="22"/>
                <w:szCs w:val="22"/>
              </w:rPr>
              <w:tab/>
            </w:r>
            <w:r w:rsidR="00085560" w:rsidRPr="001B18AA">
              <w:rPr>
                <w:rStyle w:val="Hyperlink"/>
              </w:rPr>
              <w:t>Data Tables</w:t>
            </w:r>
            <w:r w:rsidR="00085560">
              <w:rPr>
                <w:webHidden/>
              </w:rPr>
              <w:tab/>
            </w:r>
            <w:r w:rsidR="00085560">
              <w:rPr>
                <w:webHidden/>
              </w:rPr>
              <w:fldChar w:fldCharType="begin"/>
            </w:r>
            <w:r w:rsidR="00085560">
              <w:rPr>
                <w:webHidden/>
              </w:rPr>
              <w:instrText xml:space="preserve"> PAGEREF _Toc534722364 \h </w:instrText>
            </w:r>
            <w:r w:rsidR="00085560">
              <w:rPr>
                <w:webHidden/>
              </w:rPr>
            </w:r>
            <w:r w:rsidR="00085560">
              <w:rPr>
                <w:webHidden/>
              </w:rPr>
              <w:fldChar w:fldCharType="separate"/>
            </w:r>
            <w:r w:rsidR="00085560">
              <w:rPr>
                <w:webHidden/>
              </w:rPr>
              <w:t>22</w:t>
            </w:r>
            <w:r w:rsidR="00085560">
              <w:rPr>
                <w:webHidden/>
              </w:rPr>
              <w:fldChar w:fldCharType="end"/>
            </w:r>
          </w:hyperlink>
        </w:p>
        <w:p w14:paraId="6CE6250D" w14:textId="5E002A5B" w:rsidR="00085560" w:rsidRDefault="0085050E">
          <w:pPr>
            <w:pStyle w:val="TOC2"/>
            <w:rPr>
              <w:rFonts w:asciiTheme="minorHAnsi" w:eastAsiaTheme="minorEastAsia" w:hAnsiTheme="minorHAnsi" w:cstheme="minorBidi"/>
              <w:sz w:val="22"/>
              <w:szCs w:val="22"/>
            </w:rPr>
          </w:pPr>
          <w:hyperlink w:anchor="_Toc534722365" w:history="1">
            <w:r w:rsidR="00085560" w:rsidRPr="001B18AA">
              <w:rPr>
                <w:rStyle w:val="Hyperlink"/>
              </w:rPr>
              <w:t>3.30</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_Toc534722365 \h </w:instrText>
            </w:r>
            <w:r w:rsidR="00085560">
              <w:rPr>
                <w:webHidden/>
              </w:rPr>
            </w:r>
            <w:r w:rsidR="00085560">
              <w:rPr>
                <w:webHidden/>
              </w:rPr>
              <w:fldChar w:fldCharType="separate"/>
            </w:r>
            <w:r w:rsidR="00085560">
              <w:rPr>
                <w:webHidden/>
              </w:rPr>
              <w:t>24</w:t>
            </w:r>
            <w:r w:rsidR="00085560">
              <w:rPr>
                <w:webHidden/>
              </w:rPr>
              <w:fldChar w:fldCharType="end"/>
            </w:r>
          </w:hyperlink>
        </w:p>
        <w:p w14:paraId="5428590F" w14:textId="69ABF842" w:rsidR="00085560" w:rsidRDefault="0085050E">
          <w:pPr>
            <w:pStyle w:val="TOC2"/>
            <w:rPr>
              <w:rFonts w:asciiTheme="minorHAnsi" w:eastAsiaTheme="minorEastAsia" w:hAnsiTheme="minorHAnsi" w:cstheme="minorBidi"/>
              <w:sz w:val="22"/>
              <w:szCs w:val="22"/>
            </w:rPr>
          </w:pPr>
          <w:hyperlink w:anchor="_Toc534722366" w:history="1">
            <w:r w:rsidR="00085560" w:rsidRPr="001B18AA">
              <w:rPr>
                <w:rStyle w:val="Hyperlink"/>
              </w:rPr>
              <w:t>3.31</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_Toc534722366 \h </w:instrText>
            </w:r>
            <w:r w:rsidR="00085560">
              <w:rPr>
                <w:webHidden/>
              </w:rPr>
            </w:r>
            <w:r w:rsidR="00085560">
              <w:rPr>
                <w:webHidden/>
              </w:rPr>
              <w:fldChar w:fldCharType="separate"/>
            </w:r>
            <w:r w:rsidR="00085560">
              <w:rPr>
                <w:webHidden/>
              </w:rPr>
              <w:t>24</w:t>
            </w:r>
            <w:r w:rsidR="00085560">
              <w:rPr>
                <w:webHidden/>
              </w:rPr>
              <w:fldChar w:fldCharType="end"/>
            </w:r>
          </w:hyperlink>
        </w:p>
        <w:p w14:paraId="2AED7FAC" w14:textId="64EEAD07" w:rsidR="00085560" w:rsidRDefault="0085050E">
          <w:pPr>
            <w:pStyle w:val="TOC2"/>
            <w:rPr>
              <w:rFonts w:asciiTheme="minorHAnsi" w:eastAsiaTheme="minorEastAsia" w:hAnsiTheme="minorHAnsi" w:cstheme="minorBidi"/>
              <w:sz w:val="22"/>
              <w:szCs w:val="22"/>
            </w:rPr>
          </w:pPr>
          <w:hyperlink w:anchor="_Toc534722367" w:history="1">
            <w:r w:rsidR="00085560" w:rsidRPr="001B18AA">
              <w:rPr>
                <w:rStyle w:val="Hyperlink"/>
              </w:rPr>
              <w:t>3.32</w:t>
            </w:r>
            <w:r w:rsidR="00085560">
              <w:rPr>
                <w:rFonts w:asciiTheme="minorHAnsi" w:eastAsiaTheme="minorEastAsia" w:hAnsiTheme="minorHAnsi" w:cstheme="minorBidi"/>
                <w:sz w:val="22"/>
                <w:szCs w:val="22"/>
              </w:rPr>
              <w:tab/>
            </w:r>
            <w:r w:rsidR="00085560" w:rsidRPr="001B18AA">
              <w:rPr>
                <w:rStyle w:val="Hyperlink"/>
              </w:rPr>
              <w:t>Alerts</w:t>
            </w:r>
            <w:r w:rsidR="00085560">
              <w:rPr>
                <w:webHidden/>
              </w:rPr>
              <w:tab/>
            </w:r>
            <w:r w:rsidR="00085560">
              <w:rPr>
                <w:webHidden/>
              </w:rPr>
              <w:fldChar w:fldCharType="begin"/>
            </w:r>
            <w:r w:rsidR="00085560">
              <w:rPr>
                <w:webHidden/>
              </w:rPr>
              <w:instrText xml:space="preserve"> PAGEREF _Toc534722367 \h </w:instrText>
            </w:r>
            <w:r w:rsidR="00085560">
              <w:rPr>
                <w:webHidden/>
              </w:rPr>
            </w:r>
            <w:r w:rsidR="00085560">
              <w:rPr>
                <w:webHidden/>
              </w:rPr>
              <w:fldChar w:fldCharType="separate"/>
            </w:r>
            <w:r w:rsidR="00085560">
              <w:rPr>
                <w:webHidden/>
              </w:rPr>
              <w:t>24</w:t>
            </w:r>
            <w:r w:rsidR="00085560">
              <w:rPr>
                <w:webHidden/>
              </w:rPr>
              <w:fldChar w:fldCharType="end"/>
            </w:r>
          </w:hyperlink>
        </w:p>
        <w:p w14:paraId="7447C08C" w14:textId="0C0D5A6B" w:rsidR="00085560" w:rsidRDefault="0085050E">
          <w:pPr>
            <w:pStyle w:val="TOC2"/>
            <w:rPr>
              <w:rFonts w:asciiTheme="minorHAnsi" w:eastAsiaTheme="minorEastAsia" w:hAnsiTheme="minorHAnsi" w:cstheme="minorBidi"/>
              <w:sz w:val="22"/>
              <w:szCs w:val="22"/>
            </w:rPr>
          </w:pPr>
          <w:hyperlink w:anchor="_Toc534722368" w:history="1">
            <w:r w:rsidR="00085560" w:rsidRPr="001B18AA">
              <w:rPr>
                <w:rStyle w:val="Hyperlink"/>
              </w:rPr>
              <w:t>3.33</w:t>
            </w:r>
            <w:r w:rsidR="00085560">
              <w:rPr>
                <w:rFonts w:asciiTheme="minorHAnsi" w:eastAsiaTheme="minorEastAsia" w:hAnsiTheme="minorHAnsi" w:cstheme="minorBidi"/>
                <w:sz w:val="22"/>
                <w:szCs w:val="22"/>
              </w:rPr>
              <w:tab/>
            </w:r>
            <w:r w:rsidR="00085560" w:rsidRPr="001B18AA">
              <w:rPr>
                <w:rStyle w:val="Hyperlink"/>
              </w:rPr>
              <w:t>Accordions</w:t>
            </w:r>
            <w:r w:rsidR="00085560">
              <w:rPr>
                <w:webHidden/>
              </w:rPr>
              <w:tab/>
            </w:r>
            <w:r w:rsidR="00085560">
              <w:rPr>
                <w:webHidden/>
              </w:rPr>
              <w:fldChar w:fldCharType="begin"/>
            </w:r>
            <w:r w:rsidR="00085560">
              <w:rPr>
                <w:webHidden/>
              </w:rPr>
              <w:instrText xml:space="preserve"> PAGEREF _Toc534722368 \h </w:instrText>
            </w:r>
            <w:r w:rsidR="00085560">
              <w:rPr>
                <w:webHidden/>
              </w:rPr>
            </w:r>
            <w:r w:rsidR="00085560">
              <w:rPr>
                <w:webHidden/>
              </w:rPr>
              <w:fldChar w:fldCharType="separate"/>
            </w:r>
            <w:r w:rsidR="00085560">
              <w:rPr>
                <w:webHidden/>
              </w:rPr>
              <w:t>26</w:t>
            </w:r>
            <w:r w:rsidR="00085560">
              <w:rPr>
                <w:webHidden/>
              </w:rPr>
              <w:fldChar w:fldCharType="end"/>
            </w:r>
          </w:hyperlink>
        </w:p>
        <w:p w14:paraId="7FB2BD9B" w14:textId="0167C330" w:rsidR="00085560" w:rsidRDefault="0085050E">
          <w:pPr>
            <w:pStyle w:val="TOC2"/>
            <w:rPr>
              <w:rFonts w:asciiTheme="minorHAnsi" w:eastAsiaTheme="minorEastAsia" w:hAnsiTheme="minorHAnsi" w:cstheme="minorBidi"/>
              <w:sz w:val="22"/>
              <w:szCs w:val="22"/>
            </w:rPr>
          </w:pPr>
          <w:hyperlink w:anchor="_Toc534722369" w:history="1">
            <w:r w:rsidR="00085560" w:rsidRPr="001B18AA">
              <w:rPr>
                <w:rStyle w:val="Hyperlink"/>
              </w:rPr>
              <w:t>3.34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_Toc534722369 \h </w:instrText>
            </w:r>
            <w:r w:rsidR="00085560">
              <w:rPr>
                <w:webHidden/>
              </w:rPr>
            </w:r>
            <w:r w:rsidR="00085560">
              <w:rPr>
                <w:webHidden/>
              </w:rPr>
              <w:fldChar w:fldCharType="separate"/>
            </w:r>
            <w:r w:rsidR="00085560">
              <w:rPr>
                <w:webHidden/>
              </w:rPr>
              <w:t>26</w:t>
            </w:r>
            <w:r w:rsidR="00085560">
              <w:rPr>
                <w:webHidden/>
              </w:rPr>
              <w:fldChar w:fldCharType="end"/>
            </w:r>
          </w:hyperlink>
        </w:p>
        <w:p w14:paraId="0720E22A" w14:textId="5F0354F4" w:rsidR="00085560" w:rsidRDefault="0085050E">
          <w:pPr>
            <w:pStyle w:val="TOC2"/>
            <w:rPr>
              <w:rFonts w:asciiTheme="minorHAnsi" w:eastAsiaTheme="minorEastAsia" w:hAnsiTheme="minorHAnsi" w:cstheme="minorBidi"/>
              <w:sz w:val="22"/>
              <w:szCs w:val="22"/>
            </w:rPr>
          </w:pPr>
          <w:hyperlink w:anchor="_Toc534722370" w:history="1">
            <w:r w:rsidR="00085560" w:rsidRPr="001B18AA">
              <w:rPr>
                <w:rStyle w:val="Hyperlink"/>
              </w:rPr>
              <w:t>3.35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_Toc534722370 \h </w:instrText>
            </w:r>
            <w:r w:rsidR="00085560">
              <w:rPr>
                <w:webHidden/>
              </w:rPr>
            </w:r>
            <w:r w:rsidR="00085560">
              <w:rPr>
                <w:webHidden/>
              </w:rPr>
              <w:fldChar w:fldCharType="separate"/>
            </w:r>
            <w:r w:rsidR="00085560">
              <w:rPr>
                <w:webHidden/>
              </w:rPr>
              <w:t>26</w:t>
            </w:r>
            <w:r w:rsidR="00085560">
              <w:rPr>
                <w:webHidden/>
              </w:rPr>
              <w:fldChar w:fldCharType="end"/>
            </w:r>
          </w:hyperlink>
        </w:p>
        <w:p w14:paraId="13912CAB" w14:textId="3879F105" w:rsidR="00085560" w:rsidRDefault="0085050E">
          <w:pPr>
            <w:pStyle w:val="TOC2"/>
            <w:rPr>
              <w:rFonts w:asciiTheme="minorHAnsi" w:eastAsiaTheme="minorEastAsia" w:hAnsiTheme="minorHAnsi" w:cstheme="minorBidi"/>
              <w:sz w:val="22"/>
              <w:szCs w:val="22"/>
            </w:rPr>
          </w:pPr>
          <w:hyperlink w:anchor="_Toc534722371" w:history="1">
            <w:r w:rsidR="00085560" w:rsidRPr="001B18AA">
              <w:rPr>
                <w:rStyle w:val="Hyperlink"/>
              </w:rPr>
              <w:t>3.36</w:t>
            </w:r>
            <w:r w:rsidR="00085560">
              <w:rPr>
                <w:rFonts w:asciiTheme="minorHAnsi" w:eastAsiaTheme="minorEastAsia" w:hAnsiTheme="minorHAnsi" w:cstheme="minorBidi"/>
                <w:sz w:val="22"/>
                <w:szCs w:val="22"/>
              </w:rPr>
              <w:tab/>
            </w:r>
            <w:r w:rsidR="00085560" w:rsidRPr="001B18AA">
              <w:rPr>
                <w:rStyle w:val="Hyperlink"/>
              </w:rPr>
              <w:t>Form Controls</w:t>
            </w:r>
            <w:r w:rsidR="00085560">
              <w:rPr>
                <w:webHidden/>
              </w:rPr>
              <w:tab/>
            </w:r>
            <w:r w:rsidR="00085560">
              <w:rPr>
                <w:webHidden/>
              </w:rPr>
              <w:fldChar w:fldCharType="begin"/>
            </w:r>
            <w:r w:rsidR="00085560">
              <w:rPr>
                <w:webHidden/>
              </w:rPr>
              <w:instrText xml:space="preserve"> PAGEREF _Toc534722371 \h </w:instrText>
            </w:r>
            <w:r w:rsidR="00085560">
              <w:rPr>
                <w:webHidden/>
              </w:rPr>
            </w:r>
            <w:r w:rsidR="00085560">
              <w:rPr>
                <w:webHidden/>
              </w:rPr>
              <w:fldChar w:fldCharType="separate"/>
            </w:r>
            <w:r w:rsidR="00085560">
              <w:rPr>
                <w:webHidden/>
              </w:rPr>
              <w:t>27</w:t>
            </w:r>
            <w:r w:rsidR="00085560">
              <w:rPr>
                <w:webHidden/>
              </w:rPr>
              <w:fldChar w:fldCharType="end"/>
            </w:r>
          </w:hyperlink>
        </w:p>
        <w:p w14:paraId="436B5391" w14:textId="53850B2D" w:rsidR="00085560" w:rsidRDefault="0085050E">
          <w:pPr>
            <w:pStyle w:val="TOC2"/>
            <w:rPr>
              <w:rFonts w:asciiTheme="minorHAnsi" w:eastAsiaTheme="minorEastAsia" w:hAnsiTheme="minorHAnsi" w:cstheme="minorBidi"/>
              <w:sz w:val="22"/>
              <w:szCs w:val="22"/>
            </w:rPr>
          </w:pPr>
          <w:hyperlink w:anchor="_Toc534722372" w:history="1">
            <w:r w:rsidR="00085560" w:rsidRPr="001B18AA">
              <w:rPr>
                <w:rStyle w:val="Hyperlink"/>
              </w:rPr>
              <w:t>3.37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_Toc534722372 \h </w:instrText>
            </w:r>
            <w:r w:rsidR="00085560">
              <w:rPr>
                <w:webHidden/>
              </w:rPr>
            </w:r>
            <w:r w:rsidR="00085560">
              <w:rPr>
                <w:webHidden/>
              </w:rPr>
              <w:fldChar w:fldCharType="separate"/>
            </w:r>
            <w:r w:rsidR="00085560">
              <w:rPr>
                <w:webHidden/>
              </w:rPr>
              <w:t>27</w:t>
            </w:r>
            <w:r w:rsidR="00085560">
              <w:rPr>
                <w:webHidden/>
              </w:rPr>
              <w:fldChar w:fldCharType="end"/>
            </w:r>
          </w:hyperlink>
        </w:p>
        <w:p w14:paraId="0771CB67" w14:textId="0CAA8786" w:rsidR="00085560" w:rsidRDefault="0085050E">
          <w:pPr>
            <w:pStyle w:val="TOC2"/>
            <w:rPr>
              <w:rFonts w:asciiTheme="minorHAnsi" w:eastAsiaTheme="minorEastAsia" w:hAnsiTheme="minorHAnsi" w:cstheme="minorBidi"/>
              <w:sz w:val="22"/>
              <w:szCs w:val="22"/>
            </w:rPr>
          </w:pPr>
          <w:hyperlink w:anchor="_Toc534722373" w:history="1">
            <w:r w:rsidR="00085560" w:rsidRPr="001B18AA">
              <w:rPr>
                <w:rStyle w:val="Hyperlink"/>
              </w:rPr>
              <w:t>3.38</w:t>
            </w:r>
            <w:r w:rsidR="00085560">
              <w:rPr>
                <w:rFonts w:asciiTheme="minorHAnsi" w:eastAsiaTheme="minorEastAsia" w:hAnsiTheme="minorHAnsi" w:cstheme="minorBidi"/>
                <w:sz w:val="22"/>
                <w:szCs w:val="22"/>
              </w:rPr>
              <w:tab/>
            </w:r>
            <w:r w:rsidR="00085560" w:rsidRPr="001B18AA">
              <w:rPr>
                <w:rStyle w:val="Hyperlink"/>
              </w:rPr>
              <w:t>Text Input</w:t>
            </w:r>
            <w:r w:rsidR="00085560">
              <w:rPr>
                <w:webHidden/>
              </w:rPr>
              <w:tab/>
            </w:r>
            <w:r w:rsidR="00085560">
              <w:rPr>
                <w:webHidden/>
              </w:rPr>
              <w:fldChar w:fldCharType="begin"/>
            </w:r>
            <w:r w:rsidR="00085560">
              <w:rPr>
                <w:webHidden/>
              </w:rPr>
              <w:instrText xml:space="preserve"> PAGEREF _Toc534722373 \h </w:instrText>
            </w:r>
            <w:r w:rsidR="00085560">
              <w:rPr>
                <w:webHidden/>
              </w:rPr>
            </w:r>
            <w:r w:rsidR="00085560">
              <w:rPr>
                <w:webHidden/>
              </w:rPr>
              <w:fldChar w:fldCharType="separate"/>
            </w:r>
            <w:r w:rsidR="00085560">
              <w:rPr>
                <w:webHidden/>
              </w:rPr>
              <w:t>28</w:t>
            </w:r>
            <w:r w:rsidR="00085560">
              <w:rPr>
                <w:webHidden/>
              </w:rPr>
              <w:fldChar w:fldCharType="end"/>
            </w:r>
          </w:hyperlink>
        </w:p>
        <w:p w14:paraId="3394ED35" w14:textId="07D1378B" w:rsidR="00085560" w:rsidRDefault="0085050E">
          <w:pPr>
            <w:pStyle w:val="TOC2"/>
            <w:rPr>
              <w:rFonts w:asciiTheme="minorHAnsi" w:eastAsiaTheme="minorEastAsia" w:hAnsiTheme="minorHAnsi" w:cstheme="minorBidi"/>
              <w:sz w:val="22"/>
              <w:szCs w:val="22"/>
            </w:rPr>
          </w:pPr>
          <w:hyperlink w:anchor="_Toc534722374" w:history="1">
            <w:r w:rsidR="00085560" w:rsidRPr="001B18AA">
              <w:rPr>
                <w:rStyle w:val="Hyperlink"/>
              </w:rPr>
              <w:t>3.39</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_Toc534722374 \h </w:instrText>
            </w:r>
            <w:r w:rsidR="00085560">
              <w:rPr>
                <w:webHidden/>
              </w:rPr>
            </w:r>
            <w:r w:rsidR="00085560">
              <w:rPr>
                <w:webHidden/>
              </w:rPr>
              <w:fldChar w:fldCharType="separate"/>
            </w:r>
            <w:r w:rsidR="00085560">
              <w:rPr>
                <w:webHidden/>
              </w:rPr>
              <w:t>28</w:t>
            </w:r>
            <w:r w:rsidR="00085560">
              <w:rPr>
                <w:webHidden/>
              </w:rPr>
              <w:fldChar w:fldCharType="end"/>
            </w:r>
          </w:hyperlink>
        </w:p>
        <w:p w14:paraId="735CEC55" w14:textId="55048A3F" w:rsidR="00085560" w:rsidRDefault="0085050E">
          <w:pPr>
            <w:pStyle w:val="TOC2"/>
            <w:rPr>
              <w:rFonts w:asciiTheme="minorHAnsi" w:eastAsiaTheme="minorEastAsia" w:hAnsiTheme="minorHAnsi" w:cstheme="minorBidi"/>
              <w:sz w:val="22"/>
              <w:szCs w:val="22"/>
            </w:rPr>
          </w:pPr>
          <w:hyperlink w:anchor="_Toc534722375" w:history="1">
            <w:r w:rsidR="00085560" w:rsidRPr="001B18AA">
              <w:rPr>
                <w:rStyle w:val="Hyperlink"/>
              </w:rPr>
              <w:t>3.40</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_Toc534722375 \h </w:instrText>
            </w:r>
            <w:r w:rsidR="00085560">
              <w:rPr>
                <w:webHidden/>
              </w:rPr>
            </w:r>
            <w:r w:rsidR="00085560">
              <w:rPr>
                <w:webHidden/>
              </w:rPr>
              <w:fldChar w:fldCharType="separate"/>
            </w:r>
            <w:r w:rsidR="00085560">
              <w:rPr>
                <w:webHidden/>
              </w:rPr>
              <w:t>28</w:t>
            </w:r>
            <w:r w:rsidR="00085560">
              <w:rPr>
                <w:webHidden/>
              </w:rPr>
              <w:fldChar w:fldCharType="end"/>
            </w:r>
          </w:hyperlink>
        </w:p>
        <w:p w14:paraId="4EE3702A" w14:textId="35D652BC" w:rsidR="00085560" w:rsidRDefault="0085050E">
          <w:pPr>
            <w:pStyle w:val="TOC2"/>
            <w:rPr>
              <w:rFonts w:asciiTheme="minorHAnsi" w:eastAsiaTheme="minorEastAsia" w:hAnsiTheme="minorHAnsi" w:cstheme="minorBidi"/>
              <w:sz w:val="22"/>
              <w:szCs w:val="22"/>
            </w:rPr>
          </w:pPr>
          <w:hyperlink w:anchor="_Toc534722376" w:history="1">
            <w:r w:rsidR="00085560" w:rsidRPr="001B18AA">
              <w:rPr>
                <w:rStyle w:val="Hyperlink"/>
              </w:rPr>
              <w:t>3.41</w:t>
            </w:r>
            <w:r w:rsidR="00085560">
              <w:rPr>
                <w:rFonts w:asciiTheme="minorHAnsi" w:eastAsiaTheme="minorEastAsia" w:hAnsiTheme="minorHAnsi" w:cstheme="minorBidi"/>
                <w:sz w:val="22"/>
                <w:szCs w:val="22"/>
              </w:rPr>
              <w:tab/>
            </w:r>
            <w:r w:rsidR="00085560" w:rsidRPr="001B18AA">
              <w:rPr>
                <w:rStyle w:val="Hyperlink"/>
              </w:rPr>
              <w:t>Dropdown</w:t>
            </w:r>
            <w:r w:rsidR="00085560">
              <w:rPr>
                <w:webHidden/>
              </w:rPr>
              <w:tab/>
            </w:r>
            <w:r w:rsidR="00085560">
              <w:rPr>
                <w:webHidden/>
              </w:rPr>
              <w:fldChar w:fldCharType="begin"/>
            </w:r>
            <w:r w:rsidR="00085560">
              <w:rPr>
                <w:webHidden/>
              </w:rPr>
              <w:instrText xml:space="preserve"> PAGEREF _Toc534722376 \h </w:instrText>
            </w:r>
            <w:r w:rsidR="00085560">
              <w:rPr>
                <w:webHidden/>
              </w:rPr>
            </w:r>
            <w:r w:rsidR="00085560">
              <w:rPr>
                <w:webHidden/>
              </w:rPr>
              <w:fldChar w:fldCharType="separate"/>
            </w:r>
            <w:r w:rsidR="00085560">
              <w:rPr>
                <w:webHidden/>
              </w:rPr>
              <w:t>28</w:t>
            </w:r>
            <w:r w:rsidR="00085560">
              <w:rPr>
                <w:webHidden/>
              </w:rPr>
              <w:fldChar w:fldCharType="end"/>
            </w:r>
          </w:hyperlink>
        </w:p>
        <w:p w14:paraId="0652DBB2" w14:textId="68C2E60A" w:rsidR="00085560" w:rsidRDefault="0085050E">
          <w:pPr>
            <w:pStyle w:val="TOC2"/>
            <w:rPr>
              <w:rFonts w:asciiTheme="minorHAnsi" w:eastAsiaTheme="minorEastAsia" w:hAnsiTheme="minorHAnsi" w:cstheme="minorBidi"/>
              <w:sz w:val="22"/>
              <w:szCs w:val="22"/>
            </w:rPr>
          </w:pPr>
          <w:hyperlink w:anchor="_Toc534722377" w:history="1">
            <w:r w:rsidR="00085560" w:rsidRPr="001B18AA">
              <w:rPr>
                <w:rStyle w:val="Hyperlink"/>
              </w:rPr>
              <w:t>3.42</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_Toc534722377 \h </w:instrText>
            </w:r>
            <w:r w:rsidR="00085560">
              <w:rPr>
                <w:webHidden/>
              </w:rPr>
            </w:r>
            <w:r w:rsidR="00085560">
              <w:rPr>
                <w:webHidden/>
              </w:rPr>
              <w:fldChar w:fldCharType="separate"/>
            </w:r>
            <w:r w:rsidR="00085560">
              <w:rPr>
                <w:webHidden/>
              </w:rPr>
              <w:t>29</w:t>
            </w:r>
            <w:r w:rsidR="00085560">
              <w:rPr>
                <w:webHidden/>
              </w:rPr>
              <w:fldChar w:fldCharType="end"/>
            </w:r>
          </w:hyperlink>
        </w:p>
        <w:p w14:paraId="33C2E660" w14:textId="2EE77B54" w:rsidR="00085560" w:rsidRDefault="0085050E">
          <w:pPr>
            <w:pStyle w:val="TOC2"/>
            <w:rPr>
              <w:rFonts w:asciiTheme="minorHAnsi" w:eastAsiaTheme="minorEastAsia" w:hAnsiTheme="minorHAnsi" w:cstheme="minorBidi"/>
              <w:sz w:val="22"/>
              <w:szCs w:val="22"/>
            </w:rPr>
          </w:pPr>
          <w:hyperlink w:anchor="_Toc534722378" w:history="1">
            <w:r w:rsidR="00085560" w:rsidRPr="001B18AA">
              <w:rPr>
                <w:rStyle w:val="Hyperlink"/>
              </w:rPr>
              <w:t>3.43</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_Toc534722378 \h </w:instrText>
            </w:r>
            <w:r w:rsidR="00085560">
              <w:rPr>
                <w:webHidden/>
              </w:rPr>
            </w:r>
            <w:r w:rsidR="00085560">
              <w:rPr>
                <w:webHidden/>
              </w:rPr>
              <w:fldChar w:fldCharType="separate"/>
            </w:r>
            <w:r w:rsidR="00085560">
              <w:rPr>
                <w:webHidden/>
              </w:rPr>
              <w:t>29</w:t>
            </w:r>
            <w:r w:rsidR="00085560">
              <w:rPr>
                <w:webHidden/>
              </w:rPr>
              <w:fldChar w:fldCharType="end"/>
            </w:r>
          </w:hyperlink>
        </w:p>
        <w:p w14:paraId="570CB8E1" w14:textId="31B3CF16" w:rsidR="00085560" w:rsidRDefault="0085050E">
          <w:pPr>
            <w:pStyle w:val="TOC2"/>
            <w:rPr>
              <w:rFonts w:asciiTheme="minorHAnsi" w:eastAsiaTheme="minorEastAsia" w:hAnsiTheme="minorHAnsi" w:cstheme="minorBidi"/>
              <w:sz w:val="22"/>
              <w:szCs w:val="22"/>
            </w:rPr>
          </w:pPr>
          <w:hyperlink w:anchor="_Toc534722379" w:history="1">
            <w:r w:rsidR="00085560" w:rsidRPr="001B18AA">
              <w:rPr>
                <w:rStyle w:val="Hyperlink"/>
              </w:rPr>
              <w:t>3.44</w:t>
            </w:r>
            <w:r w:rsidR="00085560">
              <w:rPr>
                <w:rFonts w:asciiTheme="minorHAnsi" w:eastAsiaTheme="minorEastAsia" w:hAnsiTheme="minorHAnsi" w:cstheme="minorBidi"/>
                <w:sz w:val="22"/>
                <w:szCs w:val="22"/>
              </w:rPr>
              <w:tab/>
            </w:r>
            <w:r w:rsidR="00085560" w:rsidRPr="001B18AA">
              <w:rPr>
                <w:rStyle w:val="Hyperlink"/>
              </w:rPr>
              <w:t>Checkboxes</w:t>
            </w:r>
            <w:r w:rsidR="00085560">
              <w:rPr>
                <w:webHidden/>
              </w:rPr>
              <w:tab/>
            </w:r>
            <w:r w:rsidR="00085560">
              <w:rPr>
                <w:webHidden/>
              </w:rPr>
              <w:fldChar w:fldCharType="begin"/>
            </w:r>
            <w:r w:rsidR="00085560">
              <w:rPr>
                <w:webHidden/>
              </w:rPr>
              <w:instrText xml:space="preserve"> PAGEREF _Toc534722379 \h </w:instrText>
            </w:r>
            <w:r w:rsidR="00085560">
              <w:rPr>
                <w:webHidden/>
              </w:rPr>
            </w:r>
            <w:r w:rsidR="00085560">
              <w:rPr>
                <w:webHidden/>
              </w:rPr>
              <w:fldChar w:fldCharType="separate"/>
            </w:r>
            <w:r w:rsidR="00085560">
              <w:rPr>
                <w:webHidden/>
              </w:rPr>
              <w:t>29</w:t>
            </w:r>
            <w:r w:rsidR="00085560">
              <w:rPr>
                <w:webHidden/>
              </w:rPr>
              <w:fldChar w:fldCharType="end"/>
            </w:r>
          </w:hyperlink>
        </w:p>
        <w:p w14:paraId="1E1D7EEF" w14:textId="589EF148" w:rsidR="00085560" w:rsidRDefault="0085050E">
          <w:pPr>
            <w:pStyle w:val="TOC2"/>
            <w:rPr>
              <w:rFonts w:asciiTheme="minorHAnsi" w:eastAsiaTheme="minorEastAsia" w:hAnsiTheme="minorHAnsi" w:cstheme="minorBidi"/>
              <w:sz w:val="22"/>
              <w:szCs w:val="22"/>
            </w:rPr>
          </w:pPr>
          <w:hyperlink w:anchor="_Toc534722380" w:history="1">
            <w:r w:rsidR="00085560" w:rsidRPr="001B18AA">
              <w:rPr>
                <w:rStyle w:val="Hyperlink"/>
              </w:rPr>
              <w:t>3.45</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_Toc534722380 \h </w:instrText>
            </w:r>
            <w:r w:rsidR="00085560">
              <w:rPr>
                <w:webHidden/>
              </w:rPr>
            </w:r>
            <w:r w:rsidR="00085560">
              <w:rPr>
                <w:webHidden/>
              </w:rPr>
              <w:fldChar w:fldCharType="separate"/>
            </w:r>
            <w:r w:rsidR="00085560">
              <w:rPr>
                <w:webHidden/>
              </w:rPr>
              <w:t>30</w:t>
            </w:r>
            <w:r w:rsidR="00085560">
              <w:rPr>
                <w:webHidden/>
              </w:rPr>
              <w:fldChar w:fldCharType="end"/>
            </w:r>
          </w:hyperlink>
        </w:p>
        <w:p w14:paraId="6C9B5F94" w14:textId="47312982" w:rsidR="00085560" w:rsidRDefault="0085050E">
          <w:pPr>
            <w:pStyle w:val="TOC2"/>
            <w:rPr>
              <w:rFonts w:asciiTheme="minorHAnsi" w:eastAsiaTheme="minorEastAsia" w:hAnsiTheme="minorHAnsi" w:cstheme="minorBidi"/>
              <w:sz w:val="22"/>
              <w:szCs w:val="22"/>
            </w:rPr>
          </w:pPr>
          <w:hyperlink w:anchor="_Toc534722381" w:history="1">
            <w:r w:rsidR="00085560" w:rsidRPr="001B18AA">
              <w:rPr>
                <w:rStyle w:val="Hyperlink"/>
              </w:rPr>
              <w:t>3.46</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_Toc534722381 \h </w:instrText>
            </w:r>
            <w:r w:rsidR="00085560">
              <w:rPr>
                <w:webHidden/>
              </w:rPr>
            </w:r>
            <w:r w:rsidR="00085560">
              <w:rPr>
                <w:webHidden/>
              </w:rPr>
              <w:fldChar w:fldCharType="separate"/>
            </w:r>
            <w:r w:rsidR="00085560">
              <w:rPr>
                <w:webHidden/>
              </w:rPr>
              <w:t>30</w:t>
            </w:r>
            <w:r w:rsidR="00085560">
              <w:rPr>
                <w:webHidden/>
              </w:rPr>
              <w:fldChar w:fldCharType="end"/>
            </w:r>
          </w:hyperlink>
        </w:p>
        <w:p w14:paraId="1FAE98EB" w14:textId="0D38593B" w:rsidR="00085560" w:rsidRDefault="0085050E">
          <w:pPr>
            <w:pStyle w:val="TOC2"/>
            <w:rPr>
              <w:rFonts w:asciiTheme="minorHAnsi" w:eastAsiaTheme="minorEastAsia" w:hAnsiTheme="minorHAnsi" w:cstheme="minorBidi"/>
              <w:sz w:val="22"/>
              <w:szCs w:val="22"/>
            </w:rPr>
          </w:pPr>
          <w:hyperlink w:anchor="_Toc534722382" w:history="1">
            <w:r w:rsidR="00085560" w:rsidRPr="001B18AA">
              <w:rPr>
                <w:rStyle w:val="Hyperlink"/>
              </w:rPr>
              <w:t>3.47</w:t>
            </w:r>
            <w:r w:rsidR="00085560">
              <w:rPr>
                <w:rFonts w:asciiTheme="minorHAnsi" w:eastAsiaTheme="minorEastAsia" w:hAnsiTheme="minorHAnsi" w:cstheme="minorBidi"/>
                <w:sz w:val="22"/>
                <w:szCs w:val="22"/>
              </w:rPr>
              <w:tab/>
            </w:r>
            <w:r w:rsidR="00085560" w:rsidRPr="001B18AA">
              <w:rPr>
                <w:rStyle w:val="Hyperlink"/>
              </w:rPr>
              <w:t>Radio buttons</w:t>
            </w:r>
            <w:r w:rsidR="00085560">
              <w:rPr>
                <w:webHidden/>
              </w:rPr>
              <w:tab/>
            </w:r>
            <w:r w:rsidR="00085560">
              <w:rPr>
                <w:webHidden/>
              </w:rPr>
              <w:fldChar w:fldCharType="begin"/>
            </w:r>
            <w:r w:rsidR="00085560">
              <w:rPr>
                <w:webHidden/>
              </w:rPr>
              <w:instrText xml:space="preserve"> PAGEREF _Toc534722382 \h </w:instrText>
            </w:r>
            <w:r w:rsidR="00085560">
              <w:rPr>
                <w:webHidden/>
              </w:rPr>
            </w:r>
            <w:r w:rsidR="00085560">
              <w:rPr>
                <w:webHidden/>
              </w:rPr>
              <w:fldChar w:fldCharType="separate"/>
            </w:r>
            <w:r w:rsidR="00085560">
              <w:rPr>
                <w:webHidden/>
              </w:rPr>
              <w:t>30</w:t>
            </w:r>
            <w:r w:rsidR="00085560">
              <w:rPr>
                <w:webHidden/>
              </w:rPr>
              <w:fldChar w:fldCharType="end"/>
            </w:r>
          </w:hyperlink>
        </w:p>
        <w:p w14:paraId="082D356F" w14:textId="04DD6C81" w:rsidR="00085560" w:rsidRDefault="0085050E">
          <w:pPr>
            <w:pStyle w:val="TOC2"/>
            <w:rPr>
              <w:rFonts w:asciiTheme="minorHAnsi" w:eastAsiaTheme="minorEastAsia" w:hAnsiTheme="minorHAnsi" w:cstheme="minorBidi"/>
              <w:sz w:val="22"/>
              <w:szCs w:val="22"/>
            </w:rPr>
          </w:pPr>
          <w:hyperlink w:anchor="_Toc534722383" w:history="1">
            <w:r w:rsidR="00085560" w:rsidRPr="001B18AA">
              <w:rPr>
                <w:rStyle w:val="Hyperlink"/>
              </w:rPr>
              <w:t>3.48</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_Toc534722383 \h </w:instrText>
            </w:r>
            <w:r w:rsidR="00085560">
              <w:rPr>
                <w:webHidden/>
              </w:rPr>
            </w:r>
            <w:r w:rsidR="00085560">
              <w:rPr>
                <w:webHidden/>
              </w:rPr>
              <w:fldChar w:fldCharType="separate"/>
            </w:r>
            <w:r w:rsidR="00085560">
              <w:rPr>
                <w:webHidden/>
              </w:rPr>
              <w:t>30</w:t>
            </w:r>
            <w:r w:rsidR="00085560">
              <w:rPr>
                <w:webHidden/>
              </w:rPr>
              <w:fldChar w:fldCharType="end"/>
            </w:r>
          </w:hyperlink>
        </w:p>
        <w:p w14:paraId="4967906E" w14:textId="43EC3BDF" w:rsidR="00085560" w:rsidRDefault="0085050E">
          <w:pPr>
            <w:pStyle w:val="TOC2"/>
            <w:rPr>
              <w:rFonts w:asciiTheme="minorHAnsi" w:eastAsiaTheme="minorEastAsia" w:hAnsiTheme="minorHAnsi" w:cstheme="minorBidi"/>
              <w:sz w:val="22"/>
              <w:szCs w:val="22"/>
            </w:rPr>
          </w:pPr>
          <w:hyperlink w:anchor="_Toc534722384" w:history="1">
            <w:r w:rsidR="00085560" w:rsidRPr="001B18AA">
              <w:rPr>
                <w:rStyle w:val="Hyperlink"/>
              </w:rPr>
              <w:t>3.49</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_Toc534722384 \h </w:instrText>
            </w:r>
            <w:r w:rsidR="00085560">
              <w:rPr>
                <w:webHidden/>
              </w:rPr>
            </w:r>
            <w:r w:rsidR="00085560">
              <w:rPr>
                <w:webHidden/>
              </w:rPr>
              <w:fldChar w:fldCharType="separate"/>
            </w:r>
            <w:r w:rsidR="00085560">
              <w:rPr>
                <w:webHidden/>
              </w:rPr>
              <w:t>31</w:t>
            </w:r>
            <w:r w:rsidR="00085560">
              <w:rPr>
                <w:webHidden/>
              </w:rPr>
              <w:fldChar w:fldCharType="end"/>
            </w:r>
          </w:hyperlink>
        </w:p>
        <w:p w14:paraId="251CB324" w14:textId="07977BAD" w:rsidR="00085560" w:rsidRDefault="0085050E">
          <w:pPr>
            <w:pStyle w:val="TOC2"/>
            <w:rPr>
              <w:rFonts w:asciiTheme="minorHAnsi" w:eastAsiaTheme="minorEastAsia" w:hAnsiTheme="minorHAnsi" w:cstheme="minorBidi"/>
              <w:sz w:val="22"/>
              <w:szCs w:val="22"/>
            </w:rPr>
          </w:pPr>
          <w:hyperlink w:anchor="_Toc534722385" w:history="1">
            <w:r w:rsidR="00085560" w:rsidRPr="001B18AA">
              <w:rPr>
                <w:rStyle w:val="Hyperlink"/>
              </w:rPr>
              <w:t>3.50</w:t>
            </w:r>
            <w:r w:rsidR="00085560">
              <w:rPr>
                <w:rFonts w:asciiTheme="minorHAnsi" w:eastAsiaTheme="minorEastAsia" w:hAnsiTheme="minorHAnsi" w:cstheme="minorBidi"/>
                <w:sz w:val="22"/>
                <w:szCs w:val="22"/>
              </w:rPr>
              <w:tab/>
            </w:r>
            <w:r w:rsidR="00085560" w:rsidRPr="001B18AA">
              <w:rPr>
                <w:rStyle w:val="Hyperlink"/>
              </w:rPr>
              <w:t>Date input</w:t>
            </w:r>
            <w:r w:rsidR="00085560">
              <w:rPr>
                <w:webHidden/>
              </w:rPr>
              <w:tab/>
            </w:r>
            <w:r w:rsidR="00085560">
              <w:rPr>
                <w:webHidden/>
              </w:rPr>
              <w:fldChar w:fldCharType="begin"/>
            </w:r>
            <w:r w:rsidR="00085560">
              <w:rPr>
                <w:webHidden/>
              </w:rPr>
              <w:instrText xml:space="preserve"> PAGEREF _Toc534722385 \h </w:instrText>
            </w:r>
            <w:r w:rsidR="00085560">
              <w:rPr>
                <w:webHidden/>
              </w:rPr>
            </w:r>
            <w:r w:rsidR="00085560">
              <w:rPr>
                <w:webHidden/>
              </w:rPr>
              <w:fldChar w:fldCharType="separate"/>
            </w:r>
            <w:r w:rsidR="00085560">
              <w:rPr>
                <w:webHidden/>
              </w:rPr>
              <w:t>31</w:t>
            </w:r>
            <w:r w:rsidR="00085560">
              <w:rPr>
                <w:webHidden/>
              </w:rPr>
              <w:fldChar w:fldCharType="end"/>
            </w:r>
          </w:hyperlink>
        </w:p>
        <w:p w14:paraId="59112420" w14:textId="305EAB0F" w:rsidR="00085560" w:rsidRDefault="0085050E">
          <w:pPr>
            <w:pStyle w:val="TOC2"/>
            <w:rPr>
              <w:rFonts w:asciiTheme="minorHAnsi" w:eastAsiaTheme="minorEastAsia" w:hAnsiTheme="minorHAnsi" w:cstheme="minorBidi"/>
              <w:sz w:val="22"/>
              <w:szCs w:val="22"/>
            </w:rPr>
          </w:pPr>
          <w:hyperlink w:anchor="_Toc534722386" w:history="1">
            <w:r w:rsidR="00085560" w:rsidRPr="001B18AA">
              <w:rPr>
                <w:rStyle w:val="Hyperlink"/>
              </w:rPr>
              <w:t>3.51</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_Toc534722386 \h </w:instrText>
            </w:r>
            <w:r w:rsidR="00085560">
              <w:rPr>
                <w:webHidden/>
              </w:rPr>
            </w:r>
            <w:r w:rsidR="00085560">
              <w:rPr>
                <w:webHidden/>
              </w:rPr>
              <w:fldChar w:fldCharType="separate"/>
            </w:r>
            <w:r w:rsidR="00085560">
              <w:rPr>
                <w:webHidden/>
              </w:rPr>
              <w:t>31</w:t>
            </w:r>
            <w:r w:rsidR="00085560">
              <w:rPr>
                <w:webHidden/>
              </w:rPr>
              <w:fldChar w:fldCharType="end"/>
            </w:r>
          </w:hyperlink>
        </w:p>
        <w:p w14:paraId="01A3B45F" w14:textId="4B1304A1" w:rsidR="00085560" w:rsidRDefault="0085050E">
          <w:pPr>
            <w:pStyle w:val="TOC2"/>
            <w:rPr>
              <w:rFonts w:asciiTheme="minorHAnsi" w:eastAsiaTheme="minorEastAsia" w:hAnsiTheme="minorHAnsi" w:cstheme="minorBidi"/>
              <w:sz w:val="22"/>
              <w:szCs w:val="22"/>
            </w:rPr>
          </w:pPr>
          <w:hyperlink w:anchor="_Toc534722387" w:history="1">
            <w:r w:rsidR="00085560" w:rsidRPr="001B18AA">
              <w:rPr>
                <w:rStyle w:val="Hyperlink"/>
              </w:rPr>
              <w:t>3.52</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_Toc534722387 \h </w:instrText>
            </w:r>
            <w:r w:rsidR="00085560">
              <w:rPr>
                <w:webHidden/>
              </w:rPr>
            </w:r>
            <w:r w:rsidR="00085560">
              <w:rPr>
                <w:webHidden/>
              </w:rPr>
              <w:fldChar w:fldCharType="separate"/>
            </w:r>
            <w:r w:rsidR="00085560">
              <w:rPr>
                <w:webHidden/>
              </w:rPr>
              <w:t>31</w:t>
            </w:r>
            <w:r w:rsidR="00085560">
              <w:rPr>
                <w:webHidden/>
              </w:rPr>
              <w:fldChar w:fldCharType="end"/>
            </w:r>
          </w:hyperlink>
        </w:p>
        <w:p w14:paraId="004B64B3" w14:textId="217929D0" w:rsidR="00085560" w:rsidRDefault="0085050E">
          <w:pPr>
            <w:pStyle w:val="TOC2"/>
            <w:rPr>
              <w:rFonts w:asciiTheme="minorHAnsi" w:eastAsiaTheme="minorEastAsia" w:hAnsiTheme="minorHAnsi" w:cstheme="minorBidi"/>
              <w:sz w:val="22"/>
              <w:szCs w:val="22"/>
            </w:rPr>
          </w:pPr>
          <w:hyperlink w:anchor="_Toc534722388" w:history="1">
            <w:r w:rsidR="00085560" w:rsidRPr="001B18AA">
              <w:rPr>
                <w:rStyle w:val="Hyperlink"/>
              </w:rPr>
              <w:t>3.53</w:t>
            </w:r>
            <w:r w:rsidR="00085560">
              <w:rPr>
                <w:rFonts w:asciiTheme="minorHAnsi" w:eastAsiaTheme="minorEastAsia" w:hAnsiTheme="minorHAnsi" w:cstheme="minorBidi"/>
                <w:sz w:val="22"/>
                <w:szCs w:val="22"/>
              </w:rPr>
              <w:tab/>
            </w:r>
            <w:r w:rsidR="00085560" w:rsidRPr="001B18AA">
              <w:rPr>
                <w:rStyle w:val="Hyperlink"/>
              </w:rPr>
              <w:t>Validation</w:t>
            </w:r>
            <w:r w:rsidR="00085560">
              <w:rPr>
                <w:webHidden/>
              </w:rPr>
              <w:tab/>
            </w:r>
            <w:r w:rsidR="00085560">
              <w:rPr>
                <w:webHidden/>
              </w:rPr>
              <w:fldChar w:fldCharType="begin"/>
            </w:r>
            <w:r w:rsidR="00085560">
              <w:rPr>
                <w:webHidden/>
              </w:rPr>
              <w:instrText xml:space="preserve"> PAGEREF _Toc534722388 \h </w:instrText>
            </w:r>
            <w:r w:rsidR="00085560">
              <w:rPr>
                <w:webHidden/>
              </w:rPr>
            </w:r>
            <w:r w:rsidR="00085560">
              <w:rPr>
                <w:webHidden/>
              </w:rPr>
              <w:fldChar w:fldCharType="separate"/>
            </w:r>
            <w:r w:rsidR="00085560">
              <w:rPr>
                <w:webHidden/>
              </w:rPr>
              <w:t>32</w:t>
            </w:r>
            <w:r w:rsidR="00085560">
              <w:rPr>
                <w:webHidden/>
              </w:rPr>
              <w:fldChar w:fldCharType="end"/>
            </w:r>
          </w:hyperlink>
        </w:p>
        <w:p w14:paraId="6762E5BE" w14:textId="232C8E79" w:rsidR="00085560" w:rsidRDefault="0085050E">
          <w:pPr>
            <w:pStyle w:val="TOC2"/>
            <w:rPr>
              <w:rFonts w:asciiTheme="minorHAnsi" w:eastAsiaTheme="minorEastAsia" w:hAnsiTheme="minorHAnsi" w:cstheme="minorBidi"/>
              <w:sz w:val="22"/>
              <w:szCs w:val="22"/>
            </w:rPr>
          </w:pPr>
          <w:hyperlink w:anchor="_Toc534722389" w:history="1">
            <w:r w:rsidR="00085560" w:rsidRPr="001B18AA">
              <w:rPr>
                <w:rStyle w:val="Hyperlink"/>
              </w:rPr>
              <w:t>3.54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_Toc534722389 \h </w:instrText>
            </w:r>
            <w:r w:rsidR="00085560">
              <w:rPr>
                <w:webHidden/>
              </w:rPr>
            </w:r>
            <w:r w:rsidR="00085560">
              <w:rPr>
                <w:webHidden/>
              </w:rPr>
              <w:fldChar w:fldCharType="separate"/>
            </w:r>
            <w:r w:rsidR="00085560">
              <w:rPr>
                <w:webHidden/>
              </w:rPr>
              <w:t>32</w:t>
            </w:r>
            <w:r w:rsidR="00085560">
              <w:rPr>
                <w:webHidden/>
              </w:rPr>
              <w:fldChar w:fldCharType="end"/>
            </w:r>
          </w:hyperlink>
        </w:p>
        <w:p w14:paraId="581490A2" w14:textId="17FD959E" w:rsidR="00085560" w:rsidRDefault="0085050E">
          <w:pPr>
            <w:pStyle w:val="TOC2"/>
            <w:rPr>
              <w:rFonts w:asciiTheme="minorHAnsi" w:eastAsiaTheme="minorEastAsia" w:hAnsiTheme="minorHAnsi" w:cstheme="minorBidi"/>
              <w:sz w:val="22"/>
              <w:szCs w:val="22"/>
            </w:rPr>
          </w:pPr>
          <w:hyperlink w:anchor="_Toc534722390" w:history="1">
            <w:r w:rsidR="00085560" w:rsidRPr="001B18AA">
              <w:rPr>
                <w:rStyle w:val="Hyperlink"/>
              </w:rPr>
              <w:t>3.55</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_Toc534722390 \h </w:instrText>
            </w:r>
            <w:r w:rsidR="00085560">
              <w:rPr>
                <w:webHidden/>
              </w:rPr>
            </w:r>
            <w:r w:rsidR="00085560">
              <w:rPr>
                <w:webHidden/>
              </w:rPr>
              <w:fldChar w:fldCharType="separate"/>
            </w:r>
            <w:r w:rsidR="00085560">
              <w:rPr>
                <w:webHidden/>
              </w:rPr>
              <w:t>32</w:t>
            </w:r>
            <w:r w:rsidR="00085560">
              <w:rPr>
                <w:webHidden/>
              </w:rPr>
              <w:fldChar w:fldCharType="end"/>
            </w:r>
          </w:hyperlink>
        </w:p>
        <w:p w14:paraId="27FD8CCA" w14:textId="758DEDDD" w:rsidR="00085560" w:rsidRDefault="0085050E">
          <w:pPr>
            <w:pStyle w:val="TOC2"/>
            <w:rPr>
              <w:rFonts w:asciiTheme="minorHAnsi" w:eastAsiaTheme="minorEastAsia" w:hAnsiTheme="minorHAnsi" w:cstheme="minorBidi"/>
              <w:sz w:val="22"/>
              <w:szCs w:val="22"/>
            </w:rPr>
          </w:pPr>
          <w:hyperlink w:anchor="_Toc534722391" w:history="1">
            <w:r w:rsidR="00085560" w:rsidRPr="001B18AA">
              <w:rPr>
                <w:rStyle w:val="Hyperlink"/>
              </w:rPr>
              <w:t>3.56</w:t>
            </w:r>
            <w:r w:rsidR="00085560">
              <w:rPr>
                <w:rFonts w:asciiTheme="minorHAnsi" w:eastAsiaTheme="minorEastAsia" w:hAnsiTheme="minorHAnsi" w:cstheme="minorBidi"/>
                <w:sz w:val="22"/>
                <w:szCs w:val="22"/>
              </w:rPr>
              <w:tab/>
            </w:r>
            <w:r w:rsidR="00085560" w:rsidRPr="001B18AA">
              <w:rPr>
                <w:rStyle w:val="Hyperlink"/>
              </w:rPr>
              <w:t>Form Templates</w:t>
            </w:r>
            <w:r w:rsidR="00085560">
              <w:rPr>
                <w:webHidden/>
              </w:rPr>
              <w:tab/>
            </w:r>
            <w:r w:rsidR="00085560">
              <w:rPr>
                <w:webHidden/>
              </w:rPr>
              <w:fldChar w:fldCharType="begin"/>
            </w:r>
            <w:r w:rsidR="00085560">
              <w:rPr>
                <w:webHidden/>
              </w:rPr>
              <w:instrText xml:space="preserve"> PAGEREF _Toc534722391 \h </w:instrText>
            </w:r>
            <w:r w:rsidR="00085560">
              <w:rPr>
                <w:webHidden/>
              </w:rPr>
            </w:r>
            <w:r w:rsidR="00085560">
              <w:rPr>
                <w:webHidden/>
              </w:rPr>
              <w:fldChar w:fldCharType="separate"/>
            </w:r>
            <w:r w:rsidR="00085560">
              <w:rPr>
                <w:webHidden/>
              </w:rPr>
              <w:t>32</w:t>
            </w:r>
            <w:r w:rsidR="00085560">
              <w:rPr>
                <w:webHidden/>
              </w:rPr>
              <w:fldChar w:fldCharType="end"/>
            </w:r>
          </w:hyperlink>
        </w:p>
        <w:p w14:paraId="450EF77A" w14:textId="10852ECD" w:rsidR="00085560" w:rsidRDefault="0085050E">
          <w:pPr>
            <w:pStyle w:val="TOC2"/>
            <w:rPr>
              <w:rFonts w:asciiTheme="minorHAnsi" w:eastAsiaTheme="minorEastAsia" w:hAnsiTheme="minorHAnsi" w:cstheme="minorBidi"/>
              <w:sz w:val="22"/>
              <w:szCs w:val="22"/>
            </w:rPr>
          </w:pPr>
          <w:hyperlink w:anchor="_Toc534722392" w:history="1">
            <w:r w:rsidR="00085560" w:rsidRPr="001B18AA">
              <w:rPr>
                <w:rStyle w:val="Hyperlink"/>
              </w:rPr>
              <w:t>3.57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_Toc534722392 \h </w:instrText>
            </w:r>
            <w:r w:rsidR="00085560">
              <w:rPr>
                <w:webHidden/>
              </w:rPr>
            </w:r>
            <w:r w:rsidR="00085560">
              <w:rPr>
                <w:webHidden/>
              </w:rPr>
              <w:fldChar w:fldCharType="separate"/>
            </w:r>
            <w:r w:rsidR="00085560">
              <w:rPr>
                <w:webHidden/>
              </w:rPr>
              <w:t>33</w:t>
            </w:r>
            <w:r w:rsidR="00085560">
              <w:rPr>
                <w:webHidden/>
              </w:rPr>
              <w:fldChar w:fldCharType="end"/>
            </w:r>
          </w:hyperlink>
        </w:p>
        <w:p w14:paraId="6A38D1D8" w14:textId="6A7DCC12" w:rsidR="00085560" w:rsidRDefault="0085050E">
          <w:pPr>
            <w:pStyle w:val="TOC2"/>
            <w:rPr>
              <w:rFonts w:asciiTheme="minorHAnsi" w:eastAsiaTheme="minorEastAsia" w:hAnsiTheme="minorHAnsi" w:cstheme="minorBidi"/>
              <w:sz w:val="22"/>
              <w:szCs w:val="22"/>
            </w:rPr>
          </w:pPr>
          <w:hyperlink w:anchor="_Toc534722393" w:history="1">
            <w:r w:rsidR="00085560" w:rsidRPr="001B18AA">
              <w:rPr>
                <w:rStyle w:val="Hyperlink"/>
              </w:rPr>
              <w:t>3.58</w:t>
            </w:r>
            <w:r w:rsidR="00085560">
              <w:rPr>
                <w:rFonts w:asciiTheme="minorHAnsi" w:eastAsiaTheme="minorEastAsia" w:hAnsiTheme="minorHAnsi" w:cstheme="minorBidi"/>
                <w:sz w:val="22"/>
                <w:szCs w:val="22"/>
              </w:rPr>
              <w:tab/>
            </w:r>
            <w:r w:rsidR="00085560" w:rsidRPr="001B18AA">
              <w:rPr>
                <w:rStyle w:val="Hyperlink"/>
              </w:rPr>
              <w:t>Search Bar</w:t>
            </w:r>
            <w:r w:rsidR="00085560">
              <w:rPr>
                <w:webHidden/>
              </w:rPr>
              <w:tab/>
            </w:r>
            <w:r w:rsidR="00085560">
              <w:rPr>
                <w:webHidden/>
              </w:rPr>
              <w:fldChar w:fldCharType="begin"/>
            </w:r>
            <w:r w:rsidR="00085560">
              <w:rPr>
                <w:webHidden/>
              </w:rPr>
              <w:instrText xml:space="preserve"> PAGEREF _Toc534722393 \h </w:instrText>
            </w:r>
            <w:r w:rsidR="00085560">
              <w:rPr>
                <w:webHidden/>
              </w:rPr>
            </w:r>
            <w:r w:rsidR="00085560">
              <w:rPr>
                <w:webHidden/>
              </w:rPr>
              <w:fldChar w:fldCharType="separate"/>
            </w:r>
            <w:r w:rsidR="00085560">
              <w:rPr>
                <w:webHidden/>
              </w:rPr>
              <w:t>35</w:t>
            </w:r>
            <w:r w:rsidR="00085560">
              <w:rPr>
                <w:webHidden/>
              </w:rPr>
              <w:fldChar w:fldCharType="end"/>
            </w:r>
          </w:hyperlink>
        </w:p>
        <w:p w14:paraId="20D73319" w14:textId="2B0BC1E6" w:rsidR="00085560" w:rsidRDefault="0085050E">
          <w:pPr>
            <w:pStyle w:val="TOC2"/>
            <w:rPr>
              <w:rFonts w:asciiTheme="minorHAnsi" w:eastAsiaTheme="minorEastAsia" w:hAnsiTheme="minorHAnsi" w:cstheme="minorBidi"/>
              <w:sz w:val="22"/>
              <w:szCs w:val="22"/>
            </w:rPr>
          </w:pPr>
          <w:hyperlink w:anchor="_Toc534722394" w:history="1">
            <w:r w:rsidR="00085560" w:rsidRPr="001B18AA">
              <w:rPr>
                <w:rStyle w:val="Hyperlink"/>
              </w:rPr>
              <w:t>3.59</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_Toc534722394 \h </w:instrText>
            </w:r>
            <w:r w:rsidR="00085560">
              <w:rPr>
                <w:webHidden/>
              </w:rPr>
            </w:r>
            <w:r w:rsidR="00085560">
              <w:rPr>
                <w:webHidden/>
              </w:rPr>
              <w:fldChar w:fldCharType="separate"/>
            </w:r>
            <w:r w:rsidR="00085560">
              <w:rPr>
                <w:webHidden/>
              </w:rPr>
              <w:t>36</w:t>
            </w:r>
            <w:r w:rsidR="00085560">
              <w:rPr>
                <w:webHidden/>
              </w:rPr>
              <w:fldChar w:fldCharType="end"/>
            </w:r>
          </w:hyperlink>
        </w:p>
        <w:p w14:paraId="7AD00192" w14:textId="7EBD8B0B" w:rsidR="00085560" w:rsidRDefault="0085050E">
          <w:pPr>
            <w:pStyle w:val="TOC2"/>
            <w:rPr>
              <w:rFonts w:asciiTheme="minorHAnsi" w:eastAsiaTheme="minorEastAsia" w:hAnsiTheme="minorHAnsi" w:cstheme="minorBidi"/>
              <w:sz w:val="22"/>
              <w:szCs w:val="22"/>
            </w:rPr>
          </w:pPr>
          <w:hyperlink w:anchor="_Toc534722395" w:history="1">
            <w:r w:rsidR="00085560" w:rsidRPr="001B18AA">
              <w:rPr>
                <w:rStyle w:val="Hyperlink"/>
              </w:rPr>
              <w:t>3.60</w:t>
            </w:r>
            <w:r w:rsidR="00085560">
              <w:rPr>
                <w:rFonts w:asciiTheme="minorHAnsi" w:eastAsiaTheme="minorEastAsia" w:hAnsiTheme="minorHAnsi" w:cstheme="minorBidi"/>
                <w:sz w:val="22"/>
                <w:szCs w:val="22"/>
              </w:rPr>
              <w:tab/>
            </w:r>
            <w:r w:rsidR="00085560" w:rsidRPr="001B18AA">
              <w:rPr>
                <w:rStyle w:val="Hyperlink"/>
              </w:rPr>
              <w:t>Breadcrumbs</w:t>
            </w:r>
            <w:r w:rsidR="00085560">
              <w:rPr>
                <w:webHidden/>
              </w:rPr>
              <w:tab/>
            </w:r>
            <w:r w:rsidR="00085560">
              <w:rPr>
                <w:webHidden/>
              </w:rPr>
              <w:fldChar w:fldCharType="begin"/>
            </w:r>
            <w:r w:rsidR="00085560">
              <w:rPr>
                <w:webHidden/>
              </w:rPr>
              <w:instrText xml:space="preserve"> PAGEREF _Toc534722395 \h </w:instrText>
            </w:r>
            <w:r w:rsidR="00085560">
              <w:rPr>
                <w:webHidden/>
              </w:rPr>
            </w:r>
            <w:r w:rsidR="00085560">
              <w:rPr>
                <w:webHidden/>
              </w:rPr>
              <w:fldChar w:fldCharType="separate"/>
            </w:r>
            <w:r w:rsidR="00085560">
              <w:rPr>
                <w:webHidden/>
              </w:rPr>
              <w:t>36</w:t>
            </w:r>
            <w:r w:rsidR="00085560">
              <w:rPr>
                <w:webHidden/>
              </w:rPr>
              <w:fldChar w:fldCharType="end"/>
            </w:r>
          </w:hyperlink>
        </w:p>
        <w:p w14:paraId="18D946C9" w14:textId="5D11DF06" w:rsidR="00085560" w:rsidRDefault="0085050E">
          <w:pPr>
            <w:pStyle w:val="TOC2"/>
            <w:rPr>
              <w:rFonts w:asciiTheme="minorHAnsi" w:eastAsiaTheme="minorEastAsia" w:hAnsiTheme="minorHAnsi" w:cstheme="minorBidi"/>
              <w:sz w:val="22"/>
              <w:szCs w:val="22"/>
            </w:rPr>
          </w:pPr>
          <w:hyperlink w:anchor="_Toc534722396" w:history="1">
            <w:r w:rsidR="00085560" w:rsidRPr="001B18AA">
              <w:rPr>
                <w:rStyle w:val="Hyperlink"/>
              </w:rPr>
              <w:t>3.61</w:t>
            </w:r>
            <w:r w:rsidR="00085560">
              <w:rPr>
                <w:rFonts w:asciiTheme="minorHAnsi" w:eastAsiaTheme="minorEastAsia" w:hAnsiTheme="minorHAnsi" w:cstheme="minorBidi"/>
                <w:sz w:val="22"/>
                <w:szCs w:val="22"/>
              </w:rPr>
              <w:tab/>
            </w:r>
            <w:r w:rsidR="00085560" w:rsidRPr="001B18AA">
              <w:rPr>
                <w:rStyle w:val="Hyperlink"/>
              </w:rPr>
              <w:t>Modal Window/Alert messages</w:t>
            </w:r>
            <w:r w:rsidR="00085560">
              <w:rPr>
                <w:webHidden/>
              </w:rPr>
              <w:tab/>
            </w:r>
            <w:r w:rsidR="00085560">
              <w:rPr>
                <w:webHidden/>
              </w:rPr>
              <w:fldChar w:fldCharType="begin"/>
            </w:r>
            <w:r w:rsidR="00085560">
              <w:rPr>
                <w:webHidden/>
              </w:rPr>
              <w:instrText xml:space="preserve"> PAGEREF _Toc534722396 \h </w:instrText>
            </w:r>
            <w:r w:rsidR="00085560">
              <w:rPr>
                <w:webHidden/>
              </w:rPr>
            </w:r>
            <w:r w:rsidR="00085560">
              <w:rPr>
                <w:webHidden/>
              </w:rPr>
              <w:fldChar w:fldCharType="separate"/>
            </w:r>
            <w:r w:rsidR="00085560">
              <w:rPr>
                <w:webHidden/>
              </w:rPr>
              <w:t>37</w:t>
            </w:r>
            <w:r w:rsidR="00085560">
              <w:rPr>
                <w:webHidden/>
              </w:rPr>
              <w:fldChar w:fldCharType="end"/>
            </w:r>
          </w:hyperlink>
        </w:p>
        <w:p w14:paraId="627D5386" w14:textId="0682967A" w:rsidR="00085560" w:rsidRDefault="0085050E">
          <w:pPr>
            <w:pStyle w:val="TOC2"/>
            <w:rPr>
              <w:rFonts w:asciiTheme="minorHAnsi" w:eastAsiaTheme="minorEastAsia" w:hAnsiTheme="minorHAnsi" w:cstheme="minorBidi"/>
              <w:sz w:val="22"/>
              <w:szCs w:val="22"/>
            </w:rPr>
          </w:pPr>
          <w:hyperlink w:anchor="_Toc534722397" w:history="1">
            <w:r w:rsidR="00085560" w:rsidRPr="001B18AA">
              <w:rPr>
                <w:rStyle w:val="Hyperlink"/>
              </w:rPr>
              <w:t>3.62</w:t>
            </w:r>
            <w:r w:rsidR="00085560">
              <w:rPr>
                <w:rFonts w:asciiTheme="minorHAnsi" w:eastAsiaTheme="minorEastAsia" w:hAnsiTheme="minorHAnsi" w:cstheme="minorBidi"/>
                <w:sz w:val="22"/>
                <w:szCs w:val="22"/>
              </w:rPr>
              <w:tab/>
            </w:r>
            <w:r w:rsidR="00085560" w:rsidRPr="001B18AA">
              <w:rPr>
                <w:rStyle w:val="Hyperlink"/>
              </w:rPr>
              <w:t>Understanding Shared Components and Modules</w:t>
            </w:r>
            <w:r w:rsidR="00085560">
              <w:rPr>
                <w:webHidden/>
              </w:rPr>
              <w:tab/>
            </w:r>
            <w:r w:rsidR="00085560">
              <w:rPr>
                <w:webHidden/>
              </w:rPr>
              <w:fldChar w:fldCharType="begin"/>
            </w:r>
            <w:r w:rsidR="00085560">
              <w:rPr>
                <w:webHidden/>
              </w:rPr>
              <w:instrText xml:space="preserve"> PAGEREF _Toc534722397 \h </w:instrText>
            </w:r>
            <w:r w:rsidR="00085560">
              <w:rPr>
                <w:webHidden/>
              </w:rPr>
            </w:r>
            <w:r w:rsidR="00085560">
              <w:rPr>
                <w:webHidden/>
              </w:rPr>
              <w:fldChar w:fldCharType="separate"/>
            </w:r>
            <w:r w:rsidR="00085560">
              <w:rPr>
                <w:webHidden/>
              </w:rPr>
              <w:t>39</w:t>
            </w:r>
            <w:r w:rsidR="00085560">
              <w:rPr>
                <w:webHidden/>
              </w:rPr>
              <w:fldChar w:fldCharType="end"/>
            </w:r>
          </w:hyperlink>
        </w:p>
        <w:p w14:paraId="7CFA38F5" w14:textId="43834B10" w:rsidR="00085560" w:rsidRDefault="0085050E">
          <w:pPr>
            <w:pStyle w:val="TOC2"/>
            <w:rPr>
              <w:rFonts w:asciiTheme="minorHAnsi" w:eastAsiaTheme="minorEastAsia" w:hAnsiTheme="minorHAnsi" w:cstheme="minorBidi"/>
              <w:sz w:val="22"/>
              <w:szCs w:val="22"/>
            </w:rPr>
          </w:pPr>
          <w:hyperlink w:anchor="_Toc534722398" w:history="1">
            <w:r w:rsidR="00085560" w:rsidRPr="001B18AA">
              <w:rPr>
                <w:rStyle w:val="Hyperlink"/>
              </w:rPr>
              <w:t>3.63</w:t>
            </w:r>
            <w:r w:rsidR="00085560">
              <w:rPr>
                <w:rFonts w:asciiTheme="minorHAnsi" w:eastAsiaTheme="minorEastAsia" w:hAnsiTheme="minorHAnsi" w:cstheme="minorBidi"/>
                <w:sz w:val="22"/>
                <w:szCs w:val="22"/>
              </w:rPr>
              <w:tab/>
            </w:r>
            <w:r w:rsidR="00085560" w:rsidRPr="001B18AA">
              <w:rPr>
                <w:rStyle w:val="Hyperlink"/>
              </w:rPr>
              <w:t>Component File Structure</w:t>
            </w:r>
            <w:r w:rsidR="00085560">
              <w:rPr>
                <w:webHidden/>
              </w:rPr>
              <w:tab/>
            </w:r>
            <w:r w:rsidR="00085560">
              <w:rPr>
                <w:webHidden/>
              </w:rPr>
              <w:fldChar w:fldCharType="begin"/>
            </w:r>
            <w:r w:rsidR="00085560">
              <w:rPr>
                <w:webHidden/>
              </w:rPr>
              <w:instrText xml:space="preserve"> PAGEREF _Toc534722398 \h </w:instrText>
            </w:r>
            <w:r w:rsidR="00085560">
              <w:rPr>
                <w:webHidden/>
              </w:rPr>
            </w:r>
            <w:r w:rsidR="00085560">
              <w:rPr>
                <w:webHidden/>
              </w:rPr>
              <w:fldChar w:fldCharType="separate"/>
            </w:r>
            <w:r w:rsidR="00085560">
              <w:rPr>
                <w:webHidden/>
              </w:rPr>
              <w:t>40</w:t>
            </w:r>
            <w:r w:rsidR="00085560">
              <w:rPr>
                <w:webHidden/>
              </w:rPr>
              <w:fldChar w:fldCharType="end"/>
            </w:r>
          </w:hyperlink>
        </w:p>
        <w:p w14:paraId="266803D2" w14:textId="45040E14" w:rsidR="00085560" w:rsidRDefault="0085050E">
          <w:pPr>
            <w:pStyle w:val="TOC2"/>
            <w:rPr>
              <w:rFonts w:asciiTheme="minorHAnsi" w:eastAsiaTheme="minorEastAsia" w:hAnsiTheme="minorHAnsi" w:cstheme="minorBidi"/>
              <w:sz w:val="22"/>
              <w:szCs w:val="22"/>
            </w:rPr>
          </w:pPr>
          <w:hyperlink w:anchor="_Toc534722399" w:history="1">
            <w:r w:rsidR="00085560" w:rsidRPr="001B18AA">
              <w:rPr>
                <w:rStyle w:val="Hyperlink"/>
              </w:rPr>
              <w:t>3.64</w:t>
            </w:r>
            <w:r w:rsidR="00085560">
              <w:rPr>
                <w:rFonts w:asciiTheme="minorHAnsi" w:eastAsiaTheme="minorEastAsia" w:hAnsiTheme="minorHAnsi" w:cstheme="minorBidi"/>
                <w:sz w:val="22"/>
                <w:szCs w:val="22"/>
              </w:rPr>
              <w:tab/>
            </w:r>
            <w:r w:rsidR="00085560" w:rsidRPr="001B18AA">
              <w:rPr>
                <w:rStyle w:val="Hyperlink"/>
              </w:rPr>
              <w:t>Tree View Component</w:t>
            </w:r>
            <w:r w:rsidR="00085560">
              <w:rPr>
                <w:webHidden/>
              </w:rPr>
              <w:tab/>
            </w:r>
            <w:r w:rsidR="00085560">
              <w:rPr>
                <w:webHidden/>
              </w:rPr>
              <w:fldChar w:fldCharType="begin"/>
            </w:r>
            <w:r w:rsidR="00085560">
              <w:rPr>
                <w:webHidden/>
              </w:rPr>
              <w:instrText xml:space="preserve"> PAGEREF _Toc534722399 \h </w:instrText>
            </w:r>
            <w:r w:rsidR="00085560">
              <w:rPr>
                <w:webHidden/>
              </w:rPr>
            </w:r>
            <w:r w:rsidR="00085560">
              <w:rPr>
                <w:webHidden/>
              </w:rPr>
              <w:fldChar w:fldCharType="separate"/>
            </w:r>
            <w:r w:rsidR="00085560">
              <w:rPr>
                <w:webHidden/>
              </w:rPr>
              <w:t>41</w:t>
            </w:r>
            <w:r w:rsidR="00085560">
              <w:rPr>
                <w:webHidden/>
              </w:rPr>
              <w:fldChar w:fldCharType="end"/>
            </w:r>
          </w:hyperlink>
        </w:p>
        <w:p w14:paraId="7F6749A8" w14:textId="6E21CEF1" w:rsidR="00085560" w:rsidRDefault="0085050E">
          <w:pPr>
            <w:pStyle w:val="TOC2"/>
            <w:rPr>
              <w:rFonts w:asciiTheme="minorHAnsi" w:eastAsiaTheme="minorEastAsia" w:hAnsiTheme="minorHAnsi" w:cstheme="minorBidi"/>
              <w:sz w:val="22"/>
              <w:szCs w:val="22"/>
            </w:rPr>
          </w:pPr>
          <w:hyperlink w:anchor="_Toc534722400" w:history="1">
            <w:r w:rsidR="00085560" w:rsidRPr="001B18AA">
              <w:rPr>
                <w:rStyle w:val="Hyperlink"/>
              </w:rPr>
              <w:t>3.65</w:t>
            </w:r>
            <w:r w:rsidR="00085560">
              <w:rPr>
                <w:rFonts w:asciiTheme="minorHAnsi" w:eastAsiaTheme="minorEastAsia" w:hAnsiTheme="minorHAnsi" w:cstheme="minorBidi"/>
                <w:sz w:val="22"/>
                <w:szCs w:val="22"/>
              </w:rPr>
              <w:tab/>
            </w:r>
            <w:r w:rsidR="00085560" w:rsidRPr="001B18AA">
              <w:rPr>
                <w:rStyle w:val="Hyperlink"/>
              </w:rPr>
              <w:t>3 state checkboxes</w:t>
            </w:r>
            <w:r w:rsidR="00085560">
              <w:rPr>
                <w:webHidden/>
              </w:rPr>
              <w:tab/>
            </w:r>
            <w:r w:rsidR="00085560">
              <w:rPr>
                <w:webHidden/>
              </w:rPr>
              <w:fldChar w:fldCharType="begin"/>
            </w:r>
            <w:r w:rsidR="00085560">
              <w:rPr>
                <w:webHidden/>
              </w:rPr>
              <w:instrText xml:space="preserve"> PAGEREF _Toc534722400 \h </w:instrText>
            </w:r>
            <w:r w:rsidR="00085560">
              <w:rPr>
                <w:webHidden/>
              </w:rPr>
            </w:r>
            <w:r w:rsidR="00085560">
              <w:rPr>
                <w:webHidden/>
              </w:rPr>
              <w:fldChar w:fldCharType="separate"/>
            </w:r>
            <w:r w:rsidR="00085560">
              <w:rPr>
                <w:webHidden/>
              </w:rPr>
              <w:t>42</w:t>
            </w:r>
            <w:r w:rsidR="00085560">
              <w:rPr>
                <w:webHidden/>
              </w:rPr>
              <w:fldChar w:fldCharType="end"/>
            </w:r>
          </w:hyperlink>
        </w:p>
        <w:p w14:paraId="38819EFA" w14:textId="5B8B8A87" w:rsidR="00085560" w:rsidRDefault="0085050E">
          <w:pPr>
            <w:pStyle w:val="TOC2"/>
            <w:rPr>
              <w:rFonts w:asciiTheme="minorHAnsi" w:eastAsiaTheme="minorEastAsia" w:hAnsiTheme="minorHAnsi" w:cstheme="minorBidi"/>
              <w:sz w:val="22"/>
              <w:szCs w:val="22"/>
            </w:rPr>
          </w:pPr>
          <w:hyperlink w:anchor="_Toc534722401" w:history="1">
            <w:r w:rsidR="00085560" w:rsidRPr="001B18AA">
              <w:rPr>
                <w:rStyle w:val="Hyperlink"/>
              </w:rPr>
              <w:t>3.66</w:t>
            </w:r>
            <w:r w:rsidR="00085560">
              <w:rPr>
                <w:rFonts w:asciiTheme="minorHAnsi" w:eastAsiaTheme="minorEastAsia" w:hAnsiTheme="minorHAnsi" w:cstheme="minorBidi"/>
                <w:sz w:val="22"/>
                <w:szCs w:val="22"/>
              </w:rPr>
              <w:tab/>
            </w:r>
            <w:r w:rsidR="00085560" w:rsidRPr="001B18AA">
              <w:rPr>
                <w:rStyle w:val="Hyperlink"/>
              </w:rPr>
              <w:t xml:space="preserve">EXPAND/COLLASPE TOGGLE </w:t>
            </w:r>
            <w:r w:rsidR="00085560" w:rsidRPr="001B18AA">
              <w:rPr>
                <w:rStyle w:val="Hyperlink"/>
              </w:rPr>
              <w:drawing>
                <wp:inline distT="0" distB="0" distL="0" distR="0" wp14:anchorId="4F9D9046" wp14:editId="6AB4AFE2">
                  <wp:extent cx="239613" cy="219075"/>
                  <wp:effectExtent l="0" t="0" r="8255"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63" cy="223510"/>
                          </a:xfrm>
                          <a:prstGeom prst="rect">
                            <a:avLst/>
                          </a:prstGeom>
                        </pic:spPr>
                      </pic:pic>
                    </a:graphicData>
                  </a:graphic>
                </wp:inline>
              </w:drawing>
            </w:r>
            <w:r w:rsidR="00085560">
              <w:rPr>
                <w:webHidden/>
              </w:rPr>
              <w:tab/>
            </w:r>
            <w:r w:rsidR="00085560">
              <w:rPr>
                <w:webHidden/>
              </w:rPr>
              <w:fldChar w:fldCharType="begin"/>
            </w:r>
            <w:r w:rsidR="00085560">
              <w:rPr>
                <w:webHidden/>
              </w:rPr>
              <w:instrText xml:space="preserve"> PAGEREF _Toc534722401 \h </w:instrText>
            </w:r>
            <w:r w:rsidR="00085560">
              <w:rPr>
                <w:webHidden/>
              </w:rPr>
            </w:r>
            <w:r w:rsidR="00085560">
              <w:rPr>
                <w:webHidden/>
              </w:rPr>
              <w:fldChar w:fldCharType="separate"/>
            </w:r>
            <w:r w:rsidR="00085560">
              <w:rPr>
                <w:webHidden/>
              </w:rPr>
              <w:t>43</w:t>
            </w:r>
            <w:r w:rsidR="00085560">
              <w:rPr>
                <w:webHidden/>
              </w:rPr>
              <w:fldChar w:fldCharType="end"/>
            </w:r>
          </w:hyperlink>
        </w:p>
        <w:p w14:paraId="5FBCBADB" w14:textId="6F582C1A" w:rsidR="00085560" w:rsidRDefault="0085050E">
          <w:pPr>
            <w:pStyle w:val="TOC2"/>
            <w:rPr>
              <w:rFonts w:asciiTheme="minorHAnsi" w:eastAsiaTheme="minorEastAsia" w:hAnsiTheme="minorHAnsi" w:cstheme="minorBidi"/>
              <w:sz w:val="22"/>
              <w:szCs w:val="22"/>
            </w:rPr>
          </w:pPr>
          <w:hyperlink w:anchor="_Toc534722402" w:history="1">
            <w:r w:rsidR="00085560" w:rsidRPr="001B18AA">
              <w:rPr>
                <w:rStyle w:val="Hyperlink"/>
              </w:rPr>
              <w:t>3.67</w:t>
            </w:r>
            <w:r w:rsidR="00085560">
              <w:rPr>
                <w:rFonts w:asciiTheme="minorHAnsi" w:eastAsiaTheme="minorEastAsia" w:hAnsiTheme="minorHAnsi" w:cstheme="minorBidi"/>
                <w:sz w:val="22"/>
                <w:szCs w:val="22"/>
              </w:rPr>
              <w:tab/>
            </w:r>
            <w:r w:rsidR="00085560" w:rsidRPr="001B18AA">
              <w:rPr>
                <w:rStyle w:val="Hyperlink"/>
              </w:rPr>
              <w:t>DEVELOPER NOTES:</w:t>
            </w:r>
            <w:r w:rsidR="00085560">
              <w:rPr>
                <w:webHidden/>
              </w:rPr>
              <w:tab/>
            </w:r>
            <w:r w:rsidR="00085560">
              <w:rPr>
                <w:webHidden/>
              </w:rPr>
              <w:fldChar w:fldCharType="begin"/>
            </w:r>
            <w:r w:rsidR="00085560">
              <w:rPr>
                <w:webHidden/>
              </w:rPr>
              <w:instrText xml:space="preserve"> PAGEREF _Toc534722402 \h </w:instrText>
            </w:r>
            <w:r w:rsidR="00085560">
              <w:rPr>
                <w:webHidden/>
              </w:rPr>
            </w:r>
            <w:r w:rsidR="00085560">
              <w:rPr>
                <w:webHidden/>
              </w:rPr>
              <w:fldChar w:fldCharType="separate"/>
            </w:r>
            <w:r w:rsidR="00085560">
              <w:rPr>
                <w:webHidden/>
              </w:rPr>
              <w:t>43</w:t>
            </w:r>
            <w:r w:rsidR="00085560">
              <w:rPr>
                <w:webHidden/>
              </w:rPr>
              <w:fldChar w:fldCharType="end"/>
            </w:r>
          </w:hyperlink>
        </w:p>
        <w:p w14:paraId="66593BD2" w14:textId="6EE45836" w:rsidR="00085560" w:rsidRDefault="0085050E">
          <w:pPr>
            <w:pStyle w:val="TOC2"/>
            <w:rPr>
              <w:rFonts w:asciiTheme="minorHAnsi" w:eastAsiaTheme="minorEastAsia" w:hAnsiTheme="minorHAnsi" w:cstheme="minorBidi"/>
              <w:sz w:val="22"/>
              <w:szCs w:val="22"/>
            </w:rPr>
          </w:pPr>
          <w:hyperlink w:anchor="_Toc534722403" w:history="1">
            <w:r w:rsidR="00085560" w:rsidRPr="001B18AA">
              <w:rPr>
                <w:rStyle w:val="Hyperlink"/>
              </w:rPr>
              <w:t>3.68</w:t>
            </w:r>
            <w:r w:rsidR="00085560">
              <w:rPr>
                <w:rFonts w:asciiTheme="minorHAnsi" w:eastAsiaTheme="minorEastAsia" w:hAnsiTheme="minorHAnsi" w:cstheme="minorBidi"/>
                <w:sz w:val="22"/>
                <w:szCs w:val="22"/>
              </w:rPr>
              <w:tab/>
            </w:r>
            <w:r w:rsidR="00085560" w:rsidRPr="001B18AA">
              <w:rPr>
                <w:rStyle w:val="Hyperlink"/>
              </w:rPr>
              <w:t>Dynamic Select box</w:t>
            </w:r>
            <w:r w:rsidR="00085560">
              <w:rPr>
                <w:webHidden/>
              </w:rPr>
              <w:tab/>
            </w:r>
            <w:r w:rsidR="00085560">
              <w:rPr>
                <w:webHidden/>
              </w:rPr>
              <w:fldChar w:fldCharType="begin"/>
            </w:r>
            <w:r w:rsidR="00085560">
              <w:rPr>
                <w:webHidden/>
              </w:rPr>
              <w:instrText xml:space="preserve"> PAGEREF _Toc534722403 \h </w:instrText>
            </w:r>
            <w:r w:rsidR="00085560">
              <w:rPr>
                <w:webHidden/>
              </w:rPr>
            </w:r>
            <w:r w:rsidR="00085560">
              <w:rPr>
                <w:webHidden/>
              </w:rPr>
              <w:fldChar w:fldCharType="separate"/>
            </w:r>
            <w:r w:rsidR="00085560">
              <w:rPr>
                <w:webHidden/>
              </w:rPr>
              <w:t>47</w:t>
            </w:r>
            <w:r w:rsidR="00085560">
              <w:rPr>
                <w:webHidden/>
              </w:rPr>
              <w:fldChar w:fldCharType="end"/>
            </w:r>
          </w:hyperlink>
        </w:p>
        <w:p w14:paraId="0858E672" w14:textId="5B10A1E4" w:rsidR="00085560" w:rsidRDefault="0085050E">
          <w:pPr>
            <w:pStyle w:val="TOC2"/>
            <w:rPr>
              <w:rFonts w:asciiTheme="minorHAnsi" w:eastAsiaTheme="minorEastAsia" w:hAnsiTheme="minorHAnsi" w:cstheme="minorBidi"/>
              <w:sz w:val="22"/>
              <w:szCs w:val="22"/>
            </w:rPr>
          </w:pPr>
          <w:hyperlink w:anchor="_Toc534722404" w:history="1">
            <w:r w:rsidR="00085560" w:rsidRPr="001B18AA">
              <w:rPr>
                <w:rStyle w:val="Hyperlink"/>
              </w:rPr>
              <w:t>3.69</w:t>
            </w:r>
            <w:r w:rsidR="00085560">
              <w:rPr>
                <w:rFonts w:asciiTheme="minorHAnsi" w:eastAsiaTheme="minorEastAsia" w:hAnsiTheme="minorHAnsi" w:cstheme="minorBidi"/>
                <w:sz w:val="22"/>
                <w:szCs w:val="22"/>
              </w:rPr>
              <w:tab/>
            </w:r>
            <w:r w:rsidR="00085560" w:rsidRPr="001B18AA">
              <w:rPr>
                <w:rStyle w:val="Hyperlink"/>
              </w:rPr>
              <w:t>Date Picker</w:t>
            </w:r>
            <w:r w:rsidR="00085560">
              <w:rPr>
                <w:webHidden/>
              </w:rPr>
              <w:tab/>
            </w:r>
            <w:r w:rsidR="00085560">
              <w:rPr>
                <w:webHidden/>
              </w:rPr>
              <w:fldChar w:fldCharType="begin"/>
            </w:r>
            <w:r w:rsidR="00085560">
              <w:rPr>
                <w:webHidden/>
              </w:rPr>
              <w:instrText xml:space="preserve"> PAGEREF _Toc534722404 \h </w:instrText>
            </w:r>
            <w:r w:rsidR="00085560">
              <w:rPr>
                <w:webHidden/>
              </w:rPr>
            </w:r>
            <w:r w:rsidR="00085560">
              <w:rPr>
                <w:webHidden/>
              </w:rPr>
              <w:fldChar w:fldCharType="separate"/>
            </w:r>
            <w:r w:rsidR="00085560">
              <w:rPr>
                <w:webHidden/>
              </w:rPr>
              <w:t>47</w:t>
            </w:r>
            <w:r w:rsidR="00085560">
              <w:rPr>
                <w:webHidden/>
              </w:rPr>
              <w:fldChar w:fldCharType="end"/>
            </w:r>
          </w:hyperlink>
        </w:p>
        <w:p w14:paraId="558D6041" w14:textId="69D3CC2D" w:rsidR="00085560" w:rsidRDefault="0085050E">
          <w:pPr>
            <w:pStyle w:val="TOC2"/>
            <w:rPr>
              <w:rFonts w:asciiTheme="minorHAnsi" w:eastAsiaTheme="minorEastAsia" w:hAnsiTheme="minorHAnsi" w:cstheme="minorBidi"/>
              <w:sz w:val="22"/>
              <w:szCs w:val="22"/>
            </w:rPr>
          </w:pPr>
          <w:hyperlink w:anchor="_Toc534722405" w:history="1">
            <w:r w:rsidR="00085560" w:rsidRPr="001B18AA">
              <w:rPr>
                <w:rStyle w:val="Hyperlink"/>
              </w:rPr>
              <w:t>3.70</w:t>
            </w:r>
            <w:r w:rsidR="00085560">
              <w:rPr>
                <w:rFonts w:asciiTheme="minorHAnsi" w:eastAsiaTheme="minorEastAsia" w:hAnsiTheme="minorHAnsi" w:cstheme="minorBidi"/>
                <w:sz w:val="22"/>
                <w:szCs w:val="22"/>
              </w:rPr>
              <w:tab/>
            </w:r>
            <w:r w:rsidR="00085560" w:rsidRPr="001B18AA">
              <w:rPr>
                <w:rStyle w:val="Hyperlink"/>
              </w:rPr>
              <w:t>Quick Links</w:t>
            </w:r>
            <w:r w:rsidR="00085560">
              <w:rPr>
                <w:webHidden/>
              </w:rPr>
              <w:tab/>
            </w:r>
            <w:r w:rsidR="00085560">
              <w:rPr>
                <w:webHidden/>
              </w:rPr>
              <w:fldChar w:fldCharType="begin"/>
            </w:r>
            <w:r w:rsidR="00085560">
              <w:rPr>
                <w:webHidden/>
              </w:rPr>
              <w:instrText xml:space="preserve"> PAGEREF _Toc534722405 \h </w:instrText>
            </w:r>
            <w:r w:rsidR="00085560">
              <w:rPr>
                <w:webHidden/>
              </w:rPr>
            </w:r>
            <w:r w:rsidR="00085560">
              <w:rPr>
                <w:webHidden/>
              </w:rPr>
              <w:fldChar w:fldCharType="separate"/>
            </w:r>
            <w:r w:rsidR="00085560">
              <w:rPr>
                <w:webHidden/>
              </w:rPr>
              <w:t>48</w:t>
            </w:r>
            <w:r w:rsidR="00085560">
              <w:rPr>
                <w:webHidden/>
              </w:rPr>
              <w:fldChar w:fldCharType="end"/>
            </w:r>
          </w:hyperlink>
        </w:p>
        <w:p w14:paraId="2BB28A56" w14:textId="4C0DB99B" w:rsidR="00085560" w:rsidRDefault="0085050E">
          <w:pPr>
            <w:pStyle w:val="TOC2"/>
            <w:rPr>
              <w:rFonts w:asciiTheme="minorHAnsi" w:eastAsiaTheme="minorEastAsia" w:hAnsiTheme="minorHAnsi" w:cstheme="minorBidi"/>
              <w:sz w:val="22"/>
              <w:szCs w:val="22"/>
            </w:rPr>
          </w:pPr>
          <w:hyperlink w:anchor="_Toc534722406" w:history="1">
            <w:r w:rsidR="00085560" w:rsidRPr="001B18AA">
              <w:rPr>
                <w:rStyle w:val="Hyperlink"/>
              </w:rPr>
              <w:t>3.71</w:t>
            </w:r>
            <w:r w:rsidR="00085560">
              <w:rPr>
                <w:rFonts w:asciiTheme="minorHAnsi" w:eastAsiaTheme="minorEastAsia" w:hAnsiTheme="minorHAnsi" w:cstheme="minorBidi"/>
                <w:sz w:val="22"/>
                <w:szCs w:val="22"/>
              </w:rPr>
              <w:tab/>
            </w:r>
            <w:r w:rsidR="00085560" w:rsidRPr="001B18AA">
              <w:rPr>
                <w:rStyle w:val="Hyperlink"/>
              </w:rPr>
              <w:t>Tooltips</w:t>
            </w:r>
            <w:r w:rsidR="00085560">
              <w:rPr>
                <w:webHidden/>
              </w:rPr>
              <w:tab/>
            </w:r>
            <w:r w:rsidR="00085560">
              <w:rPr>
                <w:webHidden/>
              </w:rPr>
              <w:fldChar w:fldCharType="begin"/>
            </w:r>
            <w:r w:rsidR="00085560">
              <w:rPr>
                <w:webHidden/>
              </w:rPr>
              <w:instrText xml:space="preserve"> PAGEREF _Toc534722406 \h </w:instrText>
            </w:r>
            <w:r w:rsidR="00085560">
              <w:rPr>
                <w:webHidden/>
              </w:rPr>
            </w:r>
            <w:r w:rsidR="00085560">
              <w:rPr>
                <w:webHidden/>
              </w:rPr>
              <w:fldChar w:fldCharType="separate"/>
            </w:r>
            <w:r w:rsidR="00085560">
              <w:rPr>
                <w:webHidden/>
              </w:rPr>
              <w:t>48</w:t>
            </w:r>
            <w:r w:rsidR="00085560">
              <w:rPr>
                <w:webHidden/>
              </w:rPr>
              <w:fldChar w:fldCharType="end"/>
            </w:r>
          </w:hyperlink>
        </w:p>
        <w:p w14:paraId="7B71CE38" w14:textId="5D2968E7" w:rsidR="00085560" w:rsidRDefault="0085050E">
          <w:pPr>
            <w:pStyle w:val="TOC2"/>
            <w:rPr>
              <w:rFonts w:asciiTheme="minorHAnsi" w:eastAsiaTheme="minorEastAsia" w:hAnsiTheme="minorHAnsi" w:cstheme="minorBidi"/>
              <w:sz w:val="22"/>
              <w:szCs w:val="22"/>
            </w:rPr>
          </w:pPr>
          <w:hyperlink w:anchor="_Toc534722407" w:history="1">
            <w:r w:rsidR="00085560" w:rsidRPr="001B18AA">
              <w:rPr>
                <w:rStyle w:val="Hyperlink"/>
              </w:rPr>
              <w:t>3.72</w:t>
            </w:r>
            <w:r w:rsidR="00085560">
              <w:rPr>
                <w:rFonts w:asciiTheme="minorHAnsi" w:eastAsiaTheme="minorEastAsia" w:hAnsiTheme="minorHAnsi" w:cstheme="minorBidi"/>
                <w:sz w:val="22"/>
                <w:szCs w:val="22"/>
              </w:rPr>
              <w:tab/>
            </w:r>
            <w:r w:rsidR="00085560" w:rsidRPr="001B18AA">
              <w:rPr>
                <w:rStyle w:val="Hyperlink"/>
              </w:rPr>
              <w:t>Pagination</w:t>
            </w:r>
            <w:r w:rsidR="00085560">
              <w:rPr>
                <w:webHidden/>
              </w:rPr>
              <w:tab/>
            </w:r>
            <w:r w:rsidR="00085560">
              <w:rPr>
                <w:webHidden/>
              </w:rPr>
              <w:fldChar w:fldCharType="begin"/>
            </w:r>
            <w:r w:rsidR="00085560">
              <w:rPr>
                <w:webHidden/>
              </w:rPr>
              <w:instrText xml:space="preserve"> PAGEREF _Toc534722407 \h </w:instrText>
            </w:r>
            <w:r w:rsidR="00085560">
              <w:rPr>
                <w:webHidden/>
              </w:rPr>
            </w:r>
            <w:r w:rsidR="00085560">
              <w:rPr>
                <w:webHidden/>
              </w:rPr>
              <w:fldChar w:fldCharType="separate"/>
            </w:r>
            <w:r w:rsidR="00085560">
              <w:rPr>
                <w:webHidden/>
              </w:rPr>
              <w:t>49</w:t>
            </w:r>
            <w:r w:rsidR="00085560">
              <w:rPr>
                <w:webHidden/>
              </w:rPr>
              <w:fldChar w:fldCharType="end"/>
            </w:r>
          </w:hyperlink>
        </w:p>
        <w:p w14:paraId="58013766" w14:textId="3646DFFC" w:rsidR="00085560" w:rsidRDefault="0085050E">
          <w:pPr>
            <w:pStyle w:val="TOC2"/>
            <w:rPr>
              <w:rFonts w:asciiTheme="minorHAnsi" w:eastAsiaTheme="minorEastAsia" w:hAnsiTheme="minorHAnsi" w:cstheme="minorBidi"/>
              <w:sz w:val="22"/>
              <w:szCs w:val="22"/>
            </w:rPr>
          </w:pPr>
          <w:hyperlink w:anchor="_Toc534722408" w:history="1">
            <w:r w:rsidR="00085560" w:rsidRPr="001B18AA">
              <w:rPr>
                <w:rStyle w:val="Hyperlink"/>
              </w:rPr>
              <w:t>3.73</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_Toc534722408 \h </w:instrText>
            </w:r>
            <w:r w:rsidR="00085560">
              <w:rPr>
                <w:webHidden/>
              </w:rPr>
            </w:r>
            <w:r w:rsidR="00085560">
              <w:rPr>
                <w:webHidden/>
              </w:rPr>
              <w:fldChar w:fldCharType="separate"/>
            </w:r>
            <w:r w:rsidR="00085560">
              <w:rPr>
                <w:webHidden/>
              </w:rPr>
              <w:t>49</w:t>
            </w:r>
            <w:r w:rsidR="00085560">
              <w:rPr>
                <w:webHidden/>
              </w:rPr>
              <w:fldChar w:fldCharType="end"/>
            </w:r>
          </w:hyperlink>
        </w:p>
        <w:p w14:paraId="41B7240A" w14:textId="4DAD6E02" w:rsidR="00085560" w:rsidRDefault="0085050E">
          <w:pPr>
            <w:pStyle w:val="TOC2"/>
            <w:rPr>
              <w:rFonts w:asciiTheme="minorHAnsi" w:eastAsiaTheme="minorEastAsia" w:hAnsiTheme="minorHAnsi" w:cstheme="minorBidi"/>
              <w:sz w:val="22"/>
              <w:szCs w:val="22"/>
            </w:rPr>
          </w:pPr>
          <w:hyperlink w:anchor="_Toc534722409" w:history="1">
            <w:r w:rsidR="00085560" w:rsidRPr="001B18AA">
              <w:rPr>
                <w:rStyle w:val="Hyperlink"/>
              </w:rPr>
              <w:t>3.74</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_Toc534722409 \h </w:instrText>
            </w:r>
            <w:r w:rsidR="00085560">
              <w:rPr>
                <w:webHidden/>
              </w:rPr>
            </w:r>
            <w:r w:rsidR="00085560">
              <w:rPr>
                <w:webHidden/>
              </w:rPr>
              <w:fldChar w:fldCharType="separate"/>
            </w:r>
            <w:r w:rsidR="00085560">
              <w:rPr>
                <w:webHidden/>
              </w:rPr>
              <w:t>49</w:t>
            </w:r>
            <w:r w:rsidR="00085560">
              <w:rPr>
                <w:webHidden/>
              </w:rPr>
              <w:fldChar w:fldCharType="end"/>
            </w:r>
          </w:hyperlink>
        </w:p>
        <w:p w14:paraId="29EE6143" w14:textId="0549ABE6" w:rsidR="00085560" w:rsidRDefault="0085050E">
          <w:pPr>
            <w:pStyle w:val="TOC2"/>
            <w:rPr>
              <w:rFonts w:asciiTheme="minorHAnsi" w:eastAsiaTheme="minorEastAsia" w:hAnsiTheme="minorHAnsi" w:cstheme="minorBidi"/>
              <w:sz w:val="22"/>
              <w:szCs w:val="22"/>
            </w:rPr>
          </w:pPr>
          <w:hyperlink w:anchor="_Toc534722410" w:history="1">
            <w:r w:rsidR="00085560" w:rsidRPr="001B18AA">
              <w:rPr>
                <w:rStyle w:val="Hyperlink"/>
              </w:rPr>
              <w:t>3.75</w:t>
            </w:r>
            <w:r w:rsidR="00085560">
              <w:rPr>
                <w:rFonts w:asciiTheme="minorHAnsi" w:eastAsiaTheme="minorEastAsia" w:hAnsiTheme="minorHAnsi" w:cstheme="minorBidi"/>
                <w:sz w:val="22"/>
                <w:szCs w:val="22"/>
              </w:rPr>
              <w:tab/>
            </w:r>
            <w:r w:rsidR="00085560" w:rsidRPr="001B18AA">
              <w:rPr>
                <w:rStyle w:val="Hyperlink"/>
              </w:rPr>
              <w:t>Tableau Reporting</w:t>
            </w:r>
            <w:r w:rsidR="00085560">
              <w:rPr>
                <w:webHidden/>
              </w:rPr>
              <w:tab/>
            </w:r>
            <w:r w:rsidR="00085560">
              <w:rPr>
                <w:webHidden/>
              </w:rPr>
              <w:fldChar w:fldCharType="begin"/>
            </w:r>
            <w:r w:rsidR="00085560">
              <w:rPr>
                <w:webHidden/>
              </w:rPr>
              <w:instrText xml:space="preserve"> PAGEREF _Toc534722410 \h </w:instrText>
            </w:r>
            <w:r w:rsidR="00085560">
              <w:rPr>
                <w:webHidden/>
              </w:rPr>
            </w:r>
            <w:r w:rsidR="00085560">
              <w:rPr>
                <w:webHidden/>
              </w:rPr>
              <w:fldChar w:fldCharType="separate"/>
            </w:r>
            <w:r w:rsidR="00085560">
              <w:rPr>
                <w:webHidden/>
              </w:rPr>
              <w:t>50</w:t>
            </w:r>
            <w:r w:rsidR="00085560">
              <w:rPr>
                <w:webHidden/>
              </w:rPr>
              <w:fldChar w:fldCharType="end"/>
            </w:r>
          </w:hyperlink>
        </w:p>
        <w:p w14:paraId="391601B6" w14:textId="011369D8" w:rsidR="00085560" w:rsidRDefault="0085050E">
          <w:pPr>
            <w:pStyle w:val="TOC2"/>
            <w:rPr>
              <w:rFonts w:asciiTheme="minorHAnsi" w:eastAsiaTheme="minorEastAsia" w:hAnsiTheme="minorHAnsi" w:cstheme="minorBidi"/>
              <w:sz w:val="22"/>
              <w:szCs w:val="22"/>
            </w:rPr>
          </w:pPr>
          <w:hyperlink w:anchor="_Toc534722411" w:history="1">
            <w:r w:rsidR="00085560" w:rsidRPr="001B18AA">
              <w:rPr>
                <w:rStyle w:val="Hyperlink"/>
              </w:rPr>
              <w:t>3.76</w:t>
            </w:r>
            <w:r w:rsidR="00085560">
              <w:rPr>
                <w:rFonts w:asciiTheme="minorHAnsi" w:eastAsiaTheme="minorEastAsia" w:hAnsiTheme="minorHAnsi" w:cstheme="minorBidi"/>
                <w:sz w:val="22"/>
                <w:szCs w:val="22"/>
              </w:rPr>
              <w:tab/>
            </w:r>
            <w:r w:rsidR="00085560" w:rsidRPr="001B18AA">
              <w:rPr>
                <w:rStyle w:val="Hyperlink"/>
              </w:rPr>
              <w:t>Usability</w:t>
            </w:r>
            <w:r w:rsidR="00085560">
              <w:rPr>
                <w:webHidden/>
              </w:rPr>
              <w:tab/>
            </w:r>
            <w:r w:rsidR="00085560">
              <w:rPr>
                <w:webHidden/>
              </w:rPr>
              <w:fldChar w:fldCharType="begin"/>
            </w:r>
            <w:r w:rsidR="00085560">
              <w:rPr>
                <w:webHidden/>
              </w:rPr>
              <w:instrText xml:space="preserve"> PAGEREF _Toc534722411 \h </w:instrText>
            </w:r>
            <w:r w:rsidR="00085560">
              <w:rPr>
                <w:webHidden/>
              </w:rPr>
            </w:r>
            <w:r w:rsidR="00085560">
              <w:rPr>
                <w:webHidden/>
              </w:rPr>
              <w:fldChar w:fldCharType="separate"/>
            </w:r>
            <w:r w:rsidR="00085560">
              <w:rPr>
                <w:webHidden/>
              </w:rPr>
              <w:t>51</w:t>
            </w:r>
            <w:r w:rsidR="00085560">
              <w:rPr>
                <w:webHidden/>
              </w:rPr>
              <w:fldChar w:fldCharType="end"/>
            </w:r>
          </w:hyperlink>
        </w:p>
        <w:p w14:paraId="1C4C69B4" w14:textId="575DCC90" w:rsidR="00085560" w:rsidRDefault="0085050E">
          <w:pPr>
            <w:pStyle w:val="TOC2"/>
            <w:rPr>
              <w:rFonts w:asciiTheme="minorHAnsi" w:eastAsiaTheme="minorEastAsia" w:hAnsiTheme="minorHAnsi" w:cstheme="minorBidi"/>
              <w:sz w:val="22"/>
              <w:szCs w:val="22"/>
            </w:rPr>
          </w:pPr>
          <w:hyperlink w:anchor="_Toc534722412" w:history="1">
            <w:r w:rsidR="00085560" w:rsidRPr="001B18AA">
              <w:rPr>
                <w:rStyle w:val="Hyperlink"/>
              </w:rPr>
              <w:t>3.77</w:t>
            </w:r>
            <w:r w:rsidR="00085560">
              <w:rPr>
                <w:rFonts w:asciiTheme="minorHAnsi" w:eastAsiaTheme="minorEastAsia" w:hAnsiTheme="minorHAnsi" w:cstheme="minorBidi"/>
                <w:sz w:val="22"/>
                <w:szCs w:val="22"/>
              </w:rPr>
              <w:tab/>
            </w:r>
            <w:r w:rsidR="00085560" w:rsidRPr="001B18AA">
              <w:rPr>
                <w:rStyle w:val="Hyperlink"/>
              </w:rPr>
              <w:t>Accessibility</w:t>
            </w:r>
            <w:r w:rsidR="00085560">
              <w:rPr>
                <w:webHidden/>
              </w:rPr>
              <w:tab/>
            </w:r>
            <w:r w:rsidR="00085560">
              <w:rPr>
                <w:webHidden/>
              </w:rPr>
              <w:fldChar w:fldCharType="begin"/>
            </w:r>
            <w:r w:rsidR="00085560">
              <w:rPr>
                <w:webHidden/>
              </w:rPr>
              <w:instrText xml:space="preserve"> PAGEREF _Toc534722412 \h </w:instrText>
            </w:r>
            <w:r w:rsidR="00085560">
              <w:rPr>
                <w:webHidden/>
              </w:rPr>
            </w:r>
            <w:r w:rsidR="00085560">
              <w:rPr>
                <w:webHidden/>
              </w:rPr>
              <w:fldChar w:fldCharType="separate"/>
            </w:r>
            <w:r w:rsidR="00085560">
              <w:rPr>
                <w:webHidden/>
              </w:rPr>
              <w:t>52</w:t>
            </w:r>
            <w:r w:rsidR="00085560">
              <w:rPr>
                <w:webHidden/>
              </w:rPr>
              <w:fldChar w:fldCharType="end"/>
            </w:r>
          </w:hyperlink>
        </w:p>
        <w:p w14:paraId="3A7FD5EA" w14:textId="41A0174E" w:rsidR="00085560" w:rsidRDefault="0085050E">
          <w:pPr>
            <w:pStyle w:val="TOC1"/>
            <w:rPr>
              <w:rFonts w:asciiTheme="minorHAnsi" w:eastAsiaTheme="minorEastAsia" w:hAnsiTheme="minorHAnsi" w:cstheme="minorBidi"/>
              <w:b w:val="0"/>
              <w:sz w:val="22"/>
              <w:szCs w:val="22"/>
            </w:rPr>
          </w:pPr>
          <w:hyperlink w:anchor="_Toc534722413" w:history="1">
            <w:r w:rsidR="00085560" w:rsidRPr="001B18AA">
              <w:rPr>
                <w:rStyle w:val="Hyperlink"/>
                <w:lang w:val="en"/>
              </w:rPr>
              <w:t>Appendix A – Wireframes</w:t>
            </w:r>
            <w:r w:rsidR="00085560">
              <w:rPr>
                <w:webHidden/>
              </w:rPr>
              <w:tab/>
            </w:r>
            <w:r w:rsidR="00085560">
              <w:rPr>
                <w:webHidden/>
              </w:rPr>
              <w:fldChar w:fldCharType="begin"/>
            </w:r>
            <w:r w:rsidR="00085560">
              <w:rPr>
                <w:webHidden/>
              </w:rPr>
              <w:instrText xml:space="preserve"> PAGEREF _Toc534722413 \h </w:instrText>
            </w:r>
            <w:r w:rsidR="00085560">
              <w:rPr>
                <w:webHidden/>
              </w:rPr>
            </w:r>
            <w:r w:rsidR="00085560">
              <w:rPr>
                <w:webHidden/>
              </w:rPr>
              <w:fldChar w:fldCharType="separate"/>
            </w:r>
            <w:r w:rsidR="00085560">
              <w:rPr>
                <w:webHidden/>
              </w:rPr>
              <w:t>59</w:t>
            </w:r>
            <w:r w:rsidR="00085560">
              <w:rPr>
                <w:webHidden/>
              </w:rPr>
              <w:fldChar w:fldCharType="end"/>
            </w:r>
          </w:hyperlink>
        </w:p>
        <w:p w14:paraId="553E3C56" w14:textId="6D2909A5" w:rsidR="00085560" w:rsidRDefault="0085050E">
          <w:pPr>
            <w:pStyle w:val="TOC1"/>
            <w:rPr>
              <w:rFonts w:asciiTheme="minorHAnsi" w:eastAsiaTheme="minorEastAsia" w:hAnsiTheme="minorHAnsi" w:cstheme="minorBidi"/>
              <w:b w:val="0"/>
              <w:sz w:val="22"/>
              <w:szCs w:val="22"/>
            </w:rPr>
          </w:pPr>
          <w:hyperlink w:anchor="_Toc534722414" w:history="1">
            <w:r w:rsidR="00085560" w:rsidRPr="001B18AA">
              <w:rPr>
                <w:rStyle w:val="Hyperlink"/>
              </w:rPr>
              <w:t>B.</w:t>
            </w:r>
            <w:r w:rsidR="00085560">
              <w:rPr>
                <w:rFonts w:asciiTheme="minorHAnsi" w:eastAsiaTheme="minorEastAsia" w:hAnsiTheme="minorHAnsi" w:cstheme="minorBidi"/>
                <w:b w:val="0"/>
                <w:sz w:val="22"/>
                <w:szCs w:val="22"/>
              </w:rPr>
              <w:tab/>
            </w:r>
            <w:r w:rsidR="00085560" w:rsidRPr="001B18AA">
              <w:rPr>
                <w:rStyle w:val="Hyperlink"/>
              </w:rPr>
              <w:t>Template Revision History</w:t>
            </w:r>
            <w:r w:rsidR="00085560">
              <w:rPr>
                <w:webHidden/>
              </w:rPr>
              <w:tab/>
            </w:r>
            <w:r w:rsidR="00085560">
              <w:rPr>
                <w:webHidden/>
              </w:rPr>
              <w:fldChar w:fldCharType="begin"/>
            </w:r>
            <w:r w:rsidR="00085560">
              <w:rPr>
                <w:webHidden/>
              </w:rPr>
              <w:instrText xml:space="preserve"> PAGEREF _Toc534722414 \h </w:instrText>
            </w:r>
            <w:r w:rsidR="00085560">
              <w:rPr>
                <w:webHidden/>
              </w:rPr>
            </w:r>
            <w:r w:rsidR="00085560">
              <w:rPr>
                <w:webHidden/>
              </w:rPr>
              <w:fldChar w:fldCharType="separate"/>
            </w:r>
            <w:r w:rsidR="00085560">
              <w:rPr>
                <w:webHidden/>
              </w:rPr>
              <w:t>70</w:t>
            </w:r>
            <w:r w:rsidR="00085560">
              <w:rPr>
                <w:webHidden/>
              </w:rPr>
              <w:fldChar w:fldCharType="end"/>
            </w:r>
          </w:hyperlink>
        </w:p>
        <w:p w14:paraId="163DB075" w14:textId="28EAFDC7" w:rsidR="00496E31" w:rsidRDefault="00496E31">
          <w:r>
            <w:rPr>
              <w:b/>
              <w:bCs/>
              <w:noProof/>
            </w:rPr>
            <w:fldChar w:fldCharType="end"/>
          </w:r>
        </w:p>
      </w:sdtContent>
    </w:sdt>
    <w:p w14:paraId="3EEC9906" w14:textId="63B6A2D9" w:rsidR="00CE0127" w:rsidRDefault="00CE0127" w:rsidP="00647B03">
      <w:pPr>
        <w:pStyle w:val="Title2"/>
      </w:pPr>
    </w:p>
    <w:p w14:paraId="60FE107E" w14:textId="12255214" w:rsidR="006C4EC4" w:rsidRDefault="006C4EC4" w:rsidP="00AC77F8">
      <w:pPr>
        <w:pStyle w:val="Title2"/>
        <w:jc w:val="left"/>
        <w:sectPr w:rsidR="006C4EC4" w:rsidSect="007133FD">
          <w:pgSz w:w="12240" w:h="15840" w:code="1"/>
          <w:pgMar w:top="1440" w:right="1440" w:bottom="1440" w:left="1440" w:header="720" w:footer="720" w:gutter="0"/>
          <w:pgNumType w:fmt="lowerRoman"/>
          <w:cols w:space="720"/>
          <w:docGrid w:linePitch="360"/>
        </w:sectPr>
      </w:pPr>
    </w:p>
    <w:p w14:paraId="1CDCE304" w14:textId="28C499A5" w:rsidR="00F07689" w:rsidRPr="00F07689" w:rsidRDefault="00F07689" w:rsidP="008207CF">
      <w:pPr>
        <w:pStyle w:val="Heading1"/>
        <w:numPr>
          <w:ilvl w:val="0"/>
          <w:numId w:val="54"/>
        </w:numPr>
      </w:pPr>
      <w:bookmarkStart w:id="5" w:name="_Toc421540852"/>
      <w:bookmarkStart w:id="6" w:name="_Toc478982557"/>
      <w:bookmarkStart w:id="7" w:name="_Toc479167237"/>
      <w:bookmarkStart w:id="8" w:name="_Toc479248194"/>
      <w:bookmarkStart w:id="9" w:name="_Toc534722321"/>
      <w:bookmarkEnd w:id="1"/>
      <w:r w:rsidRPr="00F07689">
        <w:lastRenderedPageBreak/>
        <w:t>Introduction</w:t>
      </w:r>
      <w:bookmarkEnd w:id="5"/>
      <w:bookmarkEnd w:id="6"/>
      <w:bookmarkEnd w:id="7"/>
      <w:bookmarkEnd w:id="8"/>
      <w:bookmarkEnd w:id="9"/>
    </w:p>
    <w:p w14:paraId="60FDD251" w14:textId="317D31D6" w:rsidR="00F07689" w:rsidRPr="00893D84" w:rsidRDefault="00F07689" w:rsidP="00F07689">
      <w:pPr>
        <w:spacing w:before="120" w:after="120"/>
        <w:rPr>
          <w:sz w:val="24"/>
        </w:rPr>
      </w:pPr>
      <w:r w:rsidRPr="00893D84">
        <w:rPr>
          <w:sz w:val="24"/>
        </w:rPr>
        <w:t xml:space="preserve">This document describes </w:t>
      </w:r>
      <w:r w:rsidR="001A0330" w:rsidRPr="00893D84">
        <w:rPr>
          <w:sz w:val="24"/>
        </w:rPr>
        <w:t>how</w:t>
      </w:r>
      <w:r w:rsidRPr="00893D84">
        <w:rPr>
          <w:sz w:val="24"/>
        </w:rPr>
        <w:t xml:space="preserve"> to </w:t>
      </w:r>
      <w:r w:rsidR="00893D84" w:rsidRPr="00893D84">
        <w:rPr>
          <w:sz w:val="24"/>
        </w:rPr>
        <w:t xml:space="preserve">apply </w:t>
      </w:r>
      <w:r w:rsidR="001D6AD6" w:rsidRPr="00893D84">
        <w:rPr>
          <w:sz w:val="24"/>
        </w:rPr>
        <w:t xml:space="preserve">design </w:t>
      </w:r>
      <w:r w:rsidR="00893D84" w:rsidRPr="00893D84">
        <w:rPr>
          <w:sz w:val="24"/>
        </w:rPr>
        <w:t xml:space="preserve">and brand </w:t>
      </w:r>
      <w:r w:rsidR="00CD798F">
        <w:rPr>
          <w:sz w:val="24"/>
        </w:rPr>
        <w:t>user interface (</w:t>
      </w:r>
      <w:r w:rsidR="00893D84" w:rsidRPr="00893D84">
        <w:rPr>
          <w:sz w:val="24"/>
        </w:rPr>
        <w:t>UI</w:t>
      </w:r>
      <w:r w:rsidR="00CD798F">
        <w:rPr>
          <w:sz w:val="24"/>
        </w:rPr>
        <w:t>)</w:t>
      </w:r>
      <w:r w:rsidR="00893D84" w:rsidRPr="00893D84">
        <w:rPr>
          <w:sz w:val="24"/>
        </w:rPr>
        <w:t xml:space="preserve"> components</w:t>
      </w:r>
      <w:r w:rsidR="001D6AD6" w:rsidRPr="00893D84">
        <w:rPr>
          <w:sz w:val="24"/>
        </w:rPr>
        <w:t xml:space="preserve"> based on the styles of TASCore. This document is for designers and developers to better understand the design principles to easily implement work on the MCCF TAS framework/system in a consistent manner with a high degree of quality, and a high assurance of successful testing through a test-driven-design method.</w:t>
      </w:r>
    </w:p>
    <w:p w14:paraId="047A4818" w14:textId="3BE4553D" w:rsidR="00F07689" w:rsidRPr="00F07689" w:rsidRDefault="00F07689" w:rsidP="00393597">
      <w:pPr>
        <w:pStyle w:val="Heading2"/>
      </w:pPr>
      <w:bookmarkStart w:id="10" w:name="_Toc411336914"/>
      <w:bookmarkStart w:id="11" w:name="_Toc421540853"/>
      <w:bookmarkStart w:id="12" w:name="_Toc478982558"/>
      <w:bookmarkStart w:id="13" w:name="_Toc479167238"/>
      <w:bookmarkStart w:id="14" w:name="_Toc479248195"/>
      <w:bookmarkStart w:id="15" w:name="_Toc534722322"/>
      <w:r w:rsidRPr="00E36FA6">
        <w:t>Purpose</w:t>
      </w:r>
      <w:bookmarkEnd w:id="10"/>
      <w:bookmarkEnd w:id="11"/>
      <w:bookmarkEnd w:id="12"/>
      <w:bookmarkEnd w:id="13"/>
      <w:bookmarkEnd w:id="14"/>
      <w:bookmarkEnd w:id="15"/>
    </w:p>
    <w:p w14:paraId="2F1CE8C6" w14:textId="659499CC" w:rsidR="001D6AD6" w:rsidRPr="00893D84" w:rsidRDefault="001D6AD6" w:rsidP="001D6AD6">
      <w:pPr>
        <w:rPr>
          <w:color w:val="000000" w:themeColor="text1"/>
          <w:sz w:val="24"/>
        </w:rPr>
      </w:pPr>
      <w:bookmarkStart w:id="16" w:name="_Toc411336918"/>
      <w:bookmarkStart w:id="17" w:name="_Toc421540857"/>
      <w:bookmarkStart w:id="18" w:name="_Toc478982559"/>
      <w:bookmarkStart w:id="19" w:name="_Toc479167239"/>
      <w:bookmarkStart w:id="20" w:name="_Toc479248196"/>
      <w:r w:rsidRPr="00893D84">
        <w:rPr>
          <w:color w:val="000000" w:themeColor="text1"/>
          <w:sz w:val="24"/>
        </w:rPr>
        <w:t>The overall goal of TAS</w:t>
      </w:r>
      <w:r w:rsidR="00893D84">
        <w:rPr>
          <w:color w:val="000000" w:themeColor="text1"/>
          <w:sz w:val="24"/>
        </w:rPr>
        <w:t>Core</w:t>
      </w:r>
      <w:r w:rsidRPr="00893D84">
        <w:rPr>
          <w:color w:val="000000" w:themeColor="text1"/>
          <w:sz w:val="24"/>
        </w:rPr>
        <w:t xml:space="preserve"> Design Guide is to provide digital services that improve the user experience to obtain information in a useful and productive manner. By incorporating USWDS along the VA Playbook Design standards, TAS portal contains a library of design components to allow developers to quickly provide trustworthy, accessible and consistent digital government services.</w:t>
      </w:r>
    </w:p>
    <w:p w14:paraId="5D36420F" w14:textId="410315CF" w:rsidR="00F07689" w:rsidRPr="00F07689" w:rsidRDefault="00386120" w:rsidP="00393597">
      <w:pPr>
        <w:pStyle w:val="Heading2"/>
      </w:pPr>
      <w:bookmarkStart w:id="21" w:name="_Toc534722323"/>
      <w:bookmarkEnd w:id="16"/>
      <w:bookmarkEnd w:id="17"/>
      <w:bookmarkEnd w:id="18"/>
      <w:bookmarkEnd w:id="19"/>
      <w:bookmarkEnd w:id="20"/>
      <w:r>
        <w:t>Goal</w:t>
      </w:r>
      <w:bookmarkEnd w:id="21"/>
    </w:p>
    <w:p w14:paraId="0591322A" w14:textId="02289E0D" w:rsidR="00B55A93" w:rsidRPr="00893D84" w:rsidRDefault="00893D84" w:rsidP="00B55A93">
      <w:pPr>
        <w:rPr>
          <w:sz w:val="24"/>
        </w:rPr>
      </w:pPr>
      <w:r>
        <w:rPr>
          <w:color w:val="000000" w:themeColor="text1"/>
          <w:sz w:val="24"/>
        </w:rPr>
        <w:t xml:space="preserve">The goal for TASCore </w:t>
      </w:r>
      <w:r w:rsidR="009751DB" w:rsidRPr="00893D84">
        <w:rPr>
          <w:color w:val="000000" w:themeColor="text1"/>
          <w:sz w:val="24"/>
        </w:rPr>
        <w:t>Design Guide is to provide a consistent feel with other federal websites to build trust with users, help people identify official websites, and make services easier to use.</w:t>
      </w:r>
      <w:r w:rsidR="00990BCA">
        <w:rPr>
          <w:color w:val="000000" w:themeColor="text1"/>
          <w:sz w:val="24"/>
        </w:rPr>
        <w:t xml:space="preserve"> </w:t>
      </w:r>
      <w:r w:rsidR="009751DB" w:rsidRPr="00893D84">
        <w:rPr>
          <w:color w:val="000000" w:themeColor="text1"/>
          <w:sz w:val="24"/>
        </w:rPr>
        <w:t xml:space="preserve">The </w:t>
      </w:r>
      <w:r w:rsidR="00386120" w:rsidRPr="00893D84">
        <w:rPr>
          <w:color w:val="000000" w:themeColor="text1"/>
          <w:sz w:val="24"/>
        </w:rPr>
        <w:t xml:space="preserve">Guide </w:t>
      </w:r>
      <w:r w:rsidR="00C02B82">
        <w:rPr>
          <w:color w:val="000000" w:themeColor="text1"/>
          <w:sz w:val="24"/>
        </w:rPr>
        <w:t>aims to help designers and developers</w:t>
      </w:r>
      <w:r w:rsidR="00386120" w:rsidRPr="00893D84">
        <w:rPr>
          <w:color w:val="000000" w:themeColor="text1"/>
          <w:sz w:val="24"/>
        </w:rPr>
        <w:t xml:space="preserve"> provide digital services </w:t>
      </w:r>
      <w:r w:rsidR="00C02B82">
        <w:rPr>
          <w:color w:val="000000" w:themeColor="text1"/>
          <w:sz w:val="24"/>
        </w:rPr>
        <w:t>that</w:t>
      </w:r>
      <w:r w:rsidR="00C02B82" w:rsidRPr="00893D84">
        <w:rPr>
          <w:color w:val="000000" w:themeColor="text1"/>
          <w:sz w:val="24"/>
        </w:rPr>
        <w:t xml:space="preserve"> </w:t>
      </w:r>
      <w:r w:rsidR="00386120" w:rsidRPr="00893D84">
        <w:rPr>
          <w:color w:val="000000" w:themeColor="text1"/>
          <w:sz w:val="24"/>
        </w:rPr>
        <w:t xml:space="preserve">improve the user experience </w:t>
      </w:r>
      <w:r w:rsidR="00CD798F">
        <w:rPr>
          <w:color w:val="000000" w:themeColor="text1"/>
          <w:sz w:val="24"/>
        </w:rPr>
        <w:t>in</w:t>
      </w:r>
      <w:r w:rsidR="00CD798F" w:rsidRPr="00893D84">
        <w:rPr>
          <w:color w:val="000000" w:themeColor="text1"/>
          <w:sz w:val="24"/>
        </w:rPr>
        <w:t xml:space="preserve"> </w:t>
      </w:r>
      <w:r w:rsidR="00386120" w:rsidRPr="00893D84">
        <w:rPr>
          <w:color w:val="000000" w:themeColor="text1"/>
          <w:sz w:val="24"/>
        </w:rPr>
        <w:t>obtain</w:t>
      </w:r>
      <w:r w:rsidR="00CD798F">
        <w:rPr>
          <w:color w:val="000000" w:themeColor="text1"/>
          <w:sz w:val="24"/>
        </w:rPr>
        <w:t>ing</w:t>
      </w:r>
      <w:r w:rsidR="00386120" w:rsidRPr="00893D84">
        <w:rPr>
          <w:color w:val="000000" w:themeColor="text1"/>
          <w:sz w:val="24"/>
        </w:rPr>
        <w:t xml:space="preserve"> information in a useful and productive manner.</w:t>
      </w:r>
      <w:r w:rsidR="00386120" w:rsidRPr="00893D84">
        <w:rPr>
          <w:sz w:val="24"/>
        </w:rPr>
        <w:t xml:space="preserve"> </w:t>
      </w:r>
      <w:r w:rsidR="00B5259D">
        <w:rPr>
          <w:sz w:val="24"/>
        </w:rPr>
        <w:t xml:space="preserve">It describes the </w:t>
      </w:r>
      <w:r w:rsidR="000C0857">
        <w:rPr>
          <w:sz w:val="24"/>
        </w:rPr>
        <w:t>user experience (UX),</w:t>
      </w:r>
      <w:r w:rsidR="00B5259D">
        <w:rPr>
          <w:sz w:val="24"/>
        </w:rPr>
        <w:t xml:space="preserve"> styling, and branding standards of TASCore so</w:t>
      </w:r>
      <w:r w:rsidR="00AE6610" w:rsidRPr="00893D84">
        <w:rPr>
          <w:sz w:val="24"/>
        </w:rPr>
        <w:t xml:space="preserve"> ANY web designer/developer/UX-person </w:t>
      </w:r>
      <w:r w:rsidR="00B5259D">
        <w:rPr>
          <w:sz w:val="24"/>
        </w:rPr>
        <w:t>may</w:t>
      </w:r>
      <w:r w:rsidR="00AE6610" w:rsidRPr="00893D84">
        <w:rPr>
          <w:sz w:val="24"/>
        </w:rPr>
        <w:t xml:space="preserve"> understand and apply them to a product, and that all </w:t>
      </w:r>
      <w:r w:rsidR="00F62DFF">
        <w:rPr>
          <w:sz w:val="24"/>
        </w:rPr>
        <w:t xml:space="preserve">such </w:t>
      </w:r>
      <w:r w:rsidR="00AE6610" w:rsidRPr="00893D84">
        <w:rPr>
          <w:sz w:val="24"/>
        </w:rPr>
        <w:t>content i</w:t>
      </w:r>
      <w:r w:rsidR="00386120" w:rsidRPr="00893D84">
        <w:rPr>
          <w:sz w:val="24"/>
        </w:rPr>
        <w:t>s contained within this document.</w:t>
      </w:r>
    </w:p>
    <w:p w14:paraId="64622BD0" w14:textId="390921A4" w:rsidR="00CD7C1E" w:rsidRPr="003C1C8E" w:rsidRDefault="00CD7C1E" w:rsidP="00393597">
      <w:pPr>
        <w:pStyle w:val="Heading2"/>
      </w:pPr>
      <w:bookmarkStart w:id="22" w:name="_Toc534722324"/>
      <w:r w:rsidRPr="003C1C8E">
        <w:t>Background</w:t>
      </w:r>
      <w:bookmarkEnd w:id="22"/>
    </w:p>
    <w:p w14:paraId="7A0982B6" w14:textId="3A2DC009" w:rsidR="00CD7C1E" w:rsidRPr="00893D84" w:rsidRDefault="00CD7C1E" w:rsidP="00CD7C1E">
      <w:pPr>
        <w:rPr>
          <w:sz w:val="24"/>
        </w:rPr>
      </w:pPr>
      <w:r w:rsidRPr="00893D84">
        <w:rPr>
          <w:color w:val="000000" w:themeColor="text1"/>
          <w:sz w:val="24"/>
        </w:rPr>
        <w:t>In the past, the government has produced many websites created by different teams of developers. Each portal had a different look and feel so there was no consistency within these sites. This became a problem for end users since buttons, navigation, color, fonts and styles would be different.</w:t>
      </w:r>
      <w:r w:rsidR="00990BCA">
        <w:rPr>
          <w:color w:val="000000" w:themeColor="text1"/>
          <w:sz w:val="24"/>
        </w:rPr>
        <w:t xml:space="preserve"> </w:t>
      </w:r>
      <w:r w:rsidRPr="00893D84">
        <w:rPr>
          <w:color w:val="000000" w:themeColor="text1"/>
          <w:sz w:val="24"/>
        </w:rPr>
        <w:t>The user experience became more fractured as one navigated through these various portals.</w:t>
      </w:r>
    </w:p>
    <w:p w14:paraId="1C647B51" w14:textId="1CAB7732" w:rsidR="00386120" w:rsidRDefault="009751DB" w:rsidP="00393597">
      <w:pPr>
        <w:pStyle w:val="Heading2"/>
        <w:rPr>
          <w:rFonts w:asciiTheme="majorHAnsi" w:hAnsiTheme="majorHAnsi"/>
        </w:rPr>
      </w:pPr>
      <w:bookmarkStart w:id="23" w:name="_Toc471312552"/>
      <w:bookmarkStart w:id="24" w:name="_Toc471313647"/>
      <w:bookmarkStart w:id="25" w:name="_Toc471396301"/>
      <w:bookmarkStart w:id="26" w:name="_Toc471401571"/>
      <w:bookmarkStart w:id="27" w:name="_Toc471401739"/>
      <w:bookmarkStart w:id="28" w:name="_Toc534722325"/>
      <w:bookmarkStart w:id="29" w:name="_Toc411336920"/>
      <w:bookmarkStart w:id="30" w:name="_Toc421540859"/>
      <w:bookmarkStart w:id="31" w:name="_Ref444173896"/>
      <w:bookmarkStart w:id="32" w:name="_Ref444173917"/>
      <w:bookmarkStart w:id="33" w:name="_Toc478982561"/>
      <w:bookmarkStart w:id="34" w:name="_Toc479167241"/>
      <w:bookmarkStart w:id="35" w:name="_Toc479248198"/>
      <w:bookmarkEnd w:id="23"/>
      <w:bookmarkEnd w:id="24"/>
      <w:bookmarkEnd w:id="25"/>
      <w:bookmarkEnd w:id="26"/>
      <w:bookmarkEnd w:id="27"/>
      <w:r w:rsidRPr="009751DB">
        <w:t>Mission</w:t>
      </w:r>
      <w:bookmarkEnd w:id="28"/>
    </w:p>
    <w:p w14:paraId="31A9145E" w14:textId="08F32C8F" w:rsidR="009751DB" w:rsidRPr="00893D84" w:rsidRDefault="009751DB" w:rsidP="009751DB">
      <w:pPr>
        <w:rPr>
          <w:color w:val="000000" w:themeColor="text1"/>
          <w:sz w:val="24"/>
        </w:rPr>
      </w:pPr>
      <w:r w:rsidRPr="00893D84">
        <w:rPr>
          <w:color w:val="000000" w:themeColor="text1"/>
          <w:sz w:val="24"/>
        </w:rPr>
        <w:t>By using the same design standards as the VA Playbook, the TAS</w:t>
      </w:r>
      <w:r w:rsidR="00893D84">
        <w:rPr>
          <w:color w:val="000000" w:themeColor="text1"/>
          <w:sz w:val="24"/>
        </w:rPr>
        <w:t>Core</w:t>
      </w:r>
      <w:r w:rsidRPr="00893D84">
        <w:rPr>
          <w:color w:val="000000" w:themeColor="text1"/>
          <w:sz w:val="24"/>
        </w:rPr>
        <w:t xml:space="preserve"> Design Guide </w:t>
      </w:r>
      <w:r w:rsidR="00797AE7">
        <w:rPr>
          <w:color w:val="000000" w:themeColor="text1"/>
          <w:sz w:val="24"/>
        </w:rPr>
        <w:t>will</w:t>
      </w:r>
      <w:r w:rsidRPr="00893D84">
        <w:rPr>
          <w:color w:val="000000" w:themeColor="text1"/>
          <w:sz w:val="24"/>
        </w:rPr>
        <w:t xml:space="preserve"> help build a single unified digital experience for all veterans.</w:t>
      </w:r>
    </w:p>
    <w:p w14:paraId="3824AFA9" w14:textId="77777777" w:rsidR="009751DB" w:rsidRPr="00893D84" w:rsidRDefault="009751DB" w:rsidP="00386120">
      <w:pPr>
        <w:rPr>
          <w:color w:val="000000" w:themeColor="text1"/>
          <w:sz w:val="24"/>
        </w:rPr>
      </w:pPr>
    </w:p>
    <w:p w14:paraId="460BE14E" w14:textId="3C338E59" w:rsidR="00386120" w:rsidRPr="00893D84" w:rsidRDefault="00386120" w:rsidP="00386120">
      <w:pPr>
        <w:rPr>
          <w:color w:val="000000" w:themeColor="text1"/>
          <w:sz w:val="24"/>
        </w:rPr>
      </w:pPr>
      <w:r w:rsidRPr="00893D84">
        <w:rPr>
          <w:color w:val="000000" w:themeColor="text1"/>
          <w:sz w:val="24"/>
        </w:rPr>
        <w:t>TAS</w:t>
      </w:r>
      <w:r w:rsidR="00893D84">
        <w:rPr>
          <w:color w:val="000000" w:themeColor="text1"/>
          <w:sz w:val="24"/>
        </w:rPr>
        <w:t>Core</w:t>
      </w:r>
      <w:r w:rsidRPr="00893D84">
        <w:rPr>
          <w:color w:val="000000" w:themeColor="text1"/>
          <w:sz w:val="24"/>
        </w:rPr>
        <w:t xml:space="preserve"> portal contains a library of design components </w:t>
      </w:r>
      <w:r w:rsidR="00797AE7">
        <w:rPr>
          <w:color w:val="000000" w:themeColor="text1"/>
          <w:sz w:val="24"/>
        </w:rPr>
        <w:t>that</w:t>
      </w:r>
      <w:r w:rsidR="00797AE7" w:rsidRPr="00893D84">
        <w:rPr>
          <w:color w:val="000000" w:themeColor="text1"/>
          <w:sz w:val="24"/>
        </w:rPr>
        <w:t xml:space="preserve"> </w:t>
      </w:r>
      <w:r w:rsidRPr="00893D84">
        <w:rPr>
          <w:color w:val="000000" w:themeColor="text1"/>
          <w:sz w:val="24"/>
        </w:rPr>
        <w:t>allow</w:t>
      </w:r>
      <w:r w:rsidR="00797AE7">
        <w:rPr>
          <w:color w:val="000000" w:themeColor="text1"/>
          <w:sz w:val="24"/>
        </w:rPr>
        <w:t>s</w:t>
      </w:r>
      <w:r w:rsidRPr="00893D84">
        <w:rPr>
          <w:color w:val="000000" w:themeColor="text1"/>
          <w:sz w:val="24"/>
        </w:rPr>
        <w:t xml:space="preserve"> developers to quickly provide trustworthy, accessible and consistent digital government services.</w:t>
      </w:r>
    </w:p>
    <w:p w14:paraId="20C1FA1A" w14:textId="77777777" w:rsidR="009751DB" w:rsidRPr="00893D84" w:rsidRDefault="009751DB" w:rsidP="00386120">
      <w:pPr>
        <w:rPr>
          <w:color w:val="000000" w:themeColor="text1"/>
          <w:sz w:val="24"/>
        </w:rPr>
      </w:pPr>
    </w:p>
    <w:p w14:paraId="50CF3E08" w14:textId="2D25B48D" w:rsidR="00386120" w:rsidRPr="00893D84" w:rsidRDefault="00386120" w:rsidP="00CE4601">
      <w:pPr>
        <w:pStyle w:val="ListParagraph"/>
        <w:numPr>
          <w:ilvl w:val="0"/>
          <w:numId w:val="16"/>
        </w:numPr>
        <w:spacing w:after="160" w:line="259" w:lineRule="auto"/>
        <w:rPr>
          <w:sz w:val="24"/>
        </w:rPr>
      </w:pPr>
      <w:r w:rsidRPr="00893D84">
        <w:rPr>
          <w:sz w:val="24"/>
        </w:rPr>
        <w:t>Unifying design standards between VA Playbook and USWDS</w:t>
      </w:r>
    </w:p>
    <w:p w14:paraId="398BAACC" w14:textId="77777777" w:rsidR="00386120" w:rsidRPr="00893D84" w:rsidRDefault="00386120" w:rsidP="00CE4601">
      <w:pPr>
        <w:pStyle w:val="ListParagraph"/>
        <w:numPr>
          <w:ilvl w:val="0"/>
          <w:numId w:val="16"/>
        </w:numPr>
        <w:spacing w:after="160" w:line="259" w:lineRule="auto"/>
        <w:rPr>
          <w:sz w:val="24"/>
        </w:rPr>
      </w:pPr>
      <w:r w:rsidRPr="00893D84">
        <w:rPr>
          <w:sz w:val="24"/>
        </w:rPr>
        <w:t>Improving customer experience</w:t>
      </w:r>
    </w:p>
    <w:p w14:paraId="3E24318C" w14:textId="77777777" w:rsidR="00386120" w:rsidRPr="00893D84" w:rsidRDefault="00386120" w:rsidP="00CE4601">
      <w:pPr>
        <w:pStyle w:val="ListParagraph"/>
        <w:numPr>
          <w:ilvl w:val="0"/>
          <w:numId w:val="16"/>
        </w:numPr>
        <w:spacing w:after="160" w:line="259" w:lineRule="auto"/>
        <w:rPr>
          <w:sz w:val="24"/>
        </w:rPr>
      </w:pPr>
      <w:r w:rsidRPr="00893D84">
        <w:rPr>
          <w:sz w:val="24"/>
        </w:rPr>
        <w:t>Meeting the customer needs</w:t>
      </w:r>
    </w:p>
    <w:p w14:paraId="0D8D8EBF" w14:textId="26DC6D30" w:rsidR="00386120" w:rsidRPr="00893D84" w:rsidRDefault="00386120" w:rsidP="00CE4601">
      <w:pPr>
        <w:pStyle w:val="ListParagraph"/>
        <w:numPr>
          <w:ilvl w:val="0"/>
          <w:numId w:val="16"/>
        </w:numPr>
        <w:spacing w:after="160" w:line="259" w:lineRule="auto"/>
        <w:rPr>
          <w:sz w:val="24"/>
        </w:rPr>
      </w:pPr>
      <w:r w:rsidRPr="00893D84">
        <w:rPr>
          <w:sz w:val="24"/>
        </w:rPr>
        <w:t>Creating a responsive platform so users can view information regardless of screen size</w:t>
      </w:r>
    </w:p>
    <w:p w14:paraId="0AA9E26C" w14:textId="77777777" w:rsidR="00386120" w:rsidRPr="00893D84" w:rsidRDefault="00386120" w:rsidP="00CE4601">
      <w:pPr>
        <w:pStyle w:val="ListParagraph"/>
        <w:numPr>
          <w:ilvl w:val="0"/>
          <w:numId w:val="16"/>
        </w:numPr>
        <w:spacing w:after="160" w:line="259" w:lineRule="auto"/>
        <w:rPr>
          <w:sz w:val="24"/>
        </w:rPr>
      </w:pPr>
      <w:r w:rsidRPr="00893D84">
        <w:rPr>
          <w:sz w:val="24"/>
        </w:rPr>
        <w:t>Providing transparency about methods and processes</w:t>
      </w:r>
    </w:p>
    <w:p w14:paraId="32600315" w14:textId="6D1BC631" w:rsidR="00386120" w:rsidRPr="00893D84" w:rsidRDefault="00386120" w:rsidP="00CE4601">
      <w:pPr>
        <w:pStyle w:val="ListParagraph"/>
        <w:numPr>
          <w:ilvl w:val="0"/>
          <w:numId w:val="16"/>
        </w:numPr>
        <w:spacing w:after="160" w:line="259" w:lineRule="auto"/>
        <w:rPr>
          <w:sz w:val="24"/>
        </w:rPr>
      </w:pPr>
      <w:r w:rsidRPr="00893D84">
        <w:rPr>
          <w:sz w:val="24"/>
        </w:rPr>
        <w:t>Designing efficient end to end processes to allow information to be processed from external systems</w:t>
      </w:r>
    </w:p>
    <w:p w14:paraId="25174D27" w14:textId="77777777" w:rsidR="00A7686A" w:rsidRPr="00F07689" w:rsidRDefault="00A7686A" w:rsidP="00393597">
      <w:pPr>
        <w:pStyle w:val="Heading2"/>
      </w:pPr>
      <w:bookmarkStart w:id="36" w:name="_Toc534722326"/>
      <w:r>
        <w:lastRenderedPageBreak/>
        <w:t>Dependencies</w:t>
      </w:r>
      <w:bookmarkEnd w:id="36"/>
    </w:p>
    <w:p w14:paraId="09F78C24" w14:textId="1B245A1D" w:rsidR="00A7686A" w:rsidRPr="00893D84" w:rsidRDefault="00A7686A" w:rsidP="00A7686A">
      <w:pPr>
        <w:rPr>
          <w:color w:val="000000" w:themeColor="text1"/>
          <w:sz w:val="24"/>
        </w:rPr>
      </w:pPr>
      <w:bookmarkStart w:id="37" w:name="_Toc471313649"/>
      <w:bookmarkStart w:id="38" w:name="_Toc471396303"/>
      <w:bookmarkStart w:id="39" w:name="_Toc471401573"/>
      <w:bookmarkStart w:id="40" w:name="_Toc471401741"/>
      <w:bookmarkEnd w:id="37"/>
      <w:bookmarkEnd w:id="38"/>
      <w:bookmarkEnd w:id="39"/>
      <w:bookmarkEnd w:id="40"/>
      <w:r w:rsidRPr="00893D84">
        <w:rPr>
          <w:color w:val="000000" w:themeColor="text1"/>
          <w:sz w:val="24"/>
        </w:rPr>
        <w:t>TASCore styles were derived from USWDS, the VA Playbook Design standards and 18F into one complete design standard.</w:t>
      </w:r>
      <w:r w:rsidR="006E3385">
        <w:rPr>
          <w:color w:val="000000" w:themeColor="text1"/>
          <w:sz w:val="24"/>
        </w:rPr>
        <w:t xml:space="preserve"> The site incorporates a suite of Angular components called PrimeNG. These components will be discussed throughout this document.</w:t>
      </w:r>
    </w:p>
    <w:p w14:paraId="66DEE742" w14:textId="18E1C6F5" w:rsidR="00A7686A" w:rsidRPr="00A7686A" w:rsidRDefault="00A7686A" w:rsidP="00393597">
      <w:pPr>
        <w:pStyle w:val="Heading2"/>
      </w:pPr>
      <w:bookmarkStart w:id="41" w:name="_Toc503863655"/>
      <w:bookmarkStart w:id="42" w:name="_Toc534722327"/>
      <w:bookmarkEnd w:id="41"/>
      <w:r w:rsidRPr="00A7686A">
        <w:t>Accessibility</w:t>
      </w:r>
      <w:bookmarkEnd w:id="42"/>
    </w:p>
    <w:p w14:paraId="0AC90E9A" w14:textId="77F5398E" w:rsidR="00A7686A" w:rsidRPr="005B6492" w:rsidRDefault="00A7686A" w:rsidP="00D154A8">
      <w:pPr>
        <w:ind w:left="-90"/>
        <w:rPr>
          <w:sz w:val="24"/>
        </w:rPr>
      </w:pPr>
      <w:r w:rsidRPr="005B6492">
        <w:rPr>
          <w:color w:val="000000" w:themeColor="text1"/>
          <w:sz w:val="24"/>
        </w:rPr>
        <w:t xml:space="preserve">TASCore style </w:t>
      </w:r>
      <w:r w:rsidR="00D154A8">
        <w:rPr>
          <w:color w:val="000000" w:themeColor="text1"/>
          <w:sz w:val="24"/>
        </w:rPr>
        <w:t>includes</w:t>
      </w:r>
      <w:r w:rsidR="00D154A8" w:rsidRPr="005B6492">
        <w:rPr>
          <w:color w:val="000000" w:themeColor="text1"/>
          <w:sz w:val="24"/>
        </w:rPr>
        <w:t xml:space="preserve"> </w:t>
      </w:r>
      <w:r w:rsidR="00D154A8">
        <w:rPr>
          <w:color w:val="000000" w:themeColor="text1"/>
          <w:sz w:val="24"/>
        </w:rPr>
        <w:t xml:space="preserve">Section </w:t>
      </w:r>
      <w:r w:rsidRPr="005B6492">
        <w:rPr>
          <w:color w:val="000000" w:themeColor="text1"/>
          <w:sz w:val="24"/>
        </w:rPr>
        <w:t>508 compliance so every asset meets the highest accessibility. All TASCore users regardless of disability status, can access this site.</w:t>
      </w:r>
      <w:r w:rsidR="00990BCA">
        <w:rPr>
          <w:color w:val="000000" w:themeColor="text1"/>
          <w:sz w:val="24"/>
        </w:rPr>
        <w:t xml:space="preserve"> </w:t>
      </w:r>
      <w:r w:rsidRPr="005B6492">
        <w:rPr>
          <w:color w:val="000000" w:themeColor="text1"/>
          <w:sz w:val="24"/>
        </w:rPr>
        <w:t>The accessibility styles are based upon the USWD</w:t>
      </w:r>
      <w:r w:rsidR="00D154A8">
        <w:rPr>
          <w:color w:val="000000" w:themeColor="text1"/>
          <w:sz w:val="24"/>
        </w:rPr>
        <w:t>S</w:t>
      </w:r>
      <w:r w:rsidRPr="005B6492">
        <w:rPr>
          <w:color w:val="000000" w:themeColor="text1"/>
          <w:sz w:val="24"/>
        </w:rPr>
        <w:t xml:space="preserve"> so the TASCore is accessible to all users. TASCore is compatible with assistive technology including screen readers </w:t>
      </w:r>
      <w:r w:rsidR="00D154A8">
        <w:rPr>
          <w:color w:val="000000" w:themeColor="text1"/>
          <w:sz w:val="24"/>
        </w:rPr>
        <w:t>f</w:t>
      </w:r>
      <w:r w:rsidRPr="005B6492">
        <w:rPr>
          <w:color w:val="000000" w:themeColor="text1"/>
          <w:sz w:val="24"/>
        </w:rPr>
        <w:t xml:space="preserve">or those who have vision impairment. See </w:t>
      </w:r>
      <w:bookmarkStart w:id="43" w:name="ExhibitA"/>
      <w:r w:rsidRPr="005B6492">
        <w:rPr>
          <w:color w:val="000000" w:themeColor="text1"/>
          <w:sz w:val="24"/>
        </w:rPr>
        <w:fldChar w:fldCharType="begin"/>
      </w:r>
      <w:r w:rsidRPr="005B6492">
        <w:rPr>
          <w:color w:val="000000" w:themeColor="text1"/>
          <w:sz w:val="24"/>
        </w:rPr>
        <w:instrText xml:space="preserve"> HYPERLINK  \l "Accessibity" </w:instrText>
      </w:r>
      <w:r w:rsidRPr="005B6492">
        <w:rPr>
          <w:color w:val="000000" w:themeColor="text1"/>
          <w:sz w:val="24"/>
        </w:rPr>
        <w:fldChar w:fldCharType="separate"/>
      </w:r>
      <w:r w:rsidRPr="005B6492">
        <w:rPr>
          <w:rStyle w:val="Hyperlink"/>
          <w:sz w:val="24"/>
        </w:rPr>
        <w:t>Design Accessibility</w:t>
      </w:r>
      <w:r w:rsidRPr="005B6492">
        <w:rPr>
          <w:color w:val="000000" w:themeColor="text1"/>
          <w:sz w:val="24"/>
        </w:rPr>
        <w:fldChar w:fldCharType="end"/>
      </w:r>
      <w:r w:rsidRPr="005B6492">
        <w:rPr>
          <w:color w:val="000000" w:themeColor="text1"/>
          <w:sz w:val="24"/>
        </w:rPr>
        <w:t xml:space="preserve"> </w:t>
      </w:r>
      <w:bookmarkEnd w:id="43"/>
      <w:r w:rsidRPr="005B6492">
        <w:rPr>
          <w:color w:val="000000" w:themeColor="text1"/>
          <w:sz w:val="24"/>
        </w:rPr>
        <w:t>for more details.</w:t>
      </w:r>
    </w:p>
    <w:p w14:paraId="4B0DA781" w14:textId="2345FF15" w:rsidR="00A7686A" w:rsidRDefault="00A7686A" w:rsidP="00393597">
      <w:pPr>
        <w:pStyle w:val="Heading2"/>
      </w:pPr>
      <w:bookmarkStart w:id="44" w:name="_Toc534722328"/>
      <w:r>
        <w:t>Standards</w:t>
      </w:r>
      <w:bookmarkEnd w:id="44"/>
    </w:p>
    <w:p w14:paraId="6C51FBB1" w14:textId="5C7E76E8" w:rsidR="00A7686A" w:rsidRPr="005B6492" w:rsidRDefault="00A7686A" w:rsidP="00A7686A">
      <w:pPr>
        <w:rPr>
          <w:color w:val="000000" w:themeColor="text1"/>
          <w:sz w:val="24"/>
        </w:rPr>
      </w:pPr>
      <w:r w:rsidRPr="005B6492">
        <w:rPr>
          <w:color w:val="000000" w:themeColor="text1"/>
          <w:sz w:val="24"/>
        </w:rPr>
        <w:t>TASCore Style Design guide is a standardized set of UI components which are accessible, responsive, and designed for flexibility regardless of the viewport size.</w:t>
      </w:r>
      <w:r w:rsidR="00990BCA">
        <w:rPr>
          <w:color w:val="000000" w:themeColor="text1"/>
          <w:sz w:val="24"/>
        </w:rPr>
        <w:t xml:space="preserve"> </w:t>
      </w:r>
      <w:r w:rsidRPr="005B6492">
        <w:rPr>
          <w:color w:val="000000" w:themeColor="text1"/>
          <w:sz w:val="24"/>
        </w:rPr>
        <w:t>These standards include various elements on a web page including:</w:t>
      </w:r>
    </w:p>
    <w:p w14:paraId="20319FB4"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Buttons</w:t>
      </w:r>
    </w:p>
    <w:p w14:paraId="2AC86D2C"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Tables</w:t>
      </w:r>
    </w:p>
    <w:p w14:paraId="6610EDF9"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Navigation</w:t>
      </w:r>
    </w:p>
    <w:p w14:paraId="3286641E"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Typography</w:t>
      </w:r>
    </w:p>
    <w:p w14:paraId="68BB93A2"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Forms</w:t>
      </w:r>
    </w:p>
    <w:p w14:paraId="7F1BABA7" w14:textId="77777777"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Colors</w:t>
      </w:r>
    </w:p>
    <w:p w14:paraId="4F579C8C" w14:textId="7D434B81" w:rsidR="00A7686A" w:rsidRPr="005B6492" w:rsidRDefault="00A7686A" w:rsidP="00CE4601">
      <w:pPr>
        <w:pStyle w:val="ListParagraph"/>
        <w:numPr>
          <w:ilvl w:val="0"/>
          <w:numId w:val="17"/>
        </w:numPr>
        <w:spacing w:after="160" w:line="259" w:lineRule="auto"/>
        <w:rPr>
          <w:color w:val="000000" w:themeColor="text1"/>
          <w:sz w:val="24"/>
        </w:rPr>
      </w:pPr>
      <w:r w:rsidRPr="005B6492">
        <w:rPr>
          <w:color w:val="000000" w:themeColor="text1"/>
          <w:sz w:val="24"/>
        </w:rPr>
        <w:t>Style sheets</w:t>
      </w:r>
    </w:p>
    <w:p w14:paraId="3932FA7F" w14:textId="267B65CF" w:rsidR="00A7686A" w:rsidRDefault="00A7686A" w:rsidP="00393597">
      <w:pPr>
        <w:pStyle w:val="Heading2"/>
      </w:pPr>
      <w:bookmarkStart w:id="45" w:name="_Toc534722329"/>
      <w:r>
        <w:t>Design Principles</w:t>
      </w:r>
      <w:bookmarkEnd w:id="45"/>
    </w:p>
    <w:p w14:paraId="585E95B1" w14:textId="77777777" w:rsidR="00A7686A" w:rsidRPr="005B6492" w:rsidRDefault="00A7686A" w:rsidP="00CE4601">
      <w:pPr>
        <w:pStyle w:val="ListParagraph"/>
        <w:numPr>
          <w:ilvl w:val="0"/>
          <w:numId w:val="18"/>
        </w:numPr>
        <w:spacing w:after="160" w:line="259" w:lineRule="auto"/>
        <w:rPr>
          <w:sz w:val="24"/>
        </w:rPr>
      </w:pPr>
      <w:r w:rsidRPr="005B6492">
        <w:rPr>
          <w:sz w:val="24"/>
        </w:rPr>
        <w:t>Understand human need: design for people, rather than VA’s systems</w:t>
      </w:r>
    </w:p>
    <w:p w14:paraId="3FA17BBF" w14:textId="77777777" w:rsidR="00A7686A" w:rsidRPr="005B6492" w:rsidRDefault="00A7686A" w:rsidP="00CE4601">
      <w:pPr>
        <w:pStyle w:val="ListParagraph"/>
        <w:numPr>
          <w:ilvl w:val="0"/>
          <w:numId w:val="18"/>
        </w:numPr>
        <w:spacing w:after="160" w:line="259" w:lineRule="auto"/>
        <w:rPr>
          <w:sz w:val="24"/>
        </w:rPr>
      </w:pPr>
      <w:r w:rsidRPr="005B6492">
        <w:rPr>
          <w:sz w:val="24"/>
        </w:rPr>
        <w:t>Assume every visitor is new</w:t>
      </w:r>
    </w:p>
    <w:p w14:paraId="31151D10" w14:textId="1A2E0BDD" w:rsidR="00A7686A" w:rsidRPr="005B6492" w:rsidRDefault="00A7686A" w:rsidP="00CE4601">
      <w:pPr>
        <w:pStyle w:val="ListParagraph"/>
        <w:numPr>
          <w:ilvl w:val="0"/>
          <w:numId w:val="18"/>
        </w:numPr>
        <w:spacing w:after="160" w:line="259" w:lineRule="auto"/>
        <w:rPr>
          <w:sz w:val="24"/>
        </w:rPr>
      </w:pPr>
      <w:r w:rsidRPr="005B6492">
        <w:rPr>
          <w:sz w:val="24"/>
        </w:rPr>
        <w:t>Speak clearly, respectfully</w:t>
      </w:r>
      <w:r w:rsidR="00D154A8">
        <w:rPr>
          <w:sz w:val="24"/>
        </w:rPr>
        <w:t>,</w:t>
      </w:r>
      <w:r w:rsidRPr="005B6492">
        <w:rPr>
          <w:sz w:val="24"/>
        </w:rPr>
        <w:t xml:space="preserve"> and directly</w:t>
      </w:r>
    </w:p>
    <w:p w14:paraId="1208BE04" w14:textId="77777777" w:rsidR="00A7686A" w:rsidRPr="005B6492" w:rsidRDefault="00A7686A" w:rsidP="00CE4601">
      <w:pPr>
        <w:pStyle w:val="ListParagraph"/>
        <w:numPr>
          <w:ilvl w:val="0"/>
          <w:numId w:val="18"/>
        </w:numPr>
        <w:spacing w:after="160" w:line="259" w:lineRule="auto"/>
        <w:rPr>
          <w:sz w:val="24"/>
        </w:rPr>
      </w:pPr>
      <w:r w:rsidRPr="005B6492">
        <w:rPr>
          <w:sz w:val="24"/>
        </w:rPr>
        <w:t>Help people reach their goals every time</w:t>
      </w:r>
    </w:p>
    <w:p w14:paraId="746E52B4" w14:textId="06E4B06A" w:rsidR="00A7686A" w:rsidRPr="005B6492" w:rsidRDefault="00A7686A" w:rsidP="00CE4601">
      <w:pPr>
        <w:pStyle w:val="ListParagraph"/>
        <w:numPr>
          <w:ilvl w:val="0"/>
          <w:numId w:val="18"/>
        </w:numPr>
        <w:spacing w:after="160" w:line="259" w:lineRule="auto"/>
        <w:rPr>
          <w:sz w:val="24"/>
        </w:rPr>
      </w:pPr>
      <w:r w:rsidRPr="005B6492">
        <w:rPr>
          <w:sz w:val="24"/>
        </w:rPr>
        <w:t>Connect with customers</w:t>
      </w:r>
      <w:r w:rsidR="00D154A8">
        <w:rPr>
          <w:sz w:val="24"/>
        </w:rPr>
        <w:t>,</w:t>
      </w:r>
      <w:r w:rsidRPr="005B6492">
        <w:rPr>
          <w:sz w:val="24"/>
        </w:rPr>
        <w:t xml:space="preserve"> </w:t>
      </w:r>
      <w:r w:rsidR="00D154A8">
        <w:rPr>
          <w:sz w:val="24"/>
        </w:rPr>
        <w:t>including</w:t>
      </w:r>
      <w:r w:rsidRPr="005B6492">
        <w:rPr>
          <w:sz w:val="24"/>
        </w:rPr>
        <w:t xml:space="preserve"> opportunities for feedback and dialog</w:t>
      </w:r>
    </w:p>
    <w:p w14:paraId="4767A685" w14:textId="7CF4F670" w:rsidR="00A7686A" w:rsidRPr="005B6492" w:rsidRDefault="00A7686A" w:rsidP="00CE4601">
      <w:pPr>
        <w:pStyle w:val="ListParagraph"/>
        <w:numPr>
          <w:ilvl w:val="0"/>
          <w:numId w:val="18"/>
        </w:numPr>
        <w:spacing w:after="160" w:line="259" w:lineRule="auto"/>
        <w:rPr>
          <w:sz w:val="24"/>
        </w:rPr>
      </w:pPr>
      <w:r w:rsidRPr="005B6492">
        <w:rPr>
          <w:sz w:val="24"/>
        </w:rPr>
        <w:t>Research, observe, test</w:t>
      </w:r>
      <w:r w:rsidR="00D154A8">
        <w:rPr>
          <w:sz w:val="24"/>
        </w:rPr>
        <w:t>,</w:t>
      </w:r>
      <w:r w:rsidRPr="005B6492">
        <w:rPr>
          <w:sz w:val="24"/>
        </w:rPr>
        <w:t xml:space="preserve"> and continuously improve</w:t>
      </w:r>
    </w:p>
    <w:p w14:paraId="6E6C2224" w14:textId="77777777" w:rsidR="00A7686A" w:rsidRPr="005B6492" w:rsidRDefault="00A7686A" w:rsidP="00CE4601">
      <w:pPr>
        <w:pStyle w:val="ListParagraph"/>
        <w:numPr>
          <w:ilvl w:val="0"/>
          <w:numId w:val="18"/>
        </w:numPr>
        <w:spacing w:after="160" w:line="259" w:lineRule="auto"/>
        <w:rPr>
          <w:sz w:val="24"/>
        </w:rPr>
      </w:pPr>
      <w:r w:rsidRPr="005B6492">
        <w:rPr>
          <w:sz w:val="24"/>
        </w:rPr>
        <w:t>Measure what matters</w:t>
      </w:r>
    </w:p>
    <w:p w14:paraId="4566B983" w14:textId="77777777" w:rsidR="00A7686A" w:rsidRPr="005B6492" w:rsidRDefault="00A7686A" w:rsidP="00CE4601">
      <w:pPr>
        <w:pStyle w:val="ListParagraph"/>
        <w:numPr>
          <w:ilvl w:val="0"/>
          <w:numId w:val="18"/>
        </w:numPr>
        <w:spacing w:after="160" w:line="259" w:lineRule="auto"/>
        <w:rPr>
          <w:sz w:val="24"/>
        </w:rPr>
      </w:pPr>
      <w:r w:rsidRPr="005B6492">
        <w:rPr>
          <w:sz w:val="24"/>
        </w:rPr>
        <w:t>Be device agnostic</w:t>
      </w:r>
    </w:p>
    <w:p w14:paraId="10E7A8F0" w14:textId="77777777" w:rsidR="00A7686A" w:rsidRPr="005B6492" w:rsidRDefault="00A7686A" w:rsidP="00CE4601">
      <w:pPr>
        <w:pStyle w:val="ListParagraph"/>
        <w:numPr>
          <w:ilvl w:val="0"/>
          <w:numId w:val="18"/>
        </w:numPr>
        <w:spacing w:after="160" w:line="259" w:lineRule="auto"/>
        <w:rPr>
          <w:sz w:val="24"/>
        </w:rPr>
      </w:pPr>
      <w:r w:rsidRPr="005B6492">
        <w:rPr>
          <w:sz w:val="24"/>
        </w:rPr>
        <w:t>Employ modern development practices – be agile</w:t>
      </w:r>
    </w:p>
    <w:p w14:paraId="2F9DFE3D" w14:textId="24161986" w:rsidR="00DA3983" w:rsidRPr="00DA3983" w:rsidRDefault="000B148B" w:rsidP="000D7324">
      <w:pPr>
        <w:pStyle w:val="Heading1"/>
      </w:pPr>
      <w:bookmarkStart w:id="46" w:name="_Toc534722330"/>
      <w:r>
        <w:t>How to Use this Guide</w:t>
      </w:r>
      <w:bookmarkEnd w:id="46"/>
    </w:p>
    <w:p w14:paraId="7F1B0EC1" w14:textId="56B43A79" w:rsidR="000B148B" w:rsidRDefault="005B6492" w:rsidP="000B148B">
      <w:pPr>
        <w:pStyle w:val="BodyText"/>
        <w:rPr>
          <w:lang w:val="en"/>
        </w:rPr>
      </w:pPr>
      <w:r>
        <w:rPr>
          <w:lang w:val="en"/>
        </w:rPr>
        <w:t xml:space="preserve">When adding or updating new TASCore pages, refer to this guide to make sure you maintain the correct styling and branding of UI components that are 508 compliant. </w:t>
      </w:r>
      <w:r w:rsidR="003A49F5">
        <w:rPr>
          <w:lang w:val="en"/>
        </w:rPr>
        <w:t xml:space="preserve">All the </w:t>
      </w:r>
      <w:r>
        <w:rPr>
          <w:lang w:val="en"/>
        </w:rPr>
        <w:t>current CSS classes</w:t>
      </w:r>
      <w:r w:rsidR="003A49F5">
        <w:rPr>
          <w:lang w:val="en"/>
        </w:rPr>
        <w:t xml:space="preserve"> have been tested and accepted </w:t>
      </w:r>
      <w:r>
        <w:rPr>
          <w:lang w:val="en"/>
        </w:rPr>
        <w:t>for</w:t>
      </w:r>
      <w:r w:rsidR="003A49F5">
        <w:rPr>
          <w:lang w:val="en"/>
        </w:rPr>
        <w:t xml:space="preserve"> </w:t>
      </w:r>
      <w:r>
        <w:rPr>
          <w:lang w:val="en"/>
        </w:rPr>
        <w:t xml:space="preserve">508 </w:t>
      </w:r>
      <w:r w:rsidR="003A49F5">
        <w:rPr>
          <w:lang w:val="en"/>
        </w:rPr>
        <w:t>accessibility and usability.</w:t>
      </w:r>
    </w:p>
    <w:p w14:paraId="5DB2B65C" w14:textId="3A4BEBDF" w:rsidR="00DA3983" w:rsidRDefault="00DA3983" w:rsidP="000B148B">
      <w:pPr>
        <w:pStyle w:val="BodyText"/>
        <w:rPr>
          <w:lang w:val="en"/>
        </w:rPr>
      </w:pPr>
    </w:p>
    <w:p w14:paraId="0DA4AE32" w14:textId="21EDE482" w:rsidR="00DA3983" w:rsidRDefault="00DA3983" w:rsidP="00393597">
      <w:pPr>
        <w:pStyle w:val="Heading2"/>
      </w:pPr>
      <w:bookmarkStart w:id="47" w:name="_Toc534722331"/>
      <w:r>
        <w:lastRenderedPageBreak/>
        <w:t>Developers</w:t>
      </w:r>
      <w:r w:rsidR="00E77C6C">
        <w:t xml:space="preserve"> and Designers</w:t>
      </w:r>
      <w:bookmarkEnd w:id="47"/>
    </w:p>
    <w:p w14:paraId="77C4C1AD" w14:textId="5F5316D4" w:rsidR="00DA3983" w:rsidRPr="005B6492" w:rsidRDefault="005B6492" w:rsidP="005B6492">
      <w:pPr>
        <w:pStyle w:val="IntenseQuote"/>
        <w:rPr>
          <w:lang w:val="en"/>
        </w:rPr>
      </w:pPr>
      <w:r w:rsidRPr="005B6492">
        <w:rPr>
          <w:lang w:val="en"/>
        </w:rPr>
        <w:t>TASCore file and folder structure</w:t>
      </w:r>
    </w:p>
    <w:p w14:paraId="0FE2AAE9" w14:textId="6FF023AA" w:rsidR="00DA3983" w:rsidRDefault="00DF6AFB" w:rsidP="00DA3983">
      <w:pPr>
        <w:pStyle w:val="BodyText"/>
        <w:rPr>
          <w:lang w:val="en"/>
        </w:rPr>
      </w:pPr>
      <w:r>
        <w:rPr>
          <w:lang w:val="en"/>
        </w:rPr>
        <w:t xml:space="preserve">The UI components are built on </w:t>
      </w:r>
      <w:r w:rsidR="002E4F51">
        <w:rPr>
          <w:lang w:val="en"/>
        </w:rPr>
        <w:t xml:space="preserve">a </w:t>
      </w:r>
      <w:r>
        <w:rPr>
          <w:lang w:val="en"/>
        </w:rPr>
        <w:t>solid HTML foundation so they will render seamlessly across all browsers including IE, Chrome and Firefox. It is a good idea to m</w:t>
      </w:r>
      <w:r w:rsidR="003158D5">
        <w:rPr>
          <w:lang w:val="en"/>
        </w:rPr>
        <w:t xml:space="preserve">ake sure </w:t>
      </w:r>
      <w:r w:rsidR="005B6492">
        <w:rPr>
          <w:lang w:val="en"/>
        </w:rPr>
        <w:t xml:space="preserve">each </w:t>
      </w:r>
      <w:r>
        <w:rPr>
          <w:lang w:val="en"/>
        </w:rPr>
        <w:t>browser version is up to date.</w:t>
      </w:r>
    </w:p>
    <w:p w14:paraId="5A324EB2" w14:textId="59FAE5A9" w:rsidR="00DF6AFB" w:rsidRDefault="005B6492" w:rsidP="00DA3983">
      <w:pPr>
        <w:pStyle w:val="BodyText"/>
        <w:rPr>
          <w:lang w:val="en"/>
        </w:rPr>
      </w:pPr>
      <w:r>
        <w:rPr>
          <w:lang w:val="en"/>
        </w:rPr>
        <w:t>Below is a screen capture of the TASCore folder structure:</w:t>
      </w:r>
    </w:p>
    <w:tbl>
      <w:tblPr>
        <w:tblStyle w:val="TableGrid"/>
        <w:tblW w:w="0" w:type="auto"/>
        <w:tblLook w:val="04A0" w:firstRow="1" w:lastRow="0" w:firstColumn="1" w:lastColumn="0" w:noHBand="0" w:noVBand="1"/>
      </w:tblPr>
      <w:tblGrid>
        <w:gridCol w:w="3775"/>
        <w:gridCol w:w="6565"/>
      </w:tblGrid>
      <w:tr w:rsidR="00D718CA" w14:paraId="1C446307" w14:textId="77777777" w:rsidTr="00DF6AFB">
        <w:tc>
          <w:tcPr>
            <w:tcW w:w="3775" w:type="dxa"/>
          </w:tcPr>
          <w:p w14:paraId="2B13E3DB" w14:textId="06E25494" w:rsidR="00DF6AFB" w:rsidRDefault="0016059A" w:rsidP="00DA3983">
            <w:pPr>
              <w:pStyle w:val="BodyText"/>
              <w:rPr>
                <w:lang w:val="en"/>
              </w:rPr>
            </w:pPr>
            <w:r>
              <w:rPr>
                <w:noProof/>
              </w:rPr>
              <w:drawing>
                <wp:inline distT="0" distB="0" distL="0" distR="0" wp14:anchorId="33D35CB3" wp14:editId="45E0315C">
                  <wp:extent cx="1743933" cy="2735580"/>
                  <wp:effectExtent l="0" t="0" r="8890" b="762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86186" cy="2801860"/>
                          </a:xfrm>
                          <a:prstGeom prst="rect">
                            <a:avLst/>
                          </a:prstGeom>
                        </pic:spPr>
                      </pic:pic>
                    </a:graphicData>
                  </a:graphic>
                </wp:inline>
              </w:drawing>
            </w:r>
          </w:p>
        </w:tc>
        <w:tc>
          <w:tcPr>
            <w:tcW w:w="6565" w:type="dxa"/>
          </w:tcPr>
          <w:p w14:paraId="7B65EB2C" w14:textId="180836C4" w:rsidR="0016059A" w:rsidRDefault="0016059A" w:rsidP="00DA3983">
            <w:pPr>
              <w:pStyle w:val="BodyText"/>
              <w:rPr>
                <w:lang w:val="en"/>
              </w:rPr>
            </w:pPr>
            <w:r w:rsidRPr="00975E0C">
              <w:rPr>
                <w:b/>
                <w:lang w:val="en"/>
              </w:rPr>
              <w:t>NOTES</w:t>
            </w:r>
            <w:r>
              <w:rPr>
                <w:lang w:val="en"/>
              </w:rPr>
              <w:t xml:space="preserve">: </w:t>
            </w:r>
            <w:r w:rsidR="003818A0">
              <w:rPr>
                <w:lang w:val="en"/>
              </w:rPr>
              <w:t>TAS is using</w:t>
            </w:r>
            <w:r>
              <w:rPr>
                <w:lang w:val="en"/>
              </w:rPr>
              <w:t xml:space="preserve"> version </w:t>
            </w:r>
            <w:r w:rsidR="003818A0" w:rsidRPr="003818A0">
              <w:rPr>
                <w:b/>
                <w:lang w:val="en"/>
              </w:rPr>
              <w:t>1.6.3</w:t>
            </w:r>
            <w:r w:rsidR="003818A0">
              <w:rPr>
                <w:lang w:val="en"/>
              </w:rPr>
              <w:t xml:space="preserve"> </w:t>
            </w:r>
            <w:r>
              <w:rPr>
                <w:lang w:val="en"/>
              </w:rPr>
              <w:t xml:space="preserve">of the USWDS </w:t>
            </w:r>
            <w:r w:rsidR="003818A0">
              <w:rPr>
                <w:lang w:val="en"/>
              </w:rPr>
              <w:t>framework.</w:t>
            </w:r>
            <w:r>
              <w:rPr>
                <w:lang w:val="en"/>
              </w:rPr>
              <w:t xml:space="preserve"> </w:t>
            </w:r>
          </w:p>
          <w:p w14:paraId="5997D6F9" w14:textId="0463818B" w:rsidR="0016059A" w:rsidRDefault="0016059A" w:rsidP="00DA3983">
            <w:pPr>
              <w:pStyle w:val="BodyText"/>
              <w:rPr>
                <w:lang w:val="en"/>
              </w:rPr>
            </w:pPr>
            <w:r>
              <w:rPr>
                <w:lang w:val="en"/>
              </w:rPr>
              <w:t xml:space="preserve">The </w:t>
            </w:r>
            <w:r w:rsidRPr="0016059A">
              <w:rPr>
                <w:rFonts w:ascii="Courier New" w:hAnsi="Courier New" w:cs="Courier New"/>
                <w:lang w:val="en"/>
              </w:rPr>
              <w:t xml:space="preserve">uswds </w:t>
            </w:r>
            <w:r>
              <w:rPr>
                <w:lang w:val="en"/>
              </w:rPr>
              <w:t xml:space="preserve">folder must contain the following </w:t>
            </w:r>
            <w:r w:rsidR="002E4F51">
              <w:rPr>
                <w:lang w:val="en"/>
              </w:rPr>
              <w:t>sub</w:t>
            </w:r>
            <w:r>
              <w:rPr>
                <w:lang w:val="en"/>
              </w:rPr>
              <w:t>folders:</w:t>
            </w:r>
          </w:p>
          <w:p w14:paraId="707122E0" w14:textId="635B1FCC" w:rsidR="0016059A" w:rsidRDefault="0016059A" w:rsidP="008207CF">
            <w:pPr>
              <w:pStyle w:val="BodyText"/>
              <w:numPr>
                <w:ilvl w:val="0"/>
                <w:numId w:val="49"/>
              </w:numPr>
              <w:rPr>
                <w:lang w:val="en"/>
              </w:rPr>
            </w:pPr>
            <w:r>
              <w:rPr>
                <w:lang w:val="en"/>
              </w:rPr>
              <w:t xml:space="preserve">CSS </w:t>
            </w:r>
            <w:r w:rsidRPr="0016059A">
              <w:rPr>
                <w:rFonts w:ascii="Courier New" w:hAnsi="Courier New" w:cs="Courier New"/>
                <w:lang w:val="en"/>
              </w:rPr>
              <w:t>– uswds.css, uswds.min.css</w:t>
            </w:r>
          </w:p>
          <w:p w14:paraId="6861ABFF" w14:textId="77777777" w:rsidR="0016059A" w:rsidRDefault="0016059A" w:rsidP="008207CF">
            <w:pPr>
              <w:pStyle w:val="BodyText"/>
              <w:numPr>
                <w:ilvl w:val="0"/>
                <w:numId w:val="49"/>
              </w:numPr>
              <w:rPr>
                <w:lang w:val="en"/>
              </w:rPr>
            </w:pPr>
            <w:r>
              <w:rPr>
                <w:lang w:val="en"/>
              </w:rPr>
              <w:t>Fonts (Source Sans Pro, Merriweather)</w:t>
            </w:r>
          </w:p>
          <w:p w14:paraId="2110B59E" w14:textId="0AF64204" w:rsidR="0016059A" w:rsidRDefault="0016059A" w:rsidP="008207CF">
            <w:pPr>
              <w:pStyle w:val="BodyText"/>
              <w:numPr>
                <w:ilvl w:val="0"/>
                <w:numId w:val="49"/>
              </w:numPr>
              <w:rPr>
                <w:lang w:val="en"/>
              </w:rPr>
            </w:pPr>
            <w:r>
              <w:rPr>
                <w:lang w:val="en"/>
              </w:rPr>
              <w:t xml:space="preserve">IMG </w:t>
            </w:r>
            <w:r w:rsidR="00975E0C">
              <w:rPr>
                <w:lang w:val="en"/>
              </w:rPr>
              <w:t>– stores</w:t>
            </w:r>
            <w:r w:rsidR="00975E0C" w:rsidRPr="00975E0C">
              <w:rPr>
                <w:rFonts w:ascii="Courier New" w:hAnsi="Courier New" w:cs="Courier New"/>
                <w:lang w:val="en"/>
              </w:rPr>
              <w:t>.</w:t>
            </w:r>
            <w:r w:rsidR="00975E0C">
              <w:rPr>
                <w:rFonts w:ascii="Courier New" w:hAnsi="Courier New" w:cs="Courier New"/>
                <w:lang w:val="en"/>
              </w:rPr>
              <w:t xml:space="preserve"> </w:t>
            </w:r>
            <w:r w:rsidR="00975E0C" w:rsidRPr="00975E0C">
              <w:rPr>
                <w:rFonts w:ascii="Courier New" w:hAnsi="Courier New" w:cs="Courier New"/>
                <w:lang w:val="en"/>
              </w:rPr>
              <w:t>pngs,</w:t>
            </w:r>
            <w:r w:rsidR="00975E0C">
              <w:rPr>
                <w:rFonts w:ascii="Courier New" w:hAnsi="Courier New" w:cs="Courier New"/>
                <w:lang w:val="en"/>
              </w:rPr>
              <w:t xml:space="preserve"> </w:t>
            </w:r>
            <w:r w:rsidR="00975E0C" w:rsidRPr="00975E0C">
              <w:rPr>
                <w:rFonts w:ascii="Courier New" w:hAnsi="Courier New" w:cs="Courier New"/>
                <w:lang w:val="en"/>
              </w:rPr>
              <w:t>svg</w:t>
            </w:r>
            <w:r w:rsidR="00975E0C">
              <w:rPr>
                <w:lang w:val="en"/>
              </w:rPr>
              <w:t xml:space="preserve"> files</w:t>
            </w:r>
          </w:p>
          <w:p w14:paraId="1B5D9ECA" w14:textId="320A827B" w:rsidR="0016059A" w:rsidRPr="0016059A" w:rsidRDefault="0016059A" w:rsidP="008207CF">
            <w:pPr>
              <w:pStyle w:val="BodyText"/>
              <w:numPr>
                <w:ilvl w:val="0"/>
                <w:numId w:val="49"/>
              </w:numPr>
              <w:rPr>
                <w:lang w:val="en"/>
              </w:rPr>
            </w:pPr>
            <w:r>
              <w:rPr>
                <w:lang w:val="en"/>
              </w:rPr>
              <w:t>JS –</w:t>
            </w:r>
            <w:r w:rsidR="00990BCA">
              <w:rPr>
                <w:lang w:val="en"/>
              </w:rPr>
              <w:t xml:space="preserve"> </w:t>
            </w:r>
            <w:r w:rsidRPr="0016059A">
              <w:rPr>
                <w:rFonts w:ascii="Courier New" w:hAnsi="Courier New" w:cs="Courier New"/>
                <w:lang w:val="en"/>
              </w:rPr>
              <w:t>uswds.js, uswds.min.js</w:t>
            </w:r>
          </w:p>
          <w:p w14:paraId="3D83C9B8" w14:textId="12AB255B" w:rsidR="0016059A" w:rsidRDefault="0016059A" w:rsidP="0016059A">
            <w:pPr>
              <w:pStyle w:val="BodyText"/>
              <w:rPr>
                <w:lang w:val="en"/>
              </w:rPr>
            </w:pPr>
            <w:r>
              <w:rPr>
                <w:lang w:val="en"/>
              </w:rPr>
              <w:t xml:space="preserve">The </w:t>
            </w:r>
            <w:r w:rsidRPr="0016059A">
              <w:rPr>
                <w:rFonts w:ascii="Courier New" w:hAnsi="Courier New" w:cs="Courier New"/>
                <w:lang w:val="en"/>
              </w:rPr>
              <w:t>css</w:t>
            </w:r>
            <w:r>
              <w:rPr>
                <w:lang w:val="en"/>
              </w:rPr>
              <w:t xml:space="preserve"> folder contains TASCore custom CSS file</w:t>
            </w:r>
            <w:r w:rsidR="002E4F51">
              <w:rPr>
                <w:lang w:val="en"/>
              </w:rPr>
              <w:t>s</w:t>
            </w:r>
            <w:r>
              <w:rPr>
                <w:lang w:val="en"/>
              </w:rPr>
              <w:t xml:space="preserve"> and other CSS files related to PrimeNG Angular controls</w:t>
            </w:r>
          </w:p>
          <w:p w14:paraId="02EDEB85" w14:textId="77777777" w:rsidR="0016059A" w:rsidRDefault="0016059A" w:rsidP="008207CF">
            <w:pPr>
              <w:pStyle w:val="BodyText"/>
              <w:numPr>
                <w:ilvl w:val="0"/>
                <w:numId w:val="50"/>
              </w:numPr>
              <w:rPr>
                <w:rFonts w:ascii="Courier New" w:hAnsi="Courier New" w:cs="Courier New"/>
                <w:lang w:val="en"/>
              </w:rPr>
            </w:pPr>
            <w:r w:rsidRPr="0016059A">
              <w:rPr>
                <w:rFonts w:ascii="Courier New" w:hAnsi="Courier New" w:cs="Courier New"/>
                <w:lang w:val="en"/>
              </w:rPr>
              <w:t>tas-custom.css</w:t>
            </w:r>
          </w:p>
          <w:p w14:paraId="5EA5E102" w14:textId="77777777" w:rsidR="0016059A" w:rsidRDefault="00A974A3" w:rsidP="008207CF">
            <w:pPr>
              <w:pStyle w:val="BodyText"/>
              <w:numPr>
                <w:ilvl w:val="0"/>
                <w:numId w:val="50"/>
              </w:numPr>
              <w:rPr>
                <w:rFonts w:ascii="Courier New" w:hAnsi="Courier New" w:cs="Courier New"/>
                <w:lang w:val="en"/>
              </w:rPr>
            </w:pPr>
            <w:r>
              <w:rPr>
                <w:rFonts w:ascii="Courier New" w:hAnsi="Courier New" w:cs="Courier New"/>
                <w:lang w:val="en"/>
              </w:rPr>
              <w:t>fullcalendar.css</w:t>
            </w:r>
          </w:p>
          <w:p w14:paraId="35190793" w14:textId="62065814" w:rsidR="00A974A3" w:rsidRPr="0016059A" w:rsidRDefault="00A974A3" w:rsidP="008207CF">
            <w:pPr>
              <w:pStyle w:val="BodyText"/>
              <w:numPr>
                <w:ilvl w:val="0"/>
                <w:numId w:val="50"/>
              </w:numPr>
              <w:rPr>
                <w:rFonts w:ascii="Courier New" w:hAnsi="Courier New" w:cs="Courier New"/>
                <w:lang w:val="en"/>
              </w:rPr>
            </w:pPr>
            <w:r>
              <w:rPr>
                <w:rFonts w:ascii="Courier New" w:hAnsi="Courier New" w:cs="Courier New"/>
                <w:lang w:val="en"/>
              </w:rPr>
              <w:t>quill.snow.css</w:t>
            </w:r>
          </w:p>
        </w:tc>
      </w:tr>
      <w:tr w:rsidR="0016059A" w14:paraId="1F6004B9" w14:textId="77777777" w:rsidTr="00DF6AFB">
        <w:tc>
          <w:tcPr>
            <w:tcW w:w="3775" w:type="dxa"/>
          </w:tcPr>
          <w:p w14:paraId="409D2740" w14:textId="28E24AC4" w:rsidR="0016059A" w:rsidRDefault="00A974A3" w:rsidP="00DA3983">
            <w:pPr>
              <w:pStyle w:val="BodyText"/>
              <w:rPr>
                <w:noProof/>
              </w:rPr>
            </w:pPr>
            <w:r>
              <w:rPr>
                <w:noProof/>
              </w:rPr>
              <w:drawing>
                <wp:inline distT="0" distB="0" distL="0" distR="0" wp14:anchorId="0C5B167A" wp14:editId="42FF154F">
                  <wp:extent cx="1806575" cy="2932826"/>
                  <wp:effectExtent l="0" t="0" r="3175" b="127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17052" cy="2949835"/>
                          </a:xfrm>
                          <a:prstGeom prst="rect">
                            <a:avLst/>
                          </a:prstGeom>
                        </pic:spPr>
                      </pic:pic>
                    </a:graphicData>
                  </a:graphic>
                </wp:inline>
              </w:drawing>
            </w:r>
          </w:p>
        </w:tc>
        <w:tc>
          <w:tcPr>
            <w:tcW w:w="6565" w:type="dxa"/>
          </w:tcPr>
          <w:p w14:paraId="674ACACE" w14:textId="77777777" w:rsidR="0016059A" w:rsidRDefault="00975E0C" w:rsidP="00DA3983">
            <w:pPr>
              <w:pStyle w:val="BodyText"/>
              <w:rPr>
                <w:lang w:val="en"/>
              </w:rPr>
            </w:pPr>
            <w:r>
              <w:rPr>
                <w:lang w:val="en"/>
              </w:rPr>
              <w:t xml:space="preserve">Font Awesome is stored inside </w:t>
            </w:r>
            <w:r w:rsidRPr="00975E0C">
              <w:rPr>
                <w:rFonts w:ascii="Courier New" w:hAnsi="Courier New" w:cs="Courier New"/>
                <w:lang w:val="en"/>
              </w:rPr>
              <w:t>font-awesome-4.7.0</w:t>
            </w:r>
            <w:r>
              <w:rPr>
                <w:lang w:val="en"/>
              </w:rPr>
              <w:t xml:space="preserve"> folder</w:t>
            </w:r>
          </w:p>
          <w:p w14:paraId="3F80242F" w14:textId="77777777" w:rsidR="00975E0C" w:rsidRPr="00975E0C" w:rsidRDefault="00975E0C" w:rsidP="008207CF">
            <w:pPr>
              <w:pStyle w:val="BodyText"/>
              <w:numPr>
                <w:ilvl w:val="0"/>
                <w:numId w:val="51"/>
              </w:numPr>
              <w:rPr>
                <w:lang w:val="en"/>
              </w:rPr>
            </w:pPr>
            <w:r>
              <w:rPr>
                <w:lang w:val="en"/>
              </w:rPr>
              <w:t xml:space="preserve">CSS – </w:t>
            </w:r>
            <w:r w:rsidRPr="00975E0C">
              <w:rPr>
                <w:rFonts w:ascii="Courier New" w:hAnsi="Courier New" w:cs="Courier New"/>
                <w:lang w:val="en"/>
              </w:rPr>
              <w:t>font-awesome.css</w:t>
            </w:r>
          </w:p>
          <w:p w14:paraId="67F79019" w14:textId="5E1735C3" w:rsidR="00975E0C" w:rsidRDefault="00975E0C" w:rsidP="008207CF">
            <w:pPr>
              <w:pStyle w:val="BodyText"/>
              <w:numPr>
                <w:ilvl w:val="0"/>
                <w:numId w:val="51"/>
              </w:numPr>
              <w:rPr>
                <w:lang w:val="en"/>
              </w:rPr>
            </w:pPr>
            <w:r>
              <w:rPr>
                <w:lang w:val="en"/>
              </w:rPr>
              <w:t xml:space="preserve">Fonts – contains all Font Awesome files </w:t>
            </w:r>
            <w:r>
              <w:rPr>
                <w:rFonts w:ascii="Courier New" w:hAnsi="Courier New" w:cs="Courier New"/>
                <w:lang w:val="en"/>
              </w:rPr>
              <w:t xml:space="preserve">(.eot, </w:t>
            </w:r>
            <w:r w:rsidRPr="00975E0C">
              <w:rPr>
                <w:rFonts w:ascii="Courier New" w:hAnsi="Courier New" w:cs="Courier New"/>
                <w:lang w:val="en"/>
              </w:rPr>
              <w:t>.svg, .ttf, .woff, .woff2, .otf)</w:t>
            </w:r>
          </w:p>
        </w:tc>
      </w:tr>
      <w:tr w:rsidR="00975E0C" w14:paraId="74680197" w14:textId="77777777" w:rsidTr="00DF6AFB">
        <w:tc>
          <w:tcPr>
            <w:tcW w:w="3775" w:type="dxa"/>
          </w:tcPr>
          <w:p w14:paraId="2FC21898" w14:textId="2D3C95B8" w:rsidR="00975E0C" w:rsidRDefault="00975E0C" w:rsidP="00DA3983">
            <w:pPr>
              <w:pStyle w:val="BodyText"/>
              <w:rPr>
                <w:noProof/>
              </w:rPr>
            </w:pPr>
            <w:r>
              <w:rPr>
                <w:noProof/>
              </w:rPr>
              <w:lastRenderedPageBreak/>
              <w:drawing>
                <wp:inline distT="0" distB="0" distL="0" distR="0" wp14:anchorId="08488080" wp14:editId="6BA2B86A">
                  <wp:extent cx="1806575" cy="1694538"/>
                  <wp:effectExtent l="0" t="0" r="3175" b="127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77019" cy="1760613"/>
                          </a:xfrm>
                          <a:prstGeom prst="rect">
                            <a:avLst/>
                          </a:prstGeom>
                        </pic:spPr>
                      </pic:pic>
                    </a:graphicData>
                  </a:graphic>
                </wp:inline>
              </w:drawing>
            </w:r>
          </w:p>
        </w:tc>
        <w:tc>
          <w:tcPr>
            <w:tcW w:w="6565" w:type="dxa"/>
          </w:tcPr>
          <w:p w14:paraId="157FCDF2" w14:textId="14991EB0" w:rsidR="00975E0C" w:rsidRDefault="00975E0C" w:rsidP="00DA3983">
            <w:pPr>
              <w:pStyle w:val="BodyText"/>
              <w:rPr>
                <w:lang w:val="en"/>
              </w:rPr>
            </w:pPr>
            <w:r>
              <w:rPr>
                <w:lang w:val="en"/>
              </w:rPr>
              <w:t xml:space="preserve">The </w:t>
            </w:r>
            <w:r w:rsidRPr="00B62206">
              <w:rPr>
                <w:rFonts w:ascii="Courier New" w:hAnsi="Courier New" w:cs="Courier New"/>
                <w:lang w:val="en"/>
              </w:rPr>
              <w:t>primeng</w:t>
            </w:r>
            <w:r>
              <w:rPr>
                <w:lang w:val="en"/>
              </w:rPr>
              <w:t xml:space="preserve"> folder contains assets</w:t>
            </w:r>
            <w:r w:rsidR="00B62206">
              <w:rPr>
                <w:lang w:val="en"/>
              </w:rPr>
              <w:t xml:space="preserve"> required to render these UI controls:</w:t>
            </w:r>
          </w:p>
          <w:p w14:paraId="78C4D62E" w14:textId="00C4C6D6" w:rsidR="00B62206" w:rsidRDefault="00B62206" w:rsidP="008207CF">
            <w:pPr>
              <w:pStyle w:val="BodyText"/>
              <w:numPr>
                <w:ilvl w:val="0"/>
                <w:numId w:val="52"/>
              </w:numPr>
              <w:rPr>
                <w:lang w:val="en"/>
              </w:rPr>
            </w:pPr>
            <w:r w:rsidRPr="00B62206">
              <w:rPr>
                <w:rFonts w:ascii="Courier New" w:hAnsi="Courier New" w:cs="Courier New"/>
                <w:lang w:val="en"/>
              </w:rPr>
              <w:t>js</w:t>
            </w:r>
            <w:r>
              <w:rPr>
                <w:lang w:val="en"/>
              </w:rPr>
              <w:t xml:space="preserve"> – stores PrimeNG JavaScript files</w:t>
            </w:r>
          </w:p>
          <w:p w14:paraId="44365BAE" w14:textId="225B0CA1" w:rsidR="00B62206" w:rsidRDefault="00B62206" w:rsidP="008207CF">
            <w:pPr>
              <w:pStyle w:val="BodyText"/>
              <w:numPr>
                <w:ilvl w:val="0"/>
                <w:numId w:val="52"/>
              </w:numPr>
              <w:rPr>
                <w:lang w:val="en"/>
              </w:rPr>
            </w:pPr>
            <w:r w:rsidRPr="00B62206">
              <w:rPr>
                <w:rFonts w:ascii="Courier New" w:hAnsi="Courier New" w:cs="Courier New"/>
                <w:lang w:val="en"/>
              </w:rPr>
              <w:t>resources</w:t>
            </w:r>
            <w:r>
              <w:rPr>
                <w:lang w:val="en"/>
              </w:rPr>
              <w:t xml:space="preserve"> – stores images and themes related to the control</w:t>
            </w:r>
          </w:p>
        </w:tc>
      </w:tr>
    </w:tbl>
    <w:p w14:paraId="204FF53A" w14:textId="37E2F587" w:rsidR="00DF6AFB" w:rsidRDefault="00780A49" w:rsidP="00393597">
      <w:pPr>
        <w:pStyle w:val="Heading2"/>
      </w:pPr>
      <w:bookmarkStart w:id="48" w:name="_Toc534722332"/>
      <w:r>
        <w:t>How do I add a new CSS file?</w:t>
      </w:r>
      <w:bookmarkEnd w:id="48"/>
    </w:p>
    <w:p w14:paraId="3FCAA188" w14:textId="351A88C4" w:rsidR="00780A49" w:rsidRDefault="00D718CA" w:rsidP="00DA3983">
      <w:pPr>
        <w:pStyle w:val="BodyText"/>
        <w:rPr>
          <w:rFonts w:ascii="Courier New" w:hAnsi="Courier New" w:cs="Courier New"/>
          <w:lang w:val="en"/>
        </w:rPr>
      </w:pPr>
      <w:r>
        <w:rPr>
          <w:lang w:val="en"/>
        </w:rPr>
        <w:t xml:space="preserve">CSS files can be added to TASCore inside a file called </w:t>
      </w:r>
      <w:r w:rsidRPr="00D718CA">
        <w:rPr>
          <w:rFonts w:ascii="Courier New" w:hAnsi="Courier New" w:cs="Courier New"/>
          <w:lang w:val="en"/>
        </w:rPr>
        <w:t>app.component.ts</w:t>
      </w:r>
      <w:r>
        <w:rPr>
          <w:rFonts w:ascii="Courier New" w:hAnsi="Courier New" w:cs="Courier New"/>
          <w:lang w:val="en"/>
        </w:rPr>
        <w:t>.</w:t>
      </w:r>
    </w:p>
    <w:p w14:paraId="3EB0FB70" w14:textId="5040F01F" w:rsidR="00D718CA" w:rsidRDefault="00D718CA" w:rsidP="00DA3983">
      <w:pPr>
        <w:pStyle w:val="BodyText"/>
        <w:rPr>
          <w:lang w:val="en"/>
        </w:rPr>
      </w:pPr>
    </w:p>
    <w:tbl>
      <w:tblPr>
        <w:tblStyle w:val="TableGrid"/>
        <w:tblW w:w="0" w:type="auto"/>
        <w:tblLook w:val="04A0" w:firstRow="1" w:lastRow="0" w:firstColumn="1" w:lastColumn="0" w:noHBand="0" w:noVBand="1"/>
      </w:tblPr>
      <w:tblGrid>
        <w:gridCol w:w="3685"/>
        <w:gridCol w:w="6655"/>
      </w:tblGrid>
      <w:tr w:rsidR="00D718CA" w14:paraId="74FDA0D2" w14:textId="77777777" w:rsidTr="00D718CA">
        <w:tc>
          <w:tcPr>
            <w:tcW w:w="3685" w:type="dxa"/>
          </w:tcPr>
          <w:p w14:paraId="28277334" w14:textId="234E667B" w:rsidR="00D718CA" w:rsidRDefault="00D718CA" w:rsidP="00DA3983">
            <w:pPr>
              <w:pStyle w:val="BodyText"/>
              <w:rPr>
                <w:lang w:val="en"/>
              </w:rPr>
            </w:pPr>
            <w:r>
              <w:rPr>
                <w:noProof/>
              </w:rPr>
              <w:drawing>
                <wp:inline distT="0" distB="0" distL="0" distR="0" wp14:anchorId="11BE49B7" wp14:editId="4C1E9A77">
                  <wp:extent cx="1885950" cy="92392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85950" cy="923925"/>
                          </a:xfrm>
                          <a:prstGeom prst="rect">
                            <a:avLst/>
                          </a:prstGeom>
                        </pic:spPr>
                      </pic:pic>
                    </a:graphicData>
                  </a:graphic>
                </wp:inline>
              </w:drawing>
            </w:r>
          </w:p>
        </w:tc>
        <w:tc>
          <w:tcPr>
            <w:tcW w:w="6655" w:type="dxa"/>
          </w:tcPr>
          <w:p w14:paraId="34846876" w14:textId="5C5E134A" w:rsidR="00D718CA" w:rsidRDefault="00D718CA" w:rsidP="00DA3983">
            <w:pPr>
              <w:pStyle w:val="BodyText"/>
              <w:rPr>
                <w:lang w:val="en"/>
              </w:rPr>
            </w:pPr>
            <w:r w:rsidRPr="00D718CA">
              <w:rPr>
                <w:lang w:val="en"/>
              </w:rPr>
              <w:t xml:space="preserve">The </w:t>
            </w:r>
            <w:r w:rsidRPr="00D718CA">
              <w:rPr>
                <w:rFonts w:ascii="Courier New" w:hAnsi="Courier New" w:cs="Courier New"/>
                <w:lang w:val="en"/>
              </w:rPr>
              <w:t>app</w:t>
            </w:r>
            <w:r w:rsidRPr="00D718CA">
              <w:rPr>
                <w:lang w:val="en"/>
              </w:rPr>
              <w:t xml:space="preserve"> folder contains a suite of folders that pertain to site’s navigational structure</w:t>
            </w:r>
            <w:r>
              <w:rPr>
                <w:lang w:val="en"/>
              </w:rPr>
              <w:t xml:space="preserve">. These folders contain </w:t>
            </w:r>
            <w:r w:rsidRPr="00D718CA">
              <w:rPr>
                <w:rFonts w:ascii="Courier New" w:hAnsi="Courier New" w:cs="Courier New"/>
                <w:lang w:val="en"/>
              </w:rPr>
              <w:t>ts</w:t>
            </w:r>
            <w:r>
              <w:rPr>
                <w:lang w:val="en"/>
              </w:rPr>
              <w:t xml:space="preserve"> (typescript), </w:t>
            </w:r>
            <w:r w:rsidRPr="00D718CA">
              <w:rPr>
                <w:rFonts w:ascii="Courier New" w:hAnsi="Courier New" w:cs="Courier New"/>
                <w:lang w:val="en"/>
              </w:rPr>
              <w:t>css</w:t>
            </w:r>
            <w:r>
              <w:rPr>
                <w:lang w:val="en"/>
              </w:rPr>
              <w:t xml:space="preserve">, </w:t>
            </w:r>
            <w:r w:rsidRPr="00D718CA">
              <w:rPr>
                <w:rFonts w:ascii="Courier New" w:hAnsi="Courier New" w:cs="Courier New"/>
                <w:lang w:val="en"/>
              </w:rPr>
              <w:t>js</w:t>
            </w:r>
            <w:r w:rsidR="002E4F51">
              <w:rPr>
                <w:rFonts w:ascii="Courier New" w:hAnsi="Courier New" w:cs="Courier New"/>
                <w:lang w:val="en"/>
              </w:rPr>
              <w:t>,</w:t>
            </w:r>
            <w:r>
              <w:rPr>
                <w:lang w:val="en"/>
              </w:rPr>
              <w:t xml:space="preserve"> and </w:t>
            </w:r>
            <w:r w:rsidRPr="00D718CA">
              <w:rPr>
                <w:rFonts w:ascii="Courier New" w:hAnsi="Courier New" w:cs="Courier New"/>
                <w:lang w:val="en"/>
              </w:rPr>
              <w:t>html</w:t>
            </w:r>
            <w:r>
              <w:rPr>
                <w:lang w:val="en"/>
              </w:rPr>
              <w:t xml:space="preserve"> files.</w:t>
            </w:r>
          </w:p>
          <w:p w14:paraId="0C7B65D0" w14:textId="21512AD6" w:rsidR="00D718CA" w:rsidRDefault="00D718CA" w:rsidP="00DA3983">
            <w:pPr>
              <w:pStyle w:val="BodyText"/>
              <w:rPr>
                <w:lang w:val="en"/>
              </w:rPr>
            </w:pPr>
            <w:r>
              <w:rPr>
                <w:lang w:val="en"/>
              </w:rPr>
              <w:t xml:space="preserve">The </w:t>
            </w:r>
            <w:r w:rsidRPr="00D718CA">
              <w:rPr>
                <w:rFonts w:ascii="Courier New" w:hAnsi="Courier New" w:cs="Courier New"/>
                <w:lang w:val="en"/>
              </w:rPr>
              <w:t>assets</w:t>
            </w:r>
            <w:r>
              <w:rPr>
                <w:lang w:val="en"/>
              </w:rPr>
              <w:t xml:space="preserve"> folder contains all the site assets including </w:t>
            </w:r>
            <w:r w:rsidRPr="00D718CA">
              <w:rPr>
                <w:rFonts w:ascii="Courier New" w:hAnsi="Courier New" w:cs="Courier New"/>
                <w:lang w:val="en"/>
              </w:rPr>
              <w:t>css, img</w:t>
            </w:r>
            <w:r>
              <w:rPr>
                <w:lang w:val="en"/>
              </w:rPr>
              <w:t>,</w:t>
            </w:r>
            <w:r w:rsidRPr="00D718CA">
              <w:rPr>
                <w:rFonts w:ascii="Courier New" w:hAnsi="Courier New" w:cs="Courier New"/>
                <w:lang w:val="en"/>
              </w:rPr>
              <w:t xml:space="preserve"> js</w:t>
            </w:r>
            <w:r w:rsidR="002E4F51">
              <w:rPr>
                <w:rFonts w:ascii="Courier New" w:hAnsi="Courier New" w:cs="Courier New"/>
                <w:lang w:val="en"/>
              </w:rPr>
              <w:t>,</w:t>
            </w:r>
            <w:r>
              <w:rPr>
                <w:lang w:val="en"/>
              </w:rPr>
              <w:t xml:space="preserve"> and </w:t>
            </w:r>
            <w:r w:rsidRPr="00D718CA">
              <w:rPr>
                <w:rFonts w:ascii="Courier New" w:hAnsi="Courier New" w:cs="Courier New"/>
                <w:lang w:val="en"/>
              </w:rPr>
              <w:t>ttf</w:t>
            </w:r>
            <w:r>
              <w:rPr>
                <w:lang w:val="en"/>
              </w:rPr>
              <w:t xml:space="preserve"> font files.</w:t>
            </w:r>
          </w:p>
        </w:tc>
      </w:tr>
    </w:tbl>
    <w:p w14:paraId="77DB0A0A" w14:textId="77777777" w:rsidR="00D718CA" w:rsidRDefault="00D718CA" w:rsidP="00DA3983">
      <w:pPr>
        <w:pStyle w:val="BodyText"/>
        <w:rPr>
          <w:lang w:val="en"/>
        </w:rPr>
      </w:pPr>
    </w:p>
    <w:p w14:paraId="1287169E" w14:textId="77777777" w:rsidR="00D718CA" w:rsidRPr="00D718CA" w:rsidRDefault="00D718CA" w:rsidP="00DA3983">
      <w:pPr>
        <w:pStyle w:val="BodyText"/>
        <w:rPr>
          <w:lang w:val="en"/>
        </w:rPr>
      </w:pPr>
    </w:p>
    <w:tbl>
      <w:tblPr>
        <w:tblStyle w:val="TableGrid"/>
        <w:tblW w:w="0" w:type="auto"/>
        <w:tblLook w:val="04A0" w:firstRow="1" w:lastRow="0" w:firstColumn="1" w:lastColumn="0" w:noHBand="0" w:noVBand="1"/>
      </w:tblPr>
      <w:tblGrid>
        <w:gridCol w:w="3055"/>
        <w:gridCol w:w="7285"/>
      </w:tblGrid>
      <w:tr w:rsidR="00D718CA" w14:paraId="1430A1D4" w14:textId="77777777" w:rsidTr="00D718CA">
        <w:tc>
          <w:tcPr>
            <w:tcW w:w="3055" w:type="dxa"/>
          </w:tcPr>
          <w:p w14:paraId="274A618B" w14:textId="1F78C8D3" w:rsidR="00D718CA" w:rsidRDefault="00D718CA" w:rsidP="00DA3983">
            <w:pPr>
              <w:pStyle w:val="BodyText"/>
              <w:rPr>
                <w:lang w:val="en"/>
              </w:rPr>
            </w:pPr>
            <w:r>
              <w:rPr>
                <w:noProof/>
              </w:rPr>
              <w:lastRenderedPageBreak/>
              <w:drawing>
                <wp:inline distT="0" distB="0" distL="0" distR="0" wp14:anchorId="77BD0271" wp14:editId="78F6D843">
                  <wp:extent cx="1516380" cy="3392578"/>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68182" cy="3508475"/>
                          </a:xfrm>
                          <a:prstGeom prst="rect">
                            <a:avLst/>
                          </a:prstGeom>
                        </pic:spPr>
                      </pic:pic>
                    </a:graphicData>
                  </a:graphic>
                </wp:inline>
              </w:drawing>
            </w:r>
          </w:p>
        </w:tc>
        <w:tc>
          <w:tcPr>
            <w:tcW w:w="7285" w:type="dxa"/>
          </w:tcPr>
          <w:p w14:paraId="5CB9227A" w14:textId="02F2D8D0" w:rsidR="00531FEB" w:rsidRDefault="00D718CA" w:rsidP="00D718CA">
            <w:pPr>
              <w:pStyle w:val="BodyText"/>
              <w:rPr>
                <w:rFonts w:ascii="Courier New" w:hAnsi="Courier New" w:cs="Courier New"/>
                <w:lang w:val="en"/>
              </w:rPr>
            </w:pPr>
            <w:r>
              <w:rPr>
                <w:lang w:val="en"/>
              </w:rPr>
              <w:t xml:space="preserve">CSS files can be added </w:t>
            </w:r>
            <w:r w:rsidR="00531FEB">
              <w:rPr>
                <w:lang w:val="en"/>
              </w:rPr>
              <w:t>by updating the</w:t>
            </w:r>
            <w:r>
              <w:rPr>
                <w:lang w:val="en"/>
              </w:rPr>
              <w:t xml:space="preserve"> </w:t>
            </w:r>
            <w:r w:rsidR="00531FEB">
              <w:rPr>
                <w:lang w:val="en"/>
              </w:rPr>
              <w:t xml:space="preserve">component inside the </w:t>
            </w:r>
            <w:r w:rsidRPr="00D718CA">
              <w:rPr>
                <w:rFonts w:ascii="Courier New" w:hAnsi="Courier New" w:cs="Courier New"/>
                <w:lang w:val="en"/>
              </w:rPr>
              <w:t>app.component.ts</w:t>
            </w:r>
            <w:r w:rsidR="00531FEB">
              <w:rPr>
                <w:rFonts w:ascii="Courier New" w:hAnsi="Courier New" w:cs="Courier New"/>
                <w:lang w:val="en"/>
              </w:rPr>
              <w:t xml:space="preserve"> </w:t>
            </w:r>
            <w:r w:rsidR="00531FEB" w:rsidRPr="00531FEB">
              <w:rPr>
                <w:lang w:val="en"/>
              </w:rPr>
              <w:t>file</w:t>
            </w:r>
            <w:r w:rsidR="00531FEB">
              <w:rPr>
                <w:rFonts w:ascii="Courier New" w:hAnsi="Courier New" w:cs="Courier New"/>
                <w:lang w:val="en"/>
              </w:rPr>
              <w:t>.</w:t>
            </w:r>
          </w:p>
          <w:p w14:paraId="1A24DF7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@Component({</w:t>
            </w:r>
          </w:p>
          <w:p w14:paraId="139E1A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selector: 'app-root',</w:t>
            </w:r>
          </w:p>
          <w:p w14:paraId="3371F9AC"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encapsulation: ViewEncapsulation.None,</w:t>
            </w:r>
          </w:p>
          <w:p w14:paraId="3684166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styleUrls: [</w:t>
            </w:r>
          </w:p>
          <w:p w14:paraId="045B2105"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'../assets/css/tas-custom.css',</w:t>
            </w:r>
          </w:p>
          <w:p w14:paraId="370E5C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'../assets/uswds/css/uswds.css',</w:t>
            </w:r>
          </w:p>
          <w:p w14:paraId="3CFFE10F"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'./app.component.css',</w:t>
            </w:r>
          </w:p>
          <w:p w14:paraId="3F69E3A0"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'../assets/font-awesome-4.7.0/css/font-awesome.css',</w:t>
            </w:r>
          </w:p>
          <w:p w14:paraId="5C4E4F89"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'../assets/primeng/resources/themes/tas-core/theme.css',</w:t>
            </w:r>
          </w:p>
          <w:p w14:paraId="434E0F83"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'../assets/primeng/resources/primeng.min.css',</w:t>
            </w:r>
          </w:p>
          <w:p w14:paraId="24B5FF24"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'../assets/css/fullcalendar.css',</w:t>
            </w:r>
          </w:p>
          <w:p w14:paraId="7509C6CA"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'../assets/css/quill.snow.css'</w:t>
            </w:r>
          </w:p>
          <w:p w14:paraId="131C34DD"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w:t>
            </w:r>
          </w:p>
          <w:p w14:paraId="3C24B0F7" w14:textId="77777777" w:rsidR="00531FEB" w:rsidRPr="00531FEB" w:rsidRDefault="00531FEB" w:rsidP="00531FEB">
            <w:pPr>
              <w:pStyle w:val="BodyText"/>
              <w:rPr>
                <w:rFonts w:ascii="Courier New" w:hAnsi="Courier New" w:cs="Courier New"/>
                <w:sz w:val="16"/>
                <w:szCs w:val="16"/>
                <w:lang w:val="en"/>
              </w:rPr>
            </w:pPr>
            <w:r w:rsidRPr="00531FEB">
              <w:rPr>
                <w:rFonts w:ascii="Courier New" w:hAnsi="Courier New" w:cs="Courier New"/>
                <w:sz w:val="16"/>
                <w:szCs w:val="16"/>
                <w:lang w:val="en"/>
              </w:rPr>
              <w:t xml:space="preserve">  templateUrl: './app.component.html'</w:t>
            </w:r>
          </w:p>
          <w:p w14:paraId="6B8CD0BC" w14:textId="66A5D3C9" w:rsidR="00D718CA" w:rsidRDefault="00531FEB" w:rsidP="00531FEB">
            <w:pPr>
              <w:pStyle w:val="BodyText"/>
              <w:rPr>
                <w:lang w:val="en"/>
              </w:rPr>
            </w:pPr>
            <w:r w:rsidRPr="00531FEB">
              <w:rPr>
                <w:rFonts w:ascii="Courier New" w:hAnsi="Courier New" w:cs="Courier New"/>
                <w:sz w:val="16"/>
                <w:szCs w:val="16"/>
                <w:lang w:val="en"/>
              </w:rPr>
              <w:t>})</w:t>
            </w:r>
          </w:p>
        </w:tc>
      </w:tr>
    </w:tbl>
    <w:p w14:paraId="76DB03B4" w14:textId="09A3488A" w:rsidR="00D718CA" w:rsidRDefault="0002426C" w:rsidP="00393597">
      <w:pPr>
        <w:pStyle w:val="Heading2"/>
      </w:pPr>
      <w:bookmarkStart w:id="49" w:name="_Toc534722333"/>
      <w:r>
        <w:t>How do I add a JavaScript file?</w:t>
      </w:r>
      <w:bookmarkEnd w:id="49"/>
    </w:p>
    <w:p w14:paraId="3214F7AD" w14:textId="767EA504" w:rsidR="00D718CA" w:rsidRDefault="0002426C" w:rsidP="00DA3983">
      <w:pPr>
        <w:pStyle w:val="BodyText"/>
        <w:rPr>
          <w:lang w:val="en"/>
        </w:rPr>
      </w:pPr>
      <w:r>
        <w:rPr>
          <w:lang w:val="en"/>
        </w:rPr>
        <w:t xml:space="preserve">JavaScript files are added to the </w:t>
      </w:r>
      <w:r w:rsidRPr="0002426C">
        <w:rPr>
          <w:rFonts w:ascii="Courier New" w:hAnsi="Courier New" w:cs="Courier New"/>
          <w:lang w:val="en"/>
        </w:rPr>
        <w:t>.angular-cli.json</w:t>
      </w:r>
      <w:r>
        <w:rPr>
          <w:lang w:val="en"/>
        </w:rPr>
        <w:t xml:space="preserve"> file located in the root directory of the site.</w:t>
      </w:r>
    </w:p>
    <w:tbl>
      <w:tblPr>
        <w:tblStyle w:val="TableGrid"/>
        <w:tblW w:w="0" w:type="auto"/>
        <w:tblLook w:val="04A0" w:firstRow="1" w:lastRow="0" w:firstColumn="1" w:lastColumn="0" w:noHBand="0" w:noVBand="1"/>
      </w:tblPr>
      <w:tblGrid>
        <w:gridCol w:w="3055"/>
        <w:gridCol w:w="7285"/>
      </w:tblGrid>
      <w:tr w:rsidR="0002426C" w14:paraId="7331A103" w14:textId="77777777" w:rsidTr="0002426C">
        <w:tc>
          <w:tcPr>
            <w:tcW w:w="3055" w:type="dxa"/>
          </w:tcPr>
          <w:p w14:paraId="56A91F5C" w14:textId="57E92CDC" w:rsidR="0002426C" w:rsidRDefault="0002426C" w:rsidP="00DA3983">
            <w:pPr>
              <w:pStyle w:val="BodyText"/>
              <w:rPr>
                <w:lang w:val="en"/>
              </w:rPr>
            </w:pPr>
            <w:r>
              <w:rPr>
                <w:noProof/>
              </w:rPr>
              <w:drawing>
                <wp:inline distT="0" distB="0" distL="0" distR="0" wp14:anchorId="276ADEFF" wp14:editId="1E2CF8B4">
                  <wp:extent cx="1516380" cy="1684020"/>
                  <wp:effectExtent l="0" t="0" r="762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25666" cy="1694333"/>
                          </a:xfrm>
                          <a:prstGeom prst="rect">
                            <a:avLst/>
                          </a:prstGeom>
                        </pic:spPr>
                      </pic:pic>
                    </a:graphicData>
                  </a:graphic>
                </wp:inline>
              </w:drawing>
            </w:r>
          </w:p>
        </w:tc>
        <w:tc>
          <w:tcPr>
            <w:tcW w:w="7285" w:type="dxa"/>
          </w:tcPr>
          <w:p w14:paraId="6074AC8A" w14:textId="48F24C98" w:rsidR="0002426C" w:rsidRDefault="0002426C" w:rsidP="00DA3983">
            <w:pPr>
              <w:pStyle w:val="BodyText"/>
              <w:rPr>
                <w:lang w:val="en"/>
              </w:rPr>
            </w:pPr>
            <w:r>
              <w:rPr>
                <w:lang w:val="en"/>
              </w:rPr>
              <w:t xml:space="preserve">This </w:t>
            </w:r>
            <w:r w:rsidRPr="00085835">
              <w:rPr>
                <w:rFonts w:ascii="Courier New" w:hAnsi="Courier New" w:cs="Courier New"/>
                <w:lang w:val="en"/>
              </w:rPr>
              <w:t>json</w:t>
            </w:r>
            <w:r>
              <w:rPr>
                <w:lang w:val="en"/>
              </w:rPr>
              <w:t xml:space="preserve"> file would need to be updated by appending a new </w:t>
            </w:r>
            <w:r w:rsidR="00085835" w:rsidRPr="00085835">
              <w:rPr>
                <w:rFonts w:ascii="Courier New" w:hAnsi="Courier New" w:cs="Courier New"/>
                <w:lang w:val="en"/>
              </w:rPr>
              <w:t>js</w:t>
            </w:r>
            <w:r w:rsidR="00085835">
              <w:rPr>
                <w:lang w:val="en"/>
              </w:rPr>
              <w:t xml:space="preserve"> </w:t>
            </w:r>
            <w:r>
              <w:rPr>
                <w:lang w:val="en"/>
              </w:rPr>
              <w:t xml:space="preserve">file under the </w:t>
            </w:r>
            <w:r w:rsidRPr="00085835">
              <w:rPr>
                <w:rFonts w:ascii="Courier New" w:hAnsi="Courier New" w:cs="Courier New"/>
                <w:lang w:val="en"/>
              </w:rPr>
              <w:t>‘scripts’</w:t>
            </w:r>
            <w:r>
              <w:rPr>
                <w:lang w:val="en"/>
              </w:rPr>
              <w:t xml:space="preserve"> </w:t>
            </w:r>
            <w:r w:rsidR="00085835">
              <w:rPr>
                <w:lang w:val="en"/>
              </w:rPr>
              <w:t>key:value pair.</w:t>
            </w:r>
            <w:r w:rsidR="00085835">
              <w:rPr>
                <w:lang w:val="en"/>
              </w:rPr>
              <w:br/>
            </w:r>
          </w:p>
          <w:p w14:paraId="4275FBF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"scripts": [</w:t>
            </w:r>
          </w:p>
          <w:p w14:paraId="4350A3DA"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"assets/js/datetimeclock.js",</w:t>
            </w:r>
          </w:p>
          <w:p w14:paraId="07AAA99B"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"assets/uswds/js/uswds.min.js",</w:t>
            </w:r>
          </w:p>
          <w:p w14:paraId="393956C2"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"assets/js/switch-sub.js",</w:t>
            </w:r>
          </w:p>
          <w:p w14:paraId="67C213D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"assets/js/calendar.js",</w:t>
            </w:r>
          </w:p>
          <w:p w14:paraId="1B7FDDE6"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"assets/js/calendar.min.js",</w:t>
            </w:r>
          </w:p>
          <w:p w14:paraId="13707C47" w14:textId="77777777" w:rsidR="0002426C" w:rsidRPr="0002426C" w:rsidRDefault="0002426C" w:rsidP="0002426C">
            <w:pPr>
              <w:pStyle w:val="BodyText"/>
              <w:rPr>
                <w:rFonts w:ascii="Courier New" w:hAnsi="Courier New" w:cs="Courier New"/>
                <w:sz w:val="18"/>
                <w:szCs w:val="18"/>
                <w:lang w:val="en"/>
              </w:rPr>
            </w:pPr>
            <w:r w:rsidRPr="0002426C">
              <w:rPr>
                <w:rFonts w:ascii="Courier New" w:hAnsi="Courier New" w:cs="Courier New"/>
                <w:sz w:val="18"/>
                <w:szCs w:val="18"/>
                <w:lang w:val="en"/>
              </w:rPr>
              <w:t xml:space="preserve">        "assets/primeng/js/quill.js"</w:t>
            </w:r>
          </w:p>
          <w:p w14:paraId="3124FE04" w14:textId="5D5C5A5A" w:rsidR="0002426C" w:rsidRDefault="0002426C" w:rsidP="0002426C">
            <w:pPr>
              <w:pStyle w:val="BodyText"/>
              <w:rPr>
                <w:lang w:val="en"/>
              </w:rPr>
            </w:pPr>
            <w:r w:rsidRPr="0002426C">
              <w:rPr>
                <w:rFonts w:ascii="Courier New" w:hAnsi="Courier New" w:cs="Courier New"/>
                <w:sz w:val="18"/>
                <w:szCs w:val="18"/>
                <w:lang w:val="en"/>
              </w:rPr>
              <w:t xml:space="preserve">      ],</w:t>
            </w:r>
          </w:p>
        </w:tc>
      </w:tr>
    </w:tbl>
    <w:p w14:paraId="262CCDDD" w14:textId="62388BFD" w:rsidR="00DA3983" w:rsidRPr="00E77C6C" w:rsidRDefault="00E77C6C" w:rsidP="00393597">
      <w:pPr>
        <w:pStyle w:val="Heading2"/>
      </w:pPr>
      <w:bookmarkStart w:id="50" w:name="_Toc534722334"/>
      <w:r w:rsidRPr="00E77C6C">
        <w:t>How do I test my changes?</w:t>
      </w:r>
      <w:bookmarkEnd w:id="50"/>
    </w:p>
    <w:p w14:paraId="63831A70" w14:textId="715CBEBB" w:rsidR="00DA3983" w:rsidRDefault="0046559B" w:rsidP="00DA3983">
      <w:pPr>
        <w:pStyle w:val="BodyText"/>
        <w:rPr>
          <w:lang w:val="en"/>
        </w:rPr>
      </w:pPr>
      <w:r>
        <w:rPr>
          <w:lang w:val="en"/>
        </w:rPr>
        <w:t xml:space="preserve">Since TASCore was developed using </w:t>
      </w:r>
      <w:r w:rsidR="00314F80">
        <w:rPr>
          <w:lang w:val="en"/>
        </w:rPr>
        <w:t>Angular and NodeJS</w:t>
      </w:r>
      <w:r w:rsidR="002E4F51">
        <w:rPr>
          <w:lang w:val="en"/>
        </w:rPr>
        <w:t>,</w:t>
      </w:r>
      <w:r w:rsidR="00314F80">
        <w:rPr>
          <w:lang w:val="en"/>
        </w:rPr>
        <w:t xml:space="preserve"> </w:t>
      </w:r>
      <w:r w:rsidR="002E4F51">
        <w:rPr>
          <w:lang w:val="en"/>
        </w:rPr>
        <w:t>once</w:t>
      </w:r>
      <w:r w:rsidR="00314F80">
        <w:rPr>
          <w:lang w:val="en"/>
        </w:rPr>
        <w:t xml:space="preserve"> you have cloned the repository, you’ll need to install its dependencies:</w:t>
      </w:r>
    </w:p>
    <w:p w14:paraId="229F2503" w14:textId="42FEF67E"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install</w:t>
      </w:r>
    </w:p>
    <w:p w14:paraId="4A431890" w14:textId="434E0F83" w:rsidR="00314F80" w:rsidRDefault="00314F80" w:rsidP="00DA3983">
      <w:pPr>
        <w:pStyle w:val="BodyText"/>
        <w:rPr>
          <w:rFonts w:ascii="Courier New" w:hAnsi="Courier New" w:cs="Courier New"/>
          <w:lang w:val="en"/>
        </w:rPr>
      </w:pPr>
    </w:p>
    <w:p w14:paraId="66A5D3C9" w14:textId="4A14ADF5" w:rsidR="00314F80" w:rsidRDefault="00314F80" w:rsidP="00DA3983">
      <w:pPr>
        <w:pStyle w:val="BodyText"/>
        <w:rPr>
          <w:lang w:val="en"/>
        </w:rPr>
      </w:pPr>
      <w:r>
        <w:rPr>
          <w:lang w:val="en"/>
        </w:rPr>
        <w:lastRenderedPageBreak/>
        <w:t>To start up the site locally on your machine run the command:</w:t>
      </w:r>
    </w:p>
    <w:p w14:paraId="25D37F57" w14:textId="415D2B2A"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start</w:t>
      </w:r>
    </w:p>
    <w:p w14:paraId="2E4DBE41" w14:textId="118FE44A" w:rsidR="00314F80" w:rsidRDefault="00314F80" w:rsidP="00DA3983">
      <w:pPr>
        <w:pStyle w:val="BodyText"/>
        <w:rPr>
          <w:lang w:val="en"/>
        </w:rPr>
      </w:pPr>
      <w:r>
        <w:rPr>
          <w:lang w:val="en"/>
        </w:rPr>
        <w:t>To view the site go to the URL :</w:t>
      </w:r>
      <w:r w:rsidR="00990BCA">
        <w:rPr>
          <w:lang w:val="en"/>
        </w:rPr>
        <w:t xml:space="preserve"> </w:t>
      </w:r>
      <w:hyperlink r:id="rId23" w:history="1">
        <w:r w:rsidRPr="00657A51">
          <w:rPr>
            <w:rStyle w:val="Hyperlink"/>
            <w:lang w:val="en"/>
          </w:rPr>
          <w:t>http://localhost:4200</w:t>
        </w:r>
      </w:hyperlink>
      <w:r>
        <w:rPr>
          <w:lang w:val="en"/>
        </w:rPr>
        <w:t xml:space="preserve"> in the web browser.</w:t>
      </w:r>
    </w:p>
    <w:p w14:paraId="1599E86D" w14:textId="31BDA55C" w:rsidR="00314F80" w:rsidRDefault="00314F80" w:rsidP="00DA3983">
      <w:pPr>
        <w:pStyle w:val="BodyText"/>
        <w:rPr>
          <w:lang w:val="en"/>
        </w:rPr>
      </w:pPr>
      <w:r>
        <w:rPr>
          <w:lang w:val="en"/>
        </w:rPr>
        <w:t>To test any changes applied, run the command:</w:t>
      </w:r>
    </w:p>
    <w:p w14:paraId="537D7ED5" w14:textId="6C238F00" w:rsidR="00314F80" w:rsidRDefault="00314F80" w:rsidP="00DA3983">
      <w:pPr>
        <w:pStyle w:val="BodyText"/>
        <w:rPr>
          <w:rFonts w:ascii="Courier New" w:hAnsi="Courier New" w:cs="Courier New"/>
          <w:lang w:val="en"/>
        </w:rPr>
      </w:pPr>
      <w:r>
        <w:rPr>
          <w:lang w:val="en"/>
        </w:rPr>
        <w:tab/>
      </w:r>
      <w:r w:rsidRPr="00314F80">
        <w:rPr>
          <w:rFonts w:ascii="Courier New" w:hAnsi="Courier New" w:cs="Courier New"/>
          <w:lang w:val="en"/>
        </w:rPr>
        <w:t>npm test</w:t>
      </w:r>
    </w:p>
    <w:p w14:paraId="50D30EBC" w14:textId="51258C94" w:rsidR="00A7686A" w:rsidRPr="00E201E6" w:rsidRDefault="002E66F5" w:rsidP="00E201E6">
      <w:pPr>
        <w:pStyle w:val="BodyText"/>
        <w:rPr>
          <w:lang w:val="en"/>
        </w:rPr>
      </w:pPr>
      <w:r>
        <w:rPr>
          <w:lang w:val="en"/>
        </w:rPr>
        <w:t xml:space="preserve">This will </w:t>
      </w:r>
      <w:r w:rsidR="00F72E3B">
        <w:rPr>
          <w:lang w:val="en"/>
        </w:rPr>
        <w:t xml:space="preserve">ensure that any JavaScript and any </w:t>
      </w:r>
      <w:r>
        <w:rPr>
          <w:lang w:val="en"/>
        </w:rPr>
        <w:t xml:space="preserve">CSS source files meet </w:t>
      </w:r>
      <w:r w:rsidR="00F72E3B">
        <w:rPr>
          <w:lang w:val="en"/>
        </w:rPr>
        <w:t xml:space="preserve">USWDS </w:t>
      </w:r>
      <w:r>
        <w:rPr>
          <w:lang w:val="en"/>
        </w:rPr>
        <w:t>coding standards.</w:t>
      </w:r>
    </w:p>
    <w:p w14:paraId="75E37F95" w14:textId="341FA126" w:rsidR="00F07689" w:rsidRDefault="00C75A6F" w:rsidP="000D7324">
      <w:pPr>
        <w:pStyle w:val="Heading1"/>
      </w:pPr>
      <w:bookmarkStart w:id="51" w:name="_Toc534722335"/>
      <w:bookmarkEnd w:id="29"/>
      <w:bookmarkEnd w:id="30"/>
      <w:bookmarkEnd w:id="31"/>
      <w:bookmarkEnd w:id="32"/>
      <w:bookmarkEnd w:id="33"/>
      <w:bookmarkEnd w:id="34"/>
      <w:bookmarkEnd w:id="35"/>
      <w:r>
        <w:t>U</w:t>
      </w:r>
      <w:r w:rsidR="000826B0">
        <w:t>I</w:t>
      </w:r>
      <w:r>
        <w:t xml:space="preserve"> Components</w:t>
      </w:r>
      <w:bookmarkEnd w:id="51"/>
    </w:p>
    <w:p w14:paraId="1C35EFB4" w14:textId="344ABB5E" w:rsidR="00E77C6C" w:rsidRPr="007637CB" w:rsidRDefault="00E77C6C" w:rsidP="00E77C6C">
      <w:pPr>
        <w:rPr>
          <w:sz w:val="24"/>
        </w:rPr>
      </w:pPr>
      <w:r w:rsidRPr="007637CB">
        <w:rPr>
          <w:sz w:val="24"/>
        </w:rPr>
        <w:t xml:space="preserve">TASCore style provides a set </w:t>
      </w:r>
      <w:r w:rsidR="002E4F51" w:rsidRPr="007637CB">
        <w:rPr>
          <w:sz w:val="24"/>
        </w:rPr>
        <w:t xml:space="preserve">of </w:t>
      </w:r>
      <w:r w:rsidRPr="007637CB">
        <w:rPr>
          <w:sz w:val="24"/>
        </w:rPr>
        <w:t>UI components that are designed for consistency and simplicity across all VA web sites. The list of components includes all the basic elements of a web page including header, global navigation, footers, fonts, color palettes, search bar</w:t>
      </w:r>
      <w:r w:rsidR="002E4F51" w:rsidRPr="007637CB">
        <w:rPr>
          <w:sz w:val="24"/>
        </w:rPr>
        <w:t>,</w:t>
      </w:r>
      <w:r w:rsidRPr="007637CB">
        <w:rPr>
          <w:sz w:val="24"/>
        </w:rPr>
        <w:t xml:space="preserve"> etc.</w:t>
      </w:r>
      <w:r w:rsidR="00990BCA" w:rsidRPr="007637CB">
        <w:rPr>
          <w:sz w:val="24"/>
        </w:rPr>
        <w:t xml:space="preserve"> </w:t>
      </w:r>
      <w:r w:rsidRPr="007637CB">
        <w:rPr>
          <w:sz w:val="24"/>
        </w:rPr>
        <w:t>Review each component for more detail.</w:t>
      </w:r>
    </w:p>
    <w:p w14:paraId="2B6333D1" w14:textId="0967FF1E" w:rsidR="00E77C6C" w:rsidRDefault="00E77C6C" w:rsidP="00E77C6C">
      <w:pPr>
        <w:pStyle w:val="BodyText"/>
      </w:pPr>
      <w:r>
        <w:rPr>
          <w:noProof/>
          <w:lang w:val="en"/>
        </w:rPr>
        <w:drawing>
          <wp:inline distT="0" distB="0" distL="0" distR="0" wp14:anchorId="75B2D3A6" wp14:editId="686E7885">
            <wp:extent cx="2483469" cy="3128211"/>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nal design templat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499346" cy="3148210"/>
                    </a:xfrm>
                    <a:prstGeom prst="rect">
                      <a:avLst/>
                    </a:prstGeom>
                  </pic:spPr>
                </pic:pic>
              </a:graphicData>
            </a:graphic>
          </wp:inline>
        </w:drawing>
      </w:r>
    </w:p>
    <w:p w14:paraId="6F33D3D9" w14:textId="77777777" w:rsidR="00E77C6C" w:rsidRPr="00E77C6C" w:rsidRDefault="00E77C6C" w:rsidP="00E77C6C">
      <w:pPr>
        <w:pStyle w:val="BodyText"/>
      </w:pPr>
    </w:p>
    <w:p w14:paraId="0DFDC436" w14:textId="36C8346F" w:rsidR="00D127B4" w:rsidRDefault="00D127B4" w:rsidP="00D127B4">
      <w:pPr>
        <w:pStyle w:val="Caption"/>
        <w:jc w:val="center"/>
      </w:pPr>
      <w:bookmarkStart w:id="52" w:name="_Toc479170378"/>
      <w:bookmarkStart w:id="53" w:name="_Toc479673608"/>
      <w:r>
        <w:t xml:space="preserve">Table </w:t>
      </w:r>
      <w:r w:rsidR="0085050E">
        <w:rPr>
          <w:noProof/>
        </w:rPr>
        <w:fldChar w:fldCharType="begin"/>
      </w:r>
      <w:r w:rsidR="0085050E">
        <w:rPr>
          <w:noProof/>
        </w:rPr>
        <w:instrText xml:space="preserve"> SEQ Table \* ARABIC </w:instrText>
      </w:r>
      <w:r w:rsidR="0085050E">
        <w:rPr>
          <w:noProof/>
        </w:rPr>
        <w:fldChar w:fldCharType="separate"/>
      </w:r>
      <w:r w:rsidR="00EC5B0D">
        <w:rPr>
          <w:noProof/>
        </w:rPr>
        <w:t>1</w:t>
      </w:r>
      <w:r w:rsidR="0085050E">
        <w:rPr>
          <w:noProof/>
        </w:rPr>
        <w:fldChar w:fldCharType="end"/>
      </w:r>
      <w:r w:rsidRPr="0039003E">
        <w:t xml:space="preserve">: </w:t>
      </w:r>
      <w:bookmarkEnd w:id="52"/>
      <w:bookmarkEnd w:id="53"/>
      <w:r w:rsidR="00C75A6F">
        <w:t>List of all UX components for TAS</w:t>
      </w:r>
    </w:p>
    <w:tbl>
      <w:tblPr>
        <w:tblW w:w="514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1"/>
        <w:gridCol w:w="3090"/>
        <w:gridCol w:w="7406"/>
      </w:tblGrid>
      <w:tr w:rsidR="000246FF" w:rsidRPr="00F07689" w14:paraId="1A059408" w14:textId="77777777" w:rsidTr="000246FF">
        <w:trPr>
          <w:cantSplit/>
          <w:tblHeader/>
        </w:trPr>
        <w:tc>
          <w:tcPr>
            <w:tcW w:w="275" w:type="pct"/>
            <w:shd w:val="clear" w:color="auto" w:fill="CCCCCC"/>
            <w:vAlign w:val="center"/>
          </w:tcPr>
          <w:p w14:paraId="79B4D60A" w14:textId="77777777" w:rsidR="000246FF" w:rsidRPr="00F07689" w:rsidRDefault="000246FF" w:rsidP="00A51501">
            <w:pPr>
              <w:pStyle w:val="TableHeading"/>
            </w:pPr>
            <w:bookmarkStart w:id="54" w:name="ColumnTitle_03"/>
            <w:bookmarkEnd w:id="54"/>
            <w:r w:rsidRPr="00F07689">
              <w:t>ID</w:t>
            </w:r>
          </w:p>
        </w:tc>
        <w:tc>
          <w:tcPr>
            <w:tcW w:w="1391" w:type="pct"/>
            <w:shd w:val="clear" w:color="auto" w:fill="CCCCCC"/>
            <w:vAlign w:val="center"/>
          </w:tcPr>
          <w:p w14:paraId="298429FB" w14:textId="5B01B250" w:rsidR="000246FF" w:rsidRPr="00F07689" w:rsidRDefault="000246FF" w:rsidP="00A51501">
            <w:pPr>
              <w:pStyle w:val="TableHeading"/>
            </w:pPr>
            <w:r>
              <w:t>Component</w:t>
            </w:r>
          </w:p>
        </w:tc>
        <w:tc>
          <w:tcPr>
            <w:tcW w:w="3334" w:type="pct"/>
            <w:shd w:val="clear" w:color="auto" w:fill="CCCCCC"/>
            <w:vAlign w:val="center"/>
          </w:tcPr>
          <w:p w14:paraId="3A1C3A9D" w14:textId="41C8D4BA" w:rsidR="000246FF" w:rsidRPr="00F07689" w:rsidRDefault="000246FF" w:rsidP="00A51501">
            <w:pPr>
              <w:pStyle w:val="TableHeading"/>
            </w:pPr>
            <w:r w:rsidRPr="00F07689">
              <w:t>Role</w:t>
            </w:r>
          </w:p>
        </w:tc>
      </w:tr>
      <w:tr w:rsidR="000246FF" w:rsidRPr="00F07689" w14:paraId="3D79A9D3" w14:textId="77777777" w:rsidTr="000246FF">
        <w:trPr>
          <w:cantSplit/>
        </w:trPr>
        <w:tc>
          <w:tcPr>
            <w:tcW w:w="275" w:type="pct"/>
            <w:vAlign w:val="center"/>
          </w:tcPr>
          <w:p w14:paraId="630CC8A7" w14:textId="77777777" w:rsidR="000246FF" w:rsidRPr="00F07689" w:rsidRDefault="000246FF" w:rsidP="00A51501">
            <w:pPr>
              <w:pStyle w:val="TableText"/>
              <w:rPr>
                <w:lang w:val="en-AU"/>
              </w:rPr>
            </w:pPr>
            <w:r>
              <w:rPr>
                <w:lang w:val="en-AU"/>
              </w:rPr>
              <w:t>1</w:t>
            </w:r>
          </w:p>
        </w:tc>
        <w:tc>
          <w:tcPr>
            <w:tcW w:w="1391" w:type="pct"/>
            <w:vAlign w:val="center"/>
          </w:tcPr>
          <w:p w14:paraId="7C7A8F06" w14:textId="154C3F68" w:rsidR="000246FF" w:rsidRPr="00F07689" w:rsidRDefault="000246FF" w:rsidP="00A51501">
            <w:pPr>
              <w:pStyle w:val="TableText"/>
              <w:rPr>
                <w:lang w:val="en-AU"/>
              </w:rPr>
            </w:pPr>
            <w:r>
              <w:rPr>
                <w:lang w:val="en-AU"/>
              </w:rPr>
              <w:t>Typography</w:t>
            </w:r>
          </w:p>
        </w:tc>
        <w:tc>
          <w:tcPr>
            <w:tcW w:w="3334" w:type="pct"/>
            <w:vAlign w:val="center"/>
          </w:tcPr>
          <w:p w14:paraId="423ACE76" w14:textId="77777777" w:rsidR="000246FF" w:rsidRDefault="000246FF" w:rsidP="00A51501">
            <w:pPr>
              <w:pStyle w:val="TableText"/>
              <w:rPr>
                <w:lang w:val="en-AU"/>
              </w:rPr>
            </w:pPr>
            <w:r>
              <w:rPr>
                <w:lang w:val="en-AU"/>
              </w:rPr>
              <w:t>Source Sans Pro and Merriweather</w:t>
            </w:r>
          </w:p>
          <w:p w14:paraId="3649BAB3" w14:textId="77777777" w:rsidR="000246FF" w:rsidRDefault="000246FF" w:rsidP="00CE4601">
            <w:pPr>
              <w:pStyle w:val="TableText"/>
              <w:numPr>
                <w:ilvl w:val="0"/>
                <w:numId w:val="21"/>
              </w:numPr>
              <w:rPr>
                <w:lang w:val="en-AU"/>
              </w:rPr>
            </w:pPr>
            <w:r>
              <w:rPr>
                <w:lang w:val="en-AU"/>
              </w:rPr>
              <w:t>Pairing and Styling</w:t>
            </w:r>
          </w:p>
          <w:p w14:paraId="116044F8" w14:textId="77777777" w:rsidR="000246FF" w:rsidRDefault="000246FF" w:rsidP="00CE4601">
            <w:pPr>
              <w:pStyle w:val="TableText"/>
              <w:numPr>
                <w:ilvl w:val="0"/>
                <w:numId w:val="21"/>
              </w:numPr>
              <w:rPr>
                <w:lang w:val="en-AU"/>
              </w:rPr>
            </w:pPr>
            <w:r>
              <w:rPr>
                <w:lang w:val="en-AU"/>
              </w:rPr>
              <w:t>Typesetting</w:t>
            </w:r>
          </w:p>
          <w:p w14:paraId="26A305A3" w14:textId="77777777" w:rsidR="000246FF" w:rsidRDefault="000E6DD0" w:rsidP="00CE4601">
            <w:pPr>
              <w:pStyle w:val="TableText"/>
              <w:numPr>
                <w:ilvl w:val="0"/>
                <w:numId w:val="21"/>
              </w:numPr>
              <w:rPr>
                <w:lang w:val="en-AU"/>
              </w:rPr>
            </w:pPr>
            <w:r>
              <w:rPr>
                <w:lang w:val="en-AU"/>
              </w:rPr>
              <w:t>Links</w:t>
            </w:r>
          </w:p>
          <w:p w14:paraId="65BDB181" w14:textId="092EEBC4" w:rsidR="000E6DD0" w:rsidRPr="00F07689" w:rsidRDefault="000E6DD0" w:rsidP="00CE4601">
            <w:pPr>
              <w:pStyle w:val="TableText"/>
              <w:numPr>
                <w:ilvl w:val="0"/>
                <w:numId w:val="21"/>
              </w:numPr>
              <w:rPr>
                <w:lang w:val="en-AU"/>
              </w:rPr>
            </w:pPr>
            <w:r>
              <w:rPr>
                <w:lang w:val="en-AU"/>
              </w:rPr>
              <w:t>Lists</w:t>
            </w:r>
          </w:p>
        </w:tc>
      </w:tr>
      <w:tr w:rsidR="000246FF" w:rsidRPr="00F07689" w14:paraId="0EC3CBCE" w14:textId="77777777" w:rsidTr="000246FF">
        <w:trPr>
          <w:cantSplit/>
        </w:trPr>
        <w:tc>
          <w:tcPr>
            <w:tcW w:w="275" w:type="pct"/>
            <w:vAlign w:val="center"/>
          </w:tcPr>
          <w:p w14:paraId="7F74DA6A" w14:textId="77777777" w:rsidR="000246FF" w:rsidRPr="00CE0368" w:rsidRDefault="000246FF" w:rsidP="00A51501">
            <w:pPr>
              <w:pStyle w:val="TableText"/>
              <w:rPr>
                <w:lang w:val="en-AU"/>
              </w:rPr>
            </w:pPr>
            <w:r>
              <w:rPr>
                <w:lang w:val="en-AU"/>
              </w:rPr>
              <w:lastRenderedPageBreak/>
              <w:t>2</w:t>
            </w:r>
          </w:p>
        </w:tc>
        <w:tc>
          <w:tcPr>
            <w:tcW w:w="1391" w:type="pct"/>
            <w:vAlign w:val="center"/>
          </w:tcPr>
          <w:p w14:paraId="1024069F" w14:textId="49161554" w:rsidR="000246FF" w:rsidRPr="00CE0368" w:rsidRDefault="000246FF" w:rsidP="00A51501">
            <w:pPr>
              <w:pStyle w:val="TableText"/>
              <w:rPr>
                <w:lang w:val="en-AU"/>
              </w:rPr>
            </w:pPr>
            <w:r>
              <w:rPr>
                <w:lang w:val="en-AU"/>
              </w:rPr>
              <w:t>Color palette</w:t>
            </w:r>
          </w:p>
        </w:tc>
        <w:tc>
          <w:tcPr>
            <w:tcW w:w="3334" w:type="pct"/>
            <w:vAlign w:val="center"/>
          </w:tcPr>
          <w:p w14:paraId="57F393C6" w14:textId="463E80B1" w:rsidR="000246FF" w:rsidRDefault="000246FF" w:rsidP="00A51501">
            <w:pPr>
              <w:pStyle w:val="TableText"/>
              <w:rPr>
                <w:lang w:val="en-AU"/>
              </w:rPr>
            </w:pPr>
            <w:r>
              <w:rPr>
                <w:lang w:val="en-AU"/>
              </w:rPr>
              <w:t>A family of colors used for styling and branding</w:t>
            </w:r>
          </w:p>
          <w:p w14:paraId="2D1EB074" w14:textId="77777777" w:rsidR="000E6DD0" w:rsidRDefault="000E6DD0" w:rsidP="00CE4601">
            <w:pPr>
              <w:pStyle w:val="TableText"/>
              <w:numPr>
                <w:ilvl w:val="0"/>
                <w:numId w:val="22"/>
              </w:numPr>
              <w:rPr>
                <w:lang w:val="en-AU"/>
              </w:rPr>
            </w:pPr>
            <w:r>
              <w:rPr>
                <w:lang w:val="en-AU"/>
              </w:rPr>
              <w:t>Palette</w:t>
            </w:r>
          </w:p>
          <w:p w14:paraId="23C523B2" w14:textId="1AF4B47C" w:rsidR="00065F3B" w:rsidRPr="000E6DD0" w:rsidRDefault="00E10363" w:rsidP="00CE4601">
            <w:pPr>
              <w:pStyle w:val="TableText"/>
              <w:numPr>
                <w:ilvl w:val="0"/>
                <w:numId w:val="22"/>
              </w:numPr>
              <w:rPr>
                <w:lang w:val="en-AU"/>
              </w:rPr>
            </w:pPr>
            <w:r>
              <w:rPr>
                <w:lang w:val="en-AU"/>
              </w:rPr>
              <w:t xml:space="preserve">Text </w:t>
            </w:r>
            <w:r w:rsidR="00065F3B">
              <w:rPr>
                <w:lang w:val="en-AU"/>
              </w:rPr>
              <w:t>Accessibility</w:t>
            </w:r>
          </w:p>
        </w:tc>
      </w:tr>
      <w:tr w:rsidR="000246FF" w:rsidRPr="00F07689" w14:paraId="0D2A41D3" w14:textId="77777777" w:rsidTr="000246FF">
        <w:trPr>
          <w:cantSplit/>
        </w:trPr>
        <w:tc>
          <w:tcPr>
            <w:tcW w:w="275" w:type="pct"/>
            <w:vAlign w:val="center"/>
          </w:tcPr>
          <w:p w14:paraId="086E531D" w14:textId="77777777" w:rsidR="000246FF" w:rsidRPr="00F07689" w:rsidRDefault="000246FF" w:rsidP="00A51501">
            <w:pPr>
              <w:pStyle w:val="TableText"/>
              <w:rPr>
                <w:lang w:val="en-AU"/>
              </w:rPr>
            </w:pPr>
            <w:r>
              <w:rPr>
                <w:lang w:val="en-AU"/>
              </w:rPr>
              <w:t>3</w:t>
            </w:r>
          </w:p>
        </w:tc>
        <w:tc>
          <w:tcPr>
            <w:tcW w:w="1391" w:type="pct"/>
            <w:vAlign w:val="center"/>
          </w:tcPr>
          <w:p w14:paraId="0B7738A2" w14:textId="0BD58900" w:rsidR="000246FF" w:rsidRPr="00F07689" w:rsidRDefault="000246FF" w:rsidP="00A51501">
            <w:pPr>
              <w:pStyle w:val="TableText"/>
              <w:rPr>
                <w:lang w:val="en-AU"/>
              </w:rPr>
            </w:pPr>
            <w:r>
              <w:rPr>
                <w:lang w:val="en-AU"/>
              </w:rPr>
              <w:t>Headers</w:t>
            </w:r>
          </w:p>
        </w:tc>
        <w:tc>
          <w:tcPr>
            <w:tcW w:w="3334" w:type="pct"/>
            <w:vAlign w:val="center"/>
          </w:tcPr>
          <w:p w14:paraId="2089C50B" w14:textId="542F79E4" w:rsidR="000246FF" w:rsidRDefault="000246FF" w:rsidP="00A51501">
            <w:pPr>
              <w:pStyle w:val="TableText"/>
              <w:rPr>
                <w:lang w:val="en-AU"/>
              </w:rPr>
            </w:pPr>
            <w:r>
              <w:rPr>
                <w:szCs w:val="22"/>
                <w:lang w:val="en-AU"/>
              </w:rPr>
              <w:t>Branding, logos, identification of organization</w:t>
            </w:r>
          </w:p>
          <w:p w14:paraId="7067A5FC" w14:textId="3D26FC10" w:rsidR="000E6DD0" w:rsidRDefault="00A57502" w:rsidP="00CE4601">
            <w:pPr>
              <w:pStyle w:val="TableText"/>
              <w:numPr>
                <w:ilvl w:val="0"/>
                <w:numId w:val="22"/>
              </w:numPr>
              <w:rPr>
                <w:lang w:val="en-AU"/>
              </w:rPr>
            </w:pPr>
            <w:r>
              <w:rPr>
                <w:lang w:val="en-AU"/>
              </w:rPr>
              <w:t>Accessibility</w:t>
            </w:r>
            <w:r w:rsidR="007A0C0F">
              <w:rPr>
                <w:lang w:val="en-AU"/>
              </w:rPr>
              <w:t xml:space="preserve"> rules for 508 compliance</w:t>
            </w:r>
          </w:p>
          <w:p w14:paraId="43F2D707" w14:textId="3627189A" w:rsidR="00D74042" w:rsidRPr="00D74042" w:rsidRDefault="007A0C0F" w:rsidP="00CE4601">
            <w:pPr>
              <w:pStyle w:val="TableText"/>
              <w:numPr>
                <w:ilvl w:val="0"/>
                <w:numId w:val="22"/>
              </w:numPr>
              <w:rPr>
                <w:lang w:val="en-AU"/>
              </w:rPr>
            </w:pPr>
            <w:r>
              <w:rPr>
                <w:lang w:val="en-AU"/>
              </w:rPr>
              <w:t>Usability</w:t>
            </w:r>
          </w:p>
        </w:tc>
      </w:tr>
      <w:tr w:rsidR="000246FF" w:rsidRPr="00F07689" w14:paraId="066FDA29" w14:textId="77777777" w:rsidTr="000246FF">
        <w:trPr>
          <w:cantSplit/>
        </w:trPr>
        <w:tc>
          <w:tcPr>
            <w:tcW w:w="275" w:type="pct"/>
            <w:vAlign w:val="center"/>
          </w:tcPr>
          <w:p w14:paraId="570A9B47" w14:textId="71C6AF7D" w:rsidR="000246FF" w:rsidRDefault="000246FF" w:rsidP="00A51501">
            <w:pPr>
              <w:pStyle w:val="TableText"/>
              <w:rPr>
                <w:lang w:val="en-AU"/>
              </w:rPr>
            </w:pPr>
            <w:r>
              <w:rPr>
                <w:lang w:val="en-AU"/>
              </w:rPr>
              <w:t>4</w:t>
            </w:r>
          </w:p>
        </w:tc>
        <w:tc>
          <w:tcPr>
            <w:tcW w:w="1391" w:type="pct"/>
            <w:vAlign w:val="center"/>
          </w:tcPr>
          <w:p w14:paraId="4CF3CC68" w14:textId="62558ECE" w:rsidR="000246FF" w:rsidRDefault="000246FF" w:rsidP="00A51501">
            <w:pPr>
              <w:pStyle w:val="TableText"/>
              <w:rPr>
                <w:lang w:val="en-AU"/>
              </w:rPr>
            </w:pPr>
            <w:r>
              <w:rPr>
                <w:lang w:val="en-AU"/>
              </w:rPr>
              <w:t>Footers</w:t>
            </w:r>
          </w:p>
        </w:tc>
        <w:tc>
          <w:tcPr>
            <w:tcW w:w="3334" w:type="pct"/>
            <w:vAlign w:val="center"/>
          </w:tcPr>
          <w:p w14:paraId="28FA9954" w14:textId="77777777" w:rsidR="000246FF" w:rsidRDefault="000246FF" w:rsidP="00A51501">
            <w:pPr>
              <w:pStyle w:val="TableText"/>
              <w:rPr>
                <w:szCs w:val="22"/>
                <w:lang w:val="en-AU"/>
              </w:rPr>
            </w:pPr>
            <w:r>
              <w:rPr>
                <w:szCs w:val="22"/>
                <w:lang w:val="en-AU"/>
              </w:rPr>
              <w:t>A set of links at bottom of every webpage</w:t>
            </w:r>
          </w:p>
          <w:p w14:paraId="3FF594E9" w14:textId="0AD61DB0" w:rsidR="000E6DD0" w:rsidRDefault="000E6DD0" w:rsidP="00CE4601">
            <w:pPr>
              <w:pStyle w:val="TableText"/>
              <w:numPr>
                <w:ilvl w:val="0"/>
                <w:numId w:val="22"/>
              </w:numPr>
              <w:rPr>
                <w:szCs w:val="22"/>
                <w:lang w:val="en-AU"/>
              </w:rPr>
            </w:pPr>
            <w:r>
              <w:rPr>
                <w:szCs w:val="22"/>
                <w:lang w:val="en-AU"/>
              </w:rPr>
              <w:t>Footer components</w:t>
            </w:r>
          </w:p>
        </w:tc>
      </w:tr>
      <w:tr w:rsidR="000246FF" w:rsidRPr="00F07689" w14:paraId="2E8B4F18" w14:textId="77777777" w:rsidTr="000246FF">
        <w:trPr>
          <w:cantSplit/>
        </w:trPr>
        <w:tc>
          <w:tcPr>
            <w:tcW w:w="275" w:type="pct"/>
            <w:vAlign w:val="center"/>
          </w:tcPr>
          <w:p w14:paraId="3E017359" w14:textId="56EE7114" w:rsidR="000246FF" w:rsidRDefault="000246FF" w:rsidP="003D0957">
            <w:pPr>
              <w:pStyle w:val="TableText"/>
              <w:rPr>
                <w:lang w:val="en-AU"/>
              </w:rPr>
            </w:pPr>
            <w:r>
              <w:rPr>
                <w:lang w:val="en-AU"/>
              </w:rPr>
              <w:t>5</w:t>
            </w:r>
          </w:p>
        </w:tc>
        <w:tc>
          <w:tcPr>
            <w:tcW w:w="1391" w:type="pct"/>
            <w:vAlign w:val="center"/>
          </w:tcPr>
          <w:p w14:paraId="58B302DC" w14:textId="1C38ED8A" w:rsidR="000246FF" w:rsidRDefault="000246FF" w:rsidP="003D0957">
            <w:pPr>
              <w:pStyle w:val="TableText"/>
              <w:rPr>
                <w:lang w:val="en-AU"/>
              </w:rPr>
            </w:pPr>
            <w:r>
              <w:rPr>
                <w:szCs w:val="22"/>
                <w:lang w:val="en-AU"/>
              </w:rPr>
              <w:t>Side Navigation</w:t>
            </w:r>
          </w:p>
        </w:tc>
        <w:tc>
          <w:tcPr>
            <w:tcW w:w="3334" w:type="pct"/>
            <w:vAlign w:val="center"/>
          </w:tcPr>
          <w:p w14:paraId="7438A7A1" w14:textId="77777777" w:rsidR="000246FF" w:rsidRDefault="000246FF" w:rsidP="003D0957">
            <w:pPr>
              <w:pStyle w:val="TableText"/>
              <w:rPr>
                <w:szCs w:val="22"/>
                <w:lang w:val="en-AU"/>
              </w:rPr>
            </w:pPr>
            <w:r>
              <w:rPr>
                <w:szCs w:val="22"/>
                <w:lang w:val="en-AU"/>
              </w:rPr>
              <w:t>Vertical navigation to display other web pages on same website</w:t>
            </w:r>
          </w:p>
          <w:p w14:paraId="40CEA6FB" w14:textId="77777777" w:rsidR="000E6DD0" w:rsidRDefault="000E6DD0" w:rsidP="00CE4601">
            <w:pPr>
              <w:pStyle w:val="TableText"/>
              <w:numPr>
                <w:ilvl w:val="0"/>
                <w:numId w:val="22"/>
              </w:numPr>
              <w:rPr>
                <w:szCs w:val="22"/>
                <w:lang w:val="en-AU"/>
              </w:rPr>
            </w:pPr>
            <w:r>
              <w:rPr>
                <w:szCs w:val="22"/>
                <w:lang w:val="en-AU"/>
              </w:rPr>
              <w:t>Single level</w:t>
            </w:r>
          </w:p>
          <w:p w14:paraId="774B4CE3" w14:textId="77777777" w:rsidR="000E6DD0" w:rsidRDefault="000E6DD0" w:rsidP="00CE4601">
            <w:pPr>
              <w:pStyle w:val="TableText"/>
              <w:numPr>
                <w:ilvl w:val="0"/>
                <w:numId w:val="22"/>
              </w:numPr>
              <w:rPr>
                <w:szCs w:val="22"/>
                <w:lang w:val="en-AU"/>
              </w:rPr>
            </w:pPr>
            <w:r>
              <w:rPr>
                <w:szCs w:val="22"/>
                <w:lang w:val="en-AU"/>
              </w:rPr>
              <w:t>Two levels</w:t>
            </w:r>
          </w:p>
          <w:p w14:paraId="6681907B" w14:textId="54DE2F23" w:rsidR="000E6DD0" w:rsidRDefault="000E6DD0" w:rsidP="00CE4601">
            <w:pPr>
              <w:pStyle w:val="TableText"/>
              <w:numPr>
                <w:ilvl w:val="0"/>
                <w:numId w:val="22"/>
              </w:numPr>
              <w:rPr>
                <w:szCs w:val="22"/>
                <w:lang w:val="en-AU"/>
              </w:rPr>
            </w:pPr>
            <w:r>
              <w:rPr>
                <w:szCs w:val="22"/>
                <w:lang w:val="en-AU"/>
              </w:rPr>
              <w:t>Three levels</w:t>
            </w:r>
          </w:p>
        </w:tc>
      </w:tr>
      <w:tr w:rsidR="000246FF" w:rsidRPr="00F07689" w14:paraId="20C6239B" w14:textId="77777777" w:rsidTr="000246FF">
        <w:trPr>
          <w:cantSplit/>
        </w:trPr>
        <w:tc>
          <w:tcPr>
            <w:tcW w:w="275" w:type="pct"/>
            <w:vAlign w:val="center"/>
          </w:tcPr>
          <w:p w14:paraId="292BFCC4" w14:textId="712F7274" w:rsidR="000246FF" w:rsidRPr="00F07689" w:rsidRDefault="000246FF" w:rsidP="00A51501">
            <w:pPr>
              <w:pStyle w:val="TableText"/>
              <w:rPr>
                <w:lang w:val="en-AU"/>
              </w:rPr>
            </w:pPr>
            <w:r>
              <w:rPr>
                <w:lang w:val="en-AU"/>
              </w:rPr>
              <w:t>6</w:t>
            </w:r>
          </w:p>
        </w:tc>
        <w:tc>
          <w:tcPr>
            <w:tcW w:w="1391" w:type="pct"/>
            <w:vAlign w:val="center"/>
          </w:tcPr>
          <w:p w14:paraId="178CBF20" w14:textId="64D71665" w:rsidR="000246FF" w:rsidRPr="00F07689" w:rsidRDefault="000246FF" w:rsidP="00A51501">
            <w:pPr>
              <w:pStyle w:val="TableText"/>
              <w:rPr>
                <w:lang w:val="en-AU"/>
              </w:rPr>
            </w:pPr>
            <w:r>
              <w:rPr>
                <w:lang w:val="en-AU"/>
              </w:rPr>
              <w:t>Grids</w:t>
            </w:r>
          </w:p>
        </w:tc>
        <w:tc>
          <w:tcPr>
            <w:tcW w:w="3334" w:type="pct"/>
            <w:vAlign w:val="center"/>
          </w:tcPr>
          <w:p w14:paraId="551147F3" w14:textId="77777777" w:rsidR="000246FF" w:rsidRDefault="000246FF" w:rsidP="00A51501">
            <w:pPr>
              <w:pStyle w:val="TableText"/>
              <w:rPr>
                <w:lang w:val="en-AU"/>
              </w:rPr>
            </w:pPr>
            <w:r>
              <w:rPr>
                <w:lang w:val="en-AU"/>
              </w:rPr>
              <w:t>Responsive Design</w:t>
            </w:r>
          </w:p>
          <w:p w14:paraId="734EB425" w14:textId="40F323B6" w:rsidR="000E6DD0" w:rsidRPr="00F07689" w:rsidRDefault="000E6DD0" w:rsidP="00CE4601">
            <w:pPr>
              <w:pStyle w:val="TableText"/>
              <w:numPr>
                <w:ilvl w:val="0"/>
                <w:numId w:val="23"/>
              </w:numPr>
              <w:rPr>
                <w:lang w:val="en-AU"/>
              </w:rPr>
            </w:pPr>
            <w:r>
              <w:rPr>
                <w:lang w:val="en-AU"/>
              </w:rPr>
              <w:t>12 column grid</w:t>
            </w:r>
          </w:p>
        </w:tc>
      </w:tr>
      <w:tr w:rsidR="000246FF" w:rsidRPr="00F07689" w14:paraId="53C0901C" w14:textId="77777777" w:rsidTr="000246FF">
        <w:trPr>
          <w:cantSplit/>
        </w:trPr>
        <w:tc>
          <w:tcPr>
            <w:tcW w:w="275" w:type="pct"/>
            <w:vAlign w:val="center"/>
          </w:tcPr>
          <w:p w14:paraId="6C50AE73" w14:textId="293E259A" w:rsidR="000246FF" w:rsidRPr="00F07689" w:rsidRDefault="000246FF" w:rsidP="00A51501">
            <w:pPr>
              <w:pStyle w:val="TableText"/>
              <w:rPr>
                <w:lang w:val="en-AU"/>
              </w:rPr>
            </w:pPr>
            <w:r>
              <w:rPr>
                <w:lang w:val="en-AU"/>
              </w:rPr>
              <w:t>7</w:t>
            </w:r>
          </w:p>
        </w:tc>
        <w:tc>
          <w:tcPr>
            <w:tcW w:w="1391" w:type="pct"/>
            <w:vAlign w:val="center"/>
          </w:tcPr>
          <w:p w14:paraId="6E415401" w14:textId="045AAA58" w:rsidR="000246FF" w:rsidRPr="00F07689" w:rsidRDefault="000246FF" w:rsidP="00E31F8A">
            <w:pPr>
              <w:pStyle w:val="TableText"/>
              <w:rPr>
                <w:lang w:val="en-AU"/>
              </w:rPr>
            </w:pPr>
            <w:r>
              <w:rPr>
                <w:lang w:val="en-AU"/>
              </w:rPr>
              <w:t>Buttons</w:t>
            </w:r>
          </w:p>
        </w:tc>
        <w:tc>
          <w:tcPr>
            <w:tcW w:w="3334" w:type="pct"/>
            <w:vAlign w:val="center"/>
          </w:tcPr>
          <w:p w14:paraId="353CFD71" w14:textId="6F97042A" w:rsidR="000246FF" w:rsidRDefault="000E6DD0" w:rsidP="00A51501">
            <w:pPr>
              <w:pStyle w:val="TableText"/>
              <w:rPr>
                <w:lang w:val="en-AU"/>
              </w:rPr>
            </w:pPr>
            <w:r>
              <w:rPr>
                <w:lang w:val="en-AU"/>
              </w:rPr>
              <w:t>A call to action</w:t>
            </w:r>
          </w:p>
          <w:p w14:paraId="69C6DF24" w14:textId="77777777" w:rsidR="000E6DD0" w:rsidRDefault="000E6DD0" w:rsidP="00CE4601">
            <w:pPr>
              <w:pStyle w:val="TableText"/>
              <w:numPr>
                <w:ilvl w:val="0"/>
                <w:numId w:val="23"/>
              </w:numPr>
              <w:rPr>
                <w:lang w:val="en-AU"/>
              </w:rPr>
            </w:pPr>
            <w:r>
              <w:rPr>
                <w:lang w:val="en-AU"/>
              </w:rPr>
              <w:t>Primary</w:t>
            </w:r>
          </w:p>
          <w:p w14:paraId="5B9FC5A1" w14:textId="02FBD6D3" w:rsidR="000E6DD0" w:rsidRPr="000E6DD0" w:rsidRDefault="000E6DD0" w:rsidP="00CE4601">
            <w:pPr>
              <w:pStyle w:val="TableText"/>
              <w:numPr>
                <w:ilvl w:val="0"/>
                <w:numId w:val="23"/>
              </w:numPr>
              <w:rPr>
                <w:lang w:val="en-AU"/>
              </w:rPr>
            </w:pPr>
            <w:r>
              <w:rPr>
                <w:lang w:val="en-AU"/>
              </w:rPr>
              <w:t>Secondary</w:t>
            </w:r>
          </w:p>
        </w:tc>
      </w:tr>
      <w:tr w:rsidR="000246FF" w:rsidRPr="00F07689" w14:paraId="4AB1EB9A" w14:textId="77777777" w:rsidTr="000246FF">
        <w:trPr>
          <w:cantSplit/>
        </w:trPr>
        <w:tc>
          <w:tcPr>
            <w:tcW w:w="275" w:type="pct"/>
            <w:vAlign w:val="center"/>
          </w:tcPr>
          <w:p w14:paraId="1D656B60" w14:textId="3FD824B5" w:rsidR="000246FF" w:rsidRPr="00F07689" w:rsidRDefault="000246FF" w:rsidP="00A51501">
            <w:pPr>
              <w:pStyle w:val="TableText"/>
              <w:rPr>
                <w:lang w:val="en-AU"/>
              </w:rPr>
            </w:pPr>
            <w:r>
              <w:rPr>
                <w:lang w:val="en-AU"/>
              </w:rPr>
              <w:t>8</w:t>
            </w:r>
          </w:p>
        </w:tc>
        <w:tc>
          <w:tcPr>
            <w:tcW w:w="1391" w:type="pct"/>
            <w:vAlign w:val="center"/>
          </w:tcPr>
          <w:p w14:paraId="56D4F640" w14:textId="6CD809B7" w:rsidR="000246FF" w:rsidRPr="00F07689" w:rsidRDefault="000246FF" w:rsidP="00A51501">
            <w:pPr>
              <w:pStyle w:val="TableText"/>
              <w:rPr>
                <w:lang w:val="en-AU"/>
              </w:rPr>
            </w:pPr>
            <w:r>
              <w:rPr>
                <w:lang w:val="en-AU"/>
              </w:rPr>
              <w:t>Labels</w:t>
            </w:r>
          </w:p>
        </w:tc>
        <w:tc>
          <w:tcPr>
            <w:tcW w:w="3334" w:type="pct"/>
            <w:vAlign w:val="center"/>
          </w:tcPr>
          <w:p w14:paraId="73AD2985" w14:textId="77777777" w:rsidR="000246FF" w:rsidRDefault="000246FF" w:rsidP="00A51501">
            <w:pPr>
              <w:pStyle w:val="TableText"/>
              <w:rPr>
                <w:lang w:val="en-AU"/>
              </w:rPr>
            </w:pPr>
            <w:r>
              <w:rPr>
                <w:lang w:val="en-AU"/>
              </w:rPr>
              <w:t>Draw attention to content</w:t>
            </w:r>
          </w:p>
          <w:p w14:paraId="379F993A" w14:textId="04D5DC54" w:rsidR="000E6DD0" w:rsidRPr="00F07689" w:rsidRDefault="000E6DD0" w:rsidP="00CE4601">
            <w:pPr>
              <w:pStyle w:val="TableText"/>
              <w:numPr>
                <w:ilvl w:val="0"/>
                <w:numId w:val="24"/>
              </w:numPr>
              <w:rPr>
                <w:lang w:val="en-AU"/>
              </w:rPr>
            </w:pPr>
            <w:r>
              <w:rPr>
                <w:lang w:val="en-AU"/>
              </w:rPr>
              <w:t>Style and layout</w:t>
            </w:r>
          </w:p>
        </w:tc>
      </w:tr>
      <w:tr w:rsidR="000246FF" w:rsidRPr="00F07689" w14:paraId="6ED93E5A" w14:textId="77777777" w:rsidTr="000246FF">
        <w:trPr>
          <w:cantSplit/>
        </w:trPr>
        <w:tc>
          <w:tcPr>
            <w:tcW w:w="275" w:type="pct"/>
            <w:vAlign w:val="center"/>
          </w:tcPr>
          <w:p w14:paraId="26A85435" w14:textId="1C0F73C9" w:rsidR="000246FF" w:rsidRPr="00F07689" w:rsidRDefault="000246FF" w:rsidP="00A51501">
            <w:pPr>
              <w:pStyle w:val="TableText"/>
              <w:rPr>
                <w:lang w:val="en-AU"/>
              </w:rPr>
            </w:pPr>
            <w:r>
              <w:rPr>
                <w:lang w:val="en-AU"/>
              </w:rPr>
              <w:t>9</w:t>
            </w:r>
          </w:p>
        </w:tc>
        <w:tc>
          <w:tcPr>
            <w:tcW w:w="1391" w:type="pct"/>
            <w:vAlign w:val="center"/>
          </w:tcPr>
          <w:p w14:paraId="22B32B5B" w14:textId="3F5368B7" w:rsidR="000246FF" w:rsidRPr="00F07689" w:rsidRDefault="000246FF" w:rsidP="00A51501">
            <w:pPr>
              <w:pStyle w:val="TableText"/>
              <w:rPr>
                <w:lang w:val="en-AU"/>
              </w:rPr>
            </w:pPr>
            <w:r>
              <w:rPr>
                <w:lang w:val="en-AU"/>
              </w:rPr>
              <w:t>Tables</w:t>
            </w:r>
          </w:p>
        </w:tc>
        <w:tc>
          <w:tcPr>
            <w:tcW w:w="3334" w:type="pct"/>
            <w:vAlign w:val="center"/>
          </w:tcPr>
          <w:p w14:paraId="3557482B" w14:textId="77777777" w:rsidR="000246FF" w:rsidRDefault="000246FF" w:rsidP="00A51501">
            <w:pPr>
              <w:pStyle w:val="TableText"/>
              <w:rPr>
                <w:lang w:val="en-AU"/>
              </w:rPr>
            </w:pPr>
            <w:r>
              <w:rPr>
                <w:lang w:val="en-AU"/>
              </w:rPr>
              <w:t>Display tabular data in columns and rows</w:t>
            </w:r>
          </w:p>
          <w:p w14:paraId="77B710DE" w14:textId="6D78B9D6" w:rsidR="000E6DD0" w:rsidRPr="00F07689" w:rsidRDefault="000E6DD0" w:rsidP="00CE4601">
            <w:pPr>
              <w:pStyle w:val="TableText"/>
              <w:numPr>
                <w:ilvl w:val="0"/>
                <w:numId w:val="24"/>
              </w:numPr>
              <w:rPr>
                <w:lang w:val="en-AU"/>
              </w:rPr>
            </w:pPr>
            <w:r>
              <w:rPr>
                <w:lang w:val="en-AU"/>
              </w:rPr>
              <w:t>Style and layout</w:t>
            </w:r>
          </w:p>
        </w:tc>
      </w:tr>
      <w:tr w:rsidR="000246FF" w:rsidRPr="00F07689" w14:paraId="682C1AA4" w14:textId="77777777" w:rsidTr="000246FF">
        <w:trPr>
          <w:cantSplit/>
        </w:trPr>
        <w:tc>
          <w:tcPr>
            <w:tcW w:w="275" w:type="pct"/>
            <w:vAlign w:val="center"/>
          </w:tcPr>
          <w:p w14:paraId="1F3A03B9" w14:textId="2AA23773" w:rsidR="000246FF" w:rsidRPr="00F07689" w:rsidRDefault="000246FF" w:rsidP="00A51501">
            <w:pPr>
              <w:pStyle w:val="TableText"/>
              <w:rPr>
                <w:lang w:val="en-AU"/>
              </w:rPr>
            </w:pPr>
            <w:r>
              <w:rPr>
                <w:lang w:val="en-AU"/>
              </w:rPr>
              <w:t>10</w:t>
            </w:r>
          </w:p>
        </w:tc>
        <w:tc>
          <w:tcPr>
            <w:tcW w:w="1391" w:type="pct"/>
            <w:vAlign w:val="center"/>
          </w:tcPr>
          <w:p w14:paraId="0FADA1F5" w14:textId="36A830E9" w:rsidR="000246FF" w:rsidRPr="00F07689" w:rsidDel="00004DBA" w:rsidRDefault="000246FF" w:rsidP="00A51501">
            <w:pPr>
              <w:pStyle w:val="TableText"/>
              <w:rPr>
                <w:lang w:val="en-AU"/>
              </w:rPr>
            </w:pPr>
            <w:r>
              <w:rPr>
                <w:lang w:val="en-AU"/>
              </w:rPr>
              <w:t>Alerts</w:t>
            </w:r>
            <w:r w:rsidR="006C45EC">
              <w:rPr>
                <w:lang w:val="en-AU"/>
              </w:rPr>
              <w:t>/Messages</w:t>
            </w:r>
          </w:p>
        </w:tc>
        <w:tc>
          <w:tcPr>
            <w:tcW w:w="3334" w:type="pct"/>
            <w:vAlign w:val="center"/>
          </w:tcPr>
          <w:p w14:paraId="5FCB83C4" w14:textId="77777777" w:rsidR="000246FF" w:rsidRDefault="000246FF" w:rsidP="00A51501">
            <w:pPr>
              <w:pStyle w:val="TableText"/>
              <w:rPr>
                <w:lang w:val="en-AU"/>
              </w:rPr>
            </w:pPr>
            <w:r>
              <w:rPr>
                <w:lang w:val="en-AU"/>
              </w:rPr>
              <w:t>Keep users informed of specific actions</w:t>
            </w:r>
          </w:p>
          <w:p w14:paraId="70F9401A" w14:textId="30A79E3D" w:rsidR="000E6DD0" w:rsidRPr="00F07689" w:rsidRDefault="000E6DD0" w:rsidP="00CE4601">
            <w:pPr>
              <w:pStyle w:val="TableText"/>
              <w:numPr>
                <w:ilvl w:val="0"/>
                <w:numId w:val="24"/>
              </w:numPr>
              <w:rPr>
                <w:lang w:val="en-AU"/>
              </w:rPr>
            </w:pPr>
            <w:r>
              <w:rPr>
                <w:lang w:val="en-AU"/>
              </w:rPr>
              <w:t>Style and layout</w:t>
            </w:r>
          </w:p>
        </w:tc>
      </w:tr>
      <w:tr w:rsidR="000246FF" w:rsidRPr="00F07689" w14:paraId="280A484D" w14:textId="77777777" w:rsidTr="000246FF">
        <w:trPr>
          <w:cantSplit/>
        </w:trPr>
        <w:tc>
          <w:tcPr>
            <w:tcW w:w="275" w:type="pct"/>
            <w:vAlign w:val="center"/>
          </w:tcPr>
          <w:p w14:paraId="7F06F837" w14:textId="4F6CD185" w:rsidR="000246FF" w:rsidRPr="00F07689" w:rsidRDefault="000246FF" w:rsidP="00A51501">
            <w:pPr>
              <w:pStyle w:val="TableText"/>
              <w:rPr>
                <w:lang w:val="en-AU"/>
              </w:rPr>
            </w:pPr>
            <w:r>
              <w:rPr>
                <w:lang w:val="en-AU"/>
              </w:rPr>
              <w:t>11</w:t>
            </w:r>
          </w:p>
        </w:tc>
        <w:tc>
          <w:tcPr>
            <w:tcW w:w="1391" w:type="pct"/>
            <w:vAlign w:val="center"/>
          </w:tcPr>
          <w:p w14:paraId="496D52BC" w14:textId="1B0FFBAF" w:rsidR="000246FF" w:rsidRPr="00F07689" w:rsidDel="00F61A80" w:rsidRDefault="000246FF" w:rsidP="00A51501">
            <w:pPr>
              <w:pStyle w:val="TableText"/>
              <w:rPr>
                <w:szCs w:val="22"/>
                <w:lang w:val="en-AU"/>
              </w:rPr>
            </w:pPr>
            <w:r>
              <w:rPr>
                <w:szCs w:val="22"/>
                <w:lang w:val="en-AU"/>
              </w:rPr>
              <w:t>Accordions</w:t>
            </w:r>
          </w:p>
        </w:tc>
        <w:tc>
          <w:tcPr>
            <w:tcW w:w="3334" w:type="pct"/>
            <w:vAlign w:val="center"/>
          </w:tcPr>
          <w:p w14:paraId="76B3DE0E" w14:textId="77777777" w:rsidR="000246FF" w:rsidRDefault="000246FF" w:rsidP="00A51501">
            <w:pPr>
              <w:pStyle w:val="TableText"/>
              <w:rPr>
                <w:szCs w:val="22"/>
                <w:lang w:val="en-AU"/>
              </w:rPr>
            </w:pPr>
            <w:r>
              <w:rPr>
                <w:szCs w:val="22"/>
                <w:lang w:val="en-AU"/>
              </w:rPr>
              <w:t>Expandable and collapsible control</w:t>
            </w:r>
          </w:p>
          <w:p w14:paraId="1CBAC3AE" w14:textId="55FDBA03"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3AB67EBA" w14:textId="77777777" w:rsidTr="000246FF">
        <w:trPr>
          <w:cantSplit/>
        </w:trPr>
        <w:tc>
          <w:tcPr>
            <w:tcW w:w="275" w:type="pct"/>
            <w:vAlign w:val="center"/>
          </w:tcPr>
          <w:p w14:paraId="2D848C7D" w14:textId="17BA3361" w:rsidR="000246FF" w:rsidRPr="00F07689" w:rsidRDefault="000246FF" w:rsidP="00A51501">
            <w:pPr>
              <w:pStyle w:val="TableText"/>
              <w:rPr>
                <w:lang w:val="en-AU"/>
              </w:rPr>
            </w:pPr>
            <w:r>
              <w:rPr>
                <w:lang w:val="en-AU"/>
              </w:rPr>
              <w:t>12</w:t>
            </w:r>
          </w:p>
        </w:tc>
        <w:tc>
          <w:tcPr>
            <w:tcW w:w="1391" w:type="pct"/>
            <w:vAlign w:val="center"/>
          </w:tcPr>
          <w:p w14:paraId="510E5B12" w14:textId="3D2B73E8" w:rsidR="000246FF" w:rsidRPr="00F07689" w:rsidDel="00F61A80" w:rsidRDefault="000246FF" w:rsidP="00A51501">
            <w:pPr>
              <w:pStyle w:val="TableText"/>
              <w:rPr>
                <w:szCs w:val="22"/>
                <w:lang w:val="en-AU"/>
              </w:rPr>
            </w:pPr>
            <w:r>
              <w:rPr>
                <w:szCs w:val="22"/>
                <w:lang w:val="en-AU"/>
              </w:rPr>
              <w:t>Form controls</w:t>
            </w:r>
          </w:p>
        </w:tc>
        <w:tc>
          <w:tcPr>
            <w:tcW w:w="3334" w:type="pct"/>
            <w:vAlign w:val="center"/>
          </w:tcPr>
          <w:p w14:paraId="6E6AE6C4" w14:textId="77777777" w:rsidR="000246FF" w:rsidRDefault="000246FF" w:rsidP="00A51501">
            <w:pPr>
              <w:pStyle w:val="TableText"/>
              <w:rPr>
                <w:szCs w:val="22"/>
                <w:lang w:val="en-AU"/>
              </w:rPr>
            </w:pPr>
            <w:r>
              <w:rPr>
                <w:szCs w:val="22"/>
                <w:lang w:val="en-AU"/>
              </w:rPr>
              <w:t>Fields where users can input data</w:t>
            </w:r>
          </w:p>
          <w:p w14:paraId="611D487C" w14:textId="7F8B648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714612FE" w14:textId="77777777" w:rsidTr="000246FF">
        <w:trPr>
          <w:cantSplit/>
        </w:trPr>
        <w:tc>
          <w:tcPr>
            <w:tcW w:w="275" w:type="pct"/>
            <w:vAlign w:val="center"/>
          </w:tcPr>
          <w:p w14:paraId="35F8E90A" w14:textId="7D8DD79F" w:rsidR="000246FF" w:rsidRDefault="000246FF" w:rsidP="00A51501">
            <w:pPr>
              <w:pStyle w:val="TableText"/>
              <w:rPr>
                <w:lang w:val="en-AU"/>
              </w:rPr>
            </w:pPr>
            <w:r>
              <w:rPr>
                <w:lang w:val="en-AU"/>
              </w:rPr>
              <w:t>13</w:t>
            </w:r>
          </w:p>
        </w:tc>
        <w:tc>
          <w:tcPr>
            <w:tcW w:w="1391" w:type="pct"/>
            <w:vAlign w:val="center"/>
          </w:tcPr>
          <w:p w14:paraId="2910EEBD" w14:textId="758C0B76" w:rsidR="000246FF" w:rsidRDefault="000246FF" w:rsidP="00A51501">
            <w:pPr>
              <w:pStyle w:val="TableText"/>
              <w:rPr>
                <w:szCs w:val="22"/>
                <w:lang w:val="en-AU"/>
              </w:rPr>
            </w:pPr>
            <w:r>
              <w:rPr>
                <w:szCs w:val="22"/>
                <w:lang w:val="en-AU"/>
              </w:rPr>
              <w:t>Form templates</w:t>
            </w:r>
          </w:p>
        </w:tc>
        <w:tc>
          <w:tcPr>
            <w:tcW w:w="3334" w:type="pct"/>
            <w:vAlign w:val="center"/>
          </w:tcPr>
          <w:p w14:paraId="7F26010E" w14:textId="77777777" w:rsidR="000246FF" w:rsidRDefault="000246FF" w:rsidP="00A51501">
            <w:pPr>
              <w:pStyle w:val="TableText"/>
              <w:rPr>
                <w:szCs w:val="22"/>
                <w:lang w:val="en-AU"/>
              </w:rPr>
            </w:pPr>
            <w:r>
              <w:rPr>
                <w:szCs w:val="22"/>
                <w:lang w:val="en-AU"/>
              </w:rPr>
              <w:t>Consistent branding across VA websites</w:t>
            </w:r>
          </w:p>
          <w:p w14:paraId="638FD1D6" w14:textId="7D4E0F14" w:rsidR="000E6DD0" w:rsidRPr="00F07689" w:rsidRDefault="000E6DD0" w:rsidP="00CE4601">
            <w:pPr>
              <w:pStyle w:val="TableText"/>
              <w:numPr>
                <w:ilvl w:val="0"/>
                <w:numId w:val="24"/>
              </w:numPr>
              <w:rPr>
                <w:szCs w:val="22"/>
                <w:lang w:val="en-AU"/>
              </w:rPr>
            </w:pPr>
            <w:r>
              <w:rPr>
                <w:lang w:val="en-AU"/>
              </w:rPr>
              <w:t>Style and layout</w:t>
            </w:r>
          </w:p>
        </w:tc>
      </w:tr>
      <w:tr w:rsidR="000246FF" w:rsidRPr="00F07689" w14:paraId="267E8E44" w14:textId="77777777" w:rsidTr="000246FF">
        <w:trPr>
          <w:cantSplit/>
        </w:trPr>
        <w:tc>
          <w:tcPr>
            <w:tcW w:w="275" w:type="pct"/>
            <w:vAlign w:val="center"/>
          </w:tcPr>
          <w:p w14:paraId="55C56DA2" w14:textId="236AAC01" w:rsidR="000246FF" w:rsidRDefault="000246FF" w:rsidP="00A51501">
            <w:pPr>
              <w:pStyle w:val="TableText"/>
              <w:rPr>
                <w:lang w:val="en-AU"/>
              </w:rPr>
            </w:pPr>
            <w:r>
              <w:rPr>
                <w:lang w:val="en-AU"/>
              </w:rPr>
              <w:t>14</w:t>
            </w:r>
          </w:p>
        </w:tc>
        <w:tc>
          <w:tcPr>
            <w:tcW w:w="1391" w:type="pct"/>
            <w:vAlign w:val="center"/>
          </w:tcPr>
          <w:p w14:paraId="120BD09F" w14:textId="19FB1E1B" w:rsidR="000246FF" w:rsidRDefault="000246FF" w:rsidP="00A51501">
            <w:pPr>
              <w:pStyle w:val="TableText"/>
              <w:rPr>
                <w:szCs w:val="22"/>
                <w:lang w:val="en-AU"/>
              </w:rPr>
            </w:pPr>
            <w:r>
              <w:rPr>
                <w:szCs w:val="22"/>
                <w:lang w:val="en-AU"/>
              </w:rPr>
              <w:t>Search bar</w:t>
            </w:r>
          </w:p>
        </w:tc>
        <w:tc>
          <w:tcPr>
            <w:tcW w:w="3334" w:type="pct"/>
            <w:vAlign w:val="center"/>
          </w:tcPr>
          <w:p w14:paraId="5E131A1B" w14:textId="77777777" w:rsidR="000246FF" w:rsidRDefault="000246FF" w:rsidP="00A51501">
            <w:pPr>
              <w:pStyle w:val="TableText"/>
              <w:rPr>
                <w:szCs w:val="22"/>
                <w:lang w:val="en-AU"/>
              </w:rPr>
            </w:pPr>
            <w:r>
              <w:rPr>
                <w:szCs w:val="22"/>
                <w:lang w:val="en-AU"/>
              </w:rPr>
              <w:t>Input fields to allow users to search data based on keywords</w:t>
            </w:r>
          </w:p>
          <w:p w14:paraId="795A9863" w14:textId="5EE35E81" w:rsidR="000E6DD0" w:rsidRPr="00F07689" w:rsidRDefault="000E6DD0" w:rsidP="00CE4601">
            <w:pPr>
              <w:pStyle w:val="TableText"/>
              <w:numPr>
                <w:ilvl w:val="0"/>
                <w:numId w:val="24"/>
              </w:numPr>
              <w:rPr>
                <w:szCs w:val="22"/>
                <w:lang w:val="en-AU"/>
              </w:rPr>
            </w:pPr>
            <w:r>
              <w:rPr>
                <w:lang w:val="en-AU"/>
              </w:rPr>
              <w:t>Style and layout</w:t>
            </w:r>
          </w:p>
        </w:tc>
      </w:tr>
      <w:tr w:rsidR="00D74042" w:rsidRPr="00F07689" w14:paraId="257DF307" w14:textId="77777777" w:rsidTr="000246FF">
        <w:trPr>
          <w:cantSplit/>
        </w:trPr>
        <w:tc>
          <w:tcPr>
            <w:tcW w:w="275" w:type="pct"/>
            <w:vAlign w:val="center"/>
          </w:tcPr>
          <w:p w14:paraId="51A34C52" w14:textId="2CD5B745" w:rsidR="00D74042" w:rsidRDefault="00D74042" w:rsidP="00A51501">
            <w:pPr>
              <w:pStyle w:val="TableText"/>
              <w:rPr>
                <w:lang w:val="en-AU"/>
              </w:rPr>
            </w:pPr>
            <w:r>
              <w:rPr>
                <w:lang w:val="en-AU"/>
              </w:rPr>
              <w:t>1</w:t>
            </w:r>
            <w:r w:rsidR="00CC3542">
              <w:rPr>
                <w:lang w:val="en-AU"/>
              </w:rPr>
              <w:t>5</w:t>
            </w:r>
          </w:p>
        </w:tc>
        <w:tc>
          <w:tcPr>
            <w:tcW w:w="1391" w:type="pct"/>
            <w:vAlign w:val="center"/>
          </w:tcPr>
          <w:p w14:paraId="00B3CC25" w14:textId="2B5EB15B" w:rsidR="00D74042" w:rsidRDefault="00D74042" w:rsidP="00A51501">
            <w:pPr>
              <w:pStyle w:val="TableText"/>
              <w:rPr>
                <w:szCs w:val="22"/>
                <w:lang w:val="en-AU"/>
              </w:rPr>
            </w:pPr>
            <w:r>
              <w:rPr>
                <w:szCs w:val="22"/>
                <w:lang w:val="en-AU"/>
              </w:rPr>
              <w:t>Breadcrumb</w:t>
            </w:r>
          </w:p>
        </w:tc>
        <w:tc>
          <w:tcPr>
            <w:tcW w:w="3334" w:type="pct"/>
            <w:vAlign w:val="center"/>
          </w:tcPr>
          <w:p w14:paraId="0CAB5F91" w14:textId="30CB931C" w:rsidR="00D74042" w:rsidRDefault="00D74042" w:rsidP="00A51501">
            <w:pPr>
              <w:pStyle w:val="TableText"/>
              <w:rPr>
                <w:szCs w:val="22"/>
                <w:lang w:val="en-AU"/>
              </w:rPr>
            </w:pPr>
            <w:r>
              <w:rPr>
                <w:szCs w:val="22"/>
                <w:lang w:val="en-AU"/>
              </w:rPr>
              <w:t>Allows visitors keep track of their location</w:t>
            </w:r>
          </w:p>
        </w:tc>
      </w:tr>
      <w:tr w:rsidR="009A16F5" w:rsidRPr="00F07689" w14:paraId="256097C1" w14:textId="77777777" w:rsidTr="000246FF">
        <w:trPr>
          <w:cantSplit/>
        </w:trPr>
        <w:tc>
          <w:tcPr>
            <w:tcW w:w="275" w:type="pct"/>
            <w:vAlign w:val="center"/>
          </w:tcPr>
          <w:p w14:paraId="0D054065" w14:textId="7EE70A52" w:rsidR="009A16F5" w:rsidRDefault="009A16F5" w:rsidP="00A51501">
            <w:pPr>
              <w:pStyle w:val="TableText"/>
              <w:rPr>
                <w:lang w:val="en-AU"/>
              </w:rPr>
            </w:pPr>
            <w:r>
              <w:rPr>
                <w:lang w:val="en-AU"/>
              </w:rPr>
              <w:t xml:space="preserve">16 </w:t>
            </w:r>
          </w:p>
        </w:tc>
        <w:tc>
          <w:tcPr>
            <w:tcW w:w="1391" w:type="pct"/>
            <w:vAlign w:val="center"/>
          </w:tcPr>
          <w:p w14:paraId="1D840862" w14:textId="42482765" w:rsidR="009A16F5" w:rsidRDefault="009A16F5" w:rsidP="00A51501">
            <w:pPr>
              <w:pStyle w:val="TableText"/>
              <w:rPr>
                <w:szCs w:val="22"/>
                <w:lang w:val="en-AU"/>
              </w:rPr>
            </w:pPr>
            <w:r>
              <w:rPr>
                <w:szCs w:val="22"/>
                <w:lang w:val="en-AU"/>
              </w:rPr>
              <w:t>Modal Window</w:t>
            </w:r>
          </w:p>
        </w:tc>
        <w:tc>
          <w:tcPr>
            <w:tcW w:w="3334" w:type="pct"/>
            <w:vAlign w:val="center"/>
          </w:tcPr>
          <w:p w14:paraId="6D425916" w14:textId="1B4068FD" w:rsidR="009A16F5" w:rsidRDefault="009A16F5" w:rsidP="00A51501">
            <w:pPr>
              <w:pStyle w:val="TableText"/>
              <w:rPr>
                <w:szCs w:val="22"/>
                <w:lang w:val="en-AU"/>
              </w:rPr>
            </w:pPr>
            <w:r>
              <w:rPr>
                <w:szCs w:val="22"/>
                <w:lang w:val="en-AU"/>
              </w:rPr>
              <w:t>Pop up window for external links</w:t>
            </w:r>
          </w:p>
        </w:tc>
      </w:tr>
    </w:tbl>
    <w:p w14:paraId="1C82CBFA" w14:textId="256338DF" w:rsidR="006803CD" w:rsidRDefault="006803CD" w:rsidP="00393597">
      <w:pPr>
        <w:pStyle w:val="Heading2"/>
      </w:pPr>
      <w:bookmarkStart w:id="55" w:name="_Toc471313651"/>
      <w:bookmarkStart w:id="56" w:name="_Toc471396305"/>
      <w:bookmarkStart w:id="57" w:name="_Toc471401575"/>
      <w:bookmarkStart w:id="58" w:name="_Toc471401743"/>
      <w:bookmarkStart w:id="59" w:name="_Toc534722336"/>
      <w:bookmarkEnd w:id="55"/>
      <w:bookmarkEnd w:id="56"/>
      <w:bookmarkEnd w:id="57"/>
      <w:bookmarkEnd w:id="58"/>
      <w:r>
        <w:lastRenderedPageBreak/>
        <w:t>PrimeNG Components</w:t>
      </w:r>
      <w:bookmarkEnd w:id="59"/>
    </w:p>
    <w:p w14:paraId="0CB171BC" w14:textId="2ACC50C0" w:rsidR="006803CD" w:rsidRPr="007637CB" w:rsidRDefault="0085050E" w:rsidP="006803CD">
      <w:pPr>
        <w:rPr>
          <w:sz w:val="24"/>
        </w:rPr>
      </w:pPr>
      <w:hyperlink r:id="rId25" w:anchor="/" w:history="1">
        <w:r w:rsidR="006803CD" w:rsidRPr="007637CB">
          <w:rPr>
            <w:rStyle w:val="Hyperlink"/>
            <w:sz w:val="24"/>
          </w:rPr>
          <w:t>PrimeNG</w:t>
        </w:r>
      </w:hyperlink>
      <w:r w:rsidR="006803CD" w:rsidRPr="007637CB">
        <w:rPr>
          <w:sz w:val="24"/>
        </w:rPr>
        <w:t xml:space="preserve"> is a suite of rich UI Angular components used throughout the TASCore site.</w:t>
      </w:r>
      <w:r w:rsidR="008F27CB" w:rsidRPr="007637CB">
        <w:rPr>
          <w:sz w:val="24"/>
        </w:rPr>
        <w:t xml:space="preserve"> While developing TASCore and embedding these components </w:t>
      </w:r>
      <w:r w:rsidR="007637CB" w:rsidRPr="007637CB">
        <w:rPr>
          <w:sz w:val="24"/>
        </w:rPr>
        <w:t xml:space="preserve">in </w:t>
      </w:r>
      <w:r w:rsidR="008F27CB" w:rsidRPr="007637CB">
        <w:rPr>
          <w:sz w:val="24"/>
        </w:rPr>
        <w:t>the site, all of them needed to be re-styled according to the USWDS. Since the components have their own set</w:t>
      </w:r>
      <w:r w:rsidR="00657D75">
        <w:rPr>
          <w:sz w:val="24"/>
        </w:rPr>
        <w:t>s</w:t>
      </w:r>
      <w:r w:rsidR="008F27CB" w:rsidRPr="007637CB">
        <w:rPr>
          <w:sz w:val="24"/>
        </w:rPr>
        <w:t xml:space="preserve"> of CSS files, </w:t>
      </w:r>
      <w:r w:rsidR="00657D75">
        <w:rPr>
          <w:sz w:val="24"/>
        </w:rPr>
        <w:t xml:space="preserve">developers created </w:t>
      </w:r>
      <w:r w:rsidR="008F27CB" w:rsidRPr="007637CB">
        <w:rPr>
          <w:sz w:val="24"/>
        </w:rPr>
        <w:t xml:space="preserve">a new </w:t>
      </w:r>
      <w:r w:rsidR="007637CB">
        <w:rPr>
          <w:sz w:val="24"/>
        </w:rPr>
        <w:t xml:space="preserve">set of </w:t>
      </w:r>
      <w:r w:rsidR="008F27CB" w:rsidRPr="007637CB">
        <w:rPr>
          <w:sz w:val="24"/>
        </w:rPr>
        <w:t>custom CSS file</w:t>
      </w:r>
      <w:r w:rsidR="007637CB">
        <w:rPr>
          <w:sz w:val="24"/>
        </w:rPr>
        <w:t>s</w:t>
      </w:r>
      <w:r w:rsidR="008F27CB" w:rsidRPr="007637CB">
        <w:rPr>
          <w:sz w:val="24"/>
        </w:rPr>
        <w:t xml:space="preserve">, </w:t>
      </w:r>
      <w:r w:rsidR="00657D75">
        <w:rPr>
          <w:sz w:val="24"/>
        </w:rPr>
        <w:t xml:space="preserve">stored in the </w:t>
      </w:r>
      <w:r w:rsidR="008F27CB" w:rsidRPr="007637CB">
        <w:rPr>
          <w:sz w:val="24"/>
        </w:rPr>
        <w:t xml:space="preserve">aptly named </w:t>
      </w:r>
      <w:r w:rsidR="008F27CB" w:rsidRPr="007637CB">
        <w:rPr>
          <w:rFonts w:ascii="Courier New" w:hAnsi="Courier New" w:cs="Courier New"/>
          <w:sz w:val="24"/>
          <w:highlight w:val="lightGray"/>
        </w:rPr>
        <w:t>tas-custom.css</w:t>
      </w:r>
      <w:r w:rsidR="008F27CB" w:rsidRPr="007637CB">
        <w:rPr>
          <w:sz w:val="24"/>
        </w:rPr>
        <w:t xml:space="preserve"> </w:t>
      </w:r>
      <w:r w:rsidR="00657D75">
        <w:rPr>
          <w:sz w:val="24"/>
        </w:rPr>
        <w:t>folder</w:t>
      </w:r>
      <w:r w:rsidR="008F27CB" w:rsidRPr="007637CB">
        <w:rPr>
          <w:sz w:val="24"/>
        </w:rPr>
        <w:t>.</w:t>
      </w:r>
    </w:p>
    <w:p w14:paraId="5B67F09D" w14:textId="42BDB3A5" w:rsidR="008F27CB" w:rsidRDefault="008F27CB" w:rsidP="006803CD"/>
    <w:p w14:paraId="74850332" w14:textId="4FFF472C" w:rsidR="006803CD" w:rsidRPr="007637CB" w:rsidRDefault="008F27CB" w:rsidP="008F27CB">
      <w:pPr>
        <w:rPr>
          <w:sz w:val="24"/>
        </w:rPr>
      </w:pPr>
      <w:r w:rsidRPr="007637CB">
        <w:rPr>
          <w:sz w:val="24"/>
        </w:rPr>
        <w:t xml:space="preserve">The </w:t>
      </w:r>
      <w:r w:rsidRPr="007637CB">
        <w:rPr>
          <w:rFonts w:ascii="Courier New" w:hAnsi="Courier New" w:cs="Courier New"/>
          <w:sz w:val="24"/>
          <w:highlight w:val="lightGray"/>
        </w:rPr>
        <w:t>tas-custom.css</w:t>
      </w:r>
      <w:r w:rsidRPr="007637CB">
        <w:rPr>
          <w:sz w:val="24"/>
        </w:rPr>
        <w:t xml:space="preserve"> </w:t>
      </w:r>
      <w:r w:rsidR="00657D75">
        <w:rPr>
          <w:sz w:val="24"/>
        </w:rPr>
        <w:t xml:space="preserve">folder </w:t>
      </w:r>
      <w:r w:rsidRPr="007637CB">
        <w:rPr>
          <w:sz w:val="24"/>
        </w:rPr>
        <w:t>contain</w:t>
      </w:r>
      <w:r w:rsidR="007637CB" w:rsidRPr="007637CB">
        <w:rPr>
          <w:sz w:val="24"/>
        </w:rPr>
        <w:t>s</w:t>
      </w:r>
      <w:r w:rsidRPr="007637CB">
        <w:rPr>
          <w:sz w:val="24"/>
        </w:rPr>
        <w:t xml:space="preserve"> classes that overwrite the original classes so that the components will adhere to styles and branding of the USWDS. This guide will explain the classes used to restyle any of the Angular components.</w:t>
      </w:r>
    </w:p>
    <w:p w14:paraId="0B844985" w14:textId="121ABFE8" w:rsidR="00F07689" w:rsidRPr="00F07689" w:rsidRDefault="00F07689" w:rsidP="00393597">
      <w:pPr>
        <w:pStyle w:val="Heading2"/>
      </w:pPr>
      <w:bookmarkStart w:id="60" w:name="_Toc471312556"/>
      <w:bookmarkStart w:id="61" w:name="_Toc471313658"/>
      <w:bookmarkStart w:id="62" w:name="_Toc471396312"/>
      <w:bookmarkStart w:id="63" w:name="_Toc471401582"/>
      <w:bookmarkStart w:id="64" w:name="_Toc471401750"/>
      <w:bookmarkStart w:id="65" w:name="_Toc421540861"/>
      <w:bookmarkStart w:id="66" w:name="_Toc478982563"/>
      <w:bookmarkStart w:id="67" w:name="_Toc479167243"/>
      <w:bookmarkStart w:id="68" w:name="_Toc479248200"/>
      <w:bookmarkStart w:id="69" w:name="_Toc534722337"/>
      <w:bookmarkEnd w:id="60"/>
      <w:bookmarkEnd w:id="61"/>
      <w:bookmarkEnd w:id="62"/>
      <w:bookmarkEnd w:id="63"/>
      <w:bookmarkEnd w:id="64"/>
      <w:r w:rsidRPr="00F07689">
        <w:t>T</w:t>
      </w:r>
      <w:bookmarkEnd w:id="65"/>
      <w:bookmarkEnd w:id="66"/>
      <w:bookmarkEnd w:id="67"/>
      <w:bookmarkEnd w:id="68"/>
      <w:r w:rsidR="00852593">
        <w:t>ypography</w:t>
      </w:r>
      <w:bookmarkEnd w:id="69"/>
    </w:p>
    <w:p w14:paraId="2865E7A3" w14:textId="77777777" w:rsidR="00ED15C6" w:rsidRPr="007637CB" w:rsidRDefault="00ED15C6" w:rsidP="00ED15C6">
      <w:pPr>
        <w:rPr>
          <w:sz w:val="24"/>
        </w:rPr>
      </w:pPr>
      <w:bookmarkStart w:id="70" w:name="_Toc471401584"/>
      <w:bookmarkStart w:id="71" w:name="_Toc471401752"/>
      <w:bookmarkEnd w:id="70"/>
      <w:bookmarkEnd w:id="71"/>
      <w:r w:rsidRPr="007637CB">
        <w:rPr>
          <w:sz w:val="24"/>
        </w:rPr>
        <w:t>TASCore uses 3 font families:</w:t>
      </w:r>
    </w:p>
    <w:p w14:paraId="687430DA" w14:textId="788CC2DE" w:rsidR="00ED15C6" w:rsidRPr="007637CB" w:rsidRDefault="00ED15C6" w:rsidP="00CE4601">
      <w:pPr>
        <w:pStyle w:val="ListParagraph"/>
        <w:numPr>
          <w:ilvl w:val="0"/>
          <w:numId w:val="19"/>
        </w:numPr>
        <w:spacing w:after="160" w:line="259" w:lineRule="auto"/>
        <w:rPr>
          <w:sz w:val="24"/>
        </w:rPr>
      </w:pPr>
      <w:r w:rsidRPr="007637CB">
        <w:rPr>
          <w:sz w:val="24"/>
        </w:rPr>
        <w:t>Source Sans Pro</w:t>
      </w:r>
      <w:r w:rsidR="00990BCA" w:rsidRPr="007637CB">
        <w:rPr>
          <w:sz w:val="24"/>
        </w:rPr>
        <w:t xml:space="preserve"> </w:t>
      </w:r>
      <w:r w:rsidRPr="007637CB">
        <w:rPr>
          <w:sz w:val="24"/>
        </w:rPr>
        <w:t>-</w:t>
      </w:r>
      <w:r w:rsidR="00990BCA" w:rsidRPr="007637CB">
        <w:rPr>
          <w:sz w:val="24"/>
        </w:rPr>
        <w:t xml:space="preserve"> </w:t>
      </w:r>
      <w:r w:rsidRPr="007637CB">
        <w:rPr>
          <w:sz w:val="24"/>
        </w:rPr>
        <w:t>used in body copy</w:t>
      </w:r>
    </w:p>
    <w:p w14:paraId="4C8316D4"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5C0F919D" w14:textId="77777777" w:rsidR="00ED15C6" w:rsidRPr="007637CB" w:rsidRDefault="00ED15C6" w:rsidP="00CE4601">
      <w:pPr>
        <w:pStyle w:val="ListParagraph"/>
        <w:numPr>
          <w:ilvl w:val="1"/>
          <w:numId w:val="19"/>
        </w:numPr>
        <w:spacing w:after="160" w:line="259" w:lineRule="auto"/>
        <w:rPr>
          <w:sz w:val="24"/>
        </w:rPr>
      </w:pPr>
      <w:r w:rsidRPr="007637CB">
        <w:rPr>
          <w:sz w:val="24"/>
        </w:rPr>
        <w:t>Bold, weight 700</w:t>
      </w:r>
    </w:p>
    <w:p w14:paraId="5C5222A1" w14:textId="3A4CCA71" w:rsidR="00ED15C6" w:rsidRPr="007637CB" w:rsidRDefault="00ED15C6" w:rsidP="00CE4601">
      <w:pPr>
        <w:pStyle w:val="ListParagraph"/>
        <w:numPr>
          <w:ilvl w:val="0"/>
          <w:numId w:val="19"/>
        </w:numPr>
        <w:spacing w:after="160" w:line="259" w:lineRule="auto"/>
        <w:rPr>
          <w:sz w:val="24"/>
        </w:rPr>
      </w:pPr>
      <w:r w:rsidRPr="007637CB">
        <w:rPr>
          <w:sz w:val="24"/>
        </w:rPr>
        <w:t>Merriweather – used in headings H1 to H</w:t>
      </w:r>
      <w:r w:rsidR="00F766D0">
        <w:rPr>
          <w:sz w:val="24"/>
        </w:rPr>
        <w:t>5</w:t>
      </w:r>
      <w:r w:rsidR="00B06F74">
        <w:rPr>
          <w:sz w:val="24"/>
        </w:rPr>
        <w:t>; H6 is Source Sans Pro</w:t>
      </w:r>
    </w:p>
    <w:p w14:paraId="56075839" w14:textId="77777777" w:rsidR="00ED15C6" w:rsidRPr="007637CB" w:rsidRDefault="00ED15C6" w:rsidP="00CE4601">
      <w:pPr>
        <w:pStyle w:val="ListParagraph"/>
        <w:numPr>
          <w:ilvl w:val="1"/>
          <w:numId w:val="19"/>
        </w:numPr>
        <w:spacing w:after="160" w:line="259" w:lineRule="auto"/>
        <w:rPr>
          <w:sz w:val="24"/>
        </w:rPr>
      </w:pPr>
      <w:r w:rsidRPr="007637CB">
        <w:rPr>
          <w:sz w:val="24"/>
        </w:rPr>
        <w:t>Regular, weight 400</w:t>
      </w:r>
    </w:p>
    <w:p w14:paraId="72D06576" w14:textId="77777777" w:rsidR="00ED15C6" w:rsidRPr="007637CB" w:rsidRDefault="00ED15C6" w:rsidP="00CE4601">
      <w:pPr>
        <w:pStyle w:val="ListParagraph"/>
        <w:numPr>
          <w:ilvl w:val="1"/>
          <w:numId w:val="19"/>
        </w:numPr>
        <w:spacing w:after="160" w:line="259" w:lineRule="auto"/>
        <w:rPr>
          <w:sz w:val="24"/>
        </w:rPr>
      </w:pPr>
      <w:r w:rsidRPr="007637CB">
        <w:rPr>
          <w:sz w:val="24"/>
        </w:rPr>
        <w:t>Italic, weight 400</w:t>
      </w:r>
    </w:p>
    <w:p w14:paraId="3FD14924" w14:textId="18D4A298" w:rsidR="00ED15C6" w:rsidRPr="007637CB" w:rsidRDefault="00ED15C6" w:rsidP="00CE4601">
      <w:pPr>
        <w:pStyle w:val="ListParagraph"/>
        <w:numPr>
          <w:ilvl w:val="0"/>
          <w:numId w:val="19"/>
        </w:numPr>
        <w:spacing w:after="160" w:line="259" w:lineRule="auto"/>
        <w:rPr>
          <w:sz w:val="24"/>
        </w:rPr>
      </w:pPr>
      <w:r w:rsidRPr="007637CB">
        <w:rPr>
          <w:sz w:val="24"/>
        </w:rPr>
        <w:t>Font Aweso</w:t>
      </w:r>
      <w:r w:rsidR="00907629" w:rsidRPr="007637CB">
        <w:rPr>
          <w:sz w:val="24"/>
        </w:rPr>
        <w:t xml:space="preserve">me </w:t>
      </w:r>
      <w:r w:rsidRPr="007637CB">
        <w:rPr>
          <w:sz w:val="24"/>
        </w:rPr>
        <w:t xml:space="preserve">- icons used in header, footer and body </w:t>
      </w:r>
    </w:p>
    <w:p w14:paraId="0103CDF2" w14:textId="76DF60C5" w:rsidR="00ED15C6" w:rsidRDefault="00ED15C6" w:rsidP="00ED15C6">
      <w:pPr>
        <w:spacing w:after="160" w:line="259" w:lineRule="auto"/>
      </w:pPr>
    </w:p>
    <w:tbl>
      <w:tblPr>
        <w:tblStyle w:val="TableGrid"/>
        <w:tblW w:w="10075" w:type="dxa"/>
        <w:tblLook w:val="04A0" w:firstRow="1" w:lastRow="0" w:firstColumn="1" w:lastColumn="0" w:noHBand="0" w:noVBand="1"/>
      </w:tblPr>
      <w:tblGrid>
        <w:gridCol w:w="5125"/>
        <w:gridCol w:w="4950"/>
      </w:tblGrid>
      <w:tr w:rsidR="00ED15C6" w14:paraId="34ADDE0F" w14:textId="77777777" w:rsidTr="00ED15C6">
        <w:trPr>
          <w:trHeight w:val="183"/>
        </w:trPr>
        <w:tc>
          <w:tcPr>
            <w:tcW w:w="5125" w:type="dxa"/>
          </w:tcPr>
          <w:p w14:paraId="2BA97B1F" w14:textId="77777777" w:rsidR="00ED15C6" w:rsidRPr="00ED15C6" w:rsidRDefault="00ED15C6" w:rsidP="00BB7E97">
            <w:pPr>
              <w:jc w:val="center"/>
              <w:rPr>
                <w:b/>
              </w:rPr>
            </w:pPr>
            <w:r w:rsidRPr="00ED15C6">
              <w:rPr>
                <w:b/>
              </w:rPr>
              <w:t>Source San Pro – san serif font</w:t>
            </w:r>
          </w:p>
        </w:tc>
        <w:tc>
          <w:tcPr>
            <w:tcW w:w="4950" w:type="dxa"/>
          </w:tcPr>
          <w:p w14:paraId="1FE5244A" w14:textId="77777777" w:rsidR="00ED15C6" w:rsidRPr="00ED15C6" w:rsidRDefault="00ED15C6" w:rsidP="00BB7E97">
            <w:pPr>
              <w:jc w:val="center"/>
              <w:rPr>
                <w:b/>
                <w:lang w:val="en"/>
              </w:rPr>
            </w:pPr>
            <w:r w:rsidRPr="00ED15C6">
              <w:rPr>
                <w:b/>
                <w:lang w:val="en"/>
              </w:rPr>
              <w:t>Merriweather – serif font</w:t>
            </w:r>
          </w:p>
        </w:tc>
      </w:tr>
      <w:tr w:rsidR="00ED15C6" w14:paraId="3BED3296" w14:textId="77777777" w:rsidTr="00ED15C6">
        <w:trPr>
          <w:trHeight w:val="183"/>
        </w:trPr>
        <w:tc>
          <w:tcPr>
            <w:tcW w:w="5125" w:type="dxa"/>
          </w:tcPr>
          <w:p w14:paraId="0D2CC19D" w14:textId="77777777" w:rsidR="00ED15C6" w:rsidRPr="00ED15C6" w:rsidRDefault="0085050E" w:rsidP="00BB7E97">
            <w:pPr>
              <w:rPr>
                <w:b/>
              </w:rPr>
            </w:pPr>
            <w:hyperlink r:id="rId26" w:history="1">
              <w:r w:rsidR="00ED15C6" w:rsidRPr="00ED15C6">
                <w:rPr>
                  <w:rStyle w:val="Hyperlink"/>
                  <w:b w:val="0"/>
                </w:rPr>
                <w:t>https://fonts.google.com/specimen/Source+Sans+Pro</w:t>
              </w:r>
            </w:hyperlink>
          </w:p>
        </w:tc>
        <w:tc>
          <w:tcPr>
            <w:tcW w:w="4950" w:type="dxa"/>
          </w:tcPr>
          <w:p w14:paraId="090C678D" w14:textId="77777777" w:rsidR="00ED15C6" w:rsidRPr="00ED15C6" w:rsidRDefault="0085050E" w:rsidP="00BB7E97">
            <w:pPr>
              <w:rPr>
                <w:b/>
              </w:rPr>
            </w:pPr>
            <w:hyperlink r:id="rId27" w:history="1">
              <w:r w:rsidR="00ED15C6" w:rsidRPr="00ED15C6">
                <w:rPr>
                  <w:rStyle w:val="Hyperlink"/>
                  <w:b w:val="0"/>
                </w:rPr>
                <w:t>https://fonts.google.com/specimen/Merriweather</w:t>
              </w:r>
            </w:hyperlink>
          </w:p>
        </w:tc>
      </w:tr>
      <w:tr w:rsidR="00ED15C6" w14:paraId="7EF17E9C" w14:textId="77777777" w:rsidTr="00ED15C6">
        <w:trPr>
          <w:trHeight w:val="2407"/>
        </w:trPr>
        <w:tc>
          <w:tcPr>
            <w:tcW w:w="5125" w:type="dxa"/>
          </w:tcPr>
          <w:p w14:paraId="15BA7E56" w14:textId="77777777" w:rsidR="00ED15C6" w:rsidRDefault="00ED15C6" w:rsidP="00BB7E97">
            <w:r>
              <w:rPr>
                <w:noProof/>
              </w:rPr>
              <w:drawing>
                <wp:inline distT="0" distB="0" distL="0" distR="0" wp14:anchorId="2978EFE2" wp14:editId="1F977C42">
                  <wp:extent cx="2705100" cy="219343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12922" cy="2199774"/>
                          </a:xfrm>
                          <a:prstGeom prst="rect">
                            <a:avLst/>
                          </a:prstGeom>
                        </pic:spPr>
                      </pic:pic>
                    </a:graphicData>
                  </a:graphic>
                </wp:inline>
              </w:drawing>
            </w:r>
          </w:p>
        </w:tc>
        <w:tc>
          <w:tcPr>
            <w:tcW w:w="4950" w:type="dxa"/>
          </w:tcPr>
          <w:p w14:paraId="2E8D548D" w14:textId="77777777" w:rsidR="00ED15C6" w:rsidRDefault="00ED15C6" w:rsidP="00BB7E97">
            <w:r>
              <w:rPr>
                <w:noProof/>
              </w:rPr>
              <w:drawing>
                <wp:inline distT="0" distB="0" distL="0" distR="0" wp14:anchorId="1186AA93" wp14:editId="764A7E86">
                  <wp:extent cx="2667000" cy="195201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78458" cy="1960403"/>
                          </a:xfrm>
                          <a:prstGeom prst="rect">
                            <a:avLst/>
                          </a:prstGeom>
                        </pic:spPr>
                      </pic:pic>
                    </a:graphicData>
                  </a:graphic>
                </wp:inline>
              </w:drawing>
            </w:r>
          </w:p>
        </w:tc>
      </w:tr>
      <w:tr w:rsidR="00ED15C6" w14:paraId="628F55B2" w14:textId="77777777" w:rsidTr="00ED15C6">
        <w:trPr>
          <w:trHeight w:val="547"/>
        </w:trPr>
        <w:tc>
          <w:tcPr>
            <w:tcW w:w="10075" w:type="dxa"/>
            <w:gridSpan w:val="2"/>
          </w:tcPr>
          <w:p w14:paraId="11931B43" w14:textId="77777777" w:rsidR="00ED15C6" w:rsidRPr="00ED15C6" w:rsidRDefault="00ED15C6" w:rsidP="00BB7E97">
            <w:pPr>
              <w:jc w:val="center"/>
              <w:rPr>
                <w:b/>
                <w:noProof/>
              </w:rPr>
            </w:pPr>
            <w:r w:rsidRPr="00ED15C6">
              <w:rPr>
                <w:b/>
                <w:noProof/>
              </w:rPr>
              <w:t>Font Awesome</w:t>
            </w:r>
          </w:p>
          <w:p w14:paraId="5389A517" w14:textId="77777777" w:rsidR="00ED15C6" w:rsidRDefault="0085050E" w:rsidP="00BB7E97">
            <w:pPr>
              <w:jc w:val="center"/>
              <w:rPr>
                <w:noProof/>
              </w:rPr>
            </w:pPr>
            <w:hyperlink r:id="rId30" w:history="1">
              <w:r w:rsidR="00ED15C6" w:rsidRPr="00ED15C6">
                <w:rPr>
                  <w:rStyle w:val="Hyperlink"/>
                  <w:b w:val="0"/>
                  <w:noProof/>
                </w:rPr>
                <w:t>http://fontawesome.io/icons/</w:t>
              </w:r>
            </w:hyperlink>
          </w:p>
        </w:tc>
      </w:tr>
      <w:tr w:rsidR="00ED15C6" w14:paraId="76B8C560" w14:textId="77777777" w:rsidTr="00ED15C6">
        <w:trPr>
          <w:trHeight w:val="2901"/>
        </w:trPr>
        <w:tc>
          <w:tcPr>
            <w:tcW w:w="10075" w:type="dxa"/>
            <w:gridSpan w:val="2"/>
          </w:tcPr>
          <w:p w14:paraId="2FD76E8C" w14:textId="77777777" w:rsidR="00ED15C6" w:rsidRDefault="00ED15C6" w:rsidP="00BB7E97">
            <w:pPr>
              <w:jc w:val="center"/>
              <w:rPr>
                <w:noProof/>
              </w:rPr>
            </w:pPr>
            <w:r>
              <w:rPr>
                <w:noProof/>
              </w:rPr>
              <w:lastRenderedPageBreak/>
              <w:drawing>
                <wp:inline distT="0" distB="0" distL="0" distR="0" wp14:anchorId="22E4D291" wp14:editId="6596031C">
                  <wp:extent cx="4572000" cy="17653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19611" cy="1783683"/>
                          </a:xfrm>
                          <a:prstGeom prst="rect">
                            <a:avLst/>
                          </a:prstGeom>
                        </pic:spPr>
                      </pic:pic>
                    </a:graphicData>
                  </a:graphic>
                </wp:inline>
              </w:drawing>
            </w:r>
          </w:p>
        </w:tc>
      </w:tr>
    </w:tbl>
    <w:p w14:paraId="60C03468" w14:textId="087F979A" w:rsidR="002D49F6" w:rsidRPr="007637CB" w:rsidRDefault="00907629" w:rsidP="00ED15C6">
      <w:pPr>
        <w:spacing w:after="160" w:line="259" w:lineRule="auto"/>
        <w:rPr>
          <w:sz w:val="24"/>
        </w:rPr>
      </w:pPr>
      <w:r>
        <w:br/>
      </w:r>
      <w:r w:rsidR="002D49F6" w:rsidRPr="007637CB">
        <w:rPr>
          <w:sz w:val="24"/>
        </w:rPr>
        <w:t xml:space="preserve">Font Awesome has its own CSS file linked to the TASCore site called </w:t>
      </w:r>
      <w:r w:rsidR="002D49F6" w:rsidRPr="007637CB">
        <w:rPr>
          <w:rFonts w:ascii="Courier New" w:hAnsi="Courier New" w:cs="Courier New"/>
          <w:sz w:val="24"/>
          <w:highlight w:val="lightGray"/>
        </w:rPr>
        <w:t>font-awesome.css</w:t>
      </w:r>
      <w:r w:rsidR="002D49F6" w:rsidRPr="007637CB">
        <w:rPr>
          <w:rFonts w:ascii="Courier New" w:hAnsi="Courier New" w:cs="Courier New"/>
          <w:sz w:val="24"/>
        </w:rPr>
        <w:t>.</w:t>
      </w:r>
      <w:r w:rsidR="002D49F6" w:rsidRPr="007637CB">
        <w:rPr>
          <w:sz w:val="24"/>
        </w:rPr>
        <w:t xml:space="preserve"> This file contains all the .</w:t>
      </w:r>
      <w:r w:rsidR="002D49F6" w:rsidRPr="007637CB">
        <w:rPr>
          <w:rFonts w:ascii="Courier New" w:hAnsi="Courier New" w:cs="Courier New"/>
          <w:sz w:val="24"/>
          <w:highlight w:val="lightGray"/>
        </w:rPr>
        <w:t>fa</w:t>
      </w:r>
      <w:r w:rsidR="002D49F6" w:rsidRPr="007637CB">
        <w:rPr>
          <w:sz w:val="24"/>
        </w:rPr>
        <w:t xml:space="preserve"> </w:t>
      </w:r>
      <w:r w:rsidRPr="007637CB">
        <w:rPr>
          <w:sz w:val="24"/>
        </w:rPr>
        <w:t>classes</w:t>
      </w:r>
      <w:r w:rsidR="002D49F6" w:rsidRPr="007637CB">
        <w:rPr>
          <w:sz w:val="24"/>
        </w:rPr>
        <w:t xml:space="preserve"> to display any</w:t>
      </w:r>
      <w:r w:rsidRPr="007637CB">
        <w:rPr>
          <w:sz w:val="24"/>
        </w:rPr>
        <w:t xml:space="preserve"> Font Awesome</w:t>
      </w:r>
      <w:r w:rsidR="002D49F6" w:rsidRPr="007637CB">
        <w:rPr>
          <w:sz w:val="24"/>
        </w:rPr>
        <w:t xml:space="preserve"> icon within the suite.</w:t>
      </w:r>
      <w:r w:rsidRPr="007637CB">
        <w:rPr>
          <w:sz w:val="24"/>
        </w:rPr>
        <w:t xml:space="preserve"> The font is declared in the HTML:</w:t>
      </w:r>
    </w:p>
    <w:p w14:paraId="39D880A4" w14:textId="1CB92475" w:rsidR="00907629" w:rsidRPr="007637CB" w:rsidRDefault="00907629" w:rsidP="00ED15C6">
      <w:pPr>
        <w:spacing w:after="160" w:line="259" w:lineRule="auto"/>
        <w:rPr>
          <w:rFonts w:ascii="Courier New" w:hAnsi="Courier New" w:cs="Courier New"/>
          <w:sz w:val="24"/>
        </w:rPr>
      </w:pPr>
      <w:r w:rsidRPr="007637CB">
        <w:rPr>
          <w:rFonts w:ascii="Courier New" w:hAnsi="Courier New" w:cs="Courier New"/>
          <w:sz w:val="24"/>
          <w:highlight w:val="lightGray"/>
        </w:rPr>
        <w:t>&lt;span class="fa fa-commenting-o" aria-hidden="true"&gt;&lt;/span&gt;</w:t>
      </w:r>
    </w:p>
    <w:p w14:paraId="722AF521" w14:textId="7B3DB7DB" w:rsidR="00907629" w:rsidRPr="007637CB" w:rsidRDefault="00907629" w:rsidP="00ED15C6">
      <w:pPr>
        <w:spacing w:after="160" w:line="259" w:lineRule="auto"/>
        <w:rPr>
          <w:sz w:val="24"/>
        </w:rPr>
      </w:pPr>
      <w:r w:rsidRPr="007637CB">
        <w:rPr>
          <w:sz w:val="24"/>
        </w:rPr>
        <w:t>Aria-hidden attribute is used so screen readers skip the font from being read out loud.</w:t>
      </w:r>
    </w:p>
    <w:tbl>
      <w:tblPr>
        <w:tblStyle w:val="TableGrid"/>
        <w:tblW w:w="0" w:type="auto"/>
        <w:tblLook w:val="04A0" w:firstRow="1" w:lastRow="0" w:firstColumn="1" w:lastColumn="0" w:noHBand="0" w:noVBand="1"/>
      </w:tblPr>
      <w:tblGrid>
        <w:gridCol w:w="5170"/>
        <w:gridCol w:w="5170"/>
      </w:tblGrid>
      <w:tr w:rsidR="002D49F6" w14:paraId="39649D4B" w14:textId="77777777" w:rsidTr="00907629">
        <w:trPr>
          <w:trHeight w:val="1700"/>
        </w:trPr>
        <w:tc>
          <w:tcPr>
            <w:tcW w:w="5170" w:type="dxa"/>
          </w:tcPr>
          <w:p w14:paraId="6C03C417" w14:textId="77777777" w:rsidR="00907629" w:rsidRDefault="00907629" w:rsidP="00907629">
            <w:pPr>
              <w:spacing w:after="160" w:line="259" w:lineRule="auto"/>
              <w:jc w:val="center"/>
            </w:pPr>
          </w:p>
          <w:p w14:paraId="755070AA" w14:textId="5E5E8AE8" w:rsidR="002D49F6" w:rsidRDefault="00907629" w:rsidP="00907629">
            <w:pPr>
              <w:spacing w:after="160" w:line="259" w:lineRule="auto"/>
              <w:jc w:val="center"/>
            </w:pPr>
            <w:r>
              <w:rPr>
                <w:noProof/>
              </w:rPr>
              <w:drawing>
                <wp:inline distT="0" distB="0" distL="0" distR="0" wp14:anchorId="79E6A989" wp14:editId="2102DB4A">
                  <wp:extent cx="2324100" cy="238125"/>
                  <wp:effectExtent l="0" t="0" r="0"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24100" cy="238125"/>
                          </a:xfrm>
                          <a:prstGeom prst="rect">
                            <a:avLst/>
                          </a:prstGeom>
                        </pic:spPr>
                      </pic:pic>
                    </a:graphicData>
                  </a:graphic>
                </wp:inline>
              </w:drawing>
            </w:r>
          </w:p>
        </w:tc>
        <w:tc>
          <w:tcPr>
            <w:tcW w:w="5170" w:type="dxa"/>
          </w:tcPr>
          <w:p w14:paraId="29FF120F" w14:textId="7C917C77" w:rsidR="002D49F6" w:rsidRPr="00907629" w:rsidRDefault="002D49F6" w:rsidP="002D49F6">
            <w:pPr>
              <w:spacing w:after="160" w:line="259" w:lineRule="auto"/>
              <w:rPr>
                <w:rFonts w:ascii="Courier New" w:hAnsi="Courier New" w:cs="Courier New"/>
                <w:sz w:val="16"/>
                <w:szCs w:val="16"/>
              </w:rPr>
            </w:pPr>
            <w:r>
              <w:t>.</w:t>
            </w:r>
            <w:r w:rsidRPr="002D49F6">
              <w:rPr>
                <w:rFonts w:ascii="Courier New" w:hAnsi="Courier New" w:cs="Courier New"/>
                <w:sz w:val="16"/>
                <w:szCs w:val="16"/>
              </w:rPr>
              <w:t>fa {</w:t>
            </w:r>
            <w:r w:rsidRPr="002D49F6">
              <w:rPr>
                <w:rFonts w:ascii="Courier New" w:hAnsi="Courier New" w:cs="Courier New"/>
                <w:sz w:val="16"/>
                <w:szCs w:val="16"/>
              </w:rPr>
              <w:br/>
            </w:r>
            <w:r w:rsidR="00907629">
              <w:rPr>
                <w:rFonts w:ascii="Courier New" w:hAnsi="Courier New" w:cs="Courier New"/>
                <w:sz w:val="16"/>
                <w:szCs w:val="16"/>
              </w:rPr>
              <w:t xml:space="preserve"> display: inline-block;</w:t>
            </w:r>
            <w:r w:rsidR="00907629">
              <w:rPr>
                <w:rFonts w:ascii="Courier New" w:hAnsi="Courier New" w:cs="Courier New"/>
                <w:sz w:val="16"/>
                <w:szCs w:val="16"/>
              </w:rPr>
              <w:br/>
              <w:t xml:space="preserve">   </w:t>
            </w:r>
            <w:r w:rsidRPr="002D49F6">
              <w:rPr>
                <w:rFonts w:ascii="Courier New" w:hAnsi="Courier New" w:cs="Courier New"/>
                <w:sz w:val="16"/>
                <w:szCs w:val="16"/>
              </w:rPr>
              <w:t>font: normal normal normal 14px/1 FontAwesome;</w:t>
            </w:r>
            <w:r w:rsidRPr="002D49F6">
              <w:rPr>
                <w:rFonts w:ascii="Courier New" w:hAnsi="Courier New" w:cs="Courier New"/>
                <w:sz w:val="16"/>
                <w:szCs w:val="16"/>
              </w:rPr>
              <w:br/>
              <w:t xml:space="preserve">   font-size: inherit;</w:t>
            </w:r>
            <w:r w:rsidRPr="002D49F6">
              <w:rPr>
                <w:rFonts w:ascii="Courier New" w:hAnsi="Courier New" w:cs="Courier New"/>
                <w:sz w:val="16"/>
                <w:szCs w:val="16"/>
              </w:rPr>
              <w:br/>
              <w:t xml:space="preserve">   text-rendering: auto;</w:t>
            </w:r>
            <w:r w:rsidRPr="002D49F6">
              <w:rPr>
                <w:rFonts w:ascii="Courier New" w:hAnsi="Courier New" w:cs="Courier New"/>
                <w:sz w:val="16"/>
                <w:szCs w:val="16"/>
              </w:rPr>
              <w:br/>
              <w:t xml:space="preserve">  -webkit-font-smoothing: antialiased;</w:t>
            </w:r>
            <w:r w:rsidRPr="002D49F6">
              <w:rPr>
                <w:rFonts w:ascii="Courier New" w:hAnsi="Courier New" w:cs="Courier New"/>
                <w:sz w:val="16"/>
                <w:szCs w:val="16"/>
              </w:rPr>
              <w:br/>
              <w:t xml:space="preserve">  -moz-osx-font-smoothing: grayscale;</w:t>
            </w:r>
            <w:r w:rsidRPr="002D49F6">
              <w:rPr>
                <w:rFonts w:ascii="Courier New" w:hAnsi="Courier New" w:cs="Courier New"/>
                <w:sz w:val="16"/>
                <w:szCs w:val="16"/>
              </w:rPr>
              <w:br/>
              <w:t>}</w:t>
            </w:r>
          </w:p>
        </w:tc>
      </w:tr>
    </w:tbl>
    <w:p w14:paraId="4726CCA0" w14:textId="1F07DD67" w:rsidR="002D49F6" w:rsidRDefault="002D49F6" w:rsidP="00ED15C6">
      <w:pPr>
        <w:spacing w:after="160" w:line="259" w:lineRule="auto"/>
      </w:pPr>
    </w:p>
    <w:p w14:paraId="2470629E" w14:textId="52A79B29" w:rsidR="00ED15C6" w:rsidRDefault="00ED15C6" w:rsidP="00393597">
      <w:pPr>
        <w:pStyle w:val="Heading2"/>
      </w:pPr>
      <w:bookmarkStart w:id="72" w:name="_Toc534722338"/>
      <w:r>
        <w:t>Pairing and Styles</w:t>
      </w:r>
      <w:bookmarkEnd w:id="72"/>
    </w:p>
    <w:p w14:paraId="06841075" w14:textId="0E8335F5" w:rsidR="00ED15C6" w:rsidRPr="00657D75" w:rsidRDefault="00ED15C6" w:rsidP="00ED15C6">
      <w:pPr>
        <w:rPr>
          <w:sz w:val="24"/>
        </w:rPr>
      </w:pPr>
      <w:r w:rsidRPr="00657D75">
        <w:rPr>
          <w:sz w:val="24"/>
        </w:rPr>
        <w:t>Merriweather headings used with Source Sans Pro body</w:t>
      </w:r>
      <w:r w:rsidR="00657D75">
        <w:rPr>
          <w:sz w:val="24"/>
        </w:rPr>
        <w:t>:</w:t>
      </w:r>
    </w:p>
    <w:tbl>
      <w:tblPr>
        <w:tblStyle w:val="TableGrid"/>
        <w:tblW w:w="10075" w:type="dxa"/>
        <w:tblLook w:val="04A0" w:firstRow="1" w:lastRow="0" w:firstColumn="1" w:lastColumn="0" w:noHBand="0" w:noVBand="1"/>
      </w:tblPr>
      <w:tblGrid>
        <w:gridCol w:w="4839"/>
        <w:gridCol w:w="5236"/>
      </w:tblGrid>
      <w:tr w:rsidR="00ED15C6" w14:paraId="0F3A5C60" w14:textId="77777777" w:rsidTr="00ED15C6">
        <w:tc>
          <w:tcPr>
            <w:tcW w:w="4839" w:type="dxa"/>
          </w:tcPr>
          <w:p w14:paraId="13780FCE" w14:textId="77777777" w:rsidR="00ED15C6" w:rsidRPr="00D8004C" w:rsidRDefault="00ED15C6" w:rsidP="00BB7E97">
            <w:pPr>
              <w:rPr>
                <w:rFonts w:ascii="Merriweather" w:hAnsi="Merriweather"/>
                <w:b/>
                <w:sz w:val="75"/>
                <w:szCs w:val="75"/>
              </w:rPr>
            </w:pPr>
            <w:r w:rsidRPr="00D8004C">
              <w:rPr>
                <w:rFonts w:ascii="Merriweather" w:hAnsi="Merriweather" w:cs="Arial"/>
                <w:b/>
                <w:color w:val="212121"/>
                <w:sz w:val="75"/>
                <w:szCs w:val="75"/>
                <w:lang w:val="en"/>
              </w:rPr>
              <w:t>Display</w:t>
            </w:r>
          </w:p>
        </w:tc>
        <w:tc>
          <w:tcPr>
            <w:tcW w:w="5236" w:type="dxa"/>
          </w:tcPr>
          <w:p w14:paraId="00030744" w14:textId="10A8C512"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52px</w:t>
            </w:r>
            <w:r w:rsidR="00A84BAF">
              <w:rPr>
                <w:rFonts w:ascii="Consolas" w:hAnsi="Consolas" w:cs="Consolas"/>
                <w:color w:val="212121"/>
                <w:sz w:val="18"/>
                <w:szCs w:val="18"/>
                <w:shd w:val="clear" w:color="auto" w:fill="FFFFFF"/>
              </w:rPr>
              <w:t xml:space="preserve"> </w:t>
            </w:r>
            <w:r w:rsidR="00ED15F6">
              <w:rPr>
                <w:rFonts w:ascii="Consolas" w:hAnsi="Consolas" w:cs="Consolas"/>
                <w:color w:val="212121"/>
                <w:sz w:val="18"/>
                <w:szCs w:val="18"/>
                <w:shd w:val="clear" w:color="auto" w:fill="FFFFFF"/>
              </w:rPr>
              <w:t>or 5.2rem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1.3em/68px</w:t>
            </w:r>
          </w:p>
        </w:tc>
      </w:tr>
      <w:tr w:rsidR="00ED15C6" w14:paraId="5A570CC8" w14:textId="77777777" w:rsidTr="00ED15C6">
        <w:tc>
          <w:tcPr>
            <w:tcW w:w="4839" w:type="dxa"/>
          </w:tcPr>
          <w:p w14:paraId="4CF689D8" w14:textId="6E725186" w:rsidR="00ED15C6" w:rsidRPr="00126C5C" w:rsidRDefault="00ED15C6" w:rsidP="00BB7E97">
            <w:pPr>
              <w:rPr>
                <w:rFonts w:ascii="Merriweather" w:hAnsi="Merriweather"/>
                <w:b/>
                <w:sz w:val="60"/>
                <w:szCs w:val="60"/>
              </w:rPr>
            </w:pPr>
            <w:r w:rsidRPr="00126C5C">
              <w:rPr>
                <w:rFonts w:ascii="Merriweather" w:hAnsi="Merriweather" w:cs="Arial"/>
                <w:b/>
                <w:color w:val="212121"/>
                <w:sz w:val="60"/>
                <w:szCs w:val="60"/>
                <w:lang w:val="en"/>
              </w:rPr>
              <w:t>Heading 1</w:t>
            </w:r>
            <w:r w:rsidR="00A84BAF">
              <w:rPr>
                <w:rFonts w:ascii="Merriweather" w:hAnsi="Merriweather" w:cs="Arial"/>
                <w:b/>
                <w:color w:val="212121"/>
                <w:sz w:val="60"/>
                <w:szCs w:val="60"/>
                <w:lang w:val="en"/>
              </w:rPr>
              <w:t>&lt;h1&gt;</w:t>
            </w:r>
          </w:p>
        </w:tc>
        <w:tc>
          <w:tcPr>
            <w:tcW w:w="5236" w:type="dxa"/>
          </w:tcPr>
          <w:p w14:paraId="29130943" w14:textId="71EF2C5E"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40px</w:t>
            </w:r>
            <w:r w:rsidR="00A84BAF">
              <w:rPr>
                <w:rFonts w:ascii="Consolas" w:hAnsi="Consolas" w:cs="Consolas"/>
                <w:color w:val="212121"/>
                <w:sz w:val="18"/>
                <w:szCs w:val="18"/>
                <w:shd w:val="clear" w:color="auto" w:fill="FFFFFF"/>
              </w:rPr>
              <w:t xml:space="preserve"> or 4rem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1.3em/52px</w:t>
            </w:r>
            <w:r>
              <w:t xml:space="preserve"> </w:t>
            </w:r>
          </w:p>
        </w:tc>
      </w:tr>
      <w:tr w:rsidR="00ED15C6" w14:paraId="68FC3CA6" w14:textId="77777777" w:rsidTr="00ED15C6">
        <w:tc>
          <w:tcPr>
            <w:tcW w:w="4839" w:type="dxa"/>
          </w:tcPr>
          <w:p w14:paraId="58922C65" w14:textId="5AEBC6A1" w:rsidR="00ED15C6" w:rsidRPr="00D8004C" w:rsidRDefault="00ED15C6" w:rsidP="00BB7E97">
            <w:pPr>
              <w:rPr>
                <w:rFonts w:ascii="Merriweather" w:hAnsi="Merriweather"/>
                <w:b/>
                <w:sz w:val="45"/>
                <w:szCs w:val="45"/>
              </w:rPr>
            </w:pPr>
            <w:r w:rsidRPr="00D8004C">
              <w:rPr>
                <w:rFonts w:ascii="Merriweather" w:hAnsi="Merriweather" w:cs="Arial"/>
                <w:b/>
                <w:color w:val="212121"/>
                <w:sz w:val="45"/>
                <w:szCs w:val="45"/>
                <w:lang w:val="en"/>
              </w:rPr>
              <w:t>Heading 2</w:t>
            </w:r>
            <w:r w:rsidR="00A84BAF" w:rsidRPr="00D8004C">
              <w:rPr>
                <w:rFonts w:ascii="Merriweather" w:hAnsi="Merriweather" w:cs="Arial"/>
                <w:b/>
                <w:color w:val="212121"/>
                <w:sz w:val="45"/>
                <w:szCs w:val="45"/>
                <w:lang w:val="en"/>
              </w:rPr>
              <w:t xml:space="preserve"> &lt;h2&gt;</w:t>
            </w:r>
          </w:p>
        </w:tc>
        <w:tc>
          <w:tcPr>
            <w:tcW w:w="5236" w:type="dxa"/>
          </w:tcPr>
          <w:p w14:paraId="7ABE136D" w14:textId="16FA8624" w:rsidR="00ED15C6" w:rsidRPr="00AF7C7F"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30px</w:t>
            </w:r>
            <w:r w:rsidR="00A84BAF">
              <w:rPr>
                <w:color w:val="212121"/>
                <w:sz w:val="18"/>
                <w:szCs w:val="18"/>
                <w:shd w:val="clear" w:color="auto" w:fill="FFFFFF"/>
              </w:rPr>
              <w:t xml:space="preserve"> or 3rem</w:t>
            </w:r>
            <w:r>
              <w:rPr>
                <w:color w:val="212121"/>
                <w:sz w:val="18"/>
                <w:szCs w:val="18"/>
              </w:rPr>
              <w:br/>
            </w:r>
            <w:r>
              <w:rPr>
                <w:color w:val="212121"/>
                <w:sz w:val="18"/>
                <w:szCs w:val="18"/>
                <w:shd w:val="clear" w:color="auto" w:fill="FFFFFF"/>
              </w:rPr>
              <w:t>line-height: 1.3em/39px</w:t>
            </w:r>
          </w:p>
        </w:tc>
      </w:tr>
      <w:tr w:rsidR="00ED15C6" w14:paraId="133F5D18" w14:textId="77777777" w:rsidTr="00ED15C6">
        <w:trPr>
          <w:trHeight w:val="629"/>
        </w:trPr>
        <w:tc>
          <w:tcPr>
            <w:tcW w:w="4839" w:type="dxa"/>
          </w:tcPr>
          <w:p w14:paraId="2FAF967B" w14:textId="28894D3A" w:rsidR="00ED15C6" w:rsidRPr="00D8004C" w:rsidRDefault="00ED15C6" w:rsidP="00BB7E97">
            <w:pPr>
              <w:rPr>
                <w:rFonts w:ascii="Merriweather" w:hAnsi="Merriweather"/>
                <w:b/>
                <w:sz w:val="30"/>
                <w:szCs w:val="30"/>
              </w:rPr>
            </w:pPr>
            <w:r w:rsidRPr="00D8004C">
              <w:rPr>
                <w:rFonts w:ascii="Merriweather" w:hAnsi="Merriweather" w:cs="Arial"/>
                <w:b/>
                <w:color w:val="212121"/>
                <w:sz w:val="30"/>
                <w:szCs w:val="30"/>
                <w:lang w:val="en"/>
              </w:rPr>
              <w:t>Heading 3</w:t>
            </w:r>
            <w:r w:rsidR="00990BCA">
              <w:rPr>
                <w:rFonts w:ascii="Merriweather" w:hAnsi="Merriweather" w:cs="Arial"/>
                <w:b/>
                <w:color w:val="212121"/>
                <w:sz w:val="30"/>
                <w:szCs w:val="30"/>
                <w:lang w:val="en"/>
              </w:rPr>
              <w:t xml:space="preserve"> </w:t>
            </w:r>
            <w:r w:rsidR="00A84BAF" w:rsidRPr="00D8004C">
              <w:rPr>
                <w:rFonts w:ascii="Merriweather" w:hAnsi="Merriweather" w:cs="Arial"/>
                <w:b/>
                <w:color w:val="212121"/>
                <w:sz w:val="30"/>
                <w:szCs w:val="30"/>
                <w:lang w:val="en"/>
              </w:rPr>
              <w:t xml:space="preserve"> &lt;h3&gt;</w:t>
            </w:r>
          </w:p>
        </w:tc>
        <w:tc>
          <w:tcPr>
            <w:tcW w:w="5236" w:type="dxa"/>
          </w:tcPr>
          <w:p w14:paraId="7E2CAEEB" w14:textId="237882C4" w:rsidR="00ED15C6" w:rsidRPr="001E5402" w:rsidRDefault="00ED15C6" w:rsidP="00CE4601">
            <w:pPr>
              <w:pStyle w:val="usa-monospace"/>
              <w:numPr>
                <w:ilvl w:val="0"/>
                <w:numId w:val="20"/>
              </w:numPr>
              <w:shd w:val="clear" w:color="auto" w:fill="FFFFFF"/>
              <w:ind w:left="0"/>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700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1.3em/26px</w:t>
            </w:r>
          </w:p>
        </w:tc>
      </w:tr>
      <w:tr w:rsidR="00ED15C6" w14:paraId="10DFB4C2" w14:textId="77777777" w:rsidTr="00ED15C6">
        <w:tc>
          <w:tcPr>
            <w:tcW w:w="4839" w:type="dxa"/>
          </w:tcPr>
          <w:p w14:paraId="00E30E9B" w14:textId="2F4E791B" w:rsidR="00ED15C6" w:rsidRPr="00126C5C" w:rsidRDefault="00ED15C6" w:rsidP="00BB7E97">
            <w:pPr>
              <w:rPr>
                <w:rFonts w:ascii="Merriweather" w:hAnsi="Merriweather"/>
                <w:b/>
                <w:sz w:val="26"/>
                <w:szCs w:val="26"/>
              </w:rPr>
            </w:pPr>
            <w:r w:rsidRPr="00126C5C">
              <w:rPr>
                <w:rFonts w:ascii="Merriweather" w:hAnsi="Merriweather" w:cs="Arial"/>
                <w:b/>
                <w:color w:val="212121"/>
                <w:sz w:val="26"/>
                <w:szCs w:val="26"/>
                <w:lang w:val="en"/>
              </w:rPr>
              <w:lastRenderedPageBreak/>
              <w:t>Heading 4</w:t>
            </w:r>
            <w:r w:rsidR="00A84BAF">
              <w:rPr>
                <w:rFonts w:ascii="Merriweather" w:hAnsi="Merriweather" w:cs="Arial"/>
                <w:b/>
                <w:color w:val="212121"/>
                <w:sz w:val="26"/>
                <w:szCs w:val="26"/>
                <w:lang w:val="en"/>
              </w:rPr>
              <w:t xml:space="preserve"> &lt;h4&gt;</w:t>
            </w:r>
          </w:p>
        </w:tc>
        <w:tc>
          <w:tcPr>
            <w:tcW w:w="5236" w:type="dxa"/>
          </w:tcPr>
          <w:p w14:paraId="21B3FC38" w14:textId="2C912BC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17px</w:t>
            </w:r>
            <w:r w:rsidR="00A84BAF">
              <w:rPr>
                <w:rFonts w:ascii="Consolas" w:hAnsi="Consolas" w:cs="Consolas"/>
                <w:color w:val="212121"/>
                <w:sz w:val="18"/>
                <w:szCs w:val="18"/>
                <w:shd w:val="clear" w:color="auto" w:fill="FFFFFF"/>
              </w:rPr>
              <w:t xml:space="preserve"> or 1.7em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1.3em/22px</w:t>
            </w:r>
          </w:p>
        </w:tc>
      </w:tr>
      <w:tr w:rsidR="00ED15C6" w14:paraId="4934CADB" w14:textId="77777777" w:rsidTr="00ED15C6">
        <w:tc>
          <w:tcPr>
            <w:tcW w:w="4839" w:type="dxa"/>
          </w:tcPr>
          <w:p w14:paraId="71262F3B" w14:textId="3435AA41" w:rsidR="00ED15C6" w:rsidRPr="00126C5C" w:rsidRDefault="00ED15C6" w:rsidP="00BB7E97">
            <w:pPr>
              <w:rPr>
                <w:rFonts w:ascii="Merriweather" w:hAnsi="Merriweather"/>
                <w:b/>
              </w:rPr>
            </w:pPr>
            <w:r w:rsidRPr="00126C5C">
              <w:rPr>
                <w:rFonts w:ascii="Merriweather" w:hAnsi="Merriweather" w:cs="Arial"/>
                <w:b/>
                <w:color w:val="212121"/>
                <w:lang w:val="en"/>
              </w:rPr>
              <w:t>Heading 5</w:t>
            </w:r>
            <w:r w:rsidR="0048318E">
              <w:rPr>
                <w:rFonts w:ascii="Merriweather" w:hAnsi="Merriweather" w:cs="Arial"/>
                <w:b/>
                <w:color w:val="212121"/>
                <w:lang w:val="en"/>
              </w:rPr>
              <w:t xml:space="preserve"> </w:t>
            </w:r>
            <w:r w:rsidR="00A84BAF">
              <w:rPr>
                <w:rFonts w:ascii="Merriweather" w:hAnsi="Merriweather" w:cs="Arial"/>
                <w:b/>
                <w:color w:val="212121"/>
                <w:lang w:val="en"/>
              </w:rPr>
              <w:t>&lt;h5&gt;</w:t>
            </w:r>
          </w:p>
        </w:tc>
        <w:tc>
          <w:tcPr>
            <w:tcW w:w="5236" w:type="dxa"/>
          </w:tcPr>
          <w:p w14:paraId="60EEEE31" w14:textId="3C3C4A05" w:rsidR="00ED15C6" w:rsidRDefault="00ED15C6" w:rsidP="00BB7E97">
            <w:r>
              <w:rPr>
                <w:rFonts w:ascii="Consolas" w:hAnsi="Consolas" w:cs="Consolas"/>
                <w:color w:val="212121"/>
                <w:sz w:val="18"/>
                <w:szCs w:val="18"/>
                <w:shd w:val="clear" w:color="auto" w:fill="FFFFFF"/>
              </w:rPr>
              <w:t>font-family: ‘Merriweather’</w:t>
            </w:r>
            <w:r>
              <w:rPr>
                <w:rFonts w:ascii="Consolas" w:hAnsi="Consolas" w:cs="Consolas"/>
                <w:color w:val="212121"/>
                <w:sz w:val="18"/>
                <w:szCs w:val="18"/>
              </w:rPr>
              <w:br/>
            </w:r>
            <w:r>
              <w:rPr>
                <w:rFonts w:ascii="Consolas" w:hAnsi="Consolas" w:cs="Consolas"/>
                <w:color w:val="212121"/>
                <w:sz w:val="18"/>
                <w:szCs w:val="18"/>
                <w:shd w:val="clear" w:color="auto" w:fill="FFFFFF"/>
              </w:rPr>
              <w:t>font-weight: 700</w:t>
            </w:r>
            <w:r>
              <w:rPr>
                <w:rFonts w:ascii="Consolas" w:hAnsi="Consolas" w:cs="Consolas"/>
                <w:color w:val="212121"/>
                <w:sz w:val="18"/>
                <w:szCs w:val="18"/>
              </w:rPr>
              <w:br/>
            </w:r>
            <w:r>
              <w:rPr>
                <w:rFonts w:ascii="Consolas" w:hAnsi="Consolas" w:cs="Consolas"/>
                <w:color w:val="212121"/>
                <w:sz w:val="18"/>
                <w:szCs w:val="18"/>
                <w:shd w:val="clear" w:color="auto" w:fill="FFFFFF"/>
              </w:rPr>
              <w:t>font-size: 15px</w:t>
            </w:r>
            <w:r w:rsidR="00A84BAF">
              <w:rPr>
                <w:rFonts w:ascii="Consolas" w:hAnsi="Consolas" w:cs="Consolas"/>
                <w:color w:val="212121"/>
                <w:sz w:val="18"/>
                <w:szCs w:val="18"/>
                <w:shd w:val="clear" w:color="auto" w:fill="FFFFFF"/>
              </w:rPr>
              <w:t xml:space="preserve"> or 1.5rem</w:t>
            </w:r>
            <w:r>
              <w:rPr>
                <w:rFonts w:ascii="Consolas" w:hAnsi="Consolas" w:cs="Consolas"/>
                <w:color w:val="212121"/>
                <w:sz w:val="18"/>
                <w:szCs w:val="18"/>
              </w:rPr>
              <w:br/>
            </w:r>
            <w:r>
              <w:rPr>
                <w:rFonts w:ascii="Consolas" w:hAnsi="Consolas" w:cs="Consolas"/>
                <w:color w:val="212121"/>
                <w:sz w:val="18"/>
                <w:szCs w:val="18"/>
                <w:shd w:val="clear" w:color="auto" w:fill="FFFFFF"/>
              </w:rPr>
              <w:t>line-height: 1.3em/20px</w:t>
            </w:r>
          </w:p>
        </w:tc>
      </w:tr>
      <w:tr w:rsidR="00ED15C6" w14:paraId="5173E11A" w14:textId="77777777" w:rsidTr="00ED15C6">
        <w:trPr>
          <w:trHeight w:val="773"/>
        </w:trPr>
        <w:tc>
          <w:tcPr>
            <w:tcW w:w="4839" w:type="dxa"/>
          </w:tcPr>
          <w:p w14:paraId="09571378" w14:textId="21685BEC" w:rsidR="00ED15C6" w:rsidRPr="00126C5C" w:rsidRDefault="00ED15C6" w:rsidP="00BB7E97">
            <w:pPr>
              <w:rPr>
                <w:rFonts w:ascii="Source Sans Pro" w:hAnsi="Source Sans Pro" w:cs="Arial"/>
                <w:color w:val="212121"/>
                <w:sz w:val="20"/>
                <w:szCs w:val="20"/>
                <w:lang w:val="en"/>
              </w:rPr>
            </w:pPr>
            <w:r w:rsidRPr="00126C5C">
              <w:rPr>
                <w:rFonts w:ascii="Source Sans Pro" w:hAnsi="Source Sans Pro" w:cs="Arial"/>
                <w:color w:val="212121"/>
                <w:sz w:val="20"/>
                <w:szCs w:val="20"/>
                <w:lang w:val="en"/>
              </w:rPr>
              <w:t>HEADING 6</w:t>
            </w:r>
            <w:r w:rsidR="00990BCA">
              <w:rPr>
                <w:rFonts w:ascii="Source Sans Pro" w:hAnsi="Source Sans Pro" w:cs="Arial"/>
                <w:color w:val="212121"/>
                <w:sz w:val="20"/>
                <w:szCs w:val="20"/>
                <w:lang w:val="en"/>
              </w:rPr>
              <w:t xml:space="preserve"> </w:t>
            </w:r>
            <w:r w:rsidR="00A84BAF">
              <w:rPr>
                <w:rFonts w:ascii="Source Sans Pro" w:hAnsi="Source Sans Pro" w:cs="Arial"/>
                <w:color w:val="212121"/>
                <w:sz w:val="20"/>
                <w:szCs w:val="20"/>
                <w:lang w:val="en"/>
              </w:rPr>
              <w:t>&lt;h6&gt;</w:t>
            </w:r>
          </w:p>
        </w:tc>
        <w:tc>
          <w:tcPr>
            <w:tcW w:w="5236" w:type="dxa"/>
          </w:tcPr>
          <w:p w14:paraId="6C92A940" w14:textId="64F57AC2"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13px</w:t>
            </w:r>
            <w:r w:rsidR="00C84197">
              <w:rPr>
                <w:color w:val="212121"/>
                <w:sz w:val="18"/>
                <w:szCs w:val="18"/>
                <w:shd w:val="clear" w:color="auto" w:fill="FFFFFF"/>
              </w:rPr>
              <w:t xml:space="preserve"> </w:t>
            </w:r>
            <w:r w:rsidR="00A84BAF">
              <w:rPr>
                <w:color w:val="212121"/>
                <w:sz w:val="18"/>
                <w:szCs w:val="18"/>
                <w:shd w:val="clear" w:color="auto" w:fill="FFFFFF"/>
              </w:rPr>
              <w:t>or 1.3rem</w:t>
            </w:r>
            <w:r>
              <w:rPr>
                <w:color w:val="212121"/>
                <w:sz w:val="18"/>
                <w:szCs w:val="18"/>
              </w:rPr>
              <w:br/>
            </w:r>
            <w:r>
              <w:rPr>
                <w:color w:val="212121"/>
                <w:sz w:val="18"/>
                <w:szCs w:val="18"/>
                <w:shd w:val="clear" w:color="auto" w:fill="FFFFFF"/>
              </w:rPr>
              <w:t>line-height: 1.</w:t>
            </w:r>
            <w:r w:rsidR="00AB2CB8">
              <w:rPr>
                <w:color w:val="212121"/>
                <w:sz w:val="18"/>
                <w:szCs w:val="18"/>
                <w:shd w:val="clear" w:color="auto" w:fill="FFFFFF"/>
              </w:rPr>
              <w:t>5</w:t>
            </w:r>
            <w:r w:rsidR="00CF169C">
              <w:rPr>
                <w:color w:val="212121"/>
                <w:sz w:val="18"/>
                <w:szCs w:val="18"/>
                <w:shd w:val="clear" w:color="auto" w:fill="FFFFFF"/>
              </w:rPr>
              <w:t>em</w:t>
            </w:r>
            <w:r>
              <w:rPr>
                <w:color w:val="212121"/>
                <w:sz w:val="18"/>
                <w:szCs w:val="18"/>
              </w:rPr>
              <w:br/>
            </w:r>
            <w:r>
              <w:rPr>
                <w:color w:val="212121"/>
                <w:sz w:val="18"/>
                <w:szCs w:val="18"/>
                <w:shd w:val="clear" w:color="auto" w:fill="FFFFFF"/>
              </w:rPr>
              <w:t>text-transform: uppercase</w:t>
            </w:r>
          </w:p>
        </w:tc>
      </w:tr>
      <w:tr w:rsidR="00ED15C6" w14:paraId="370643A3" w14:textId="77777777" w:rsidTr="00ED15C6">
        <w:trPr>
          <w:trHeight w:val="773"/>
        </w:trPr>
        <w:tc>
          <w:tcPr>
            <w:tcW w:w="4839" w:type="dxa"/>
          </w:tcPr>
          <w:p w14:paraId="658F8F2A" w14:textId="675FFC7B" w:rsidR="00ED15C6" w:rsidRPr="00126C5C" w:rsidRDefault="00A84BAF" w:rsidP="00BB7E97">
            <w:pPr>
              <w:rPr>
                <w:rFonts w:ascii="Merriweather" w:hAnsi="Merriweather" w:cs="Arial"/>
                <w:color w:val="212121"/>
                <w:sz w:val="29"/>
                <w:szCs w:val="29"/>
                <w:lang w:val="en"/>
              </w:rPr>
            </w:pPr>
            <w:r>
              <w:rPr>
                <w:rFonts w:ascii="Merriweather" w:hAnsi="Merriweather" w:cs="Arial"/>
                <w:color w:val="212121"/>
                <w:sz w:val="29"/>
                <w:szCs w:val="29"/>
                <w:lang w:val="en"/>
              </w:rPr>
              <w:t xml:space="preserve">Lead </w:t>
            </w:r>
            <w:r w:rsidR="00ED15C6" w:rsidRPr="00126C5C">
              <w:rPr>
                <w:rFonts w:ascii="Merriweather" w:hAnsi="Merriweather" w:cs="Arial"/>
                <w:color w:val="212121"/>
                <w:sz w:val="29"/>
                <w:szCs w:val="29"/>
                <w:lang w:val="en"/>
              </w:rPr>
              <w:t>paragraph</w:t>
            </w:r>
          </w:p>
        </w:tc>
        <w:tc>
          <w:tcPr>
            <w:tcW w:w="5236" w:type="dxa"/>
          </w:tcPr>
          <w:p w14:paraId="4F742D9A" w14:textId="38E54207"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‘Merriweather’</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20px</w:t>
            </w:r>
            <w:r w:rsidR="00A84BAF">
              <w:rPr>
                <w:color w:val="212121"/>
                <w:sz w:val="18"/>
                <w:szCs w:val="18"/>
                <w:shd w:val="clear" w:color="auto" w:fill="FFFFFF"/>
              </w:rPr>
              <w:t xml:space="preserve"> or 2rem</w:t>
            </w:r>
            <w:r>
              <w:rPr>
                <w:color w:val="212121"/>
                <w:sz w:val="18"/>
                <w:szCs w:val="18"/>
              </w:rPr>
              <w:br/>
            </w:r>
            <w:r>
              <w:rPr>
                <w:color w:val="212121"/>
                <w:sz w:val="18"/>
                <w:szCs w:val="18"/>
                <w:shd w:val="clear" w:color="auto" w:fill="FFFFFF"/>
              </w:rPr>
              <w:t>line-height: 1.7em/34px</w:t>
            </w:r>
          </w:p>
        </w:tc>
      </w:tr>
      <w:tr w:rsidR="00ED15C6" w14:paraId="09BF7D03" w14:textId="77777777" w:rsidTr="00ED15C6">
        <w:trPr>
          <w:trHeight w:val="773"/>
        </w:trPr>
        <w:tc>
          <w:tcPr>
            <w:tcW w:w="4839" w:type="dxa"/>
          </w:tcPr>
          <w:p w14:paraId="065DA420" w14:textId="77777777" w:rsidR="00ED15C6" w:rsidRPr="00126C5C" w:rsidRDefault="00ED15C6" w:rsidP="00BB7E97">
            <w:pPr>
              <w:rPr>
                <w:rFonts w:ascii="Source Sans Pro" w:hAnsi="Source Sans Pro" w:cs="Arial"/>
                <w:color w:val="212121"/>
                <w:sz w:val="26"/>
                <w:szCs w:val="26"/>
                <w:lang w:val="en"/>
              </w:rPr>
            </w:pPr>
            <w:r w:rsidRPr="00126C5C">
              <w:rPr>
                <w:rFonts w:ascii="Source Sans Pro" w:hAnsi="Source Sans Pro" w:cs="Arial"/>
                <w:color w:val="212121"/>
                <w:sz w:val="26"/>
                <w:szCs w:val="26"/>
                <w:lang w:val="en"/>
              </w:rPr>
              <w:t>Body copy. A series of sentences together which make a paragraph.</w:t>
            </w:r>
          </w:p>
        </w:tc>
        <w:tc>
          <w:tcPr>
            <w:tcW w:w="5236" w:type="dxa"/>
          </w:tcPr>
          <w:p w14:paraId="516E2648" w14:textId="17DF3A45" w:rsidR="00ED15C6" w:rsidRDefault="00ED15C6" w:rsidP="00BB7E97">
            <w:pPr>
              <w:pStyle w:val="usa-monospace"/>
              <w:shd w:val="clear" w:color="auto" w:fill="FFFFFF"/>
              <w:rPr>
                <w:color w:val="212121"/>
                <w:sz w:val="15"/>
                <w:szCs w:val="15"/>
                <w:lang w:val="en"/>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r w:rsidR="00ED15C6" w14:paraId="65F8BB63" w14:textId="77777777" w:rsidTr="00ED15C6">
        <w:trPr>
          <w:trHeight w:val="773"/>
        </w:trPr>
        <w:tc>
          <w:tcPr>
            <w:tcW w:w="4839" w:type="dxa"/>
          </w:tcPr>
          <w:p w14:paraId="122BA24D" w14:textId="77777777" w:rsidR="00ED15C6" w:rsidRPr="00126C5C" w:rsidRDefault="00ED15C6" w:rsidP="00BB7E97">
            <w:pPr>
              <w:rPr>
                <w:rFonts w:ascii="Source Sans Pro" w:hAnsi="Source Sans Pro" w:cs="Arial"/>
                <w:color w:val="212121"/>
                <w:sz w:val="26"/>
                <w:szCs w:val="26"/>
                <w:lang w:val="en"/>
              </w:rPr>
            </w:pPr>
            <w:r w:rsidRPr="00126C5C">
              <w:rPr>
                <w:rStyle w:val="Emphasis"/>
                <w:rFonts w:ascii="Source Sans Pro" w:hAnsi="Source Sans Pro"/>
                <w:color w:val="212121"/>
                <w:sz w:val="26"/>
                <w:szCs w:val="26"/>
                <w:shd w:val="clear" w:color="auto" w:fill="FFFFFF"/>
              </w:rPr>
              <w:t>Italic body copy.</w:t>
            </w:r>
          </w:p>
        </w:tc>
        <w:tc>
          <w:tcPr>
            <w:tcW w:w="5236" w:type="dxa"/>
          </w:tcPr>
          <w:p w14:paraId="2EFE1F04" w14:textId="06E5FE67" w:rsidR="00ED15C6" w:rsidRDefault="00ED15C6" w:rsidP="00BB7E97">
            <w:pPr>
              <w:pStyle w:val="usa-monospace"/>
              <w:shd w:val="clear" w:color="auto" w:fill="FFFFFF"/>
              <w:rPr>
                <w:color w:val="212121"/>
                <w:sz w:val="18"/>
                <w:szCs w:val="18"/>
                <w:shd w:val="clear" w:color="auto" w:fill="FFFFFF"/>
              </w:rPr>
            </w:pPr>
            <w:r>
              <w:rPr>
                <w:color w:val="212121"/>
                <w:sz w:val="18"/>
                <w:szCs w:val="18"/>
                <w:shd w:val="clear" w:color="auto" w:fill="FFFFFF"/>
              </w:rPr>
              <w:t>font-family: ‘Source Sans Pro’</w:t>
            </w:r>
            <w:r>
              <w:rPr>
                <w:color w:val="212121"/>
                <w:sz w:val="18"/>
                <w:szCs w:val="18"/>
              </w:rPr>
              <w:br/>
            </w:r>
            <w:r>
              <w:rPr>
                <w:color w:val="212121"/>
                <w:sz w:val="18"/>
                <w:szCs w:val="18"/>
                <w:shd w:val="clear" w:color="auto" w:fill="FFFFFF"/>
              </w:rPr>
              <w:t>font-style: Italic</w:t>
            </w:r>
            <w:r>
              <w:rPr>
                <w:color w:val="212121"/>
                <w:sz w:val="18"/>
                <w:szCs w:val="18"/>
              </w:rPr>
              <w:br/>
            </w:r>
            <w:r>
              <w:rPr>
                <w:color w:val="212121"/>
                <w:sz w:val="18"/>
                <w:szCs w:val="18"/>
                <w:shd w:val="clear" w:color="auto" w:fill="FFFFFF"/>
              </w:rPr>
              <w:t>font-weight: 400</w:t>
            </w:r>
            <w:r>
              <w:rPr>
                <w:color w:val="212121"/>
                <w:sz w:val="18"/>
                <w:szCs w:val="18"/>
              </w:rPr>
              <w:br/>
            </w:r>
            <w:r>
              <w:rPr>
                <w:color w:val="212121"/>
                <w:sz w:val="18"/>
                <w:szCs w:val="18"/>
                <w:shd w:val="clear" w:color="auto" w:fill="FFFFFF"/>
              </w:rPr>
              <w:t>font-size: 17px</w:t>
            </w:r>
            <w:r w:rsidR="00A84BAF">
              <w:rPr>
                <w:color w:val="212121"/>
                <w:sz w:val="18"/>
                <w:szCs w:val="18"/>
                <w:shd w:val="clear" w:color="auto" w:fill="FFFFFF"/>
              </w:rPr>
              <w:t xml:space="preserve"> or 1.7rem</w:t>
            </w:r>
            <w:r>
              <w:rPr>
                <w:color w:val="212121"/>
                <w:sz w:val="18"/>
                <w:szCs w:val="18"/>
              </w:rPr>
              <w:br/>
            </w:r>
            <w:r>
              <w:rPr>
                <w:color w:val="212121"/>
                <w:sz w:val="18"/>
                <w:szCs w:val="18"/>
                <w:shd w:val="clear" w:color="auto" w:fill="FFFFFF"/>
              </w:rPr>
              <w:t>line-height: 1.5em/26px</w:t>
            </w:r>
          </w:p>
        </w:tc>
      </w:tr>
    </w:tbl>
    <w:p w14:paraId="78E1AE86" w14:textId="32FFF4A3" w:rsidR="00285880" w:rsidRDefault="00285880" w:rsidP="00ED15C6"/>
    <w:p w14:paraId="2058D3FA" w14:textId="1D86B4FE" w:rsidR="00A84BAF" w:rsidRPr="00657D75" w:rsidRDefault="00A84BAF" w:rsidP="00ED15C6">
      <w:pPr>
        <w:rPr>
          <w:b/>
          <w:sz w:val="24"/>
        </w:rPr>
      </w:pPr>
      <w:r w:rsidRPr="00657D75">
        <w:rPr>
          <w:b/>
          <w:sz w:val="24"/>
        </w:rPr>
        <w:t>NOTE: 1rem = 10px</w:t>
      </w:r>
    </w:p>
    <w:p w14:paraId="3D3BAF47" w14:textId="689D6167" w:rsidR="00731C11" w:rsidRPr="00A44AF4" w:rsidRDefault="00731C11" w:rsidP="00393597">
      <w:pPr>
        <w:pStyle w:val="Heading2"/>
      </w:pPr>
      <w:bookmarkStart w:id="73" w:name="_Toc534722339"/>
      <w:r w:rsidRPr="00A44AF4">
        <w:t>Typesetting</w:t>
      </w:r>
      <w:bookmarkEnd w:id="73"/>
    </w:p>
    <w:p w14:paraId="35C01474" w14:textId="79A68DDA" w:rsidR="00731C11" w:rsidRPr="00657D75" w:rsidRDefault="00731C11" w:rsidP="00990BCA">
      <w:pPr>
        <w:ind w:left="720"/>
        <w:rPr>
          <w:sz w:val="24"/>
        </w:rPr>
      </w:pPr>
      <w:r w:rsidRPr="00657D75">
        <w:rPr>
          <w:sz w:val="24"/>
        </w:rPr>
        <w:t>Readable text to allow users to take in textual information.</w:t>
      </w:r>
    </w:p>
    <w:p w14:paraId="138055E7" w14:textId="77777777" w:rsidR="00884F3F" w:rsidRPr="00884F3F" w:rsidRDefault="00884F3F" w:rsidP="00884F3F">
      <w:pPr>
        <w:rPr>
          <w:sz w:val="36"/>
          <w:szCs w:val="36"/>
        </w:rPr>
      </w:pPr>
    </w:p>
    <w:p w14:paraId="60CE4E7E" w14:textId="6C73047E" w:rsidR="00731C11" w:rsidRPr="00884F3F" w:rsidRDefault="00731C11" w:rsidP="00884F3F">
      <w:pPr>
        <w:rPr>
          <w:sz w:val="36"/>
          <w:szCs w:val="36"/>
        </w:rPr>
      </w:pPr>
      <w:r w:rsidRPr="00884F3F">
        <w:rPr>
          <w:sz w:val="36"/>
          <w:szCs w:val="36"/>
        </w:rPr>
        <w:t>The Grand Canyon</w:t>
      </w:r>
    </w:p>
    <w:p w14:paraId="2054EABE" w14:textId="5DD56595" w:rsidR="00731C11" w:rsidRDefault="00731C11" w:rsidP="00657D75">
      <w:pPr>
        <w:pStyle w:val="NormalWeb"/>
        <w:shd w:val="clear" w:color="auto" w:fill="FFFFFF"/>
        <w:ind w:right="1530"/>
        <w:rPr>
          <w:rFonts w:ascii="Berlin Sans FB Demi" w:hAnsi="Berlin Sans FB Demi" w:cs="Arial"/>
          <w:color w:val="4F81BD" w:themeColor="accent1"/>
          <w:sz w:val="30"/>
          <w:szCs w:val="30"/>
          <w:lang w:val="en"/>
        </w:rPr>
      </w:pPr>
      <w:r w:rsidRPr="005B6DE7">
        <w:rPr>
          <w:rFonts w:ascii="Source Sans Pro" w:hAnsi="Source Sans Pro" w:cs="Arial"/>
          <w:lang w:val="en"/>
        </w:rPr>
        <w:t>Grand Canyon National Park is the United States’ 15th oldest national park. Named a UNESCO World Heritage Site in 1979, the park is located in Arizona.</w:t>
      </w:r>
      <w:r>
        <w:rPr>
          <w:rFonts w:ascii="Merriweather" w:hAnsi="Merriweather" w:cs="Arial"/>
          <w:sz w:val="30"/>
          <w:szCs w:val="30"/>
          <w:lang w:val="en"/>
        </w:rPr>
        <w:br/>
      </w:r>
      <w:r w:rsidRPr="009A0DE1">
        <w:rPr>
          <w:rFonts w:ascii="Berlin Sans FB Demi" w:hAnsi="Berlin Sans FB Demi" w:cs="Arial"/>
          <w:color w:val="4F81BD" w:themeColor="accent1"/>
          <w:sz w:val="30"/>
          <w:szCs w:val="30"/>
          <w:lang w:val="en"/>
        </w:rPr>
        <w:t>________________</w:t>
      </w:r>
      <w:r>
        <w:rPr>
          <w:rFonts w:ascii="Berlin Sans FB Demi" w:hAnsi="Berlin Sans FB Demi" w:cs="Arial"/>
          <w:color w:val="4F81BD" w:themeColor="accent1"/>
          <w:sz w:val="30"/>
          <w:szCs w:val="30"/>
          <w:lang w:val="en"/>
        </w:rPr>
        <w:t>______</w:t>
      </w:r>
      <w:r w:rsidRPr="009A0DE1">
        <w:rPr>
          <w:rFonts w:ascii="Berlin Sans FB Demi" w:hAnsi="Berlin Sans FB Demi" w:cs="Arial"/>
          <w:color w:val="4F81BD" w:themeColor="accent1"/>
          <w:sz w:val="30"/>
          <w:szCs w:val="30"/>
          <w:lang w:val="en"/>
        </w:rPr>
        <w:t>______</w:t>
      </w:r>
    </w:p>
    <w:p w14:paraId="301DF8C7" w14:textId="3B47F3DA" w:rsidR="00731C11" w:rsidRPr="00657D75" w:rsidRDefault="00731C11" w:rsidP="00657D75">
      <w:pPr>
        <w:rPr>
          <w:sz w:val="24"/>
          <w:u w:val="single"/>
          <w:lang w:val="en"/>
        </w:rPr>
      </w:pPr>
      <w:r w:rsidRPr="00657D75">
        <w:rPr>
          <w:sz w:val="24"/>
          <w:lang w:val="en"/>
        </w:rPr>
        <w:t>75 characters max on desktop. Paragraphs line lengths should be between 50 and 75 characters per line while 66 characters is considered ideal. White spacing used between headers and body copy should be 60px, 30px, 20px or 15px.</w:t>
      </w:r>
      <w:r w:rsidRPr="00657D75">
        <w:rPr>
          <w:sz w:val="24"/>
          <w:lang w:val="en"/>
        </w:rPr>
        <w:br/>
      </w:r>
      <w:r w:rsidRPr="00657D75">
        <w:rPr>
          <w:color w:val="FF0000"/>
          <w:sz w:val="24"/>
          <w:u w:val="single"/>
          <w:lang w:val="en"/>
        </w:rPr>
        <w:t>See Code Review Exhibit D</w:t>
      </w:r>
    </w:p>
    <w:p w14:paraId="5262BA80" w14:textId="54A3AF99" w:rsidR="00731C11" w:rsidRPr="00657D75" w:rsidRDefault="00731C11" w:rsidP="00657D75">
      <w:pPr>
        <w:rPr>
          <w:sz w:val="24"/>
          <w:lang w:val="en"/>
        </w:rPr>
      </w:pPr>
    </w:p>
    <w:tbl>
      <w:tblPr>
        <w:tblStyle w:val="TableGrid"/>
        <w:tblW w:w="0" w:type="auto"/>
        <w:tblInd w:w="720" w:type="dxa"/>
        <w:tblLook w:val="04A0" w:firstRow="1" w:lastRow="0" w:firstColumn="1" w:lastColumn="0" w:noHBand="0" w:noVBand="1"/>
      </w:tblPr>
      <w:tblGrid>
        <w:gridCol w:w="10070"/>
      </w:tblGrid>
      <w:tr w:rsidR="00581A66" w14:paraId="5D6ACD55" w14:textId="77777777" w:rsidTr="00581A66">
        <w:tc>
          <w:tcPr>
            <w:tcW w:w="10340" w:type="dxa"/>
          </w:tcPr>
          <w:p w14:paraId="4D90D749" w14:textId="77777777" w:rsidR="00581A66" w:rsidRPr="00D8004C" w:rsidRDefault="00581A66" w:rsidP="009B4A11">
            <w:pPr>
              <w:rPr>
                <w:rFonts w:ascii="Merriweather" w:hAnsi="Merriweather"/>
                <w:color w:val="000000"/>
                <w:sz w:val="60"/>
                <w:szCs w:val="60"/>
              </w:rPr>
            </w:pPr>
            <w:r>
              <w:rPr>
                <w:rFonts w:ascii="Merriweather" w:hAnsi="Merriweather"/>
                <w:color w:val="000000"/>
                <w:sz w:val="60"/>
                <w:szCs w:val="60"/>
              </w:rPr>
              <w:lastRenderedPageBreak/>
              <w:t>&lt;</w:t>
            </w:r>
            <w:r w:rsidRPr="00D8004C">
              <w:rPr>
                <w:rFonts w:ascii="Merriweather" w:hAnsi="Merriweather"/>
                <w:color w:val="000000"/>
                <w:sz w:val="60"/>
                <w:szCs w:val="60"/>
              </w:rPr>
              <w:t>H1</w:t>
            </w:r>
            <w:r>
              <w:rPr>
                <w:rFonts w:ascii="Merriweather" w:hAnsi="Merriweather"/>
                <w:color w:val="000000"/>
                <w:sz w:val="60"/>
                <w:szCs w:val="60"/>
              </w:rPr>
              <w:t>&gt; Section Heading</w:t>
            </w:r>
          </w:p>
          <w:p w14:paraId="489FE522" w14:textId="77777777" w:rsidR="00581A66" w:rsidRPr="00C84197" w:rsidRDefault="00581A66" w:rsidP="009B4A11">
            <w:pPr>
              <w:rPr>
                <w:rFonts w:ascii="Merriweather" w:hAnsi="Merriweather"/>
                <w:color w:val="000000"/>
                <w:sz w:val="26"/>
                <w:szCs w:val="26"/>
              </w:rPr>
            </w:pPr>
            <w:r w:rsidRPr="00C84197">
              <w:rPr>
                <w:rFonts w:ascii="Merriweather" w:hAnsi="Merriweather"/>
                <w:color w:val="000000"/>
                <w:sz w:val="26"/>
                <w:szCs w:val="26"/>
              </w:rPr>
              <w:t>.usa-font-lead { Merriweather, font-size:4rem, font-weight:700 }</w:t>
            </w:r>
          </w:p>
          <w:p w14:paraId="58F58136" w14:textId="77777777" w:rsidR="00581A66" w:rsidRDefault="00581A66" w:rsidP="009B4A11">
            <w:pPr>
              <w:rPr>
                <w:lang w:val="en"/>
              </w:rPr>
            </w:pPr>
          </w:p>
        </w:tc>
      </w:tr>
      <w:tr w:rsidR="00581A66" w14:paraId="6547D360" w14:textId="77777777" w:rsidTr="00581A66">
        <w:tc>
          <w:tcPr>
            <w:tcW w:w="10340" w:type="dxa"/>
          </w:tcPr>
          <w:p w14:paraId="2E5B8841" w14:textId="77777777" w:rsidR="00581A66"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44"/>
                <w:szCs w:val="44"/>
              </w:rPr>
            </w:pPr>
            <w:r w:rsidRPr="00D8004C">
              <w:rPr>
                <w:rFonts w:ascii="Merriweather" w:hAnsi="Merriweather"/>
                <w:b/>
                <w:color w:val="000000"/>
                <w:sz w:val="44"/>
                <w:szCs w:val="44"/>
              </w:rPr>
              <w:t>&lt;H2&gt; Section Heading</w:t>
            </w:r>
          </w:p>
          <w:p w14:paraId="0886F8F0"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font-size:3rem, font-weight:700 }</w:t>
            </w:r>
          </w:p>
          <w:p w14:paraId="6554121D" w14:textId="77777777" w:rsidR="00581A66" w:rsidRDefault="00581A66" w:rsidP="00581A66">
            <w:pPr>
              <w:tabs>
                <w:tab w:val="left" w:pos="720"/>
              </w:tabs>
              <w:ind w:hanging="569"/>
              <w:rPr>
                <w:lang w:val="en"/>
              </w:rPr>
            </w:pPr>
          </w:p>
        </w:tc>
      </w:tr>
      <w:tr w:rsidR="00581A66" w14:paraId="7B4B50AE" w14:textId="77777777" w:rsidTr="00581A66">
        <w:tc>
          <w:tcPr>
            <w:tcW w:w="10340" w:type="dxa"/>
          </w:tcPr>
          <w:p w14:paraId="1FC9D870" w14:textId="77777777" w:rsidR="00581A66" w:rsidRPr="00D8004C"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30"/>
                <w:szCs w:val="30"/>
              </w:rPr>
            </w:pPr>
            <w:r w:rsidRPr="00D8004C">
              <w:rPr>
                <w:rFonts w:ascii="Merriweather" w:hAnsi="Merriweather"/>
                <w:b/>
                <w:color w:val="000000"/>
                <w:sz w:val="30"/>
                <w:szCs w:val="30"/>
              </w:rPr>
              <w:t>&lt;H3&gt; Section Heading 3</w:t>
            </w:r>
          </w:p>
          <w:p w14:paraId="1D80F7E9"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font-size:2rem, font-weight:700 }</w:t>
            </w:r>
          </w:p>
          <w:p w14:paraId="0F84F8D9" w14:textId="77777777" w:rsidR="00581A66" w:rsidRDefault="00581A66" w:rsidP="00581A66">
            <w:pPr>
              <w:tabs>
                <w:tab w:val="left" w:pos="720"/>
              </w:tabs>
              <w:ind w:hanging="569"/>
              <w:rPr>
                <w:lang w:val="en"/>
              </w:rPr>
            </w:pPr>
          </w:p>
        </w:tc>
      </w:tr>
      <w:tr w:rsidR="00581A66" w14:paraId="5B91FF6E" w14:textId="77777777" w:rsidTr="00581A66">
        <w:tc>
          <w:tcPr>
            <w:tcW w:w="10340" w:type="dxa"/>
          </w:tcPr>
          <w:p w14:paraId="5E59BDFB"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6"/>
                <w:szCs w:val="26"/>
              </w:rPr>
            </w:pPr>
            <w:r w:rsidRPr="00C84197">
              <w:rPr>
                <w:rFonts w:ascii="Merriweather" w:hAnsi="Merriweather"/>
                <w:b/>
                <w:color w:val="000000"/>
                <w:sz w:val="26"/>
                <w:szCs w:val="26"/>
              </w:rPr>
              <w:t>&lt;H4&gt; Sub Section Heading 4</w:t>
            </w:r>
          </w:p>
          <w:p w14:paraId="33DA41F7"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font-size:1.7rem, font-weight:700 }</w:t>
            </w:r>
          </w:p>
          <w:p w14:paraId="136317BA" w14:textId="77777777" w:rsidR="00581A66" w:rsidRDefault="00581A66" w:rsidP="00581A66">
            <w:pPr>
              <w:tabs>
                <w:tab w:val="left" w:pos="720"/>
              </w:tabs>
              <w:ind w:hanging="569"/>
              <w:rPr>
                <w:lang w:val="en"/>
              </w:rPr>
            </w:pPr>
          </w:p>
        </w:tc>
      </w:tr>
      <w:tr w:rsidR="00581A66" w14:paraId="3EEB46EE" w14:textId="77777777" w:rsidTr="00581A66">
        <w:tc>
          <w:tcPr>
            <w:tcW w:w="10340" w:type="dxa"/>
          </w:tcPr>
          <w:p w14:paraId="1B45F5D4"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b/>
                <w:color w:val="000000"/>
                <w:sz w:val="22"/>
                <w:szCs w:val="22"/>
              </w:rPr>
            </w:pPr>
            <w:r w:rsidRPr="00C84197">
              <w:rPr>
                <w:rFonts w:ascii="Merriweather" w:hAnsi="Merriweather"/>
                <w:b/>
                <w:color w:val="000000"/>
                <w:sz w:val="22"/>
                <w:szCs w:val="22"/>
              </w:rPr>
              <w:t xml:space="preserve">&lt;H5&gt; Sub Section Heading </w:t>
            </w:r>
            <w:r>
              <w:rPr>
                <w:rFonts w:ascii="Merriweather" w:hAnsi="Merriweather"/>
                <w:b/>
                <w:color w:val="000000"/>
                <w:sz w:val="22"/>
                <w:szCs w:val="22"/>
              </w:rPr>
              <w:t>5</w:t>
            </w:r>
          </w:p>
          <w:p w14:paraId="65F491EA"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Merriweather" w:hAnsi="Merriweather"/>
                <w:color w:val="000000"/>
                <w:sz w:val="26"/>
                <w:szCs w:val="26"/>
              </w:rPr>
            </w:pPr>
            <w:r w:rsidRPr="00C84197">
              <w:rPr>
                <w:rFonts w:ascii="Merriweather" w:hAnsi="Merriweather"/>
                <w:color w:val="000000"/>
                <w:sz w:val="26"/>
                <w:szCs w:val="26"/>
              </w:rPr>
              <w:t>.usa-font-lead { Merriweather, font-size:1.5rem, font-weight:700 }</w:t>
            </w:r>
          </w:p>
          <w:p w14:paraId="0B00F608" w14:textId="77777777" w:rsidR="00581A66" w:rsidRDefault="00581A66" w:rsidP="00581A66">
            <w:pPr>
              <w:tabs>
                <w:tab w:val="left" w:pos="720"/>
              </w:tabs>
              <w:ind w:hanging="569"/>
              <w:rPr>
                <w:lang w:val="en"/>
              </w:rPr>
            </w:pPr>
          </w:p>
        </w:tc>
      </w:tr>
      <w:tr w:rsidR="00581A66" w14:paraId="0281A81B" w14:textId="77777777" w:rsidTr="00581A66">
        <w:tc>
          <w:tcPr>
            <w:tcW w:w="10340" w:type="dxa"/>
          </w:tcPr>
          <w:p w14:paraId="6BC67D91" w14:textId="77777777"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0"/>
                <w:szCs w:val="20"/>
              </w:rPr>
            </w:pPr>
            <w:r w:rsidRPr="00C84197">
              <w:rPr>
                <w:rFonts w:ascii="Source Sans Pro" w:hAnsi="Source Sans Pro"/>
                <w:color w:val="000000"/>
                <w:sz w:val="20"/>
                <w:szCs w:val="20"/>
              </w:rPr>
              <w:t>&lt;H6&gt; Sub Section Heading 6</w:t>
            </w:r>
          </w:p>
          <w:p w14:paraId="38CC0A8E" w14:textId="3DC57604" w:rsidR="00581A66" w:rsidRPr="00C84197" w:rsidRDefault="00581A66" w:rsidP="00581A66">
            <w:pPr>
              <w:pStyle w:val="usa-font-lead"/>
              <w:shd w:val="clear" w:color="auto" w:fill="FFFFFF"/>
              <w:tabs>
                <w:tab w:val="left" w:pos="720"/>
              </w:tabs>
              <w:spacing w:before="240" w:beforeAutospacing="0" w:after="240" w:afterAutospacing="0"/>
              <w:ind w:left="720" w:hanging="569"/>
              <w:rPr>
                <w:rFonts w:ascii="Source Sans Pro" w:hAnsi="Source Sans Pro"/>
                <w:color w:val="000000"/>
                <w:sz w:val="26"/>
                <w:szCs w:val="26"/>
              </w:rPr>
            </w:pPr>
            <w:r w:rsidRPr="00C84197">
              <w:rPr>
                <w:rFonts w:ascii="Source Sans Pro" w:hAnsi="Source Sans Pro"/>
                <w:color w:val="000000"/>
                <w:sz w:val="26"/>
                <w:szCs w:val="26"/>
              </w:rPr>
              <w:t xml:space="preserve">.usa-font-lead { </w:t>
            </w:r>
            <w:r w:rsidR="00773F9F" w:rsidRPr="00675460">
              <w:rPr>
                <w:rFonts w:ascii="Source Sans Pro" w:hAnsi="Source Sans Pro"/>
                <w:sz w:val="26"/>
                <w:szCs w:val="26"/>
                <w:lang w:val="en"/>
              </w:rPr>
              <w:t>Source Sans Pro</w:t>
            </w:r>
            <w:r w:rsidR="00773F9F">
              <w:rPr>
                <w:rFonts w:ascii="Source Sans Pro" w:hAnsi="Source Sans Pro"/>
                <w:sz w:val="26"/>
                <w:szCs w:val="26"/>
                <w:lang w:val="en"/>
              </w:rPr>
              <w:t>,</w:t>
            </w:r>
            <w:r w:rsidRPr="00C84197">
              <w:rPr>
                <w:rFonts w:ascii="Source Sans Pro" w:hAnsi="Source Sans Pro"/>
                <w:color w:val="000000"/>
                <w:sz w:val="26"/>
                <w:szCs w:val="26"/>
              </w:rPr>
              <w:t xml:space="preserve"> font-size:1.3rem, font-weight:400 }</w:t>
            </w:r>
          </w:p>
          <w:p w14:paraId="630CF0E0" w14:textId="77777777" w:rsidR="00581A66" w:rsidRDefault="00581A66" w:rsidP="00581A66">
            <w:pPr>
              <w:tabs>
                <w:tab w:val="left" w:pos="720"/>
              </w:tabs>
              <w:ind w:hanging="569"/>
              <w:rPr>
                <w:lang w:val="en"/>
              </w:rPr>
            </w:pPr>
          </w:p>
        </w:tc>
      </w:tr>
      <w:tr w:rsidR="00581A66" w14:paraId="75872B40" w14:textId="77777777" w:rsidTr="00581A66">
        <w:tc>
          <w:tcPr>
            <w:tcW w:w="10340" w:type="dxa"/>
          </w:tcPr>
          <w:p w14:paraId="431AC869" w14:textId="6B047CBB" w:rsidR="00404AE8" w:rsidRPr="00675460" w:rsidRDefault="00675460" w:rsidP="00581A66">
            <w:pPr>
              <w:rPr>
                <w:rFonts w:ascii="Source Sans Pro" w:hAnsi="Source Sans Pro"/>
                <w:sz w:val="26"/>
                <w:szCs w:val="26"/>
                <w:lang w:val="en"/>
              </w:rPr>
            </w:pPr>
            <w:r w:rsidRPr="00675460">
              <w:rPr>
                <w:rFonts w:ascii="Source Sans Pro" w:hAnsi="Source Sans Pro"/>
                <w:lang w:val="en"/>
              </w:rPr>
              <w:t xml:space="preserve"> </w:t>
            </w:r>
            <w:r w:rsidRPr="00675460">
              <w:rPr>
                <w:rFonts w:ascii="Source Sans Pro" w:hAnsi="Source Sans Pro"/>
                <w:sz w:val="26"/>
                <w:szCs w:val="26"/>
                <w:lang w:val="en"/>
              </w:rPr>
              <w:t xml:space="preserve">&lt;p&gt; </w:t>
            </w:r>
            <w:r w:rsidR="00404AE8" w:rsidRPr="00675460">
              <w:rPr>
                <w:rFonts w:ascii="Source Sans Pro" w:hAnsi="Source Sans Pro"/>
                <w:sz w:val="26"/>
                <w:szCs w:val="26"/>
                <w:lang w:val="en"/>
              </w:rPr>
              <w:t>Body copy</w:t>
            </w:r>
            <w:r w:rsidRPr="00675460">
              <w:rPr>
                <w:rFonts w:ascii="Source Sans Pro" w:hAnsi="Source Sans Pro"/>
                <w:sz w:val="26"/>
                <w:szCs w:val="26"/>
                <w:lang w:val="en"/>
              </w:rPr>
              <w:t xml:space="preserve"> </w:t>
            </w:r>
          </w:p>
        </w:tc>
      </w:tr>
      <w:tr w:rsidR="00581A66" w14:paraId="737A5370" w14:textId="77777777" w:rsidTr="00581A66">
        <w:tc>
          <w:tcPr>
            <w:tcW w:w="10340" w:type="dxa"/>
          </w:tcPr>
          <w:p w14:paraId="5D93358D" w14:textId="0197B3E5" w:rsidR="00581A66" w:rsidRPr="00675460" w:rsidRDefault="00675460" w:rsidP="00581A66">
            <w:pPr>
              <w:rPr>
                <w:rFonts w:ascii="Source Sans Pro" w:hAnsi="Source Sans Pro"/>
                <w:sz w:val="26"/>
                <w:szCs w:val="26"/>
                <w:lang w:val="en"/>
              </w:rPr>
            </w:pPr>
            <w:r w:rsidRPr="00675460">
              <w:rPr>
                <w:rFonts w:ascii="Source Sans Pro" w:hAnsi="Source Sans Pro"/>
                <w:sz w:val="26"/>
                <w:szCs w:val="26"/>
                <w:lang w:val="en"/>
              </w:rPr>
              <w:t>.usa-content p {Source Sans Pro, font-size:1.7, font-weight:400}</w:t>
            </w:r>
          </w:p>
        </w:tc>
      </w:tr>
    </w:tbl>
    <w:p w14:paraId="77DAAD30" w14:textId="77777777" w:rsidR="00581A66" w:rsidRDefault="00581A66" w:rsidP="00581A66">
      <w:pPr>
        <w:ind w:left="720"/>
        <w:rPr>
          <w:lang w:val="en"/>
        </w:rPr>
      </w:pPr>
    </w:p>
    <w:p w14:paraId="3BC260E4" w14:textId="38A0F8FF" w:rsidR="007F09C9" w:rsidRDefault="007F09C9" w:rsidP="00393597">
      <w:pPr>
        <w:pStyle w:val="Heading2"/>
      </w:pPr>
      <w:bookmarkStart w:id="74" w:name="_Toc534722340"/>
      <w:r w:rsidRPr="007F09C9">
        <w:t>Links</w:t>
      </w:r>
      <w:bookmarkEnd w:id="74"/>
    </w:p>
    <w:p w14:paraId="36D0AAAC" w14:textId="607FA6D6" w:rsidR="007F09C9" w:rsidRPr="008B6989" w:rsidRDefault="007F09C9" w:rsidP="00174301">
      <w:pPr>
        <w:pStyle w:val="BodyText"/>
      </w:pPr>
      <w:r w:rsidRPr="008B6989">
        <w:t>Hyperlinks are used to navigate to different webpages or websites.</w:t>
      </w:r>
    </w:p>
    <w:p w14:paraId="1C3053A9" w14:textId="77777777" w:rsidR="007F09C9" w:rsidRPr="007F09C9" w:rsidRDefault="007F09C9" w:rsidP="007F09C9">
      <w:pPr>
        <w:pStyle w:val="BodyText"/>
      </w:pPr>
    </w:p>
    <w:p w14:paraId="0937B1C9" w14:textId="5E65ABE9" w:rsidR="007F09C9" w:rsidRPr="007F09C9" w:rsidRDefault="0085050E" w:rsidP="007F09C9">
      <w:pPr>
        <w:pStyle w:val="NormalWeb"/>
        <w:spacing w:before="0" w:after="240"/>
        <w:ind w:left="630"/>
        <w:rPr>
          <w:rFonts w:ascii="Source Sans Pro" w:hAnsi="Source Sans Pro"/>
          <w:color w:val="000000"/>
          <w:sz w:val="26"/>
          <w:szCs w:val="26"/>
        </w:rPr>
      </w:pPr>
      <w:hyperlink r:id="rId33" w:history="1">
        <w:r w:rsidR="007F09C9" w:rsidRPr="007F09C9">
          <w:rPr>
            <w:rStyle w:val="Hyperlink"/>
            <w:rFonts w:ascii="Source Sans Pro" w:hAnsi="Source Sans Pro"/>
            <w:color w:val="548DD4" w:themeColor="text2" w:themeTint="99"/>
            <w:sz w:val="26"/>
            <w:szCs w:val="26"/>
          </w:rPr>
          <w:t>This</w:t>
        </w:r>
      </w:hyperlink>
      <w:r w:rsidR="00657D75">
        <w:rPr>
          <w:rFonts w:ascii="Source Sans Pro" w:hAnsi="Source Sans Pro"/>
          <w:color w:val="000000"/>
          <w:sz w:val="26"/>
          <w:szCs w:val="26"/>
        </w:rPr>
        <w:t xml:space="preserve"> </w:t>
      </w:r>
      <w:r w:rsidR="007F09C9" w:rsidRPr="007F09C9">
        <w:rPr>
          <w:rFonts w:ascii="Source Sans Pro" w:hAnsi="Source Sans Pro"/>
          <w:color w:val="000000"/>
          <w:sz w:val="26"/>
          <w:szCs w:val="26"/>
        </w:rPr>
        <w:t>is a text link on a light background.</w:t>
      </w:r>
    </w:p>
    <w:p w14:paraId="38AC2005" w14:textId="6A6E5A80" w:rsidR="007F09C9" w:rsidRPr="007F09C9" w:rsidRDefault="0085050E" w:rsidP="007F09C9">
      <w:pPr>
        <w:pStyle w:val="NormalWeb"/>
        <w:spacing w:before="240" w:after="240"/>
        <w:ind w:left="630"/>
        <w:rPr>
          <w:rFonts w:ascii="Source Sans Pro" w:hAnsi="Source Sans Pro"/>
          <w:color w:val="000000"/>
          <w:sz w:val="26"/>
          <w:szCs w:val="26"/>
        </w:rPr>
      </w:pPr>
      <w:hyperlink r:id="rId34" w:history="1">
        <w:r w:rsidR="007F09C9" w:rsidRPr="007F09C9">
          <w:rPr>
            <w:rStyle w:val="Hyperlink"/>
            <w:rFonts w:ascii="Source Sans Pro" w:hAnsi="Source Sans Pro"/>
            <w:color w:val="4C2C92"/>
            <w:sz w:val="26"/>
            <w:szCs w:val="26"/>
          </w:rPr>
          <w:t>This</w:t>
        </w:r>
      </w:hyperlink>
      <w:r w:rsidR="00657D75">
        <w:rPr>
          <w:rStyle w:val="Hyperlink"/>
          <w:rFonts w:ascii="Source Sans Pro" w:hAnsi="Source Sans Pro"/>
          <w:color w:val="4C2C92"/>
          <w:sz w:val="26"/>
          <w:szCs w:val="26"/>
        </w:rPr>
        <w:t xml:space="preserve"> </w:t>
      </w:r>
      <w:r w:rsidR="007F09C9" w:rsidRPr="007F09C9">
        <w:rPr>
          <w:rFonts w:ascii="Source Sans Pro" w:hAnsi="Source Sans Pro"/>
          <w:color w:val="000000"/>
          <w:sz w:val="26"/>
          <w:szCs w:val="26"/>
        </w:rPr>
        <w:t>is a</w:t>
      </w:r>
      <w:r w:rsidR="00A8590C">
        <w:rPr>
          <w:rFonts w:ascii="Source Sans Pro" w:hAnsi="Source Sans Pro"/>
          <w:color w:val="000000"/>
          <w:sz w:val="26"/>
          <w:szCs w:val="26"/>
        </w:rPr>
        <w:t>n</w:t>
      </w:r>
      <w:r w:rsidR="007F09C9" w:rsidRPr="007F09C9">
        <w:rPr>
          <w:rFonts w:ascii="Source Sans Pro" w:hAnsi="Source Sans Pro"/>
          <w:color w:val="000000"/>
          <w:sz w:val="26"/>
          <w:szCs w:val="26"/>
        </w:rPr>
        <w:t xml:space="preserve"> </w:t>
      </w:r>
      <w:r w:rsidR="00773F9F">
        <w:rPr>
          <w:rFonts w:ascii="Source Sans Pro" w:hAnsi="Source Sans Pro"/>
          <w:color w:val="000000"/>
          <w:sz w:val="26"/>
          <w:szCs w:val="26"/>
        </w:rPr>
        <w:t>active</w:t>
      </w:r>
      <w:r w:rsidR="007F09C9" w:rsidRPr="007F09C9">
        <w:rPr>
          <w:rFonts w:ascii="Source Sans Pro" w:hAnsi="Source Sans Pro"/>
          <w:color w:val="000000"/>
          <w:sz w:val="26"/>
          <w:szCs w:val="26"/>
        </w:rPr>
        <w:t xml:space="preserve"> link.</w:t>
      </w:r>
      <w:r w:rsidR="00A8590C">
        <w:rPr>
          <w:rFonts w:ascii="Source Sans Pro" w:hAnsi="Source Sans Pro"/>
          <w:color w:val="000000"/>
          <w:sz w:val="26"/>
          <w:szCs w:val="26"/>
        </w:rPr>
        <w:t xml:space="preserve"> It turns purple on downstate, back to gray on upstate.</w:t>
      </w:r>
    </w:p>
    <w:p w14:paraId="4B4E8BC1" w14:textId="77777777" w:rsidR="00773F9F" w:rsidRPr="007F09C9" w:rsidRDefault="00773F9F" w:rsidP="00773F9F">
      <w:pPr>
        <w:pStyle w:val="NormalWeb"/>
        <w:spacing w:before="240" w:after="240"/>
        <w:ind w:left="630"/>
        <w:rPr>
          <w:rFonts w:ascii="Source Sans Pro" w:hAnsi="Source Sans Pro"/>
          <w:color w:val="000000"/>
          <w:sz w:val="26"/>
          <w:szCs w:val="26"/>
        </w:rPr>
      </w:pPr>
      <w:r w:rsidRPr="007F09C9">
        <w:rPr>
          <w:rFonts w:ascii="Source Sans Pro" w:hAnsi="Source Sans Pro"/>
          <w:color w:val="000000"/>
          <w:sz w:val="26"/>
          <w:szCs w:val="26"/>
        </w:rPr>
        <w:t>This is a link that goes to an</w:t>
      </w:r>
      <w:r>
        <w:rPr>
          <w:rFonts w:ascii="Source Sans Pro" w:hAnsi="Source Sans Pro"/>
          <w:color w:val="000000"/>
          <w:sz w:val="26"/>
          <w:szCs w:val="26"/>
        </w:rPr>
        <w:t xml:space="preserve"> </w:t>
      </w:r>
      <w:r>
        <w:rPr>
          <w:noProof/>
        </w:rPr>
        <w:drawing>
          <wp:inline distT="0" distB="0" distL="0" distR="0" wp14:anchorId="1F543A9D" wp14:editId="7D596828">
            <wp:extent cx="188595" cy="18859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8595" cy="188595"/>
                    </a:xfrm>
                    <a:prstGeom prst="rect">
                      <a:avLst/>
                    </a:prstGeom>
                  </pic:spPr>
                </pic:pic>
              </a:graphicData>
            </a:graphic>
          </wp:inline>
        </w:drawing>
      </w:r>
      <w:hyperlink r:id="rId36" w:history="1">
        <w:r w:rsidRPr="00B95C0C">
          <w:rPr>
            <w:rStyle w:val="Hyperlink"/>
            <w:rFonts w:ascii="Source Sans Pro" w:hAnsi="Source Sans Pro"/>
            <w:b w:val="0"/>
            <w:color w:val="365F91" w:themeColor="accent1" w:themeShade="BF"/>
            <w:sz w:val="26"/>
            <w:szCs w:val="26"/>
          </w:rPr>
          <w:t>external website</w:t>
        </w:r>
      </w:hyperlink>
      <w:r w:rsidRPr="00B95C0C">
        <w:rPr>
          <w:rStyle w:val="Hyperlink"/>
          <w:rFonts w:ascii="Source Sans Pro" w:hAnsi="Source Sans Pro"/>
          <w:b w:val="0"/>
          <w:color w:val="365F91" w:themeColor="accent1" w:themeShade="BF"/>
          <w:sz w:val="26"/>
          <w:szCs w:val="26"/>
        </w:rPr>
        <w:t xml:space="preserve"> </w:t>
      </w:r>
      <w:r w:rsidRPr="007F09C9">
        <w:rPr>
          <w:rFonts w:ascii="Source Sans Pro" w:hAnsi="Source Sans Pro"/>
          <w:color w:val="000000"/>
          <w:sz w:val="26"/>
          <w:szCs w:val="26"/>
        </w:rPr>
        <w:t>.</w:t>
      </w:r>
    </w:p>
    <w:p w14:paraId="6FE4C8D4" w14:textId="65F0C66B" w:rsidR="007F09C9" w:rsidRPr="00BB67E4" w:rsidRDefault="0085050E" w:rsidP="00BB67E4">
      <w:pPr>
        <w:pStyle w:val="NormalWeb"/>
        <w:shd w:val="clear" w:color="auto" w:fill="323A45"/>
        <w:spacing w:before="240" w:after="240"/>
        <w:ind w:left="630" w:right="3870"/>
        <w:rPr>
          <w:rFonts w:ascii="Source Sans Pro" w:hAnsi="Source Sans Pro"/>
          <w:color w:val="FFFFFF"/>
          <w:sz w:val="26"/>
          <w:szCs w:val="26"/>
        </w:rPr>
      </w:pPr>
      <w:hyperlink r:id="rId37" w:history="1">
        <w:r w:rsidR="007F09C9" w:rsidRPr="007F09C9">
          <w:rPr>
            <w:rStyle w:val="Hyperlink"/>
            <w:rFonts w:ascii="Source Sans Pro" w:hAnsi="Source Sans Pro"/>
            <w:color w:val="D6D7D9"/>
            <w:sz w:val="26"/>
            <w:szCs w:val="26"/>
          </w:rPr>
          <w:t>This</w:t>
        </w:r>
      </w:hyperlink>
      <w:r w:rsidR="00657D75">
        <w:rPr>
          <w:rStyle w:val="Hyperlink"/>
          <w:rFonts w:ascii="Source Sans Pro" w:hAnsi="Source Sans Pro"/>
          <w:color w:val="D6D7D9"/>
          <w:sz w:val="26"/>
          <w:szCs w:val="26"/>
        </w:rPr>
        <w:t xml:space="preserve"> </w:t>
      </w:r>
      <w:r w:rsidR="007F09C9" w:rsidRPr="007F09C9">
        <w:rPr>
          <w:rFonts w:ascii="Source Sans Pro" w:hAnsi="Source Sans Pro"/>
          <w:color w:val="FFFFFF"/>
          <w:sz w:val="26"/>
          <w:szCs w:val="26"/>
        </w:rPr>
        <w:t xml:space="preserve">is a </w:t>
      </w:r>
      <w:r w:rsidR="00BB67E4">
        <w:rPr>
          <w:rFonts w:ascii="Source Sans Pro" w:hAnsi="Source Sans Pro"/>
          <w:color w:val="FFFFFF"/>
          <w:sz w:val="26"/>
          <w:szCs w:val="26"/>
        </w:rPr>
        <w:t>text link on a dark background.</w:t>
      </w:r>
    </w:p>
    <w:tbl>
      <w:tblPr>
        <w:tblStyle w:val="TableGrid"/>
        <w:tblW w:w="10260" w:type="dxa"/>
        <w:tblInd w:w="355" w:type="dxa"/>
        <w:tblLook w:val="04A0" w:firstRow="1" w:lastRow="0" w:firstColumn="1" w:lastColumn="0" w:noHBand="0" w:noVBand="1"/>
      </w:tblPr>
      <w:tblGrid>
        <w:gridCol w:w="2976"/>
        <w:gridCol w:w="7284"/>
      </w:tblGrid>
      <w:tr w:rsidR="00E415F9" w14:paraId="0B3448CE" w14:textId="77777777" w:rsidTr="00E415F9">
        <w:tc>
          <w:tcPr>
            <w:tcW w:w="2880" w:type="dxa"/>
          </w:tcPr>
          <w:p w14:paraId="40F8BB97" w14:textId="1CCC8D64" w:rsidR="00E415F9" w:rsidRPr="00E415F9" w:rsidRDefault="00E415F9" w:rsidP="00E415F9">
            <w:pPr>
              <w:pStyle w:val="HTMLPreformatted"/>
              <w:shd w:val="clear" w:color="auto" w:fill="FFFFFF"/>
              <w:rPr>
                <w:rStyle w:val="nt"/>
                <w:rFonts w:ascii="Consolas" w:hAnsi="Consolas" w:cs="Consolas"/>
                <w:color w:val="046B99"/>
                <w:sz w:val="18"/>
                <w:szCs w:val="18"/>
              </w:rPr>
            </w:pPr>
            <w:r>
              <w:rPr>
                <w:noProof/>
              </w:rPr>
              <w:drawing>
                <wp:inline distT="0" distB="0" distL="0" distR="0" wp14:anchorId="6E58F8FD" wp14:editId="6654E813">
                  <wp:extent cx="1743075" cy="4191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743075" cy="419100"/>
                          </a:xfrm>
                          <a:prstGeom prst="rect">
                            <a:avLst/>
                          </a:prstGeom>
                        </pic:spPr>
                      </pic:pic>
                    </a:graphicData>
                  </a:graphic>
                </wp:inline>
              </w:drawing>
            </w:r>
          </w:p>
        </w:tc>
        <w:tc>
          <w:tcPr>
            <w:tcW w:w="7380" w:type="dxa"/>
          </w:tcPr>
          <w:p w14:paraId="18191EC0" w14:textId="06F1C1BF"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&lt;ul class="usa-unstyled-list usa-nav-secondary-links"&gt;</w:t>
            </w:r>
          </w:p>
          <w:p w14:paraId="5A83BA14" w14:textId="77777777"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&lt;li&gt;</w:t>
            </w:r>
          </w:p>
          <w:p w14:paraId="7A17C472" w14:textId="0FBCD6A9"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[routerLink]="['/common/faq']" title="Frequently Asked Questions"&gt;</w:t>
            </w:r>
          </w:p>
          <w:p w14:paraId="7CD84651" w14:textId="01BB9769"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fa-commenting-o" aria-hidden="true"&gt;&lt;/span&gt; FAQ</w:t>
            </w:r>
          </w:p>
          <w:p w14:paraId="100E89D7"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&lt;/a&gt;</w:t>
            </w:r>
          </w:p>
          <w:p w14:paraId="18CAACB0" w14:textId="77777777"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 xml:space="preserve">          &lt;/li&gt;</w:t>
            </w:r>
          </w:p>
          <w:p w14:paraId="324F9C87" w14:textId="1903CF08"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3334B08C" w14:textId="4A98C1FB" w:rsidR="00E415F9" w:rsidRPr="00E415F9" w:rsidRDefault="00E415F9" w:rsidP="00E415F9">
            <w:pPr>
              <w:pStyle w:val="HTMLPreformatted"/>
              <w:shd w:val="clear" w:color="auto" w:fill="FFFFFF"/>
              <w:rPr>
                <w:rStyle w:val="nt"/>
                <w:rFonts w:ascii="Consolas" w:hAnsi="Consolas" w:cs="Consolas"/>
                <w:color w:val="046B99"/>
                <w:sz w:val="18"/>
                <w:szCs w:val="18"/>
              </w:rPr>
            </w:pPr>
            <w:r w:rsidRPr="00E415F9">
              <w:rPr>
                <w:rStyle w:val="nt"/>
                <w:rFonts w:ascii="Consolas" w:hAnsi="Consolas" w:cs="Consolas"/>
                <w:color w:val="046B99"/>
                <w:sz w:val="18"/>
                <w:szCs w:val="18"/>
              </w:rPr>
              <w:t>&lt;a [routerLink]="['/common/contact']" title="Contact Info"&gt;</w:t>
            </w:r>
          </w:p>
          <w:p w14:paraId="0765CBF8" w14:textId="1E00F3D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&lt;span class="fa fa-phone-square" aria-hidden="true"&gt;&lt;/span&gt;Contact Us</w:t>
            </w:r>
          </w:p>
          <w:p w14:paraId="674EAC27" w14:textId="27EDA41C" w:rsidR="00E415F9" w:rsidRP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&lt;/a&gt;</w:t>
            </w:r>
          </w:p>
          <w:p w14:paraId="5AEDE643" w14:textId="7939F694" w:rsidR="00E415F9" w:rsidRDefault="00E415F9" w:rsidP="00E415F9">
            <w:pPr>
              <w:pStyle w:val="HTMLPreformatted"/>
              <w:shd w:val="clear" w:color="auto" w:fill="FFFFFF"/>
              <w:rPr>
                <w:rStyle w:val="nt"/>
                <w:rFonts w:ascii="Consolas" w:hAnsi="Consolas" w:cs="Consolas"/>
                <w:color w:val="046B99"/>
                <w:sz w:val="18"/>
                <w:szCs w:val="18"/>
              </w:rPr>
            </w:pPr>
            <w:r>
              <w:rPr>
                <w:rStyle w:val="nt"/>
                <w:rFonts w:ascii="Consolas" w:hAnsi="Consolas" w:cs="Consolas"/>
                <w:color w:val="046B99"/>
                <w:sz w:val="18"/>
                <w:szCs w:val="18"/>
              </w:rPr>
              <w:t xml:space="preserve">     </w:t>
            </w:r>
            <w:r w:rsidRPr="00E415F9">
              <w:rPr>
                <w:rStyle w:val="nt"/>
                <w:rFonts w:ascii="Consolas" w:hAnsi="Consolas" w:cs="Consolas"/>
                <w:color w:val="046B99"/>
                <w:sz w:val="18"/>
                <w:szCs w:val="18"/>
              </w:rPr>
              <w:t>&lt;/li&gt;</w:t>
            </w:r>
          </w:p>
          <w:p w14:paraId="1A4604D6" w14:textId="6FC04F93" w:rsidR="00E415F9" w:rsidRPr="002F1B76" w:rsidRDefault="00E415F9" w:rsidP="00E415F9">
            <w:pPr>
              <w:pStyle w:val="HTMLPreformatted"/>
              <w:shd w:val="clear" w:color="auto" w:fill="FFFFFF"/>
              <w:rPr>
                <w:rFonts w:ascii="Consolas" w:hAnsi="Consolas" w:cs="Consolas"/>
                <w:color w:val="212121"/>
              </w:rPr>
            </w:pPr>
            <w:r>
              <w:rPr>
                <w:rStyle w:val="nt"/>
                <w:color w:val="046B99"/>
                <w:sz w:val="18"/>
                <w:szCs w:val="18"/>
              </w:rPr>
              <w:t>&lt;/ul&gt;</w:t>
            </w:r>
          </w:p>
        </w:tc>
      </w:tr>
    </w:tbl>
    <w:p w14:paraId="12D5178F" w14:textId="383426B6" w:rsidR="007F09C9" w:rsidRDefault="00A44AF4" w:rsidP="00393597">
      <w:pPr>
        <w:pStyle w:val="Heading2"/>
      </w:pPr>
      <w:bookmarkStart w:id="75" w:name="_Toc534722341"/>
      <w:r w:rsidRPr="00A44AF4">
        <w:t>Lists</w:t>
      </w:r>
      <w:bookmarkEnd w:id="75"/>
    </w:p>
    <w:p w14:paraId="74962100" w14:textId="5D1E8489" w:rsidR="00BB7E97" w:rsidRPr="00E75B01" w:rsidRDefault="008B6989" w:rsidP="00241C4A">
      <w:pPr>
        <w:pStyle w:val="BodyText"/>
      </w:pPr>
      <w:r w:rsidRPr="00E75B01">
        <w:t>List</w:t>
      </w:r>
      <w:r w:rsidR="00E75B01">
        <w:t>s</w:t>
      </w:r>
      <w:r w:rsidRPr="00E75B01">
        <w:t xml:space="preserve"> are used to organize information in a structural organization </w:t>
      </w:r>
      <w:r w:rsidR="00E75B01">
        <w:t>like</w:t>
      </w:r>
      <w:r w:rsidRPr="00E75B01">
        <w:t xml:space="preserve"> an outline. They come as either an unordered list or ordered list.</w:t>
      </w:r>
      <w:r w:rsidR="002F1B76" w:rsidRPr="00E75B01">
        <w:rPr>
          <w:sz w:val="22"/>
        </w:rPr>
        <w:br/>
      </w:r>
    </w:p>
    <w:p w14:paraId="6FE4103B" w14:textId="35145887" w:rsidR="008B6989" w:rsidRPr="00E75B01" w:rsidRDefault="008B6989" w:rsidP="00774BFC">
      <w:pPr>
        <w:rPr>
          <w:sz w:val="24"/>
        </w:rPr>
      </w:pPr>
      <w:r w:rsidRPr="00E75B01">
        <w:rPr>
          <w:sz w:val="24"/>
        </w:rPr>
        <w:t>UNORDERED LIST &lt;h6&gt;</w:t>
      </w:r>
    </w:p>
    <w:p w14:paraId="1B4FAC0F" w14:textId="3470B9D4"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5A888268" w14:textId="7AEDF41C" w:rsidR="008B6989" w:rsidRDefault="008B6989" w:rsidP="00CE4601">
      <w:pPr>
        <w:numPr>
          <w:ilvl w:val="0"/>
          <w:numId w:val="25"/>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41FFAA25" w14:textId="472B9E44" w:rsidR="008B6989" w:rsidRDefault="008B6989" w:rsidP="00CE4601">
      <w:pPr>
        <w:numPr>
          <w:ilvl w:val="0"/>
          <w:numId w:val="25"/>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79CC4E14" w14:textId="77777777" w:rsidR="008B6989" w:rsidRDefault="008B6989" w:rsidP="008B6989">
      <w:pPr>
        <w:shd w:val="clear" w:color="auto" w:fill="FFFFFF"/>
        <w:spacing w:before="100" w:beforeAutospacing="1"/>
        <w:ind w:left="720"/>
        <w:rPr>
          <w:rFonts w:ascii="Source Sans Pro" w:hAnsi="Source Sans Pro"/>
          <w:color w:val="000000"/>
          <w:sz w:val="26"/>
          <w:szCs w:val="26"/>
        </w:rPr>
      </w:pPr>
    </w:p>
    <w:p w14:paraId="082F2988" w14:textId="624E4315" w:rsidR="008B6989" w:rsidRPr="00E75B01" w:rsidRDefault="008B6989" w:rsidP="00774BFC">
      <w:pPr>
        <w:rPr>
          <w:sz w:val="24"/>
        </w:rPr>
      </w:pPr>
      <w:r w:rsidRPr="00E75B01">
        <w:rPr>
          <w:sz w:val="24"/>
        </w:rPr>
        <w:t>ORDERED LIST &lt;h6&gt;</w:t>
      </w:r>
    </w:p>
    <w:p w14:paraId="4E40B6A6"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 Source Sans Pro</w:t>
      </w:r>
    </w:p>
    <w:p w14:paraId="703EFEA5" w14:textId="77777777" w:rsidR="008B6989" w:rsidRDefault="008B6989" w:rsidP="00CE4601">
      <w:pPr>
        <w:numPr>
          <w:ilvl w:val="0"/>
          <w:numId w:val="26"/>
        </w:numPr>
        <w:shd w:val="clear" w:color="auto" w:fill="FFFFFF"/>
        <w:spacing w:before="100" w:beforeAutospacing="1" w:after="120"/>
        <w:rPr>
          <w:rFonts w:ascii="Source Sans Pro" w:hAnsi="Source Sans Pro"/>
          <w:color w:val="000000"/>
          <w:sz w:val="26"/>
          <w:szCs w:val="26"/>
        </w:rPr>
      </w:pPr>
      <w:r>
        <w:rPr>
          <w:rFonts w:ascii="Source Sans Pro" w:hAnsi="Source Sans Pro"/>
          <w:color w:val="000000"/>
          <w:sz w:val="26"/>
          <w:szCs w:val="26"/>
        </w:rPr>
        <w:t>font-size: 1.7rem</w:t>
      </w:r>
    </w:p>
    <w:p w14:paraId="5696CC65" w14:textId="705AEE1B" w:rsidR="008B6989" w:rsidRDefault="008B6989" w:rsidP="00CE4601">
      <w:pPr>
        <w:numPr>
          <w:ilvl w:val="0"/>
          <w:numId w:val="26"/>
        </w:numPr>
        <w:shd w:val="clear" w:color="auto" w:fill="FFFFFF"/>
        <w:spacing w:before="100" w:beforeAutospacing="1"/>
        <w:rPr>
          <w:rFonts w:ascii="Source Sans Pro" w:hAnsi="Source Sans Pro"/>
          <w:color w:val="000000"/>
          <w:sz w:val="26"/>
          <w:szCs w:val="26"/>
        </w:rPr>
      </w:pPr>
      <w:r>
        <w:rPr>
          <w:rFonts w:ascii="Source Sans Pro" w:hAnsi="Source Sans Pro"/>
          <w:color w:val="000000"/>
          <w:sz w:val="26"/>
          <w:szCs w:val="26"/>
        </w:rPr>
        <w:t>line-height: 1.5rem</w:t>
      </w:r>
    </w:p>
    <w:p w14:paraId="225D48AF" w14:textId="5CD45425" w:rsidR="008B6989" w:rsidRPr="00E75B01" w:rsidRDefault="002F1B76" w:rsidP="00241C4A">
      <w:pPr>
        <w:pStyle w:val="BodyText"/>
      </w:pPr>
      <w:r w:rsidRPr="00E75B01">
        <w:t>HTML CODE with class attributes</w:t>
      </w:r>
    </w:p>
    <w:tbl>
      <w:tblPr>
        <w:tblStyle w:val="TableGrid"/>
        <w:tblW w:w="0" w:type="auto"/>
        <w:tblLook w:val="04A0" w:firstRow="1" w:lastRow="0" w:firstColumn="1" w:lastColumn="0" w:noHBand="0" w:noVBand="1"/>
      </w:tblPr>
      <w:tblGrid>
        <w:gridCol w:w="10340"/>
      </w:tblGrid>
      <w:tr w:rsidR="002F1B76" w14:paraId="5DF816C1" w14:textId="77777777" w:rsidTr="002F1B76">
        <w:tc>
          <w:tcPr>
            <w:tcW w:w="10340" w:type="dxa"/>
          </w:tcPr>
          <w:p w14:paraId="61414E2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"usa-grid-full"</w:t>
            </w:r>
            <w:r w:rsidRPr="002F1B76">
              <w:rPr>
                <w:rFonts w:ascii="Consolas" w:hAnsi="Consolas" w:cs="Consolas"/>
                <w:color w:val="046B99"/>
                <w:sz w:val="18"/>
                <w:szCs w:val="18"/>
              </w:rPr>
              <w:t>&gt;</w:t>
            </w:r>
          </w:p>
          <w:p w14:paraId="215F042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552F46E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07267473" w14:textId="26B2BB68"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w:t>
            </w:r>
            <w:r w:rsidRPr="002F1B76">
              <w:rPr>
                <w:rFonts w:ascii="Consolas" w:hAnsi="Consolas" w:cs="Consolas"/>
                <w:color w:val="046B99"/>
                <w:sz w:val="18"/>
                <w:szCs w:val="18"/>
              </w:rPr>
              <w:t>&gt;</w:t>
            </w:r>
            <w:r w:rsidRPr="002F1B76">
              <w:rPr>
                <w:rFonts w:ascii="Consolas" w:hAnsi="Consolas" w:cs="Consolas"/>
                <w:color w:val="212121"/>
                <w:sz w:val="18"/>
                <w:szCs w:val="18"/>
              </w:rPr>
              <w:t>Unordered list</w:t>
            </w:r>
            <w:r w:rsidRPr="002F1B76">
              <w:rPr>
                <w:rFonts w:ascii="Consolas" w:hAnsi="Consolas" w:cs="Consolas"/>
                <w:color w:val="046B99"/>
                <w:sz w:val="18"/>
                <w:szCs w:val="18"/>
              </w:rPr>
              <w:t>&lt;/h6&gt;</w:t>
            </w:r>
          </w:p>
          <w:p w14:paraId="694E12A7"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2E775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58A458C8"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33EEE25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Unordered list item</w:t>
            </w:r>
            <w:r w:rsidRPr="002F1B76">
              <w:rPr>
                <w:rFonts w:ascii="Consolas" w:hAnsi="Consolas" w:cs="Consolas"/>
                <w:color w:val="046B99"/>
                <w:sz w:val="18"/>
                <w:szCs w:val="18"/>
              </w:rPr>
              <w:t>&lt;/li&gt;</w:t>
            </w:r>
          </w:p>
          <w:p w14:paraId="6E6D52AE"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&lt;/ul&gt;</w:t>
            </w:r>
          </w:p>
          <w:p w14:paraId="7309D6D1"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p>
          <w:p w14:paraId="4CEF20AB" w14:textId="5D794B9F"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lastRenderedPageBreak/>
              <w:t xml:space="preserve">    </w:t>
            </w:r>
            <w:r w:rsidRPr="002F1B76">
              <w:rPr>
                <w:rFonts w:ascii="Consolas" w:hAnsi="Consolas" w:cs="Consolas"/>
                <w:color w:val="046B99"/>
                <w:sz w:val="18"/>
                <w:szCs w:val="18"/>
              </w:rPr>
              <w:t>&lt;/div&gt;</w:t>
            </w:r>
          </w:p>
          <w:p w14:paraId="000069DD" w14:textId="63B37EAE"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"usa-width-one-third"</w:t>
            </w:r>
            <w:r w:rsidRPr="002F1B76">
              <w:rPr>
                <w:rFonts w:ascii="Consolas" w:hAnsi="Consolas" w:cs="Consolas"/>
                <w:color w:val="046B99"/>
                <w:sz w:val="18"/>
                <w:szCs w:val="18"/>
              </w:rPr>
              <w:t>&gt;</w:t>
            </w:r>
          </w:p>
          <w:p w14:paraId="6BA6D448" w14:textId="3B6A14A4"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&lt;h6</w:t>
            </w:r>
            <w:r w:rsidRPr="002F1B76">
              <w:rPr>
                <w:rFonts w:ascii="Consolas" w:hAnsi="Consolas" w:cs="Consolas"/>
                <w:color w:val="212121"/>
                <w:sz w:val="18"/>
                <w:szCs w:val="18"/>
              </w:rPr>
              <w:t xml:space="preserve"> </w:t>
            </w:r>
            <w:r w:rsidRPr="002F1B76">
              <w:rPr>
                <w:rFonts w:ascii="Consolas" w:hAnsi="Consolas" w:cs="Consolas"/>
                <w:color w:val="E31C3D"/>
                <w:sz w:val="18"/>
                <w:szCs w:val="18"/>
              </w:rPr>
              <w:t>class=</w:t>
            </w:r>
            <w:r w:rsidRPr="002F1B76">
              <w:rPr>
                <w:rFonts w:ascii="Consolas" w:hAnsi="Consolas" w:cs="Consolas"/>
                <w:color w:val="2E8540"/>
                <w:sz w:val="18"/>
                <w:szCs w:val="18"/>
              </w:rPr>
              <w:t>"usa-heading-alt mt0"</w:t>
            </w:r>
            <w:r w:rsidRPr="002F1B76">
              <w:rPr>
                <w:rFonts w:ascii="Consolas" w:hAnsi="Consolas" w:cs="Consolas"/>
                <w:color w:val="046B99"/>
                <w:sz w:val="18"/>
                <w:szCs w:val="18"/>
              </w:rPr>
              <w:t>&gt;</w:t>
            </w:r>
            <w:r w:rsidRPr="002F1B76">
              <w:rPr>
                <w:rFonts w:ascii="Consolas" w:hAnsi="Consolas" w:cs="Consolas"/>
                <w:color w:val="212121"/>
                <w:sz w:val="18"/>
                <w:szCs w:val="18"/>
              </w:rPr>
              <w:t>Ordered list</w:t>
            </w:r>
            <w:r w:rsidRPr="002F1B76">
              <w:rPr>
                <w:rFonts w:ascii="Consolas" w:hAnsi="Consolas" w:cs="Consolas"/>
                <w:color w:val="046B99"/>
                <w:sz w:val="18"/>
                <w:szCs w:val="18"/>
              </w:rPr>
              <w:t>&lt;/h6&gt;</w:t>
            </w:r>
          </w:p>
          <w:p w14:paraId="7A2AACB6"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5230CB4F"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34F48605"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23C62C02"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&lt;li&gt;</w:t>
            </w:r>
            <w:r w:rsidRPr="002F1B76">
              <w:rPr>
                <w:rFonts w:ascii="Consolas" w:hAnsi="Consolas" w:cs="Consolas"/>
                <w:color w:val="212121"/>
                <w:sz w:val="18"/>
                <w:szCs w:val="18"/>
              </w:rPr>
              <w:t>Ordered list item</w:t>
            </w:r>
            <w:r w:rsidRPr="002F1B76">
              <w:rPr>
                <w:rFonts w:ascii="Consolas" w:hAnsi="Consolas" w:cs="Consolas"/>
                <w:color w:val="046B99"/>
                <w:sz w:val="18"/>
                <w:szCs w:val="18"/>
              </w:rPr>
              <w:t>&lt;/li&gt;</w:t>
            </w:r>
          </w:p>
          <w:p w14:paraId="1A433621" w14:textId="1A87CF65"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&lt;/ol&gt;</w:t>
            </w:r>
          </w:p>
          <w:p w14:paraId="1F804710"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732F7B3" w14:textId="77777777" w:rsidR="002F1B76" w:rsidRPr="002F1B76" w:rsidRDefault="002F1B76" w:rsidP="002F1B7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rPr>
            </w:pPr>
            <w:r w:rsidRPr="002F1B76">
              <w:rPr>
                <w:rFonts w:ascii="Consolas" w:hAnsi="Consolas" w:cs="Consolas"/>
                <w:color w:val="212121"/>
                <w:sz w:val="18"/>
                <w:szCs w:val="18"/>
              </w:rPr>
              <w:t xml:space="preserve">  </w:t>
            </w:r>
            <w:r w:rsidRPr="002F1B76">
              <w:rPr>
                <w:rFonts w:ascii="Consolas" w:hAnsi="Consolas" w:cs="Consolas"/>
                <w:color w:val="046B99"/>
                <w:sz w:val="18"/>
                <w:szCs w:val="18"/>
              </w:rPr>
              <w:t>&lt;/div&gt;</w:t>
            </w:r>
          </w:p>
          <w:p w14:paraId="1F6AC444" w14:textId="77777777" w:rsidR="002F1B76" w:rsidRDefault="002F1B76" w:rsidP="00731C11">
            <w:pPr>
              <w:rPr>
                <w:lang w:val="en"/>
              </w:rPr>
            </w:pPr>
          </w:p>
        </w:tc>
      </w:tr>
    </w:tbl>
    <w:p w14:paraId="62FB5BF0" w14:textId="52129231" w:rsidR="000E6DD0" w:rsidRDefault="00366C88" w:rsidP="00393597">
      <w:pPr>
        <w:pStyle w:val="Heading2"/>
      </w:pPr>
      <w:bookmarkStart w:id="76" w:name="_Toc534722342"/>
      <w:r>
        <w:lastRenderedPageBreak/>
        <w:t>Color Palette</w:t>
      </w:r>
      <w:bookmarkEnd w:id="76"/>
    </w:p>
    <w:p w14:paraId="229C97B0" w14:textId="473635BE" w:rsidR="00E75B01" w:rsidRPr="00E75B01" w:rsidRDefault="00366C88" w:rsidP="00366C88">
      <w:pPr>
        <w:rPr>
          <w:sz w:val="24"/>
        </w:rPr>
      </w:pPr>
      <w:r w:rsidRPr="00E75B01">
        <w:rPr>
          <w:sz w:val="24"/>
        </w:rPr>
        <w:t xml:space="preserve">The MCCF TASCore color palette is based on palettes used by USWDS and </w:t>
      </w:r>
      <w:r w:rsidR="00E75B01">
        <w:rPr>
          <w:sz w:val="24"/>
        </w:rPr>
        <w:t xml:space="preserve">the </w:t>
      </w:r>
      <w:r w:rsidRPr="00E75B01">
        <w:rPr>
          <w:sz w:val="24"/>
        </w:rPr>
        <w:t xml:space="preserve">VA Playbook. These colors support the highest </w:t>
      </w:r>
      <w:r w:rsidR="00E75B01">
        <w:rPr>
          <w:sz w:val="24"/>
        </w:rPr>
        <w:t xml:space="preserve">Section </w:t>
      </w:r>
      <w:r w:rsidRPr="00E75B01">
        <w:rPr>
          <w:sz w:val="24"/>
        </w:rPr>
        <w:t>508 color contrast requirements while also promoting trust by invoking a professional look and feel. It is a simple set of colors that use shades of cool blues and grays-combined with definitive styling to allow users to feel welcomed.</w:t>
      </w:r>
    </w:p>
    <w:p w14:paraId="622E2113" w14:textId="1F0B66E5" w:rsidR="00366C88" w:rsidRPr="00E75B01" w:rsidRDefault="00366C88" w:rsidP="00366C88">
      <w:pPr>
        <w:rPr>
          <w:sz w:val="24"/>
        </w:rPr>
      </w:pPr>
    </w:p>
    <w:p w14:paraId="1EB7B2AA" w14:textId="226BB36B" w:rsidR="00366C88" w:rsidRDefault="00366C88" w:rsidP="00366C88">
      <w:pPr>
        <w:rPr>
          <w:sz w:val="24"/>
        </w:rPr>
      </w:pPr>
      <w:r w:rsidRPr="00E75B01">
        <w:rPr>
          <w:sz w:val="24"/>
        </w:rPr>
        <w:t xml:space="preserve">The </w:t>
      </w:r>
      <w:r w:rsidRPr="00E75B01">
        <w:rPr>
          <w:b/>
          <w:sz w:val="24"/>
        </w:rPr>
        <w:t>primary colors</w:t>
      </w:r>
      <w:r w:rsidRPr="00E75B01">
        <w:rPr>
          <w:sz w:val="24"/>
        </w:rPr>
        <w:t xml:space="preserve"> are shades of blue and gray that are the domina</w:t>
      </w:r>
      <w:r w:rsidR="00E75B01">
        <w:rPr>
          <w:sz w:val="24"/>
        </w:rPr>
        <w:t>n</w:t>
      </w:r>
      <w:r w:rsidRPr="00E75B01">
        <w:rPr>
          <w:sz w:val="24"/>
        </w:rPr>
        <w:t>t colors of the site. Also, the use of white/white space should be used so content will be evenly spaced. This will promote sincerity, calmness and professionalism.</w:t>
      </w:r>
    </w:p>
    <w:p w14:paraId="4131A1A6" w14:textId="77777777" w:rsidR="00E75B01" w:rsidRPr="00E75B01" w:rsidRDefault="00E75B01" w:rsidP="00366C88">
      <w:pPr>
        <w:rPr>
          <w:sz w:val="24"/>
        </w:rPr>
      </w:pPr>
    </w:p>
    <w:p w14:paraId="084DF8A8" w14:textId="06F6DE92" w:rsidR="00366C88" w:rsidRDefault="00366C88" w:rsidP="00366C88">
      <w:pPr>
        <w:rPr>
          <w:sz w:val="24"/>
        </w:rPr>
      </w:pPr>
      <w:r w:rsidRPr="00E75B01">
        <w:rPr>
          <w:b/>
          <w:sz w:val="24"/>
        </w:rPr>
        <w:t>Secondary colors</w:t>
      </w:r>
      <w:r w:rsidRPr="00E75B01">
        <w:rPr>
          <w:sz w:val="24"/>
        </w:rPr>
        <w:t xml:space="preserve"> are used to promote important highlighted features on a page such as buttons and list headers.</w:t>
      </w:r>
    </w:p>
    <w:p w14:paraId="47C545C1" w14:textId="77777777" w:rsidR="00E75B01" w:rsidRPr="00E75B01" w:rsidRDefault="00E75B01" w:rsidP="00366C88">
      <w:pPr>
        <w:rPr>
          <w:sz w:val="24"/>
        </w:rPr>
      </w:pPr>
    </w:p>
    <w:p w14:paraId="3248F0CA" w14:textId="51E73880" w:rsidR="00366C88" w:rsidRDefault="00366C88" w:rsidP="00366C88">
      <w:pPr>
        <w:rPr>
          <w:sz w:val="24"/>
        </w:rPr>
      </w:pPr>
      <w:r w:rsidRPr="00E75B01">
        <w:rPr>
          <w:sz w:val="24"/>
        </w:rPr>
        <w:t xml:space="preserve">Shades of gray are used as </w:t>
      </w:r>
      <w:r w:rsidRPr="00E75B01">
        <w:rPr>
          <w:b/>
          <w:sz w:val="24"/>
        </w:rPr>
        <w:t xml:space="preserve">background colors </w:t>
      </w:r>
      <w:r w:rsidRPr="00E75B01">
        <w:rPr>
          <w:sz w:val="24"/>
        </w:rPr>
        <w:t>for larger content areas. Be sure to use enough contrast between adjacent colors.</w:t>
      </w:r>
    </w:p>
    <w:p w14:paraId="2E6F5972" w14:textId="77777777" w:rsidR="00E75B01" w:rsidRPr="00E75B01" w:rsidRDefault="00E75B01" w:rsidP="00366C88">
      <w:pPr>
        <w:rPr>
          <w:sz w:val="24"/>
        </w:rPr>
      </w:pPr>
    </w:p>
    <w:p w14:paraId="334A5238" w14:textId="3566E574" w:rsidR="00366C88" w:rsidRDefault="00366C88" w:rsidP="00366C88">
      <w:pPr>
        <w:rPr>
          <w:sz w:val="24"/>
        </w:rPr>
      </w:pPr>
      <w:r w:rsidRPr="00E75B01">
        <w:rPr>
          <w:sz w:val="24"/>
        </w:rPr>
        <w:t xml:space="preserve">Lastly, the </w:t>
      </w:r>
      <w:r w:rsidRPr="00E75B01">
        <w:rPr>
          <w:b/>
          <w:sz w:val="24"/>
        </w:rPr>
        <w:t>tertiary colors</w:t>
      </w:r>
      <w:r w:rsidRPr="00E75B01">
        <w:rPr>
          <w:sz w:val="24"/>
        </w:rPr>
        <w:t xml:space="preserve"> are available for content driven messages and alerts. Use sparingly and </w:t>
      </w:r>
      <w:r w:rsidR="00E75B01">
        <w:rPr>
          <w:sz w:val="24"/>
        </w:rPr>
        <w:t xml:space="preserve">do </w:t>
      </w:r>
      <w:r w:rsidRPr="00E75B01">
        <w:rPr>
          <w:sz w:val="24"/>
        </w:rPr>
        <w:t>not overpower the primary colors.</w:t>
      </w:r>
      <w:r w:rsidR="006A7E09" w:rsidRPr="00E75B01">
        <w:rPr>
          <w:sz w:val="24"/>
        </w:rPr>
        <w:t xml:space="preserve"> See color chips below with associated hex values.</w:t>
      </w:r>
    </w:p>
    <w:p w14:paraId="6EF2A87A" w14:textId="77777777" w:rsidR="00E75B01" w:rsidRPr="00E75B01" w:rsidRDefault="00E75B01" w:rsidP="00366C88">
      <w:pPr>
        <w:rPr>
          <w:sz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6669"/>
      </w:tblGrid>
      <w:tr w:rsidR="00366C88" w14:paraId="08A1D292" w14:textId="77777777" w:rsidTr="00FB472F">
        <w:tc>
          <w:tcPr>
            <w:tcW w:w="4127" w:type="dxa"/>
          </w:tcPr>
          <w:p w14:paraId="3A226C88" w14:textId="77777777" w:rsidR="00366C88" w:rsidRPr="00BD27AF" w:rsidRDefault="00366C88" w:rsidP="00BB7E97">
            <w:pPr>
              <w:tabs>
                <w:tab w:val="left" w:pos="1092"/>
              </w:tabs>
              <w:jc w:val="center"/>
              <w:rPr>
                <w:b/>
                <w:noProof/>
                <w:sz w:val="32"/>
                <w:szCs w:val="32"/>
              </w:rPr>
            </w:pPr>
            <w:r w:rsidRPr="00BD27AF">
              <w:rPr>
                <w:b/>
                <w:sz w:val="32"/>
                <w:szCs w:val="32"/>
              </w:rPr>
              <w:t>Primary colors</w:t>
            </w:r>
          </w:p>
        </w:tc>
        <w:tc>
          <w:tcPr>
            <w:tcW w:w="6663" w:type="dxa"/>
          </w:tcPr>
          <w:p w14:paraId="55AA7D9D" w14:textId="77777777" w:rsidR="00366C88" w:rsidRPr="00BD27AF" w:rsidRDefault="00366C88" w:rsidP="00BB7E97">
            <w:pPr>
              <w:jc w:val="center"/>
              <w:rPr>
                <w:b/>
                <w:noProof/>
                <w:sz w:val="32"/>
                <w:szCs w:val="32"/>
              </w:rPr>
            </w:pPr>
            <w:r w:rsidRPr="00BD27AF">
              <w:rPr>
                <w:b/>
                <w:sz w:val="32"/>
                <w:szCs w:val="32"/>
              </w:rPr>
              <w:t>Secondary Colors</w:t>
            </w:r>
          </w:p>
        </w:tc>
      </w:tr>
      <w:tr w:rsidR="00366C88" w14:paraId="01FDEBC1"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0"/>
              <w:gridCol w:w="1307"/>
              <w:gridCol w:w="1318"/>
            </w:tblGrid>
            <w:tr w:rsidR="00366C88" w:rsidRPr="00BD27AF" w14:paraId="13A4AEA2" w14:textId="77777777" w:rsidTr="00BB7E97">
              <w:trPr>
                <w:trHeight w:val="1000"/>
              </w:trPr>
              <w:tc>
                <w:tcPr>
                  <w:tcW w:w="1356" w:type="dxa"/>
                  <w:shd w:val="clear" w:color="auto" w:fill="auto"/>
                </w:tcPr>
                <w:p w14:paraId="4317D90C"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drawing>
                      <wp:inline distT="0" distB="0" distL="0" distR="0" wp14:anchorId="49704748" wp14:editId="736B822D">
                        <wp:extent cx="713232"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13232" cy="685800"/>
                                </a:xfrm>
                                <a:prstGeom prst="rect">
                                  <a:avLst/>
                                </a:prstGeom>
                                <a:effectLst>
                                  <a:outerShdw blurRad="50800" dist="50800" dir="5400000" sx="1000" sy="1000" algn="ctr" rotWithShape="0">
                                    <a:srgbClr val="000000"/>
                                  </a:outerShdw>
                                </a:effectLst>
                              </pic:spPr>
                            </pic:pic>
                          </a:graphicData>
                        </a:graphic>
                      </wp:inline>
                    </w:drawing>
                  </w:r>
                </w:p>
                <w:p w14:paraId="04EE6912"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#0071bc</w:t>
                  </w:r>
                </w:p>
                <w:p w14:paraId="4941847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7184D560"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7E6DDD33" wp14:editId="57CBDA3F">
                        <wp:extent cx="649224" cy="685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49224" cy="685800"/>
                                </a:xfrm>
                                <a:prstGeom prst="rect">
                                  <a:avLst/>
                                </a:prstGeom>
                              </pic:spPr>
                            </pic:pic>
                          </a:graphicData>
                        </a:graphic>
                      </wp:inline>
                    </w:drawing>
                  </w:r>
                </w:p>
                <w:p w14:paraId="0FFAAA88"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c>
                <w:tcPr>
                  <w:tcW w:w="1296" w:type="dxa"/>
                </w:tcPr>
                <w:p w14:paraId="1E6CD131"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4280924E" wp14:editId="597997FF">
                        <wp:extent cx="731520" cy="685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520" cy="685800"/>
                                </a:xfrm>
                                <a:prstGeom prst="rect">
                                  <a:avLst/>
                                </a:prstGeom>
                              </pic:spPr>
                            </pic:pic>
                          </a:graphicData>
                        </a:graphic>
                      </wp:inline>
                    </w:drawing>
                  </w:r>
                </w:p>
                <w:p w14:paraId="4FA1F79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#112e51</w:t>
                  </w:r>
                </w:p>
              </w:tc>
            </w:tr>
            <w:tr w:rsidR="00366C88" w:rsidRPr="00BD27AF" w14:paraId="3ACEBCE6" w14:textId="77777777" w:rsidTr="00BB7E97">
              <w:trPr>
                <w:trHeight w:val="1000"/>
              </w:trPr>
              <w:tc>
                <w:tcPr>
                  <w:tcW w:w="1356" w:type="dxa"/>
                  <w:shd w:val="clear" w:color="auto" w:fill="auto"/>
                </w:tcPr>
                <w:p w14:paraId="2FCC2E9B"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8C8ED6D" wp14:editId="3F4935A1">
                        <wp:extent cx="685800" cy="66751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85800" cy="667512"/>
                                </a:xfrm>
                                <a:prstGeom prst="rect">
                                  <a:avLst/>
                                </a:prstGeom>
                              </pic:spPr>
                            </pic:pic>
                          </a:graphicData>
                        </a:graphic>
                      </wp:inline>
                    </w:drawing>
                  </w:r>
                </w:p>
                <w:p w14:paraId="4724BB29"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#212121</w:t>
                  </w:r>
                </w:p>
              </w:tc>
              <w:tc>
                <w:tcPr>
                  <w:tcW w:w="1296" w:type="dxa"/>
                </w:tcPr>
                <w:p w14:paraId="672CFF57"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769B42D1" wp14:editId="3D5F4A41">
                        <wp:extent cx="722376" cy="68580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22376" cy="685800"/>
                                </a:xfrm>
                                <a:prstGeom prst="rect">
                                  <a:avLst/>
                                </a:prstGeom>
                              </pic:spPr>
                            </pic:pic>
                          </a:graphicData>
                        </a:graphic>
                      </wp:inline>
                    </w:drawing>
                  </w:r>
                </w:p>
                <w:p w14:paraId="444C989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#323a45</w:t>
                  </w:r>
                </w:p>
              </w:tc>
              <w:tc>
                <w:tcPr>
                  <w:tcW w:w="1296" w:type="dxa"/>
                </w:tcPr>
                <w:p w14:paraId="498635CA"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BB0830C" wp14:editId="0DA01843">
                        <wp:extent cx="685800" cy="64922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85800" cy="649224"/>
                                </a:xfrm>
                                <a:prstGeom prst="rect">
                                  <a:avLst/>
                                </a:prstGeom>
                              </pic:spPr>
                            </pic:pic>
                          </a:graphicData>
                        </a:graphic>
                      </wp:inline>
                    </w:drawing>
                  </w:r>
                </w:p>
                <w:p w14:paraId="3CCA5F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#aeb0b5</w:t>
                  </w:r>
                </w:p>
              </w:tc>
            </w:tr>
          </w:tbl>
          <w:p w14:paraId="28318711" w14:textId="77777777" w:rsidR="00366C88" w:rsidRPr="00BD27AF" w:rsidRDefault="00366C88" w:rsidP="00BB7E97">
            <w:pPr>
              <w:rPr>
                <w:rFonts w:ascii="Source Sans Pro" w:hAnsi="Source Sans Pro"/>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7"/>
              <w:gridCol w:w="1345"/>
              <w:gridCol w:w="1249"/>
              <w:gridCol w:w="1290"/>
              <w:gridCol w:w="1262"/>
            </w:tblGrid>
            <w:tr w:rsidR="00202990" w:rsidRPr="00BD27AF" w14:paraId="31B0478C" w14:textId="77777777" w:rsidTr="00BB7E97">
              <w:tc>
                <w:tcPr>
                  <w:tcW w:w="1339" w:type="dxa"/>
                </w:tcPr>
                <w:p w14:paraId="0F1763E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CF7EF5" wp14:editId="204654D2">
                        <wp:extent cx="713232" cy="6858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13232" cy="685800"/>
                                </a:xfrm>
                                <a:prstGeom prst="rect">
                                  <a:avLst/>
                                </a:prstGeom>
                              </pic:spPr>
                            </pic:pic>
                          </a:graphicData>
                        </a:graphic>
                      </wp:inline>
                    </w:drawing>
                  </w:r>
                </w:p>
                <w:p w14:paraId="0F606EC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#02bfe7</w:t>
                  </w:r>
                </w:p>
              </w:tc>
              <w:tc>
                <w:tcPr>
                  <w:tcW w:w="1356" w:type="dxa"/>
                </w:tcPr>
                <w:p w14:paraId="0185DA27"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530D1A2" wp14:editId="7CE7096B">
                        <wp:extent cx="704088" cy="685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04088" cy="685800"/>
                                </a:xfrm>
                                <a:prstGeom prst="rect">
                                  <a:avLst/>
                                </a:prstGeom>
                              </pic:spPr>
                            </pic:pic>
                          </a:graphicData>
                        </a:graphic>
                      </wp:inline>
                    </w:drawing>
                  </w:r>
                </w:p>
                <w:p w14:paraId="070EBD33"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#046b99</w:t>
                  </w:r>
                </w:p>
              </w:tc>
              <w:tc>
                <w:tcPr>
                  <w:tcW w:w="1266" w:type="dxa"/>
                </w:tcPr>
                <w:p w14:paraId="5B7CF564"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6613858" wp14:editId="1ABB6628">
                        <wp:extent cx="658368" cy="6858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58368" cy="685800"/>
                                </a:xfrm>
                                <a:prstGeom prst="rect">
                                  <a:avLst/>
                                </a:prstGeom>
                              </pic:spPr>
                            </pic:pic>
                          </a:graphicData>
                        </a:graphic>
                      </wp:inline>
                    </w:drawing>
                  </w:r>
                  <w:r w:rsidRPr="00BD27AF">
                    <w:rPr>
                      <w:rFonts w:ascii="Source Sans Pro" w:hAnsi="Source Sans Pro"/>
                      <w:b/>
                      <w:szCs w:val="22"/>
                    </w:rPr>
                    <w:br/>
                    <w:t>#00A6D2</w:t>
                  </w:r>
                </w:p>
              </w:tc>
              <w:tc>
                <w:tcPr>
                  <w:tcW w:w="1434" w:type="dxa"/>
                </w:tcPr>
                <w:p w14:paraId="63DED495"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24ACC5F" wp14:editId="2A8F2910">
                        <wp:extent cx="713232" cy="685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13232" cy="685800"/>
                                </a:xfrm>
                                <a:prstGeom prst="rect">
                                  <a:avLst/>
                                </a:prstGeom>
                              </pic:spPr>
                            </pic:pic>
                          </a:graphicData>
                        </a:graphic>
                      </wp:inline>
                    </w:drawing>
                  </w:r>
                </w:p>
                <w:p w14:paraId="768E32CA"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#9bdaf1</w:t>
                  </w:r>
                </w:p>
              </w:tc>
              <w:tc>
                <w:tcPr>
                  <w:tcW w:w="900" w:type="dxa"/>
                </w:tcPr>
                <w:p w14:paraId="483F6758"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51270867" wp14:editId="617A3D18">
                        <wp:extent cx="694944" cy="685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94944" cy="685800"/>
                                </a:xfrm>
                                <a:prstGeom prst="rect">
                                  <a:avLst/>
                                </a:prstGeom>
                              </pic:spPr>
                            </pic:pic>
                          </a:graphicData>
                        </a:graphic>
                      </wp:inline>
                    </w:drawing>
                  </w:r>
                </w:p>
                <w:p w14:paraId="436C6D77"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#e1f3f8</w:t>
                  </w:r>
                </w:p>
              </w:tc>
            </w:tr>
            <w:tr w:rsidR="00202990" w:rsidRPr="00BD27AF" w14:paraId="7D455A99" w14:textId="77777777" w:rsidTr="00BB7E97">
              <w:tc>
                <w:tcPr>
                  <w:tcW w:w="1339" w:type="dxa"/>
                </w:tcPr>
                <w:p w14:paraId="52B58D1E"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2986AE37" wp14:editId="2ED64E6C">
                        <wp:extent cx="722376" cy="68580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22376" cy="685800"/>
                                </a:xfrm>
                                <a:prstGeom prst="rect">
                                  <a:avLst/>
                                </a:prstGeom>
                              </pic:spPr>
                            </pic:pic>
                          </a:graphicData>
                        </a:graphic>
                      </wp:inline>
                    </w:drawing>
                  </w:r>
                </w:p>
                <w:p w14:paraId="19F387C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#e31c3d</w:t>
                  </w:r>
                </w:p>
              </w:tc>
              <w:tc>
                <w:tcPr>
                  <w:tcW w:w="1356" w:type="dxa"/>
                </w:tcPr>
                <w:p w14:paraId="2EAC8289"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6E8B41EC" wp14:editId="6F6CFFE1">
                        <wp:extent cx="749808" cy="685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49808" cy="685800"/>
                                </a:xfrm>
                                <a:prstGeom prst="rect">
                                  <a:avLst/>
                                </a:prstGeom>
                              </pic:spPr>
                            </pic:pic>
                          </a:graphicData>
                        </a:graphic>
                      </wp:inline>
                    </w:drawing>
                  </w:r>
                </w:p>
                <w:p w14:paraId="2B187FD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#981b1e</w:t>
                  </w:r>
                </w:p>
              </w:tc>
              <w:tc>
                <w:tcPr>
                  <w:tcW w:w="1266" w:type="dxa"/>
                </w:tcPr>
                <w:p w14:paraId="65EC1152"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3A15266" wp14:editId="1EE2F00B">
                        <wp:extent cx="685800" cy="6858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85800" cy="685800"/>
                                </a:xfrm>
                                <a:prstGeom prst="rect">
                                  <a:avLst/>
                                </a:prstGeom>
                              </pic:spPr>
                            </pic:pic>
                          </a:graphicData>
                        </a:graphic>
                      </wp:inline>
                    </w:drawing>
                  </w:r>
                </w:p>
                <w:p w14:paraId="2C6170E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#cd2026</w:t>
                  </w:r>
                </w:p>
              </w:tc>
              <w:tc>
                <w:tcPr>
                  <w:tcW w:w="1434" w:type="dxa"/>
                </w:tcPr>
                <w:p w14:paraId="3135EA6C"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031F9970" wp14:editId="6E4DFD14">
                        <wp:extent cx="704088" cy="6858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04088" cy="685800"/>
                                </a:xfrm>
                                <a:prstGeom prst="rect">
                                  <a:avLst/>
                                </a:prstGeom>
                              </pic:spPr>
                            </pic:pic>
                          </a:graphicData>
                        </a:graphic>
                      </wp:inline>
                    </w:drawing>
                  </w:r>
                </w:p>
                <w:p w14:paraId="7C6EFF28"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#e59393</w:t>
                  </w:r>
                </w:p>
              </w:tc>
              <w:tc>
                <w:tcPr>
                  <w:tcW w:w="900" w:type="dxa"/>
                </w:tcPr>
                <w:p w14:paraId="493F9E23" w14:textId="77777777" w:rsidR="00366C88" w:rsidRPr="00BD27AF" w:rsidRDefault="00366C88" w:rsidP="00BB7E97">
                  <w:pPr>
                    <w:jc w:val="center"/>
                    <w:rPr>
                      <w:rFonts w:ascii="Source Sans Pro" w:hAnsi="Source Sans Pro"/>
                      <w:b/>
                      <w:szCs w:val="22"/>
                    </w:rPr>
                  </w:pPr>
                  <w:r w:rsidRPr="00BD27AF">
                    <w:rPr>
                      <w:rFonts w:ascii="Source Sans Pro" w:hAnsi="Source Sans Pro"/>
                      <w:b/>
                      <w:noProof/>
                      <w:szCs w:val="22"/>
                    </w:rPr>
                    <w:drawing>
                      <wp:inline distT="0" distB="0" distL="0" distR="0" wp14:anchorId="40F2EC97" wp14:editId="426B453B">
                        <wp:extent cx="667512" cy="685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67512" cy="685800"/>
                                </a:xfrm>
                                <a:prstGeom prst="rect">
                                  <a:avLst/>
                                </a:prstGeom>
                              </pic:spPr>
                            </pic:pic>
                          </a:graphicData>
                        </a:graphic>
                      </wp:inline>
                    </w:drawing>
                  </w:r>
                </w:p>
                <w:p w14:paraId="28A2814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#f9dede</w:t>
                  </w:r>
                </w:p>
              </w:tc>
            </w:tr>
          </w:tbl>
          <w:p w14:paraId="68B1A46E" w14:textId="77777777" w:rsidR="00366C88" w:rsidRPr="00BD27AF" w:rsidRDefault="00366C88" w:rsidP="00BB7E97">
            <w:pPr>
              <w:rPr>
                <w:rFonts w:ascii="Source Sans Pro" w:hAnsi="Source Sans Pro"/>
                <w:szCs w:val="22"/>
              </w:rPr>
            </w:pPr>
          </w:p>
        </w:tc>
      </w:tr>
      <w:tr w:rsidR="00366C88" w14:paraId="648230DE" w14:textId="77777777" w:rsidTr="00FB472F">
        <w:tc>
          <w:tcPr>
            <w:tcW w:w="4127" w:type="dxa"/>
          </w:tcPr>
          <w:p w14:paraId="0549EBC9" w14:textId="77777777" w:rsidR="00366C88" w:rsidRPr="00BD27AF" w:rsidRDefault="00366C88" w:rsidP="00BB7E97">
            <w:pPr>
              <w:tabs>
                <w:tab w:val="left" w:pos="1092"/>
              </w:tabs>
              <w:jc w:val="center"/>
              <w:rPr>
                <w:b/>
                <w:noProof/>
                <w:sz w:val="32"/>
                <w:szCs w:val="32"/>
              </w:rPr>
            </w:pPr>
            <w:r w:rsidRPr="00BD27AF">
              <w:rPr>
                <w:b/>
                <w:noProof/>
                <w:sz w:val="32"/>
                <w:szCs w:val="32"/>
              </w:rPr>
              <w:t>Tertiary Colors</w:t>
            </w:r>
          </w:p>
        </w:tc>
        <w:tc>
          <w:tcPr>
            <w:tcW w:w="6663" w:type="dxa"/>
          </w:tcPr>
          <w:p w14:paraId="7FE738FD" w14:textId="77777777" w:rsidR="00366C88" w:rsidRPr="00BD27AF" w:rsidRDefault="00366C88" w:rsidP="00BB7E97">
            <w:pPr>
              <w:jc w:val="center"/>
              <w:rPr>
                <w:b/>
                <w:noProof/>
                <w:sz w:val="32"/>
                <w:szCs w:val="32"/>
              </w:rPr>
            </w:pPr>
            <w:r w:rsidRPr="00BD27AF">
              <w:rPr>
                <w:b/>
                <w:noProof/>
                <w:sz w:val="32"/>
                <w:szCs w:val="32"/>
              </w:rPr>
              <w:t>Background colors</w:t>
            </w:r>
          </w:p>
        </w:tc>
      </w:tr>
      <w:tr w:rsidR="00366C88" w14:paraId="30BFCEE0" w14:textId="77777777" w:rsidTr="00FB472F">
        <w:tc>
          <w:tcPr>
            <w:tcW w:w="4127"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6"/>
              <w:gridCol w:w="1308"/>
              <w:gridCol w:w="1281"/>
            </w:tblGrid>
            <w:tr w:rsidR="00EA711F" w:rsidRPr="00BD27AF" w14:paraId="633B8A83" w14:textId="77777777" w:rsidTr="00EA711F">
              <w:trPr>
                <w:trHeight w:val="1000"/>
              </w:trPr>
              <w:tc>
                <w:tcPr>
                  <w:tcW w:w="1356" w:type="dxa"/>
                  <w:shd w:val="clear" w:color="auto" w:fill="auto"/>
                </w:tcPr>
                <w:p w14:paraId="7199A603" w14:textId="77777777" w:rsidR="00366C88" w:rsidRPr="00BD27AF" w:rsidRDefault="00366C88" w:rsidP="00BB7E97">
                  <w:pPr>
                    <w:tabs>
                      <w:tab w:val="left" w:pos="1092"/>
                    </w:tabs>
                    <w:jc w:val="center"/>
                    <w:rPr>
                      <w:rFonts w:ascii="Source Sans Pro" w:hAnsi="Source Sans Pro"/>
                      <w:szCs w:val="22"/>
                    </w:rPr>
                  </w:pPr>
                  <w:r w:rsidRPr="00BD27AF">
                    <w:rPr>
                      <w:rFonts w:ascii="Source Sans Pro" w:hAnsi="Source Sans Pro"/>
                      <w:noProof/>
                      <w:szCs w:val="22"/>
                    </w:rPr>
                    <w:lastRenderedPageBreak/>
                    <w:drawing>
                      <wp:inline distT="0" distB="0" distL="0" distR="0" wp14:anchorId="284BC340" wp14:editId="67E03170">
                        <wp:extent cx="704088" cy="685800"/>
                        <wp:effectExtent l="0" t="0" r="127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04088" cy="685800"/>
                                </a:xfrm>
                                <a:prstGeom prst="rect">
                                  <a:avLst/>
                                </a:prstGeom>
                              </pic:spPr>
                            </pic:pic>
                          </a:graphicData>
                        </a:graphic>
                      </wp:inline>
                    </w:drawing>
                  </w:r>
                </w:p>
                <w:p w14:paraId="2E82BA7A"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#fdb81e</w:t>
                  </w:r>
                </w:p>
                <w:p w14:paraId="683897AF" w14:textId="77777777" w:rsidR="00366C88" w:rsidRPr="00BD27AF" w:rsidRDefault="00366C88" w:rsidP="00BB7E97">
                  <w:pPr>
                    <w:tabs>
                      <w:tab w:val="left" w:pos="1092"/>
                    </w:tabs>
                    <w:jc w:val="center"/>
                    <w:rPr>
                      <w:rFonts w:ascii="Source Sans Pro" w:hAnsi="Source Sans Pro"/>
                      <w:szCs w:val="22"/>
                    </w:rPr>
                  </w:pPr>
                </w:p>
              </w:tc>
              <w:tc>
                <w:tcPr>
                  <w:tcW w:w="1296" w:type="dxa"/>
                </w:tcPr>
                <w:p w14:paraId="5E200BB5" w14:textId="77777777" w:rsidR="00366C88" w:rsidRPr="00BD27AF" w:rsidRDefault="00366C88" w:rsidP="00BB7E97">
                  <w:pPr>
                    <w:jc w:val="center"/>
                    <w:rPr>
                      <w:rFonts w:ascii="Source Sans Pro" w:hAnsi="Source Sans Pro"/>
                      <w:szCs w:val="22"/>
                    </w:rPr>
                  </w:pPr>
                  <w:r w:rsidRPr="00BD27AF">
                    <w:rPr>
                      <w:rFonts w:ascii="Source Sans Pro" w:hAnsi="Source Sans Pro"/>
                      <w:noProof/>
                      <w:szCs w:val="22"/>
                    </w:rPr>
                    <w:drawing>
                      <wp:inline distT="0" distB="0" distL="0" distR="0" wp14:anchorId="518B246A" wp14:editId="6200C9C0">
                        <wp:extent cx="667512" cy="6858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7512" cy="685800"/>
                                </a:xfrm>
                                <a:prstGeom prst="rect">
                                  <a:avLst/>
                                </a:prstGeom>
                              </pic:spPr>
                            </pic:pic>
                          </a:graphicData>
                        </a:graphic>
                      </wp:inline>
                    </w:drawing>
                  </w:r>
                </w:p>
                <w:p w14:paraId="0E6E179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#2e8540</w:t>
                  </w:r>
                </w:p>
              </w:tc>
              <w:tc>
                <w:tcPr>
                  <w:tcW w:w="1296" w:type="dxa"/>
                </w:tcPr>
                <w:p w14:paraId="308CBB5A" w14:textId="77777777" w:rsidR="00366C88" w:rsidRPr="00BD27AF" w:rsidRDefault="00366C88" w:rsidP="00BB7E97">
                  <w:pPr>
                    <w:jc w:val="center"/>
                    <w:rPr>
                      <w:rFonts w:ascii="Source Sans Pro" w:hAnsi="Source Sans Pro" w:cs="Consolas"/>
                      <w:b/>
                      <w:bCs/>
                      <w:color w:val="000000"/>
                      <w:szCs w:val="22"/>
                      <w:shd w:val="clear" w:color="auto" w:fill="112E51"/>
                    </w:rPr>
                  </w:pPr>
                  <w:r w:rsidRPr="00BD27AF">
                    <w:rPr>
                      <w:rFonts w:ascii="Source Sans Pro" w:hAnsi="Source Sans Pro"/>
                      <w:noProof/>
                      <w:szCs w:val="22"/>
                    </w:rPr>
                    <w:drawing>
                      <wp:inline distT="0" distB="0" distL="0" distR="0" wp14:anchorId="5348C362" wp14:editId="297C7160">
                        <wp:extent cx="694944" cy="685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94944" cy="685800"/>
                                </a:xfrm>
                                <a:prstGeom prst="rect">
                                  <a:avLst/>
                                </a:prstGeom>
                              </pic:spPr>
                            </pic:pic>
                          </a:graphicData>
                        </a:graphic>
                      </wp:inline>
                    </w:drawing>
                  </w:r>
                </w:p>
                <w:p w14:paraId="21FC32F4"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#205493</w:t>
                  </w:r>
                </w:p>
              </w:tc>
            </w:tr>
            <w:tr w:rsidR="00EA711F" w:rsidRPr="00BD27AF" w14:paraId="52008761" w14:textId="77777777" w:rsidTr="00EA711F">
              <w:trPr>
                <w:trHeight w:val="1000"/>
              </w:trPr>
              <w:tc>
                <w:tcPr>
                  <w:tcW w:w="1356" w:type="dxa"/>
                  <w:shd w:val="clear" w:color="auto" w:fill="auto"/>
                </w:tcPr>
                <w:p w14:paraId="7E3DB58D" w14:textId="77777777" w:rsidR="00366C88" w:rsidRPr="00BD27AF" w:rsidRDefault="00366C88" w:rsidP="00BB7E97">
                  <w:pPr>
                    <w:jc w:val="center"/>
                    <w:rPr>
                      <w:rFonts w:ascii="Source Sans Pro" w:hAnsi="Source Sans Pro" w:cs="Consolas"/>
                      <w:b/>
                      <w:bCs/>
                      <w:color w:val="000000"/>
                      <w:szCs w:val="22"/>
                      <w:shd w:val="clear" w:color="auto" w:fill="212121"/>
                    </w:rPr>
                  </w:pPr>
                  <w:r w:rsidRPr="00BD27AF">
                    <w:rPr>
                      <w:rFonts w:ascii="Source Sans Pro" w:hAnsi="Source Sans Pro"/>
                      <w:noProof/>
                      <w:szCs w:val="22"/>
                    </w:rPr>
                    <w:drawing>
                      <wp:inline distT="0" distB="0" distL="0" distR="0" wp14:anchorId="2616437F" wp14:editId="3F282DE3">
                        <wp:extent cx="722376" cy="685800"/>
                        <wp:effectExtent l="0" t="0" r="190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2376" cy="685800"/>
                                </a:xfrm>
                                <a:prstGeom prst="rect">
                                  <a:avLst/>
                                </a:prstGeom>
                              </pic:spPr>
                            </pic:pic>
                          </a:graphicData>
                        </a:graphic>
                      </wp:inline>
                    </w:drawing>
                  </w:r>
                </w:p>
                <w:p w14:paraId="206AECFE"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#f9c642</w:t>
                  </w:r>
                </w:p>
              </w:tc>
              <w:tc>
                <w:tcPr>
                  <w:tcW w:w="1296" w:type="dxa"/>
                </w:tcPr>
                <w:p w14:paraId="41128F09" w14:textId="77777777" w:rsidR="00366C88" w:rsidRPr="00BD27AF" w:rsidRDefault="00366C88" w:rsidP="00BB7E97">
                  <w:pPr>
                    <w:jc w:val="center"/>
                    <w:rPr>
                      <w:rFonts w:ascii="Source Sans Pro" w:hAnsi="Source Sans Pro" w:cs="Consolas"/>
                      <w:b/>
                      <w:bCs/>
                      <w:color w:val="000000"/>
                      <w:szCs w:val="22"/>
                    </w:rPr>
                  </w:pPr>
                  <w:r w:rsidRPr="00BD27AF">
                    <w:rPr>
                      <w:rFonts w:ascii="Source Sans Pro" w:hAnsi="Source Sans Pro"/>
                      <w:noProof/>
                      <w:szCs w:val="22"/>
                    </w:rPr>
                    <w:drawing>
                      <wp:inline distT="0" distB="0" distL="0" distR="0" wp14:anchorId="037533A3" wp14:editId="424AA358">
                        <wp:extent cx="694944" cy="685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94944" cy="685800"/>
                                </a:xfrm>
                                <a:prstGeom prst="rect">
                                  <a:avLst/>
                                </a:prstGeom>
                              </pic:spPr>
                            </pic:pic>
                          </a:graphicData>
                        </a:graphic>
                      </wp:inline>
                    </w:drawing>
                  </w:r>
                </w:p>
                <w:p w14:paraId="0006200B" w14:textId="77777777" w:rsidR="00366C88" w:rsidRPr="00BD27AF" w:rsidRDefault="00366C88" w:rsidP="00BB7E97">
                  <w:pPr>
                    <w:jc w:val="center"/>
                    <w:rPr>
                      <w:rFonts w:ascii="Source Sans Pro" w:hAnsi="Source Sans Pro"/>
                      <w:szCs w:val="22"/>
                    </w:rPr>
                  </w:pPr>
                  <w:r w:rsidRPr="00BD27AF">
                    <w:rPr>
                      <w:rFonts w:ascii="Source Sans Pro" w:hAnsi="Source Sans Pro" w:cs="Consolas"/>
                      <w:b/>
                      <w:bCs/>
                      <w:color w:val="000000"/>
                      <w:szCs w:val="22"/>
                    </w:rPr>
                    <w:t>#4aa564</w:t>
                  </w:r>
                </w:p>
              </w:tc>
              <w:tc>
                <w:tcPr>
                  <w:tcW w:w="1296" w:type="dxa"/>
                </w:tcPr>
                <w:p w14:paraId="0607FC5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44694A79" wp14:editId="165AE631">
                        <wp:extent cx="685800" cy="722376"/>
                        <wp:effectExtent l="0" t="0" r="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85800" cy="722376"/>
                                </a:xfrm>
                                <a:prstGeom prst="rect">
                                  <a:avLst/>
                                </a:prstGeom>
                              </pic:spPr>
                            </pic:pic>
                          </a:graphicData>
                        </a:graphic>
                      </wp:inline>
                    </w:drawing>
                  </w:r>
                </w:p>
                <w:p w14:paraId="7B67A3B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#4773aa</w:t>
                  </w:r>
                </w:p>
              </w:tc>
            </w:tr>
            <w:tr w:rsidR="00FB472F" w:rsidRPr="00BD27AF" w14:paraId="4AB8F8FD" w14:textId="77777777" w:rsidTr="00EA711F">
              <w:trPr>
                <w:trHeight w:val="1000"/>
              </w:trPr>
              <w:tc>
                <w:tcPr>
                  <w:tcW w:w="1356" w:type="dxa"/>
                  <w:shd w:val="clear" w:color="auto" w:fill="auto"/>
                </w:tcPr>
                <w:p w14:paraId="1A5363F1" w14:textId="77777777" w:rsidR="00FB472F" w:rsidRPr="00BD27AF" w:rsidRDefault="00FB472F" w:rsidP="00FB472F">
                  <w:pPr>
                    <w:jc w:val="center"/>
                    <w:rPr>
                      <w:rFonts w:ascii="Source Sans Pro" w:hAnsi="Source Sans Pro"/>
                      <w:b/>
                      <w:szCs w:val="22"/>
                    </w:rPr>
                  </w:pPr>
                  <w:r w:rsidRPr="00BD27AF">
                    <w:rPr>
                      <w:rFonts w:ascii="Source Sans Pro" w:hAnsi="Source Sans Pro"/>
                      <w:noProof/>
                      <w:szCs w:val="22"/>
                    </w:rPr>
                    <w:drawing>
                      <wp:inline distT="0" distB="0" distL="0" distR="0" wp14:anchorId="5716FB68" wp14:editId="27B7AF2E">
                        <wp:extent cx="704088" cy="685800"/>
                        <wp:effectExtent l="0" t="0" r="127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duotone>
                                    <a:prstClr val="black"/>
                                    <a:srgbClr val="E7F4E4">
                                      <a:tint val="45000"/>
                                      <a:satMod val="400000"/>
                                    </a:srgbClr>
                                  </a:duotone>
                                  <a:extLst>
                                    <a:ext uri="{BEBA8EAE-BF5A-486C-A8C5-ECC9F3942E4B}">
                                      <a14:imgProps xmlns:a14="http://schemas.microsoft.com/office/drawing/2010/main">
                                        <a14:imgLayer r:embed="rId62">
                                          <a14:imgEffect>
                                            <a14:colorTemperature colorTemp="5300"/>
                                          </a14:imgEffect>
                                        </a14:imgLayer>
                                      </a14:imgProps>
                                    </a:ext>
                                  </a:extLst>
                                </a:blip>
                                <a:stretch>
                                  <a:fillRect/>
                                </a:stretch>
                              </pic:blipFill>
                              <pic:spPr>
                                <a:xfrm>
                                  <a:off x="0" y="0"/>
                                  <a:ext cx="704088" cy="685800"/>
                                </a:xfrm>
                                <a:prstGeom prst="rect">
                                  <a:avLst/>
                                </a:prstGeom>
                                <a:solidFill>
                                  <a:schemeClr val="accent1"/>
                                </a:solidFill>
                              </pic:spPr>
                            </pic:pic>
                          </a:graphicData>
                        </a:graphic>
                      </wp:inline>
                    </w:drawing>
                  </w:r>
                </w:p>
                <w:p w14:paraId="36DA9038" w14:textId="0C2DE0D5" w:rsidR="00FB472F" w:rsidRPr="00BD27AF" w:rsidRDefault="00FB472F" w:rsidP="00FB472F">
                  <w:pPr>
                    <w:jc w:val="center"/>
                    <w:rPr>
                      <w:rFonts w:ascii="Source Sans Pro" w:hAnsi="Source Sans Pro"/>
                      <w:noProof/>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e7f4e4</w:t>
                  </w:r>
                </w:p>
              </w:tc>
              <w:tc>
                <w:tcPr>
                  <w:tcW w:w="1296" w:type="dxa"/>
                </w:tcPr>
                <w:p w14:paraId="79DB85DD" w14:textId="054B7DEA" w:rsidR="00FB472F" w:rsidRPr="00BD27AF" w:rsidRDefault="00B859C8" w:rsidP="00BB7E97">
                  <w:pPr>
                    <w:jc w:val="center"/>
                    <w:rPr>
                      <w:rFonts w:ascii="Source Sans Pro" w:hAnsi="Source Sans Pro"/>
                      <w:noProof/>
                      <w:szCs w:val="22"/>
                    </w:rPr>
                  </w:pPr>
                  <w:r>
                    <w:rPr>
                      <w:noProof/>
                    </w:rPr>
                    <w:drawing>
                      <wp:inline distT="0" distB="0" distL="0" distR="0" wp14:anchorId="6CBA51D4" wp14:editId="52CEB117">
                        <wp:extent cx="712520" cy="6858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19364" cy="692388"/>
                                </a:xfrm>
                                <a:prstGeom prst="rect">
                                  <a:avLst/>
                                </a:prstGeom>
                              </pic:spPr>
                            </pic:pic>
                          </a:graphicData>
                        </a:graphic>
                      </wp:inline>
                    </w:drawing>
                  </w:r>
                  <w:r w:rsidR="00F24382">
                    <w:rPr>
                      <w:rFonts w:ascii="Source Sans Pro" w:hAnsi="Source Sans Pro"/>
                      <w:noProof/>
                      <w:szCs w:val="22"/>
                    </w:rPr>
                    <w:br/>
                  </w:r>
                  <w:r w:rsidR="00F24382" w:rsidRPr="00F24382">
                    <w:rPr>
                      <w:rFonts w:ascii="Source Sans Pro" w:hAnsi="Source Sans Pro"/>
                      <w:b/>
                      <w:noProof/>
                      <w:szCs w:val="22"/>
                    </w:rPr>
                    <w:t>#fff1d2</w:t>
                  </w:r>
                </w:p>
              </w:tc>
              <w:tc>
                <w:tcPr>
                  <w:tcW w:w="1296" w:type="dxa"/>
                </w:tcPr>
                <w:p w14:paraId="75AB6119" w14:textId="2BEC7CA4" w:rsidR="00FB472F" w:rsidRPr="00BD27AF" w:rsidRDefault="00095E81" w:rsidP="00BB7E97">
                  <w:pPr>
                    <w:jc w:val="center"/>
                    <w:rPr>
                      <w:rFonts w:ascii="Source Sans Pro" w:hAnsi="Source Sans Pro"/>
                      <w:noProof/>
                      <w:szCs w:val="22"/>
                    </w:rPr>
                  </w:pPr>
                  <w:r>
                    <w:rPr>
                      <w:noProof/>
                    </w:rPr>
                    <w:drawing>
                      <wp:inline distT="0" distB="0" distL="0" distR="0" wp14:anchorId="21D138DF" wp14:editId="727F8B04">
                        <wp:extent cx="676275" cy="6762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76275" cy="676275"/>
                                </a:xfrm>
                                <a:prstGeom prst="rect">
                                  <a:avLst/>
                                </a:prstGeom>
                              </pic:spPr>
                            </pic:pic>
                          </a:graphicData>
                        </a:graphic>
                      </wp:inline>
                    </w:drawing>
                  </w:r>
                  <w:r>
                    <w:rPr>
                      <w:rFonts w:ascii="Source Sans Pro" w:hAnsi="Source Sans Pro"/>
                      <w:noProof/>
                      <w:szCs w:val="22"/>
                    </w:rPr>
                    <w:br/>
                  </w:r>
                  <w:r w:rsidRPr="00095E81">
                    <w:rPr>
                      <w:rFonts w:ascii="Source Sans Pro" w:hAnsi="Source Sans Pro"/>
                      <w:b/>
                      <w:noProof/>
                      <w:szCs w:val="22"/>
                    </w:rPr>
                    <w:t>#e31c3d</w:t>
                  </w:r>
                </w:p>
              </w:tc>
            </w:tr>
          </w:tbl>
          <w:p w14:paraId="79566B3A" w14:textId="77777777" w:rsidR="00366C88" w:rsidRPr="00BD27AF" w:rsidRDefault="00366C88" w:rsidP="00BB7E97">
            <w:pPr>
              <w:tabs>
                <w:tab w:val="left" w:pos="1092"/>
              </w:tabs>
              <w:jc w:val="center"/>
              <w:rPr>
                <w:rFonts w:ascii="Source Sans Pro" w:hAnsi="Source Sans Pro"/>
                <w:noProof/>
                <w:szCs w:val="22"/>
              </w:rPr>
            </w:pPr>
          </w:p>
        </w:tc>
        <w:tc>
          <w:tcPr>
            <w:tcW w:w="6663" w:type="dxa"/>
          </w:tcPr>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04"/>
              <w:gridCol w:w="1275"/>
              <w:gridCol w:w="1349"/>
              <w:gridCol w:w="1291"/>
              <w:gridCol w:w="1234"/>
            </w:tblGrid>
            <w:tr w:rsidR="00FE2F73" w:rsidRPr="00BD27AF" w14:paraId="01D436CF" w14:textId="77777777" w:rsidTr="00202990">
              <w:tc>
                <w:tcPr>
                  <w:tcW w:w="1339" w:type="dxa"/>
                </w:tcPr>
                <w:p w14:paraId="035C8BDB"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383D9E4C" wp14:editId="2EEEA1CD">
                        <wp:extent cx="694944" cy="685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94944" cy="685800"/>
                                </a:xfrm>
                                <a:prstGeom prst="rect">
                                  <a:avLst/>
                                </a:prstGeom>
                              </pic:spPr>
                            </pic:pic>
                          </a:graphicData>
                        </a:graphic>
                      </wp:inline>
                    </w:drawing>
                  </w:r>
                </w:p>
                <w:p w14:paraId="106E06BC"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#32a45</w:t>
                  </w:r>
                </w:p>
              </w:tc>
              <w:tc>
                <w:tcPr>
                  <w:tcW w:w="1356" w:type="dxa"/>
                </w:tcPr>
                <w:p w14:paraId="68051A49"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3C2074C" wp14:editId="159EAF93">
                        <wp:extent cx="667512" cy="6858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7512" cy="685800"/>
                                </a:xfrm>
                                <a:prstGeom prst="rect">
                                  <a:avLst/>
                                </a:prstGeom>
                              </pic:spPr>
                            </pic:pic>
                          </a:graphicData>
                        </a:graphic>
                      </wp:inline>
                    </w:drawing>
                  </w:r>
                </w:p>
                <w:p w14:paraId="26CE4102"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#5b616b</w:t>
                  </w:r>
                </w:p>
              </w:tc>
              <w:tc>
                <w:tcPr>
                  <w:tcW w:w="1266" w:type="dxa"/>
                </w:tcPr>
                <w:p w14:paraId="51A09F13"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3C26064" wp14:editId="52F88277">
                        <wp:extent cx="676656" cy="685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76656" cy="685800"/>
                                </a:xfrm>
                                <a:prstGeom prst="rect">
                                  <a:avLst/>
                                </a:prstGeom>
                              </pic:spPr>
                            </pic:pic>
                          </a:graphicData>
                        </a:graphic>
                      </wp:inline>
                    </w:drawing>
                  </w:r>
                  <w:r w:rsidRPr="00BD27AF">
                    <w:rPr>
                      <w:rFonts w:ascii="Source Sans Pro" w:hAnsi="Source Sans Pro"/>
                      <w:b/>
                      <w:szCs w:val="22"/>
                    </w:rPr>
                    <w:br/>
                    <w:t>#aeb0b5</w:t>
                  </w:r>
                </w:p>
              </w:tc>
              <w:tc>
                <w:tcPr>
                  <w:tcW w:w="1434" w:type="dxa"/>
                </w:tcPr>
                <w:p w14:paraId="1A03825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22B1FA88" wp14:editId="20E4EB15">
                        <wp:extent cx="685800" cy="685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5800" cy="685800"/>
                                </a:xfrm>
                                <a:prstGeom prst="rect">
                                  <a:avLst/>
                                </a:prstGeom>
                              </pic:spPr>
                            </pic:pic>
                          </a:graphicData>
                        </a:graphic>
                      </wp:inline>
                    </w:drawing>
                  </w:r>
                </w:p>
                <w:p w14:paraId="13ABB5F9"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#d6d7d9</w:t>
                  </w:r>
                </w:p>
              </w:tc>
              <w:tc>
                <w:tcPr>
                  <w:tcW w:w="900" w:type="dxa"/>
                </w:tcPr>
                <w:p w14:paraId="3D70C2A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91B3689" wp14:editId="7407D832">
                        <wp:extent cx="667512" cy="6858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67512" cy="685800"/>
                                </a:xfrm>
                                <a:prstGeom prst="rect">
                                  <a:avLst/>
                                </a:prstGeom>
                              </pic:spPr>
                            </pic:pic>
                          </a:graphicData>
                        </a:graphic>
                      </wp:inline>
                    </w:drawing>
                  </w:r>
                </w:p>
                <w:p w14:paraId="29E99A61"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#f1f1f1</w:t>
                  </w:r>
                </w:p>
              </w:tc>
            </w:tr>
            <w:tr w:rsidR="00FE2F73" w:rsidRPr="00BD27AF" w14:paraId="09D09B00" w14:textId="77777777" w:rsidTr="00202990">
              <w:tc>
                <w:tcPr>
                  <w:tcW w:w="1339" w:type="dxa"/>
                </w:tcPr>
                <w:p w14:paraId="4547662F"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BFDD95E" wp14:editId="0488D7E0">
                        <wp:extent cx="713232" cy="6858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13232" cy="685800"/>
                                </a:xfrm>
                                <a:prstGeom prst="rect">
                                  <a:avLst/>
                                </a:prstGeom>
                              </pic:spPr>
                            </pic:pic>
                          </a:graphicData>
                        </a:graphic>
                      </wp:inline>
                    </w:drawing>
                  </w:r>
                </w:p>
                <w:p w14:paraId="5F2801C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#494440</w:t>
                  </w:r>
                </w:p>
              </w:tc>
              <w:tc>
                <w:tcPr>
                  <w:tcW w:w="1356" w:type="dxa"/>
                </w:tcPr>
                <w:p w14:paraId="1CD80A14"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10CE4F12" wp14:editId="55BC1CD6">
                        <wp:extent cx="694944" cy="685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94944" cy="685800"/>
                                </a:xfrm>
                                <a:prstGeom prst="rect">
                                  <a:avLst/>
                                </a:prstGeom>
                              </pic:spPr>
                            </pic:pic>
                          </a:graphicData>
                        </a:graphic>
                      </wp:inline>
                    </w:drawing>
                  </w:r>
                </w:p>
                <w:p w14:paraId="27076740"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#e4e2e0</w:t>
                  </w:r>
                </w:p>
              </w:tc>
              <w:tc>
                <w:tcPr>
                  <w:tcW w:w="1266" w:type="dxa"/>
                </w:tcPr>
                <w:p w14:paraId="6210CEC0" w14:textId="29F3F6C2" w:rsidR="00366C88" w:rsidRPr="00BD27AF" w:rsidRDefault="00FE2F73"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0F4E3CAF" wp14:editId="477AAEA3">
                        <wp:extent cx="704088" cy="685800"/>
                        <wp:effectExtent l="19050" t="19050" r="2032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biLevel thresh="75000"/>
                                  <a:extLst>
                                    <a:ext uri="{BEBA8EAE-BF5A-486C-A8C5-ECC9F3942E4B}">
                                      <a14:imgProps xmlns:a14="http://schemas.microsoft.com/office/drawing/2010/main">
                                        <a14:imgLayer r:embed="rId62">
                                          <a14:imgEffect>
                                            <a14:colorTemperature colorTemp="5300"/>
                                          </a14:imgEffect>
                                        </a14:imgLayer>
                                      </a14:imgProps>
                                    </a:ext>
                                  </a:extLst>
                                </a:blip>
                                <a:stretch>
                                  <a:fillRect/>
                                </a:stretch>
                              </pic:blipFill>
                              <pic:spPr>
                                <a:xfrm>
                                  <a:off x="0" y="0"/>
                                  <a:ext cx="704088" cy="685800"/>
                                </a:xfrm>
                                <a:prstGeom prst="rect">
                                  <a:avLst/>
                                </a:prstGeom>
                                <a:solidFill>
                                  <a:schemeClr val="accent1"/>
                                </a:solidFill>
                                <a:ln w="6350">
                                  <a:solidFill>
                                    <a:schemeClr val="tx1"/>
                                  </a:solidFill>
                                </a:ln>
                                <a:effectLst>
                                  <a:outerShdw blurRad="50800" dist="50800" dir="5400000" sx="1000" sy="1000" algn="ctr" rotWithShape="0">
                                    <a:srgbClr val="000000"/>
                                  </a:outerShdw>
                                </a:effectLst>
                              </pic:spPr>
                            </pic:pic>
                          </a:graphicData>
                        </a:graphic>
                      </wp:inline>
                    </w:drawing>
                  </w:r>
                </w:p>
                <w:p w14:paraId="39D8870C" w14:textId="0B7E7497" w:rsidR="00366C88" w:rsidRPr="00BD27AF" w:rsidRDefault="00FE2F73" w:rsidP="00BB7E97">
                  <w:pPr>
                    <w:jc w:val="center"/>
                    <w:rPr>
                      <w:rFonts w:ascii="Source Sans Pro" w:hAnsi="Source Sans Pro"/>
                      <w:b/>
                      <w:szCs w:val="22"/>
                    </w:rPr>
                  </w:pPr>
                  <w:r w:rsidRPr="00BD27AF">
                    <w:rPr>
                      <w:rStyle w:val="rally-rte-class-0440db53a4bfc1"/>
                      <w:rFonts w:ascii="Source Sans Pro" w:hAnsi="Source Sans Pro" w:cs="Arial"/>
                      <w:b/>
                      <w:color w:val="000000"/>
                      <w:szCs w:val="22"/>
                    </w:rPr>
                    <w:t>#</w:t>
                  </w:r>
                  <w:r w:rsidRPr="00BD27AF">
                    <w:rPr>
                      <w:rStyle w:val="rally-rte-class-0478b765278a65"/>
                      <w:rFonts w:ascii="Source Sans Pro" w:hAnsi="Source Sans Pro"/>
                      <w:b/>
                      <w:color w:val="222222"/>
                      <w:szCs w:val="22"/>
                    </w:rPr>
                    <w:t>ffffff</w:t>
                  </w:r>
                </w:p>
              </w:tc>
              <w:tc>
                <w:tcPr>
                  <w:tcW w:w="1434" w:type="dxa"/>
                </w:tcPr>
                <w:p w14:paraId="42C1B565" w14:textId="77777777" w:rsidR="00366C88" w:rsidRPr="00BD27AF" w:rsidRDefault="00366C88" w:rsidP="00BB7E97">
                  <w:pPr>
                    <w:jc w:val="center"/>
                    <w:rPr>
                      <w:rFonts w:ascii="Source Sans Pro" w:hAnsi="Source Sans Pro"/>
                      <w:b/>
                      <w:szCs w:val="22"/>
                    </w:rPr>
                  </w:pPr>
                  <w:r w:rsidRPr="00BD27AF">
                    <w:rPr>
                      <w:rFonts w:ascii="Source Sans Pro" w:hAnsi="Source Sans Pro"/>
                      <w:noProof/>
                      <w:szCs w:val="22"/>
                    </w:rPr>
                    <w:drawing>
                      <wp:inline distT="0" distB="0" distL="0" distR="0" wp14:anchorId="6CE4D304" wp14:editId="21803EC9">
                        <wp:extent cx="704088" cy="685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04088" cy="685800"/>
                                </a:xfrm>
                                <a:prstGeom prst="rect">
                                  <a:avLst/>
                                </a:prstGeom>
                              </pic:spPr>
                            </pic:pic>
                          </a:graphicData>
                        </a:graphic>
                      </wp:inline>
                    </w:drawing>
                  </w:r>
                </w:p>
                <w:p w14:paraId="1C58BBF6" w14:textId="77777777" w:rsidR="00366C88" w:rsidRPr="00BD27AF" w:rsidRDefault="00366C88" w:rsidP="00BB7E97">
                  <w:pPr>
                    <w:jc w:val="center"/>
                    <w:rPr>
                      <w:rFonts w:ascii="Source Sans Pro" w:hAnsi="Source Sans Pro"/>
                      <w:b/>
                      <w:szCs w:val="22"/>
                    </w:rPr>
                  </w:pPr>
                  <w:r w:rsidRPr="00BD27AF">
                    <w:rPr>
                      <w:rFonts w:ascii="Source Sans Pro" w:hAnsi="Source Sans Pro"/>
                      <w:b/>
                      <w:szCs w:val="22"/>
                    </w:rPr>
                    <w:t>#dce4ef</w:t>
                  </w:r>
                </w:p>
              </w:tc>
              <w:tc>
                <w:tcPr>
                  <w:tcW w:w="900" w:type="dxa"/>
                </w:tcPr>
                <w:p w14:paraId="2C428CBB" w14:textId="77777777" w:rsidR="00FB472F" w:rsidRDefault="00FB472F" w:rsidP="00FB472F">
                  <w:pPr>
                    <w:jc w:val="center"/>
                    <w:rPr>
                      <w:rFonts w:ascii="Source Sans Pro" w:hAnsi="Source Sans Pro"/>
                      <w:noProof/>
                      <w:szCs w:val="22"/>
                    </w:rPr>
                  </w:pPr>
                  <w:r>
                    <w:rPr>
                      <w:noProof/>
                    </w:rPr>
                    <w:drawing>
                      <wp:inline distT="0" distB="0" distL="0" distR="0" wp14:anchorId="5FB68CBB" wp14:editId="7941BF71">
                        <wp:extent cx="647700" cy="663893"/>
                        <wp:effectExtent l="0" t="0" r="0" b="317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50184" cy="666439"/>
                                </a:xfrm>
                                <a:prstGeom prst="rect">
                                  <a:avLst/>
                                </a:prstGeom>
                              </pic:spPr>
                            </pic:pic>
                          </a:graphicData>
                        </a:graphic>
                      </wp:inline>
                    </w:drawing>
                  </w:r>
                </w:p>
                <w:p w14:paraId="202014F4" w14:textId="101DBBB3" w:rsidR="00366C88" w:rsidRPr="00BD27AF" w:rsidRDefault="00FB472F" w:rsidP="00FB472F">
                  <w:pPr>
                    <w:jc w:val="center"/>
                    <w:rPr>
                      <w:rFonts w:ascii="Source Sans Pro" w:hAnsi="Source Sans Pro"/>
                      <w:b/>
                      <w:szCs w:val="22"/>
                    </w:rPr>
                  </w:pPr>
                  <w:r w:rsidRPr="00202990">
                    <w:rPr>
                      <w:rFonts w:ascii="Source Sans Pro" w:hAnsi="Source Sans Pro"/>
                      <w:b/>
                      <w:noProof/>
                      <w:szCs w:val="22"/>
                    </w:rPr>
                    <w:t>#fdb81e</w:t>
                  </w:r>
                  <w:r>
                    <w:rPr>
                      <w:rFonts w:ascii="Source Sans Pro" w:hAnsi="Source Sans Pro"/>
                      <w:b/>
                      <w:noProof/>
                      <w:szCs w:val="22"/>
                    </w:rPr>
                    <w:br/>
                  </w:r>
                  <w:r w:rsidRPr="00987D89">
                    <w:rPr>
                      <w:rFonts w:ascii="Source Sans Pro" w:hAnsi="Source Sans Pro"/>
                      <w:noProof/>
                      <w:sz w:val="18"/>
                      <w:szCs w:val="18"/>
                    </w:rPr>
                    <w:t>Breadcrumb</w:t>
                  </w:r>
                </w:p>
              </w:tc>
            </w:tr>
            <w:tr w:rsidR="00FE2F73" w:rsidRPr="00BD27AF" w14:paraId="7FF9EEC9" w14:textId="77777777" w:rsidTr="00202990">
              <w:tc>
                <w:tcPr>
                  <w:tcW w:w="1339" w:type="dxa"/>
                </w:tcPr>
                <w:p w14:paraId="55E309FD" w14:textId="1E6649FC" w:rsidR="00984402" w:rsidRPr="00BD27AF" w:rsidRDefault="00984402" w:rsidP="003C1CEA">
                  <w:pPr>
                    <w:rPr>
                      <w:rFonts w:ascii="Source Sans Pro" w:hAnsi="Source Sans Pro"/>
                      <w:noProof/>
                      <w:szCs w:val="22"/>
                    </w:rPr>
                  </w:pPr>
                  <w:r w:rsidRPr="00BD27AF">
                    <w:rPr>
                      <w:rFonts w:ascii="Source Sans Pro" w:hAnsi="Source Sans Pro"/>
                      <w:noProof/>
                      <w:szCs w:val="22"/>
                    </w:rPr>
                    <w:drawing>
                      <wp:inline distT="0" distB="0" distL="0" distR="0" wp14:anchorId="55310337" wp14:editId="3AA900F9">
                        <wp:extent cx="706539" cy="683246"/>
                        <wp:effectExtent l="0" t="0" r="0" b="317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724584" cy="700696"/>
                                </a:xfrm>
                                <a:prstGeom prst="rect">
                                  <a:avLst/>
                                </a:prstGeom>
                              </pic:spPr>
                            </pic:pic>
                          </a:graphicData>
                        </a:graphic>
                      </wp:inline>
                    </w:drawing>
                  </w:r>
                </w:p>
                <w:p w14:paraId="32BA1CEF" w14:textId="21EF16D6" w:rsidR="003C1CEA" w:rsidRPr="00BD27AF" w:rsidRDefault="00984402" w:rsidP="003C1CEA">
                  <w:pPr>
                    <w:jc w:val="center"/>
                    <w:rPr>
                      <w:rFonts w:ascii="Source Sans Pro" w:hAnsi="Source Sans Pro"/>
                      <w:b/>
                      <w:noProof/>
                      <w:szCs w:val="22"/>
                    </w:rPr>
                  </w:pPr>
                  <w:r w:rsidRPr="00BD27AF">
                    <w:rPr>
                      <w:rFonts w:ascii="Source Sans Pro" w:hAnsi="Source Sans Pro"/>
                      <w:b/>
                      <w:color w:val="222222"/>
                      <w:szCs w:val="22"/>
                    </w:rPr>
                    <w:t>#003e73</w:t>
                  </w:r>
                  <w:r w:rsidR="00FE2F73">
                    <w:rPr>
                      <w:rFonts w:ascii="Source Sans Pro" w:hAnsi="Source Sans Pro"/>
                      <w:b/>
                      <w:color w:val="222222"/>
                      <w:szCs w:val="22"/>
                    </w:rPr>
                    <w:br/>
                  </w:r>
                  <w:r w:rsidR="00FE2F73" w:rsidRPr="00987D89">
                    <w:rPr>
                      <w:rStyle w:val="rally-rte-class-0440db53a4bfc1"/>
                      <w:rFonts w:ascii="Source Sans Pro" w:hAnsi="Source Sans Pro"/>
                      <w:color w:val="000000"/>
                      <w:sz w:val="18"/>
                      <w:szCs w:val="18"/>
                    </w:rPr>
                    <w:t>Secondary footer</w:t>
                  </w:r>
                  <w:r w:rsidR="003C1CEA" w:rsidRPr="00BD27AF">
                    <w:rPr>
                      <w:rStyle w:val="rally-rte-class-0440db53a4bfc1"/>
                      <w:rFonts w:ascii="Source Sans Pro" w:hAnsi="Source Sans Pro"/>
                      <w:b/>
                      <w:color w:val="000000"/>
                      <w:szCs w:val="22"/>
                    </w:rPr>
                    <w:t xml:space="preserve">                                                          </w:t>
                  </w:r>
                </w:p>
              </w:tc>
              <w:tc>
                <w:tcPr>
                  <w:tcW w:w="1356" w:type="dxa"/>
                </w:tcPr>
                <w:p w14:paraId="6BC4168F" w14:textId="3B7F7829" w:rsidR="00FE2F73" w:rsidRDefault="00FE2F73" w:rsidP="003C1CEA">
                  <w:pPr>
                    <w:jc w:val="both"/>
                    <w:rPr>
                      <w:rStyle w:val="rally-rte-class-0440db53a4bfc1"/>
                      <w:rFonts w:ascii="Source Sans Pro" w:hAnsi="Source Sans Pro" w:cs="Arial"/>
                      <w:b/>
                      <w:color w:val="000000"/>
                      <w:szCs w:val="22"/>
                    </w:rPr>
                  </w:pPr>
                  <w:r w:rsidRPr="00BD27AF">
                    <w:rPr>
                      <w:rFonts w:ascii="Source Sans Pro" w:hAnsi="Source Sans Pro"/>
                      <w:noProof/>
                      <w:szCs w:val="22"/>
                    </w:rPr>
                    <w:drawing>
                      <wp:inline distT="0" distB="0" distL="0" distR="0" wp14:anchorId="2C3051C0" wp14:editId="54BD0206">
                        <wp:extent cx="667512" cy="685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67512" cy="685800"/>
                                </a:xfrm>
                                <a:prstGeom prst="rect">
                                  <a:avLst/>
                                </a:prstGeom>
                              </pic:spPr>
                            </pic:pic>
                          </a:graphicData>
                        </a:graphic>
                      </wp:inline>
                    </w:drawing>
                  </w:r>
                </w:p>
                <w:p w14:paraId="0B744637" w14:textId="440B17CA" w:rsidR="00FE2F73" w:rsidRDefault="00FE2F73" w:rsidP="003C1CEA">
                  <w:pPr>
                    <w:jc w:val="both"/>
                    <w:rPr>
                      <w:rStyle w:val="rally-rte-class-0440db53a4bfc1"/>
                      <w:rFonts w:ascii="Source Sans Pro" w:hAnsi="Source Sans Pro" w:cs="Arial"/>
                      <w:b/>
                      <w:color w:val="000000"/>
                      <w:szCs w:val="22"/>
                    </w:rPr>
                  </w:pPr>
                  <w:r>
                    <w:rPr>
                      <w:rFonts w:ascii="Source Sans Pro" w:hAnsi="Source Sans Pro"/>
                      <w:b/>
                      <w:szCs w:val="22"/>
                    </w:rPr>
                    <w:t xml:space="preserve">  </w:t>
                  </w:r>
                  <w:r w:rsidRPr="00BD27AF">
                    <w:rPr>
                      <w:rFonts w:ascii="Source Sans Pro" w:hAnsi="Source Sans Pro"/>
                      <w:b/>
                      <w:szCs w:val="22"/>
                    </w:rPr>
                    <w:t>#112e51</w:t>
                  </w:r>
                </w:p>
                <w:p w14:paraId="5C16B0C4" w14:textId="120DCA93" w:rsidR="003C1CEA" w:rsidRPr="00987D89" w:rsidRDefault="00FE2F73" w:rsidP="00FE2F73">
                  <w:pPr>
                    <w:jc w:val="center"/>
                    <w:rPr>
                      <w:rFonts w:ascii="Source Sans Pro" w:hAnsi="Source Sans Pro"/>
                      <w:noProof/>
                      <w:sz w:val="18"/>
                      <w:szCs w:val="18"/>
                    </w:rPr>
                  </w:pPr>
                  <w:r w:rsidRPr="00987D89">
                    <w:rPr>
                      <w:rFonts w:ascii="Source Sans Pro" w:hAnsi="Source Sans Pro"/>
                      <w:noProof/>
                      <w:sz w:val="18"/>
                      <w:szCs w:val="18"/>
                    </w:rPr>
                    <w:t>Primary</w:t>
                  </w:r>
                  <w:r w:rsidRPr="00987D89">
                    <w:rPr>
                      <w:rFonts w:ascii="Source Sans Pro" w:hAnsi="Source Sans Pro"/>
                      <w:noProof/>
                      <w:sz w:val="18"/>
                      <w:szCs w:val="18"/>
                    </w:rPr>
                    <w:br/>
                    <w:t>footer</w:t>
                  </w:r>
                </w:p>
              </w:tc>
              <w:tc>
                <w:tcPr>
                  <w:tcW w:w="1266" w:type="dxa"/>
                </w:tcPr>
                <w:p w14:paraId="6D884870" w14:textId="78EB5A77" w:rsidR="00202990" w:rsidRPr="00202990" w:rsidRDefault="00202990" w:rsidP="00BB7E97">
                  <w:pPr>
                    <w:jc w:val="center"/>
                    <w:rPr>
                      <w:rFonts w:ascii="Source Sans Pro" w:hAnsi="Source Sans Pro"/>
                      <w:b/>
                      <w:noProof/>
                      <w:szCs w:val="22"/>
                    </w:rPr>
                  </w:pPr>
                </w:p>
              </w:tc>
              <w:tc>
                <w:tcPr>
                  <w:tcW w:w="1434" w:type="dxa"/>
                </w:tcPr>
                <w:p w14:paraId="204FD1F2" w14:textId="77777777" w:rsidR="003C1CEA" w:rsidRPr="00BD27AF" w:rsidRDefault="003C1CEA" w:rsidP="00BB7E97">
                  <w:pPr>
                    <w:jc w:val="center"/>
                    <w:rPr>
                      <w:rFonts w:ascii="Source Sans Pro" w:hAnsi="Source Sans Pro"/>
                      <w:noProof/>
                      <w:szCs w:val="22"/>
                    </w:rPr>
                  </w:pPr>
                </w:p>
              </w:tc>
              <w:tc>
                <w:tcPr>
                  <w:tcW w:w="900" w:type="dxa"/>
                </w:tcPr>
                <w:p w14:paraId="31360210" w14:textId="77777777" w:rsidR="003C1CEA" w:rsidRPr="00BD27AF" w:rsidRDefault="003C1CEA" w:rsidP="00BB7E97">
                  <w:pPr>
                    <w:jc w:val="center"/>
                    <w:rPr>
                      <w:rFonts w:ascii="Source Sans Pro" w:hAnsi="Source Sans Pro"/>
                      <w:noProof/>
                      <w:szCs w:val="22"/>
                    </w:rPr>
                  </w:pPr>
                </w:p>
              </w:tc>
            </w:tr>
          </w:tbl>
          <w:p w14:paraId="15DC2553" w14:textId="77777777" w:rsidR="005E393B" w:rsidRPr="00BD27AF" w:rsidRDefault="005E393B" w:rsidP="005E393B">
            <w:pPr>
              <w:jc w:val="right"/>
              <w:rPr>
                <w:rStyle w:val="rally-rte-class-0440db53a4bfc1"/>
                <w:rFonts w:ascii="Source Sans Pro" w:hAnsi="Source Sans Pro" w:cs="Arial"/>
                <w:b/>
                <w:color w:val="000000"/>
                <w:szCs w:val="22"/>
              </w:rPr>
            </w:pPr>
          </w:p>
          <w:p w14:paraId="23373DC6" w14:textId="766FDDDA" w:rsidR="00366C88" w:rsidRPr="00BD27AF" w:rsidRDefault="00366C88" w:rsidP="005E393B">
            <w:pPr>
              <w:jc w:val="right"/>
              <w:rPr>
                <w:rFonts w:ascii="Source Sans Pro" w:hAnsi="Source Sans Pro"/>
                <w:b/>
                <w:noProof/>
                <w:szCs w:val="22"/>
              </w:rPr>
            </w:pPr>
          </w:p>
          <w:p w14:paraId="22D717FB" w14:textId="2F99329B" w:rsidR="005E393B" w:rsidRPr="00BD27AF" w:rsidRDefault="005E393B" w:rsidP="003C1CEA">
            <w:pPr>
              <w:jc w:val="center"/>
              <w:rPr>
                <w:rFonts w:ascii="Source Sans Pro" w:hAnsi="Source Sans Pro"/>
                <w:b/>
                <w:noProof/>
                <w:szCs w:val="22"/>
              </w:rPr>
            </w:pPr>
          </w:p>
        </w:tc>
      </w:tr>
    </w:tbl>
    <w:p w14:paraId="6ABC229E" w14:textId="6930649A" w:rsidR="00E10363" w:rsidRDefault="00E10363" w:rsidP="00393597">
      <w:pPr>
        <w:pStyle w:val="Heading2"/>
      </w:pPr>
      <w:bookmarkStart w:id="77" w:name="_Toc534722343"/>
      <w:r>
        <w:t>Text Accessibility</w:t>
      </w:r>
      <w:bookmarkEnd w:id="77"/>
    </w:p>
    <w:p w14:paraId="0CFD05A6" w14:textId="77777777" w:rsidR="00E75B01" w:rsidRDefault="004B1812" w:rsidP="004B1812">
      <w:pPr>
        <w:rPr>
          <w:sz w:val="24"/>
        </w:rPr>
      </w:pPr>
      <w:r w:rsidRPr="00E75B01">
        <w:rPr>
          <w:sz w:val="24"/>
        </w:rPr>
        <w:t>By following the styles of Web Content Accessibility Guidelines (WCAG), content on web pages will accessible by everyone regardless of the disability. This set of standards provides a contrast ratio of 4.5 to 1 so text and colors can be readable even by those with color blindness.</w:t>
      </w:r>
    </w:p>
    <w:p w14:paraId="0B887506" w14:textId="47612FD1" w:rsidR="004B1812" w:rsidRPr="00E75B01" w:rsidRDefault="004B1812" w:rsidP="004B1812">
      <w:pPr>
        <w:rPr>
          <w:sz w:val="24"/>
        </w:rPr>
      </w:pPr>
    </w:p>
    <w:p w14:paraId="0CFE2F1D" w14:textId="37B08B83" w:rsidR="004B1812" w:rsidRDefault="004B1812" w:rsidP="004B1812">
      <w:pPr>
        <w:rPr>
          <w:sz w:val="24"/>
        </w:rPr>
      </w:pPr>
      <w:r w:rsidRPr="00E75B01">
        <w:rPr>
          <w:sz w:val="24"/>
        </w:rPr>
        <w:t xml:space="preserve">To confirm contrast ratio is </w:t>
      </w:r>
      <w:r w:rsidR="00E75B01">
        <w:rPr>
          <w:sz w:val="24"/>
        </w:rPr>
        <w:t xml:space="preserve">Section </w:t>
      </w:r>
      <w:r w:rsidRPr="00E75B01">
        <w:rPr>
          <w:sz w:val="24"/>
        </w:rPr>
        <w:t xml:space="preserve">508 compliant, this </w:t>
      </w:r>
      <w:hyperlink r:id="rId76" w:history="1">
        <w:r w:rsidRPr="00E75B01">
          <w:rPr>
            <w:rStyle w:val="Hyperlink"/>
            <w:sz w:val="24"/>
          </w:rPr>
          <w:t>link</w:t>
        </w:r>
      </w:hyperlink>
      <w:r w:rsidRPr="00E75B01">
        <w:rPr>
          <w:sz w:val="24"/>
        </w:rPr>
        <w:t xml:space="preserve"> will confirm if the contrast ratio is high enough between a text color and background color.</w:t>
      </w:r>
      <w:r w:rsidR="00E75B01">
        <w:rPr>
          <w:sz w:val="24"/>
        </w:rPr>
        <w:t xml:space="preserve"> The</w:t>
      </w:r>
      <w:r w:rsidRPr="00E75B01">
        <w:rPr>
          <w:sz w:val="24"/>
        </w:rPr>
        <w:t xml:space="preserve"> </w:t>
      </w:r>
      <w:hyperlink r:id="rId77" w:history="1">
        <w:r w:rsidRPr="00E75B01">
          <w:rPr>
            <w:rStyle w:val="Hyperlink"/>
            <w:b w:val="0"/>
            <w:sz w:val="24"/>
          </w:rPr>
          <w:t>WebAIM</w:t>
        </w:r>
      </w:hyperlink>
      <w:r w:rsidRPr="00E75B01">
        <w:rPr>
          <w:sz w:val="24"/>
        </w:rPr>
        <w:t xml:space="preserve"> site has online tool for testing ratios between the two colors. </w:t>
      </w:r>
      <w:r w:rsidR="00E75B01">
        <w:rPr>
          <w:sz w:val="24"/>
        </w:rPr>
        <w:t>If</w:t>
      </w:r>
      <w:r w:rsidRPr="00E75B01">
        <w:rPr>
          <w:sz w:val="24"/>
        </w:rPr>
        <w:t xml:space="preserve"> the ratio is 4.5 or higher, then the colors are </w:t>
      </w:r>
      <w:r w:rsidR="00E75B01">
        <w:rPr>
          <w:sz w:val="24"/>
        </w:rPr>
        <w:t xml:space="preserve">Section </w:t>
      </w:r>
      <w:r w:rsidRPr="00E75B01">
        <w:rPr>
          <w:sz w:val="24"/>
        </w:rPr>
        <w:t>508 compliant.</w:t>
      </w:r>
    </w:p>
    <w:p w14:paraId="4EF0867E" w14:textId="77777777" w:rsidR="00E75B01" w:rsidRPr="00E75B01" w:rsidRDefault="00E75B01" w:rsidP="004B1812">
      <w:pPr>
        <w:rPr>
          <w:sz w:val="24"/>
        </w:rPr>
      </w:pPr>
    </w:p>
    <w:p w14:paraId="0E622D67" w14:textId="69B4829F" w:rsidR="004B1812" w:rsidRPr="00E75B01" w:rsidRDefault="004B1812" w:rsidP="004B1812">
      <w:pPr>
        <w:rPr>
          <w:sz w:val="24"/>
        </w:rPr>
      </w:pPr>
      <w:r w:rsidRPr="00E75B01">
        <w:rPr>
          <w:sz w:val="24"/>
        </w:rPr>
        <w:t xml:space="preserve">Below is a chart of color combinations that can be used </w:t>
      </w:r>
      <w:r w:rsidR="008D6A7F">
        <w:rPr>
          <w:sz w:val="24"/>
        </w:rPr>
        <w:t>for</w:t>
      </w:r>
      <w:r w:rsidR="008D6A7F" w:rsidRPr="00E75B01">
        <w:rPr>
          <w:sz w:val="24"/>
        </w:rPr>
        <w:t xml:space="preserve"> </w:t>
      </w:r>
      <w:r w:rsidRPr="00E75B01">
        <w:rPr>
          <w:sz w:val="24"/>
        </w:rPr>
        <w:t xml:space="preserve">text color with background colors. These are all part of USWDS style guides and are all </w:t>
      </w:r>
      <w:r w:rsidR="008D6A7F">
        <w:rPr>
          <w:sz w:val="24"/>
        </w:rPr>
        <w:t>compliant with Section</w:t>
      </w:r>
      <w:r w:rsidRPr="00E75B01">
        <w:rPr>
          <w:sz w:val="24"/>
        </w:rPr>
        <w:t xml:space="preserve"> 508</w:t>
      </w:r>
      <w:r w:rsidR="008D6A7F">
        <w:rPr>
          <w:sz w:val="24"/>
        </w:rPr>
        <w:t xml:space="preserve"> requirements</w:t>
      </w:r>
      <w:r w:rsidRPr="00E75B01">
        <w:rPr>
          <w:sz w:val="24"/>
        </w:rPr>
        <w:t>.</w:t>
      </w:r>
    </w:p>
    <w:p w14:paraId="4E6B0D56" w14:textId="77777777" w:rsidR="007D40E1" w:rsidRDefault="007D40E1" w:rsidP="004B1812"/>
    <w:p w14:paraId="67746EEE" w14:textId="77777777" w:rsidR="004B1812" w:rsidRDefault="004B1812" w:rsidP="004B1812">
      <w:r>
        <w:rPr>
          <w:noProof/>
        </w:rPr>
        <w:lastRenderedPageBreak/>
        <w:drawing>
          <wp:inline distT="0" distB="0" distL="0" distR="0" wp14:anchorId="2EE5D7AA" wp14:editId="016F6D12">
            <wp:extent cx="6449695" cy="253365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508769" cy="2556856"/>
                    </a:xfrm>
                    <a:prstGeom prst="rect">
                      <a:avLst/>
                    </a:prstGeom>
                  </pic:spPr>
                </pic:pic>
              </a:graphicData>
            </a:graphic>
          </wp:inline>
        </w:drawing>
      </w:r>
    </w:p>
    <w:p w14:paraId="78D0883C" w14:textId="77777777" w:rsidR="004B1812" w:rsidRDefault="004B1812" w:rsidP="004B1812">
      <w:r>
        <w:rPr>
          <w:noProof/>
        </w:rPr>
        <w:drawing>
          <wp:inline distT="0" distB="0" distL="0" distR="0" wp14:anchorId="0F262836" wp14:editId="34FE806C">
            <wp:extent cx="6362700" cy="4600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390734" cy="4620845"/>
                    </a:xfrm>
                    <a:prstGeom prst="rect">
                      <a:avLst/>
                    </a:prstGeom>
                  </pic:spPr>
                </pic:pic>
              </a:graphicData>
            </a:graphic>
          </wp:inline>
        </w:drawing>
      </w:r>
    </w:p>
    <w:p w14:paraId="6327339F" w14:textId="564008B5" w:rsidR="0073562A" w:rsidRDefault="0073562A" w:rsidP="00393597">
      <w:pPr>
        <w:pStyle w:val="Heading2"/>
      </w:pPr>
      <w:bookmarkStart w:id="78" w:name="_Toc534722344"/>
      <w:r>
        <w:t>Headers</w:t>
      </w:r>
      <w:bookmarkEnd w:id="78"/>
    </w:p>
    <w:p w14:paraId="56F13BBC" w14:textId="42008A72" w:rsidR="001C0094" w:rsidRPr="008D6A7F" w:rsidRDefault="0073562A" w:rsidP="0073562A">
      <w:pPr>
        <w:pStyle w:val="BodyText"/>
        <w:rPr>
          <w:szCs w:val="24"/>
        </w:rPr>
      </w:pPr>
      <w:r w:rsidRPr="008D6A7F">
        <w:rPr>
          <w:szCs w:val="24"/>
        </w:rPr>
        <w:t>Headers are used to display logos, branding and a horizontal navigation bar. It’s primary purpose is allow users to where they are and to navigate across different sections of a website.</w:t>
      </w:r>
    </w:p>
    <w:p w14:paraId="5F8672D4" w14:textId="51E885AC" w:rsidR="001A2A9C" w:rsidRPr="001A2A9C" w:rsidRDefault="00077222" w:rsidP="006E75B3">
      <w:pPr>
        <w:pStyle w:val="Heading2"/>
      </w:pPr>
      <w:bookmarkStart w:id="79" w:name="_Toc534722345"/>
      <w:r w:rsidRPr="001A2A9C">
        <w:lastRenderedPageBreak/>
        <w:t>Accessibility</w:t>
      </w:r>
      <w:bookmarkEnd w:id="79"/>
    </w:p>
    <w:p w14:paraId="6F23FE0C" w14:textId="0858DB42" w:rsidR="0073562A" w:rsidRDefault="00E13F23" w:rsidP="001A2A9C">
      <w:pPr>
        <w:rPr>
          <w:sz w:val="24"/>
        </w:rPr>
      </w:pPr>
      <w:r w:rsidRPr="00432B33">
        <w:rPr>
          <w:sz w:val="24"/>
        </w:rPr>
        <w:t xml:space="preserve">Developers need to follow certain rules when creating headers to maintain </w:t>
      </w:r>
      <w:r w:rsidR="00432B33">
        <w:rPr>
          <w:sz w:val="24"/>
        </w:rPr>
        <w:t xml:space="preserve">Section </w:t>
      </w:r>
      <w:r w:rsidRPr="00432B33">
        <w:rPr>
          <w:sz w:val="24"/>
        </w:rPr>
        <w:t>508 compliance.</w:t>
      </w:r>
      <w:r w:rsidR="00990BCA" w:rsidRPr="00432B33">
        <w:rPr>
          <w:sz w:val="24"/>
        </w:rPr>
        <w:t xml:space="preserve"> </w:t>
      </w:r>
      <w:r w:rsidR="00832227" w:rsidRPr="00432B33">
        <w:rPr>
          <w:sz w:val="24"/>
        </w:rPr>
        <w:t>Below is a list of accessibility rules that must be followed to achieve compliance:</w:t>
      </w:r>
    </w:p>
    <w:p w14:paraId="53E01B36" w14:textId="77777777" w:rsidR="00432B33" w:rsidRPr="00432B33" w:rsidRDefault="00432B33" w:rsidP="001A2A9C">
      <w:pPr>
        <w:rPr>
          <w:sz w:val="24"/>
        </w:rPr>
      </w:pPr>
    </w:p>
    <w:p w14:paraId="67A40BB2" w14:textId="7377EF73" w:rsidR="0073562A" w:rsidRPr="00432B33" w:rsidRDefault="00D6634C" w:rsidP="001A2A9C">
      <w:pPr>
        <w:rPr>
          <w:sz w:val="24"/>
        </w:rPr>
      </w:pPr>
      <w:r w:rsidRPr="00432B33">
        <w:rPr>
          <w:sz w:val="24"/>
        </w:rPr>
        <w:t>Include skip navigation links</w:t>
      </w:r>
      <w:r w:rsidR="00832227" w:rsidRPr="00432B33">
        <w:rPr>
          <w:sz w:val="24"/>
        </w:rPr>
        <w:t xml:space="preserve"> so screen readers can bypass long navigation lists</w:t>
      </w:r>
    </w:p>
    <w:p w14:paraId="098D7EE1" w14:textId="29FD6B0F" w:rsidR="00D6634C" w:rsidRDefault="00832227" w:rsidP="00CE4601">
      <w:pPr>
        <w:pStyle w:val="BodyText"/>
        <w:numPr>
          <w:ilvl w:val="0"/>
          <w:numId w:val="27"/>
        </w:numPr>
      </w:pPr>
      <w:r>
        <w:t>Include Tab focus for all top-level navigation</w:t>
      </w:r>
    </w:p>
    <w:p w14:paraId="02E82559" w14:textId="495DB3A2" w:rsidR="00832227" w:rsidRDefault="00832227" w:rsidP="00CE4601">
      <w:pPr>
        <w:pStyle w:val="BodyText"/>
        <w:numPr>
          <w:ilvl w:val="0"/>
          <w:numId w:val="27"/>
        </w:numPr>
      </w:pPr>
      <w:r>
        <w:t>Ensure horizontal navigation is keyboard compatible; test using the Tab key</w:t>
      </w:r>
    </w:p>
    <w:p w14:paraId="1203C096" w14:textId="1484357B" w:rsidR="00832227" w:rsidRDefault="00832227" w:rsidP="00CE4601">
      <w:pPr>
        <w:pStyle w:val="BodyText"/>
        <w:numPr>
          <w:ilvl w:val="0"/>
          <w:numId w:val="27"/>
        </w:numPr>
      </w:pPr>
      <w:r>
        <w:t>Avoid using hover to expand dropdown lists, this does not work on touch screens. Drop downs should expand on click or with keyboard navigation</w:t>
      </w:r>
    </w:p>
    <w:p w14:paraId="3BC1C1BA" w14:textId="52B6FEE3" w:rsidR="00832227" w:rsidRDefault="00832227" w:rsidP="00CE4601">
      <w:pPr>
        <w:pStyle w:val="BodyText"/>
        <w:numPr>
          <w:ilvl w:val="0"/>
          <w:numId w:val="27"/>
        </w:numPr>
      </w:pPr>
      <w:r>
        <w:t>Use list for nav</w:t>
      </w:r>
      <w:r w:rsidR="00432B33">
        <w:t>igation</w:t>
      </w:r>
      <w:r>
        <w:t xml:space="preserve"> links- this helps screen readers better decipher header contents</w:t>
      </w:r>
    </w:p>
    <w:p w14:paraId="669C1B76" w14:textId="00EEEDCC" w:rsidR="00832227" w:rsidRDefault="00832227" w:rsidP="00CE4601">
      <w:pPr>
        <w:pStyle w:val="BodyText"/>
        <w:numPr>
          <w:ilvl w:val="0"/>
          <w:numId w:val="27"/>
        </w:numPr>
      </w:pPr>
      <w:r>
        <w:t>Include alt tags for logos in header</w:t>
      </w:r>
    </w:p>
    <w:p w14:paraId="59F7B5A3" w14:textId="78FC6A5E" w:rsidR="00832227" w:rsidRDefault="00832227" w:rsidP="006C45EC">
      <w:pPr>
        <w:pStyle w:val="BodyText"/>
        <w:numPr>
          <w:ilvl w:val="0"/>
          <w:numId w:val="27"/>
        </w:numPr>
      </w:pPr>
      <w:r>
        <w:t xml:space="preserve">If the logo is text, use </w:t>
      </w:r>
      <w:r w:rsidRPr="006C45EC">
        <w:rPr>
          <w:rFonts w:ascii="Courier New" w:hAnsi="Courier New" w:cs="Courier New"/>
        </w:rPr>
        <w:t>em</w:t>
      </w:r>
      <w:r>
        <w:t xml:space="preserve"> as opposed to </w:t>
      </w:r>
      <w:r w:rsidR="006C45EC" w:rsidRPr="006C45EC">
        <w:rPr>
          <w:rFonts w:ascii="Courier New" w:hAnsi="Courier New" w:cs="Courier New"/>
        </w:rPr>
        <w:t>&lt;</w:t>
      </w:r>
      <w:r w:rsidRPr="006C45EC">
        <w:rPr>
          <w:rFonts w:ascii="Courier New" w:hAnsi="Courier New" w:cs="Courier New"/>
        </w:rPr>
        <w:t>h1</w:t>
      </w:r>
      <w:r w:rsidR="006C45EC" w:rsidRPr="006C45EC">
        <w:rPr>
          <w:rFonts w:ascii="Courier New" w:hAnsi="Courier New" w:cs="Courier New"/>
        </w:rPr>
        <w:t>&gt;</w:t>
      </w:r>
      <w:r w:rsidR="006C45EC">
        <w:t xml:space="preserve"> markup. In CSS, </w:t>
      </w:r>
      <w:r w:rsidR="006C45EC" w:rsidRPr="006C45EC">
        <w:rPr>
          <w:rFonts w:ascii="Courier New" w:hAnsi="Courier New" w:cs="Courier New"/>
        </w:rPr>
        <w:t>em</w:t>
      </w:r>
      <w:r w:rsidR="006C45EC" w:rsidRPr="006C45EC">
        <w:t xml:space="preserve"> is relative to the font-size of the element (</w:t>
      </w:r>
      <w:r w:rsidR="006C45EC" w:rsidRPr="006C45EC">
        <w:rPr>
          <w:rFonts w:ascii="Courier New" w:hAnsi="Courier New" w:cs="Courier New"/>
        </w:rPr>
        <w:t>2em</w:t>
      </w:r>
      <w:r w:rsidR="006C45EC" w:rsidRPr="006C45EC">
        <w:t xml:space="preserve"> means 2 times the size of the current font)</w:t>
      </w:r>
    </w:p>
    <w:p w14:paraId="6E9E65A8" w14:textId="3138CBCF" w:rsidR="007A0C0F" w:rsidRDefault="00077222" w:rsidP="006E75B3">
      <w:pPr>
        <w:pStyle w:val="Heading2"/>
      </w:pPr>
      <w:bookmarkStart w:id="80" w:name="_Toc534722346"/>
      <w:r>
        <w:t>Usability</w:t>
      </w:r>
      <w:bookmarkEnd w:id="80"/>
    </w:p>
    <w:p w14:paraId="29BB51B4" w14:textId="2A8ACF48" w:rsidR="00077222" w:rsidRDefault="00077222" w:rsidP="00CE4601">
      <w:pPr>
        <w:pStyle w:val="BodyText"/>
        <w:numPr>
          <w:ilvl w:val="0"/>
          <w:numId w:val="28"/>
        </w:numPr>
      </w:pPr>
      <w:r>
        <w:t>All headers should include “Official Government Site” banner and logo and site name. The banner helps to identify the site as a federal while the logo helps visitors understand the organization.</w:t>
      </w:r>
    </w:p>
    <w:p w14:paraId="1333D224" w14:textId="58DBF254" w:rsidR="00077222" w:rsidRDefault="00077222" w:rsidP="00077222">
      <w:pPr>
        <w:pStyle w:val="BodyText"/>
        <w:ind w:left="720"/>
      </w:pPr>
      <w:r>
        <w:rPr>
          <w:noProof/>
        </w:rPr>
        <w:drawing>
          <wp:inline distT="0" distB="0" distL="0" distR="0" wp14:anchorId="1203FE67" wp14:editId="3E436C6A">
            <wp:extent cx="5095875" cy="2952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095875" cy="295275"/>
                    </a:xfrm>
                    <a:prstGeom prst="rect">
                      <a:avLst/>
                    </a:prstGeom>
                  </pic:spPr>
                </pic:pic>
              </a:graphicData>
            </a:graphic>
          </wp:inline>
        </w:drawing>
      </w:r>
    </w:p>
    <w:p w14:paraId="133AB46D" w14:textId="2E667E3C" w:rsidR="00D6634C" w:rsidRDefault="00077222" w:rsidP="00CE4601">
      <w:pPr>
        <w:pStyle w:val="BodyText"/>
        <w:numPr>
          <w:ilvl w:val="0"/>
          <w:numId w:val="28"/>
        </w:numPr>
      </w:pPr>
      <w:r>
        <w:t>A horizontal navigation bar is the most useful control to help users navigate through the site.</w:t>
      </w:r>
    </w:p>
    <w:p w14:paraId="2D058AAE" w14:textId="3F0FBCCD" w:rsidR="00077222" w:rsidRDefault="00077222" w:rsidP="00CE4601">
      <w:pPr>
        <w:pStyle w:val="BodyText"/>
        <w:numPr>
          <w:ilvl w:val="0"/>
          <w:numId w:val="28"/>
        </w:numPr>
      </w:pPr>
      <w:r>
        <w:t>Use https protocol for all fede</w:t>
      </w:r>
      <w:r w:rsidR="0063301F">
        <w:t>ral websites that will support security, privacy</w:t>
      </w:r>
      <w:r w:rsidR="00432B33">
        <w:t>,</w:t>
      </w:r>
      <w:r w:rsidR="0063301F">
        <w:t xml:space="preserve"> and encryption.</w:t>
      </w:r>
    </w:p>
    <w:p w14:paraId="4FF01383" w14:textId="6177FB7F" w:rsidR="0063301F" w:rsidRDefault="0063301F" w:rsidP="00CE4601">
      <w:pPr>
        <w:pStyle w:val="BodyText"/>
        <w:numPr>
          <w:ilvl w:val="0"/>
          <w:numId w:val="28"/>
        </w:numPr>
      </w:pPr>
      <w:r>
        <w:t>List all website sections as links in the horizontal navigation bar.</w:t>
      </w:r>
    </w:p>
    <w:p w14:paraId="38E63C69" w14:textId="2F142973" w:rsidR="0063301F" w:rsidRDefault="0063301F" w:rsidP="00CE4601">
      <w:pPr>
        <w:pStyle w:val="BodyText"/>
        <w:numPr>
          <w:ilvl w:val="0"/>
          <w:numId w:val="28"/>
        </w:numPr>
      </w:pPr>
      <w:r>
        <w:t>Use dropdown menus for larger size sites.</w:t>
      </w:r>
    </w:p>
    <w:p w14:paraId="300B2842" w14:textId="23FB8E50" w:rsidR="0063301F" w:rsidRDefault="0063301F" w:rsidP="00CE4601">
      <w:pPr>
        <w:pStyle w:val="BodyText"/>
        <w:numPr>
          <w:ilvl w:val="0"/>
          <w:numId w:val="28"/>
        </w:numPr>
      </w:pPr>
      <w:r>
        <w:t>Use descriptive, recognizable link labels and keep the text clear and uncluttered.</w:t>
      </w:r>
    </w:p>
    <w:p w14:paraId="048F50A8" w14:textId="445238F2" w:rsidR="0063301F" w:rsidRDefault="0063301F" w:rsidP="00CE4601">
      <w:pPr>
        <w:pStyle w:val="BodyText"/>
        <w:numPr>
          <w:ilvl w:val="0"/>
          <w:numId w:val="28"/>
        </w:numPr>
      </w:pPr>
      <w:r>
        <w:t>Left justify all links.</w:t>
      </w:r>
    </w:p>
    <w:p w14:paraId="1CAA1C6C" w14:textId="71AFD5C8" w:rsidR="0063301F" w:rsidRDefault="0063301F" w:rsidP="00CE4601">
      <w:pPr>
        <w:pStyle w:val="BodyText"/>
        <w:numPr>
          <w:ilvl w:val="0"/>
          <w:numId w:val="28"/>
        </w:numPr>
      </w:pPr>
      <w:r>
        <w:t>Present links in priority order with higher demand links on the left and lesser one</w:t>
      </w:r>
      <w:r w:rsidR="009C11F2">
        <w:t>s</w:t>
      </w:r>
      <w:r>
        <w:t xml:space="preserve"> towards the right within the navigation bar.</w:t>
      </w:r>
    </w:p>
    <w:p w14:paraId="42658D8A" w14:textId="6D3F48F7" w:rsidR="0063301F" w:rsidRDefault="0063301F" w:rsidP="00CE4601">
      <w:pPr>
        <w:pStyle w:val="BodyText"/>
        <w:numPr>
          <w:ilvl w:val="0"/>
          <w:numId w:val="28"/>
        </w:numPr>
      </w:pPr>
      <w:r>
        <w:t>Show users where they are within the menu options by highlighting the current selection.</w:t>
      </w:r>
    </w:p>
    <w:p w14:paraId="2FDF154E" w14:textId="755FE6E1" w:rsidR="0063301F" w:rsidRDefault="0063301F" w:rsidP="00CE4601">
      <w:pPr>
        <w:pStyle w:val="BodyText"/>
        <w:numPr>
          <w:ilvl w:val="0"/>
          <w:numId w:val="28"/>
        </w:numPr>
      </w:pPr>
      <w:r>
        <w:t>Review business requirements within your group to better understand the information architecture.</w:t>
      </w:r>
    </w:p>
    <w:p w14:paraId="02009D5E" w14:textId="59C3852C" w:rsidR="0073562A" w:rsidRDefault="00490919" w:rsidP="00BA0CAC">
      <w:pPr>
        <w:pStyle w:val="BodyText"/>
      </w:pPr>
      <w:r w:rsidRPr="00490919">
        <w:rPr>
          <w:noProof/>
        </w:rPr>
        <w:lastRenderedPageBreak/>
        <w:drawing>
          <wp:inline distT="0" distB="0" distL="0" distR="0" wp14:anchorId="4110D3F1" wp14:editId="5CCA63AC">
            <wp:extent cx="6572250" cy="2190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572250" cy="2190750"/>
                    </a:xfrm>
                    <a:prstGeom prst="rect">
                      <a:avLst/>
                    </a:prstGeom>
                  </pic:spPr>
                </pic:pic>
              </a:graphicData>
            </a:graphic>
          </wp:inline>
        </w:drawing>
      </w:r>
      <w:r w:rsidR="0063301F">
        <w:t xml:space="preserve">Image of </w:t>
      </w:r>
      <w:r w:rsidR="008E17E2">
        <w:t>extended header</w:t>
      </w:r>
      <w:r w:rsidR="00852062">
        <w:t xml:space="preserve"> with background image, navigation bar, search input and quick links.</w:t>
      </w:r>
    </w:p>
    <w:p w14:paraId="3CD8DC99" w14:textId="695943C0" w:rsidR="00BA0CAC" w:rsidRDefault="00BA0CAC" w:rsidP="00393597">
      <w:pPr>
        <w:pStyle w:val="Heading2"/>
      </w:pPr>
      <w:bookmarkStart w:id="81" w:name="_Toc534722347"/>
      <w:r w:rsidRPr="00BA0CAC">
        <w:t>Header and TAS</w:t>
      </w:r>
      <w:r>
        <w:t xml:space="preserve"> custom styling</w:t>
      </w:r>
      <w:bookmarkEnd w:id="81"/>
    </w:p>
    <w:tbl>
      <w:tblPr>
        <w:tblStyle w:val="TableGrid"/>
        <w:tblW w:w="10795" w:type="dxa"/>
        <w:tblLook w:val="04A0" w:firstRow="1" w:lastRow="0" w:firstColumn="1" w:lastColumn="0" w:noHBand="0" w:noVBand="1"/>
      </w:tblPr>
      <w:tblGrid>
        <w:gridCol w:w="4675"/>
        <w:gridCol w:w="6120"/>
      </w:tblGrid>
      <w:tr w:rsidR="00BA0CAC" w14:paraId="0FFBC1B2" w14:textId="77777777" w:rsidTr="00BA0CAC">
        <w:tc>
          <w:tcPr>
            <w:tcW w:w="4675" w:type="dxa"/>
          </w:tcPr>
          <w:p w14:paraId="0064E147" w14:textId="4A2097A1" w:rsidR="00BA0CAC" w:rsidRDefault="00BA0CAC" w:rsidP="00BA0CAC">
            <w:pPr>
              <w:pStyle w:val="BodyText"/>
              <w:rPr>
                <w:szCs w:val="24"/>
              </w:rPr>
            </w:pPr>
          </w:p>
        </w:tc>
        <w:tc>
          <w:tcPr>
            <w:tcW w:w="6120" w:type="dxa"/>
          </w:tcPr>
          <w:p w14:paraId="39230822" w14:textId="15C4D59D" w:rsidR="00BA0CAC" w:rsidRDefault="00BA0CAC" w:rsidP="00BA0CAC">
            <w:pPr>
              <w:pStyle w:val="BodyText"/>
              <w:rPr>
                <w:szCs w:val="24"/>
              </w:rPr>
            </w:pPr>
            <w:r>
              <w:rPr>
                <w:szCs w:val="24"/>
              </w:rPr>
              <w:t>Tas-custom.css</w:t>
            </w:r>
          </w:p>
        </w:tc>
      </w:tr>
      <w:tr w:rsidR="00BA0CAC" w14:paraId="0946BF43" w14:textId="77777777" w:rsidTr="00BA0CAC">
        <w:tc>
          <w:tcPr>
            <w:tcW w:w="4675" w:type="dxa"/>
          </w:tcPr>
          <w:p w14:paraId="48427426" w14:textId="008BA52E" w:rsidR="00BA0CAC" w:rsidRDefault="002E08FC" w:rsidP="00BA0CAC">
            <w:pPr>
              <w:pStyle w:val="BodyText"/>
              <w:rPr>
                <w:szCs w:val="24"/>
              </w:rPr>
            </w:pPr>
            <w:r>
              <w:rPr>
                <w:szCs w:val="24"/>
              </w:rPr>
              <w:t>Quick Links</w:t>
            </w:r>
            <w:r>
              <w:rPr>
                <w:noProof/>
              </w:rPr>
              <w:t xml:space="preserve"> </w:t>
            </w:r>
            <w:r w:rsidR="00BA0CAC">
              <w:rPr>
                <w:noProof/>
              </w:rPr>
              <w:drawing>
                <wp:inline distT="0" distB="0" distL="0" distR="0" wp14:anchorId="33463761" wp14:editId="4BEBD8AB">
                  <wp:extent cx="2470639" cy="212986"/>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39570" cy="218928"/>
                          </a:xfrm>
                          <a:prstGeom prst="rect">
                            <a:avLst/>
                          </a:prstGeom>
                        </pic:spPr>
                      </pic:pic>
                    </a:graphicData>
                  </a:graphic>
                </wp:inline>
              </w:drawing>
            </w:r>
          </w:p>
        </w:tc>
        <w:tc>
          <w:tcPr>
            <w:tcW w:w="6120" w:type="dxa"/>
          </w:tcPr>
          <w:p w14:paraId="386EAF45" w14:textId="42ED481C" w:rsidR="00BA0CAC" w:rsidRPr="00BA0CAC" w:rsidRDefault="00BA0CAC" w:rsidP="00BA0CAC">
            <w:pPr>
              <w:pStyle w:val="BodyText"/>
              <w:rPr>
                <w:rFonts w:ascii="Courier New" w:hAnsi="Courier New" w:cs="Courier New"/>
                <w:sz w:val="16"/>
                <w:szCs w:val="16"/>
              </w:rPr>
            </w:pPr>
            <w:r w:rsidRPr="00BA0CAC">
              <w:rPr>
                <w:rFonts w:ascii="Courier New" w:hAnsi="Courier New" w:cs="Courier New"/>
                <w:sz w:val="16"/>
                <w:szCs w:val="16"/>
              </w:rPr>
              <w:t>.u</w:t>
            </w:r>
            <w:r>
              <w:rPr>
                <w:rFonts w:ascii="Courier New" w:hAnsi="Courier New" w:cs="Courier New"/>
                <w:sz w:val="16"/>
                <w:szCs w:val="16"/>
              </w:rPr>
              <w:t>sa-nav-secondary-links a:hover,</w:t>
            </w:r>
            <w:r>
              <w:rPr>
                <w:rFonts w:ascii="Courier New" w:hAnsi="Courier New" w:cs="Courier New"/>
                <w:sz w:val="16"/>
                <w:szCs w:val="16"/>
              </w:rPr>
              <w:br/>
            </w:r>
            <w:r w:rsidRPr="00BA0CAC">
              <w:rPr>
                <w:rFonts w:ascii="Courier New" w:hAnsi="Courier New" w:cs="Courier New"/>
                <w:sz w:val="16"/>
                <w:szCs w:val="16"/>
              </w:rPr>
              <w:t>.usa-nav-secondary-links .u</w:t>
            </w:r>
            <w:r>
              <w:rPr>
                <w:rFonts w:ascii="Courier New" w:hAnsi="Courier New" w:cs="Courier New"/>
                <w:sz w:val="16"/>
                <w:szCs w:val="16"/>
              </w:rPr>
              <w:t>sa-header-search-button:hover {</w:t>
            </w:r>
            <w:r>
              <w:rPr>
                <w:rFonts w:ascii="Courier New" w:hAnsi="Courier New" w:cs="Courier New"/>
                <w:sz w:val="16"/>
                <w:szCs w:val="16"/>
              </w:rPr>
              <w:br/>
              <w:t xml:space="preserve">  color: #000!important;</w:t>
            </w:r>
            <w:r>
              <w:rPr>
                <w:rFonts w:ascii="Courier New" w:hAnsi="Courier New" w:cs="Courier New"/>
                <w:sz w:val="16"/>
                <w:szCs w:val="16"/>
              </w:rPr>
              <w:br/>
              <w:t xml:space="preserve">  text-decoration: underline;</w:t>
            </w:r>
            <w:r>
              <w:rPr>
                <w:rFonts w:ascii="Courier New" w:hAnsi="Courier New" w:cs="Courier New"/>
                <w:sz w:val="16"/>
                <w:szCs w:val="16"/>
              </w:rPr>
              <w:br/>
              <w:t>}</w:t>
            </w:r>
          </w:p>
        </w:tc>
      </w:tr>
      <w:tr w:rsidR="00BA0CAC" w14:paraId="5958E2A2" w14:textId="77777777" w:rsidTr="00BA0CAC">
        <w:tc>
          <w:tcPr>
            <w:tcW w:w="4675" w:type="dxa"/>
          </w:tcPr>
          <w:p w14:paraId="7A2434F8" w14:textId="11AFAFD9" w:rsidR="00BA0CAC" w:rsidRDefault="002E08FC" w:rsidP="00BA0CAC">
            <w:pPr>
              <w:pStyle w:val="BodyText"/>
              <w:rPr>
                <w:szCs w:val="24"/>
              </w:rPr>
            </w:pPr>
            <w:r>
              <w:rPr>
                <w:szCs w:val="24"/>
              </w:rPr>
              <w:t>Logo</w:t>
            </w:r>
            <w:r>
              <w:rPr>
                <w:szCs w:val="24"/>
              </w:rPr>
              <w:br/>
              <w:t xml:space="preserve"> </w:t>
            </w:r>
            <w:r>
              <w:rPr>
                <w:noProof/>
              </w:rPr>
              <w:drawing>
                <wp:inline distT="0" distB="0" distL="0" distR="0" wp14:anchorId="41B75223" wp14:editId="30D6ECBF">
                  <wp:extent cx="914400" cy="8001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914400" cy="800100"/>
                          </a:xfrm>
                          <a:prstGeom prst="rect">
                            <a:avLst/>
                          </a:prstGeom>
                        </pic:spPr>
                      </pic:pic>
                    </a:graphicData>
                  </a:graphic>
                </wp:inline>
              </w:drawing>
            </w:r>
          </w:p>
        </w:tc>
        <w:tc>
          <w:tcPr>
            <w:tcW w:w="6120" w:type="dxa"/>
          </w:tcPr>
          <w:p w14:paraId="22625C39"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.topVALogo {</w:t>
            </w:r>
          </w:p>
          <w:p w14:paraId="2CF11441"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float:left;</w:t>
            </w:r>
          </w:p>
          <w:p w14:paraId="37A2D04A" w14:textId="77777777" w:rsidR="002E08FC" w:rsidRPr="002E08FC" w:rsidRDefault="002E08FC" w:rsidP="002E08FC">
            <w:pPr>
              <w:pStyle w:val="BodyText"/>
              <w:rPr>
                <w:rFonts w:ascii="Courier New" w:hAnsi="Courier New" w:cs="Courier New"/>
                <w:sz w:val="16"/>
                <w:szCs w:val="16"/>
              </w:rPr>
            </w:pPr>
            <w:r w:rsidRPr="002E08FC">
              <w:rPr>
                <w:rFonts w:ascii="Courier New" w:hAnsi="Courier New" w:cs="Courier New"/>
                <w:sz w:val="16"/>
                <w:szCs w:val="16"/>
              </w:rPr>
              <w:t xml:space="preserve">  padding-right:5px;</w:t>
            </w:r>
          </w:p>
          <w:p w14:paraId="5A1100CF" w14:textId="7C1D7614" w:rsidR="00BA0CAC" w:rsidRDefault="002E08FC" w:rsidP="002E08FC">
            <w:pPr>
              <w:pStyle w:val="BodyText"/>
              <w:rPr>
                <w:szCs w:val="24"/>
              </w:rPr>
            </w:pPr>
            <w:r w:rsidRPr="002E08FC">
              <w:rPr>
                <w:rFonts w:ascii="Courier New" w:hAnsi="Courier New" w:cs="Courier New"/>
                <w:sz w:val="16"/>
                <w:szCs w:val="16"/>
              </w:rPr>
              <w:t>}</w:t>
            </w:r>
          </w:p>
        </w:tc>
      </w:tr>
      <w:tr w:rsidR="002E08FC" w14:paraId="33B313DC" w14:textId="77777777" w:rsidTr="00BA0CAC">
        <w:tc>
          <w:tcPr>
            <w:tcW w:w="4675" w:type="dxa"/>
          </w:tcPr>
          <w:p w14:paraId="5A43EC4E" w14:textId="21522CD6" w:rsidR="002E08FC" w:rsidRDefault="002E08FC" w:rsidP="00BA0CAC">
            <w:pPr>
              <w:pStyle w:val="BodyText"/>
              <w:rPr>
                <w:szCs w:val="24"/>
              </w:rPr>
            </w:pPr>
            <w:r>
              <w:rPr>
                <w:szCs w:val="24"/>
              </w:rPr>
              <w:t>WebTitle</w:t>
            </w:r>
            <w:r>
              <w:rPr>
                <w:szCs w:val="24"/>
              </w:rPr>
              <w:br/>
            </w:r>
            <w:r>
              <w:rPr>
                <w:noProof/>
              </w:rPr>
              <w:drawing>
                <wp:inline distT="0" distB="0" distL="0" distR="0" wp14:anchorId="688EC111" wp14:editId="0F757B32">
                  <wp:extent cx="2321170" cy="259556"/>
                  <wp:effectExtent l="0" t="0" r="3175"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342825" cy="261977"/>
                          </a:xfrm>
                          <a:prstGeom prst="rect">
                            <a:avLst/>
                          </a:prstGeom>
                        </pic:spPr>
                      </pic:pic>
                    </a:graphicData>
                  </a:graphic>
                </wp:inline>
              </w:drawing>
            </w:r>
          </w:p>
        </w:tc>
        <w:tc>
          <w:tcPr>
            <w:tcW w:w="6120" w:type="dxa"/>
          </w:tcPr>
          <w:p w14:paraId="7ACD5E99" w14:textId="0EE3F658" w:rsidR="002E08FC" w:rsidRPr="002E08FC" w:rsidRDefault="002E08FC" w:rsidP="002E08FC">
            <w:pPr>
              <w:pStyle w:val="BodyText"/>
              <w:rPr>
                <w:rFonts w:ascii="Courier New" w:hAnsi="Courier New" w:cs="Courier New"/>
                <w:sz w:val="16"/>
                <w:szCs w:val="16"/>
              </w:rPr>
            </w:pPr>
            <w:r>
              <w:rPr>
                <w:rFonts w:ascii="Courier New" w:hAnsi="Courier New" w:cs="Courier New"/>
                <w:sz w:val="16"/>
                <w:szCs w:val="16"/>
              </w:rPr>
              <w:t>.usa-logo-text h1 {</w:t>
            </w:r>
            <w:r>
              <w:rPr>
                <w:rFonts w:ascii="Courier New" w:hAnsi="Courier New" w:cs="Courier New"/>
                <w:sz w:val="16"/>
                <w:szCs w:val="16"/>
              </w:rPr>
              <w:br/>
              <w:t xml:space="preserve"> font-size: 30px;</w:t>
            </w:r>
            <w:r>
              <w:rPr>
                <w:rFonts w:ascii="Courier New" w:hAnsi="Courier New" w:cs="Courier New"/>
                <w:sz w:val="16"/>
                <w:szCs w:val="16"/>
              </w:rPr>
              <w:br/>
              <w:t xml:space="preserve"> clear:none !important;</w:t>
            </w:r>
            <w:r>
              <w:rPr>
                <w:rFonts w:ascii="Courier New" w:hAnsi="Courier New" w:cs="Courier New"/>
                <w:sz w:val="16"/>
                <w:szCs w:val="16"/>
              </w:rPr>
              <w:br/>
              <w:t xml:space="preserve"> margin-top: 1.0em !important;</w:t>
            </w:r>
            <w:r>
              <w:rPr>
                <w:rFonts w:ascii="Courier New" w:hAnsi="Courier New" w:cs="Courier New"/>
                <w:sz w:val="16"/>
                <w:szCs w:val="16"/>
              </w:rPr>
              <w:br/>
            </w:r>
            <w:r w:rsidRPr="002E08FC">
              <w:rPr>
                <w:rFonts w:ascii="Courier New" w:hAnsi="Courier New" w:cs="Courier New"/>
                <w:sz w:val="16"/>
                <w:szCs w:val="16"/>
              </w:rPr>
              <w:t>}</w:t>
            </w:r>
          </w:p>
        </w:tc>
      </w:tr>
      <w:tr w:rsidR="002E08FC" w14:paraId="3AC1F272" w14:textId="77777777" w:rsidTr="00BA0CAC">
        <w:tc>
          <w:tcPr>
            <w:tcW w:w="4675" w:type="dxa"/>
          </w:tcPr>
          <w:p w14:paraId="67F30DE4" w14:textId="36568AE8" w:rsidR="002E08FC" w:rsidRDefault="002E08FC" w:rsidP="002E08FC">
            <w:pPr>
              <w:pStyle w:val="BodyText"/>
              <w:rPr>
                <w:szCs w:val="24"/>
              </w:rPr>
            </w:pPr>
            <w:r>
              <w:rPr>
                <w:noProof/>
              </w:rPr>
              <w:drawing>
                <wp:inline distT="0" distB="0" distL="0" distR="0" wp14:anchorId="311BB375" wp14:editId="0EC06CCB">
                  <wp:extent cx="2470639" cy="1092783"/>
                  <wp:effectExtent l="0" t="0" r="635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536323" cy="1121835"/>
                          </a:xfrm>
                          <a:prstGeom prst="rect">
                            <a:avLst/>
                          </a:prstGeom>
                        </pic:spPr>
                      </pic:pic>
                    </a:graphicData>
                  </a:graphic>
                </wp:inline>
              </w:drawing>
            </w:r>
          </w:p>
        </w:tc>
        <w:tc>
          <w:tcPr>
            <w:tcW w:w="6120" w:type="dxa"/>
          </w:tcPr>
          <w:p w14:paraId="7268D50B" w14:textId="72B31FB1" w:rsidR="002E08FC" w:rsidRDefault="002E08FC" w:rsidP="002E08FC">
            <w:pPr>
              <w:pStyle w:val="BodyText"/>
              <w:rPr>
                <w:rFonts w:ascii="Courier New" w:hAnsi="Courier New" w:cs="Courier New"/>
                <w:sz w:val="16"/>
                <w:szCs w:val="16"/>
              </w:rPr>
            </w:pPr>
            <w:r w:rsidRPr="001C0094">
              <w:rPr>
                <w:rFonts w:ascii="Courier New" w:hAnsi="Courier New" w:cs="Courier New"/>
                <w:sz w:val="16"/>
                <w:szCs w:val="16"/>
              </w:rPr>
              <w:t>/* background image for hea</w:t>
            </w:r>
            <w:r>
              <w:rPr>
                <w:rFonts w:ascii="Courier New" w:hAnsi="Courier New" w:cs="Courier New"/>
                <w:sz w:val="16"/>
                <w:szCs w:val="16"/>
              </w:rPr>
              <w:t>der */</w:t>
            </w:r>
            <w:r>
              <w:rPr>
                <w:rFonts w:ascii="Courier New" w:hAnsi="Courier New" w:cs="Courier New"/>
                <w:sz w:val="16"/>
                <w:szCs w:val="16"/>
              </w:rPr>
              <w:br/>
            </w:r>
            <w:r>
              <w:rPr>
                <w:rFonts w:ascii="Courier New" w:hAnsi="Courier New" w:cs="Courier New"/>
                <w:sz w:val="16"/>
                <w:szCs w:val="16"/>
              </w:rPr>
              <w:br/>
              <w:t>.usa-header {</w:t>
            </w:r>
            <w:r>
              <w:rPr>
                <w:rFonts w:ascii="Courier New" w:hAnsi="Courier New" w:cs="Courier New"/>
                <w:sz w:val="16"/>
                <w:szCs w:val="16"/>
              </w:rPr>
              <w:br/>
              <w:t xml:space="preserve">  </w:t>
            </w:r>
            <w:r w:rsidRPr="001C0094">
              <w:rPr>
                <w:rFonts w:ascii="Courier New" w:hAnsi="Courier New" w:cs="Courier New"/>
                <w:sz w:val="16"/>
                <w:szCs w:val="16"/>
              </w:rPr>
              <w:t>bo</w:t>
            </w:r>
            <w:r>
              <w:rPr>
                <w:rFonts w:ascii="Courier New" w:hAnsi="Courier New" w:cs="Courier New"/>
                <w:sz w:val="16"/>
                <w:szCs w:val="16"/>
              </w:rPr>
              <w:t xml:space="preserve">rder-bottom: </w:t>
            </w:r>
            <w:r w:rsidR="0096349B" w:rsidRPr="0096349B">
              <w:rPr>
                <w:rFonts w:ascii="Courier New" w:hAnsi="Courier New" w:cs="Courier New"/>
                <w:sz w:val="16"/>
                <w:szCs w:val="16"/>
              </w:rPr>
              <w:t>1px solid #d6d7d9</w:t>
            </w:r>
            <w:r>
              <w:rPr>
                <w:rFonts w:ascii="Courier New" w:hAnsi="Courier New" w:cs="Courier New"/>
                <w:sz w:val="16"/>
                <w:szCs w:val="16"/>
              </w:rPr>
              <w:t>;</w:t>
            </w:r>
            <w:r>
              <w:rPr>
                <w:rFonts w:ascii="Courier New" w:hAnsi="Courier New" w:cs="Courier New"/>
                <w:sz w:val="16"/>
                <w:szCs w:val="16"/>
              </w:rPr>
              <w:br/>
              <w:t xml:space="preserve">  </w:t>
            </w:r>
            <w:r w:rsidRPr="001C0094">
              <w:rPr>
                <w:rFonts w:ascii="Courier New" w:hAnsi="Courier New" w:cs="Courier New"/>
                <w:sz w:val="16"/>
                <w:szCs w:val="16"/>
              </w:rPr>
              <w:t>background-image:</w:t>
            </w:r>
            <w:r>
              <w:rPr>
                <w:rFonts w:ascii="Courier New" w:hAnsi="Courier New" w:cs="Courier New"/>
                <w:sz w:val="16"/>
                <w:szCs w:val="16"/>
              </w:rPr>
              <w:t>url("/assets/img/thread4.png");</w:t>
            </w:r>
            <w:r>
              <w:rPr>
                <w:rFonts w:ascii="Courier New" w:hAnsi="Courier New" w:cs="Courier New"/>
                <w:sz w:val="16"/>
                <w:szCs w:val="16"/>
              </w:rPr>
              <w:br/>
              <w:t xml:space="preserve">  background-position:left;</w:t>
            </w:r>
            <w:r>
              <w:rPr>
                <w:rFonts w:ascii="Courier New" w:hAnsi="Courier New" w:cs="Courier New"/>
                <w:sz w:val="16"/>
                <w:szCs w:val="16"/>
              </w:rPr>
              <w:br/>
              <w:t xml:space="preserve">  background-repeat: repeat-x;</w:t>
            </w:r>
            <w:r>
              <w:rPr>
                <w:rFonts w:ascii="Courier New" w:hAnsi="Courier New" w:cs="Courier New"/>
                <w:sz w:val="16"/>
                <w:szCs w:val="16"/>
              </w:rPr>
              <w:br/>
            </w:r>
            <w:r w:rsidRPr="001C0094">
              <w:rPr>
                <w:rFonts w:ascii="Courier New" w:hAnsi="Courier New" w:cs="Courier New"/>
                <w:sz w:val="16"/>
                <w:szCs w:val="16"/>
              </w:rPr>
              <w:t>}</w:t>
            </w:r>
          </w:p>
        </w:tc>
      </w:tr>
    </w:tbl>
    <w:p w14:paraId="144A405C" w14:textId="6F710635" w:rsidR="00852062" w:rsidRDefault="003C7293" w:rsidP="00393597">
      <w:pPr>
        <w:pStyle w:val="Heading2"/>
      </w:pPr>
      <w:bookmarkStart w:id="82" w:name="_Toc534722348"/>
      <w:r w:rsidRPr="003C7293">
        <w:t>Footers</w:t>
      </w:r>
      <w:bookmarkEnd w:id="82"/>
    </w:p>
    <w:p w14:paraId="22B710FD" w14:textId="136FC71D" w:rsidR="003C7293" w:rsidRPr="009C11F2" w:rsidRDefault="003C7293" w:rsidP="00852062">
      <w:pPr>
        <w:pStyle w:val="BodyText"/>
        <w:rPr>
          <w:szCs w:val="24"/>
        </w:rPr>
      </w:pPr>
      <w:r w:rsidRPr="009C11F2">
        <w:rPr>
          <w:szCs w:val="24"/>
        </w:rPr>
        <w:t>Footers are always located on the bottom of every web page that contain a group of internal and external hyperlinks. It also promotes branding, ca</w:t>
      </w:r>
      <w:r w:rsidR="00745B48" w:rsidRPr="009C11F2">
        <w:rPr>
          <w:szCs w:val="24"/>
        </w:rPr>
        <w:t>n include logos of smaller size which are generally located on the bottom right side.</w:t>
      </w:r>
    </w:p>
    <w:p w14:paraId="037DE63D" w14:textId="64CE2C79" w:rsidR="00745B48" w:rsidRDefault="00745B48" w:rsidP="006E75B3">
      <w:pPr>
        <w:pStyle w:val="Heading2"/>
      </w:pPr>
      <w:bookmarkStart w:id="83" w:name="_Toc534722349"/>
      <w:r w:rsidRPr="003C7293">
        <w:lastRenderedPageBreak/>
        <w:t>Accessibility</w:t>
      </w:r>
      <w:bookmarkEnd w:id="83"/>
    </w:p>
    <w:p w14:paraId="71DB5AD4" w14:textId="20BB2935" w:rsidR="00745B48" w:rsidRDefault="00745B48" w:rsidP="00CE4601">
      <w:pPr>
        <w:pStyle w:val="BodyText"/>
        <w:numPr>
          <w:ilvl w:val="0"/>
          <w:numId w:val="29"/>
        </w:numPr>
      </w:pPr>
      <w:r>
        <w:t>Users must be allowed to navigate every link in the footer using the tab key.</w:t>
      </w:r>
    </w:p>
    <w:p w14:paraId="472896FE" w14:textId="77EFF883" w:rsidR="00745B48" w:rsidRPr="00745B48" w:rsidRDefault="00745B48" w:rsidP="00CE4601">
      <w:pPr>
        <w:pStyle w:val="BodyText"/>
        <w:numPr>
          <w:ilvl w:val="0"/>
          <w:numId w:val="29"/>
        </w:numPr>
      </w:pPr>
      <w:r>
        <w:t>On smaller screens, footers should collapse so links are still readable and do not overlap.</w:t>
      </w:r>
    </w:p>
    <w:p w14:paraId="0FCB6A8E" w14:textId="434A3F95" w:rsidR="00745B48" w:rsidRPr="00745B48" w:rsidRDefault="00B869C4" w:rsidP="006E75B3">
      <w:pPr>
        <w:pStyle w:val="Heading2"/>
      </w:pPr>
      <w:bookmarkStart w:id="84" w:name="_Toc534722350"/>
      <w:r>
        <w:t>Usability</w:t>
      </w:r>
      <w:bookmarkEnd w:id="84"/>
    </w:p>
    <w:p w14:paraId="6588E3EC" w14:textId="3D498F54" w:rsidR="00745B48" w:rsidRPr="009C11F2" w:rsidRDefault="00745B48" w:rsidP="00CE4601">
      <w:pPr>
        <w:pStyle w:val="BodyText"/>
        <w:numPr>
          <w:ilvl w:val="0"/>
          <w:numId w:val="30"/>
        </w:numPr>
        <w:rPr>
          <w:szCs w:val="24"/>
        </w:rPr>
      </w:pPr>
      <w:r w:rsidRPr="009C11F2">
        <w:rPr>
          <w:szCs w:val="24"/>
        </w:rPr>
        <w:t>It’s a good idea to include the main global navigation links in the footer</w:t>
      </w:r>
      <w:r w:rsidR="00B869C4" w:rsidRPr="009C11F2">
        <w:rPr>
          <w:szCs w:val="24"/>
        </w:rPr>
        <w:t>.</w:t>
      </w:r>
    </w:p>
    <w:p w14:paraId="4A0C50C6" w14:textId="3120256E" w:rsidR="00B869C4" w:rsidRPr="009C11F2" w:rsidRDefault="00B869C4" w:rsidP="00CE4601">
      <w:pPr>
        <w:pStyle w:val="BodyText"/>
        <w:numPr>
          <w:ilvl w:val="1"/>
          <w:numId w:val="30"/>
        </w:numPr>
        <w:rPr>
          <w:szCs w:val="24"/>
        </w:rPr>
      </w:pPr>
      <w:r w:rsidRPr="009C11F2">
        <w:rPr>
          <w:szCs w:val="24"/>
        </w:rPr>
        <w:t>Group footer links when possible into columns.</w:t>
      </w:r>
    </w:p>
    <w:p w14:paraId="7224E694" w14:textId="68E1CDD9" w:rsidR="00745B48" w:rsidRPr="009C11F2" w:rsidRDefault="00745B48" w:rsidP="00CE4601">
      <w:pPr>
        <w:pStyle w:val="BodyText"/>
        <w:numPr>
          <w:ilvl w:val="0"/>
          <w:numId w:val="30"/>
        </w:numPr>
        <w:rPr>
          <w:szCs w:val="24"/>
        </w:rPr>
      </w:pPr>
      <w:r w:rsidRPr="009C11F2">
        <w:rPr>
          <w:szCs w:val="24"/>
        </w:rPr>
        <w:t>Logos should be smaller and located on either the bottom left or right of the page.</w:t>
      </w:r>
    </w:p>
    <w:p w14:paraId="39A2E981" w14:textId="70535D76" w:rsidR="00745B48" w:rsidRPr="009C11F2" w:rsidRDefault="00745B48" w:rsidP="00CE4601">
      <w:pPr>
        <w:pStyle w:val="BodyText"/>
        <w:numPr>
          <w:ilvl w:val="0"/>
          <w:numId w:val="30"/>
        </w:numPr>
        <w:rPr>
          <w:szCs w:val="24"/>
        </w:rPr>
      </w:pPr>
      <w:r w:rsidRPr="009C11F2">
        <w:rPr>
          <w:szCs w:val="24"/>
        </w:rPr>
        <w:t>Contact information should point to a general email address; never use a personal email address.</w:t>
      </w:r>
    </w:p>
    <w:p w14:paraId="49356809" w14:textId="29ED79D1" w:rsidR="00745B48" w:rsidRPr="009C11F2" w:rsidRDefault="00B869C4" w:rsidP="00CE4601">
      <w:pPr>
        <w:pStyle w:val="BodyText"/>
        <w:numPr>
          <w:ilvl w:val="0"/>
          <w:numId w:val="30"/>
        </w:numPr>
        <w:rPr>
          <w:szCs w:val="24"/>
        </w:rPr>
      </w:pPr>
      <w:r w:rsidRPr="009C11F2">
        <w:rPr>
          <w:szCs w:val="24"/>
        </w:rPr>
        <w:t>Use social media links that point only to your agency.</w:t>
      </w:r>
    </w:p>
    <w:p w14:paraId="15663BEC" w14:textId="2E0809E9" w:rsidR="00745B48" w:rsidRPr="009C11F2" w:rsidRDefault="00B869C4" w:rsidP="00CE4601">
      <w:pPr>
        <w:pStyle w:val="BodyText"/>
        <w:numPr>
          <w:ilvl w:val="0"/>
          <w:numId w:val="30"/>
        </w:numPr>
        <w:rPr>
          <w:szCs w:val="24"/>
        </w:rPr>
      </w:pPr>
      <w:r w:rsidRPr="009C11F2">
        <w:rPr>
          <w:szCs w:val="24"/>
        </w:rPr>
        <w:t>Include a “Return to Top” hyperlink above the main footer content.</w:t>
      </w:r>
    </w:p>
    <w:p w14:paraId="6C5932B3" w14:textId="2503423C" w:rsidR="00745B48" w:rsidRPr="009C11F2" w:rsidRDefault="00A25CD2" w:rsidP="00CE4601">
      <w:pPr>
        <w:pStyle w:val="BodyText"/>
        <w:numPr>
          <w:ilvl w:val="0"/>
          <w:numId w:val="30"/>
        </w:numPr>
        <w:rPr>
          <w:szCs w:val="24"/>
        </w:rPr>
      </w:pPr>
      <w:r w:rsidRPr="009C11F2">
        <w:rPr>
          <w:szCs w:val="24"/>
        </w:rPr>
        <w:t xml:space="preserve">Top footer uses background </w:t>
      </w:r>
      <w:r w:rsidRPr="009C11F2">
        <w:rPr>
          <w:color w:val="222222"/>
          <w:szCs w:val="24"/>
        </w:rPr>
        <w:t>color is #003e73.</w:t>
      </w:r>
    </w:p>
    <w:p w14:paraId="50DEBEF0" w14:textId="5B835EA0" w:rsidR="00C14211" w:rsidRDefault="00B339AD" w:rsidP="00852062">
      <w:pPr>
        <w:pStyle w:val="BodyText"/>
        <w:rPr>
          <w:sz w:val="22"/>
          <w:szCs w:val="22"/>
        </w:rPr>
      </w:pPr>
      <w:r>
        <w:rPr>
          <w:noProof/>
        </w:rPr>
        <w:drawing>
          <wp:inline distT="0" distB="0" distL="0" distR="0" wp14:anchorId="59D20653" wp14:editId="185E923D">
            <wp:extent cx="6572250" cy="82423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6572250" cy="824230"/>
                    </a:xfrm>
                    <a:prstGeom prst="rect">
                      <a:avLst/>
                    </a:prstGeom>
                  </pic:spPr>
                </pic:pic>
              </a:graphicData>
            </a:graphic>
          </wp:inline>
        </w:drawing>
      </w:r>
    </w:p>
    <w:p w14:paraId="53D905D9" w14:textId="034B2F5D" w:rsidR="00C14211" w:rsidRPr="009C11F2" w:rsidRDefault="00A25CD2" w:rsidP="00852062">
      <w:pPr>
        <w:pStyle w:val="BodyText"/>
        <w:rPr>
          <w:szCs w:val="24"/>
        </w:rPr>
      </w:pPr>
      <w:r w:rsidRPr="009C11F2">
        <w:rPr>
          <w:szCs w:val="24"/>
        </w:rPr>
        <w:t>Generic footer with primary and secondary links, logo and site name.</w:t>
      </w:r>
    </w:p>
    <w:tbl>
      <w:tblPr>
        <w:tblStyle w:val="TableGrid"/>
        <w:tblW w:w="0" w:type="auto"/>
        <w:tblLook w:val="04A0" w:firstRow="1" w:lastRow="0" w:firstColumn="1" w:lastColumn="0" w:noHBand="0" w:noVBand="1"/>
      </w:tblPr>
      <w:tblGrid>
        <w:gridCol w:w="5170"/>
        <w:gridCol w:w="5170"/>
      </w:tblGrid>
      <w:tr w:rsidR="008A183C" w14:paraId="52C02FA1" w14:textId="77777777" w:rsidTr="008A183C">
        <w:tc>
          <w:tcPr>
            <w:tcW w:w="5170" w:type="dxa"/>
          </w:tcPr>
          <w:p w14:paraId="7720496B" w14:textId="41EEB492"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.usa-footer-secondary_section {</w:t>
            </w:r>
          </w:p>
          <w:p w14:paraId="2CAD9678" w14:textId="77777777" w:rsidR="00742D9E" w:rsidRPr="00742D9E" w:rsidRDefault="00742D9E" w:rsidP="00742D9E">
            <w:pPr>
              <w:pStyle w:val="BodyText"/>
              <w:rPr>
                <w:rFonts w:ascii="Courier New" w:hAnsi="Courier New" w:cs="Courier New"/>
                <w:sz w:val="18"/>
                <w:szCs w:val="18"/>
              </w:rPr>
            </w:pPr>
            <w:r w:rsidRPr="00742D9E">
              <w:rPr>
                <w:rFonts w:ascii="Courier New" w:hAnsi="Courier New" w:cs="Courier New"/>
                <w:sz w:val="18"/>
                <w:szCs w:val="18"/>
              </w:rPr>
              <w:t xml:space="preserve">  background-color:  #003e73 !important;</w:t>
            </w:r>
          </w:p>
          <w:p w14:paraId="061FC9BE" w14:textId="1A72322B" w:rsidR="008A183C" w:rsidRDefault="00742D9E" w:rsidP="00742D9E">
            <w:pPr>
              <w:pStyle w:val="BodyText"/>
              <w:rPr>
                <w:sz w:val="22"/>
                <w:szCs w:val="22"/>
              </w:rPr>
            </w:pPr>
            <w:r w:rsidRPr="00742D9E">
              <w:rPr>
                <w:rFonts w:ascii="Courier New" w:hAnsi="Courier New" w:cs="Courier New"/>
                <w:sz w:val="18"/>
                <w:szCs w:val="18"/>
              </w:rPr>
              <w:t>}</w:t>
            </w:r>
          </w:p>
        </w:tc>
        <w:tc>
          <w:tcPr>
            <w:tcW w:w="5170" w:type="dxa"/>
          </w:tcPr>
          <w:p w14:paraId="0C8B3014" w14:textId="7C8A3AC3" w:rsidR="008A183C" w:rsidRDefault="002D49F6" w:rsidP="00852062">
            <w:pPr>
              <w:pStyle w:val="BodyText"/>
              <w:rPr>
                <w:sz w:val="22"/>
                <w:szCs w:val="22"/>
              </w:rPr>
            </w:pPr>
            <w:r>
              <w:rPr>
                <w:sz w:val="22"/>
                <w:szCs w:val="22"/>
              </w:rPr>
              <w:t>TAS-custom.css</w:t>
            </w:r>
          </w:p>
        </w:tc>
      </w:tr>
    </w:tbl>
    <w:p w14:paraId="510FF72D" w14:textId="49BA0D25" w:rsidR="00F45C93" w:rsidRDefault="00F45C93" w:rsidP="00393597">
      <w:pPr>
        <w:pStyle w:val="Heading2"/>
      </w:pPr>
      <w:bookmarkStart w:id="85" w:name="_Toc534722351"/>
      <w:r>
        <w:t>Side Navigation</w:t>
      </w:r>
      <w:bookmarkEnd w:id="85"/>
    </w:p>
    <w:p w14:paraId="3B1D4C0E" w14:textId="09D59102" w:rsidR="00F45C93" w:rsidRDefault="00775EC5" w:rsidP="00F45C93">
      <w:pPr>
        <w:pStyle w:val="BodyText"/>
      </w:pPr>
      <w:r>
        <w:t>Side navigation</w:t>
      </w:r>
      <w:r w:rsidR="009C11F2">
        <w:t>s</w:t>
      </w:r>
      <w:r>
        <w:t xml:space="preserve"> are vertical links that are used to navigate to subsection of the same website.</w:t>
      </w:r>
    </w:p>
    <w:tbl>
      <w:tblPr>
        <w:tblStyle w:val="TableGrid"/>
        <w:tblW w:w="0" w:type="auto"/>
        <w:tblLook w:val="04A0" w:firstRow="1" w:lastRow="0" w:firstColumn="1" w:lastColumn="0" w:noHBand="0" w:noVBand="1"/>
      </w:tblPr>
      <w:tblGrid>
        <w:gridCol w:w="3415"/>
        <w:gridCol w:w="6925"/>
      </w:tblGrid>
      <w:tr w:rsidR="007B2643" w14:paraId="7106D1B1" w14:textId="77777777" w:rsidTr="001D1E86">
        <w:tc>
          <w:tcPr>
            <w:tcW w:w="3415" w:type="dxa"/>
          </w:tcPr>
          <w:p w14:paraId="4A5CEE02" w14:textId="504E7607" w:rsidR="007B2643" w:rsidRDefault="007B2643" w:rsidP="00F45C93">
            <w:pPr>
              <w:pStyle w:val="BodyText"/>
            </w:pPr>
            <w:r>
              <w:rPr>
                <w:noProof/>
              </w:rPr>
              <w:drawing>
                <wp:inline distT="0" distB="0" distL="0" distR="0" wp14:anchorId="6D12DB3C" wp14:editId="07716DD5">
                  <wp:extent cx="1390426" cy="143256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401836" cy="1444316"/>
                          </a:xfrm>
                          <a:prstGeom prst="rect">
                            <a:avLst/>
                          </a:prstGeom>
                        </pic:spPr>
                      </pic:pic>
                    </a:graphicData>
                  </a:graphic>
                </wp:inline>
              </w:drawing>
            </w:r>
          </w:p>
        </w:tc>
        <w:tc>
          <w:tcPr>
            <w:tcW w:w="6925" w:type="dxa"/>
          </w:tcPr>
          <w:p w14:paraId="0F542330" w14:textId="4EBC1D8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class="usa-heading-alt"&gt;Single level&lt;/h6&gt;</w:t>
            </w:r>
          </w:p>
          <w:p w14:paraId="29D6AA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2B44995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01BC7D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3715FD4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A2E81C"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class="usa-current" href="javascript:void(0);"&gt;Current page&lt;/a&gt;</w:t>
            </w:r>
          </w:p>
          <w:p w14:paraId="41AF5E0D"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7FB7F76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4F9C2794"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34A732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0D58B57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1F365F23"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 href="javascript:void(0);"&gt;Parent link&lt;/a&gt;</w:t>
            </w:r>
          </w:p>
          <w:p w14:paraId="03EC9171"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259459B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4742AE2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6A238DE1" w14:textId="0B363843" w:rsidR="007B2643"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1D1E86" w14:paraId="1599FC9C" w14:textId="77777777" w:rsidTr="001D1E86">
        <w:tc>
          <w:tcPr>
            <w:tcW w:w="3415" w:type="dxa"/>
          </w:tcPr>
          <w:p w14:paraId="5FCF43DF" w14:textId="69ED887B" w:rsidR="001D1E86" w:rsidRDefault="001D1E86" w:rsidP="00F45C93">
            <w:pPr>
              <w:pStyle w:val="BodyText"/>
              <w:rPr>
                <w:noProof/>
              </w:rPr>
            </w:pPr>
            <w:r>
              <w:rPr>
                <w:noProof/>
              </w:rPr>
              <w:lastRenderedPageBreak/>
              <w:drawing>
                <wp:inline distT="0" distB="0" distL="0" distR="0" wp14:anchorId="5899BC5C" wp14:editId="639A657B">
                  <wp:extent cx="1781411" cy="191262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789790" cy="1921616"/>
                          </a:xfrm>
                          <a:prstGeom prst="rect">
                            <a:avLst/>
                          </a:prstGeom>
                        </pic:spPr>
                      </pic:pic>
                    </a:graphicData>
                  </a:graphic>
                </wp:inline>
              </w:drawing>
            </w:r>
          </w:p>
        </w:tc>
        <w:tc>
          <w:tcPr>
            <w:tcW w:w="6925" w:type="dxa"/>
          </w:tcPr>
          <w:p w14:paraId="342F991C" w14:textId="205D167B"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&lt;h6 class="usa-heading-alt"&gt;Two levels&lt;/h6&gt;</w:t>
            </w:r>
          </w:p>
          <w:p w14:paraId="21119600"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 class="usa-grid-full"&gt;</w:t>
            </w:r>
          </w:p>
          <w:p w14:paraId="3AB434C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 class="usa-width-one-fourth"&gt;</w:t>
            </w:r>
          </w:p>
          <w:p w14:paraId="2E59614E"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class="usa-sidenav-list"&gt;</w:t>
            </w:r>
          </w:p>
          <w:p w14:paraId="0D3DCD8A" w14:textId="5BFFD15D"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   &lt;a href="javascript:void(0);"&gt;Parent link&lt;/a&gt;&lt;/li&gt;</w:t>
            </w:r>
          </w:p>
          <w:p w14:paraId="1702DAD6"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39203F4" w14:textId="21EC2481"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1D1E86">
              <w:rPr>
                <w:rFonts w:ascii="Consolas" w:hAnsi="Consolas" w:cs="Consolas"/>
                <w:color w:val="212121"/>
                <w:sz w:val="15"/>
                <w:szCs w:val="15"/>
                <w:shd w:val="clear" w:color="auto" w:fill="F1F1F1"/>
                <w:lang w:val="en"/>
              </w:rPr>
              <w:t xml:space="preserve"> &lt;a class="usa-current" href="javascript:void(0);"&gt;Current page&lt;/a&gt;</w:t>
            </w:r>
          </w:p>
          <w:p w14:paraId="73AE9B07"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 class="usa-sidenav-sub_list"&gt;</w:t>
            </w:r>
          </w:p>
          <w:p w14:paraId="4EC89004" w14:textId="6832339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33D694D" w14:textId="758F6CB9"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594B7C6" w14:textId="5C6228C2"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002B61CC" w14:textId="539DDC05"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href="javascript:void(0);"&gt;Child link&lt;/a&gt;  &lt;/li&gt;</w:t>
            </w:r>
          </w:p>
          <w:p w14:paraId="63212229" w14:textId="5AEF04FA"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class="usa-current" href="javascript:void(0);"&gt;</w:t>
            </w:r>
            <w:r>
              <w:rPr>
                <w:rFonts w:ascii="Consolas" w:hAnsi="Consolas" w:cs="Consolas"/>
                <w:color w:val="212121"/>
                <w:sz w:val="15"/>
                <w:szCs w:val="15"/>
                <w:shd w:val="clear" w:color="auto" w:fill="F1F1F1"/>
                <w:lang w:val="en"/>
              </w:rPr>
              <w:t>Child Lin</w:t>
            </w:r>
            <w:r w:rsidRPr="001D1E86">
              <w:rPr>
                <w:rFonts w:ascii="Consolas" w:hAnsi="Consolas" w:cs="Consolas"/>
                <w:color w:val="212121"/>
                <w:sz w:val="15"/>
                <w:szCs w:val="15"/>
                <w:shd w:val="clear" w:color="auto" w:fill="F1F1F1"/>
                <w:lang w:val="en"/>
              </w:rPr>
              <w:t xml:space="preserve">  &lt;/li&gt;</w:t>
            </w:r>
          </w:p>
          <w:p w14:paraId="09287B5B"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7110FA3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w:t>
            </w:r>
          </w:p>
          <w:p w14:paraId="61BFF087" w14:textId="08DC3AD3"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&lt;li&gt;&lt;a href="javascript:void(0);"&gt;Parent link&lt;/a&gt;&lt;/li&gt;</w:t>
            </w:r>
          </w:p>
          <w:p w14:paraId="1B7B53DF"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&lt;/ul&gt;</w:t>
            </w:r>
          </w:p>
          <w:p w14:paraId="654D49E8" w14:textId="77777777"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 xml:space="preserve">  &lt;/aside&gt;</w:t>
            </w:r>
          </w:p>
          <w:p w14:paraId="2D6BA4B2" w14:textId="6218744F" w:rsidR="001D1E86" w:rsidRPr="001D1E86" w:rsidRDefault="001D1E86"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1D1E86">
              <w:rPr>
                <w:rFonts w:ascii="Consolas" w:hAnsi="Consolas" w:cs="Consolas"/>
                <w:color w:val="212121"/>
                <w:sz w:val="15"/>
                <w:szCs w:val="15"/>
                <w:shd w:val="clear" w:color="auto" w:fill="F1F1F1"/>
                <w:lang w:val="en"/>
              </w:rPr>
              <w:t>&lt;/div&gt;</w:t>
            </w:r>
          </w:p>
        </w:tc>
      </w:tr>
      <w:tr w:rsidR="0062593C" w14:paraId="0D7849B0" w14:textId="77777777" w:rsidTr="001D1E86">
        <w:tc>
          <w:tcPr>
            <w:tcW w:w="3415" w:type="dxa"/>
          </w:tcPr>
          <w:p w14:paraId="26310767" w14:textId="6795F68E" w:rsidR="0062593C" w:rsidRDefault="0062593C" w:rsidP="00F45C93">
            <w:pPr>
              <w:pStyle w:val="BodyText"/>
              <w:rPr>
                <w:noProof/>
              </w:rPr>
            </w:pPr>
            <w:r>
              <w:rPr>
                <w:noProof/>
              </w:rPr>
              <w:drawing>
                <wp:inline distT="0" distB="0" distL="0" distR="0" wp14:anchorId="7F208976" wp14:editId="3DD7C8DF">
                  <wp:extent cx="1458778" cy="2743200"/>
                  <wp:effectExtent l="0" t="0" r="825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465665" cy="2756151"/>
                          </a:xfrm>
                          <a:prstGeom prst="rect">
                            <a:avLst/>
                          </a:prstGeom>
                        </pic:spPr>
                      </pic:pic>
                    </a:graphicData>
                  </a:graphic>
                </wp:inline>
              </w:drawing>
            </w:r>
          </w:p>
        </w:tc>
        <w:tc>
          <w:tcPr>
            <w:tcW w:w="6925" w:type="dxa"/>
          </w:tcPr>
          <w:p w14:paraId="79BE99C1"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&lt;h6 class="usa-heading-alt"&gt;Three levels&lt;/h6&gt;</w:t>
            </w:r>
          </w:p>
          <w:p w14:paraId="201D7A47"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p w14:paraId="25E8A9DF"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 class="usa-grid-full"&gt;</w:t>
            </w:r>
          </w:p>
          <w:p w14:paraId="69C98CB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 class="usa-width-one-fourth"&gt;</w:t>
            </w:r>
          </w:p>
          <w:p w14:paraId="7427B4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class="usa-sidenav-list"&gt;</w:t>
            </w:r>
          </w:p>
          <w:p w14:paraId="27276D23" w14:textId="02399A8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href="javascript:void(0);"&gt;Parent link&lt;/a&gt; &lt;/li&gt;</w:t>
            </w:r>
          </w:p>
          <w:p w14:paraId="2E92A139"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4A3FC27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class="usa-current" href="javascript:void(0);"&gt;Current page&lt;/a&gt;</w:t>
            </w:r>
          </w:p>
          <w:p w14:paraId="0B139F34"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 class="usa-sidenav-sub_list"&gt;</w:t>
            </w:r>
          </w:p>
          <w:p w14:paraId="4AFDA3DC" w14:textId="22E0CE1A"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F841D70"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0A6A4ED2"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 href="javascript:void(0);"&gt;Child link&lt;/a&gt;</w:t>
            </w:r>
          </w:p>
          <w:p w14:paraId="2B5E8EF4" w14:textId="206B781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 class="usa-sidenav-sub_list"&gt;</w:t>
            </w:r>
          </w:p>
          <w:p w14:paraId="6D6A081D" w14:textId="2B38EB55"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link&lt;/a&gt;&lt;/li&gt;</w:t>
            </w:r>
          </w:p>
          <w:p w14:paraId="6A97EF70" w14:textId="1D80E802"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href="javascript:void(0);"&gt;Grandchild link&lt;/a&gt; &lt;/li&gt;</w:t>
            </w:r>
          </w:p>
          <w:p w14:paraId="30797C6C" w14:textId="3115CC74"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class="usa-current" href="javascript:void(0);"&gt;Grandchild link&lt;/a&gt;&lt;/li&gt;</w:t>
            </w:r>
          </w:p>
          <w:p w14:paraId="3FA70437" w14:textId="330967C9"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Pr>
                <w:rFonts w:ascii="Consolas" w:hAnsi="Consolas" w:cs="Consolas"/>
                <w:color w:val="212121"/>
                <w:sz w:val="15"/>
                <w:szCs w:val="15"/>
                <w:shd w:val="clear" w:color="auto" w:fill="F1F1F1"/>
                <w:lang w:val="en"/>
              </w:rPr>
              <w:t xml:space="preserve">          </w:t>
            </w:r>
            <w:r w:rsidRPr="0062593C">
              <w:rPr>
                <w:rFonts w:ascii="Consolas" w:hAnsi="Consolas" w:cs="Consolas"/>
                <w:color w:val="212121"/>
                <w:sz w:val="15"/>
                <w:szCs w:val="15"/>
                <w:shd w:val="clear" w:color="auto" w:fill="F1F1F1"/>
                <w:lang w:val="en"/>
              </w:rPr>
              <w:t>&lt;/ul&gt;</w:t>
            </w:r>
          </w:p>
          <w:p w14:paraId="055988AD"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71B9DE2F" w14:textId="5B74E0CE"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1A6E7CEC" w14:textId="3AD2BF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0B3117DE" w14:textId="34910AF3"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&lt;li&gt;&lt;a href="javascript:void(0);"&gt;Child link&lt;/a&gt;&lt;/li&gt;</w:t>
            </w:r>
          </w:p>
          <w:p w14:paraId="756D5153"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7DD5C766"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&lt;/li&gt;</w:t>
            </w:r>
          </w:p>
          <w:p w14:paraId="2C828E9F" w14:textId="099270C0"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w:t>
            </w:r>
            <w:r>
              <w:rPr>
                <w:rFonts w:ascii="Consolas" w:hAnsi="Consolas" w:cs="Consolas"/>
                <w:color w:val="212121"/>
                <w:sz w:val="15"/>
                <w:szCs w:val="15"/>
                <w:shd w:val="clear" w:color="auto" w:fill="F1F1F1"/>
                <w:lang w:val="en"/>
              </w:rPr>
              <w:t>&lt;li&gt;</w:t>
            </w:r>
            <w:r w:rsidRPr="0062593C">
              <w:rPr>
                <w:rFonts w:ascii="Consolas" w:hAnsi="Consolas" w:cs="Consolas"/>
                <w:color w:val="212121"/>
                <w:sz w:val="15"/>
                <w:szCs w:val="15"/>
                <w:shd w:val="clear" w:color="auto" w:fill="F1F1F1"/>
                <w:lang w:val="en"/>
              </w:rPr>
              <w:t>&lt;a href="javascript:void(0);"&gt;Parent link&lt;/a&gt;&lt;/li&gt;</w:t>
            </w:r>
          </w:p>
          <w:p w14:paraId="27A62E2C"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&lt;/ul&gt;</w:t>
            </w:r>
          </w:p>
          <w:p w14:paraId="2D46219B"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 xml:space="preserve">  &lt;/aside&gt;</w:t>
            </w:r>
          </w:p>
          <w:p w14:paraId="7684060E" w14:textId="77777777" w:rsidR="0062593C" w:rsidRPr="0062593C" w:rsidRDefault="0062593C" w:rsidP="0062593C">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62593C">
              <w:rPr>
                <w:rFonts w:ascii="Consolas" w:hAnsi="Consolas" w:cs="Consolas"/>
                <w:color w:val="212121"/>
                <w:sz w:val="15"/>
                <w:szCs w:val="15"/>
                <w:shd w:val="clear" w:color="auto" w:fill="F1F1F1"/>
                <w:lang w:val="en"/>
              </w:rPr>
              <w:t>&lt;/div&gt;</w:t>
            </w:r>
          </w:p>
          <w:p w14:paraId="41F5CAF7" w14:textId="77777777" w:rsidR="0062593C" w:rsidRPr="001D1E86" w:rsidRDefault="0062593C" w:rsidP="001D1E8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p>
        </w:tc>
      </w:tr>
    </w:tbl>
    <w:p w14:paraId="17EBDBC2" w14:textId="525E3FB5" w:rsidR="00775EC5" w:rsidRDefault="00775EC5" w:rsidP="006E75B3">
      <w:pPr>
        <w:pStyle w:val="Heading2"/>
      </w:pPr>
      <w:bookmarkStart w:id="86" w:name="_Toc534722352"/>
      <w:r w:rsidRPr="00775EC5">
        <w:t>Accessibility</w:t>
      </w:r>
      <w:bookmarkEnd w:id="86"/>
    </w:p>
    <w:p w14:paraId="62D471FD" w14:textId="596B3C8E" w:rsidR="001A2A9C" w:rsidRPr="009C11F2" w:rsidRDefault="001A2A9C" w:rsidP="00CE4601">
      <w:pPr>
        <w:pStyle w:val="ListParagraph"/>
        <w:numPr>
          <w:ilvl w:val="0"/>
          <w:numId w:val="31"/>
        </w:numPr>
        <w:rPr>
          <w:b/>
          <w:sz w:val="24"/>
        </w:rPr>
      </w:pPr>
      <w:r w:rsidRPr="009C11F2">
        <w:rPr>
          <w:sz w:val="24"/>
        </w:rPr>
        <w:t xml:space="preserve">Each link </w:t>
      </w:r>
      <w:r w:rsidR="009C11F2" w:rsidRPr="009C11F2">
        <w:rPr>
          <w:sz w:val="24"/>
        </w:rPr>
        <w:t>i</w:t>
      </w:r>
      <w:r w:rsidR="009C11F2">
        <w:rPr>
          <w:sz w:val="24"/>
        </w:rPr>
        <w:t>n</w:t>
      </w:r>
      <w:r w:rsidR="009C11F2" w:rsidRPr="009C11F2">
        <w:rPr>
          <w:sz w:val="24"/>
        </w:rPr>
        <w:t xml:space="preserve"> </w:t>
      </w:r>
      <w:r w:rsidRPr="009C11F2">
        <w:rPr>
          <w:sz w:val="24"/>
        </w:rPr>
        <w:t>the side navigation must be accessible using the Tab key.</w:t>
      </w:r>
    </w:p>
    <w:p w14:paraId="73AD5678" w14:textId="2C4EABC0" w:rsidR="00496E31" w:rsidRPr="00496E31" w:rsidRDefault="001A2A9C" w:rsidP="00496E31">
      <w:pPr>
        <w:pStyle w:val="Heading2"/>
      </w:pPr>
      <w:bookmarkStart w:id="87" w:name="_Toc534722353"/>
      <w:r>
        <w:t>Usability</w:t>
      </w:r>
      <w:bookmarkEnd w:id="87"/>
    </w:p>
    <w:p w14:paraId="3FFF07B7" w14:textId="742FE11C" w:rsidR="001A2A9C" w:rsidRDefault="00565BC8" w:rsidP="00496E31">
      <w:pPr>
        <w:pStyle w:val="ListParagraph"/>
        <w:numPr>
          <w:ilvl w:val="0"/>
          <w:numId w:val="31"/>
        </w:numPr>
      </w:pPr>
      <w:r w:rsidRPr="009C11F2">
        <w:t>Must be displayed on the left side of web page under the header and above the footer</w:t>
      </w:r>
      <w:r w:rsidR="009C11F2">
        <w:t>.</w:t>
      </w:r>
    </w:p>
    <w:p w14:paraId="2AD23665" w14:textId="156B7EAC" w:rsidR="00565BC8" w:rsidRDefault="00565BC8" w:rsidP="00496E31">
      <w:pPr>
        <w:pStyle w:val="ListParagraph"/>
        <w:numPr>
          <w:ilvl w:val="0"/>
          <w:numId w:val="31"/>
        </w:numPr>
      </w:pPr>
      <w:r w:rsidRPr="009C11F2">
        <w:t>Include links to subsections of the website.</w:t>
      </w:r>
    </w:p>
    <w:p w14:paraId="71343CCE" w14:textId="1E672C16" w:rsidR="00565BC8" w:rsidRDefault="00565BC8" w:rsidP="00496E31">
      <w:pPr>
        <w:pStyle w:val="ListParagraph"/>
        <w:numPr>
          <w:ilvl w:val="0"/>
          <w:numId w:val="31"/>
        </w:numPr>
      </w:pPr>
      <w:r w:rsidRPr="009C11F2">
        <w:t>Keep navigation links simple and easy to read; do not clutter with too much text.</w:t>
      </w:r>
    </w:p>
    <w:p w14:paraId="14FDAB8A" w14:textId="2451870C" w:rsidR="003818A0" w:rsidRPr="00496E31" w:rsidRDefault="00DB53CE" w:rsidP="00496E31">
      <w:pPr>
        <w:pStyle w:val="ListParagraph"/>
        <w:numPr>
          <w:ilvl w:val="0"/>
          <w:numId w:val="31"/>
        </w:numPr>
      </w:pPr>
      <w:r w:rsidRPr="009C11F2">
        <w:t>Side navigation should not go deeper than three levels otherwise users will get lost.</w:t>
      </w:r>
    </w:p>
    <w:p w14:paraId="371FCFAC" w14:textId="4ABAF671" w:rsidR="000C6976" w:rsidRDefault="000C6976" w:rsidP="00496E31">
      <w:pPr>
        <w:pStyle w:val="Heading2"/>
      </w:pPr>
      <w:bookmarkStart w:id="88" w:name="_Toc534722354"/>
      <w:r w:rsidRPr="007D41C2">
        <w:t>Expand</w:t>
      </w:r>
      <w:r w:rsidRPr="000C6976">
        <w:t>/Collapse Side Navigation</w:t>
      </w:r>
      <w:bookmarkEnd w:id="88"/>
    </w:p>
    <w:p w14:paraId="331C6BF2" w14:textId="768C0988" w:rsidR="007D41C2" w:rsidRDefault="007D41C2" w:rsidP="008207CF">
      <w:pPr>
        <w:pStyle w:val="BodyText"/>
        <w:numPr>
          <w:ilvl w:val="0"/>
          <w:numId w:val="56"/>
        </w:numPr>
        <w:rPr>
          <w:lang w:val="en"/>
        </w:rPr>
      </w:pPr>
      <w:r>
        <w:rPr>
          <w:lang w:val="en"/>
        </w:rPr>
        <w:t>Expand/Collapsible side navigation is another option for side navigation links. This helps structure content using menus links with indented submenu links.</w:t>
      </w:r>
    </w:p>
    <w:p w14:paraId="7556AF72" w14:textId="4638F744" w:rsidR="007D41C2" w:rsidRDefault="007D41C2" w:rsidP="008207CF">
      <w:pPr>
        <w:pStyle w:val="BodyText"/>
        <w:numPr>
          <w:ilvl w:val="0"/>
          <w:numId w:val="56"/>
        </w:numPr>
        <w:rPr>
          <w:lang w:val="en"/>
        </w:rPr>
      </w:pPr>
      <w:r>
        <w:rPr>
          <w:lang w:val="en"/>
        </w:rPr>
        <w:lastRenderedPageBreak/>
        <w:t>Menu links can be dynamically rendered on page load using JSON data.</w:t>
      </w:r>
    </w:p>
    <w:p w14:paraId="75D68D42" w14:textId="123FA3F3" w:rsidR="005C21A1" w:rsidRDefault="005C21A1" w:rsidP="008207CF">
      <w:pPr>
        <w:pStyle w:val="BodyText"/>
        <w:numPr>
          <w:ilvl w:val="0"/>
          <w:numId w:val="56"/>
        </w:numPr>
        <w:rPr>
          <w:lang w:val="en"/>
        </w:rPr>
      </w:pPr>
      <w:r>
        <w:rPr>
          <w:lang w:val="en"/>
        </w:rPr>
        <w:t>Tree view navigation is a shared component that is fully accessible. Each link is fully accessible using the tab key</w:t>
      </w:r>
    </w:p>
    <w:p w14:paraId="2E815235" w14:textId="77777777" w:rsidR="00496E31" w:rsidRPr="00496E31" w:rsidRDefault="00496E31" w:rsidP="00496E31">
      <w:pPr>
        <w:pStyle w:val="BodyText"/>
        <w:ind w:left="720"/>
        <w:rPr>
          <w:lang w:val="en"/>
        </w:rPr>
      </w:pPr>
    </w:p>
    <w:tbl>
      <w:tblPr>
        <w:tblStyle w:val="TableGrid"/>
        <w:tblW w:w="0" w:type="auto"/>
        <w:tblLook w:val="04A0" w:firstRow="1" w:lastRow="0" w:firstColumn="1" w:lastColumn="0" w:noHBand="0" w:noVBand="1"/>
      </w:tblPr>
      <w:tblGrid>
        <w:gridCol w:w="5170"/>
        <w:gridCol w:w="5170"/>
      </w:tblGrid>
      <w:tr w:rsidR="00F90338" w14:paraId="6CFE196F" w14:textId="77777777" w:rsidTr="00F90338">
        <w:tc>
          <w:tcPr>
            <w:tcW w:w="5170" w:type="dxa"/>
          </w:tcPr>
          <w:p w14:paraId="510353A0" w14:textId="49E68852" w:rsidR="00F90338" w:rsidRPr="005040EC" w:rsidRDefault="005C21A1" w:rsidP="005040EC">
            <w:pPr>
              <w:pStyle w:val="BodyText"/>
            </w:pPr>
            <w:bookmarkStart w:id="89" w:name="_Toc534639367"/>
            <w:r w:rsidRPr="005040EC">
              <w:rPr>
                <w:noProof/>
              </w:rPr>
              <w:drawing>
                <wp:inline distT="0" distB="0" distL="0" distR="0" wp14:anchorId="78CC8A73" wp14:editId="34987A3F">
                  <wp:extent cx="1988820" cy="3288182"/>
                  <wp:effectExtent l="0" t="0" r="0"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994153" cy="3296999"/>
                          </a:xfrm>
                          <a:prstGeom prst="rect">
                            <a:avLst/>
                          </a:prstGeom>
                        </pic:spPr>
                      </pic:pic>
                    </a:graphicData>
                  </a:graphic>
                </wp:inline>
              </w:drawing>
            </w:r>
            <w:bookmarkEnd w:id="89"/>
          </w:p>
        </w:tc>
        <w:tc>
          <w:tcPr>
            <w:tcW w:w="5170" w:type="dxa"/>
          </w:tcPr>
          <w:p w14:paraId="0E0957A3" w14:textId="559E3DD7" w:rsidR="00F90338" w:rsidRPr="005040EC" w:rsidRDefault="003669DC" w:rsidP="005040EC">
            <w:pPr>
              <w:pStyle w:val="BodyText"/>
            </w:pPr>
            <w:r w:rsidRPr="005040EC">
              <w:t>Font-family: Source Sans Pro</w:t>
            </w:r>
          </w:p>
          <w:p w14:paraId="168187E1" w14:textId="4B76483A" w:rsidR="003669DC" w:rsidRPr="005040EC" w:rsidRDefault="003669DC" w:rsidP="005040EC">
            <w:pPr>
              <w:pStyle w:val="BodyText"/>
            </w:pPr>
            <w:r w:rsidRPr="005040EC">
              <w:t>Line-height:</w:t>
            </w:r>
            <w:r w:rsidR="005C21A1" w:rsidRPr="005040EC">
              <w:t>26px</w:t>
            </w:r>
          </w:p>
          <w:p w14:paraId="3862F12B" w14:textId="73C5A506" w:rsidR="003669DC" w:rsidRPr="005040EC" w:rsidRDefault="00B30657" w:rsidP="005040EC">
            <w:pPr>
              <w:pStyle w:val="BodyText"/>
            </w:pPr>
            <w:r w:rsidRPr="005040EC">
              <w:t>Underline link on mouse hover and change color to black</w:t>
            </w:r>
          </w:p>
          <w:p w14:paraId="7DDD363C" w14:textId="1605625A" w:rsidR="005C21A1" w:rsidRPr="005040EC" w:rsidRDefault="00B30657" w:rsidP="005040EC">
            <w:pPr>
              <w:pStyle w:val="BodyText"/>
            </w:pPr>
            <w:r w:rsidRPr="005040EC">
              <w:t>Arrow</w:t>
            </w:r>
            <w:r w:rsidR="005C21A1" w:rsidRPr="005040EC">
              <w:t>-right: #000</w:t>
            </w:r>
          </w:p>
          <w:p w14:paraId="07AC030F" w14:textId="235D18FD" w:rsidR="00B30657" w:rsidRPr="005040EC" w:rsidRDefault="005C21A1" w:rsidP="005040EC">
            <w:pPr>
              <w:pStyle w:val="BodyText"/>
            </w:pPr>
            <w:r w:rsidRPr="005040EC">
              <w:t>Arrow-down: #fdb81e</w:t>
            </w:r>
          </w:p>
        </w:tc>
      </w:tr>
    </w:tbl>
    <w:p w14:paraId="01A22F16" w14:textId="77777777" w:rsidR="000C6976" w:rsidRDefault="000C6976" w:rsidP="003818A0">
      <w:pPr>
        <w:pStyle w:val="BodyText"/>
        <w:outlineLvl w:val="1"/>
        <w:rPr>
          <w:szCs w:val="24"/>
        </w:rPr>
      </w:pPr>
    </w:p>
    <w:p w14:paraId="263A1471" w14:textId="09436B48" w:rsidR="003818A0" w:rsidRDefault="003818A0" w:rsidP="003818A0">
      <w:pPr>
        <w:pStyle w:val="BodyText"/>
        <w:outlineLvl w:val="1"/>
        <w:rPr>
          <w:szCs w:val="24"/>
        </w:rPr>
      </w:pPr>
    </w:p>
    <w:p w14:paraId="7A774C5F" w14:textId="5E9C511D" w:rsidR="003818A0" w:rsidRDefault="003818A0" w:rsidP="003818A0">
      <w:pPr>
        <w:pStyle w:val="BodyText"/>
        <w:outlineLvl w:val="1"/>
        <w:rPr>
          <w:szCs w:val="24"/>
        </w:rPr>
      </w:pPr>
    </w:p>
    <w:p w14:paraId="2DE0AAB1" w14:textId="6BF9870D" w:rsidR="003818A0" w:rsidRDefault="003818A0" w:rsidP="003818A0">
      <w:pPr>
        <w:pStyle w:val="BodyText"/>
        <w:outlineLvl w:val="1"/>
        <w:rPr>
          <w:szCs w:val="24"/>
        </w:rPr>
      </w:pPr>
    </w:p>
    <w:p w14:paraId="5EBEDDC7" w14:textId="65F4E04D" w:rsidR="003818A0" w:rsidRDefault="003818A0" w:rsidP="003818A0">
      <w:pPr>
        <w:pStyle w:val="BodyText"/>
        <w:outlineLvl w:val="1"/>
        <w:rPr>
          <w:szCs w:val="24"/>
        </w:rPr>
      </w:pPr>
    </w:p>
    <w:p w14:paraId="7E4DCD19" w14:textId="77777777" w:rsidR="003818A0" w:rsidRPr="009C11F2" w:rsidRDefault="003818A0" w:rsidP="003818A0">
      <w:pPr>
        <w:pStyle w:val="BodyText"/>
        <w:outlineLvl w:val="1"/>
        <w:rPr>
          <w:szCs w:val="24"/>
        </w:rPr>
      </w:pPr>
    </w:p>
    <w:p w14:paraId="1ED1FB9B" w14:textId="555F1A17" w:rsidR="00F45C93" w:rsidRPr="00B21370" w:rsidRDefault="00B21370" w:rsidP="00393597">
      <w:pPr>
        <w:pStyle w:val="Heading2"/>
      </w:pPr>
      <w:bookmarkStart w:id="90" w:name="_Toc534722355"/>
      <w:r w:rsidRPr="00B21370">
        <w:t>Grids</w:t>
      </w:r>
      <w:bookmarkEnd w:id="90"/>
    </w:p>
    <w:p w14:paraId="7405FB22" w14:textId="6A2026CC" w:rsidR="00A1565A" w:rsidRPr="009C11F2" w:rsidRDefault="00A1565A" w:rsidP="0062593C">
      <w:pPr>
        <w:rPr>
          <w:sz w:val="24"/>
        </w:rPr>
      </w:pPr>
      <w:r w:rsidRPr="009C11F2">
        <w:rPr>
          <w:sz w:val="24"/>
        </w:rPr>
        <w:t>Grids are used for responsive web design.</w:t>
      </w:r>
      <w:r w:rsidR="0022393E" w:rsidRPr="009C11F2">
        <w:rPr>
          <w:sz w:val="24"/>
        </w:rPr>
        <w:t xml:space="preserve"> TASCore uses a 12-</w:t>
      </w:r>
      <w:r w:rsidRPr="009C11F2">
        <w:rPr>
          <w:sz w:val="24"/>
        </w:rPr>
        <w:t>column grid CSS structure so the web page can be viewable regarding of the viewport size. Web components will collapse in a stackable format as the page size is reduced or the screen size is smaller.</w:t>
      </w:r>
    </w:p>
    <w:p w14:paraId="026DDA4D" w14:textId="0FA2C7EF" w:rsidR="00A1565A" w:rsidRDefault="00A1565A" w:rsidP="00A1565A">
      <w:pPr>
        <w:pStyle w:val="BodyText"/>
      </w:pPr>
      <w:r w:rsidRPr="009C11F2">
        <w:rPr>
          <w:szCs w:val="24"/>
        </w:rPr>
        <w:t>Grids are applied to div elements using the CSS</w:t>
      </w:r>
      <w:r>
        <w:t xml:space="preserve"> </w:t>
      </w:r>
      <w:r w:rsidRPr="00A1565A">
        <w:rPr>
          <w:rFonts w:ascii="Courier New" w:hAnsi="Courier New" w:cs="Courier New"/>
          <w:highlight w:val="lightGray"/>
        </w:rPr>
        <w:t>usa-grid</w:t>
      </w:r>
      <w:r>
        <w:t xml:space="preserve"> class.</w:t>
      </w:r>
    </w:p>
    <w:p w14:paraId="72DCDDAF" w14:textId="7DFE8113" w:rsidR="00A1565A" w:rsidRDefault="00A1565A" w:rsidP="00A1565A">
      <w:pPr>
        <w:pStyle w:val="BodyText"/>
      </w:pPr>
      <w:r>
        <w:t xml:space="preserve">Grids without any padding on left or right use </w:t>
      </w:r>
      <w:r w:rsidRPr="00A1565A">
        <w:rPr>
          <w:rFonts w:ascii="Courier New" w:hAnsi="Courier New" w:cs="Courier New"/>
          <w:highlight w:val="lightGray"/>
        </w:rPr>
        <w:t>usa-grid-full</w:t>
      </w:r>
      <w:r>
        <w:t xml:space="preserve"> class.</w:t>
      </w:r>
    </w:p>
    <w:p w14:paraId="5CBB770C" w14:textId="23E52743" w:rsidR="00A1565A" w:rsidRDefault="00A1565A" w:rsidP="00A1565A">
      <w:pPr>
        <w:pStyle w:val="BodyText"/>
      </w:pPr>
      <w:r>
        <w:t>Grid class are semantic in name by its width.</w:t>
      </w:r>
    </w:p>
    <w:p w14:paraId="292009B6" w14:textId="4432E157" w:rsidR="00893F64" w:rsidRDefault="00893F64" w:rsidP="00A1565A">
      <w:pPr>
        <w:pStyle w:val="BodyText"/>
      </w:pPr>
      <w:r>
        <w:t>Grids are at full-width with smaller screens.</w:t>
      </w:r>
    </w:p>
    <w:p w14:paraId="6EFBAE14" w14:textId="77777777" w:rsidR="00893F64" w:rsidRDefault="00893F64" w:rsidP="00A1565A">
      <w:pPr>
        <w:pStyle w:val="BodyText"/>
      </w:pPr>
    </w:p>
    <w:p w14:paraId="217C033B" w14:textId="0389E77A" w:rsidR="00A1565A" w:rsidRDefault="00A1565A" w:rsidP="00A1565A">
      <w:pPr>
        <w:pStyle w:val="BodyText"/>
      </w:pPr>
      <w:r>
        <w:tab/>
      </w:r>
      <w:r w:rsidRPr="00893F64">
        <w:rPr>
          <w:rFonts w:ascii="Courier New" w:hAnsi="Courier New" w:cs="Courier New"/>
          <w:highlight w:val="lightGray"/>
        </w:rPr>
        <w:t>usa-width-one-half</w:t>
      </w:r>
      <w:r w:rsidR="00990BCA">
        <w:t xml:space="preserve"> </w:t>
      </w:r>
      <w:r>
        <w:t>= ½ web page</w:t>
      </w:r>
    </w:p>
    <w:p w14:paraId="12C9169F" w14:textId="013BB631" w:rsidR="00A1565A" w:rsidRDefault="00A1565A" w:rsidP="00A1565A">
      <w:pPr>
        <w:pStyle w:val="BodyText"/>
      </w:pPr>
      <w:r>
        <w:tab/>
      </w:r>
      <w:r w:rsidRPr="00893F64">
        <w:rPr>
          <w:rFonts w:ascii="Courier New" w:hAnsi="Courier New" w:cs="Courier New"/>
          <w:highlight w:val="lightGray"/>
        </w:rPr>
        <w:t>usa-width-one-third</w:t>
      </w:r>
      <w:r>
        <w:t xml:space="preserve"> = 1/3 web page</w:t>
      </w:r>
    </w:p>
    <w:p w14:paraId="08D9E607" w14:textId="637190A9" w:rsidR="00A1565A" w:rsidRDefault="00A1565A" w:rsidP="00A1565A">
      <w:pPr>
        <w:pStyle w:val="BodyText"/>
      </w:pPr>
      <w:r>
        <w:tab/>
      </w:r>
      <w:r w:rsidRPr="00893F64">
        <w:rPr>
          <w:rFonts w:ascii="Courier New" w:hAnsi="Courier New" w:cs="Courier New"/>
          <w:highlight w:val="lightGray"/>
        </w:rPr>
        <w:t>usa-width-one-fourth</w:t>
      </w:r>
      <w:r>
        <w:t xml:space="preserve"> = ¼ web page</w:t>
      </w:r>
    </w:p>
    <w:p w14:paraId="16C7A087" w14:textId="7E1BC355" w:rsidR="00893F64" w:rsidRDefault="00893F64" w:rsidP="00A1565A">
      <w:pPr>
        <w:pStyle w:val="BodyText"/>
      </w:pPr>
      <w:r>
        <w:tab/>
      </w:r>
      <w:r w:rsidRPr="00893F64">
        <w:rPr>
          <w:rFonts w:ascii="Courier New" w:hAnsi="Courier New" w:cs="Courier New"/>
          <w:highlight w:val="lightGray"/>
        </w:rPr>
        <w:t>usa-width-two-thirds</w:t>
      </w:r>
      <w:r>
        <w:t xml:space="preserve"> = 2/3 web page</w:t>
      </w:r>
    </w:p>
    <w:p w14:paraId="0A218A1F" w14:textId="307F16C3" w:rsidR="00893F64" w:rsidRDefault="00893F64" w:rsidP="00A1565A">
      <w:pPr>
        <w:pStyle w:val="BodyText"/>
      </w:pPr>
      <w:r>
        <w:tab/>
      </w:r>
      <w:r w:rsidRPr="00893F64">
        <w:rPr>
          <w:rFonts w:ascii="Courier New" w:hAnsi="Courier New" w:cs="Courier New"/>
          <w:highlight w:val="lightGray"/>
        </w:rPr>
        <w:t>usa-width-one-sixth</w:t>
      </w:r>
      <w:r>
        <w:t xml:space="preserve"> = 1/6 web page</w:t>
      </w:r>
    </w:p>
    <w:p w14:paraId="190C7B39" w14:textId="0C76E67D" w:rsidR="00893F64" w:rsidRPr="00A1565A" w:rsidRDefault="00893F64" w:rsidP="00A1565A">
      <w:pPr>
        <w:pStyle w:val="BodyText"/>
      </w:pPr>
      <w:r>
        <w:tab/>
      </w:r>
      <w:r w:rsidRPr="00893F64">
        <w:rPr>
          <w:rFonts w:ascii="Courier New" w:hAnsi="Courier New" w:cs="Courier New"/>
          <w:highlight w:val="lightGray"/>
        </w:rPr>
        <w:t>usa-width-one-twelfth</w:t>
      </w:r>
      <w:r>
        <w:t xml:space="preserve"> = 1/12 web page</w:t>
      </w:r>
    </w:p>
    <w:p w14:paraId="24804C0D" w14:textId="77777777" w:rsidR="00A1565A" w:rsidRPr="00072343" w:rsidRDefault="00A1565A" w:rsidP="00A1565A">
      <w:pPr>
        <w:rPr>
          <w:rFonts w:ascii="Source Sans Pro" w:hAnsi="Source Sans Pro"/>
          <w:color w:val="000000" w:themeColor="text1"/>
        </w:rPr>
      </w:pPr>
      <w:r>
        <w:rPr>
          <w:noProof/>
        </w:rPr>
        <w:drawing>
          <wp:inline distT="0" distB="0" distL="0" distR="0" wp14:anchorId="1AC8C76F" wp14:editId="2397A5F9">
            <wp:extent cx="6858000" cy="30848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58000" cy="3084830"/>
                    </a:xfrm>
                    <a:prstGeom prst="rect">
                      <a:avLst/>
                    </a:prstGeom>
                  </pic:spPr>
                </pic:pic>
              </a:graphicData>
            </a:graphic>
          </wp:inline>
        </w:drawing>
      </w:r>
    </w:p>
    <w:p w14:paraId="7594B73F" w14:textId="18723C26" w:rsidR="00A1565A" w:rsidRDefault="00A1565A" w:rsidP="006E75B3">
      <w:pPr>
        <w:pStyle w:val="Heading2"/>
      </w:pPr>
      <w:bookmarkStart w:id="91" w:name="_Toc534722356"/>
      <w:r w:rsidRPr="00893F64">
        <w:t>Accessibility</w:t>
      </w:r>
      <w:bookmarkEnd w:id="91"/>
    </w:p>
    <w:p w14:paraId="56BD74F1" w14:textId="7CEFF243" w:rsidR="00893F64" w:rsidRPr="00137D6E" w:rsidRDefault="00893F64" w:rsidP="00BD6145">
      <w:pPr>
        <w:pStyle w:val="BodyText"/>
        <w:numPr>
          <w:ilvl w:val="0"/>
          <w:numId w:val="32"/>
        </w:numPr>
        <w:ind w:left="720"/>
        <w:rPr>
          <w:color w:val="000000" w:themeColor="text1"/>
          <w:szCs w:val="24"/>
        </w:rPr>
      </w:pPr>
      <w:r w:rsidRPr="00137D6E">
        <w:rPr>
          <w:color w:val="000000" w:themeColor="text1"/>
          <w:szCs w:val="24"/>
        </w:rPr>
        <w:t>Users should be able to increase font size by 200% without breaking the layout.</w:t>
      </w:r>
      <w:r w:rsidR="00F7433A">
        <w:rPr>
          <w:color w:val="000000" w:themeColor="text1"/>
          <w:szCs w:val="24"/>
        </w:rPr>
        <w:t xml:space="preserve"> </w:t>
      </w:r>
    </w:p>
    <w:p w14:paraId="3B4CCA6C" w14:textId="035D15C1" w:rsidR="00A1565A" w:rsidRDefault="00A1565A" w:rsidP="006E75B3">
      <w:pPr>
        <w:pStyle w:val="Heading2"/>
      </w:pPr>
      <w:bookmarkStart w:id="92" w:name="_Toc534722357"/>
      <w:r w:rsidRPr="00893F64">
        <w:t>Usability</w:t>
      </w:r>
      <w:bookmarkEnd w:id="92"/>
    </w:p>
    <w:p w14:paraId="1AEEF309" w14:textId="42D92185" w:rsidR="00893F64" w:rsidRPr="00BD6145" w:rsidRDefault="00893F64" w:rsidP="00137D6E">
      <w:pPr>
        <w:pStyle w:val="BodyText"/>
        <w:numPr>
          <w:ilvl w:val="0"/>
          <w:numId w:val="32"/>
        </w:numPr>
        <w:ind w:left="720"/>
        <w:rPr>
          <w:szCs w:val="24"/>
        </w:rPr>
      </w:pPr>
      <w:r w:rsidRPr="00BD6145">
        <w:rPr>
          <w:szCs w:val="24"/>
        </w:rPr>
        <w:t>The entire web site must use the responsive grid system for the header, main body, global navigation, side navigation and footer.</w:t>
      </w:r>
    </w:p>
    <w:p w14:paraId="1EE7D45E" w14:textId="28B4380F" w:rsidR="00893F64" w:rsidRPr="00BD6145" w:rsidRDefault="00C97E72" w:rsidP="00137D6E">
      <w:pPr>
        <w:pStyle w:val="BodyText"/>
        <w:numPr>
          <w:ilvl w:val="0"/>
          <w:numId w:val="32"/>
        </w:numPr>
        <w:ind w:left="720"/>
        <w:rPr>
          <w:szCs w:val="24"/>
        </w:rPr>
      </w:pPr>
      <w:r w:rsidRPr="00BD6145">
        <w:rPr>
          <w:szCs w:val="24"/>
        </w:rPr>
        <w:t>Use the 12-</w:t>
      </w:r>
      <w:r w:rsidR="00893F64" w:rsidRPr="00BD6145">
        <w:rPr>
          <w:szCs w:val="24"/>
        </w:rPr>
        <w:t xml:space="preserve">column grid </w:t>
      </w:r>
      <w:r w:rsidR="002C3120" w:rsidRPr="00BD6145">
        <w:rPr>
          <w:szCs w:val="24"/>
        </w:rPr>
        <w:t>with flexible columns widths; padding is dependent on screen sizes.</w:t>
      </w:r>
    </w:p>
    <w:p w14:paraId="1BEBAD90" w14:textId="414040AA" w:rsidR="002C3120" w:rsidRPr="00BD6145" w:rsidRDefault="002C3120" w:rsidP="00137D6E">
      <w:pPr>
        <w:pStyle w:val="BodyText"/>
        <w:numPr>
          <w:ilvl w:val="0"/>
          <w:numId w:val="32"/>
        </w:numPr>
        <w:ind w:left="720"/>
        <w:rPr>
          <w:szCs w:val="24"/>
        </w:rPr>
      </w:pPr>
      <w:r w:rsidRPr="00BD6145">
        <w:rPr>
          <w:szCs w:val="24"/>
        </w:rPr>
        <w:t xml:space="preserve">Avoid using text longer than </w:t>
      </w:r>
      <w:r w:rsidRPr="00BD6145">
        <w:rPr>
          <w:b/>
          <w:szCs w:val="24"/>
        </w:rPr>
        <w:t>75 characters</w:t>
      </w:r>
      <w:r w:rsidRPr="00BD6145">
        <w:rPr>
          <w:szCs w:val="24"/>
        </w:rPr>
        <w:t>. Put text in a smaller grid column to avoid long lines of text running across the page.</w:t>
      </w:r>
    </w:p>
    <w:p w14:paraId="5704BBD8" w14:textId="647AB00A" w:rsidR="00ED15C6" w:rsidRPr="00C97E72" w:rsidRDefault="0022393E" w:rsidP="00393597">
      <w:pPr>
        <w:pStyle w:val="Heading2"/>
      </w:pPr>
      <w:bookmarkStart w:id="93" w:name="_Toc534722358"/>
      <w:r w:rsidRPr="00C97E72">
        <w:t>Buttons</w:t>
      </w:r>
      <w:bookmarkEnd w:id="93"/>
    </w:p>
    <w:p w14:paraId="1CFADA91" w14:textId="73FD9CC6" w:rsidR="0022393E" w:rsidRDefault="0022393E" w:rsidP="0022393E">
      <w:pPr>
        <w:pStyle w:val="BodyText"/>
        <w:rPr>
          <w:lang w:val="en"/>
        </w:rPr>
      </w:pPr>
      <w:r>
        <w:rPr>
          <w:lang w:val="en"/>
        </w:rPr>
        <w:t>Buttons are a call to action that provides function</w:t>
      </w:r>
      <w:r w:rsidR="00C97E72">
        <w:rPr>
          <w:lang w:val="en"/>
        </w:rPr>
        <w:t xml:space="preserve">ality to web page. Buttons are </w:t>
      </w:r>
      <w:r>
        <w:rPr>
          <w:lang w:val="en"/>
        </w:rPr>
        <w:t xml:space="preserve">categorized into two groups: </w:t>
      </w:r>
      <w:r w:rsidRPr="00C97E72">
        <w:rPr>
          <w:b/>
          <w:lang w:val="en"/>
        </w:rPr>
        <w:t>primary and secondary</w:t>
      </w:r>
      <w:r>
        <w:rPr>
          <w:lang w:val="en"/>
        </w:rPr>
        <w:t>.</w:t>
      </w:r>
    </w:p>
    <w:p w14:paraId="7EBEEF7A" w14:textId="1F921DB3" w:rsidR="0022393E" w:rsidRDefault="00C20926" w:rsidP="0022393E">
      <w:pPr>
        <w:pStyle w:val="BodyText"/>
        <w:rPr>
          <w:lang w:val="en"/>
        </w:rPr>
      </w:pPr>
      <w:r>
        <w:rPr>
          <w:lang w:val="en"/>
        </w:rPr>
        <w:lastRenderedPageBreak/>
        <w:t xml:space="preserve">Use the </w:t>
      </w:r>
      <w:r w:rsidRPr="00C20926">
        <w:rPr>
          <w:rFonts w:ascii="Courier New" w:hAnsi="Courier New" w:cs="Courier New"/>
          <w:highlight w:val="lightGray"/>
          <w:lang w:val="en"/>
        </w:rPr>
        <w:t>usa-button</w:t>
      </w:r>
      <w:r w:rsidR="00AD7431">
        <w:rPr>
          <w:lang w:val="en"/>
        </w:rPr>
        <w:t xml:space="preserve"> class for</w:t>
      </w:r>
      <w:r>
        <w:rPr>
          <w:lang w:val="en"/>
        </w:rPr>
        <w:t xml:space="preserve"> buttons</w:t>
      </w:r>
      <w:r w:rsidR="00AD7431">
        <w:rPr>
          <w:lang w:val="en"/>
        </w:rPr>
        <w:t>, with the exception of search (see section 3.21 Search Bar).</w:t>
      </w:r>
    </w:p>
    <w:tbl>
      <w:tblPr>
        <w:tblStyle w:val="TableGrid"/>
        <w:tblW w:w="0" w:type="auto"/>
        <w:tblLook w:val="04A0" w:firstRow="1" w:lastRow="0" w:firstColumn="1" w:lastColumn="0" w:noHBand="0" w:noVBand="1"/>
      </w:tblPr>
      <w:tblGrid>
        <w:gridCol w:w="4585"/>
        <w:gridCol w:w="2508"/>
        <w:gridCol w:w="3697"/>
      </w:tblGrid>
      <w:tr w:rsidR="00E432BC" w14:paraId="2B654562" w14:textId="77777777" w:rsidTr="00E4011C">
        <w:tc>
          <w:tcPr>
            <w:tcW w:w="4945" w:type="dxa"/>
          </w:tcPr>
          <w:p w14:paraId="774A4190" w14:textId="5401C5A5" w:rsidR="00E4011C" w:rsidRPr="008F6C7B" w:rsidRDefault="00E4011C" w:rsidP="00E4011C">
            <w:pPr>
              <w:pStyle w:val="BodyText"/>
              <w:rPr>
                <w:rFonts w:ascii="Courier New" w:hAnsi="Courier New" w:cs="Courier New"/>
                <w:highlight w:val="lightGray"/>
                <w:lang w:val="en"/>
              </w:rPr>
            </w:pPr>
            <w:r w:rsidRPr="008F6C7B">
              <w:rPr>
                <w:rFonts w:ascii="Courier New" w:hAnsi="Courier New" w:cs="Courier New"/>
                <w:highlight w:val="lightGray"/>
                <w:lang w:val="en"/>
              </w:rPr>
              <w:t>usa-button</w:t>
            </w:r>
          </w:p>
        </w:tc>
        <w:tc>
          <w:tcPr>
            <w:tcW w:w="1800" w:type="dxa"/>
          </w:tcPr>
          <w:p w14:paraId="76C23855" w14:textId="7DE14CF8" w:rsidR="00E4011C" w:rsidRDefault="00E4011C" w:rsidP="00E4011C">
            <w:pPr>
              <w:pStyle w:val="BodyText"/>
              <w:jc w:val="center"/>
              <w:rPr>
                <w:noProof/>
              </w:rPr>
            </w:pPr>
            <w:r>
              <w:rPr>
                <w:noProof/>
              </w:rPr>
              <w:drawing>
                <wp:inline distT="0" distB="0" distL="0" distR="0" wp14:anchorId="4752CC24" wp14:editId="5B7E41CD">
                  <wp:extent cx="754380" cy="31236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772643" cy="319922"/>
                          </a:xfrm>
                          <a:prstGeom prst="rect">
                            <a:avLst/>
                          </a:prstGeom>
                        </pic:spPr>
                      </pic:pic>
                    </a:graphicData>
                  </a:graphic>
                </wp:inline>
              </w:drawing>
            </w:r>
          </w:p>
        </w:tc>
        <w:tc>
          <w:tcPr>
            <w:tcW w:w="3595" w:type="dxa"/>
          </w:tcPr>
          <w:p w14:paraId="13F7FB02" w14:textId="1C2E2986"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class="usa-button"&gt;Default&lt;/button&gt;</w:t>
            </w:r>
          </w:p>
        </w:tc>
      </w:tr>
      <w:tr w:rsidR="00E432BC" w14:paraId="09E47116" w14:textId="77777777" w:rsidTr="00E4011C">
        <w:tc>
          <w:tcPr>
            <w:tcW w:w="4945" w:type="dxa"/>
          </w:tcPr>
          <w:p w14:paraId="65ABF43B" w14:textId="1851F2C9" w:rsidR="00E4011C" w:rsidRPr="00E4011C" w:rsidRDefault="00E4011C" w:rsidP="00E4011C">
            <w:pPr>
              <w:pStyle w:val="BodyText"/>
              <w:rPr>
                <w:rFonts w:ascii="Courier New" w:hAnsi="Courier New" w:cs="Courier New"/>
                <w:highlight w:val="lightGray"/>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usa-button-hover</w:t>
            </w:r>
            <w:r w:rsidR="00990BCA">
              <w:rPr>
                <w:rFonts w:ascii="Courier New" w:hAnsi="Courier New" w:cs="Courier New"/>
                <w:highlight w:val="lightGray"/>
                <w:lang w:val="en"/>
              </w:rPr>
              <w:t xml:space="preserve"> </w:t>
            </w:r>
          </w:p>
        </w:tc>
        <w:tc>
          <w:tcPr>
            <w:tcW w:w="1800" w:type="dxa"/>
          </w:tcPr>
          <w:p w14:paraId="10C56DC7" w14:textId="37EEA276" w:rsidR="00E4011C" w:rsidRDefault="00E4011C" w:rsidP="00E4011C">
            <w:pPr>
              <w:pStyle w:val="BodyText"/>
              <w:jc w:val="center"/>
              <w:rPr>
                <w:lang w:val="en"/>
              </w:rPr>
            </w:pPr>
            <w:r>
              <w:rPr>
                <w:noProof/>
              </w:rPr>
              <w:drawing>
                <wp:inline distT="0" distB="0" distL="0" distR="0" wp14:anchorId="58DB5D3C" wp14:editId="29583D36">
                  <wp:extent cx="769620" cy="39133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783074" cy="398173"/>
                          </a:xfrm>
                          <a:prstGeom prst="rect">
                            <a:avLst/>
                          </a:prstGeom>
                        </pic:spPr>
                      </pic:pic>
                    </a:graphicData>
                  </a:graphic>
                </wp:inline>
              </w:drawing>
            </w:r>
          </w:p>
        </w:tc>
        <w:tc>
          <w:tcPr>
            <w:tcW w:w="3595" w:type="dxa"/>
          </w:tcPr>
          <w:p w14:paraId="011125D1" w14:textId="2DB90822"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usa-button-hover"&gt;Hover&lt;/button&gt;</w:t>
            </w:r>
          </w:p>
        </w:tc>
      </w:tr>
      <w:tr w:rsidR="00E432BC" w14:paraId="10792CCF" w14:textId="77777777" w:rsidTr="00E4011C">
        <w:tc>
          <w:tcPr>
            <w:tcW w:w="4945" w:type="dxa"/>
          </w:tcPr>
          <w:p w14:paraId="1BD30847" w14:textId="0471D872"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usa-button</w:t>
            </w:r>
            <w:r>
              <w:rPr>
                <w:rFonts w:ascii="Courier New" w:hAnsi="Courier New" w:cs="Courier New"/>
                <w:highlight w:val="lightGray"/>
                <w:lang w:val="en"/>
              </w:rPr>
              <w:t>-active</w:t>
            </w:r>
          </w:p>
        </w:tc>
        <w:tc>
          <w:tcPr>
            <w:tcW w:w="1800" w:type="dxa"/>
          </w:tcPr>
          <w:p w14:paraId="09F13C03" w14:textId="53BF3C1F" w:rsidR="00E4011C" w:rsidRDefault="00E4011C" w:rsidP="00E4011C">
            <w:pPr>
              <w:pStyle w:val="BodyText"/>
              <w:jc w:val="center"/>
              <w:rPr>
                <w:lang w:val="en"/>
              </w:rPr>
            </w:pPr>
            <w:r>
              <w:rPr>
                <w:noProof/>
              </w:rPr>
              <w:drawing>
                <wp:inline distT="0" distB="0" distL="0" distR="0" wp14:anchorId="6A72481A" wp14:editId="39724BA8">
                  <wp:extent cx="792480" cy="424046"/>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812542" cy="434781"/>
                          </a:xfrm>
                          <a:prstGeom prst="rect">
                            <a:avLst/>
                          </a:prstGeom>
                        </pic:spPr>
                      </pic:pic>
                    </a:graphicData>
                  </a:graphic>
                </wp:inline>
              </w:drawing>
            </w:r>
          </w:p>
        </w:tc>
        <w:tc>
          <w:tcPr>
            <w:tcW w:w="3595" w:type="dxa"/>
          </w:tcPr>
          <w:p w14:paraId="0698015E" w14:textId="371CEB61"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usa-button-active"&gt;Active&lt;/button&gt;</w:t>
            </w:r>
          </w:p>
        </w:tc>
      </w:tr>
      <w:tr w:rsidR="00E432BC" w14:paraId="189C9F45" w14:textId="77777777" w:rsidTr="00E4011C">
        <w:tc>
          <w:tcPr>
            <w:tcW w:w="4945" w:type="dxa"/>
          </w:tcPr>
          <w:p w14:paraId="13B8BF21" w14:textId="140187A8" w:rsidR="00E4011C" w:rsidRDefault="00E4011C" w:rsidP="0022393E">
            <w:pPr>
              <w:pStyle w:val="BodyText"/>
              <w:rPr>
                <w:lang w:val="en"/>
              </w:rPr>
            </w:pPr>
            <w:r>
              <w:rPr>
                <w:rFonts w:ascii="Courier New" w:hAnsi="Courier New" w:cs="Courier New"/>
                <w:highlight w:val="lightGray"/>
                <w:lang w:val="en"/>
              </w:rPr>
              <w:t xml:space="preserve">usa-button </w:t>
            </w:r>
            <w:r w:rsidRPr="008F6C7B">
              <w:rPr>
                <w:rFonts w:ascii="Courier New" w:hAnsi="Courier New" w:cs="Courier New"/>
                <w:highlight w:val="lightGray"/>
                <w:lang w:val="en"/>
              </w:rPr>
              <w:t>usa-</w:t>
            </w:r>
            <w:r>
              <w:rPr>
                <w:rFonts w:ascii="Courier New" w:hAnsi="Courier New" w:cs="Courier New"/>
                <w:highlight w:val="lightGray"/>
                <w:lang w:val="en"/>
              </w:rPr>
              <w:t>focus</w:t>
            </w:r>
          </w:p>
        </w:tc>
        <w:tc>
          <w:tcPr>
            <w:tcW w:w="1800" w:type="dxa"/>
          </w:tcPr>
          <w:p w14:paraId="3189207B" w14:textId="6B7DE0EC" w:rsidR="00E4011C" w:rsidRDefault="00E4011C" w:rsidP="00E4011C">
            <w:pPr>
              <w:pStyle w:val="BodyText"/>
              <w:jc w:val="center"/>
              <w:rPr>
                <w:lang w:val="en"/>
              </w:rPr>
            </w:pPr>
            <w:r>
              <w:rPr>
                <w:noProof/>
              </w:rPr>
              <w:drawing>
                <wp:inline distT="0" distB="0" distL="0" distR="0" wp14:anchorId="572AA210" wp14:editId="5CADC6ED">
                  <wp:extent cx="876300" cy="4837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885920" cy="489028"/>
                          </a:xfrm>
                          <a:prstGeom prst="rect">
                            <a:avLst/>
                          </a:prstGeom>
                        </pic:spPr>
                      </pic:pic>
                    </a:graphicData>
                  </a:graphic>
                </wp:inline>
              </w:drawing>
            </w:r>
          </w:p>
        </w:tc>
        <w:tc>
          <w:tcPr>
            <w:tcW w:w="3595" w:type="dxa"/>
          </w:tcPr>
          <w:p w14:paraId="74AFD573" w14:textId="44FEEE5D"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usa-focus"&gt;Focus&lt;/button&gt;</w:t>
            </w:r>
          </w:p>
        </w:tc>
      </w:tr>
      <w:tr w:rsidR="00E432BC" w14:paraId="6C09458B" w14:textId="77777777" w:rsidTr="00E4011C">
        <w:tc>
          <w:tcPr>
            <w:tcW w:w="4945" w:type="dxa"/>
          </w:tcPr>
          <w:p w14:paraId="4B96C6F3" w14:textId="3C3D596E" w:rsidR="00E4011C" w:rsidRDefault="00E4011C" w:rsidP="0022393E">
            <w:pPr>
              <w:pStyle w:val="BodyText"/>
              <w:rPr>
                <w:lang w:val="en"/>
              </w:rPr>
            </w:pPr>
            <w:r>
              <w:rPr>
                <w:rFonts w:ascii="Courier New" w:hAnsi="Courier New" w:cs="Courier New"/>
                <w:highlight w:val="lightGray"/>
                <w:lang w:val="en"/>
              </w:rPr>
              <w:t>usa-button</w:t>
            </w:r>
          </w:p>
        </w:tc>
        <w:tc>
          <w:tcPr>
            <w:tcW w:w="1800" w:type="dxa"/>
          </w:tcPr>
          <w:p w14:paraId="725B2A8C" w14:textId="401DA658" w:rsidR="00E4011C" w:rsidRDefault="00E4011C" w:rsidP="00E4011C">
            <w:pPr>
              <w:pStyle w:val="BodyText"/>
              <w:jc w:val="center"/>
              <w:rPr>
                <w:lang w:val="en"/>
              </w:rPr>
            </w:pPr>
            <w:r>
              <w:rPr>
                <w:noProof/>
              </w:rPr>
              <w:drawing>
                <wp:inline distT="0" distB="0" distL="0" distR="0" wp14:anchorId="4C8362D2" wp14:editId="46DFB915">
                  <wp:extent cx="899160" cy="36557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918216" cy="373324"/>
                          </a:xfrm>
                          <a:prstGeom prst="rect">
                            <a:avLst/>
                          </a:prstGeom>
                        </pic:spPr>
                      </pic:pic>
                    </a:graphicData>
                  </a:graphic>
                </wp:inline>
              </w:drawing>
            </w:r>
          </w:p>
        </w:tc>
        <w:tc>
          <w:tcPr>
            <w:tcW w:w="3595" w:type="dxa"/>
          </w:tcPr>
          <w:p w14:paraId="2E7C27A2" w14:textId="66B34FEF" w:rsidR="00E4011C" w:rsidRPr="00E4011C" w:rsidRDefault="00E4011C" w:rsidP="0022393E">
            <w:pPr>
              <w:pStyle w:val="BodyText"/>
              <w:rPr>
                <w:rFonts w:ascii="Courier New" w:hAnsi="Courier New" w:cs="Courier New"/>
                <w:sz w:val="20"/>
                <w:lang w:val="en"/>
              </w:rPr>
            </w:pPr>
            <w:r w:rsidRPr="00E4011C">
              <w:rPr>
                <w:rFonts w:ascii="Courier New" w:hAnsi="Courier New" w:cs="Courier New"/>
                <w:sz w:val="20"/>
                <w:lang w:val="en"/>
              </w:rPr>
              <w:t>&lt;button class="usa-button" disabled=""&gt;Disabled&lt;/button&gt;</w:t>
            </w:r>
          </w:p>
        </w:tc>
      </w:tr>
      <w:tr w:rsidR="00E432BC" w14:paraId="587A54F1" w14:textId="77777777" w:rsidTr="00E4011C">
        <w:tc>
          <w:tcPr>
            <w:tcW w:w="4945" w:type="dxa"/>
          </w:tcPr>
          <w:p w14:paraId="3ABDE194" w14:textId="4F12BA1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183BCD0" w14:textId="5D07D153" w:rsidR="00E4011C" w:rsidRDefault="00E4011C" w:rsidP="00E4011C">
            <w:pPr>
              <w:pStyle w:val="BodyText"/>
              <w:jc w:val="center"/>
              <w:rPr>
                <w:lang w:val="en"/>
              </w:rPr>
            </w:pPr>
            <w:r>
              <w:rPr>
                <w:noProof/>
              </w:rPr>
              <w:drawing>
                <wp:inline distT="0" distB="0" distL="0" distR="0" wp14:anchorId="0FF6381E" wp14:editId="3851A794">
                  <wp:extent cx="876300" cy="35726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895016" cy="364890"/>
                          </a:xfrm>
                          <a:prstGeom prst="rect">
                            <a:avLst/>
                          </a:prstGeom>
                        </pic:spPr>
                      </pic:pic>
                    </a:graphicData>
                  </a:graphic>
                </wp:inline>
              </w:drawing>
            </w:r>
          </w:p>
        </w:tc>
        <w:tc>
          <w:tcPr>
            <w:tcW w:w="3595" w:type="dxa"/>
          </w:tcPr>
          <w:p w14:paraId="55EF4D6E" w14:textId="38E4154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class="usa-button-secondary"&gt;Default&lt;/button&gt;</w:t>
            </w:r>
          </w:p>
        </w:tc>
      </w:tr>
      <w:tr w:rsidR="00E432BC" w14:paraId="29881B52" w14:textId="77777777" w:rsidTr="00E4011C">
        <w:tc>
          <w:tcPr>
            <w:tcW w:w="4945" w:type="dxa"/>
          </w:tcPr>
          <w:p w14:paraId="6819958A" w14:textId="31D85E87"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usa-button-hover</w:t>
            </w:r>
          </w:p>
        </w:tc>
        <w:tc>
          <w:tcPr>
            <w:tcW w:w="1800" w:type="dxa"/>
          </w:tcPr>
          <w:p w14:paraId="388AAFDE" w14:textId="769524F3" w:rsidR="00E4011C" w:rsidRDefault="00E4011C" w:rsidP="00E4011C">
            <w:pPr>
              <w:pStyle w:val="BodyText"/>
              <w:jc w:val="center"/>
              <w:rPr>
                <w:lang w:val="en"/>
              </w:rPr>
            </w:pPr>
            <w:r>
              <w:rPr>
                <w:noProof/>
              </w:rPr>
              <w:drawing>
                <wp:inline distT="0" distB="0" distL="0" distR="0" wp14:anchorId="52B786CC" wp14:editId="609D4F11">
                  <wp:extent cx="830580" cy="396914"/>
                  <wp:effectExtent l="0" t="0" r="762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838706" cy="400797"/>
                          </a:xfrm>
                          <a:prstGeom prst="rect">
                            <a:avLst/>
                          </a:prstGeom>
                        </pic:spPr>
                      </pic:pic>
                    </a:graphicData>
                  </a:graphic>
                </wp:inline>
              </w:drawing>
            </w:r>
          </w:p>
        </w:tc>
        <w:tc>
          <w:tcPr>
            <w:tcW w:w="3595" w:type="dxa"/>
          </w:tcPr>
          <w:p w14:paraId="3B899E3B" w14:textId="50951A4E"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usa-button-hover"&gt;Hover&lt;/button&gt;</w:t>
            </w:r>
          </w:p>
        </w:tc>
      </w:tr>
      <w:tr w:rsidR="00E432BC" w14:paraId="4B79E6C6" w14:textId="77777777" w:rsidTr="00E4011C">
        <w:tc>
          <w:tcPr>
            <w:tcW w:w="4945" w:type="dxa"/>
          </w:tcPr>
          <w:p w14:paraId="658CE31E" w14:textId="3EF31BA3"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r>
              <w:rPr>
                <w:rFonts w:ascii="Courier New" w:hAnsi="Courier New" w:cs="Courier New"/>
                <w:lang w:val="en"/>
              </w:rPr>
              <w:t xml:space="preserve"> </w:t>
            </w:r>
            <w:r w:rsidRPr="00E432BC">
              <w:rPr>
                <w:rFonts w:ascii="Courier New" w:hAnsi="Courier New" w:cs="Courier New"/>
                <w:highlight w:val="lightGray"/>
                <w:lang w:val="en"/>
              </w:rPr>
              <w:t>usa-button-active</w:t>
            </w:r>
          </w:p>
        </w:tc>
        <w:tc>
          <w:tcPr>
            <w:tcW w:w="1800" w:type="dxa"/>
          </w:tcPr>
          <w:p w14:paraId="68F1D6EE" w14:textId="5A8399DE" w:rsidR="00E4011C" w:rsidRDefault="00E4011C" w:rsidP="00E4011C">
            <w:pPr>
              <w:pStyle w:val="BodyText"/>
              <w:jc w:val="center"/>
              <w:rPr>
                <w:lang w:val="en"/>
              </w:rPr>
            </w:pPr>
            <w:r>
              <w:rPr>
                <w:noProof/>
              </w:rPr>
              <w:drawing>
                <wp:inline distT="0" distB="0" distL="0" distR="0" wp14:anchorId="05B2C493" wp14:editId="01490238">
                  <wp:extent cx="883920" cy="434340"/>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896576" cy="440559"/>
                          </a:xfrm>
                          <a:prstGeom prst="rect">
                            <a:avLst/>
                          </a:prstGeom>
                        </pic:spPr>
                      </pic:pic>
                    </a:graphicData>
                  </a:graphic>
                </wp:inline>
              </w:drawing>
            </w:r>
          </w:p>
        </w:tc>
        <w:tc>
          <w:tcPr>
            <w:tcW w:w="3595" w:type="dxa"/>
          </w:tcPr>
          <w:p w14:paraId="20CF4AEB" w14:textId="251E91C0"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usa-button-active"&gt;Active&lt;/button&gt;</w:t>
            </w:r>
          </w:p>
        </w:tc>
      </w:tr>
      <w:tr w:rsidR="00E432BC" w14:paraId="65718C09" w14:textId="77777777" w:rsidTr="00E4011C">
        <w:tc>
          <w:tcPr>
            <w:tcW w:w="4945" w:type="dxa"/>
          </w:tcPr>
          <w:p w14:paraId="65130B4B" w14:textId="2110CB1C"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 usa-focus</w:t>
            </w:r>
          </w:p>
        </w:tc>
        <w:tc>
          <w:tcPr>
            <w:tcW w:w="1800" w:type="dxa"/>
          </w:tcPr>
          <w:p w14:paraId="26A51629" w14:textId="6E68F309" w:rsidR="00E4011C" w:rsidRDefault="00E4011C" w:rsidP="00E4011C">
            <w:pPr>
              <w:pStyle w:val="BodyText"/>
              <w:jc w:val="center"/>
              <w:rPr>
                <w:noProof/>
              </w:rPr>
            </w:pPr>
            <w:r>
              <w:rPr>
                <w:noProof/>
              </w:rPr>
              <w:drawing>
                <wp:inline distT="0" distB="0" distL="0" distR="0" wp14:anchorId="4B408B31" wp14:editId="2F56EC1A">
                  <wp:extent cx="883920" cy="475386"/>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902487" cy="485372"/>
                          </a:xfrm>
                          <a:prstGeom prst="rect">
                            <a:avLst/>
                          </a:prstGeom>
                        </pic:spPr>
                      </pic:pic>
                    </a:graphicData>
                  </a:graphic>
                </wp:inline>
              </w:drawing>
            </w:r>
          </w:p>
        </w:tc>
        <w:tc>
          <w:tcPr>
            <w:tcW w:w="3595" w:type="dxa"/>
          </w:tcPr>
          <w:p w14:paraId="264FFB89" w14:textId="77767E7D"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usa-focus"&gt;Focus&lt;/button&gt;</w:t>
            </w:r>
          </w:p>
        </w:tc>
      </w:tr>
      <w:tr w:rsidR="00E432BC" w14:paraId="63B421D7" w14:textId="77777777" w:rsidTr="00E4011C">
        <w:tc>
          <w:tcPr>
            <w:tcW w:w="4945" w:type="dxa"/>
          </w:tcPr>
          <w:p w14:paraId="5C75A46D" w14:textId="122A4642" w:rsidR="00E4011C" w:rsidRDefault="00E432BC" w:rsidP="0022393E">
            <w:pPr>
              <w:pStyle w:val="BodyText"/>
              <w:rPr>
                <w:lang w:val="en"/>
              </w:rPr>
            </w:pPr>
            <w:r>
              <w:rPr>
                <w:rFonts w:ascii="Courier New" w:hAnsi="Courier New" w:cs="Courier New"/>
                <w:highlight w:val="lightGray"/>
                <w:lang w:val="en"/>
              </w:rPr>
              <w:t>usa-</w:t>
            </w:r>
            <w:r w:rsidRPr="00E432BC">
              <w:rPr>
                <w:rFonts w:ascii="Courier New" w:hAnsi="Courier New" w:cs="Courier New"/>
                <w:highlight w:val="lightGray"/>
                <w:lang w:val="en"/>
              </w:rPr>
              <w:t>button-secondary</w:t>
            </w:r>
          </w:p>
        </w:tc>
        <w:tc>
          <w:tcPr>
            <w:tcW w:w="1800" w:type="dxa"/>
          </w:tcPr>
          <w:p w14:paraId="2831C4CA" w14:textId="7A97C707" w:rsidR="00E4011C" w:rsidRDefault="00E4011C" w:rsidP="00E4011C">
            <w:pPr>
              <w:pStyle w:val="BodyText"/>
              <w:jc w:val="center"/>
              <w:rPr>
                <w:noProof/>
              </w:rPr>
            </w:pPr>
            <w:r>
              <w:rPr>
                <w:noProof/>
              </w:rPr>
              <w:drawing>
                <wp:inline distT="0" distB="0" distL="0" distR="0" wp14:anchorId="2BBB4D55" wp14:editId="02F95EAB">
                  <wp:extent cx="891540" cy="348864"/>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19607" cy="359847"/>
                          </a:xfrm>
                          <a:prstGeom prst="rect">
                            <a:avLst/>
                          </a:prstGeom>
                        </pic:spPr>
                      </pic:pic>
                    </a:graphicData>
                  </a:graphic>
                </wp:inline>
              </w:drawing>
            </w:r>
          </w:p>
        </w:tc>
        <w:tc>
          <w:tcPr>
            <w:tcW w:w="3595" w:type="dxa"/>
          </w:tcPr>
          <w:p w14:paraId="18572F09" w14:textId="643C31C8" w:rsidR="00E4011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class="usa-button-secondary" disabled=""&gt;Disabled&lt;/button&gt;</w:t>
            </w:r>
          </w:p>
        </w:tc>
      </w:tr>
      <w:tr w:rsidR="00E432BC" w14:paraId="4C386FFC" w14:textId="77777777" w:rsidTr="00E4011C">
        <w:tc>
          <w:tcPr>
            <w:tcW w:w="4945" w:type="dxa"/>
          </w:tcPr>
          <w:p w14:paraId="252F7C52" w14:textId="16C0B9E1" w:rsidR="00E432BC" w:rsidRDefault="00E432BC" w:rsidP="00E90DCD">
            <w:pPr>
              <w:spacing w:before="100" w:beforeAutospacing="1" w:after="120"/>
              <w:rPr>
                <w:highlight w:val="lightGray"/>
                <w:lang w:val="en"/>
              </w:rPr>
            </w:pPr>
            <w:r w:rsidRPr="00BE1FB7">
              <w:rPr>
                <w:rFonts w:ascii="Courier New" w:hAnsi="Courier New" w:cs="Courier New"/>
                <w:color w:val="212121"/>
                <w:sz w:val="24"/>
                <w:highlight w:val="lightGray"/>
                <w:shd w:val="clear" w:color="auto" w:fill="F1F1F1"/>
              </w:rPr>
              <w:t>usa-button-primary-alt</w:t>
            </w:r>
          </w:p>
        </w:tc>
        <w:tc>
          <w:tcPr>
            <w:tcW w:w="1800" w:type="dxa"/>
          </w:tcPr>
          <w:p w14:paraId="29C10B84" w14:textId="407F1130" w:rsidR="00E432BC" w:rsidRDefault="00E432BC" w:rsidP="00E4011C">
            <w:pPr>
              <w:pStyle w:val="BodyText"/>
              <w:jc w:val="center"/>
              <w:rPr>
                <w:noProof/>
              </w:rPr>
            </w:pPr>
            <w:r>
              <w:rPr>
                <w:noProof/>
              </w:rPr>
              <w:drawing>
                <wp:inline distT="0" distB="0" distL="0" distR="0" wp14:anchorId="65C323AB" wp14:editId="5113A933">
                  <wp:extent cx="906780" cy="376663"/>
                  <wp:effectExtent l="0" t="0" r="762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929021" cy="385902"/>
                          </a:xfrm>
                          <a:prstGeom prst="rect">
                            <a:avLst/>
                          </a:prstGeom>
                        </pic:spPr>
                      </pic:pic>
                    </a:graphicData>
                  </a:graphic>
                </wp:inline>
              </w:drawing>
            </w:r>
          </w:p>
        </w:tc>
        <w:tc>
          <w:tcPr>
            <w:tcW w:w="3595" w:type="dxa"/>
          </w:tcPr>
          <w:p w14:paraId="6DE3837E" w14:textId="0D5E2541"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class="usa-button-primary-alt"&gt;Default&lt;/button&gt;</w:t>
            </w:r>
          </w:p>
        </w:tc>
      </w:tr>
      <w:tr w:rsidR="00E432BC" w14:paraId="0A0253D6" w14:textId="77777777" w:rsidTr="00E4011C">
        <w:tc>
          <w:tcPr>
            <w:tcW w:w="4945" w:type="dxa"/>
          </w:tcPr>
          <w:p w14:paraId="034BE0B5" w14:textId="738FFB9B"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usa-button-gray</w:t>
            </w:r>
          </w:p>
        </w:tc>
        <w:tc>
          <w:tcPr>
            <w:tcW w:w="1800" w:type="dxa"/>
          </w:tcPr>
          <w:p w14:paraId="10F81EED" w14:textId="4A472813" w:rsidR="00E432BC" w:rsidRDefault="00E432BC" w:rsidP="00E4011C">
            <w:pPr>
              <w:pStyle w:val="BodyText"/>
              <w:jc w:val="center"/>
              <w:rPr>
                <w:noProof/>
              </w:rPr>
            </w:pPr>
            <w:r>
              <w:rPr>
                <w:noProof/>
              </w:rPr>
              <w:drawing>
                <wp:inline distT="0" distB="0" distL="0" distR="0" wp14:anchorId="26D93AAB" wp14:editId="41637FFE">
                  <wp:extent cx="1005840" cy="471971"/>
                  <wp:effectExtent l="0" t="0" r="381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17568" cy="477474"/>
                          </a:xfrm>
                          <a:prstGeom prst="rect">
                            <a:avLst/>
                          </a:prstGeom>
                        </pic:spPr>
                      </pic:pic>
                    </a:graphicData>
                  </a:graphic>
                </wp:inline>
              </w:drawing>
            </w:r>
          </w:p>
        </w:tc>
        <w:tc>
          <w:tcPr>
            <w:tcW w:w="3595" w:type="dxa"/>
          </w:tcPr>
          <w:p w14:paraId="19C73328" w14:textId="750FAD3C"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class="usa-button-gray"&gt;Default&lt;/button&gt;</w:t>
            </w:r>
          </w:p>
        </w:tc>
      </w:tr>
      <w:tr w:rsidR="00E432BC" w14:paraId="4A4E5FA6" w14:textId="77777777" w:rsidTr="00E4011C">
        <w:tc>
          <w:tcPr>
            <w:tcW w:w="4945" w:type="dxa"/>
          </w:tcPr>
          <w:p w14:paraId="74608882" w14:textId="36AE3E8A" w:rsidR="00E432BC" w:rsidRPr="00BE1FB7" w:rsidRDefault="00E432BC" w:rsidP="00E432BC">
            <w:pPr>
              <w:spacing w:before="100" w:beforeAutospacing="1" w:after="120"/>
              <w:rPr>
                <w:rFonts w:ascii="Courier New" w:hAnsi="Courier New" w:cs="Courier New"/>
                <w:color w:val="212121"/>
                <w:sz w:val="24"/>
                <w:highlight w:val="lightGray"/>
                <w:shd w:val="clear" w:color="auto" w:fill="F1F1F1"/>
              </w:rPr>
            </w:pPr>
            <w:r w:rsidRPr="00BE1FB7">
              <w:rPr>
                <w:rFonts w:ascii="Courier New" w:hAnsi="Courier New" w:cs="Courier New"/>
                <w:color w:val="212121"/>
                <w:sz w:val="24"/>
                <w:highlight w:val="lightGray"/>
                <w:shd w:val="clear" w:color="auto" w:fill="F1F1F1"/>
              </w:rPr>
              <w:t>usa-button-</w:t>
            </w:r>
            <w:r>
              <w:rPr>
                <w:rFonts w:ascii="Courier New" w:hAnsi="Courier New" w:cs="Courier New"/>
                <w:color w:val="212121"/>
                <w:sz w:val="24"/>
                <w:highlight w:val="lightGray"/>
                <w:shd w:val="clear" w:color="auto" w:fill="F1F1F1"/>
              </w:rPr>
              <w:t>big</w:t>
            </w:r>
          </w:p>
        </w:tc>
        <w:tc>
          <w:tcPr>
            <w:tcW w:w="1800" w:type="dxa"/>
          </w:tcPr>
          <w:p w14:paraId="3661DA10" w14:textId="7E6CAF9E" w:rsidR="00E432BC" w:rsidRDefault="00E432BC" w:rsidP="00E4011C">
            <w:pPr>
              <w:pStyle w:val="BodyText"/>
              <w:jc w:val="center"/>
              <w:rPr>
                <w:noProof/>
              </w:rPr>
            </w:pPr>
            <w:r>
              <w:rPr>
                <w:noProof/>
              </w:rPr>
              <w:drawing>
                <wp:inline distT="0" distB="0" distL="0" distR="0" wp14:anchorId="2A9A34EA" wp14:editId="2157297B">
                  <wp:extent cx="1455420" cy="61697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470872" cy="623522"/>
                          </a:xfrm>
                          <a:prstGeom prst="rect">
                            <a:avLst/>
                          </a:prstGeom>
                        </pic:spPr>
                      </pic:pic>
                    </a:graphicData>
                  </a:graphic>
                </wp:inline>
              </w:drawing>
            </w:r>
          </w:p>
        </w:tc>
        <w:tc>
          <w:tcPr>
            <w:tcW w:w="3595" w:type="dxa"/>
          </w:tcPr>
          <w:p w14:paraId="62F774F2" w14:textId="7002632F" w:rsidR="00E432BC" w:rsidRPr="00E432BC" w:rsidRDefault="00E432BC" w:rsidP="00E432BC">
            <w:pPr>
              <w:pStyle w:val="BodyText"/>
              <w:rPr>
                <w:rFonts w:ascii="Courier New" w:hAnsi="Courier New" w:cs="Courier New"/>
                <w:sz w:val="20"/>
                <w:lang w:val="en"/>
              </w:rPr>
            </w:pPr>
            <w:r w:rsidRPr="00E432BC">
              <w:rPr>
                <w:rFonts w:ascii="Courier New" w:hAnsi="Courier New" w:cs="Courier New"/>
                <w:sz w:val="20"/>
                <w:lang w:val="en"/>
              </w:rPr>
              <w:t>&lt;button class="usa-button-big"&gt;Default&lt;/button&gt;</w:t>
            </w:r>
          </w:p>
        </w:tc>
      </w:tr>
    </w:tbl>
    <w:p w14:paraId="20109A40" w14:textId="0806B00D" w:rsidR="00BE1FB7" w:rsidRDefault="00BE1FB7" w:rsidP="0022393E">
      <w:pPr>
        <w:pStyle w:val="BodyText"/>
        <w:rPr>
          <w:rFonts w:ascii="Courier New" w:hAnsi="Courier New" w:cs="Courier New"/>
          <w:color w:val="212121"/>
          <w:szCs w:val="24"/>
          <w:shd w:val="clear" w:color="auto" w:fill="F1F1F1"/>
        </w:rPr>
      </w:pPr>
    </w:p>
    <w:p w14:paraId="039C966D" w14:textId="4F901854" w:rsidR="00E1608D" w:rsidRDefault="00E1608D" w:rsidP="006E75B3">
      <w:pPr>
        <w:pStyle w:val="Heading2"/>
        <w:rPr>
          <w:shd w:val="clear" w:color="auto" w:fill="F1F1F1"/>
        </w:rPr>
      </w:pPr>
      <w:bookmarkStart w:id="94" w:name="_Toc534722359"/>
      <w:r w:rsidRPr="00E1608D">
        <w:rPr>
          <w:shd w:val="clear" w:color="auto" w:fill="F1F1F1"/>
        </w:rPr>
        <w:t>Accessibility</w:t>
      </w:r>
      <w:bookmarkEnd w:id="94"/>
    </w:p>
    <w:p w14:paraId="23BF6613" w14:textId="26CE186B" w:rsidR="0092763F" w:rsidRPr="00E90DCD" w:rsidRDefault="0092763F" w:rsidP="00CE4601">
      <w:pPr>
        <w:pStyle w:val="BodyText"/>
        <w:numPr>
          <w:ilvl w:val="0"/>
          <w:numId w:val="33"/>
        </w:numPr>
        <w:rPr>
          <w:szCs w:val="24"/>
          <w:lang w:val="en"/>
        </w:rPr>
      </w:pPr>
      <w:r w:rsidRPr="00E90DCD">
        <w:rPr>
          <w:szCs w:val="24"/>
          <w:lang w:val="en"/>
        </w:rPr>
        <w:t>When focused on Tab, button should display visible focus state.</w:t>
      </w:r>
    </w:p>
    <w:p w14:paraId="4B8B7B64" w14:textId="3C8E3FE5" w:rsidR="0092763F" w:rsidRPr="00E90DCD" w:rsidRDefault="0092763F" w:rsidP="00CE4601">
      <w:pPr>
        <w:pStyle w:val="BodyText"/>
        <w:numPr>
          <w:ilvl w:val="0"/>
          <w:numId w:val="33"/>
        </w:numPr>
        <w:rPr>
          <w:szCs w:val="24"/>
          <w:lang w:val="en"/>
        </w:rPr>
      </w:pPr>
      <w:r w:rsidRPr="00E90DCD">
        <w:rPr>
          <w:szCs w:val="24"/>
          <w:lang w:val="en"/>
        </w:rPr>
        <w:t xml:space="preserve">Do </w:t>
      </w:r>
      <w:r w:rsidRPr="00E90DCD">
        <w:rPr>
          <w:b/>
          <w:szCs w:val="24"/>
          <w:lang w:val="en"/>
        </w:rPr>
        <w:t>not</w:t>
      </w:r>
      <w:r w:rsidRPr="00E90DCD">
        <w:rPr>
          <w:szCs w:val="24"/>
          <w:lang w:val="en"/>
        </w:rPr>
        <w:t xml:space="preserve"> use </w:t>
      </w:r>
      <w:r w:rsidRPr="00E90DCD">
        <w:rPr>
          <w:rFonts w:ascii="Courier New" w:hAnsi="Courier New" w:cs="Courier New"/>
          <w:szCs w:val="24"/>
          <w:highlight w:val="lightGray"/>
          <w:lang w:val="en"/>
        </w:rPr>
        <w:t>&lt;div&gt;</w:t>
      </w:r>
      <w:r w:rsidRPr="00E90DCD">
        <w:rPr>
          <w:szCs w:val="24"/>
          <w:lang w:val="en"/>
        </w:rPr>
        <w:t xml:space="preserve"> or </w:t>
      </w:r>
      <w:r w:rsidRPr="00E90DCD">
        <w:rPr>
          <w:rFonts w:ascii="Courier New" w:hAnsi="Courier New" w:cs="Courier New"/>
          <w:szCs w:val="24"/>
          <w:highlight w:val="lightGray"/>
          <w:lang w:val="en"/>
        </w:rPr>
        <w:t>&lt;img&gt;</w:t>
      </w:r>
      <w:r w:rsidRPr="00E90DCD">
        <w:rPr>
          <w:szCs w:val="24"/>
          <w:lang w:val="en"/>
        </w:rPr>
        <w:t xml:space="preserve"> tags to create buttons – they cannot be read by screen-readers.</w:t>
      </w:r>
    </w:p>
    <w:p w14:paraId="383611A1" w14:textId="3D5E47A5" w:rsidR="0092763F" w:rsidRPr="00E90DCD" w:rsidRDefault="0092763F" w:rsidP="00CE4601">
      <w:pPr>
        <w:pStyle w:val="BodyText"/>
        <w:numPr>
          <w:ilvl w:val="0"/>
          <w:numId w:val="33"/>
        </w:numPr>
        <w:rPr>
          <w:szCs w:val="24"/>
          <w:lang w:val="en"/>
        </w:rPr>
      </w:pPr>
      <w:r w:rsidRPr="00E90DCD">
        <w:rPr>
          <w:szCs w:val="24"/>
          <w:lang w:val="en"/>
        </w:rPr>
        <w:t>Pressing space bar triggers a button; clicking the enter key triggers a hyperlink.</w:t>
      </w:r>
    </w:p>
    <w:p w14:paraId="64EF50B1" w14:textId="1AA46A42" w:rsidR="0092763F" w:rsidRPr="00E90DCD" w:rsidRDefault="0092763F" w:rsidP="0092763F">
      <w:pPr>
        <w:pStyle w:val="BodyText"/>
        <w:rPr>
          <w:szCs w:val="24"/>
          <w:lang w:val="en"/>
        </w:rPr>
      </w:pPr>
    </w:p>
    <w:p w14:paraId="308D1CC0" w14:textId="73A9EC1B" w:rsidR="0092763F" w:rsidRPr="004D2426" w:rsidRDefault="0092763F" w:rsidP="006E75B3">
      <w:pPr>
        <w:pStyle w:val="Heading2"/>
      </w:pPr>
      <w:bookmarkStart w:id="95" w:name="_Toc534722360"/>
      <w:r w:rsidRPr="004D2426">
        <w:t>Usability</w:t>
      </w:r>
      <w:bookmarkEnd w:id="95"/>
    </w:p>
    <w:p w14:paraId="6BA72F9F" w14:textId="15839290" w:rsidR="00ED15C6" w:rsidRPr="00E90DCD" w:rsidRDefault="004D2426" w:rsidP="00ED15C6">
      <w:pPr>
        <w:rPr>
          <w:sz w:val="24"/>
          <w:lang w:val="en"/>
        </w:rPr>
      </w:pPr>
      <w:r w:rsidRPr="00E90DCD">
        <w:rPr>
          <w:sz w:val="24"/>
          <w:lang w:val="en"/>
        </w:rPr>
        <w:t>Buttons should be used for important interactivity on the site such as “Download”, “Submit” or “Log Out”</w:t>
      </w:r>
    </w:p>
    <w:p w14:paraId="739A6C16" w14:textId="706AD3AC" w:rsidR="004D2426" w:rsidRPr="00E90DCD" w:rsidRDefault="004D2426" w:rsidP="00ED15C6">
      <w:pPr>
        <w:rPr>
          <w:sz w:val="24"/>
          <w:lang w:val="en"/>
        </w:rPr>
      </w:pPr>
      <w:r w:rsidRPr="00E90DCD">
        <w:rPr>
          <w:sz w:val="24"/>
          <w:lang w:val="en"/>
        </w:rPr>
        <w:t>Do not use buttons to navigate web pages; use hyperlinks</w:t>
      </w:r>
    </w:p>
    <w:p w14:paraId="41C090BA" w14:textId="7F7259ED" w:rsidR="00C97E72" w:rsidRDefault="00852593" w:rsidP="00393597">
      <w:pPr>
        <w:pStyle w:val="Heading2"/>
      </w:pPr>
      <w:bookmarkStart w:id="96" w:name="_Toc503863690"/>
      <w:bookmarkStart w:id="97" w:name="_Toc534722361"/>
      <w:bookmarkEnd w:id="96"/>
      <w:r w:rsidRPr="003B54DE">
        <w:t>Labels</w:t>
      </w:r>
      <w:bookmarkEnd w:id="97"/>
    </w:p>
    <w:p w14:paraId="3CD693AE" w14:textId="3BA2258B" w:rsidR="00721ED2" w:rsidRDefault="005E083E" w:rsidP="00721ED2">
      <w:pPr>
        <w:pStyle w:val="BodyText"/>
        <w:rPr>
          <w:lang w:val="en"/>
        </w:rPr>
      </w:pPr>
      <w:r>
        <w:rPr>
          <w:lang w:val="en"/>
        </w:rPr>
        <w:t>Labels draw attention to new or important content.</w:t>
      </w:r>
      <w:r w:rsidR="00990BCA">
        <w:rPr>
          <w:lang w:val="en"/>
        </w:rPr>
        <w:t xml:space="preserve"> </w:t>
      </w:r>
      <w:r w:rsidR="00721ED2">
        <w:rPr>
          <w:noProof/>
        </w:rPr>
        <w:drawing>
          <wp:inline distT="0" distB="0" distL="0" distR="0" wp14:anchorId="0EA83B28" wp14:editId="66F21D1C">
            <wp:extent cx="586740" cy="362185"/>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0117" cy="364269"/>
                    </a:xfrm>
                    <a:prstGeom prst="rect">
                      <a:avLst/>
                    </a:prstGeom>
                  </pic:spPr>
                </pic:pic>
              </a:graphicData>
            </a:graphic>
          </wp:inline>
        </w:drawing>
      </w:r>
    </w:p>
    <w:p w14:paraId="7279AA96" w14:textId="325E0C30" w:rsidR="00721ED2" w:rsidRDefault="00721ED2" w:rsidP="006E75B3">
      <w:pPr>
        <w:pStyle w:val="Heading2"/>
      </w:pPr>
      <w:bookmarkStart w:id="98" w:name="_Toc534722362"/>
      <w:r>
        <w:t>Accessibility</w:t>
      </w:r>
      <w:bookmarkEnd w:id="98"/>
    </w:p>
    <w:p w14:paraId="760189B1" w14:textId="1E7A0F02" w:rsidR="00721ED2" w:rsidRPr="00721ED2" w:rsidRDefault="00721ED2" w:rsidP="00721ED2">
      <w:pPr>
        <w:pStyle w:val="BodyText"/>
        <w:rPr>
          <w:lang w:val="en"/>
        </w:rPr>
      </w:pPr>
      <w:r>
        <w:rPr>
          <w:lang w:val="en"/>
        </w:rPr>
        <w:t>Use ARIA live regions to alert screen readers of the change.</w:t>
      </w:r>
    </w:p>
    <w:p w14:paraId="6B10FDFB" w14:textId="47CD731A" w:rsidR="00721ED2" w:rsidRDefault="00721ED2" w:rsidP="006E75B3">
      <w:pPr>
        <w:pStyle w:val="Heading2"/>
      </w:pPr>
      <w:bookmarkStart w:id="99" w:name="_Toc534722363"/>
      <w:r>
        <w:t>Usability</w:t>
      </w:r>
      <w:bookmarkEnd w:id="99"/>
    </w:p>
    <w:p w14:paraId="01164AF4" w14:textId="0081AED9" w:rsidR="00732EE6" w:rsidRDefault="00CA76C4" w:rsidP="00732EE6">
      <w:pPr>
        <w:pStyle w:val="BodyText"/>
        <w:rPr>
          <w:lang w:val="en"/>
        </w:rPr>
      </w:pPr>
      <w:r>
        <w:rPr>
          <w:lang w:val="en"/>
        </w:rPr>
        <w:t>When to use:</w:t>
      </w:r>
    </w:p>
    <w:p w14:paraId="0A1D797A" w14:textId="231E3812" w:rsidR="00CA76C4" w:rsidRDefault="00CA76C4" w:rsidP="00CE4601">
      <w:pPr>
        <w:pStyle w:val="BodyText"/>
        <w:numPr>
          <w:ilvl w:val="0"/>
          <w:numId w:val="34"/>
        </w:numPr>
        <w:rPr>
          <w:lang w:val="en"/>
        </w:rPr>
      </w:pPr>
      <w:r>
        <w:rPr>
          <w:lang w:val="en"/>
        </w:rPr>
        <w:t>To draw attention to new or important content</w:t>
      </w:r>
    </w:p>
    <w:p w14:paraId="5959E114" w14:textId="53A32483" w:rsidR="00CA76C4" w:rsidRDefault="00CA76C4" w:rsidP="00CE4601">
      <w:pPr>
        <w:pStyle w:val="BodyText"/>
        <w:numPr>
          <w:ilvl w:val="0"/>
          <w:numId w:val="34"/>
        </w:numPr>
        <w:rPr>
          <w:lang w:val="en"/>
        </w:rPr>
      </w:pPr>
      <w:r>
        <w:rPr>
          <w:lang w:val="en"/>
        </w:rPr>
        <w:t>To filter results with one or more tags</w:t>
      </w:r>
    </w:p>
    <w:p w14:paraId="34BC9679" w14:textId="5666EB13" w:rsidR="00CA76C4" w:rsidRDefault="00CA76C4" w:rsidP="00CE4601">
      <w:pPr>
        <w:pStyle w:val="BodyText"/>
        <w:numPr>
          <w:ilvl w:val="0"/>
          <w:numId w:val="34"/>
        </w:numPr>
        <w:rPr>
          <w:lang w:val="en"/>
        </w:rPr>
      </w:pPr>
      <w:r>
        <w:rPr>
          <w:lang w:val="en"/>
        </w:rPr>
        <w:t>To indicate the number of new or unread items within a container. Like a badge, to display the number of unread emails as an example.</w:t>
      </w:r>
    </w:p>
    <w:p w14:paraId="455521ED" w14:textId="623D652A" w:rsidR="00CA76C4" w:rsidRDefault="00CA76C4" w:rsidP="00CE4601">
      <w:pPr>
        <w:pStyle w:val="BodyText"/>
        <w:numPr>
          <w:ilvl w:val="0"/>
          <w:numId w:val="34"/>
        </w:numPr>
        <w:rPr>
          <w:lang w:val="en"/>
        </w:rPr>
      </w:pPr>
      <w:r>
        <w:rPr>
          <w:lang w:val="en"/>
        </w:rPr>
        <w:t>Labels are non-interactive, there is no hover, on focus or click function.</w:t>
      </w:r>
    </w:p>
    <w:p w14:paraId="685ED7F8" w14:textId="2E1DD833" w:rsidR="00CA76C4" w:rsidRDefault="00CA76C4" w:rsidP="00CE4601">
      <w:pPr>
        <w:pStyle w:val="BodyText"/>
        <w:numPr>
          <w:ilvl w:val="0"/>
          <w:numId w:val="34"/>
        </w:numPr>
        <w:rPr>
          <w:lang w:val="en"/>
        </w:rPr>
      </w:pPr>
      <w:r>
        <w:rPr>
          <w:lang w:val="en"/>
        </w:rPr>
        <w:t>Use sparingly.</w:t>
      </w:r>
    </w:p>
    <w:p w14:paraId="49FBE655" w14:textId="71F0EE44" w:rsidR="00CA76C4" w:rsidRDefault="00CA76C4" w:rsidP="00CA76C4">
      <w:pPr>
        <w:pStyle w:val="BodyText"/>
        <w:rPr>
          <w:lang w:val="en"/>
        </w:rPr>
      </w:pPr>
    </w:p>
    <w:tbl>
      <w:tblPr>
        <w:tblStyle w:val="TableGrid"/>
        <w:tblW w:w="0" w:type="auto"/>
        <w:tblLook w:val="04A0" w:firstRow="1" w:lastRow="0" w:firstColumn="1" w:lastColumn="0" w:noHBand="0" w:noVBand="1"/>
      </w:tblPr>
      <w:tblGrid>
        <w:gridCol w:w="3955"/>
        <w:gridCol w:w="6385"/>
      </w:tblGrid>
      <w:tr w:rsidR="00CA76C4" w14:paraId="12490378" w14:textId="77777777" w:rsidTr="00CA76C4">
        <w:tc>
          <w:tcPr>
            <w:tcW w:w="3955" w:type="dxa"/>
          </w:tcPr>
          <w:p w14:paraId="69FBF5A5" w14:textId="2A99A0AA" w:rsidR="00CA76C4" w:rsidRPr="00CA76C4" w:rsidRDefault="00CA76C4" w:rsidP="00CA76C4">
            <w:pPr>
              <w:pStyle w:val="BodyText"/>
              <w:rPr>
                <w:b/>
                <w:lang w:val="en"/>
              </w:rPr>
            </w:pPr>
            <w:r w:rsidRPr="00CA76C4">
              <w:rPr>
                <w:b/>
                <w:lang w:val="en"/>
              </w:rPr>
              <w:t>Code</w:t>
            </w:r>
          </w:p>
        </w:tc>
        <w:tc>
          <w:tcPr>
            <w:tcW w:w="6385" w:type="dxa"/>
          </w:tcPr>
          <w:p w14:paraId="502E4414" w14:textId="77777777" w:rsidR="00CA76C4" w:rsidRPr="00CA76C4" w:rsidRDefault="00CA76C4" w:rsidP="00CA76C4">
            <w:pPr>
              <w:pStyle w:val="HTMLPreformatted"/>
              <w:shd w:val="clear" w:color="auto" w:fill="FFFFFF"/>
              <w:rPr>
                <w:rStyle w:val="nt"/>
                <w:color w:val="046B99"/>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New</w:t>
            </w:r>
            <w:r w:rsidRPr="00CA76C4">
              <w:rPr>
                <w:rStyle w:val="nt"/>
                <w:color w:val="046B99"/>
              </w:rPr>
              <w:t>&lt;/span&gt;</w:t>
            </w:r>
          </w:p>
          <w:p w14:paraId="020B9B14" w14:textId="1DAD02A3" w:rsidR="00CA76C4" w:rsidRPr="00CA76C4" w:rsidRDefault="00CA76C4" w:rsidP="00CA76C4">
            <w:pPr>
              <w:pStyle w:val="HTMLPreformatted"/>
              <w:shd w:val="clear" w:color="auto" w:fill="FFFFFF"/>
              <w:rPr>
                <w:rFonts w:ascii="Consolas" w:hAnsi="Consolas" w:cs="Consolas"/>
                <w:color w:val="212121"/>
              </w:rPr>
            </w:pPr>
            <w:r w:rsidRPr="00CA76C4">
              <w:rPr>
                <w:rStyle w:val="nt"/>
                <w:color w:val="046B99"/>
              </w:rP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Important</w:t>
            </w:r>
            <w:r w:rsidRPr="00CA76C4">
              <w:rPr>
                <w:rStyle w:val="nt"/>
                <w:color w:val="046B99"/>
              </w:rPr>
              <w:t>&lt;/span&gt;</w:t>
            </w:r>
            <w:r w:rsidRPr="00CA76C4">
              <w:rPr>
                <w:rStyle w:val="nt"/>
                <w:color w:val="046B99"/>
              </w:rPr>
              <w:br/>
              <w:t>&lt;span</w:t>
            </w:r>
            <w:r w:rsidRPr="00CA76C4">
              <w:rPr>
                <w:rStyle w:val="HTMLCode"/>
                <w:color w:val="212121"/>
              </w:rPr>
              <w:t xml:space="preserve"> </w:t>
            </w:r>
            <w:r w:rsidRPr="00CA76C4">
              <w:rPr>
                <w:rStyle w:val="na"/>
                <w:color w:val="E31C3D"/>
              </w:rPr>
              <w:t>class=</w:t>
            </w:r>
            <w:r w:rsidRPr="00CA76C4">
              <w:rPr>
                <w:rStyle w:val="s"/>
                <w:color w:val="2E8540"/>
              </w:rPr>
              <w:t>"usa-label "</w:t>
            </w:r>
            <w:r w:rsidRPr="00CA76C4">
              <w:rPr>
                <w:rStyle w:val="nt"/>
                <w:color w:val="046B99"/>
              </w:rPr>
              <w:t>&gt;</w:t>
            </w:r>
            <w:r w:rsidRPr="00CA76C4">
              <w:rPr>
                <w:rStyle w:val="HTMLCode"/>
                <w:color w:val="212121"/>
              </w:rPr>
              <w:t>4</w:t>
            </w:r>
            <w:r w:rsidRPr="00CA76C4">
              <w:rPr>
                <w:rStyle w:val="nt"/>
                <w:color w:val="046B99"/>
              </w:rPr>
              <w:t>&lt;/span&gt;</w:t>
            </w:r>
          </w:p>
        </w:tc>
      </w:tr>
    </w:tbl>
    <w:p w14:paraId="183E3207" w14:textId="4486FC27" w:rsidR="00852593" w:rsidRDefault="0005550B" w:rsidP="00393597">
      <w:pPr>
        <w:pStyle w:val="Heading2"/>
      </w:pPr>
      <w:bookmarkStart w:id="100" w:name="_Toc503863694"/>
      <w:bookmarkStart w:id="101" w:name="_Toc534722364"/>
      <w:bookmarkEnd w:id="100"/>
      <w:r>
        <w:t xml:space="preserve">Data </w:t>
      </w:r>
      <w:r w:rsidR="00852593">
        <w:t>Tables</w:t>
      </w:r>
      <w:bookmarkEnd w:id="101"/>
    </w:p>
    <w:p w14:paraId="3D3B265B" w14:textId="3C5BEE4B" w:rsidR="0005550B" w:rsidRDefault="00636318" w:rsidP="00294972">
      <w:pPr>
        <w:pStyle w:val="NormalIndent"/>
        <w:rPr>
          <w:noProof/>
        </w:rPr>
      </w:pPr>
      <w:r>
        <w:rPr>
          <w:sz w:val="24"/>
        </w:rPr>
        <w:t xml:space="preserve">Tables are used to show tabular data in columns and rows. </w:t>
      </w:r>
      <w:r w:rsidR="0005550B">
        <w:rPr>
          <w:sz w:val="24"/>
        </w:rPr>
        <w:t xml:space="preserve">It is a display of information in tabular form with rows and columns. Data table are populated from a database. </w:t>
      </w:r>
      <w:r>
        <w:rPr>
          <w:sz w:val="24"/>
        </w:rPr>
        <w:t>TAS Core tables contain bordered styles.</w:t>
      </w:r>
      <w:r w:rsidR="0005550B">
        <w:rPr>
          <w:sz w:val="24"/>
        </w:rPr>
        <w:t xml:space="preserve"> The header columns come with a SORT feature that can toggle between ascending and </w:t>
      </w:r>
      <w:r w:rsidR="0005550B">
        <w:rPr>
          <w:sz w:val="24"/>
        </w:rPr>
        <w:lastRenderedPageBreak/>
        <w:t>descending the data in the column.</w:t>
      </w:r>
      <w:r w:rsidR="0005550B" w:rsidRPr="0005550B">
        <w:rPr>
          <w:noProof/>
        </w:rPr>
        <w:t xml:space="preserve"> </w:t>
      </w:r>
      <w:r w:rsidR="00E8106A">
        <w:rPr>
          <w:noProof/>
        </w:rPr>
        <w:t>The table also has a paginator UI control – see section 3.29.</w:t>
      </w:r>
      <w:r w:rsidR="008E4979">
        <w:rPr>
          <w:noProof/>
        </w:rPr>
        <w:br/>
      </w:r>
    </w:p>
    <w:p w14:paraId="76B3C634" w14:textId="77777777" w:rsidR="00294972" w:rsidRDefault="0005550B" w:rsidP="008E4979">
      <w:pPr>
        <w:pStyle w:val="NormalIndent"/>
        <w:ind w:left="0"/>
        <w:rPr>
          <w:sz w:val="24"/>
        </w:rPr>
      </w:pPr>
      <w:r>
        <w:rPr>
          <w:noProof/>
        </w:rPr>
        <w:drawing>
          <wp:inline distT="0" distB="0" distL="0" distR="0" wp14:anchorId="43341851" wp14:editId="7602622A">
            <wp:extent cx="6572250" cy="252158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6572250" cy="2521585"/>
                    </a:xfrm>
                    <a:prstGeom prst="rect">
                      <a:avLst/>
                    </a:prstGeom>
                  </pic:spPr>
                </pic:pic>
              </a:graphicData>
            </a:graphic>
          </wp:inline>
        </w:drawing>
      </w:r>
      <w:r>
        <w:rPr>
          <w:sz w:val="24"/>
        </w:rPr>
        <w:t xml:space="preserve"> </w:t>
      </w:r>
    </w:p>
    <w:p w14:paraId="3D388E84" w14:textId="2F1F5F21" w:rsidR="00B95844" w:rsidRDefault="00B95844" w:rsidP="00294972">
      <w:pPr>
        <w:pStyle w:val="NormalIndent"/>
        <w:rPr>
          <w:sz w:val="24"/>
        </w:rPr>
      </w:pPr>
    </w:p>
    <w:tbl>
      <w:tblPr>
        <w:tblStyle w:val="TableGrid"/>
        <w:tblW w:w="0" w:type="auto"/>
        <w:tblInd w:w="175" w:type="dxa"/>
        <w:tblLook w:val="04A0" w:firstRow="1" w:lastRow="0" w:firstColumn="1" w:lastColumn="0" w:noHBand="0" w:noVBand="1"/>
      </w:tblPr>
      <w:tblGrid>
        <w:gridCol w:w="10615"/>
      </w:tblGrid>
      <w:tr w:rsidR="008E4979" w14:paraId="2766DF64" w14:textId="77777777" w:rsidTr="008E4979">
        <w:tc>
          <w:tcPr>
            <w:tcW w:w="10615" w:type="dxa"/>
          </w:tcPr>
          <w:p w14:paraId="6CB6444B" w14:textId="0347D9A2" w:rsidR="008E4979" w:rsidRPr="00872985" w:rsidRDefault="00872985" w:rsidP="00294972">
            <w:pPr>
              <w:pStyle w:val="NormalIndent"/>
              <w:ind w:left="0"/>
              <w:rPr>
                <w:rFonts w:asciiTheme="minorHAnsi" w:hAnsiTheme="minorHAnsi" w:cstheme="minorHAnsi"/>
                <w:b/>
                <w:sz w:val="24"/>
              </w:rPr>
            </w:pPr>
            <w:r w:rsidRPr="00872985">
              <w:rPr>
                <w:rFonts w:asciiTheme="minorHAnsi" w:hAnsiTheme="minorHAnsi" w:cstheme="minorHAnsi"/>
                <w:b/>
                <w:sz w:val="24"/>
              </w:rPr>
              <w:t>SAMPLE CODE for data table with sort and pagination</w:t>
            </w:r>
          </w:p>
        </w:tc>
      </w:tr>
      <w:tr w:rsidR="008E4979" w14:paraId="2F501DC3" w14:textId="77777777" w:rsidTr="008E4979">
        <w:tc>
          <w:tcPr>
            <w:tcW w:w="10615" w:type="dxa"/>
          </w:tcPr>
          <w:p w14:paraId="329977D7" w14:textId="77777777" w:rsidR="008E4979" w:rsidRDefault="008E4979" w:rsidP="008E4979">
            <w:pPr>
              <w:pStyle w:val="NormalIndent"/>
              <w:ind w:left="0"/>
              <w:rPr>
                <w:rFonts w:ascii="Courier New" w:hAnsi="Courier New" w:cs="Courier New"/>
                <w:sz w:val="18"/>
                <w:szCs w:val="18"/>
              </w:rPr>
            </w:pPr>
            <w:r w:rsidRPr="008E4979">
              <w:rPr>
                <w:rFonts w:ascii="Courier New" w:hAnsi="Courier New" w:cs="Courier New"/>
                <w:sz w:val="18"/>
                <w:szCs w:val="18"/>
              </w:rPr>
              <w:t>&lt;table class="table table-hover table_blur" id="dataTable" tabindex="0"&gt;</w:t>
            </w:r>
          </w:p>
          <w:p w14:paraId="592C4F88"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&lt;thead&gt;</w:t>
            </w:r>
            <w:r>
              <w:rPr>
                <w:rFonts w:ascii="Courier New" w:hAnsi="Courier New" w:cs="Courier New"/>
                <w:sz w:val="18"/>
                <w:szCs w:val="18"/>
              </w:rPr>
              <w:t xml:space="preserve"> </w:t>
            </w:r>
          </w:p>
          <w:p w14:paraId="1A97F73B" w14:textId="05520846"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role="row"&gt;</w:t>
            </w:r>
          </w:p>
          <w:p w14:paraId="7B3702C4"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id="dt-header-Insurance-Company"&gt;</w:t>
            </w:r>
            <w:r>
              <w:rPr>
                <w:rFonts w:ascii="Courier New" w:hAnsi="Courier New" w:cs="Courier New"/>
                <w:sz w:val="18"/>
                <w:szCs w:val="18"/>
              </w:rPr>
              <w:t xml:space="preserve"> </w:t>
            </w:r>
            <w:r w:rsidRPr="008E4979">
              <w:rPr>
                <w:rFonts w:ascii="Courier New" w:hAnsi="Courier New" w:cs="Courier New"/>
                <w:sz w:val="18"/>
                <w:szCs w:val="18"/>
              </w:rPr>
              <w:t>Insurance Company&lt;span&gt;▼&lt;/span&gt;&lt;/th&gt;</w:t>
            </w:r>
            <w:r>
              <w:rPr>
                <w:rFonts w:ascii="Courier New" w:hAnsi="Courier New" w:cs="Courier New"/>
                <w:sz w:val="18"/>
                <w:szCs w:val="18"/>
              </w:rPr>
              <w:br/>
              <w:t xml:space="preserve">      </w:t>
            </w:r>
            <w:r w:rsidRPr="008E4979">
              <w:rPr>
                <w:rFonts w:ascii="Courier New" w:hAnsi="Courier New" w:cs="Courier New"/>
                <w:sz w:val="18"/>
                <w:szCs w:val="18"/>
              </w:rPr>
              <w:t>&lt;th scope="col" id="dt-header-Address"&gt;Address&lt;/th&gt;</w:t>
            </w:r>
          </w:p>
          <w:p w14:paraId="226F8F22"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id="dt-header-City"&gt;City&lt;/th&gt;</w:t>
            </w:r>
          </w:p>
          <w:p w14:paraId="6F96DEC1"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id="dt-header-State"&gt;State&lt;/th&gt;</w:t>
            </w:r>
          </w:p>
          <w:p w14:paraId="017587D3" w14:textId="77777777"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id="dt-header-ZIP"&gt;ZIP&lt;/th&gt;</w:t>
            </w:r>
          </w:p>
          <w:p w14:paraId="0A44D4E4" w14:textId="7C42C046" w:rsid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id="dt-header-Inactive"&gt;Inactive&lt;/th&gt;</w:t>
            </w:r>
          </w:p>
          <w:p w14:paraId="32DDCDE8" w14:textId="7B18F6EF"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 scope="col" id="dt-header-Type-of-Coverage"&gt;Type of Coverage&lt;/th&gt;</w:t>
            </w:r>
          </w:p>
          <w:p w14:paraId="02311DCB" w14:textId="6FD8510F"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3150A66D" w14:textId="58613E7D"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&lt;/thead&gt;</w:t>
            </w:r>
          </w:p>
          <w:p w14:paraId="6347E041" w14:textId="694F8D4B" w:rsidR="008E4979" w:rsidRPr="008E4979" w:rsidRDefault="008E4979" w:rsidP="008E4979">
            <w:pPr>
              <w:pStyle w:val="NormalIndent"/>
              <w:ind w:left="0"/>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&lt;tbody&gt;</w:t>
            </w:r>
          </w:p>
          <w:p w14:paraId="57730025" w14:textId="4FCB856D"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tabindex="0" id="dataTableRow0" class="active"&gt;</w:t>
            </w:r>
          </w:p>
          <w:p w14:paraId="4C9AC949" w14:textId="664A70EE"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headers="dt-header-Insurance-Company"&gt;AETNA&lt;/td&gt;</w:t>
            </w:r>
          </w:p>
          <w:p w14:paraId="40ADEE80" w14:textId="103FA87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headers="dt-header-Address"&gt;3511 RIDGE RD&lt;/td&gt;</w:t>
            </w:r>
          </w:p>
          <w:p w14:paraId="52221D17" w14:textId="18A3D10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headers="dt-header-City"&gt;SAN FRANCISCO&lt;/td&gt;</w:t>
            </w:r>
          </w:p>
          <w:p w14:paraId="4CE6D681" w14:textId="2EE36D4B"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headers="dt-header-State"&gt;CA&lt;/td&gt;</w:t>
            </w:r>
          </w:p>
          <w:p w14:paraId="022DDA76" w14:textId="3BD67816"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headers="dt-header-ZIP"&gt;90120&lt;/td&gt;</w:t>
            </w:r>
          </w:p>
          <w:p w14:paraId="06BC012E" w14:textId="2DF07C70"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71D95FCF" w14:textId="6F28C321"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headers="dt-header-Type-of-Coverage"&gt;PRESCRIPTION ONLY&lt;/td&gt;</w:t>
            </w:r>
          </w:p>
          <w:p w14:paraId="23CFF2D7" w14:textId="5E3DA831"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3B3D7645" w14:textId="2EFC6589"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&lt;tr tabindex="0" id="dataTableRow1"&gt;</w:t>
            </w:r>
          </w:p>
          <w:p w14:paraId="463B1899" w14:textId="3114A034"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headers="dt-header-Insurance-Company"&gt;AETNA&lt;/td&gt;</w:t>
            </w:r>
          </w:p>
          <w:p w14:paraId="3235591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headers="dt-header-Address"&gt;7 LITTLE BROOK LN&lt;/td&gt;</w:t>
            </w:r>
          </w:p>
          <w:p w14:paraId="795921DA"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headers="dt-header-City"&gt;ARLINGTON&lt;/td&gt;</w:t>
            </w:r>
          </w:p>
          <w:p w14:paraId="59B8FB7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headers="dt-header-State"&gt;VA&lt;/td&gt;</w:t>
            </w:r>
          </w:p>
          <w:p w14:paraId="4C29CFD5"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headers="dt-header-ZIP"&gt;44848&lt;/td&gt;</w:t>
            </w:r>
          </w:p>
          <w:p w14:paraId="0554E0A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3FEF0876" w14:textId="716EF5F5"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headers="dt-header-Type-of-Coverage"&gt;HEALTH INSURANCE&lt;/td&gt;</w:t>
            </w:r>
          </w:p>
          <w:p w14:paraId="1F8206B7" w14:textId="06F014E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50247713" w14:textId="48DE9EE1"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&lt;tr tabindex="0" id="dataTableRow2" class=""&gt;</w:t>
            </w:r>
          </w:p>
          <w:p w14:paraId="3C79E17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headers="dt-header-Insurance-Company"&gt;BLUE CROSS/BLUE SHIELD&lt;/td&gt;</w:t>
            </w:r>
          </w:p>
          <w:p w14:paraId="49223A8F"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headers="dt-header-Address"&gt;100 BROADWAY&lt;/td&gt;</w:t>
            </w:r>
          </w:p>
          <w:p w14:paraId="4006176D"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headers="dt-header-City"&gt;NEW YORK City&lt;/td&gt;</w:t>
            </w:r>
          </w:p>
          <w:p w14:paraId="45DCE7A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headers="dt-header-State"&gt;NY&lt;/td&gt;</w:t>
            </w:r>
          </w:p>
          <w:p w14:paraId="5BDE9A7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headers="dt-header-ZIP"&gt;10019&lt;/td&gt;</w:t>
            </w:r>
          </w:p>
          <w:p w14:paraId="6F4CB23B"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21F8F66F" w14:textId="6678CCE3"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lastRenderedPageBreak/>
              <w:t xml:space="preserve">     </w:t>
            </w:r>
            <w:r w:rsidRPr="008E4979">
              <w:rPr>
                <w:rFonts w:ascii="Courier New" w:hAnsi="Courier New" w:cs="Courier New"/>
                <w:sz w:val="18"/>
                <w:szCs w:val="18"/>
              </w:rPr>
              <w:t>&lt;td headers="dt-header-Type-of-Coverage"&gt;HEALTH INSURANCE&lt;/td&gt;</w:t>
            </w:r>
          </w:p>
          <w:p w14:paraId="173D874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6712D4B1" w14:textId="0AF6CDFB"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 tabindex="0" id="dataTableRow3"&gt;</w:t>
            </w:r>
          </w:p>
          <w:p w14:paraId="58B258B2"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headers="dt-header-Insurance-Company"&gt;BLUE CROSS/BLUE SHIELD/FL&lt;/td&gt;</w:t>
            </w:r>
          </w:p>
          <w:p w14:paraId="58E47EE6"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headers="dt-header-Address"&gt;PO BOX 494-30302&lt;/td&gt;</w:t>
            </w:r>
          </w:p>
          <w:p w14:paraId="71919FB6"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headers="dt-header-City"&gt;HONOLULU&lt;/td&gt;</w:t>
            </w:r>
          </w:p>
          <w:p w14:paraId="01713100"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headers="dt-header-State"&gt;HI&lt;/td&gt;</w:t>
            </w:r>
          </w:p>
          <w:p w14:paraId="50740764"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headers="dt-header-ZIP"&gt;55043&lt;/td&gt;</w:t>
            </w:r>
          </w:p>
          <w:p w14:paraId="380AA53D"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5876785F" w14:textId="38087FD1"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headers="dt-header-Type-of-Coverage"&gt;PRESCRIPTION ONLY&lt;/td&gt;</w:t>
            </w:r>
          </w:p>
          <w:p w14:paraId="0C20BCBC" w14:textId="7F6EF328"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&lt;/tr&gt;</w:t>
            </w:r>
          </w:p>
          <w:p w14:paraId="53F4A7D5" w14:textId="08D86876" w:rsidR="008E4979" w:rsidRPr="008E4979" w:rsidRDefault="005336AB" w:rsidP="008E4979">
            <w:pPr>
              <w:pStyle w:val="NormalIndent"/>
              <w:rPr>
                <w:rFonts w:ascii="Courier New" w:hAnsi="Courier New" w:cs="Courier New"/>
                <w:sz w:val="18"/>
                <w:szCs w:val="18"/>
              </w:rPr>
            </w:pPr>
            <w:r>
              <w:rPr>
                <w:rFonts w:ascii="Courier New" w:hAnsi="Courier New" w:cs="Courier New"/>
                <w:sz w:val="18"/>
                <w:szCs w:val="18"/>
              </w:rPr>
              <w:t xml:space="preserve"> </w:t>
            </w:r>
            <w:r w:rsidR="008E4979" w:rsidRPr="008E4979">
              <w:rPr>
                <w:rFonts w:ascii="Courier New" w:hAnsi="Courier New" w:cs="Courier New"/>
                <w:sz w:val="18"/>
                <w:szCs w:val="18"/>
              </w:rPr>
              <w:t>&lt;tr tabindex="0" id="dataTableRow4"&gt;</w:t>
            </w:r>
          </w:p>
          <w:p w14:paraId="081EA56C" w14:textId="77777777" w:rsid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 xml:space="preserve">       &lt;td headers="dt-header-Insurance-Company"&gt;FLORIDA BLUE&lt;/td&gt;</w:t>
            </w:r>
          </w:p>
          <w:p w14:paraId="147F055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headers="dt-header-Address"&gt;1600 PARKER AVE&lt;/td&gt;</w:t>
            </w:r>
          </w:p>
          <w:p w14:paraId="354C932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headers="dt-header-City"&gt;FORT LEE&lt;/td&gt;</w:t>
            </w:r>
          </w:p>
          <w:p w14:paraId="6ED3B737"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headers="dt-header-State"&gt;NJ&lt;/td&gt;</w:t>
            </w:r>
          </w:p>
          <w:p w14:paraId="7AFB728C"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headers="dt-header-ZIP"&gt;09848&lt;/td&gt;</w:t>
            </w:r>
          </w:p>
          <w:p w14:paraId="0649A5A0" w14:textId="77777777" w:rsid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headers="dt-header-Inactive"&gt;IEN&lt;/td&gt;</w:t>
            </w:r>
          </w:p>
          <w:p w14:paraId="6BD76F9E" w14:textId="29B19527" w:rsidR="008E4979" w:rsidRPr="008E4979" w:rsidRDefault="008E4979" w:rsidP="008E4979">
            <w:pPr>
              <w:pStyle w:val="NormalIndent"/>
              <w:rPr>
                <w:rFonts w:ascii="Courier New" w:hAnsi="Courier New" w:cs="Courier New"/>
                <w:sz w:val="18"/>
                <w:szCs w:val="18"/>
              </w:rPr>
            </w:pPr>
            <w:r>
              <w:rPr>
                <w:rFonts w:ascii="Courier New" w:hAnsi="Courier New" w:cs="Courier New"/>
                <w:sz w:val="18"/>
                <w:szCs w:val="18"/>
              </w:rPr>
              <w:t xml:space="preserve">       </w:t>
            </w:r>
            <w:r w:rsidRPr="008E4979">
              <w:rPr>
                <w:rFonts w:ascii="Courier New" w:hAnsi="Courier New" w:cs="Courier New"/>
                <w:sz w:val="18"/>
                <w:szCs w:val="18"/>
              </w:rPr>
              <w:t>&lt;td headers="dt-header-Type-of-Coverage"&gt;HEALTH INSURANCE&lt;/td&gt;</w:t>
            </w:r>
          </w:p>
          <w:p w14:paraId="6F69B1DD" w14:textId="44533B4F" w:rsidR="008E4979" w:rsidRPr="008E4979" w:rsidRDefault="005336AB" w:rsidP="008E4979">
            <w:pPr>
              <w:pStyle w:val="NormalIndent"/>
              <w:rPr>
                <w:rFonts w:ascii="Courier New" w:hAnsi="Courier New" w:cs="Courier New"/>
                <w:sz w:val="18"/>
                <w:szCs w:val="18"/>
              </w:rPr>
            </w:pPr>
            <w:r>
              <w:rPr>
                <w:rFonts w:ascii="Courier New" w:hAnsi="Courier New" w:cs="Courier New"/>
                <w:sz w:val="18"/>
                <w:szCs w:val="18"/>
              </w:rPr>
              <w:t xml:space="preserve">  </w:t>
            </w:r>
            <w:r w:rsidR="008E4979" w:rsidRPr="008E4979">
              <w:rPr>
                <w:rFonts w:ascii="Courier New" w:hAnsi="Courier New" w:cs="Courier New"/>
                <w:sz w:val="18"/>
                <w:szCs w:val="18"/>
              </w:rPr>
              <w:t>&lt;/tr&gt;</w:t>
            </w:r>
          </w:p>
          <w:p w14:paraId="63E38D65" w14:textId="665E82C7" w:rsidR="008E4979" w:rsidRPr="008E4979" w:rsidRDefault="008E4979" w:rsidP="008E4979">
            <w:pPr>
              <w:pStyle w:val="NormalIndent"/>
              <w:rPr>
                <w:rFonts w:ascii="Courier New" w:hAnsi="Courier New" w:cs="Courier New"/>
                <w:sz w:val="18"/>
                <w:szCs w:val="18"/>
              </w:rPr>
            </w:pPr>
            <w:r w:rsidRPr="008E4979">
              <w:rPr>
                <w:rFonts w:ascii="Courier New" w:hAnsi="Courier New" w:cs="Courier New"/>
                <w:sz w:val="18"/>
                <w:szCs w:val="18"/>
              </w:rPr>
              <w:t>&lt;/tbody&gt;</w:t>
            </w:r>
          </w:p>
          <w:p w14:paraId="59731742" w14:textId="2BB441BF" w:rsidR="008E4979" w:rsidRDefault="008E4979" w:rsidP="008E4979">
            <w:pPr>
              <w:pStyle w:val="NormalIndent"/>
              <w:ind w:left="0"/>
              <w:rPr>
                <w:sz w:val="24"/>
              </w:rPr>
            </w:pPr>
            <w:r w:rsidRPr="008E4979">
              <w:rPr>
                <w:rFonts w:ascii="Courier New" w:hAnsi="Courier New" w:cs="Courier New"/>
                <w:sz w:val="18"/>
                <w:szCs w:val="18"/>
              </w:rPr>
              <w:t xml:space="preserve">  &lt;/table&gt;</w:t>
            </w:r>
          </w:p>
        </w:tc>
      </w:tr>
    </w:tbl>
    <w:p w14:paraId="61913666" w14:textId="77777777" w:rsidR="00B95844" w:rsidRDefault="00B95844" w:rsidP="00294972">
      <w:pPr>
        <w:pStyle w:val="NormalIndent"/>
        <w:rPr>
          <w:sz w:val="24"/>
        </w:rPr>
      </w:pPr>
    </w:p>
    <w:p w14:paraId="0AA73CE8" w14:textId="40D61DEF" w:rsidR="00C73FB1" w:rsidRDefault="00BB5C12" w:rsidP="006E75B3">
      <w:pPr>
        <w:pStyle w:val="Heading2"/>
      </w:pPr>
      <w:bookmarkStart w:id="102" w:name="_Toc534722365"/>
      <w:r>
        <w:t>Accessibility</w:t>
      </w:r>
      <w:bookmarkEnd w:id="102"/>
    </w:p>
    <w:p w14:paraId="474E420E" w14:textId="155745BD" w:rsidR="00BB5C12" w:rsidRPr="001523E1" w:rsidRDefault="001523E1" w:rsidP="00CE4601">
      <w:pPr>
        <w:pStyle w:val="BodyText"/>
        <w:numPr>
          <w:ilvl w:val="0"/>
          <w:numId w:val="35"/>
        </w:numPr>
        <w:rPr>
          <w:lang w:val="en"/>
        </w:rPr>
      </w:pPr>
      <w:r>
        <w:rPr>
          <w:lang w:val="en"/>
        </w:rPr>
        <w:t xml:space="preserve">Tables must have two levels of headers. Each header cell should have </w:t>
      </w:r>
      <w:r w:rsidRPr="001523E1">
        <w:rPr>
          <w:rFonts w:ascii="Courier New" w:hAnsi="Courier New" w:cs="Courier New"/>
          <w:highlight w:val="lightGray"/>
          <w:lang w:val="en"/>
        </w:rPr>
        <w:t>scope=”col”</w:t>
      </w:r>
      <w:r>
        <w:rPr>
          <w:lang w:val="en"/>
        </w:rPr>
        <w:t xml:space="preserve"> or </w:t>
      </w:r>
      <w:r w:rsidRPr="001523E1">
        <w:rPr>
          <w:rFonts w:ascii="Courier New" w:hAnsi="Courier New" w:cs="Courier New"/>
          <w:highlight w:val="lightGray"/>
          <w:lang w:val="en"/>
        </w:rPr>
        <w:t>scope=”row”</w:t>
      </w:r>
    </w:p>
    <w:p w14:paraId="501B206D" w14:textId="38F67392" w:rsidR="001523E1" w:rsidRDefault="001523E1" w:rsidP="00CE4601">
      <w:pPr>
        <w:pStyle w:val="BodyText"/>
        <w:numPr>
          <w:ilvl w:val="0"/>
          <w:numId w:val="35"/>
        </w:numPr>
        <w:rPr>
          <w:lang w:val="en"/>
        </w:rPr>
      </w:pPr>
      <w:r w:rsidRPr="001523E1">
        <w:rPr>
          <w:lang w:val="en"/>
        </w:rPr>
        <w:t>Complex</w:t>
      </w:r>
      <w:r>
        <w:rPr>
          <w:lang w:val="en"/>
        </w:rPr>
        <w:t xml:space="preserve"> tables should have a unique </w:t>
      </w:r>
      <w:r w:rsidRPr="001523E1">
        <w:rPr>
          <w:rFonts w:ascii="Courier New" w:hAnsi="Courier New" w:cs="Courier New"/>
          <w:highlight w:val="lightGray"/>
          <w:lang w:val="en"/>
        </w:rPr>
        <w:t>id</w:t>
      </w:r>
      <w:r>
        <w:rPr>
          <w:lang w:val="en"/>
        </w:rPr>
        <w:t xml:space="preserve"> and each data cell should have a headers attribute with the header’s cell </w:t>
      </w:r>
      <w:r w:rsidRPr="001523E1">
        <w:rPr>
          <w:rFonts w:ascii="Courier New" w:hAnsi="Courier New" w:cs="Courier New"/>
          <w:highlight w:val="lightGray"/>
          <w:lang w:val="en"/>
        </w:rPr>
        <w:t>id</w:t>
      </w:r>
      <w:r>
        <w:rPr>
          <w:lang w:val="en"/>
        </w:rPr>
        <w:t xml:space="preserve"> listed.</w:t>
      </w:r>
    </w:p>
    <w:p w14:paraId="61BC883F" w14:textId="6F9ADA78" w:rsidR="001523E1" w:rsidRPr="001523E1" w:rsidRDefault="001523E1" w:rsidP="00CE4601">
      <w:pPr>
        <w:pStyle w:val="BodyText"/>
        <w:numPr>
          <w:ilvl w:val="0"/>
          <w:numId w:val="35"/>
        </w:numPr>
        <w:rPr>
          <w:lang w:val="en"/>
        </w:rPr>
      </w:pPr>
      <w:r>
        <w:rPr>
          <w:lang w:val="en"/>
        </w:rPr>
        <w:t xml:space="preserve">Use the </w:t>
      </w:r>
      <w:r w:rsidRPr="001523E1">
        <w:rPr>
          <w:rFonts w:ascii="Courier New" w:hAnsi="Courier New" w:cs="Courier New"/>
          <w:highlight w:val="lightGray"/>
          <w:lang w:val="en"/>
        </w:rPr>
        <w:t>&lt;caption&gt;</w:t>
      </w:r>
      <w:r>
        <w:rPr>
          <w:lang w:val="en"/>
        </w:rPr>
        <w:t xml:space="preserve"> tag inside the </w:t>
      </w:r>
      <w:r w:rsidRPr="001523E1">
        <w:rPr>
          <w:rFonts w:ascii="Courier New" w:hAnsi="Courier New" w:cs="Courier New"/>
          <w:highlight w:val="lightGray"/>
          <w:lang w:val="en"/>
        </w:rPr>
        <w:t>&lt;table&gt;</w:t>
      </w:r>
      <w:r>
        <w:rPr>
          <w:lang w:val="en"/>
        </w:rPr>
        <w:t xml:space="preserve"> element when adding titles.</w:t>
      </w:r>
    </w:p>
    <w:p w14:paraId="265F2C47" w14:textId="7F51820C" w:rsidR="00BB5C12" w:rsidRDefault="00BB5C12" w:rsidP="006E75B3">
      <w:pPr>
        <w:pStyle w:val="Heading2"/>
      </w:pPr>
      <w:bookmarkStart w:id="103" w:name="_Toc534722366"/>
      <w:r>
        <w:t>Usability</w:t>
      </w:r>
      <w:bookmarkEnd w:id="103"/>
    </w:p>
    <w:p w14:paraId="636D8894" w14:textId="4BF56823" w:rsidR="00D629BF" w:rsidRDefault="00B95844" w:rsidP="00CE4601">
      <w:pPr>
        <w:pStyle w:val="BodyText"/>
        <w:numPr>
          <w:ilvl w:val="0"/>
          <w:numId w:val="36"/>
        </w:numPr>
        <w:rPr>
          <w:lang w:val="en"/>
        </w:rPr>
      </w:pPr>
      <w:r>
        <w:rPr>
          <w:lang w:val="en"/>
        </w:rPr>
        <w:t>Use tables to display tabular data.</w:t>
      </w:r>
    </w:p>
    <w:p w14:paraId="67119147" w14:textId="5B7CBE0D" w:rsidR="00B95844" w:rsidRDefault="00B95844" w:rsidP="00CE4601">
      <w:pPr>
        <w:pStyle w:val="BodyText"/>
        <w:numPr>
          <w:ilvl w:val="0"/>
          <w:numId w:val="36"/>
        </w:numPr>
        <w:rPr>
          <w:lang w:val="en"/>
        </w:rPr>
      </w:pPr>
      <w:r>
        <w:rPr>
          <w:lang w:val="en"/>
        </w:rPr>
        <w:t>Also, consider using lists depending on the content.</w:t>
      </w:r>
    </w:p>
    <w:p w14:paraId="5B93D0B0" w14:textId="48B07144" w:rsidR="00B95844" w:rsidRPr="00D629BF" w:rsidRDefault="00B95844" w:rsidP="00CE4601">
      <w:pPr>
        <w:pStyle w:val="BodyText"/>
        <w:numPr>
          <w:ilvl w:val="0"/>
          <w:numId w:val="36"/>
        </w:numPr>
        <w:rPr>
          <w:lang w:val="en"/>
        </w:rPr>
      </w:pPr>
      <w:r>
        <w:rPr>
          <w:lang w:val="en"/>
        </w:rPr>
        <w:t>Do not add too many columns – no horizontal scroll bar should appear on browser window.</w:t>
      </w:r>
    </w:p>
    <w:p w14:paraId="0A512A0A" w14:textId="0BB19C68" w:rsidR="007B2175" w:rsidRDefault="007B2175" w:rsidP="006E75B3">
      <w:pPr>
        <w:pStyle w:val="Heading2"/>
      </w:pPr>
      <w:bookmarkStart w:id="104" w:name="_Toc503863698"/>
      <w:bookmarkStart w:id="105" w:name="_Toc534722367"/>
      <w:bookmarkEnd w:id="104"/>
      <w:r w:rsidRPr="006E75B3">
        <w:t>Alerts</w:t>
      </w:r>
      <w:bookmarkEnd w:id="105"/>
    </w:p>
    <w:p w14:paraId="15F93DDD" w14:textId="6218041E" w:rsidR="007B2175" w:rsidRPr="00E1416C" w:rsidRDefault="007B2175" w:rsidP="00E1416C">
      <w:pPr>
        <w:pStyle w:val="BodyText"/>
      </w:pPr>
      <w:r w:rsidRPr="00E1416C">
        <w:t>Alerts keep users informed of important and time sensitive changes.</w:t>
      </w:r>
    </w:p>
    <w:p w14:paraId="2D71FB24" w14:textId="4D26AC49" w:rsidR="007B2175" w:rsidRPr="00E1416C" w:rsidRDefault="007B2175" w:rsidP="00E1416C">
      <w:pPr>
        <w:pStyle w:val="BodyText"/>
      </w:pPr>
      <w:r w:rsidRPr="00E1416C">
        <w:t>There are 4 types of alerts, each of them color coded accordingly to the alert type:</w:t>
      </w:r>
    </w:p>
    <w:p w14:paraId="5481E0BD" w14:textId="76C4784D" w:rsidR="007B2175" w:rsidRPr="00E1416C" w:rsidRDefault="007B2175" w:rsidP="00E1416C">
      <w:pPr>
        <w:pStyle w:val="BodyText"/>
      </w:pPr>
      <w:r w:rsidRPr="00E1416C">
        <w:t>Success - green</w:t>
      </w:r>
    </w:p>
    <w:p w14:paraId="0B5D8434" w14:textId="43C7D341" w:rsidR="007B2175" w:rsidRPr="00E1416C" w:rsidRDefault="007B2175" w:rsidP="00E1416C">
      <w:pPr>
        <w:pStyle w:val="BodyText"/>
      </w:pPr>
      <w:r w:rsidRPr="00E1416C">
        <w:t>Warning – yellow</w:t>
      </w:r>
    </w:p>
    <w:p w14:paraId="4D48BC3E" w14:textId="582F43C6" w:rsidR="007B2175" w:rsidRPr="00E1416C" w:rsidRDefault="007B2175" w:rsidP="00E1416C">
      <w:pPr>
        <w:pStyle w:val="BodyText"/>
      </w:pPr>
      <w:r w:rsidRPr="00E1416C">
        <w:t>Error – red</w:t>
      </w:r>
    </w:p>
    <w:p w14:paraId="3DE11850" w14:textId="5DC060E2" w:rsidR="007B2175" w:rsidRPr="00E1416C" w:rsidRDefault="007B2175" w:rsidP="00E1416C">
      <w:pPr>
        <w:pStyle w:val="BodyText"/>
      </w:pPr>
      <w:r w:rsidRPr="00E1416C">
        <w:t>Information – blue</w:t>
      </w:r>
    </w:p>
    <w:p w14:paraId="3144CDF6" w14:textId="513C79E1" w:rsidR="007B2175" w:rsidRDefault="007B2175" w:rsidP="007B2175">
      <w:pPr>
        <w:pStyle w:val="NormalIndent"/>
        <w:outlineLvl w:val="1"/>
        <w:rPr>
          <w:sz w:val="24"/>
        </w:rPr>
      </w:pPr>
    </w:p>
    <w:tbl>
      <w:tblPr>
        <w:tblStyle w:val="TableGrid"/>
        <w:tblW w:w="0" w:type="auto"/>
        <w:tblInd w:w="720" w:type="dxa"/>
        <w:tblLook w:val="04A0" w:firstRow="1" w:lastRow="0" w:firstColumn="1" w:lastColumn="0" w:noHBand="0" w:noVBand="1"/>
      </w:tblPr>
      <w:tblGrid>
        <w:gridCol w:w="4405"/>
        <w:gridCol w:w="5215"/>
      </w:tblGrid>
      <w:tr w:rsidR="007B2175" w14:paraId="2399E180" w14:textId="77777777" w:rsidTr="007B2175">
        <w:tc>
          <w:tcPr>
            <w:tcW w:w="4405" w:type="dxa"/>
          </w:tcPr>
          <w:p w14:paraId="78D14183" w14:textId="1C03C045" w:rsidR="007B2175" w:rsidRPr="00E1416C" w:rsidRDefault="007B2175" w:rsidP="00E1416C">
            <w:pPr>
              <w:pStyle w:val="BodyText"/>
            </w:pPr>
            <w:r w:rsidRPr="00E1416C">
              <w:rPr>
                <w:noProof/>
              </w:rPr>
              <w:lastRenderedPageBreak/>
              <w:drawing>
                <wp:inline distT="0" distB="0" distL="0" distR="0" wp14:anchorId="528CF09A" wp14:editId="03F7140C">
                  <wp:extent cx="2612453" cy="757990"/>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633465" cy="764086"/>
                          </a:xfrm>
                          <a:prstGeom prst="rect">
                            <a:avLst/>
                          </a:prstGeom>
                        </pic:spPr>
                      </pic:pic>
                    </a:graphicData>
                  </a:graphic>
                </wp:inline>
              </w:drawing>
            </w:r>
          </w:p>
        </w:tc>
        <w:tc>
          <w:tcPr>
            <w:tcW w:w="5215" w:type="dxa"/>
          </w:tcPr>
          <w:p w14:paraId="0ECB2D6A" w14:textId="12AD09F5" w:rsidR="007B2175" w:rsidRPr="00E1416C" w:rsidRDefault="007B2175" w:rsidP="00E1416C">
            <w:pPr>
              <w:pStyle w:val="BodyText"/>
            </w:pPr>
            <w:r w:rsidRPr="00E1416C">
              <w:rPr>
                <w:noProof/>
              </w:rPr>
              <w:drawing>
                <wp:inline distT="0" distB="0" distL="0" distR="0" wp14:anchorId="3EEBA013" wp14:editId="5D2D4D81">
                  <wp:extent cx="2592805" cy="743771"/>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689284" cy="771447"/>
                          </a:xfrm>
                          <a:prstGeom prst="rect">
                            <a:avLst/>
                          </a:prstGeom>
                        </pic:spPr>
                      </pic:pic>
                    </a:graphicData>
                  </a:graphic>
                </wp:inline>
              </w:drawing>
            </w:r>
          </w:p>
        </w:tc>
      </w:tr>
    </w:tbl>
    <w:p w14:paraId="181C7A71" w14:textId="77777777" w:rsidR="007B2175" w:rsidRDefault="007B2175" w:rsidP="007B2175">
      <w:pPr>
        <w:pStyle w:val="NormalIndent"/>
        <w:outlineLvl w:val="1"/>
        <w:rPr>
          <w:sz w:val="24"/>
        </w:rPr>
      </w:pPr>
    </w:p>
    <w:p w14:paraId="4957C516" w14:textId="4244741E" w:rsidR="007B2175" w:rsidRPr="000A10CA" w:rsidRDefault="005A48D4" w:rsidP="000A10CA">
      <w:r w:rsidRPr="000A10CA">
        <w:t>TASCore</w:t>
      </w:r>
      <w:r w:rsidR="00EC443D" w:rsidRPr="000A10CA">
        <w:t xml:space="preserve"> alerts us</w:t>
      </w:r>
      <w:r w:rsidRPr="000A10CA">
        <w:t>e</w:t>
      </w:r>
      <w:r w:rsidR="00EC443D" w:rsidRPr="000A10CA">
        <w:t xml:space="preserve"> </w:t>
      </w:r>
      <w:hyperlink r:id="rId109" w:anchor="/growl" w:history="1">
        <w:r w:rsidR="00EC443D" w:rsidRPr="000A10CA">
          <w:rPr>
            <w:rStyle w:val="Hyperlink"/>
          </w:rPr>
          <w:t>Prim</w:t>
        </w:r>
        <w:r w:rsidRPr="000A10CA">
          <w:rPr>
            <w:rStyle w:val="Hyperlink"/>
          </w:rPr>
          <w:t>eNG</w:t>
        </w:r>
      </w:hyperlink>
      <w:r w:rsidR="003A2482" w:rsidRPr="000A10CA">
        <w:t xml:space="preserve"> component called Growl</w:t>
      </w:r>
      <w:r w:rsidRPr="000A10CA">
        <w:t>,</w:t>
      </w:r>
      <w:r w:rsidR="006803CD" w:rsidRPr="000A10CA">
        <w:t xml:space="preserve"> which is </w:t>
      </w:r>
      <w:r w:rsidR="003A2482" w:rsidRPr="000A10CA">
        <w:t>part of</w:t>
      </w:r>
      <w:r w:rsidR="006803CD" w:rsidRPr="000A10CA">
        <w:t xml:space="preserve"> </w:t>
      </w:r>
      <w:r w:rsidR="003A2482" w:rsidRPr="000A10CA">
        <w:t xml:space="preserve">the </w:t>
      </w:r>
      <w:r w:rsidR="006803CD" w:rsidRPr="000A10CA">
        <w:t xml:space="preserve">Angular </w:t>
      </w:r>
      <w:r w:rsidR="003A2482" w:rsidRPr="000A10CA">
        <w:t>suite of components</w:t>
      </w:r>
      <w:r w:rsidRPr="000A10CA">
        <w:t>.</w:t>
      </w:r>
    </w:p>
    <w:p w14:paraId="6C845CAB" w14:textId="32091D0B" w:rsidR="003A2482" w:rsidRPr="000A10CA" w:rsidRDefault="003A2482" w:rsidP="000A10CA">
      <w:r w:rsidRPr="000A10CA">
        <w:t xml:space="preserve">The Growl messages needed to be restyled to meet the USWDS so custom classes were created inside the </w:t>
      </w:r>
      <w:r w:rsidRPr="000A10CA">
        <w:rPr>
          <w:highlight w:val="lightGray"/>
        </w:rPr>
        <w:t>tas-custom.css</w:t>
      </w:r>
      <w:r w:rsidRPr="000A10CA">
        <w:t xml:space="preserve"> file.</w:t>
      </w:r>
    </w:p>
    <w:p w14:paraId="35918D39" w14:textId="32CAA649" w:rsidR="003A2482" w:rsidRDefault="003A2482" w:rsidP="00EC443D">
      <w:pPr>
        <w:pStyle w:val="NormalIndent"/>
        <w:ind w:left="0"/>
        <w:outlineLvl w:val="1"/>
        <w:rPr>
          <w:sz w:val="24"/>
        </w:rPr>
      </w:pPr>
    </w:p>
    <w:tbl>
      <w:tblPr>
        <w:tblStyle w:val="TableGrid"/>
        <w:tblW w:w="10795" w:type="dxa"/>
        <w:tblLook w:val="04A0" w:firstRow="1" w:lastRow="0" w:firstColumn="1" w:lastColumn="0" w:noHBand="0" w:noVBand="1"/>
      </w:tblPr>
      <w:tblGrid>
        <w:gridCol w:w="5200"/>
        <w:gridCol w:w="5595"/>
      </w:tblGrid>
      <w:tr w:rsidR="002D7FA4" w14:paraId="05310073" w14:textId="77777777" w:rsidTr="000A10CA">
        <w:tc>
          <w:tcPr>
            <w:tcW w:w="4765" w:type="dxa"/>
          </w:tcPr>
          <w:p w14:paraId="223B8097" w14:textId="0FF28526" w:rsidR="003A2482" w:rsidRPr="000A10CA" w:rsidRDefault="003A2482" w:rsidP="000A10CA">
            <w:r w:rsidRPr="000A10CA">
              <w:rPr>
                <w:noProof/>
              </w:rPr>
              <w:drawing>
                <wp:inline distT="0" distB="0" distL="0" distR="0" wp14:anchorId="641AFB19" wp14:editId="075B549B">
                  <wp:extent cx="1648327" cy="665311"/>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1686409" cy="680682"/>
                          </a:xfrm>
                          <a:prstGeom prst="rect">
                            <a:avLst/>
                          </a:prstGeom>
                        </pic:spPr>
                      </pic:pic>
                    </a:graphicData>
                  </a:graphic>
                </wp:inline>
              </w:drawing>
            </w:r>
          </w:p>
        </w:tc>
        <w:tc>
          <w:tcPr>
            <w:tcW w:w="6030" w:type="dxa"/>
          </w:tcPr>
          <w:p w14:paraId="4ACDA02D" w14:textId="29FB28F6"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.ui-growl-item-container.ui-state-highlight.ui-growl-message-success {</w:t>
            </w:r>
          </w:p>
          <w:p w14:paraId="4D86B1D1" w14:textId="37FE3B2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4360861A" w14:textId="1F927E86"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background-color: #e7f4e4;</w:t>
            </w:r>
          </w:p>
          <w:p w14:paraId="690571DA" w14:textId="276C3FF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font-family: "Merriweather","Times New Roman";</w:t>
            </w:r>
          </w:p>
          <w:p w14:paraId="10EDB34E" w14:textId="15F35069"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border-left: 8px solid #2e8540;</w:t>
            </w:r>
          </w:p>
          <w:p w14:paraId="5FC0DED2" w14:textId="5F29224B" w:rsidR="003A2482"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2F45A2C1" w14:textId="77777777" w:rsidTr="000A10CA">
        <w:tc>
          <w:tcPr>
            <w:tcW w:w="4765" w:type="dxa"/>
          </w:tcPr>
          <w:p w14:paraId="43EAED4E" w14:textId="7A671CC6" w:rsidR="003A2482" w:rsidRPr="000A10CA" w:rsidRDefault="003A2482" w:rsidP="000A10CA">
            <w:r w:rsidRPr="000A10CA">
              <w:rPr>
                <w:noProof/>
              </w:rPr>
              <w:drawing>
                <wp:inline distT="0" distB="0" distL="0" distR="0" wp14:anchorId="33CAB9E6" wp14:editId="1B399AE1">
                  <wp:extent cx="1647825" cy="61183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1713756" cy="636315"/>
                          </a:xfrm>
                          <a:prstGeom prst="rect">
                            <a:avLst/>
                          </a:prstGeom>
                        </pic:spPr>
                      </pic:pic>
                    </a:graphicData>
                  </a:graphic>
                </wp:inline>
              </w:drawing>
            </w:r>
          </w:p>
        </w:tc>
        <w:tc>
          <w:tcPr>
            <w:tcW w:w="6030" w:type="dxa"/>
          </w:tcPr>
          <w:p w14:paraId="02A17E38" w14:textId="77A025DD"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.ui-growl-item-container.ui-state-highlight.ui-growl-message-warn {</w:t>
            </w:r>
          </w:p>
          <w:p w14:paraId="0873EC22" w14:textId="04D6C665"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background-color: #fff1d2;</w:t>
            </w:r>
          </w:p>
          <w:p w14:paraId="1145E886" w14:textId="1CB45695"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2B3493B7" w14:textId="47050BFB"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font-family: "Merriweather","Times New Roman";</w:t>
            </w:r>
            <w:r w:rsidRPr="000A10CA">
              <w:rPr>
                <w:rFonts w:ascii="Courier New" w:hAnsi="Courier New" w:cs="Courier New"/>
                <w:sz w:val="18"/>
                <w:szCs w:val="18"/>
              </w:rPr>
              <w:br/>
              <w:t>border-left: 8px solid #fdb81e;</w:t>
            </w:r>
          </w:p>
          <w:p w14:paraId="269EA5A6" w14:textId="51247E87" w:rsidR="003A2482" w:rsidRPr="000A10CA" w:rsidRDefault="003A2482"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5F9E0C57" w14:textId="77777777" w:rsidTr="000A10CA">
        <w:tc>
          <w:tcPr>
            <w:tcW w:w="4765" w:type="dxa"/>
          </w:tcPr>
          <w:p w14:paraId="4C61C53E" w14:textId="03CB5B1C" w:rsidR="00E16C62" w:rsidRPr="000A10CA" w:rsidRDefault="00E16C62" w:rsidP="000A10CA">
            <w:r w:rsidRPr="000A10CA">
              <w:rPr>
                <w:noProof/>
              </w:rPr>
              <w:drawing>
                <wp:inline distT="0" distB="0" distL="0" distR="0" wp14:anchorId="3B3F1786" wp14:editId="36859BFE">
                  <wp:extent cx="3165231" cy="451695"/>
                  <wp:effectExtent l="0" t="0" r="0" b="571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3333832" cy="475755"/>
                          </a:xfrm>
                          <a:prstGeom prst="rect">
                            <a:avLst/>
                          </a:prstGeom>
                        </pic:spPr>
                      </pic:pic>
                    </a:graphicData>
                  </a:graphic>
                </wp:inline>
              </w:drawing>
            </w:r>
          </w:p>
        </w:tc>
        <w:tc>
          <w:tcPr>
            <w:tcW w:w="6030" w:type="dxa"/>
          </w:tcPr>
          <w:p w14:paraId="45DA4709" w14:textId="5B8A0A35"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.warning-link {</w:t>
            </w:r>
          </w:p>
          <w:p w14:paraId="61E3F5B7" w14:textId="6DB82063"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position: fixed !important;</w:t>
            </w:r>
          </w:p>
          <w:p w14:paraId="01565855" w14:textId="2C2C34BD"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margin-top: -100px !important;</w:t>
            </w:r>
          </w:p>
          <w:p w14:paraId="6887691A" w14:textId="6F3D154E" w:rsidR="002D7FA4"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z-index: 999999;</w:t>
            </w:r>
          </w:p>
          <w:p w14:paraId="5DD8C22C" w14:textId="6DBD8882" w:rsidR="00E16C62" w:rsidRPr="000A10CA" w:rsidRDefault="002D7FA4" w:rsidP="000A10CA">
            <w:pPr>
              <w:pStyle w:val="BodyText"/>
              <w:rPr>
                <w:rFonts w:ascii="Courier New" w:hAnsi="Courier New" w:cs="Courier New"/>
                <w:sz w:val="18"/>
                <w:szCs w:val="18"/>
              </w:rPr>
            </w:pPr>
            <w:r w:rsidRPr="000A10CA">
              <w:rPr>
                <w:rFonts w:ascii="Courier New" w:hAnsi="Courier New" w:cs="Courier New"/>
                <w:sz w:val="18"/>
                <w:szCs w:val="18"/>
              </w:rPr>
              <w:t xml:space="preserve">  left:20px !important;</w:t>
            </w:r>
            <w:r w:rsidRPr="000A10CA">
              <w:rPr>
                <w:rFonts w:ascii="Courier New" w:hAnsi="Courier New" w:cs="Courier New"/>
                <w:sz w:val="18"/>
                <w:szCs w:val="18"/>
              </w:rPr>
              <w:br/>
              <w:t>}</w:t>
            </w:r>
          </w:p>
        </w:tc>
      </w:tr>
      <w:tr w:rsidR="002D7FA4" w14:paraId="0A5A649E" w14:textId="77777777" w:rsidTr="000A10CA">
        <w:tc>
          <w:tcPr>
            <w:tcW w:w="4765" w:type="dxa"/>
          </w:tcPr>
          <w:p w14:paraId="1D818A9A" w14:textId="369AAFAD" w:rsidR="003A2482" w:rsidRPr="000A10CA" w:rsidRDefault="00DD314D" w:rsidP="000A10CA">
            <w:r w:rsidRPr="000A10CA">
              <w:rPr>
                <w:noProof/>
              </w:rPr>
              <w:drawing>
                <wp:inline distT="0" distB="0" distL="0" distR="0" wp14:anchorId="07E68F8C" wp14:editId="4F700767">
                  <wp:extent cx="1647825" cy="643329"/>
                  <wp:effectExtent l="0" t="0" r="0" b="444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1678619" cy="655351"/>
                          </a:xfrm>
                          <a:prstGeom prst="rect">
                            <a:avLst/>
                          </a:prstGeom>
                        </pic:spPr>
                      </pic:pic>
                    </a:graphicData>
                  </a:graphic>
                </wp:inline>
              </w:drawing>
            </w:r>
          </w:p>
        </w:tc>
        <w:tc>
          <w:tcPr>
            <w:tcW w:w="6030" w:type="dxa"/>
          </w:tcPr>
          <w:p w14:paraId="45745658" w14:textId="70B3745A"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.ui-growl-item-container.ui-state-highlight.ui-growl-message-info {</w:t>
            </w:r>
          </w:p>
          <w:p w14:paraId="1B214749" w14:textId="324447A9"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background-color: #e1f3f8;</w:t>
            </w:r>
          </w:p>
          <w:p w14:paraId="66B882C6" w14:textId="1AE83777"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4F7DDC2A" w14:textId="1A90BBE8"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border-left: 8px solid #02bfe7;</w:t>
            </w:r>
          </w:p>
          <w:p w14:paraId="2A74293A" w14:textId="577A90BA" w:rsidR="009A71C9"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font-family: "Merriweather", "Times New Roman";</w:t>
            </w:r>
          </w:p>
          <w:p w14:paraId="0DAEEA2C" w14:textId="05C218B8" w:rsidR="003A2482" w:rsidRPr="000A10CA" w:rsidRDefault="009A71C9" w:rsidP="000A10CA">
            <w:pPr>
              <w:pStyle w:val="BodyText"/>
              <w:rPr>
                <w:rFonts w:ascii="Courier New" w:hAnsi="Courier New" w:cs="Courier New"/>
                <w:sz w:val="18"/>
                <w:szCs w:val="18"/>
              </w:rPr>
            </w:pPr>
            <w:r w:rsidRPr="000A10CA">
              <w:rPr>
                <w:rFonts w:ascii="Courier New" w:hAnsi="Courier New" w:cs="Courier New"/>
                <w:sz w:val="18"/>
                <w:szCs w:val="18"/>
              </w:rPr>
              <w:t xml:space="preserve"> }</w:t>
            </w:r>
          </w:p>
        </w:tc>
      </w:tr>
      <w:tr w:rsidR="002D7FA4" w14:paraId="71D3BD8F" w14:textId="77777777" w:rsidTr="000A10CA">
        <w:tc>
          <w:tcPr>
            <w:tcW w:w="4765" w:type="dxa"/>
          </w:tcPr>
          <w:p w14:paraId="48D2B194" w14:textId="228381A0" w:rsidR="003A2482" w:rsidRPr="000A10CA" w:rsidRDefault="00DD314D" w:rsidP="000A10CA">
            <w:r w:rsidRPr="000A10CA">
              <w:rPr>
                <w:noProof/>
              </w:rPr>
              <w:drawing>
                <wp:inline distT="0" distB="0" distL="0" distR="0" wp14:anchorId="02AD2831" wp14:editId="6A37C205">
                  <wp:extent cx="1647825" cy="632613"/>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1662306" cy="638172"/>
                          </a:xfrm>
                          <a:prstGeom prst="rect">
                            <a:avLst/>
                          </a:prstGeom>
                        </pic:spPr>
                      </pic:pic>
                    </a:graphicData>
                  </a:graphic>
                </wp:inline>
              </w:drawing>
            </w:r>
          </w:p>
        </w:tc>
        <w:tc>
          <w:tcPr>
            <w:tcW w:w="6030" w:type="dxa"/>
          </w:tcPr>
          <w:p w14:paraId="79CA2A09" w14:textId="203EE044"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.ui-growl-item-container.ui-state-highlight.ui-growl-message-error {</w:t>
            </w:r>
          </w:p>
          <w:p w14:paraId="5BBB90D5" w14:textId="0FFDC7CD"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background-color: #f9dede;</w:t>
            </w:r>
          </w:p>
          <w:p w14:paraId="45B01511" w14:textId="5AFA4869"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z-index:5000 important;</w:t>
            </w:r>
          </w:p>
          <w:p w14:paraId="0F251747" w14:textId="7F1BA76B"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lastRenderedPageBreak/>
              <w:t>border-left: 8px solid #e31c3d;</w:t>
            </w:r>
          </w:p>
          <w:p w14:paraId="1CFABA10" w14:textId="449BE4AA" w:rsidR="006E07C4"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font-family: "Merriweather","Times New Roman";</w:t>
            </w:r>
          </w:p>
          <w:p w14:paraId="55F34CBC" w14:textId="342E4B31" w:rsidR="003A2482" w:rsidRPr="000A10CA" w:rsidRDefault="006E07C4" w:rsidP="000A10CA">
            <w:pPr>
              <w:pStyle w:val="BodyText"/>
              <w:rPr>
                <w:rFonts w:ascii="Courier New" w:hAnsi="Courier New" w:cs="Courier New"/>
                <w:sz w:val="18"/>
                <w:szCs w:val="18"/>
              </w:rPr>
            </w:pPr>
            <w:r w:rsidRPr="000A10CA">
              <w:rPr>
                <w:rFonts w:ascii="Courier New" w:hAnsi="Courier New" w:cs="Courier New"/>
                <w:sz w:val="18"/>
                <w:szCs w:val="18"/>
              </w:rPr>
              <w:t>}</w:t>
            </w:r>
          </w:p>
        </w:tc>
      </w:tr>
      <w:tr w:rsidR="001948C8" w14:paraId="71B4ACA6" w14:textId="77777777" w:rsidTr="000A10CA">
        <w:trPr>
          <w:trHeight w:val="773"/>
        </w:trPr>
        <w:tc>
          <w:tcPr>
            <w:tcW w:w="4765" w:type="dxa"/>
          </w:tcPr>
          <w:p w14:paraId="1828E9CD" w14:textId="29E5F211" w:rsidR="001948C8" w:rsidRPr="000A10CA" w:rsidRDefault="00D716EE" w:rsidP="000A10CA">
            <w:r w:rsidRPr="000A10CA">
              <w:lastRenderedPageBreak/>
              <w:t>Message font</w:t>
            </w:r>
          </w:p>
        </w:tc>
        <w:tc>
          <w:tcPr>
            <w:tcW w:w="6030" w:type="dxa"/>
          </w:tcPr>
          <w:p w14:paraId="760ECAED" w14:textId="336C4CD8"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.ui-growl-message-success p, .ui-growl-message-warn p, .ui-growl-message-err</w:t>
            </w:r>
            <w:r w:rsidR="00D716EE" w:rsidRPr="000A10CA">
              <w:rPr>
                <w:rFonts w:ascii="Courier New" w:hAnsi="Courier New" w:cs="Courier New"/>
                <w:sz w:val="18"/>
                <w:szCs w:val="18"/>
              </w:rPr>
              <w:t>or p, .ui-growl-message-info p</w:t>
            </w:r>
            <w:r w:rsidRPr="000A10CA">
              <w:rPr>
                <w:rFonts w:ascii="Courier New" w:hAnsi="Courier New" w:cs="Courier New"/>
                <w:sz w:val="18"/>
                <w:szCs w:val="18"/>
              </w:rPr>
              <w:t>{</w:t>
            </w:r>
          </w:p>
          <w:p w14:paraId="308BDCA3" w14:textId="5E6888F5"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font-family: "Source Sans Pro";</w:t>
            </w:r>
          </w:p>
          <w:p w14:paraId="749E2314" w14:textId="60270909" w:rsidR="001948C8" w:rsidRPr="000A10CA" w:rsidRDefault="001948C8" w:rsidP="000A10CA">
            <w:pPr>
              <w:pStyle w:val="BodyText"/>
              <w:rPr>
                <w:rFonts w:ascii="Courier New" w:hAnsi="Courier New" w:cs="Courier New"/>
                <w:sz w:val="18"/>
                <w:szCs w:val="18"/>
              </w:rPr>
            </w:pPr>
            <w:r w:rsidRPr="000A10CA">
              <w:rPr>
                <w:rFonts w:ascii="Courier New" w:hAnsi="Courier New" w:cs="Courier New"/>
                <w:sz w:val="18"/>
                <w:szCs w:val="18"/>
              </w:rPr>
              <w:t>}</w:t>
            </w:r>
          </w:p>
        </w:tc>
      </w:tr>
    </w:tbl>
    <w:p w14:paraId="7289D7E3" w14:textId="5AEE962C" w:rsidR="00852593" w:rsidRDefault="00852593" w:rsidP="00393597">
      <w:pPr>
        <w:pStyle w:val="Heading2"/>
      </w:pPr>
      <w:bookmarkStart w:id="106" w:name="_Toc503863700"/>
      <w:bookmarkStart w:id="107" w:name="_Toc534722368"/>
      <w:bookmarkEnd w:id="106"/>
      <w:r>
        <w:t>Accordions</w:t>
      </w:r>
      <w:bookmarkEnd w:id="107"/>
    </w:p>
    <w:p w14:paraId="223F2FDE" w14:textId="2E378AF5" w:rsidR="00757F07" w:rsidRDefault="00251FDB" w:rsidP="00251FDB">
      <w:pPr>
        <w:pStyle w:val="BodyText"/>
        <w:rPr>
          <w:lang w:val="en"/>
        </w:rPr>
      </w:pPr>
      <w:r>
        <w:rPr>
          <w:lang w:val="en"/>
        </w:rPr>
        <w:t>Accordions are web controls that can expand and collapse</w:t>
      </w:r>
      <w:r w:rsidR="00757F07">
        <w:rPr>
          <w:lang w:val="en"/>
        </w:rPr>
        <w:t>. They provide a way of making content less heavy. Made up of multiple items containing a head/title and a body with expanded content, the accordion is an interactive component that is also responsive.</w:t>
      </w:r>
    </w:p>
    <w:p w14:paraId="23DAAB0D" w14:textId="0978E8E9" w:rsidR="00E6505B" w:rsidRDefault="00E6505B" w:rsidP="00E6505B">
      <w:pPr>
        <w:pStyle w:val="BodyText"/>
        <w:jc w:val="center"/>
        <w:rPr>
          <w:lang w:val="en"/>
        </w:rPr>
      </w:pPr>
      <w:r>
        <w:rPr>
          <w:noProof/>
        </w:rPr>
        <w:drawing>
          <wp:inline distT="0" distB="0" distL="0" distR="0" wp14:anchorId="07F74760" wp14:editId="76E1B3D1">
            <wp:extent cx="3679841" cy="18764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699957" cy="1886683"/>
                    </a:xfrm>
                    <a:prstGeom prst="rect">
                      <a:avLst/>
                    </a:prstGeom>
                  </pic:spPr>
                </pic:pic>
              </a:graphicData>
            </a:graphic>
          </wp:inline>
        </w:drawing>
      </w:r>
    </w:p>
    <w:p w14:paraId="47345C2D" w14:textId="75A16CEE" w:rsidR="00251FDB" w:rsidRDefault="00757F07" w:rsidP="006E75B3">
      <w:pPr>
        <w:pStyle w:val="Heading2"/>
      </w:pPr>
      <w:bookmarkStart w:id="108" w:name="_Toc534722369"/>
      <w:r>
        <w:t>Accessibility</w:t>
      </w:r>
      <w:bookmarkEnd w:id="108"/>
    </w:p>
    <w:p w14:paraId="11BC095B" w14:textId="17413992" w:rsidR="00757F07" w:rsidRDefault="009A0CA1" w:rsidP="00CE4601">
      <w:pPr>
        <w:pStyle w:val="BodyText"/>
        <w:numPr>
          <w:ilvl w:val="0"/>
          <w:numId w:val="37"/>
        </w:numPr>
        <w:rPr>
          <w:lang w:val="en"/>
        </w:rPr>
      </w:pPr>
      <w:r>
        <w:rPr>
          <w:lang w:val="en"/>
        </w:rPr>
        <w:t>Accordion header should be coded as &lt;buttons&gt; so they are read by screen readers and used by the keyboard.</w:t>
      </w:r>
    </w:p>
    <w:p w14:paraId="1202D25A" w14:textId="0801C996" w:rsidR="00257F21" w:rsidRDefault="00257F21" w:rsidP="00CE4601">
      <w:pPr>
        <w:pStyle w:val="BodyText"/>
        <w:numPr>
          <w:ilvl w:val="0"/>
          <w:numId w:val="37"/>
        </w:numPr>
        <w:rPr>
          <w:lang w:val="en"/>
        </w:rPr>
      </w:pPr>
      <w:r>
        <w:rPr>
          <w:lang w:val="en"/>
        </w:rPr>
        <w:t xml:space="preserve">If accordion item is expanded, the button should be stated with a </w:t>
      </w:r>
      <w:r w:rsidRPr="00257F21">
        <w:rPr>
          <w:rFonts w:ascii="Courier New" w:hAnsi="Courier New" w:cs="Courier New"/>
          <w:highlight w:val="lightGray"/>
          <w:lang w:val="en"/>
        </w:rPr>
        <w:t>aria-expanded=”true”</w:t>
      </w:r>
      <w:r>
        <w:rPr>
          <w:rFonts w:ascii="Courier New" w:hAnsi="Courier New" w:cs="Courier New"/>
          <w:lang w:val="en"/>
        </w:rPr>
        <w:t>.</w:t>
      </w:r>
      <w:r>
        <w:rPr>
          <w:lang w:val="en"/>
        </w:rPr>
        <w:t xml:space="preserve"> Other items in the accordion will have </w:t>
      </w:r>
      <w:r w:rsidRPr="00257F21">
        <w:rPr>
          <w:rFonts w:ascii="Courier New" w:hAnsi="Courier New" w:cs="Courier New"/>
          <w:highlight w:val="lightGray"/>
          <w:lang w:val="en"/>
        </w:rPr>
        <w:t>aria-expanded=”false”</w:t>
      </w:r>
      <w:r>
        <w:rPr>
          <w:rFonts w:ascii="Courier New" w:hAnsi="Courier New" w:cs="Courier New"/>
          <w:lang w:val="en"/>
        </w:rPr>
        <w:t xml:space="preserve"> </w:t>
      </w:r>
      <w:r>
        <w:rPr>
          <w:lang w:val="en"/>
        </w:rPr>
        <w:t>attribute when the accordion is initialized on the page load.</w:t>
      </w:r>
    </w:p>
    <w:p w14:paraId="479F3EA8" w14:textId="143A304B" w:rsidR="00257F21" w:rsidRDefault="00257F21" w:rsidP="00CE4601">
      <w:pPr>
        <w:pStyle w:val="BodyText"/>
        <w:numPr>
          <w:ilvl w:val="0"/>
          <w:numId w:val="37"/>
        </w:numPr>
        <w:rPr>
          <w:lang w:val="en"/>
        </w:rPr>
      </w:pPr>
      <w:r>
        <w:rPr>
          <w:lang w:val="en"/>
        </w:rPr>
        <w:t xml:space="preserve">Each button has unique name </w:t>
      </w:r>
      <w:r w:rsidRPr="00E32D7D">
        <w:rPr>
          <w:rFonts w:ascii="Courier New" w:hAnsi="Courier New" w:cs="Courier New"/>
          <w:highlight w:val="lightGray"/>
          <w:lang w:val="en"/>
        </w:rPr>
        <w:t>aria-controls=”id”</w:t>
      </w:r>
      <w:r w:rsidR="001E4D44">
        <w:rPr>
          <w:lang w:val="en"/>
        </w:rPr>
        <w:t xml:space="preserve"> that associates the control to the region</w:t>
      </w:r>
      <w:r w:rsidR="00A06CB1">
        <w:rPr>
          <w:lang w:val="en"/>
        </w:rPr>
        <w:t xml:space="preserve"> by referencing the element’s </w:t>
      </w:r>
      <w:r w:rsidR="00A06CB1" w:rsidRPr="00E32D7D">
        <w:rPr>
          <w:rFonts w:ascii="Courier New" w:hAnsi="Courier New" w:cs="Courier New"/>
          <w:highlight w:val="lightGray"/>
          <w:lang w:val="en"/>
        </w:rPr>
        <w:t>id</w:t>
      </w:r>
      <w:r w:rsidR="00A06CB1">
        <w:rPr>
          <w:lang w:val="en"/>
        </w:rPr>
        <w:t>.</w:t>
      </w:r>
    </w:p>
    <w:p w14:paraId="175B6B84" w14:textId="51D3EC94" w:rsidR="00A06CB1" w:rsidRPr="00257F21" w:rsidRDefault="00A06CB1" w:rsidP="00CE4601">
      <w:pPr>
        <w:pStyle w:val="BodyText"/>
        <w:numPr>
          <w:ilvl w:val="0"/>
          <w:numId w:val="37"/>
        </w:numPr>
        <w:rPr>
          <w:lang w:val="en"/>
        </w:rPr>
      </w:pPr>
      <w:r>
        <w:rPr>
          <w:lang w:val="en"/>
        </w:rPr>
        <w:t xml:space="preserve">Each content area will have its </w:t>
      </w:r>
      <w:r w:rsidRPr="00E32D7D">
        <w:rPr>
          <w:rFonts w:ascii="Courier New" w:hAnsi="Courier New" w:cs="Courier New"/>
          <w:highlight w:val="lightGray"/>
          <w:lang w:val="en"/>
        </w:rPr>
        <w:t>aria-hidden</w:t>
      </w:r>
      <w:r>
        <w:rPr>
          <w:lang w:val="en"/>
        </w:rPr>
        <w:t xml:space="preserve"> attribute set to </w:t>
      </w:r>
      <w:r w:rsidRPr="00E32D7D">
        <w:rPr>
          <w:rFonts w:ascii="Courier New" w:hAnsi="Courier New" w:cs="Courier New"/>
          <w:highlight w:val="lightGray"/>
          <w:lang w:val="en"/>
        </w:rPr>
        <w:t>true</w:t>
      </w:r>
      <w:r>
        <w:rPr>
          <w:lang w:val="en"/>
        </w:rPr>
        <w:t xml:space="preserve"> or </w:t>
      </w:r>
      <w:r w:rsidRPr="00E32D7D">
        <w:rPr>
          <w:rFonts w:ascii="Courier New" w:hAnsi="Courier New" w:cs="Courier New"/>
          <w:highlight w:val="lightGray"/>
          <w:lang w:val="en"/>
        </w:rPr>
        <w:t>false</w:t>
      </w:r>
      <w:r w:rsidRPr="00E32D7D">
        <w:rPr>
          <w:rFonts w:ascii="Courier New" w:hAnsi="Courier New" w:cs="Courier New"/>
          <w:lang w:val="en"/>
        </w:rPr>
        <w:t xml:space="preserve"> </w:t>
      </w:r>
      <w:r>
        <w:rPr>
          <w:lang w:val="en"/>
        </w:rPr>
        <w:t xml:space="preserve">depending on the button’s </w:t>
      </w:r>
      <w:r w:rsidRPr="00E32D7D">
        <w:rPr>
          <w:rFonts w:ascii="Courier New" w:hAnsi="Courier New" w:cs="Courier New"/>
          <w:highlight w:val="lightGray"/>
          <w:lang w:val="en"/>
        </w:rPr>
        <w:t>aria-expanded</w:t>
      </w:r>
      <w:r>
        <w:rPr>
          <w:lang w:val="en"/>
        </w:rPr>
        <w:t xml:space="preserve"> attribute.</w:t>
      </w:r>
      <w:r w:rsidR="00990BCA">
        <w:rPr>
          <w:lang w:val="en"/>
        </w:rPr>
        <w:t xml:space="preserve"> </w:t>
      </w:r>
      <w:r w:rsidR="00E32D7D">
        <w:rPr>
          <w:lang w:val="en"/>
        </w:rPr>
        <w:t xml:space="preserve">To ensure accessibility, do not set </w:t>
      </w:r>
      <w:r w:rsidR="00E32D7D" w:rsidRPr="00E32D7D">
        <w:rPr>
          <w:rFonts w:ascii="Courier New" w:hAnsi="Courier New" w:cs="Courier New"/>
          <w:highlight w:val="lightGray"/>
          <w:lang w:val="en"/>
        </w:rPr>
        <w:t>aria-hidden=”true”</w:t>
      </w:r>
      <w:r w:rsidR="00E32D7D">
        <w:rPr>
          <w:rFonts w:ascii="Courier New" w:hAnsi="Courier New" w:cs="Courier New"/>
          <w:lang w:val="en"/>
        </w:rPr>
        <w:t>.</w:t>
      </w:r>
    </w:p>
    <w:p w14:paraId="0794C193" w14:textId="310D3ADE" w:rsidR="00757F07" w:rsidRDefault="00757F07" w:rsidP="006E75B3">
      <w:pPr>
        <w:pStyle w:val="Heading2"/>
      </w:pPr>
      <w:bookmarkStart w:id="109" w:name="_Toc534722370"/>
      <w:r>
        <w:t>Usability</w:t>
      </w:r>
      <w:bookmarkEnd w:id="109"/>
    </w:p>
    <w:p w14:paraId="3C35D517" w14:textId="5BA1FE3B" w:rsidR="00E32D7D" w:rsidRDefault="00E32D7D" w:rsidP="00CE4601">
      <w:pPr>
        <w:pStyle w:val="BodyText"/>
        <w:numPr>
          <w:ilvl w:val="0"/>
          <w:numId w:val="38"/>
        </w:numPr>
        <w:rPr>
          <w:lang w:val="en"/>
        </w:rPr>
      </w:pPr>
      <w:r>
        <w:rPr>
          <w:lang w:val="en"/>
        </w:rPr>
        <w:t>Information needs to be displayed in a small space.</w:t>
      </w:r>
    </w:p>
    <w:p w14:paraId="70A2FA58" w14:textId="131D2B48" w:rsidR="00E32D7D" w:rsidRDefault="00E32D7D" w:rsidP="00CE4601">
      <w:pPr>
        <w:pStyle w:val="BodyText"/>
        <w:numPr>
          <w:ilvl w:val="0"/>
          <w:numId w:val="38"/>
        </w:numPr>
        <w:rPr>
          <w:lang w:val="en"/>
        </w:rPr>
      </w:pPr>
      <w:r>
        <w:rPr>
          <w:lang w:val="en"/>
        </w:rPr>
        <w:t>Use well-formatted text.</w:t>
      </w:r>
    </w:p>
    <w:p w14:paraId="61122878" w14:textId="416B230E" w:rsidR="00E32D7D" w:rsidRDefault="00E32D7D" w:rsidP="00CE4601">
      <w:pPr>
        <w:pStyle w:val="BodyText"/>
        <w:numPr>
          <w:ilvl w:val="0"/>
          <w:numId w:val="38"/>
        </w:numPr>
        <w:rPr>
          <w:lang w:val="en"/>
        </w:rPr>
      </w:pPr>
      <w:r>
        <w:rPr>
          <w:lang w:val="en"/>
        </w:rPr>
        <w:lastRenderedPageBreak/>
        <w:t>Users only need a few specific pieces of information.</w:t>
      </w:r>
    </w:p>
    <w:p w14:paraId="462CAD5F" w14:textId="19751C98" w:rsidR="00E32D7D" w:rsidRDefault="00E32D7D" w:rsidP="00CE4601">
      <w:pPr>
        <w:pStyle w:val="BodyText"/>
        <w:numPr>
          <w:ilvl w:val="0"/>
          <w:numId w:val="38"/>
        </w:numPr>
        <w:rPr>
          <w:lang w:val="en"/>
        </w:rPr>
      </w:pPr>
      <w:r>
        <w:rPr>
          <w:lang w:val="en"/>
        </w:rPr>
        <w:t>Allow users to click anywhere in the header to expand or collapse</w:t>
      </w:r>
      <w:r w:rsidR="00E6505B">
        <w:rPr>
          <w:lang w:val="en"/>
        </w:rPr>
        <w:t xml:space="preserve"> the content.</w:t>
      </w:r>
    </w:p>
    <w:p w14:paraId="3CD6B8D4" w14:textId="77777777" w:rsidR="00911A16" w:rsidRDefault="00911A16" w:rsidP="00911A16">
      <w:pPr>
        <w:pStyle w:val="BodyText"/>
        <w:ind w:left="720"/>
        <w:rPr>
          <w:lang w:val="en"/>
        </w:rPr>
      </w:pPr>
    </w:p>
    <w:tbl>
      <w:tblPr>
        <w:tblStyle w:val="TableGrid"/>
        <w:tblW w:w="10440" w:type="dxa"/>
        <w:tblInd w:w="85" w:type="dxa"/>
        <w:tblLook w:val="04A0" w:firstRow="1" w:lastRow="0" w:firstColumn="1" w:lastColumn="0" w:noHBand="0" w:noVBand="1"/>
      </w:tblPr>
      <w:tblGrid>
        <w:gridCol w:w="10440"/>
      </w:tblGrid>
      <w:tr w:rsidR="00911A16" w14:paraId="2E9AEF6A" w14:textId="77777777" w:rsidTr="0026619B">
        <w:tc>
          <w:tcPr>
            <w:tcW w:w="10440" w:type="dxa"/>
          </w:tcPr>
          <w:p w14:paraId="52DEBB5D"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&lt;h3&gt;Accordion&lt;/h3&gt;</w:t>
            </w:r>
          </w:p>
          <w:p w14:paraId="45C6B4CE"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style="margin-bottom: 1em"&gt;</w:t>
            </w:r>
          </w:p>
          <w:p w14:paraId="73130A6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aria-label="Previous" title="Previous" class="fa fa-chevron-up" (click)="openPrev()"&gt;&lt;/button&gt;</w:t>
            </w:r>
          </w:p>
          <w:p w14:paraId="3C828A1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&lt;button type="button" aria-label="Next"    title="Next" href="#"  class="fa fa-chevron-down" (click)="openNext()"&gt;&lt;/button&gt;</w:t>
            </w:r>
          </w:p>
          <w:p w14:paraId="76F7DC88"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DD4413F" w14:textId="77777777" w:rsidR="00B103EF" w:rsidRPr="00B103EF" w:rsidRDefault="00B103EF" w:rsidP="00B103EF">
            <w:pPr>
              <w:pStyle w:val="HTMLPreformatted"/>
              <w:shd w:val="clear" w:color="auto" w:fill="FFFFFF"/>
              <w:rPr>
                <w:rStyle w:val="nt"/>
                <w:color w:val="046B99"/>
                <w:sz w:val="18"/>
                <w:szCs w:val="18"/>
              </w:rPr>
            </w:pPr>
          </w:p>
          <w:p w14:paraId="72D7E0D4"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 role="tablist"&gt;</w:t>
            </w:r>
          </w:p>
          <w:p w14:paraId="5ED92823"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 &gt;</w:t>
            </w:r>
          </w:p>
          <w:p w14:paraId="4BE5C21F" w14:textId="7E517E06"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&lt;p-accordionTab header="Godfather I"   role="tab" aria-expa</w:t>
            </w:r>
            <w:r w:rsidR="00E83B06">
              <w:rPr>
                <w:rStyle w:val="nt"/>
                <w:color w:val="046B99"/>
                <w:sz w:val="18"/>
                <w:szCs w:val="18"/>
              </w:rPr>
              <w:t>nded="true" aria-controls="a1"</w:t>
            </w:r>
            <w:r w:rsidRPr="00B103EF">
              <w:rPr>
                <w:rStyle w:val="nt"/>
                <w:color w:val="046B99"/>
                <w:sz w:val="18"/>
                <w:szCs w:val="18"/>
              </w:rPr>
              <w:t>&gt;</w:t>
            </w:r>
          </w:p>
          <w:p w14:paraId="4854FF52"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id="a1" aria-hidden="false"&gt;</w:t>
            </w:r>
          </w:p>
          <w:p w14:paraId="1BCAF42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sidRPr="00B103EF">
              <w:rPr>
                <w:rStyle w:val="nt"/>
                <w:color w:val="046B99"/>
                <w:sz w:val="18"/>
                <w:szCs w:val="18"/>
              </w:rPr>
              <w:t xml:space="preserve">Content goes here. </w:t>
            </w:r>
          </w:p>
          <w:p w14:paraId="4A72B65D" w14:textId="72E379F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&lt;/div&gt;</w:t>
            </w:r>
          </w:p>
          <w:p w14:paraId="5E1BC02A" w14:textId="5E836487"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71B46E59" w14:textId="77777777" w:rsidR="00535F6C" w:rsidRPr="00B103EF" w:rsidRDefault="00535F6C" w:rsidP="00B103EF">
            <w:pPr>
              <w:pStyle w:val="HTMLPreformatted"/>
              <w:shd w:val="clear" w:color="auto" w:fill="FFFFFF"/>
              <w:rPr>
                <w:rStyle w:val="nt"/>
                <w:color w:val="046B99"/>
                <w:sz w:val="18"/>
                <w:szCs w:val="18"/>
              </w:rPr>
            </w:pPr>
          </w:p>
          <w:p w14:paraId="69A7EC5D" w14:textId="643AA2C6"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II" role="tab" aria-expa</w:t>
            </w:r>
            <w:r>
              <w:rPr>
                <w:rStyle w:val="nt"/>
                <w:color w:val="046B99"/>
                <w:sz w:val="18"/>
                <w:szCs w:val="18"/>
              </w:rPr>
              <w:t>nded="false" aria-controls="a2"</w:t>
            </w:r>
            <w:r w:rsidR="00B103EF" w:rsidRPr="00B103EF">
              <w:rPr>
                <w:rStyle w:val="nt"/>
                <w:color w:val="046B99"/>
                <w:sz w:val="18"/>
                <w:szCs w:val="18"/>
              </w:rPr>
              <w:t>&gt;</w:t>
            </w:r>
          </w:p>
          <w:p w14:paraId="6A239535" w14:textId="77777777"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id="a2" aria-hidden="false"&gt;</w:t>
            </w:r>
          </w:p>
          <w:p w14:paraId="4D87122E"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w:t>
            </w:r>
            <w:r w:rsidR="00535F6C">
              <w:rPr>
                <w:rStyle w:val="nt"/>
                <w:color w:val="046B99"/>
                <w:sz w:val="18"/>
                <w:szCs w:val="18"/>
              </w:rPr>
              <w:t xml:space="preserve">   </w:t>
            </w:r>
            <w:r w:rsidR="00535F6C" w:rsidRPr="00B103EF">
              <w:rPr>
                <w:rStyle w:val="nt"/>
                <w:color w:val="046B99"/>
                <w:sz w:val="18"/>
                <w:szCs w:val="18"/>
              </w:rPr>
              <w:t xml:space="preserve">Content goes here. </w:t>
            </w:r>
            <w:r w:rsidRPr="00B103EF">
              <w:rPr>
                <w:rStyle w:val="nt"/>
                <w:color w:val="046B99"/>
                <w:sz w:val="18"/>
                <w:szCs w:val="18"/>
              </w:rPr>
              <w:t xml:space="preserve">       </w:t>
            </w:r>
          </w:p>
          <w:p w14:paraId="7F77AEF9" w14:textId="58E52688" w:rsidR="00B103EF" w:rsidRPr="00B103EF" w:rsidRDefault="00535F6C"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&lt;/div&gt;</w:t>
            </w:r>
          </w:p>
          <w:p w14:paraId="36EBB0DE" w14:textId="1EDF5C03" w:rsidR="00B103EF" w:rsidRDefault="00E83B06" w:rsidP="00B103EF">
            <w:pPr>
              <w:pStyle w:val="HTMLPreformatted"/>
              <w:shd w:val="clear" w:color="auto" w:fill="FFFFFF"/>
              <w:rPr>
                <w:rStyle w:val="nt"/>
                <w:color w:val="046B99"/>
                <w:sz w:val="18"/>
                <w:szCs w:val="18"/>
              </w:rPr>
            </w:pPr>
            <w:r>
              <w:rPr>
                <w:rStyle w:val="nt"/>
                <w:color w:val="046B99"/>
                <w:sz w:val="18"/>
                <w:szCs w:val="18"/>
              </w:rPr>
              <w:t>&lt;/p-accordionTab&gt;</w:t>
            </w:r>
          </w:p>
          <w:p w14:paraId="79D992F0" w14:textId="77777777" w:rsidR="00535F6C" w:rsidRPr="00B103EF" w:rsidRDefault="00535F6C" w:rsidP="00B103EF">
            <w:pPr>
              <w:pStyle w:val="HTMLPreformatted"/>
              <w:shd w:val="clear" w:color="auto" w:fill="FFFFFF"/>
              <w:rPr>
                <w:rStyle w:val="nt"/>
                <w:color w:val="046B99"/>
                <w:sz w:val="18"/>
                <w:szCs w:val="18"/>
              </w:rPr>
            </w:pPr>
          </w:p>
          <w:p w14:paraId="0AED14B6" w14:textId="0E311622"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III" role="tab" aria-expa</w:t>
            </w:r>
            <w:r w:rsidR="00E83B06">
              <w:rPr>
                <w:rStyle w:val="nt"/>
                <w:color w:val="046B99"/>
                <w:sz w:val="18"/>
                <w:szCs w:val="18"/>
              </w:rPr>
              <w:t>nded="false" aria-controls="a3"</w:t>
            </w:r>
            <w:r w:rsidRPr="00B103EF">
              <w:rPr>
                <w:rStyle w:val="nt"/>
                <w:color w:val="046B99"/>
                <w:sz w:val="18"/>
                <w:szCs w:val="18"/>
              </w:rPr>
              <w:t>&gt;</w:t>
            </w:r>
          </w:p>
          <w:p w14:paraId="741BCFFC"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id="a3" aria-hidden="false"&gt;   Content goes here. </w:t>
            </w:r>
          </w:p>
          <w:p w14:paraId="44403859" w14:textId="13530CB9"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1EE52CE0" w14:textId="78E58CB9" w:rsid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w:t>
            </w:r>
            <w:r w:rsidR="00E83B06">
              <w:rPr>
                <w:rStyle w:val="nt"/>
                <w:color w:val="046B99"/>
                <w:sz w:val="18"/>
                <w:szCs w:val="18"/>
              </w:rPr>
              <w:t>-accordionTab&gt;</w:t>
            </w:r>
          </w:p>
          <w:p w14:paraId="195485D4" w14:textId="77777777" w:rsidR="00535F6C" w:rsidRPr="00B103EF" w:rsidRDefault="00535F6C" w:rsidP="00B103EF">
            <w:pPr>
              <w:pStyle w:val="HTMLPreformatted"/>
              <w:shd w:val="clear" w:color="auto" w:fill="FFFFFF"/>
              <w:rPr>
                <w:rStyle w:val="nt"/>
                <w:color w:val="046B99"/>
                <w:sz w:val="18"/>
                <w:szCs w:val="18"/>
              </w:rPr>
            </w:pPr>
          </w:p>
          <w:p w14:paraId="58F74173" w14:textId="45954F6D"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&lt;p-accordionTab header="Godfather IV" role="tab" aria-expa</w:t>
            </w:r>
            <w:r w:rsidR="00E83B06">
              <w:rPr>
                <w:rStyle w:val="nt"/>
                <w:color w:val="046B99"/>
                <w:sz w:val="18"/>
                <w:szCs w:val="18"/>
              </w:rPr>
              <w:t>nded="false" aria-controls="a4"</w:t>
            </w:r>
            <w:r w:rsidRPr="00B103EF">
              <w:rPr>
                <w:rStyle w:val="nt"/>
                <w:color w:val="046B99"/>
                <w:sz w:val="18"/>
                <w:szCs w:val="18"/>
              </w:rPr>
              <w:t>&gt;</w:t>
            </w:r>
          </w:p>
          <w:p w14:paraId="01F7EC64"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id="a4" aria-hidden="false"&gt;   More content goes here. </w:t>
            </w:r>
          </w:p>
          <w:p w14:paraId="7E3A31FF" w14:textId="77777777" w:rsidR="00535F6C" w:rsidRDefault="00535F6C" w:rsidP="00B103EF">
            <w:pPr>
              <w:pStyle w:val="HTMLPreformatted"/>
              <w:shd w:val="clear" w:color="auto" w:fill="FFFFFF"/>
              <w:rPr>
                <w:rStyle w:val="nt"/>
                <w:color w:val="046B99"/>
                <w:sz w:val="18"/>
                <w:szCs w:val="18"/>
              </w:rPr>
            </w:pPr>
          </w:p>
          <w:p w14:paraId="2096BBD6" w14:textId="488700E5"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03BC517C" w14:textId="2945898B" w:rsid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&lt;/p-accordionTab&gt;</w:t>
            </w:r>
          </w:p>
          <w:p w14:paraId="6BBA65B2" w14:textId="77777777" w:rsidR="00535F6C" w:rsidRPr="00B103EF" w:rsidRDefault="00535F6C" w:rsidP="00B103EF">
            <w:pPr>
              <w:pStyle w:val="HTMLPreformatted"/>
              <w:shd w:val="clear" w:color="auto" w:fill="FFFFFF"/>
              <w:rPr>
                <w:rStyle w:val="nt"/>
                <w:color w:val="046B99"/>
                <w:sz w:val="18"/>
                <w:szCs w:val="18"/>
              </w:rPr>
            </w:pPr>
          </w:p>
          <w:p w14:paraId="6A8EB1A0" w14:textId="14A855F7" w:rsidR="00B103EF" w:rsidRPr="00B103EF" w:rsidRDefault="00E83B06" w:rsidP="00B103EF">
            <w:pPr>
              <w:pStyle w:val="HTMLPreformatted"/>
              <w:shd w:val="clear" w:color="auto" w:fill="FFFFFF"/>
              <w:rPr>
                <w:rStyle w:val="nt"/>
                <w:color w:val="046B99"/>
                <w:sz w:val="18"/>
                <w:szCs w:val="18"/>
              </w:rPr>
            </w:pPr>
            <w:r>
              <w:rPr>
                <w:rStyle w:val="nt"/>
                <w:color w:val="046B99"/>
                <w:sz w:val="18"/>
                <w:szCs w:val="18"/>
              </w:rPr>
              <w:t xml:space="preserve"> </w:t>
            </w:r>
            <w:r w:rsidR="00B103EF" w:rsidRPr="00B103EF">
              <w:rPr>
                <w:rStyle w:val="nt"/>
                <w:color w:val="046B99"/>
                <w:sz w:val="18"/>
                <w:szCs w:val="18"/>
              </w:rPr>
              <w:t>&lt;p-accordionTab header="Godfather V" role="tab" aria-expa</w:t>
            </w:r>
            <w:r>
              <w:rPr>
                <w:rStyle w:val="nt"/>
                <w:color w:val="046B99"/>
                <w:sz w:val="18"/>
                <w:szCs w:val="18"/>
              </w:rPr>
              <w:t>nded="false" aria-controls="a5"</w:t>
            </w:r>
            <w:r w:rsidR="00B103EF" w:rsidRPr="00B103EF">
              <w:rPr>
                <w:rStyle w:val="nt"/>
                <w:color w:val="046B99"/>
                <w:sz w:val="18"/>
                <w:szCs w:val="18"/>
              </w:rPr>
              <w:t>&gt;</w:t>
            </w:r>
          </w:p>
          <w:p w14:paraId="7324832A" w14:textId="77777777" w:rsidR="00535F6C" w:rsidRDefault="00B103EF" w:rsidP="00B103EF">
            <w:pPr>
              <w:pStyle w:val="HTMLPreformatted"/>
              <w:shd w:val="clear" w:color="auto" w:fill="FFFFFF"/>
              <w:rPr>
                <w:rStyle w:val="nt"/>
                <w:color w:val="046B99"/>
                <w:sz w:val="18"/>
                <w:szCs w:val="18"/>
              </w:rPr>
            </w:pPr>
            <w:r w:rsidRPr="00B103EF">
              <w:rPr>
                <w:rStyle w:val="nt"/>
                <w:color w:val="046B99"/>
                <w:sz w:val="18"/>
                <w:szCs w:val="18"/>
              </w:rPr>
              <w:t xml:space="preserve">        &lt;div id="a5" aria-hidden="false"&gt; Even more content goes here. </w:t>
            </w:r>
          </w:p>
          <w:p w14:paraId="7F412E13" w14:textId="6F2B81EE" w:rsidR="00B103EF" w:rsidRPr="00B103EF" w:rsidRDefault="00B103EF" w:rsidP="00B103EF">
            <w:pPr>
              <w:pStyle w:val="HTMLPreformatted"/>
              <w:shd w:val="clear" w:color="auto" w:fill="FFFFFF"/>
              <w:rPr>
                <w:rStyle w:val="nt"/>
                <w:color w:val="046B99"/>
                <w:sz w:val="18"/>
                <w:szCs w:val="18"/>
              </w:rPr>
            </w:pPr>
            <w:r w:rsidRPr="00B103EF">
              <w:rPr>
                <w:rStyle w:val="nt"/>
                <w:color w:val="046B99"/>
                <w:sz w:val="18"/>
                <w:szCs w:val="18"/>
              </w:rPr>
              <w:t>&lt;/div&gt;</w:t>
            </w:r>
          </w:p>
          <w:p w14:paraId="46AB2443" w14:textId="6A44D9DC" w:rsidR="00911A16" w:rsidRPr="00911A16" w:rsidRDefault="00B103EF" w:rsidP="00B103EF">
            <w:pPr>
              <w:pStyle w:val="HTMLPreformatted"/>
              <w:shd w:val="clear" w:color="auto" w:fill="FFFFFF"/>
              <w:rPr>
                <w:rFonts w:ascii="Times New Roman" w:hAnsi="Times New Roman" w:cs="Times New Roman"/>
                <w:color w:val="212121"/>
                <w:sz w:val="24"/>
              </w:rPr>
            </w:pPr>
            <w:r w:rsidRPr="00B103EF">
              <w:rPr>
                <w:rStyle w:val="nt"/>
                <w:color w:val="046B99"/>
                <w:sz w:val="18"/>
                <w:szCs w:val="18"/>
              </w:rPr>
              <w:t>&lt;/p-accordionTab&gt;</w:t>
            </w:r>
          </w:p>
        </w:tc>
      </w:tr>
    </w:tbl>
    <w:p w14:paraId="176997C4" w14:textId="3A8BD1F8" w:rsidR="00852593" w:rsidRDefault="00852593" w:rsidP="00393597">
      <w:pPr>
        <w:pStyle w:val="Heading2"/>
      </w:pPr>
      <w:bookmarkStart w:id="110" w:name="_Toc503863704"/>
      <w:bookmarkStart w:id="111" w:name="_Toc534722371"/>
      <w:bookmarkEnd w:id="110"/>
      <w:r>
        <w:t>Form Controls</w:t>
      </w:r>
      <w:bookmarkEnd w:id="111"/>
    </w:p>
    <w:p w14:paraId="4BE214FF" w14:textId="0ED6EA8A" w:rsidR="00CC2438" w:rsidRDefault="00CC2438" w:rsidP="00CC2438">
      <w:pPr>
        <w:pStyle w:val="BodyText"/>
        <w:rPr>
          <w:lang w:val="en"/>
        </w:rPr>
      </w:pPr>
      <w:r>
        <w:rPr>
          <w:lang w:val="en"/>
        </w:rPr>
        <w:t>Allows users to enter information on a web page using text input fields, drop downs, checkboxes, radio buttons, date inputs and validation alerts.</w:t>
      </w:r>
    </w:p>
    <w:p w14:paraId="65F06CF9" w14:textId="38D2DB46" w:rsidR="00CC2438" w:rsidRDefault="00CC2438" w:rsidP="006E75B3">
      <w:pPr>
        <w:pStyle w:val="Heading2"/>
      </w:pPr>
      <w:bookmarkStart w:id="112" w:name="_Toc534722372"/>
      <w:r>
        <w:t>Accessibility</w:t>
      </w:r>
      <w:bookmarkEnd w:id="112"/>
    </w:p>
    <w:p w14:paraId="4EA31BB3" w14:textId="41794641" w:rsidR="00CC2438" w:rsidRDefault="00CC2438" w:rsidP="00CE4601">
      <w:pPr>
        <w:pStyle w:val="BodyText"/>
        <w:numPr>
          <w:ilvl w:val="0"/>
          <w:numId w:val="39"/>
        </w:numPr>
        <w:rPr>
          <w:lang w:val="en"/>
        </w:rPr>
      </w:pPr>
      <w:r>
        <w:rPr>
          <w:lang w:val="en"/>
        </w:rPr>
        <w:t>Display form controls in same order in HTML as they appear on screen. Screen readers narrate forms in</w:t>
      </w:r>
      <w:r w:rsidR="00E90DCD">
        <w:rPr>
          <w:lang w:val="en"/>
        </w:rPr>
        <w:t xml:space="preserve"> the</w:t>
      </w:r>
      <w:r>
        <w:rPr>
          <w:lang w:val="en"/>
        </w:rPr>
        <w:t xml:space="preserve"> order they appear in HTML.</w:t>
      </w:r>
    </w:p>
    <w:p w14:paraId="20627AAE" w14:textId="08230711" w:rsidR="00CC2438" w:rsidRDefault="00CC2438" w:rsidP="00CE4601">
      <w:pPr>
        <w:pStyle w:val="BodyText"/>
        <w:numPr>
          <w:ilvl w:val="0"/>
          <w:numId w:val="39"/>
        </w:numPr>
        <w:rPr>
          <w:lang w:val="en"/>
        </w:rPr>
      </w:pPr>
      <w:r>
        <w:rPr>
          <w:lang w:val="en"/>
        </w:rPr>
        <w:t>Align validation messages with input fields so people using magnifiers can read them quickly.</w:t>
      </w:r>
    </w:p>
    <w:p w14:paraId="42D2DA76" w14:textId="4A6D6D07" w:rsidR="00CC2438" w:rsidRDefault="00CC2438" w:rsidP="00CE4601">
      <w:pPr>
        <w:pStyle w:val="BodyText"/>
        <w:numPr>
          <w:ilvl w:val="0"/>
          <w:numId w:val="39"/>
        </w:numPr>
        <w:rPr>
          <w:lang w:val="en"/>
        </w:rPr>
      </w:pPr>
      <w:r>
        <w:rPr>
          <w:lang w:val="en"/>
        </w:rPr>
        <w:t xml:space="preserve">Group related controls in a </w:t>
      </w:r>
      <w:r w:rsidRPr="006C45EC">
        <w:rPr>
          <w:rFonts w:ascii="Courier New" w:hAnsi="Courier New" w:cs="Courier New"/>
          <w:lang w:val="en"/>
        </w:rPr>
        <w:t>fieldset</w:t>
      </w:r>
      <w:r>
        <w:rPr>
          <w:lang w:val="en"/>
        </w:rPr>
        <w:t xml:space="preserve"> e</w:t>
      </w:r>
      <w:r w:rsidR="00D03CD5">
        <w:rPr>
          <w:lang w:val="en"/>
        </w:rPr>
        <w:t>lement. Use the legend element to offer a label within each one. This makes it easier for screen reader users to navigate the form.</w:t>
      </w:r>
    </w:p>
    <w:p w14:paraId="62FC763D" w14:textId="2E2BA093" w:rsidR="00D03CD5" w:rsidRDefault="00CA0812" w:rsidP="00CE4601">
      <w:pPr>
        <w:pStyle w:val="BodyText"/>
        <w:numPr>
          <w:ilvl w:val="0"/>
          <w:numId w:val="39"/>
        </w:numPr>
        <w:rPr>
          <w:lang w:val="en"/>
        </w:rPr>
      </w:pPr>
      <w:r>
        <w:rPr>
          <w:lang w:val="en"/>
        </w:rPr>
        <w:lastRenderedPageBreak/>
        <w:t>Use</w:t>
      </w:r>
      <w:r w:rsidR="00D03CD5">
        <w:rPr>
          <w:lang w:val="en"/>
        </w:rPr>
        <w:t xml:space="preserve"> a single legend for </w:t>
      </w:r>
      <w:r>
        <w:rPr>
          <w:lang w:val="en"/>
        </w:rPr>
        <w:t xml:space="preserve">a </w:t>
      </w:r>
      <w:r w:rsidR="00D03CD5">
        <w:rPr>
          <w:lang w:val="en"/>
        </w:rPr>
        <w:t xml:space="preserve">fieldset as required. </w:t>
      </w:r>
      <w:r>
        <w:rPr>
          <w:lang w:val="en"/>
        </w:rPr>
        <w:t>A good example would be a question</w:t>
      </w:r>
      <w:r w:rsidR="00B111B6">
        <w:rPr>
          <w:lang w:val="en"/>
        </w:rPr>
        <w:t xml:space="preserve"> with radio button options for answers. The question and radio buttons are wrapped in a fieldset while the question itself is inside the legend tag.</w:t>
      </w:r>
    </w:p>
    <w:p w14:paraId="5ABC02AA" w14:textId="18939938" w:rsidR="00B111B6" w:rsidRDefault="00B111B6" w:rsidP="00CE4601">
      <w:pPr>
        <w:pStyle w:val="BodyText"/>
        <w:numPr>
          <w:ilvl w:val="0"/>
          <w:numId w:val="39"/>
        </w:numPr>
        <w:rPr>
          <w:lang w:val="en"/>
        </w:rPr>
      </w:pPr>
      <w:r>
        <w:rPr>
          <w:lang w:val="en"/>
        </w:rPr>
        <w:t>Keep form layout in a vertical layout – this makes it easier to read.</w:t>
      </w:r>
    </w:p>
    <w:p w14:paraId="7169BAE7" w14:textId="48461A02" w:rsidR="00E51433" w:rsidRDefault="00E51433" w:rsidP="006E75B3">
      <w:pPr>
        <w:pStyle w:val="Heading2"/>
      </w:pPr>
      <w:bookmarkStart w:id="113" w:name="_Toc534722373"/>
      <w:r>
        <w:t>Text Input</w:t>
      </w:r>
      <w:bookmarkEnd w:id="113"/>
    </w:p>
    <w:p w14:paraId="2652EDB4" w14:textId="18B4DDD7" w:rsidR="00E51433" w:rsidRDefault="00E51433" w:rsidP="00E51433">
      <w:pPr>
        <w:pStyle w:val="BodyText"/>
        <w:rPr>
          <w:lang w:val="en"/>
        </w:rPr>
      </w:pPr>
      <w:r>
        <w:rPr>
          <w:lang w:val="en"/>
        </w:rPr>
        <w:t>Text input allows people to enter any combination of alpha-numeric characters. Inputs can be either single line or multi lines.</w:t>
      </w:r>
    </w:p>
    <w:tbl>
      <w:tblPr>
        <w:tblStyle w:val="TableGrid"/>
        <w:tblW w:w="10525" w:type="dxa"/>
        <w:tblLook w:val="04A0" w:firstRow="1" w:lastRow="0" w:firstColumn="1" w:lastColumn="0" w:noHBand="0" w:noVBand="1"/>
      </w:tblPr>
      <w:tblGrid>
        <w:gridCol w:w="4866"/>
        <w:gridCol w:w="5659"/>
      </w:tblGrid>
      <w:tr w:rsidR="00E51433" w14:paraId="5336BE56" w14:textId="77777777" w:rsidTr="00E51433">
        <w:tc>
          <w:tcPr>
            <w:tcW w:w="4765" w:type="dxa"/>
          </w:tcPr>
          <w:p w14:paraId="1D52B9EF" w14:textId="2958FCA8" w:rsidR="00E51433" w:rsidRDefault="00E51433" w:rsidP="00E51433">
            <w:pPr>
              <w:pStyle w:val="BodyText"/>
              <w:rPr>
                <w:lang w:val="en"/>
              </w:rPr>
            </w:pPr>
            <w:r>
              <w:rPr>
                <w:noProof/>
              </w:rPr>
              <w:drawing>
                <wp:inline distT="0" distB="0" distL="0" distR="0" wp14:anchorId="55E18DD9" wp14:editId="490BAF59">
                  <wp:extent cx="2951905" cy="3192780"/>
                  <wp:effectExtent l="0" t="0" r="127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2958728" cy="3200160"/>
                          </a:xfrm>
                          <a:prstGeom prst="rect">
                            <a:avLst/>
                          </a:prstGeom>
                        </pic:spPr>
                      </pic:pic>
                    </a:graphicData>
                  </a:graphic>
                </wp:inline>
              </w:drawing>
            </w:r>
          </w:p>
        </w:tc>
        <w:tc>
          <w:tcPr>
            <w:tcW w:w="5760" w:type="dxa"/>
          </w:tcPr>
          <w:p w14:paraId="51CE1586"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label</w:t>
            </w:r>
            <w:r w:rsidRPr="00E51433">
              <w:rPr>
                <w:rStyle w:val="nt"/>
                <w:rFonts w:ascii="Consolas" w:hAnsi="Consolas" w:cs="Consolas"/>
                <w:color w:val="046B99"/>
                <w:sz w:val="18"/>
                <w:szCs w:val="18"/>
              </w:rPr>
              <w:t>&lt;/label&gt;</w:t>
            </w:r>
          </w:p>
          <w:p w14:paraId="6A1C972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597F9E25"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"input-focus"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focused</w:t>
            </w:r>
            <w:r w:rsidRPr="00E51433">
              <w:rPr>
                <w:rStyle w:val="nt"/>
                <w:rFonts w:ascii="Consolas" w:hAnsi="Consolas" w:cs="Consolas"/>
                <w:color w:val="046B99"/>
                <w:sz w:val="18"/>
                <w:szCs w:val="18"/>
              </w:rPr>
              <w:t>&lt;/label&gt;</w:t>
            </w:r>
          </w:p>
          <w:p w14:paraId="0E99CCEC" w14:textId="209CE263"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"input-focus"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3D572797"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w:t>
            </w:r>
            <w:r w:rsidRPr="00E51433">
              <w:rPr>
                <w:rStyle w:val="nt"/>
                <w:rFonts w:ascii="Consolas" w:hAnsi="Consolas" w:cs="Consolas"/>
                <w:color w:val="046B99"/>
                <w:sz w:val="18"/>
                <w:szCs w:val="18"/>
              </w:rPr>
              <w:t>&gt;</w:t>
            </w:r>
          </w:p>
          <w:p w14:paraId="5396ABFD"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"input-error"</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error</w:t>
            </w:r>
            <w:r w:rsidRPr="00E51433">
              <w:rPr>
                <w:rStyle w:val="nt"/>
                <w:rFonts w:ascii="Consolas" w:hAnsi="Consolas" w:cs="Consolas"/>
                <w:color w:val="046B99"/>
                <w:sz w:val="18"/>
                <w:szCs w:val="18"/>
              </w:rPr>
              <w:t>&lt;/label&gt;</w:t>
            </w:r>
          </w:p>
          <w:p w14:paraId="5650E479"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&lt;span</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"input-error-message"</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role=</w:t>
            </w:r>
            <w:r w:rsidRPr="00E51433">
              <w:rPr>
                <w:rStyle w:val="s"/>
                <w:rFonts w:ascii="Consolas" w:hAnsi="Consolas" w:cs="Consolas"/>
                <w:color w:val="2E8540"/>
                <w:sz w:val="18"/>
                <w:szCs w:val="18"/>
              </w:rPr>
              <w:t>"alert"</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Helpful error message</w:t>
            </w:r>
            <w:r w:rsidRPr="00E51433">
              <w:rPr>
                <w:rStyle w:val="nt"/>
                <w:rFonts w:ascii="Consolas" w:hAnsi="Consolas" w:cs="Consolas"/>
                <w:color w:val="046B99"/>
                <w:sz w:val="18"/>
                <w:szCs w:val="18"/>
              </w:rPr>
              <w:t>&lt;/span&gt;</w:t>
            </w:r>
          </w:p>
          <w:p w14:paraId="7859CE7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"input-error"</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aria-describedby=</w:t>
            </w:r>
            <w:r w:rsidRPr="00E51433">
              <w:rPr>
                <w:rStyle w:val="s"/>
                <w:rFonts w:ascii="Consolas" w:hAnsi="Consolas" w:cs="Consolas"/>
                <w:color w:val="2E8540"/>
                <w:sz w:val="18"/>
                <w:szCs w:val="18"/>
              </w:rPr>
              <w:t>"input-error-message"</w:t>
            </w:r>
            <w:r w:rsidRPr="00E51433">
              <w:rPr>
                <w:rStyle w:val="nt"/>
                <w:rFonts w:ascii="Consolas" w:hAnsi="Consolas" w:cs="Consolas"/>
                <w:color w:val="046B99"/>
                <w:sz w:val="18"/>
                <w:szCs w:val="18"/>
              </w:rPr>
              <w:t>&gt;</w:t>
            </w:r>
          </w:p>
          <w:p w14:paraId="6702DE03" w14:textId="3CDD7B46"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&lt;/div&gt;</w:t>
            </w:r>
          </w:p>
          <w:p w14:paraId="740C06EF"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"input-success"</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input success</w:t>
            </w:r>
            <w:r w:rsidRPr="00E51433">
              <w:rPr>
                <w:rStyle w:val="nt"/>
                <w:rFonts w:ascii="Consolas" w:hAnsi="Consolas" w:cs="Consolas"/>
                <w:color w:val="046B99"/>
                <w:sz w:val="18"/>
                <w:szCs w:val="18"/>
              </w:rPr>
              <w:t>&lt;/label&gt;</w:t>
            </w:r>
          </w:p>
          <w:p w14:paraId="2E9270A0" w14:textId="75959D45" w:rsidR="00E51433" w:rsidRPr="00E51433" w:rsidRDefault="00E51433" w:rsidP="00E51433">
            <w:pPr>
              <w:pStyle w:val="HTMLPreformatted"/>
              <w:shd w:val="clear" w:color="auto" w:fill="FFFFFF"/>
              <w:rPr>
                <w:rStyle w:val="HTMLCode"/>
                <w:color w:val="212121"/>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&lt;input</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class=</w:t>
            </w:r>
            <w:r w:rsidRPr="00E51433">
              <w:rPr>
                <w:rStyle w:val="s"/>
                <w:rFonts w:ascii="Consolas" w:hAnsi="Consolas" w:cs="Consolas"/>
                <w:color w:val="2E8540"/>
                <w:sz w:val="18"/>
                <w:szCs w:val="18"/>
              </w:rPr>
              <w:t>"usa-input-success"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"input-success"</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type=</w:t>
            </w:r>
            <w:r w:rsidRPr="00E51433">
              <w:rPr>
                <w:rStyle w:val="s"/>
                <w:rFonts w:ascii="Consolas" w:hAnsi="Consolas" w:cs="Consolas"/>
                <w:color w:val="2E8540"/>
                <w:sz w:val="18"/>
                <w:szCs w:val="18"/>
              </w:rPr>
              <w:t>"text"</w:t>
            </w:r>
            <w:r w:rsidRPr="00E51433">
              <w:rPr>
                <w:rStyle w:val="nt"/>
                <w:rFonts w:ascii="Consolas" w:hAnsi="Consolas" w:cs="Consolas"/>
                <w:color w:val="046B99"/>
                <w:sz w:val="18"/>
                <w:szCs w:val="18"/>
              </w:rPr>
              <w:t>&gt;</w:t>
            </w:r>
          </w:p>
          <w:p w14:paraId="42F77042" w14:textId="77777777" w:rsidR="00E51433" w:rsidRPr="00E51433" w:rsidRDefault="00E51433" w:rsidP="00E51433">
            <w:pPr>
              <w:pStyle w:val="HTMLPreformatted"/>
              <w:shd w:val="clear" w:color="auto" w:fill="FFFFFF"/>
              <w:rPr>
                <w:rStyle w:val="HTMLCode"/>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&lt;label</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for=</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w:t>
            </w:r>
            <w:r w:rsidRPr="00E51433">
              <w:rPr>
                <w:rStyle w:val="HTMLCode"/>
                <w:rFonts w:ascii="Consolas" w:hAnsi="Consolas" w:cs="Consolas"/>
                <w:color w:val="212121"/>
                <w:sz w:val="18"/>
                <w:szCs w:val="18"/>
              </w:rPr>
              <w:t>Text area label</w:t>
            </w:r>
            <w:r w:rsidRPr="00E51433">
              <w:rPr>
                <w:rStyle w:val="nt"/>
                <w:rFonts w:ascii="Consolas" w:hAnsi="Consolas" w:cs="Consolas"/>
                <w:color w:val="046B99"/>
                <w:sz w:val="18"/>
                <w:szCs w:val="18"/>
              </w:rPr>
              <w:t>&lt;/label&gt;</w:t>
            </w:r>
          </w:p>
          <w:p w14:paraId="299A6E6B" w14:textId="77777777" w:rsidR="00E51433" w:rsidRPr="00E51433" w:rsidRDefault="00E51433" w:rsidP="00E51433">
            <w:pPr>
              <w:pStyle w:val="HTMLPreformatted"/>
              <w:shd w:val="clear" w:color="auto" w:fill="FFFFFF"/>
              <w:rPr>
                <w:rFonts w:ascii="Consolas" w:hAnsi="Consolas" w:cs="Consolas"/>
                <w:color w:val="212121"/>
                <w:sz w:val="18"/>
                <w:szCs w:val="18"/>
              </w:rPr>
            </w:pPr>
            <w:r w:rsidRPr="00E51433">
              <w:rPr>
                <w:rStyle w:val="HTMLCode"/>
                <w:rFonts w:ascii="Consolas" w:hAnsi="Consolas" w:cs="Consolas"/>
                <w:color w:val="212121"/>
                <w:sz w:val="18"/>
                <w:szCs w:val="18"/>
              </w:rPr>
              <w:t xml:space="preserve">  </w:t>
            </w:r>
            <w:r w:rsidRPr="00E51433">
              <w:rPr>
                <w:rStyle w:val="nt"/>
                <w:rFonts w:ascii="Consolas" w:hAnsi="Consolas" w:cs="Consolas"/>
                <w:color w:val="046B99"/>
                <w:sz w:val="18"/>
                <w:szCs w:val="18"/>
              </w:rPr>
              <w:t>&lt;textarea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id=</w:t>
            </w:r>
            <w:r w:rsidRPr="00E51433">
              <w:rPr>
                <w:rStyle w:val="s"/>
                <w:rFonts w:ascii="Consolas" w:hAnsi="Consolas" w:cs="Consolas"/>
                <w:color w:val="2E8540"/>
                <w:sz w:val="18"/>
                <w:szCs w:val="18"/>
              </w:rPr>
              <w:t>"input-type-textarea"</w:t>
            </w:r>
            <w:r w:rsidRPr="00E51433">
              <w:rPr>
                <w:rStyle w:val="HTMLCode"/>
                <w:rFonts w:ascii="Consolas" w:hAnsi="Consolas" w:cs="Consolas"/>
                <w:color w:val="212121"/>
                <w:sz w:val="18"/>
                <w:szCs w:val="18"/>
              </w:rPr>
              <w:t xml:space="preserve"> </w:t>
            </w:r>
            <w:r w:rsidRPr="00E51433">
              <w:rPr>
                <w:rStyle w:val="na"/>
                <w:rFonts w:ascii="Consolas" w:hAnsi="Consolas" w:cs="Consolas"/>
                <w:color w:val="E31C3D"/>
                <w:sz w:val="18"/>
                <w:szCs w:val="18"/>
              </w:rPr>
              <w:t>name=</w:t>
            </w:r>
            <w:r w:rsidRPr="00E51433">
              <w:rPr>
                <w:rStyle w:val="s"/>
                <w:rFonts w:ascii="Consolas" w:hAnsi="Consolas" w:cs="Consolas"/>
                <w:color w:val="2E8540"/>
                <w:sz w:val="18"/>
                <w:szCs w:val="18"/>
              </w:rPr>
              <w:t>"input-type-textarea"</w:t>
            </w:r>
            <w:r w:rsidRPr="00E51433">
              <w:rPr>
                <w:rStyle w:val="nt"/>
                <w:rFonts w:ascii="Consolas" w:hAnsi="Consolas" w:cs="Consolas"/>
                <w:color w:val="046B99"/>
                <w:sz w:val="18"/>
                <w:szCs w:val="18"/>
              </w:rPr>
              <w:t>&gt;&lt;/textarea&gt;</w:t>
            </w:r>
          </w:p>
          <w:p w14:paraId="09B3D673" w14:textId="77777777" w:rsidR="00E51433" w:rsidRPr="00E51433" w:rsidRDefault="00E51433" w:rsidP="00E51433">
            <w:pPr>
              <w:pStyle w:val="BodyText"/>
              <w:rPr>
                <w:sz w:val="18"/>
                <w:szCs w:val="18"/>
                <w:lang w:val="en"/>
              </w:rPr>
            </w:pPr>
          </w:p>
        </w:tc>
      </w:tr>
    </w:tbl>
    <w:p w14:paraId="1B18D1B2" w14:textId="677D23CA" w:rsidR="00E51433" w:rsidRDefault="005F1B95" w:rsidP="006E75B3">
      <w:pPr>
        <w:pStyle w:val="Heading2"/>
      </w:pPr>
      <w:bookmarkStart w:id="114" w:name="_Toc503863708"/>
      <w:bookmarkStart w:id="115" w:name="_Toc534722374"/>
      <w:bookmarkEnd w:id="114"/>
      <w:r w:rsidRPr="005F1B95">
        <w:t>Accessibility</w:t>
      </w:r>
      <w:bookmarkEnd w:id="115"/>
    </w:p>
    <w:p w14:paraId="52FF2082" w14:textId="2E244687" w:rsidR="005F1B95" w:rsidRPr="000A10CA" w:rsidRDefault="005F1B95" w:rsidP="008207CF">
      <w:pPr>
        <w:pStyle w:val="BlockText"/>
        <w:numPr>
          <w:ilvl w:val="0"/>
          <w:numId w:val="72"/>
        </w:numPr>
      </w:pPr>
      <w:r w:rsidRPr="000A10CA">
        <w:t xml:space="preserve">Avoid using placeholder text. </w:t>
      </w:r>
      <w:r w:rsidR="000247D5" w:rsidRPr="000A10CA">
        <w:t>This text does not provide high enough contrast ratio.</w:t>
      </w:r>
    </w:p>
    <w:p w14:paraId="04F34655" w14:textId="570E184C" w:rsidR="000247D5" w:rsidRPr="000A10CA" w:rsidRDefault="000247D5" w:rsidP="008207CF">
      <w:pPr>
        <w:pStyle w:val="BlockText"/>
        <w:numPr>
          <w:ilvl w:val="0"/>
          <w:numId w:val="72"/>
        </w:numPr>
      </w:pPr>
      <w:r w:rsidRPr="000A10CA">
        <w:t>Avoid breaking numbers using separate fields such as SS#, phone or credit card numbers. Use one input field for phone number; not three. Each field needs to be labeled for a screen reader.</w:t>
      </w:r>
    </w:p>
    <w:p w14:paraId="270285F0" w14:textId="64FE0CBD" w:rsidR="005F1B95" w:rsidRDefault="005F1B95" w:rsidP="006E75B3">
      <w:pPr>
        <w:pStyle w:val="Heading2"/>
      </w:pPr>
      <w:bookmarkStart w:id="116" w:name="_Toc503863710"/>
      <w:bookmarkStart w:id="117" w:name="_Toc534722375"/>
      <w:bookmarkEnd w:id="116"/>
      <w:r w:rsidRPr="005F1B95">
        <w:t>Usability</w:t>
      </w:r>
      <w:bookmarkEnd w:id="117"/>
    </w:p>
    <w:p w14:paraId="29AA9D75" w14:textId="384B6FEF" w:rsidR="000247D5" w:rsidRPr="006B49EC" w:rsidRDefault="000247D5" w:rsidP="008207CF">
      <w:pPr>
        <w:pStyle w:val="ListParagraph"/>
        <w:numPr>
          <w:ilvl w:val="0"/>
          <w:numId w:val="73"/>
        </w:numPr>
      </w:pPr>
      <w:r w:rsidRPr="006B49EC">
        <w:t>Allow users to paste in a response.</w:t>
      </w:r>
    </w:p>
    <w:p w14:paraId="42D8FA53" w14:textId="4D28A14E" w:rsidR="000247D5" w:rsidRPr="006B49EC" w:rsidRDefault="000247D5" w:rsidP="008207CF">
      <w:pPr>
        <w:pStyle w:val="ListParagraph"/>
        <w:numPr>
          <w:ilvl w:val="0"/>
          <w:numId w:val="73"/>
        </w:numPr>
      </w:pPr>
      <w:r w:rsidRPr="006B49EC">
        <w:t>Use when it’s easiest to input data – for example use text fields over date fields when entering a birthdate.</w:t>
      </w:r>
    </w:p>
    <w:p w14:paraId="6ACCABFB" w14:textId="46278B8E" w:rsidR="000247D5" w:rsidRPr="006B49EC" w:rsidRDefault="000247D5" w:rsidP="008207CF">
      <w:pPr>
        <w:pStyle w:val="ListParagraph"/>
        <w:numPr>
          <w:ilvl w:val="0"/>
          <w:numId w:val="73"/>
        </w:numPr>
      </w:pPr>
      <w:r w:rsidRPr="006B49EC">
        <w:t>Use when you can’t reasonably predict a user’s response to an answer.</w:t>
      </w:r>
    </w:p>
    <w:p w14:paraId="551ABF86" w14:textId="3F8F665B" w:rsidR="000247D5" w:rsidRPr="006B49EC" w:rsidRDefault="000247D5" w:rsidP="008207CF">
      <w:pPr>
        <w:pStyle w:val="ListParagraph"/>
        <w:numPr>
          <w:ilvl w:val="0"/>
          <w:numId w:val="73"/>
        </w:numPr>
      </w:pPr>
      <w:r w:rsidRPr="006B49EC">
        <w:t>Use single line text fields for shorter answers; use multiline fi</w:t>
      </w:r>
      <w:r w:rsidR="00F26F2E" w:rsidRPr="006B49EC">
        <w:t xml:space="preserve">elds for answers that require </w:t>
      </w:r>
      <w:r w:rsidRPr="006B49EC">
        <w:t>paragraphs of text.</w:t>
      </w:r>
    </w:p>
    <w:p w14:paraId="1C5D80FA" w14:textId="0674A812" w:rsidR="00F26F2E" w:rsidRPr="006B49EC" w:rsidRDefault="00F26F2E" w:rsidP="008207CF">
      <w:pPr>
        <w:pStyle w:val="ListParagraph"/>
        <w:numPr>
          <w:ilvl w:val="0"/>
          <w:numId w:val="73"/>
        </w:numPr>
      </w:pPr>
      <w:r w:rsidRPr="006B49EC">
        <w:t>Show validation messages after a user has entered data in a field.</w:t>
      </w:r>
    </w:p>
    <w:p w14:paraId="5B2DB1B1" w14:textId="33F96FCC" w:rsidR="00E51433" w:rsidRDefault="00E51433" w:rsidP="006E75B3">
      <w:pPr>
        <w:pStyle w:val="Heading2"/>
      </w:pPr>
      <w:bookmarkStart w:id="118" w:name="_Toc534722376"/>
      <w:r>
        <w:lastRenderedPageBreak/>
        <w:t>Dropdown</w:t>
      </w:r>
      <w:bookmarkEnd w:id="118"/>
    </w:p>
    <w:p w14:paraId="308D0148" w14:textId="44962FF2" w:rsidR="00115875" w:rsidRDefault="00115875" w:rsidP="00115875">
      <w:pPr>
        <w:pStyle w:val="BodyText"/>
        <w:rPr>
          <w:lang w:val="en"/>
        </w:rPr>
      </w:pPr>
      <w:r>
        <w:rPr>
          <w:lang w:val="en"/>
        </w:rPr>
        <w:t>A drop down allows a user to select one or more options from a list.</w:t>
      </w:r>
    </w:p>
    <w:tbl>
      <w:tblPr>
        <w:tblStyle w:val="TableGrid"/>
        <w:tblW w:w="0" w:type="auto"/>
        <w:tblLook w:val="04A0" w:firstRow="1" w:lastRow="0" w:firstColumn="1" w:lastColumn="0" w:noHBand="0" w:noVBand="1"/>
      </w:tblPr>
      <w:tblGrid>
        <w:gridCol w:w="4945"/>
        <w:gridCol w:w="5395"/>
      </w:tblGrid>
      <w:tr w:rsidR="00115875" w14:paraId="481CF010" w14:textId="77777777" w:rsidTr="00115875">
        <w:trPr>
          <w:trHeight w:val="1889"/>
        </w:trPr>
        <w:tc>
          <w:tcPr>
            <w:tcW w:w="4945" w:type="dxa"/>
          </w:tcPr>
          <w:p w14:paraId="4731C33B" w14:textId="51324A0F" w:rsidR="00115875" w:rsidRDefault="00115875" w:rsidP="00115875">
            <w:pPr>
              <w:pStyle w:val="BodyText"/>
              <w:rPr>
                <w:lang w:val="en"/>
              </w:rPr>
            </w:pPr>
            <w:r>
              <w:rPr>
                <w:noProof/>
                <w:lang w:val="en"/>
              </w:rPr>
              <w:drawing>
                <wp:inline distT="0" distB="0" distL="0" distR="0" wp14:anchorId="1150125F" wp14:editId="47DD6FB9">
                  <wp:extent cx="2368708" cy="12033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438159" cy="1238607"/>
                          </a:xfrm>
                          <a:prstGeom prst="rect">
                            <a:avLst/>
                          </a:prstGeom>
                          <a:noFill/>
                          <a:ln>
                            <a:noFill/>
                          </a:ln>
                        </pic:spPr>
                      </pic:pic>
                    </a:graphicData>
                  </a:graphic>
                </wp:inline>
              </w:drawing>
            </w:r>
          </w:p>
        </w:tc>
        <w:tc>
          <w:tcPr>
            <w:tcW w:w="5395" w:type="dxa"/>
          </w:tcPr>
          <w:p w14:paraId="4115569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nt"/>
                <w:rFonts w:ascii="Consolas" w:hAnsi="Consolas" w:cs="Consolas"/>
                <w:color w:val="046B99"/>
                <w:sz w:val="18"/>
                <w:szCs w:val="18"/>
              </w:rPr>
              <w:t>&lt;form</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class=</w:t>
            </w:r>
            <w:r w:rsidRPr="00115875">
              <w:rPr>
                <w:rStyle w:val="s"/>
                <w:rFonts w:ascii="Consolas" w:hAnsi="Consolas" w:cs="Consolas"/>
                <w:color w:val="2E8540"/>
                <w:sz w:val="18"/>
                <w:szCs w:val="18"/>
              </w:rPr>
              <w:t>"usa-form"</w:t>
            </w:r>
            <w:r w:rsidRPr="00115875">
              <w:rPr>
                <w:rStyle w:val="nt"/>
                <w:rFonts w:ascii="Consolas" w:hAnsi="Consolas" w:cs="Consolas"/>
                <w:color w:val="046B99"/>
                <w:sz w:val="18"/>
                <w:szCs w:val="18"/>
              </w:rPr>
              <w:t>&gt;</w:t>
            </w:r>
          </w:p>
          <w:p w14:paraId="6AA81920"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&lt;label</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for=</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Dropdown label</w:t>
            </w:r>
            <w:r w:rsidRPr="00115875">
              <w:rPr>
                <w:rStyle w:val="nt"/>
                <w:rFonts w:ascii="Consolas" w:hAnsi="Consolas" w:cs="Consolas"/>
                <w:color w:val="046B99"/>
                <w:sz w:val="18"/>
                <w:szCs w:val="18"/>
              </w:rPr>
              <w:t>&lt;/label&gt;</w:t>
            </w:r>
          </w:p>
          <w:p w14:paraId="4DD8CFE5"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name=</w:t>
            </w:r>
            <w:r w:rsidRPr="00115875">
              <w:rPr>
                <w:rStyle w:val="s"/>
                <w:rFonts w:ascii="Consolas" w:hAnsi="Consolas" w:cs="Consolas"/>
                <w:color w:val="2E8540"/>
                <w:sz w:val="18"/>
                <w:szCs w:val="18"/>
              </w:rPr>
              <w:t>"options"</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id=</w:t>
            </w:r>
            <w:r w:rsidRPr="00115875">
              <w:rPr>
                <w:rStyle w:val="s"/>
                <w:rFonts w:ascii="Consolas" w:hAnsi="Consolas" w:cs="Consolas"/>
                <w:color w:val="2E8540"/>
                <w:sz w:val="18"/>
                <w:szCs w:val="18"/>
              </w:rPr>
              <w:t>"options"</w:t>
            </w:r>
            <w:r w:rsidRPr="00115875">
              <w:rPr>
                <w:rStyle w:val="nt"/>
                <w:rFonts w:ascii="Consolas" w:hAnsi="Consolas" w:cs="Consolas"/>
                <w:color w:val="046B99"/>
                <w:sz w:val="18"/>
                <w:szCs w:val="18"/>
              </w:rPr>
              <w:t>&gt;</w:t>
            </w:r>
          </w:p>
          <w:p w14:paraId="11AC53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 Select -</w:t>
            </w:r>
            <w:r w:rsidRPr="00115875">
              <w:rPr>
                <w:rStyle w:val="nt"/>
                <w:rFonts w:ascii="Consolas" w:hAnsi="Consolas" w:cs="Consolas"/>
                <w:color w:val="046B99"/>
                <w:sz w:val="18"/>
                <w:szCs w:val="18"/>
              </w:rPr>
              <w:t>&lt;/option&gt;</w:t>
            </w:r>
          </w:p>
          <w:p w14:paraId="1B1C1C0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"value1"</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A</w:t>
            </w:r>
            <w:r w:rsidRPr="00115875">
              <w:rPr>
                <w:rStyle w:val="nt"/>
                <w:rFonts w:ascii="Consolas" w:hAnsi="Consolas" w:cs="Consolas"/>
                <w:color w:val="046B99"/>
                <w:sz w:val="18"/>
                <w:szCs w:val="18"/>
              </w:rPr>
              <w:t>&lt;/option&gt;</w:t>
            </w:r>
          </w:p>
          <w:p w14:paraId="206C71EB"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"value2"</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B</w:t>
            </w:r>
            <w:r w:rsidRPr="00115875">
              <w:rPr>
                <w:rStyle w:val="nt"/>
                <w:rFonts w:ascii="Consolas" w:hAnsi="Consolas" w:cs="Consolas"/>
                <w:color w:val="046B99"/>
                <w:sz w:val="18"/>
                <w:szCs w:val="18"/>
              </w:rPr>
              <w:t>&lt;/option&gt;</w:t>
            </w:r>
          </w:p>
          <w:p w14:paraId="7B5B0661"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&lt;option</w:t>
            </w:r>
            <w:r w:rsidRPr="00115875">
              <w:rPr>
                <w:rStyle w:val="HTMLCode"/>
                <w:rFonts w:ascii="Consolas" w:hAnsi="Consolas" w:cs="Consolas"/>
                <w:color w:val="212121"/>
                <w:sz w:val="18"/>
                <w:szCs w:val="18"/>
              </w:rPr>
              <w:t xml:space="preserve"> </w:t>
            </w:r>
            <w:r w:rsidRPr="00115875">
              <w:rPr>
                <w:rStyle w:val="na"/>
                <w:rFonts w:ascii="Consolas" w:hAnsi="Consolas" w:cs="Consolas"/>
                <w:color w:val="E31C3D"/>
                <w:sz w:val="18"/>
                <w:szCs w:val="18"/>
              </w:rPr>
              <w:t>value=</w:t>
            </w:r>
            <w:r w:rsidRPr="00115875">
              <w:rPr>
                <w:rStyle w:val="s"/>
                <w:rFonts w:ascii="Consolas" w:hAnsi="Consolas" w:cs="Consolas"/>
                <w:color w:val="2E8540"/>
                <w:sz w:val="18"/>
                <w:szCs w:val="18"/>
              </w:rPr>
              <w:t>"value3"</w:t>
            </w:r>
            <w:r w:rsidRPr="00115875">
              <w:rPr>
                <w:rStyle w:val="nt"/>
                <w:rFonts w:ascii="Consolas" w:hAnsi="Consolas" w:cs="Consolas"/>
                <w:color w:val="046B99"/>
                <w:sz w:val="18"/>
                <w:szCs w:val="18"/>
              </w:rPr>
              <w:t>&gt;</w:t>
            </w:r>
            <w:r w:rsidRPr="00115875">
              <w:rPr>
                <w:rStyle w:val="HTMLCode"/>
                <w:rFonts w:ascii="Consolas" w:hAnsi="Consolas" w:cs="Consolas"/>
                <w:color w:val="212121"/>
                <w:sz w:val="18"/>
                <w:szCs w:val="18"/>
              </w:rPr>
              <w:t>Option C</w:t>
            </w:r>
            <w:r w:rsidRPr="00115875">
              <w:rPr>
                <w:rStyle w:val="nt"/>
                <w:rFonts w:ascii="Consolas" w:hAnsi="Consolas" w:cs="Consolas"/>
                <w:color w:val="046B99"/>
                <w:sz w:val="18"/>
                <w:szCs w:val="18"/>
              </w:rPr>
              <w:t>&lt;/option&gt;</w:t>
            </w:r>
          </w:p>
          <w:p w14:paraId="6E10B86A" w14:textId="77777777" w:rsidR="00115875" w:rsidRPr="00115875" w:rsidRDefault="00115875" w:rsidP="00115875">
            <w:pPr>
              <w:pStyle w:val="HTMLPreformatted"/>
              <w:shd w:val="clear" w:color="auto" w:fill="FFFFFF"/>
              <w:rPr>
                <w:rStyle w:val="HTMLCode"/>
                <w:rFonts w:ascii="Consolas" w:hAnsi="Consolas" w:cs="Consolas"/>
                <w:color w:val="212121"/>
                <w:sz w:val="18"/>
                <w:szCs w:val="18"/>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&lt;/select&gt;</w:t>
            </w:r>
          </w:p>
          <w:p w14:paraId="5B1B79CF" w14:textId="6F1872D2" w:rsidR="00115875" w:rsidRPr="00115875" w:rsidRDefault="00115875" w:rsidP="00115875">
            <w:pPr>
              <w:pStyle w:val="HTMLPreformatted"/>
              <w:shd w:val="clear" w:color="auto" w:fill="FFFFFF"/>
              <w:rPr>
                <w:rFonts w:ascii="Consolas" w:hAnsi="Consolas" w:cs="Consolas"/>
                <w:color w:val="212121"/>
              </w:rPr>
            </w:pPr>
            <w:r w:rsidRPr="00115875">
              <w:rPr>
                <w:rStyle w:val="HTMLCode"/>
                <w:rFonts w:ascii="Consolas" w:hAnsi="Consolas" w:cs="Consolas"/>
                <w:color w:val="212121"/>
                <w:sz w:val="18"/>
                <w:szCs w:val="18"/>
              </w:rPr>
              <w:t xml:space="preserve">  </w:t>
            </w:r>
            <w:r w:rsidRPr="00115875">
              <w:rPr>
                <w:rStyle w:val="nt"/>
                <w:rFonts w:ascii="Consolas" w:hAnsi="Consolas" w:cs="Consolas"/>
                <w:color w:val="046B99"/>
                <w:sz w:val="18"/>
                <w:szCs w:val="18"/>
              </w:rPr>
              <w:t>&lt;/form&gt;</w:t>
            </w:r>
          </w:p>
        </w:tc>
      </w:tr>
    </w:tbl>
    <w:p w14:paraId="548C2465" w14:textId="64814069" w:rsidR="00115875" w:rsidRDefault="00115875" w:rsidP="006E75B3">
      <w:pPr>
        <w:pStyle w:val="Heading2"/>
      </w:pPr>
      <w:bookmarkStart w:id="119" w:name="_Toc503863713"/>
      <w:bookmarkStart w:id="120" w:name="_Toc534722377"/>
      <w:bookmarkEnd w:id="119"/>
      <w:r w:rsidRPr="00115875">
        <w:t>Accessibility</w:t>
      </w:r>
      <w:bookmarkEnd w:id="120"/>
    </w:p>
    <w:p w14:paraId="2D3EEAEC" w14:textId="3CBC5BA7" w:rsidR="00115875" w:rsidRPr="0082281C" w:rsidRDefault="00115875" w:rsidP="008207CF">
      <w:pPr>
        <w:pStyle w:val="ListParagraph"/>
        <w:numPr>
          <w:ilvl w:val="0"/>
          <w:numId w:val="74"/>
        </w:numPr>
      </w:pPr>
      <w:r w:rsidRPr="0082281C">
        <w:t>Dropdown must include a label. Use something like “Select a xxxx” as the default menu option.</w:t>
      </w:r>
    </w:p>
    <w:p w14:paraId="6CF626CB" w14:textId="4F756829" w:rsidR="00EC01CE" w:rsidRPr="0082281C" w:rsidRDefault="00EC01CE" w:rsidP="008207CF">
      <w:pPr>
        <w:pStyle w:val="ListParagraph"/>
        <w:numPr>
          <w:ilvl w:val="0"/>
          <w:numId w:val="74"/>
        </w:numPr>
      </w:pPr>
      <w:r w:rsidRPr="0082281C">
        <w:t>Don’t use JavaScript to automatically submit the form when an option is selected. This disrupts screen readers because the</w:t>
      </w:r>
      <w:r w:rsidR="005127E0" w:rsidRPr="0082281C">
        <w:t>y</w:t>
      </w:r>
      <w:r w:rsidRPr="0082281C">
        <w:t xml:space="preserve"> select each option as they are read.</w:t>
      </w:r>
    </w:p>
    <w:p w14:paraId="7993C7BC" w14:textId="1A564E81" w:rsidR="00115875" w:rsidRDefault="00115875" w:rsidP="006E75B3">
      <w:pPr>
        <w:pStyle w:val="Heading2"/>
      </w:pPr>
      <w:bookmarkStart w:id="121" w:name="_Toc534722378"/>
      <w:r w:rsidRPr="00115875">
        <w:t>Usability</w:t>
      </w:r>
      <w:bookmarkEnd w:id="121"/>
    </w:p>
    <w:p w14:paraId="546A621B" w14:textId="75EF4A74" w:rsidR="00EC01CE" w:rsidRPr="0082281C" w:rsidRDefault="00EC01CE" w:rsidP="008207CF">
      <w:pPr>
        <w:pStyle w:val="ListParagraph"/>
        <w:numPr>
          <w:ilvl w:val="0"/>
          <w:numId w:val="75"/>
        </w:numPr>
      </w:pPr>
      <w:r w:rsidRPr="0082281C">
        <w:t>Use sparingly – no more than 15 possible options if space is limited.</w:t>
      </w:r>
    </w:p>
    <w:p w14:paraId="3AF5AD37" w14:textId="59F71975" w:rsidR="00EC01CE" w:rsidRPr="0082281C" w:rsidRDefault="00EC01CE" w:rsidP="008207CF">
      <w:pPr>
        <w:pStyle w:val="ListParagraph"/>
        <w:numPr>
          <w:ilvl w:val="0"/>
          <w:numId w:val="75"/>
        </w:numPr>
      </w:pPr>
      <w:r w:rsidRPr="0082281C">
        <w:t>If the list of options is short use radio buttons instead.</w:t>
      </w:r>
    </w:p>
    <w:p w14:paraId="1DCD3709" w14:textId="4DFCCFD7" w:rsidR="00EC01CE" w:rsidRPr="0082281C" w:rsidRDefault="00EC01CE" w:rsidP="008207CF">
      <w:pPr>
        <w:pStyle w:val="ListParagraph"/>
        <w:numPr>
          <w:ilvl w:val="0"/>
          <w:numId w:val="75"/>
        </w:numPr>
      </w:pPr>
      <w:r w:rsidRPr="0082281C">
        <w:t>If the list of options is very long, use input text fields instead.</w:t>
      </w:r>
    </w:p>
    <w:p w14:paraId="0373D01C" w14:textId="2A15DF47" w:rsidR="00EC01CE" w:rsidRPr="0082281C" w:rsidRDefault="00EC01CE" w:rsidP="008207CF">
      <w:pPr>
        <w:pStyle w:val="ListParagraph"/>
        <w:numPr>
          <w:ilvl w:val="0"/>
          <w:numId w:val="75"/>
        </w:numPr>
      </w:pPr>
      <w:r w:rsidRPr="0082281C">
        <w:t>Be sure to test the dropdown – this control is used as “UI of the last resort” because many users find them confusing and difficult.</w:t>
      </w:r>
    </w:p>
    <w:p w14:paraId="2462C994" w14:textId="17C7AA4A" w:rsidR="00EC01CE" w:rsidRPr="0082281C" w:rsidRDefault="00EC01CE" w:rsidP="008207CF">
      <w:pPr>
        <w:pStyle w:val="ListParagraph"/>
        <w:numPr>
          <w:ilvl w:val="0"/>
          <w:numId w:val="75"/>
        </w:numPr>
      </w:pPr>
      <w:r w:rsidRPr="0082281C">
        <w:t>Use a submit button at the end of the form – do not use JavaScript to automatically submit the form.</w:t>
      </w:r>
    </w:p>
    <w:p w14:paraId="6CD1B813" w14:textId="6B5C7F76" w:rsidR="00E51433" w:rsidRDefault="00E51433" w:rsidP="006E75B3">
      <w:pPr>
        <w:pStyle w:val="Heading2"/>
      </w:pPr>
      <w:bookmarkStart w:id="122" w:name="_Toc534722379"/>
      <w:r>
        <w:t>Checkboxes</w:t>
      </w:r>
      <w:bookmarkEnd w:id="122"/>
    </w:p>
    <w:p w14:paraId="5155647F" w14:textId="542B06DA" w:rsidR="00EC01CE" w:rsidRDefault="00EC01CE" w:rsidP="00EC01CE">
      <w:pPr>
        <w:pStyle w:val="BodyText"/>
        <w:rPr>
          <w:lang w:val="en"/>
        </w:rPr>
      </w:pPr>
      <w:r>
        <w:rPr>
          <w:lang w:val="en"/>
        </w:rPr>
        <w:t>Checkboxes allow users to select one or more options from a visible list.</w:t>
      </w:r>
    </w:p>
    <w:tbl>
      <w:tblPr>
        <w:tblStyle w:val="TableGrid"/>
        <w:tblW w:w="11065" w:type="dxa"/>
        <w:tblLook w:val="04A0" w:firstRow="1" w:lastRow="0" w:firstColumn="1" w:lastColumn="0" w:noHBand="0" w:noVBand="1"/>
      </w:tblPr>
      <w:tblGrid>
        <w:gridCol w:w="2894"/>
        <w:gridCol w:w="8171"/>
      </w:tblGrid>
      <w:tr w:rsidR="00EC01CE" w14:paraId="2AA1477E" w14:textId="77777777" w:rsidTr="00EC01CE">
        <w:tc>
          <w:tcPr>
            <w:tcW w:w="2616" w:type="dxa"/>
          </w:tcPr>
          <w:p w14:paraId="7EF61F50" w14:textId="4B4349C0" w:rsidR="00EC01CE" w:rsidRDefault="00EC01CE" w:rsidP="00EC01CE">
            <w:pPr>
              <w:pStyle w:val="BodyText"/>
              <w:rPr>
                <w:lang w:val="en"/>
              </w:rPr>
            </w:pPr>
            <w:r>
              <w:rPr>
                <w:noProof/>
              </w:rPr>
              <w:drawing>
                <wp:inline distT="0" distB="0" distL="0" distR="0" wp14:anchorId="6F71208A" wp14:editId="3E3C6D82">
                  <wp:extent cx="1700877" cy="9982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1715359" cy="1006719"/>
                          </a:xfrm>
                          <a:prstGeom prst="rect">
                            <a:avLst/>
                          </a:prstGeom>
                        </pic:spPr>
                      </pic:pic>
                    </a:graphicData>
                  </a:graphic>
                </wp:inline>
              </w:drawing>
            </w:r>
          </w:p>
        </w:tc>
        <w:tc>
          <w:tcPr>
            <w:tcW w:w="8449" w:type="dxa"/>
          </w:tcPr>
          <w:p w14:paraId="378FEAC0" w14:textId="33773713" w:rsidR="00EC01CE" w:rsidRPr="00EC01CE" w:rsidRDefault="00EC01CE" w:rsidP="00EC01CE">
            <w:pPr>
              <w:pStyle w:val="HTMLPreformatted"/>
              <w:shd w:val="clear" w:color="auto" w:fill="FFFFFF"/>
              <w:rPr>
                <w:rStyle w:val="HTMLCode"/>
                <w:color w:val="212121"/>
                <w:sz w:val="18"/>
                <w:szCs w:val="18"/>
              </w:rPr>
            </w:pPr>
            <w:r>
              <w:rPr>
                <w:rStyle w:val="HTMLCode"/>
                <w:rFonts w:ascii="Consolas" w:hAnsi="Consolas" w:cs="Consolas"/>
                <w:color w:val="212121"/>
              </w:rPr>
              <w:t xml:space="preserve">  </w:t>
            </w:r>
            <w:r w:rsidRPr="00EC01CE">
              <w:rPr>
                <w:rStyle w:val="nt"/>
                <w:rFonts w:ascii="Consolas" w:hAnsi="Consolas" w:cs="Consolas"/>
                <w:color w:val="046B99"/>
                <w:sz w:val="18"/>
                <w:szCs w:val="18"/>
              </w:rPr>
              <w:t>&lt;fieldset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"usa-fieldset-inputs usa-sans"</w:t>
            </w:r>
            <w:r w:rsidRPr="00EC01CE">
              <w:rPr>
                <w:rStyle w:val="nt"/>
                <w:rFonts w:ascii="Consolas" w:hAnsi="Consolas" w:cs="Consolas"/>
                <w:color w:val="046B99"/>
                <w:sz w:val="18"/>
                <w:szCs w:val="18"/>
              </w:rPr>
              <w:t>&gt;</w:t>
            </w:r>
          </w:p>
          <w:p w14:paraId="1AA3064B" w14:textId="63C51FBA" w:rsidR="00EC01CE" w:rsidRPr="00EC01CE" w:rsidRDefault="00EC01CE" w:rsidP="00EC01CE">
            <w:pPr>
              <w:pStyle w:val="HTMLPreformatted"/>
              <w:shd w:val="clear" w:color="auto" w:fill="FFFFFF"/>
              <w:rPr>
                <w:rStyle w:val="HTMLCode"/>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&lt;legend</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"usa-sr-only"</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Historical figures 1</w:t>
            </w:r>
            <w:r w:rsidRPr="00EC01CE">
              <w:rPr>
                <w:rStyle w:val="nt"/>
                <w:rFonts w:ascii="Consolas" w:hAnsi="Consolas" w:cs="Consolas"/>
                <w:color w:val="046B99"/>
                <w:sz w:val="18"/>
                <w:szCs w:val="18"/>
              </w:rPr>
              <w:t>&lt;/legend&gt;</w:t>
            </w:r>
          </w:p>
          <w:p w14:paraId="7B351AAC"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class=</w:t>
            </w:r>
            <w:r w:rsidRPr="00EC01CE">
              <w:rPr>
                <w:rStyle w:val="s"/>
                <w:rFonts w:ascii="Consolas" w:hAnsi="Consolas" w:cs="Consolas"/>
                <w:color w:val="2E8540"/>
                <w:sz w:val="18"/>
                <w:szCs w:val="18"/>
              </w:rPr>
              <w:t>"usa-unstyled-list"</w:t>
            </w:r>
            <w:r w:rsidRPr="00EC01CE">
              <w:rPr>
                <w:rStyle w:val="nt"/>
                <w:rFonts w:ascii="Consolas" w:hAnsi="Consolas" w:cs="Consolas"/>
                <w:color w:val="046B99"/>
                <w:sz w:val="18"/>
                <w:szCs w:val="18"/>
              </w:rPr>
              <w:t>&gt;</w:t>
            </w:r>
          </w:p>
          <w:p w14:paraId="3F4D37D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1064EB0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"truth"</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checked</w:t>
            </w:r>
            <w:r w:rsidRPr="00EC01CE">
              <w:rPr>
                <w:rStyle w:val="nt"/>
                <w:rFonts w:ascii="Consolas" w:hAnsi="Consolas" w:cs="Consolas"/>
                <w:color w:val="046B99"/>
                <w:sz w:val="18"/>
                <w:szCs w:val="18"/>
              </w:rPr>
              <w:t>&gt;</w:t>
            </w:r>
          </w:p>
          <w:p w14:paraId="0A99724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"truth"</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Sojourner Truth</w:t>
            </w:r>
            <w:r w:rsidRPr="00EC01CE">
              <w:rPr>
                <w:rStyle w:val="nt"/>
                <w:rFonts w:ascii="Consolas" w:hAnsi="Consolas" w:cs="Consolas"/>
                <w:color w:val="046B99"/>
                <w:sz w:val="18"/>
                <w:szCs w:val="18"/>
              </w:rPr>
              <w:t>&lt;/label&gt;</w:t>
            </w:r>
          </w:p>
          <w:p w14:paraId="3BC164CF"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5452555"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48B5CFF9"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"douglass"</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p>
          <w:p w14:paraId="01F84FBD"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"douglass"</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Frederick Douglass</w:t>
            </w:r>
            <w:r w:rsidRPr="00EC01CE">
              <w:rPr>
                <w:rStyle w:val="nt"/>
                <w:rFonts w:ascii="Consolas" w:hAnsi="Consolas" w:cs="Consolas"/>
                <w:color w:val="046B99"/>
                <w:sz w:val="18"/>
                <w:szCs w:val="18"/>
              </w:rPr>
              <w:t>&lt;/label&gt;</w:t>
            </w:r>
          </w:p>
          <w:p w14:paraId="2E17B5B1"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EA20B5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0999D064"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"washington"</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value=</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p>
          <w:p w14:paraId="6CDC4040"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"washington"</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Booker T. Washington</w:t>
            </w:r>
            <w:r w:rsidRPr="00EC01CE">
              <w:rPr>
                <w:rStyle w:val="nt"/>
                <w:rFonts w:ascii="Consolas" w:hAnsi="Consolas" w:cs="Consolas"/>
                <w:color w:val="046B99"/>
                <w:sz w:val="18"/>
                <w:szCs w:val="18"/>
              </w:rPr>
              <w:t>&lt;/label&gt;</w:t>
            </w:r>
          </w:p>
          <w:p w14:paraId="5899D2BB"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203636F6"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&lt;li&gt;</w:t>
            </w:r>
          </w:p>
          <w:p w14:paraId="5AE74BD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&lt;input</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id=</w:t>
            </w:r>
            <w:r w:rsidRPr="00EC01CE">
              <w:rPr>
                <w:rStyle w:val="s"/>
                <w:rFonts w:ascii="Consolas" w:hAnsi="Consolas" w:cs="Consolas"/>
                <w:color w:val="2E8540"/>
                <w:sz w:val="18"/>
                <w:szCs w:val="18"/>
              </w:rPr>
              <w:t>"carver"</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type=</w:t>
            </w:r>
            <w:r w:rsidRPr="00EC01CE">
              <w:rPr>
                <w:rStyle w:val="s"/>
                <w:rFonts w:ascii="Consolas" w:hAnsi="Consolas" w:cs="Consolas"/>
                <w:color w:val="2E8540"/>
                <w:sz w:val="18"/>
                <w:szCs w:val="18"/>
              </w:rPr>
              <w:t>"checkbox"</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name=</w:t>
            </w:r>
            <w:r w:rsidRPr="00EC01CE">
              <w:rPr>
                <w:rStyle w:val="s"/>
                <w:rFonts w:ascii="Consolas" w:hAnsi="Consolas" w:cs="Consolas"/>
                <w:color w:val="2E8540"/>
                <w:sz w:val="18"/>
                <w:szCs w:val="18"/>
              </w:rPr>
              <w:t>"historical-figures-1"</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disabled</w:t>
            </w:r>
            <w:r w:rsidRPr="00EC01CE">
              <w:rPr>
                <w:rStyle w:val="nt"/>
                <w:rFonts w:ascii="Consolas" w:hAnsi="Consolas" w:cs="Consolas"/>
                <w:color w:val="046B99"/>
                <w:sz w:val="18"/>
                <w:szCs w:val="18"/>
              </w:rPr>
              <w:t>&gt;</w:t>
            </w:r>
          </w:p>
          <w:p w14:paraId="76555417"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&lt;label</w:t>
            </w:r>
            <w:r w:rsidRPr="00EC01CE">
              <w:rPr>
                <w:rStyle w:val="HTMLCode"/>
                <w:rFonts w:ascii="Consolas" w:hAnsi="Consolas" w:cs="Consolas"/>
                <w:color w:val="212121"/>
                <w:sz w:val="18"/>
                <w:szCs w:val="18"/>
              </w:rPr>
              <w:t xml:space="preserve"> </w:t>
            </w:r>
            <w:r w:rsidRPr="00EC01CE">
              <w:rPr>
                <w:rStyle w:val="na"/>
                <w:rFonts w:ascii="Consolas" w:hAnsi="Consolas" w:cs="Consolas"/>
                <w:color w:val="E31C3D"/>
                <w:sz w:val="18"/>
                <w:szCs w:val="18"/>
              </w:rPr>
              <w:t>for=</w:t>
            </w:r>
            <w:r w:rsidRPr="00EC01CE">
              <w:rPr>
                <w:rStyle w:val="s"/>
                <w:rFonts w:ascii="Consolas" w:hAnsi="Consolas" w:cs="Consolas"/>
                <w:color w:val="2E8540"/>
                <w:sz w:val="18"/>
                <w:szCs w:val="18"/>
              </w:rPr>
              <w:t>"carver"</w:t>
            </w:r>
            <w:r w:rsidRPr="00EC01CE">
              <w:rPr>
                <w:rStyle w:val="nt"/>
                <w:rFonts w:ascii="Consolas" w:hAnsi="Consolas" w:cs="Consolas"/>
                <w:color w:val="046B99"/>
                <w:sz w:val="18"/>
                <w:szCs w:val="18"/>
              </w:rPr>
              <w:t>&gt;</w:t>
            </w:r>
            <w:r w:rsidRPr="00EC01CE">
              <w:rPr>
                <w:rStyle w:val="HTMLCode"/>
                <w:rFonts w:ascii="Consolas" w:hAnsi="Consolas" w:cs="Consolas"/>
                <w:color w:val="212121"/>
                <w:sz w:val="18"/>
                <w:szCs w:val="18"/>
              </w:rPr>
              <w:t>George Washington Carver</w:t>
            </w:r>
            <w:r w:rsidRPr="00EC01CE">
              <w:rPr>
                <w:rStyle w:val="nt"/>
                <w:rFonts w:ascii="Consolas" w:hAnsi="Consolas" w:cs="Consolas"/>
                <w:color w:val="046B99"/>
                <w:sz w:val="18"/>
                <w:szCs w:val="18"/>
              </w:rPr>
              <w:t>&lt;/label&gt;</w:t>
            </w:r>
          </w:p>
          <w:p w14:paraId="4287E028" w14:textId="77777777"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lastRenderedPageBreak/>
              <w:t xml:space="preserve">      </w:t>
            </w:r>
            <w:r w:rsidRPr="00EC01CE">
              <w:rPr>
                <w:rStyle w:val="nt"/>
                <w:rFonts w:ascii="Consolas" w:hAnsi="Consolas" w:cs="Consolas"/>
                <w:color w:val="046B99"/>
                <w:sz w:val="18"/>
                <w:szCs w:val="18"/>
              </w:rPr>
              <w:t>&lt;/li&gt;</w:t>
            </w:r>
          </w:p>
          <w:p w14:paraId="671008D7" w14:textId="418253F9" w:rsidR="00EC01CE" w:rsidRPr="00EC01CE" w:rsidRDefault="00EC01CE" w:rsidP="00EC01CE">
            <w:pPr>
              <w:pStyle w:val="HTMLPreformatted"/>
              <w:shd w:val="clear" w:color="auto" w:fill="FFFFFF"/>
              <w:rPr>
                <w:rStyle w:val="HTMLCode"/>
                <w:rFonts w:ascii="Consolas" w:hAnsi="Consolas" w:cs="Consolas"/>
                <w:color w:val="212121"/>
                <w:sz w:val="18"/>
                <w:szCs w:val="18"/>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&lt;/ul&gt;</w:t>
            </w:r>
          </w:p>
          <w:p w14:paraId="431C2AC3" w14:textId="1DEEFCD5" w:rsidR="00EC01CE" w:rsidRPr="00EC01CE" w:rsidRDefault="00EC01CE" w:rsidP="00EC01CE">
            <w:pPr>
              <w:pStyle w:val="HTMLPreformatted"/>
              <w:shd w:val="clear" w:color="auto" w:fill="FFFFFF"/>
              <w:rPr>
                <w:rFonts w:ascii="Times New Roman" w:hAnsi="Times New Roman" w:cs="Times New Roman"/>
                <w:color w:val="212121"/>
              </w:rPr>
            </w:pPr>
            <w:r w:rsidRPr="00EC01CE">
              <w:rPr>
                <w:rStyle w:val="HTMLCode"/>
                <w:rFonts w:ascii="Consolas" w:hAnsi="Consolas" w:cs="Consolas"/>
                <w:color w:val="212121"/>
                <w:sz w:val="18"/>
                <w:szCs w:val="18"/>
              </w:rPr>
              <w:t xml:space="preserve">  </w:t>
            </w:r>
            <w:r w:rsidRPr="00EC01CE">
              <w:rPr>
                <w:rStyle w:val="nt"/>
                <w:rFonts w:ascii="Consolas" w:hAnsi="Consolas" w:cs="Consolas"/>
                <w:color w:val="046B99"/>
                <w:sz w:val="18"/>
                <w:szCs w:val="18"/>
              </w:rPr>
              <w:t>&lt;/fieldset&gt;</w:t>
            </w:r>
          </w:p>
        </w:tc>
      </w:tr>
    </w:tbl>
    <w:p w14:paraId="11B2B6EF" w14:textId="402864C6" w:rsidR="00EC01CE" w:rsidRDefault="001504B3" w:rsidP="006E75B3">
      <w:pPr>
        <w:pStyle w:val="Heading2"/>
      </w:pPr>
      <w:bookmarkStart w:id="123" w:name="_Toc534722380"/>
      <w:r w:rsidRPr="001504B3">
        <w:lastRenderedPageBreak/>
        <w:t>Accessibility</w:t>
      </w:r>
      <w:bookmarkEnd w:id="123"/>
    </w:p>
    <w:p w14:paraId="1AFE500C" w14:textId="58E4CF80" w:rsidR="001504B3" w:rsidRPr="0082281C" w:rsidRDefault="001504B3" w:rsidP="008207CF">
      <w:pPr>
        <w:pStyle w:val="ListParagraph"/>
        <w:numPr>
          <w:ilvl w:val="0"/>
          <w:numId w:val="76"/>
        </w:numPr>
      </w:pPr>
      <w:r w:rsidRPr="0082281C">
        <w:t xml:space="preserve">Surround the set of checkboxes with a </w:t>
      </w:r>
      <w:r w:rsidRPr="0082281C">
        <w:rPr>
          <w:highlight w:val="lightGray"/>
        </w:rPr>
        <w:t>&lt;fieldset&gt;</w:t>
      </w:r>
      <w:r w:rsidRPr="0082281C">
        <w:t xml:space="preserve">. Use a </w:t>
      </w:r>
      <w:r w:rsidRPr="0082281C">
        <w:rPr>
          <w:highlight w:val="lightGray"/>
        </w:rPr>
        <w:t>&lt;legend&gt;</w:t>
      </w:r>
      <w:r w:rsidRPr="0082281C">
        <w:t xml:space="preserve"> element to provide context for the grouping.</w:t>
      </w:r>
    </w:p>
    <w:p w14:paraId="5A5DDD06" w14:textId="29B8E069" w:rsidR="001504B3" w:rsidRPr="0082281C" w:rsidRDefault="001504B3" w:rsidP="008207CF">
      <w:pPr>
        <w:pStyle w:val="ListParagraph"/>
        <w:numPr>
          <w:ilvl w:val="0"/>
          <w:numId w:val="76"/>
        </w:numPr>
      </w:pPr>
      <w:r w:rsidRPr="0082281C">
        <w:t xml:space="preserve">Custom checkboxes are accessible to screen readers because default checkboxes are moved off-screen with </w:t>
      </w:r>
      <w:r w:rsidRPr="0082281C">
        <w:rPr>
          <w:highlight w:val="lightGray"/>
        </w:rPr>
        <w:t>position: absolute; left: -999em</w:t>
      </w:r>
      <w:r w:rsidRPr="0082281C">
        <w:t>.</w:t>
      </w:r>
    </w:p>
    <w:p w14:paraId="769B204C" w14:textId="58EE7DC7" w:rsidR="001504B3" w:rsidRPr="0082281C" w:rsidRDefault="001504B3" w:rsidP="008207CF">
      <w:pPr>
        <w:pStyle w:val="ListParagraph"/>
        <w:numPr>
          <w:ilvl w:val="0"/>
          <w:numId w:val="76"/>
        </w:numPr>
      </w:pPr>
      <w:r w:rsidRPr="0082281C">
        <w:t xml:space="preserve">Each input should have an </w:t>
      </w:r>
      <w:r w:rsidRPr="0082281C">
        <w:rPr>
          <w:highlight w:val="lightGray"/>
        </w:rPr>
        <w:t>Id</w:t>
      </w:r>
      <w:r w:rsidRPr="0082281C">
        <w:t xml:space="preserve"> attribute while the corresponding label should be same value in the </w:t>
      </w:r>
      <w:r w:rsidRPr="0082281C">
        <w:rPr>
          <w:highlight w:val="lightGray"/>
        </w:rPr>
        <w:t>for</w:t>
      </w:r>
      <w:r w:rsidRPr="0082281C">
        <w:t xml:space="preserve"> attribute.</w:t>
      </w:r>
    </w:p>
    <w:p w14:paraId="38731DEC" w14:textId="056B9EBF" w:rsidR="00CA7A16" w:rsidRPr="0082281C" w:rsidRDefault="00CA7A16" w:rsidP="008207CF">
      <w:pPr>
        <w:pStyle w:val="ListParagraph"/>
        <w:numPr>
          <w:ilvl w:val="0"/>
          <w:numId w:val="76"/>
        </w:numPr>
      </w:pPr>
      <w:r w:rsidRPr="0082281C">
        <w:t xml:space="preserve">The </w:t>
      </w:r>
      <w:r w:rsidRPr="0082281C">
        <w:rPr>
          <w:highlight w:val="lightGray"/>
        </w:rPr>
        <w:t>title</w:t>
      </w:r>
      <w:r w:rsidRPr="0082281C">
        <w:t xml:space="preserve"> attribute can replace </w:t>
      </w:r>
      <w:r w:rsidRPr="0082281C">
        <w:rPr>
          <w:highlight w:val="lightGray"/>
        </w:rPr>
        <w:t>&lt;label&gt;.</w:t>
      </w:r>
    </w:p>
    <w:p w14:paraId="2D869583" w14:textId="1ECDA39A" w:rsidR="001504B3" w:rsidRDefault="001504B3" w:rsidP="006E75B3">
      <w:pPr>
        <w:pStyle w:val="Heading2"/>
      </w:pPr>
      <w:bookmarkStart w:id="124" w:name="_Toc503863718"/>
      <w:bookmarkStart w:id="125" w:name="_Toc534722381"/>
      <w:bookmarkEnd w:id="124"/>
      <w:r w:rsidRPr="001504B3">
        <w:t>Usability</w:t>
      </w:r>
      <w:bookmarkEnd w:id="125"/>
    </w:p>
    <w:p w14:paraId="3A74F283" w14:textId="09CEC4BB" w:rsidR="001504B3" w:rsidRPr="0082281C" w:rsidRDefault="004A72A7" w:rsidP="008207CF">
      <w:pPr>
        <w:pStyle w:val="ListParagraph"/>
        <w:numPr>
          <w:ilvl w:val="0"/>
          <w:numId w:val="77"/>
        </w:numPr>
      </w:pPr>
      <w:r w:rsidRPr="0082281C">
        <w:t>When a user can select from a short list of choices.</w:t>
      </w:r>
    </w:p>
    <w:p w14:paraId="3F19C719" w14:textId="5BA5FA1D" w:rsidR="004A72A7" w:rsidRPr="0082281C" w:rsidRDefault="004A72A7" w:rsidP="008207CF">
      <w:pPr>
        <w:pStyle w:val="ListParagraph"/>
        <w:numPr>
          <w:ilvl w:val="0"/>
          <w:numId w:val="77"/>
        </w:numPr>
      </w:pPr>
      <w:r w:rsidRPr="0082281C">
        <w:t>“Yes” or “No” toggle when only one option is available. Used to toggle a setting on or off.</w:t>
      </w:r>
    </w:p>
    <w:p w14:paraId="5F6D1A9E" w14:textId="1548E6A4" w:rsidR="004A72A7" w:rsidRPr="0082281C" w:rsidRDefault="004A72A7" w:rsidP="008207CF">
      <w:pPr>
        <w:pStyle w:val="ListParagraph"/>
        <w:numPr>
          <w:ilvl w:val="0"/>
          <w:numId w:val="77"/>
        </w:numPr>
      </w:pPr>
      <w:r w:rsidRPr="0082281C">
        <w:t>When users need to see all available options at a glance.</w:t>
      </w:r>
    </w:p>
    <w:p w14:paraId="4835FDF3" w14:textId="2EEEDCFC" w:rsidR="004A72A7" w:rsidRPr="0082281C" w:rsidRDefault="004A72A7" w:rsidP="008207CF">
      <w:pPr>
        <w:pStyle w:val="ListParagraph"/>
        <w:numPr>
          <w:ilvl w:val="0"/>
          <w:numId w:val="77"/>
        </w:numPr>
      </w:pPr>
      <w:r w:rsidRPr="0082281C">
        <w:t>If a user can only select one option, use radio buttons instead.</w:t>
      </w:r>
    </w:p>
    <w:p w14:paraId="602AE4DA" w14:textId="6F47FE7A" w:rsidR="004A72A7" w:rsidRPr="0082281C" w:rsidRDefault="004A72A7" w:rsidP="008207CF">
      <w:pPr>
        <w:pStyle w:val="ListParagraph"/>
        <w:numPr>
          <w:ilvl w:val="0"/>
          <w:numId w:val="77"/>
        </w:numPr>
      </w:pPr>
      <w:r w:rsidRPr="0082281C">
        <w:t>Users should be able to select the button or text label to select or deselect an option.</w:t>
      </w:r>
    </w:p>
    <w:p w14:paraId="6AF00A33" w14:textId="5B0DE6F4" w:rsidR="004A72A7" w:rsidRPr="0082281C" w:rsidRDefault="004A72A7" w:rsidP="008207CF">
      <w:pPr>
        <w:pStyle w:val="ListParagraph"/>
        <w:numPr>
          <w:ilvl w:val="0"/>
          <w:numId w:val="77"/>
        </w:numPr>
      </w:pPr>
      <w:r w:rsidRPr="0082281C">
        <w:t>List options vertically for easier screen readability.</w:t>
      </w:r>
    </w:p>
    <w:p w14:paraId="0C930742" w14:textId="36E63D78" w:rsidR="004A72A7" w:rsidRPr="0082281C" w:rsidRDefault="004A72A7" w:rsidP="008207CF">
      <w:pPr>
        <w:pStyle w:val="ListParagraph"/>
        <w:numPr>
          <w:ilvl w:val="0"/>
          <w:numId w:val="77"/>
        </w:numPr>
      </w:pPr>
      <w:r w:rsidRPr="0082281C">
        <w:t>Avoid using negative language.</w:t>
      </w:r>
    </w:p>
    <w:p w14:paraId="044AB94F" w14:textId="7F51F16C" w:rsidR="004A72A7" w:rsidRPr="0082281C" w:rsidRDefault="004A72A7" w:rsidP="008207CF">
      <w:pPr>
        <w:pStyle w:val="ListParagraph"/>
        <w:numPr>
          <w:ilvl w:val="0"/>
          <w:numId w:val="77"/>
        </w:numPr>
      </w:pPr>
      <w:r w:rsidRPr="0082281C">
        <w:t>Make sure selections are spaced enough for touch screens.</w:t>
      </w:r>
    </w:p>
    <w:p w14:paraId="0A7D33F2" w14:textId="20F9DA6F" w:rsidR="00E51433" w:rsidRDefault="00E51433" w:rsidP="006E75B3">
      <w:pPr>
        <w:pStyle w:val="Heading2"/>
      </w:pPr>
      <w:bookmarkStart w:id="126" w:name="_Toc534722382"/>
      <w:r>
        <w:t>Radio buttons</w:t>
      </w:r>
      <w:bookmarkEnd w:id="126"/>
    </w:p>
    <w:p w14:paraId="19A0389A" w14:textId="77777777" w:rsidR="006D6C99" w:rsidRDefault="006D6C99" w:rsidP="00FA42E7">
      <w:pPr>
        <w:pStyle w:val="BodyText"/>
        <w:rPr>
          <w:lang w:val="en"/>
        </w:rPr>
      </w:pPr>
      <w:r>
        <w:rPr>
          <w:lang w:val="en"/>
        </w:rPr>
        <w:t>Radio buttons allow users</w:t>
      </w:r>
    </w:p>
    <w:tbl>
      <w:tblPr>
        <w:tblStyle w:val="TableGrid"/>
        <w:tblW w:w="0" w:type="auto"/>
        <w:tblLook w:val="04A0" w:firstRow="1" w:lastRow="0" w:firstColumn="1" w:lastColumn="0" w:noHBand="0" w:noVBand="1"/>
      </w:tblPr>
      <w:tblGrid>
        <w:gridCol w:w="2515"/>
        <w:gridCol w:w="7825"/>
      </w:tblGrid>
      <w:tr w:rsidR="006D6C99" w14:paraId="55BB1959" w14:textId="77777777" w:rsidTr="006D6C99">
        <w:tc>
          <w:tcPr>
            <w:tcW w:w="2515" w:type="dxa"/>
          </w:tcPr>
          <w:p w14:paraId="0F24F5CA" w14:textId="2D957BD4" w:rsidR="006D6C99" w:rsidRDefault="006D6C99" w:rsidP="00FA42E7">
            <w:pPr>
              <w:pStyle w:val="BodyText"/>
              <w:rPr>
                <w:lang w:val="en"/>
              </w:rPr>
            </w:pPr>
            <w:r>
              <w:rPr>
                <w:noProof/>
              </w:rPr>
              <w:drawing>
                <wp:inline distT="0" distB="0" distL="0" distR="0" wp14:anchorId="5ABC3B7F" wp14:editId="4AAA2493">
                  <wp:extent cx="1188720" cy="608756"/>
                  <wp:effectExtent l="0" t="0" r="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1217859" cy="623678"/>
                          </a:xfrm>
                          <a:prstGeom prst="rect">
                            <a:avLst/>
                          </a:prstGeom>
                        </pic:spPr>
                      </pic:pic>
                    </a:graphicData>
                  </a:graphic>
                </wp:inline>
              </w:drawing>
            </w:r>
          </w:p>
        </w:tc>
        <w:tc>
          <w:tcPr>
            <w:tcW w:w="7825" w:type="dxa"/>
          </w:tcPr>
          <w:p w14:paraId="6BD3C7AF" w14:textId="667B1388"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nt"/>
                <w:rFonts w:ascii="Consolas" w:hAnsi="Consolas" w:cs="Consolas"/>
                <w:color w:val="046B99"/>
                <w:sz w:val="18"/>
                <w:szCs w:val="18"/>
              </w:rPr>
              <w:t>&lt;fieldset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"usa-fieldset-inputs usa-sans"</w:t>
            </w:r>
            <w:r w:rsidRPr="006D6C99">
              <w:rPr>
                <w:rStyle w:val="nt"/>
                <w:rFonts w:ascii="Consolas" w:hAnsi="Consolas" w:cs="Consolas"/>
                <w:color w:val="046B99"/>
                <w:sz w:val="18"/>
                <w:szCs w:val="18"/>
              </w:rPr>
              <w:t>&gt;</w:t>
            </w:r>
          </w:p>
          <w:p w14:paraId="45AE2813" w14:textId="1C863387" w:rsidR="006D6C99" w:rsidRPr="006D6C99" w:rsidRDefault="006D6C99" w:rsidP="006D6C99">
            <w:pPr>
              <w:pStyle w:val="HTMLPreformatted"/>
              <w:shd w:val="clear" w:color="auto" w:fill="FFFFFF"/>
              <w:rPr>
                <w:rStyle w:val="HTMLCode"/>
                <w:color w:val="212121"/>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&lt;legend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"usa-sr-only"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Historical figures 2</w:t>
            </w:r>
            <w:r w:rsidRPr="006D6C99">
              <w:rPr>
                <w:rStyle w:val="nt"/>
                <w:rFonts w:ascii="Consolas" w:hAnsi="Consolas" w:cs="Consolas"/>
                <w:color w:val="046B99"/>
                <w:sz w:val="18"/>
                <w:szCs w:val="18"/>
              </w:rPr>
              <w:t>&lt;/legend&gt;</w:t>
            </w:r>
          </w:p>
          <w:p w14:paraId="45444D8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class=</w:t>
            </w:r>
            <w:r w:rsidRPr="006D6C99">
              <w:rPr>
                <w:rStyle w:val="s"/>
                <w:rFonts w:ascii="Consolas" w:hAnsi="Consolas" w:cs="Consolas"/>
                <w:color w:val="2E8540"/>
                <w:sz w:val="18"/>
                <w:szCs w:val="18"/>
              </w:rPr>
              <w:t>"usa-unstyled-list"</w:t>
            </w:r>
            <w:r w:rsidRPr="006D6C99">
              <w:rPr>
                <w:rStyle w:val="nt"/>
                <w:rFonts w:ascii="Consolas" w:hAnsi="Consolas" w:cs="Consolas"/>
                <w:color w:val="046B99"/>
                <w:sz w:val="18"/>
                <w:szCs w:val="18"/>
              </w:rPr>
              <w:t>&gt;</w:t>
            </w:r>
          </w:p>
          <w:p w14:paraId="685FDC3B"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90C49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"stanton"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checked</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p>
          <w:p w14:paraId="0CD37435"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"stanton"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Elizabeth Cady Stanton</w:t>
            </w:r>
            <w:r w:rsidRPr="006D6C99">
              <w:rPr>
                <w:rStyle w:val="nt"/>
                <w:rFonts w:ascii="Consolas" w:hAnsi="Consolas" w:cs="Consolas"/>
                <w:color w:val="046B99"/>
                <w:sz w:val="18"/>
                <w:szCs w:val="18"/>
              </w:rPr>
              <w:t>&lt;/label&gt;</w:t>
            </w:r>
          </w:p>
          <w:p w14:paraId="271DDF6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4011786C"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79458B91"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"anthony"</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p>
          <w:p w14:paraId="7C082CB0"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"anthony"</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Susan B. Anthony</w:t>
            </w:r>
            <w:r w:rsidRPr="006D6C99">
              <w:rPr>
                <w:rStyle w:val="nt"/>
                <w:rFonts w:ascii="Consolas" w:hAnsi="Consolas" w:cs="Consolas"/>
                <w:color w:val="046B99"/>
                <w:sz w:val="18"/>
                <w:szCs w:val="18"/>
              </w:rPr>
              <w:t>&lt;/label&gt;</w:t>
            </w:r>
          </w:p>
          <w:p w14:paraId="60A7553F"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0E7E2EB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19D34B12"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&lt;input</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id=</w:t>
            </w:r>
            <w:r w:rsidRPr="006D6C99">
              <w:rPr>
                <w:rStyle w:val="s"/>
                <w:rFonts w:ascii="Consolas" w:hAnsi="Consolas" w:cs="Consolas"/>
                <w:color w:val="2E8540"/>
                <w:sz w:val="18"/>
                <w:szCs w:val="18"/>
              </w:rPr>
              <w:t>"tubman"</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type=</w:t>
            </w:r>
            <w:r w:rsidRPr="006D6C99">
              <w:rPr>
                <w:rStyle w:val="s"/>
                <w:rFonts w:ascii="Consolas" w:hAnsi="Consolas" w:cs="Consolas"/>
                <w:color w:val="2E8540"/>
                <w:sz w:val="18"/>
                <w:szCs w:val="18"/>
              </w:rPr>
              <w:t>"radio"</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name=</w:t>
            </w:r>
            <w:r w:rsidRPr="006D6C99">
              <w:rPr>
                <w:rStyle w:val="s"/>
                <w:rFonts w:ascii="Consolas" w:hAnsi="Consolas" w:cs="Consolas"/>
                <w:color w:val="2E8540"/>
                <w:sz w:val="18"/>
                <w:szCs w:val="18"/>
              </w:rPr>
              <w:t>"historical-figures-2"</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value=</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p>
          <w:p w14:paraId="59F3BF8A"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&lt;label</w:t>
            </w:r>
            <w:r w:rsidRPr="006D6C99">
              <w:rPr>
                <w:rStyle w:val="HTMLCode"/>
                <w:rFonts w:ascii="Consolas" w:hAnsi="Consolas" w:cs="Consolas"/>
                <w:color w:val="212121"/>
                <w:sz w:val="18"/>
                <w:szCs w:val="18"/>
              </w:rPr>
              <w:t xml:space="preserve"> </w:t>
            </w:r>
            <w:r w:rsidRPr="006D6C99">
              <w:rPr>
                <w:rStyle w:val="na"/>
                <w:rFonts w:ascii="Consolas" w:hAnsi="Consolas" w:cs="Consolas"/>
                <w:color w:val="E31C3D"/>
                <w:sz w:val="18"/>
                <w:szCs w:val="18"/>
              </w:rPr>
              <w:t>for=</w:t>
            </w:r>
            <w:r w:rsidRPr="006D6C99">
              <w:rPr>
                <w:rStyle w:val="s"/>
                <w:rFonts w:ascii="Consolas" w:hAnsi="Consolas" w:cs="Consolas"/>
                <w:color w:val="2E8540"/>
                <w:sz w:val="18"/>
                <w:szCs w:val="18"/>
              </w:rPr>
              <w:t>"tubman"</w:t>
            </w:r>
            <w:r w:rsidRPr="006D6C99">
              <w:rPr>
                <w:rStyle w:val="nt"/>
                <w:rFonts w:ascii="Consolas" w:hAnsi="Consolas" w:cs="Consolas"/>
                <w:color w:val="046B99"/>
                <w:sz w:val="18"/>
                <w:szCs w:val="18"/>
              </w:rPr>
              <w:t>&gt;</w:t>
            </w:r>
            <w:r w:rsidRPr="006D6C99">
              <w:rPr>
                <w:rStyle w:val="HTMLCode"/>
                <w:rFonts w:ascii="Consolas" w:hAnsi="Consolas" w:cs="Consolas"/>
                <w:color w:val="212121"/>
                <w:sz w:val="18"/>
                <w:szCs w:val="18"/>
              </w:rPr>
              <w:t>Harriet Tubman</w:t>
            </w:r>
            <w:r w:rsidRPr="006D6C99">
              <w:rPr>
                <w:rStyle w:val="nt"/>
                <w:rFonts w:ascii="Consolas" w:hAnsi="Consolas" w:cs="Consolas"/>
                <w:color w:val="046B99"/>
                <w:sz w:val="18"/>
                <w:szCs w:val="18"/>
              </w:rPr>
              <w:t>&lt;/label&gt;</w:t>
            </w:r>
          </w:p>
          <w:p w14:paraId="7707EE57" w14:textId="77777777"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&lt;/li&gt;</w:t>
            </w:r>
          </w:p>
          <w:p w14:paraId="32AD7C89" w14:textId="6753A2DA" w:rsidR="006D6C99" w:rsidRPr="006D6C99" w:rsidRDefault="006D6C99" w:rsidP="006D6C99">
            <w:pPr>
              <w:pStyle w:val="HTMLPreformatted"/>
              <w:shd w:val="clear" w:color="auto" w:fill="FFFFFF"/>
              <w:rPr>
                <w:rStyle w:val="HTMLCode"/>
                <w:rFonts w:ascii="Consolas" w:hAnsi="Consolas" w:cs="Consolas"/>
                <w:color w:val="212121"/>
                <w:sz w:val="18"/>
                <w:szCs w:val="18"/>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&lt;/ul&gt;</w:t>
            </w:r>
          </w:p>
          <w:p w14:paraId="17F60F71" w14:textId="6305E003" w:rsidR="006D6C99" w:rsidRPr="006D6C99" w:rsidRDefault="006D6C99" w:rsidP="006D6C99">
            <w:pPr>
              <w:pStyle w:val="HTMLPreformatted"/>
              <w:shd w:val="clear" w:color="auto" w:fill="FFFFFF"/>
              <w:rPr>
                <w:rFonts w:ascii="Times New Roman" w:hAnsi="Times New Roman" w:cs="Times New Roman"/>
                <w:color w:val="212121"/>
                <w:sz w:val="24"/>
              </w:rPr>
            </w:pPr>
            <w:r w:rsidRPr="006D6C99">
              <w:rPr>
                <w:rStyle w:val="HTMLCode"/>
                <w:rFonts w:ascii="Consolas" w:hAnsi="Consolas" w:cs="Consolas"/>
                <w:color w:val="212121"/>
                <w:sz w:val="18"/>
                <w:szCs w:val="18"/>
              </w:rPr>
              <w:t xml:space="preserve">  </w:t>
            </w:r>
            <w:r w:rsidRPr="006D6C99">
              <w:rPr>
                <w:rStyle w:val="nt"/>
                <w:rFonts w:ascii="Consolas" w:hAnsi="Consolas" w:cs="Consolas"/>
                <w:color w:val="046B99"/>
                <w:sz w:val="18"/>
                <w:szCs w:val="18"/>
              </w:rPr>
              <w:t>&lt;/fieldset&gt;</w:t>
            </w:r>
          </w:p>
        </w:tc>
      </w:tr>
    </w:tbl>
    <w:p w14:paraId="02E10FA9" w14:textId="5DF52076" w:rsidR="00FA42E7" w:rsidRDefault="006D6C99" w:rsidP="00FA42E7">
      <w:pPr>
        <w:pStyle w:val="BodyText"/>
        <w:rPr>
          <w:lang w:val="en"/>
        </w:rPr>
      </w:pPr>
      <w:r>
        <w:rPr>
          <w:lang w:val="en"/>
        </w:rPr>
        <w:t xml:space="preserve"> to select from a list of available choices and only select one option.</w:t>
      </w:r>
    </w:p>
    <w:p w14:paraId="1FEB3213" w14:textId="5211A680" w:rsidR="007346D4" w:rsidRDefault="007346D4" w:rsidP="006E75B3">
      <w:pPr>
        <w:pStyle w:val="Heading2"/>
      </w:pPr>
      <w:bookmarkStart w:id="127" w:name="_Toc534722383"/>
      <w:r>
        <w:t>Accessibility</w:t>
      </w:r>
      <w:bookmarkEnd w:id="127"/>
    </w:p>
    <w:p w14:paraId="2AF9801D" w14:textId="58DC8A54" w:rsidR="007346D4" w:rsidRDefault="007346D4" w:rsidP="008207CF">
      <w:pPr>
        <w:pStyle w:val="BodyText"/>
        <w:numPr>
          <w:ilvl w:val="0"/>
          <w:numId w:val="40"/>
        </w:numPr>
        <w:rPr>
          <w:lang w:val="en"/>
        </w:rPr>
      </w:pPr>
      <w:r>
        <w:rPr>
          <w:lang w:val="en"/>
        </w:rPr>
        <w:t xml:space="preserve">Group radio buttons inside a </w:t>
      </w:r>
      <w:r w:rsidRPr="007346D4">
        <w:rPr>
          <w:rFonts w:ascii="Courier New" w:hAnsi="Courier New" w:cs="Courier New"/>
          <w:highlight w:val="lightGray"/>
          <w:lang w:val="en"/>
        </w:rPr>
        <w:t>&lt;fieldset&gt;</w:t>
      </w:r>
      <w:r>
        <w:rPr>
          <w:lang w:val="en"/>
        </w:rPr>
        <w:t xml:space="preserve"> and the describe the group with a </w:t>
      </w:r>
      <w:r w:rsidRPr="007346D4">
        <w:rPr>
          <w:rFonts w:ascii="Courier New" w:hAnsi="Courier New" w:cs="Courier New"/>
          <w:highlight w:val="lightGray"/>
          <w:lang w:val="en"/>
        </w:rPr>
        <w:t>&lt;legend&gt;</w:t>
      </w:r>
      <w:r w:rsidRPr="007346D4">
        <w:rPr>
          <w:rFonts w:ascii="Courier New" w:hAnsi="Courier New" w:cs="Courier New"/>
          <w:lang w:val="en"/>
        </w:rPr>
        <w:t>.</w:t>
      </w:r>
    </w:p>
    <w:p w14:paraId="1FB396C7" w14:textId="7A3FAE83" w:rsidR="007346D4" w:rsidRDefault="007346D4" w:rsidP="008207CF">
      <w:pPr>
        <w:pStyle w:val="BodyText"/>
        <w:numPr>
          <w:ilvl w:val="0"/>
          <w:numId w:val="40"/>
        </w:numPr>
        <w:rPr>
          <w:lang w:val="en"/>
        </w:rPr>
      </w:pPr>
      <w:r>
        <w:rPr>
          <w:lang w:val="en"/>
        </w:rPr>
        <w:lastRenderedPageBreak/>
        <w:t xml:space="preserve">Each radio button must have a </w:t>
      </w:r>
      <w:r w:rsidRPr="007346D4">
        <w:rPr>
          <w:rFonts w:ascii="Courier New" w:hAnsi="Courier New" w:cs="Courier New"/>
          <w:highlight w:val="lightGray"/>
          <w:lang w:val="en"/>
        </w:rPr>
        <w:t>&lt;label&gt;</w:t>
      </w:r>
      <w:r w:rsidRPr="007346D4">
        <w:rPr>
          <w:rFonts w:ascii="Courier New" w:hAnsi="Courier New" w:cs="Courier New"/>
          <w:lang w:val="en"/>
        </w:rPr>
        <w:t>.</w:t>
      </w:r>
      <w:r>
        <w:rPr>
          <w:lang w:val="en"/>
        </w:rPr>
        <w:t xml:space="preserve"> The </w:t>
      </w:r>
      <w:r w:rsidRPr="007346D4">
        <w:rPr>
          <w:rFonts w:ascii="Courier New" w:hAnsi="Courier New" w:cs="Courier New"/>
          <w:highlight w:val="lightGray"/>
          <w:lang w:val="en"/>
        </w:rPr>
        <w:t>&lt;for&gt;</w:t>
      </w:r>
      <w:r>
        <w:rPr>
          <w:lang w:val="en"/>
        </w:rPr>
        <w:t xml:space="preserve"> attribute should match input </w:t>
      </w:r>
      <w:r w:rsidRPr="007346D4">
        <w:rPr>
          <w:rFonts w:ascii="Courier New" w:hAnsi="Courier New" w:cs="Courier New"/>
          <w:highlight w:val="lightGray"/>
          <w:lang w:val="en"/>
        </w:rPr>
        <w:t>&lt;id&gt;.</w:t>
      </w:r>
      <w:r>
        <w:rPr>
          <w:lang w:val="en"/>
        </w:rPr>
        <w:t xml:space="preserve"> </w:t>
      </w:r>
    </w:p>
    <w:p w14:paraId="7816D6D1" w14:textId="46BA6833" w:rsidR="00E85AC6" w:rsidRPr="007346D4" w:rsidRDefault="00E85AC6" w:rsidP="008207CF">
      <w:pPr>
        <w:pStyle w:val="BodyText"/>
        <w:numPr>
          <w:ilvl w:val="0"/>
          <w:numId w:val="40"/>
        </w:numPr>
        <w:rPr>
          <w:lang w:val="en"/>
        </w:rPr>
      </w:pPr>
      <w:r>
        <w:rPr>
          <w:lang w:val="en"/>
        </w:rPr>
        <w:t xml:space="preserve">Title attribute can replace </w:t>
      </w:r>
      <w:r w:rsidRPr="00E85AC6">
        <w:rPr>
          <w:rFonts w:ascii="Courier New" w:hAnsi="Courier New" w:cs="Courier New"/>
          <w:highlight w:val="lightGray"/>
          <w:lang w:val="en"/>
        </w:rPr>
        <w:t>&lt;label&gt;.</w:t>
      </w:r>
    </w:p>
    <w:p w14:paraId="3A9CC0A2" w14:textId="05ED2830" w:rsidR="007346D4" w:rsidRDefault="007346D4" w:rsidP="006E75B3">
      <w:pPr>
        <w:pStyle w:val="Heading2"/>
      </w:pPr>
      <w:bookmarkStart w:id="128" w:name="_Toc534722384"/>
      <w:r>
        <w:t>Usability</w:t>
      </w:r>
      <w:bookmarkEnd w:id="128"/>
    </w:p>
    <w:p w14:paraId="21F34EE6" w14:textId="56FDAAE9" w:rsidR="00E85AC6" w:rsidRDefault="00E85AC6" w:rsidP="008207CF">
      <w:pPr>
        <w:pStyle w:val="BodyText"/>
        <w:numPr>
          <w:ilvl w:val="0"/>
          <w:numId w:val="41"/>
        </w:numPr>
        <w:rPr>
          <w:lang w:val="en"/>
        </w:rPr>
      </w:pPr>
      <w:r>
        <w:rPr>
          <w:lang w:val="en"/>
        </w:rPr>
        <w:t>Use when only one option can be selected from the available choices.</w:t>
      </w:r>
    </w:p>
    <w:p w14:paraId="5C928F66" w14:textId="3B393CBE" w:rsidR="00E85AC6" w:rsidRDefault="00E85AC6" w:rsidP="008207CF">
      <w:pPr>
        <w:pStyle w:val="BodyText"/>
        <w:numPr>
          <w:ilvl w:val="0"/>
          <w:numId w:val="41"/>
        </w:numPr>
        <w:rPr>
          <w:lang w:val="en"/>
        </w:rPr>
      </w:pPr>
      <w:r>
        <w:rPr>
          <w:lang w:val="en"/>
        </w:rPr>
        <w:t>Us</w:t>
      </w:r>
      <w:r w:rsidR="00F93301">
        <w:rPr>
          <w:lang w:val="en"/>
        </w:rPr>
        <w:t>e when number of options can fit</w:t>
      </w:r>
      <w:r>
        <w:rPr>
          <w:lang w:val="en"/>
        </w:rPr>
        <w:t xml:space="preserve"> on mobile device.</w:t>
      </w:r>
    </w:p>
    <w:p w14:paraId="08E52D44" w14:textId="690B8D12" w:rsidR="00E85AC6" w:rsidRDefault="00E85AC6" w:rsidP="008207CF">
      <w:pPr>
        <w:pStyle w:val="BodyText"/>
        <w:numPr>
          <w:ilvl w:val="0"/>
          <w:numId w:val="41"/>
        </w:numPr>
        <w:rPr>
          <w:lang w:val="en"/>
        </w:rPr>
      </w:pPr>
      <w:r>
        <w:rPr>
          <w:lang w:val="en"/>
        </w:rPr>
        <w:t>Do not use if users need to select more than one option.</w:t>
      </w:r>
    </w:p>
    <w:p w14:paraId="7B2FD69C" w14:textId="410A319B" w:rsidR="00E85AC6" w:rsidRDefault="00F93301" w:rsidP="008207CF">
      <w:pPr>
        <w:pStyle w:val="BodyText"/>
        <w:numPr>
          <w:ilvl w:val="0"/>
          <w:numId w:val="41"/>
        </w:numPr>
        <w:rPr>
          <w:lang w:val="en"/>
        </w:rPr>
      </w:pPr>
      <w:r>
        <w:rPr>
          <w:lang w:val="en"/>
        </w:rPr>
        <w:t>Users should be able to click label text or the button itself to select or deselect.</w:t>
      </w:r>
    </w:p>
    <w:p w14:paraId="3F1DCCB1" w14:textId="00D5E699" w:rsidR="00F93301" w:rsidRPr="00E85AC6" w:rsidRDefault="00F93301" w:rsidP="008207CF">
      <w:pPr>
        <w:pStyle w:val="BodyText"/>
        <w:numPr>
          <w:ilvl w:val="0"/>
          <w:numId w:val="41"/>
        </w:numPr>
        <w:rPr>
          <w:lang w:val="en"/>
        </w:rPr>
      </w:pPr>
      <w:r>
        <w:rPr>
          <w:lang w:val="en"/>
        </w:rPr>
        <w:t>Try to not preset a default value – this leads to confusion.</w:t>
      </w:r>
    </w:p>
    <w:p w14:paraId="31FFBE9C" w14:textId="70B4F336" w:rsidR="00E51433" w:rsidRDefault="00E51433" w:rsidP="006E75B3">
      <w:pPr>
        <w:pStyle w:val="Heading2"/>
      </w:pPr>
      <w:bookmarkStart w:id="129" w:name="_Toc534722385"/>
      <w:r>
        <w:t>Date input</w:t>
      </w:r>
      <w:bookmarkEnd w:id="129"/>
    </w:p>
    <w:p w14:paraId="1EC8FA43" w14:textId="5434A786" w:rsidR="005D6771" w:rsidRDefault="00052921" w:rsidP="005D6771">
      <w:pPr>
        <w:pStyle w:val="BodyText"/>
        <w:rPr>
          <w:lang w:val="en"/>
        </w:rPr>
      </w:pPr>
      <w:r>
        <w:rPr>
          <w:lang w:val="en"/>
        </w:rPr>
        <w:t>Use three input fields for date. Month D</w:t>
      </w:r>
      <w:r w:rsidR="006C45EC">
        <w:rPr>
          <w:lang w:val="en"/>
        </w:rPr>
        <w:t>ay</w:t>
      </w:r>
      <w:r>
        <w:rPr>
          <w:lang w:val="en"/>
        </w:rPr>
        <w:t xml:space="preserve"> Year</w:t>
      </w:r>
      <w:r w:rsidR="001D2208">
        <w:rPr>
          <w:lang w:val="en"/>
        </w:rPr>
        <w:t>.</w:t>
      </w:r>
    </w:p>
    <w:p w14:paraId="796516D7" w14:textId="0F93CD2F" w:rsidR="000A673B" w:rsidRDefault="000A673B" w:rsidP="005D6771">
      <w:pPr>
        <w:pStyle w:val="BodyText"/>
        <w:rPr>
          <w:lang w:val="en"/>
        </w:rPr>
      </w:pPr>
    </w:p>
    <w:tbl>
      <w:tblPr>
        <w:tblStyle w:val="TableGrid"/>
        <w:tblW w:w="0" w:type="auto"/>
        <w:tblLook w:val="04A0" w:firstRow="1" w:lastRow="0" w:firstColumn="1" w:lastColumn="0" w:noHBand="0" w:noVBand="1"/>
      </w:tblPr>
      <w:tblGrid>
        <w:gridCol w:w="2605"/>
        <w:gridCol w:w="7735"/>
      </w:tblGrid>
      <w:tr w:rsidR="000A673B" w14:paraId="18D3F39A" w14:textId="77777777" w:rsidTr="000A673B">
        <w:tc>
          <w:tcPr>
            <w:tcW w:w="2605" w:type="dxa"/>
          </w:tcPr>
          <w:p w14:paraId="1A6C2389" w14:textId="2AB0BB1F" w:rsidR="000A673B" w:rsidRDefault="000A673B" w:rsidP="005D6771">
            <w:pPr>
              <w:pStyle w:val="BodyText"/>
              <w:rPr>
                <w:lang w:val="en"/>
              </w:rPr>
            </w:pPr>
            <w:r>
              <w:rPr>
                <w:noProof/>
              </w:rPr>
              <w:drawing>
                <wp:inline distT="0" distB="0" distL="0" distR="0" wp14:anchorId="590757EC" wp14:editId="09C4D367">
                  <wp:extent cx="1498526" cy="93726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1503648" cy="940464"/>
                          </a:xfrm>
                          <a:prstGeom prst="rect">
                            <a:avLst/>
                          </a:prstGeom>
                        </pic:spPr>
                      </pic:pic>
                    </a:graphicData>
                  </a:graphic>
                </wp:inline>
              </w:drawing>
            </w:r>
          </w:p>
        </w:tc>
        <w:tc>
          <w:tcPr>
            <w:tcW w:w="7735" w:type="dxa"/>
          </w:tcPr>
          <w:p w14:paraId="0AEE3FD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nt"/>
                <w:rFonts w:ascii="Consolas" w:hAnsi="Consolas" w:cs="Consolas"/>
                <w:color w:val="046B99"/>
                <w:sz w:val="18"/>
                <w:szCs w:val="18"/>
              </w:rPr>
              <w:t>&lt;fieldset&gt;</w:t>
            </w:r>
          </w:p>
          <w:p w14:paraId="7113141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&lt;legend&gt;</w:t>
            </w:r>
            <w:r w:rsidRPr="000A673B">
              <w:rPr>
                <w:rStyle w:val="HTMLCode"/>
                <w:rFonts w:ascii="Consolas" w:hAnsi="Consolas" w:cs="Consolas"/>
                <w:color w:val="212121"/>
                <w:sz w:val="18"/>
                <w:szCs w:val="18"/>
              </w:rPr>
              <w:t>Date of birth</w:t>
            </w:r>
            <w:r w:rsidRPr="000A673B">
              <w:rPr>
                <w:rStyle w:val="nt"/>
                <w:rFonts w:ascii="Consolas" w:hAnsi="Consolas" w:cs="Consolas"/>
                <w:color w:val="046B99"/>
                <w:sz w:val="18"/>
                <w:szCs w:val="18"/>
              </w:rPr>
              <w:t>&lt;/legend&gt;</w:t>
            </w:r>
          </w:p>
          <w:p w14:paraId="03F65D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&lt;span</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"dobHint"</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For example: 04 28 1986</w:t>
            </w:r>
            <w:r w:rsidRPr="000A673B">
              <w:rPr>
                <w:rStyle w:val="nt"/>
                <w:rFonts w:ascii="Consolas" w:hAnsi="Consolas" w:cs="Consolas"/>
                <w:color w:val="046B99"/>
                <w:sz w:val="18"/>
                <w:szCs w:val="18"/>
              </w:rPr>
              <w:t>&lt;/span&gt;</w:t>
            </w:r>
          </w:p>
          <w:p w14:paraId="1D75371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p>
          <w:p w14:paraId="34CEC3B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"usa-date-of-birth"</w:t>
            </w:r>
            <w:r w:rsidRPr="000A673B">
              <w:rPr>
                <w:rStyle w:val="nt"/>
                <w:rFonts w:ascii="Consolas" w:hAnsi="Consolas" w:cs="Consolas"/>
                <w:color w:val="046B99"/>
                <w:sz w:val="18"/>
                <w:szCs w:val="18"/>
              </w:rPr>
              <w:t>&gt;</w:t>
            </w:r>
          </w:p>
          <w:p w14:paraId="7B365DCD"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usa-form-group-month"</w:t>
            </w:r>
            <w:r w:rsidRPr="000A673B">
              <w:rPr>
                <w:rStyle w:val="nt"/>
                <w:rFonts w:ascii="Consolas" w:hAnsi="Consolas" w:cs="Consolas"/>
                <w:color w:val="046B99"/>
                <w:sz w:val="18"/>
                <w:szCs w:val="18"/>
              </w:rPr>
              <w:t>&gt;</w:t>
            </w:r>
          </w:p>
          <w:p w14:paraId="6FB96F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"date_of_birth_1"</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Month</w:t>
            </w:r>
            <w:r w:rsidRPr="000A673B">
              <w:rPr>
                <w:rStyle w:val="nt"/>
                <w:rFonts w:ascii="Consolas" w:hAnsi="Consolas" w:cs="Consolas"/>
                <w:color w:val="046B99"/>
                <w:sz w:val="18"/>
                <w:szCs w:val="18"/>
              </w:rPr>
              <w:t>&lt;/label&gt;</w:t>
            </w:r>
          </w:p>
          <w:p w14:paraId="37E4DBD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"12"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1D3D7BF"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17089D25"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usa-form-group-day"</w:t>
            </w:r>
            <w:r w:rsidRPr="000A673B">
              <w:rPr>
                <w:rStyle w:val="nt"/>
                <w:rFonts w:ascii="Consolas" w:hAnsi="Consolas" w:cs="Consolas"/>
                <w:color w:val="046B99"/>
                <w:sz w:val="18"/>
                <w:szCs w:val="18"/>
              </w:rPr>
              <w:t>&gt;</w:t>
            </w:r>
          </w:p>
          <w:p w14:paraId="4081575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"date_of_birth_2"</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Day</w:t>
            </w:r>
            <w:r w:rsidRPr="000A673B">
              <w:rPr>
                <w:rStyle w:val="nt"/>
                <w:rFonts w:ascii="Consolas" w:hAnsi="Consolas" w:cs="Consolas"/>
                <w:color w:val="046B99"/>
                <w:sz w:val="18"/>
                <w:szCs w:val="18"/>
              </w:rPr>
              <w:t>&lt;/label&gt;</w:t>
            </w:r>
          </w:p>
          <w:p w14:paraId="3D00F96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"date_of_birth_2"</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"31"</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696CB8DC"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AFCC4F7"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"usa-form-group usa-form-group-year"</w:t>
            </w:r>
            <w:r w:rsidRPr="000A673B">
              <w:rPr>
                <w:rStyle w:val="nt"/>
                <w:rFonts w:ascii="Consolas" w:hAnsi="Consolas" w:cs="Consolas"/>
                <w:color w:val="046B99"/>
                <w:sz w:val="18"/>
                <w:szCs w:val="18"/>
              </w:rPr>
              <w:t>&gt;</w:t>
            </w:r>
          </w:p>
          <w:p w14:paraId="1E1CE092"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&lt;label</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for=</w:t>
            </w:r>
            <w:r w:rsidRPr="000A673B">
              <w:rPr>
                <w:rStyle w:val="s"/>
                <w:rFonts w:ascii="Consolas" w:hAnsi="Consolas" w:cs="Consolas"/>
                <w:color w:val="2E8540"/>
                <w:sz w:val="18"/>
                <w:szCs w:val="18"/>
              </w:rPr>
              <w:t>"date_of_birth_3"</w:t>
            </w:r>
            <w:r w:rsidRPr="000A673B">
              <w:rPr>
                <w:rStyle w:val="nt"/>
                <w:rFonts w:ascii="Consolas" w:hAnsi="Consolas" w:cs="Consolas"/>
                <w:color w:val="046B99"/>
                <w:sz w:val="18"/>
                <w:szCs w:val="18"/>
              </w:rPr>
              <w:t>&gt;</w:t>
            </w:r>
            <w:r w:rsidRPr="000A673B">
              <w:rPr>
                <w:rStyle w:val="HTMLCode"/>
                <w:rFonts w:ascii="Consolas" w:hAnsi="Consolas" w:cs="Consolas"/>
                <w:color w:val="212121"/>
                <w:sz w:val="18"/>
                <w:szCs w:val="18"/>
              </w:rPr>
              <w:t>Year</w:t>
            </w:r>
            <w:r w:rsidRPr="000A673B">
              <w:rPr>
                <w:rStyle w:val="nt"/>
                <w:rFonts w:ascii="Consolas" w:hAnsi="Consolas" w:cs="Consolas"/>
                <w:color w:val="046B99"/>
                <w:sz w:val="18"/>
                <w:szCs w:val="18"/>
              </w:rPr>
              <w:t>&lt;/label&gt;</w:t>
            </w:r>
          </w:p>
          <w:p w14:paraId="54DFF44A"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&lt;input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class=</w:t>
            </w:r>
            <w:r w:rsidRPr="000A673B">
              <w:rPr>
                <w:rStyle w:val="s"/>
                <w:rFonts w:ascii="Consolas" w:hAnsi="Consolas" w:cs="Consolas"/>
                <w:color w:val="2E8540"/>
                <w:sz w:val="18"/>
                <w:szCs w:val="18"/>
              </w:rPr>
              <w:t>"usa-input-inline"</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aria-describedby=</w:t>
            </w:r>
            <w:r w:rsidRPr="000A673B">
              <w:rPr>
                <w:rStyle w:val="s"/>
                <w:rFonts w:ascii="Consolas" w:hAnsi="Consolas" w:cs="Consolas"/>
                <w:color w:val="2E8540"/>
                <w:sz w:val="18"/>
                <w:szCs w:val="18"/>
              </w:rPr>
              <w:t>"dobHint"</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id=</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name=</w:t>
            </w:r>
            <w:r w:rsidRPr="000A673B">
              <w:rPr>
                <w:rStyle w:val="s"/>
                <w:rFonts w:ascii="Consolas" w:hAnsi="Consolas" w:cs="Consolas"/>
                <w:color w:val="2E8540"/>
                <w:sz w:val="18"/>
                <w:szCs w:val="18"/>
              </w:rPr>
              <w:t>"date_of_birth_3"</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type=</w:t>
            </w:r>
            <w:r w:rsidRPr="000A673B">
              <w:rPr>
                <w:rStyle w:val="s"/>
                <w:rFonts w:ascii="Consolas" w:hAnsi="Consolas" w:cs="Consolas"/>
                <w:color w:val="2E8540"/>
                <w:sz w:val="18"/>
                <w:szCs w:val="18"/>
              </w:rPr>
              <w:t>"number"</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min=</w:t>
            </w:r>
            <w:r w:rsidRPr="000A673B">
              <w:rPr>
                <w:rStyle w:val="s"/>
                <w:rFonts w:ascii="Consolas" w:hAnsi="Consolas" w:cs="Consolas"/>
                <w:color w:val="2E8540"/>
                <w:sz w:val="18"/>
                <w:szCs w:val="18"/>
              </w:rPr>
              <w:t>"1900"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max=</w:t>
            </w:r>
            <w:r w:rsidRPr="000A673B">
              <w:rPr>
                <w:rStyle w:val="s"/>
                <w:rFonts w:ascii="Consolas" w:hAnsi="Consolas" w:cs="Consolas"/>
                <w:color w:val="2E8540"/>
                <w:sz w:val="18"/>
                <w:szCs w:val="18"/>
              </w:rPr>
              <w:t>"2000"</w:t>
            </w:r>
            <w:r w:rsidRPr="000A673B">
              <w:rPr>
                <w:rStyle w:val="HTMLCode"/>
                <w:rFonts w:ascii="Consolas" w:hAnsi="Consolas" w:cs="Consolas"/>
                <w:color w:val="212121"/>
                <w:sz w:val="18"/>
                <w:szCs w:val="18"/>
              </w:rPr>
              <w:t xml:space="preserve"> </w:t>
            </w:r>
            <w:r w:rsidRPr="000A673B">
              <w:rPr>
                <w:rStyle w:val="na"/>
                <w:rFonts w:ascii="Consolas" w:hAnsi="Consolas" w:cs="Consolas"/>
                <w:color w:val="E31C3D"/>
                <w:sz w:val="18"/>
                <w:szCs w:val="18"/>
              </w:rPr>
              <w:t>value=</w:t>
            </w:r>
            <w:r w:rsidRPr="000A673B">
              <w:rPr>
                <w:rStyle w:val="s"/>
                <w:rFonts w:ascii="Consolas" w:hAnsi="Consolas" w:cs="Consolas"/>
                <w:color w:val="2E8540"/>
                <w:sz w:val="18"/>
                <w:szCs w:val="18"/>
              </w:rPr>
              <w:t>""</w:t>
            </w:r>
            <w:r w:rsidRPr="000A673B">
              <w:rPr>
                <w:rStyle w:val="nt"/>
                <w:rFonts w:ascii="Consolas" w:hAnsi="Consolas" w:cs="Consolas"/>
                <w:color w:val="046B99"/>
                <w:sz w:val="18"/>
                <w:szCs w:val="18"/>
              </w:rPr>
              <w:t>&gt;</w:t>
            </w:r>
          </w:p>
          <w:p w14:paraId="2EAB9E04"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08D9BED9" w14:textId="77777777" w:rsidR="000A673B" w:rsidRPr="000A673B" w:rsidRDefault="000A673B" w:rsidP="000A673B">
            <w:pPr>
              <w:pStyle w:val="HTMLPreformatted"/>
              <w:shd w:val="clear" w:color="auto" w:fill="FFFFFF"/>
              <w:rPr>
                <w:rStyle w:val="HTMLCode"/>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&lt;/div&gt;</w:t>
            </w:r>
          </w:p>
          <w:p w14:paraId="247B3192" w14:textId="77777777" w:rsidR="000A673B" w:rsidRPr="000A673B" w:rsidRDefault="000A673B" w:rsidP="000A673B">
            <w:pPr>
              <w:pStyle w:val="HTMLPreformatted"/>
              <w:shd w:val="clear" w:color="auto" w:fill="FFFFFF"/>
              <w:rPr>
                <w:rFonts w:ascii="Consolas" w:hAnsi="Consolas" w:cs="Consolas"/>
                <w:color w:val="212121"/>
                <w:sz w:val="18"/>
                <w:szCs w:val="18"/>
              </w:rPr>
            </w:pPr>
            <w:r w:rsidRPr="000A673B">
              <w:rPr>
                <w:rStyle w:val="HTMLCode"/>
                <w:rFonts w:ascii="Consolas" w:hAnsi="Consolas" w:cs="Consolas"/>
                <w:color w:val="212121"/>
                <w:sz w:val="18"/>
                <w:szCs w:val="18"/>
              </w:rPr>
              <w:t xml:space="preserve">  </w:t>
            </w:r>
            <w:r w:rsidRPr="000A673B">
              <w:rPr>
                <w:rStyle w:val="nt"/>
                <w:rFonts w:ascii="Consolas" w:hAnsi="Consolas" w:cs="Consolas"/>
                <w:color w:val="046B99"/>
                <w:sz w:val="18"/>
                <w:szCs w:val="18"/>
              </w:rPr>
              <w:t>&lt;/fieldset&gt;</w:t>
            </w:r>
          </w:p>
          <w:p w14:paraId="419C00B5" w14:textId="77777777" w:rsidR="000A673B" w:rsidRPr="000A673B" w:rsidRDefault="000A673B" w:rsidP="005D6771">
            <w:pPr>
              <w:pStyle w:val="BodyText"/>
              <w:rPr>
                <w:sz w:val="18"/>
                <w:szCs w:val="18"/>
                <w:lang w:val="en"/>
              </w:rPr>
            </w:pPr>
          </w:p>
        </w:tc>
      </w:tr>
    </w:tbl>
    <w:p w14:paraId="343344BD" w14:textId="5EB5E4E1" w:rsidR="000A673B" w:rsidRDefault="00D806B6" w:rsidP="006E75B3">
      <w:pPr>
        <w:pStyle w:val="Heading2"/>
      </w:pPr>
      <w:bookmarkStart w:id="130" w:name="_Toc534722386"/>
      <w:r>
        <w:t>Accessibility</w:t>
      </w:r>
      <w:bookmarkEnd w:id="130"/>
    </w:p>
    <w:p w14:paraId="618DF42F" w14:textId="403C09B1" w:rsidR="00D806B6" w:rsidRDefault="00D806B6" w:rsidP="008207CF">
      <w:pPr>
        <w:pStyle w:val="BodyText"/>
        <w:numPr>
          <w:ilvl w:val="0"/>
          <w:numId w:val="42"/>
        </w:numPr>
        <w:rPr>
          <w:lang w:val="en"/>
        </w:rPr>
      </w:pPr>
      <w:r>
        <w:rPr>
          <w:lang w:val="en"/>
        </w:rPr>
        <w:t>Text fields should follow the acces</w:t>
      </w:r>
      <w:r w:rsidR="00A9510A">
        <w:rPr>
          <w:lang w:val="en"/>
        </w:rPr>
        <w:t>s</w:t>
      </w:r>
      <w:r>
        <w:rPr>
          <w:lang w:val="en"/>
        </w:rPr>
        <w:t>ibility</w:t>
      </w:r>
      <w:r w:rsidR="00A9510A">
        <w:rPr>
          <w:lang w:val="en"/>
        </w:rPr>
        <w:t xml:space="preserve"> guidelines to input fields.</w:t>
      </w:r>
    </w:p>
    <w:p w14:paraId="5A4CA118" w14:textId="410E201E" w:rsidR="00A9510A" w:rsidRDefault="00A9510A" w:rsidP="008207CF">
      <w:pPr>
        <w:pStyle w:val="BodyText"/>
        <w:numPr>
          <w:ilvl w:val="0"/>
          <w:numId w:val="42"/>
        </w:numPr>
        <w:rPr>
          <w:lang w:val="en"/>
        </w:rPr>
      </w:pPr>
      <w:r>
        <w:rPr>
          <w:lang w:val="en"/>
        </w:rPr>
        <w:t>Do not use JavaScript to advance to next field; this makes it difficult for keyboard navigators to correct mistakes.</w:t>
      </w:r>
    </w:p>
    <w:p w14:paraId="1616B5E5" w14:textId="5FA17CB6" w:rsidR="00A9510A" w:rsidRPr="00D806B6" w:rsidRDefault="00A9510A" w:rsidP="006C45EC">
      <w:pPr>
        <w:pStyle w:val="BodyText"/>
        <w:ind w:left="720"/>
        <w:rPr>
          <w:lang w:val="en"/>
        </w:rPr>
      </w:pPr>
    </w:p>
    <w:p w14:paraId="3D3C046A" w14:textId="4BB7C051" w:rsidR="00D806B6" w:rsidRDefault="00D806B6" w:rsidP="006E75B3">
      <w:pPr>
        <w:pStyle w:val="Heading2"/>
      </w:pPr>
      <w:bookmarkStart w:id="131" w:name="_Toc534722387"/>
      <w:r>
        <w:t>Usability</w:t>
      </w:r>
      <w:bookmarkEnd w:id="131"/>
    </w:p>
    <w:p w14:paraId="5A2E0D3D" w14:textId="6BD72729" w:rsidR="00A9510A" w:rsidRDefault="00E9095B" w:rsidP="008207CF">
      <w:pPr>
        <w:pStyle w:val="BodyText"/>
        <w:numPr>
          <w:ilvl w:val="0"/>
          <w:numId w:val="43"/>
        </w:numPr>
        <w:rPr>
          <w:lang w:val="en"/>
        </w:rPr>
      </w:pPr>
      <w:r>
        <w:rPr>
          <w:lang w:val="en"/>
        </w:rPr>
        <w:t>Use this format to enter dates.</w:t>
      </w:r>
    </w:p>
    <w:p w14:paraId="7D6856FB" w14:textId="644AA2CE" w:rsidR="000A673B" w:rsidRPr="007E50AB" w:rsidRDefault="00E9095B" w:rsidP="008207CF">
      <w:pPr>
        <w:pStyle w:val="BodyText"/>
        <w:numPr>
          <w:ilvl w:val="0"/>
          <w:numId w:val="43"/>
        </w:numPr>
        <w:rPr>
          <w:lang w:val="en"/>
        </w:rPr>
      </w:pPr>
      <w:r>
        <w:rPr>
          <w:lang w:val="en"/>
        </w:rPr>
        <w:t>Make sure fields are properly labeled</w:t>
      </w:r>
    </w:p>
    <w:p w14:paraId="7D0C9E29" w14:textId="5526C3C4" w:rsidR="00E51433" w:rsidRDefault="00E51433" w:rsidP="006E75B3">
      <w:pPr>
        <w:pStyle w:val="Heading2"/>
      </w:pPr>
      <w:bookmarkStart w:id="132" w:name="_Toc534722388"/>
      <w:r>
        <w:t>Validation</w:t>
      </w:r>
      <w:bookmarkEnd w:id="132"/>
    </w:p>
    <w:p w14:paraId="5034386B" w14:textId="23D73169" w:rsidR="007E50AB" w:rsidRDefault="007E50AB" w:rsidP="007E50AB">
      <w:pPr>
        <w:pStyle w:val="BodyText"/>
        <w:rPr>
          <w:lang w:val="en"/>
        </w:rPr>
      </w:pPr>
      <w:r>
        <w:rPr>
          <w:lang w:val="en"/>
        </w:rPr>
        <w:t xml:space="preserve">Validation is used to give users a notification message </w:t>
      </w:r>
      <w:r w:rsidR="004276A9">
        <w:rPr>
          <w:lang w:val="en"/>
        </w:rPr>
        <w:t>on how data should be entered inside input fields.</w:t>
      </w:r>
    </w:p>
    <w:tbl>
      <w:tblPr>
        <w:tblStyle w:val="TableGrid"/>
        <w:tblW w:w="0" w:type="auto"/>
        <w:tblLook w:val="04A0" w:firstRow="1" w:lastRow="0" w:firstColumn="1" w:lastColumn="0" w:noHBand="0" w:noVBand="1"/>
      </w:tblPr>
      <w:tblGrid>
        <w:gridCol w:w="3055"/>
        <w:gridCol w:w="7285"/>
      </w:tblGrid>
      <w:tr w:rsidR="008C3DA6" w14:paraId="6DE47517" w14:textId="77777777" w:rsidTr="008C3DA6">
        <w:tc>
          <w:tcPr>
            <w:tcW w:w="3055" w:type="dxa"/>
          </w:tcPr>
          <w:p w14:paraId="21B9F5E0" w14:textId="4C0C8426" w:rsidR="008C3DA6" w:rsidRDefault="008C3DA6" w:rsidP="007E50AB">
            <w:pPr>
              <w:pStyle w:val="BodyText"/>
              <w:rPr>
                <w:lang w:val="en"/>
              </w:rPr>
            </w:pPr>
            <w:r>
              <w:rPr>
                <w:noProof/>
              </w:rPr>
              <w:drawing>
                <wp:inline distT="0" distB="0" distL="0" distR="0" wp14:anchorId="17367DD9" wp14:editId="13150615">
                  <wp:extent cx="1742527" cy="2110740"/>
                  <wp:effectExtent l="0" t="0" r="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754971" cy="2125813"/>
                          </a:xfrm>
                          <a:prstGeom prst="rect">
                            <a:avLst/>
                          </a:prstGeom>
                        </pic:spPr>
                      </pic:pic>
                    </a:graphicData>
                  </a:graphic>
                </wp:inline>
              </w:drawing>
            </w:r>
          </w:p>
        </w:tc>
        <w:tc>
          <w:tcPr>
            <w:tcW w:w="7285" w:type="dxa"/>
          </w:tcPr>
          <w:p w14:paraId="1CB3321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&lt;form class="usa-form"&gt;</w:t>
            </w:r>
          </w:p>
          <w:p w14:paraId="2195472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D6FF0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&lt;legend class="usa-drop_text"&gt;Enter a code&lt;/legend&gt;</w:t>
            </w:r>
          </w:p>
          <w:p w14:paraId="310380C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6E70DB5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 usa-alert-info"&gt;</w:t>
            </w:r>
          </w:p>
          <w:p w14:paraId="7A9A77A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 class="usa-alert-body"&gt;</w:t>
            </w:r>
          </w:p>
          <w:p w14:paraId="12ED61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&lt;h3 class="usa-alert-heading"&gt;Codes must:&lt;/h3&gt;</w:t>
            </w:r>
          </w:p>
          <w:p w14:paraId="37D3226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9DBD10A"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 class="usa-checklist" id="validate-code"&gt;</w:t>
            </w:r>
          </w:p>
          <w:p w14:paraId="40EF3DA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data-validator="uppercase"&gt;Have at least 1 uppercase character&lt;/li&gt;</w:t>
            </w:r>
          </w:p>
          <w:p w14:paraId="351C30E4"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&lt;li data-validator="numerical"&gt;Have at least 1 numerical character&lt;/li&gt;</w:t>
            </w:r>
          </w:p>
          <w:p w14:paraId="158C67C8"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&lt;/ul&gt;</w:t>
            </w:r>
          </w:p>
          <w:p w14:paraId="46762C09"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&lt;/div&gt;</w:t>
            </w:r>
          </w:p>
          <w:p w14:paraId="3E8440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2BC381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&lt;label for="code"&gt;Code&lt;/label&gt;</w:t>
            </w:r>
          </w:p>
          <w:p w14:paraId="39BFA7D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id="code" name="code" type="text"</w:t>
            </w:r>
          </w:p>
          <w:p w14:paraId="0896977C"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aria-describedby="validate-code"</w:t>
            </w:r>
          </w:p>
          <w:p w14:paraId="143E2240"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data-validate-uppercase="[A-Z]"</w:t>
            </w:r>
          </w:p>
          <w:p w14:paraId="2EB4BF8D"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data-validate-numerical="\d"</w:t>
            </w:r>
          </w:p>
          <w:p w14:paraId="672556F1"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data-validation-element="#validate-code"&gt;</w:t>
            </w:r>
          </w:p>
          <w:p w14:paraId="1E8549C6"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p>
          <w:p w14:paraId="7A6BEBD2"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&lt;input type="submit" value="Submit code"&gt;</w:t>
            </w:r>
          </w:p>
          <w:p w14:paraId="1942CEA7" w14:textId="77777777" w:rsidR="008C3DA6" w:rsidRPr="008C3DA6" w:rsidRDefault="008C3DA6" w:rsidP="008C3DA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15"/>
                <w:szCs w:val="15"/>
                <w:shd w:val="clear" w:color="auto" w:fill="F1F1F1"/>
                <w:lang w:val="en"/>
              </w:rPr>
            </w:pPr>
            <w:r w:rsidRPr="008C3DA6">
              <w:rPr>
                <w:rFonts w:ascii="Courier New" w:hAnsi="Courier New" w:cs="Courier New"/>
                <w:color w:val="212121"/>
                <w:sz w:val="15"/>
                <w:szCs w:val="15"/>
                <w:shd w:val="clear" w:color="auto" w:fill="F1F1F1"/>
                <w:lang w:val="en"/>
              </w:rPr>
              <w:t xml:space="preserve">  &lt;/fieldset&gt;</w:t>
            </w:r>
          </w:p>
          <w:p w14:paraId="761A66BE" w14:textId="32FE9DC8" w:rsidR="008C3DA6" w:rsidRPr="008C3DA6" w:rsidRDefault="008C3DA6" w:rsidP="008C3DA6">
            <w:pPr>
              <w:pStyle w:val="BodyText"/>
              <w:rPr>
                <w:rFonts w:ascii="Courier New" w:hAnsi="Courier New" w:cs="Courier New"/>
                <w:lang w:val="en"/>
              </w:rPr>
            </w:pPr>
            <w:r w:rsidRPr="008C3DA6">
              <w:rPr>
                <w:rFonts w:ascii="Courier New" w:hAnsi="Courier New" w:cs="Courier New"/>
                <w:color w:val="212121"/>
                <w:sz w:val="15"/>
                <w:szCs w:val="15"/>
                <w:shd w:val="clear" w:color="auto" w:fill="F1F1F1"/>
                <w:lang w:val="en"/>
              </w:rPr>
              <w:t>&lt;/form&gt;</w:t>
            </w:r>
          </w:p>
        </w:tc>
      </w:tr>
    </w:tbl>
    <w:p w14:paraId="01084472" w14:textId="5595ED87" w:rsidR="00CC2438" w:rsidRDefault="00A948EF" w:rsidP="006E75B3">
      <w:pPr>
        <w:pStyle w:val="Heading2"/>
      </w:pPr>
      <w:bookmarkStart w:id="133" w:name="_Toc534722389"/>
      <w:r>
        <w:t>Accessibility</w:t>
      </w:r>
      <w:bookmarkEnd w:id="133"/>
    </w:p>
    <w:p w14:paraId="382DE342" w14:textId="643A2F0D" w:rsidR="00A948EF" w:rsidRPr="00A948EF" w:rsidRDefault="00A948EF" w:rsidP="008207CF">
      <w:pPr>
        <w:pStyle w:val="BodyText"/>
        <w:numPr>
          <w:ilvl w:val="0"/>
          <w:numId w:val="44"/>
        </w:numPr>
        <w:rPr>
          <w:lang w:val="en"/>
        </w:rPr>
      </w:pPr>
      <w:r>
        <w:rPr>
          <w:lang w:val="en"/>
        </w:rPr>
        <w:t>Follow all the same 508 compliance rules as regular input fields.</w:t>
      </w:r>
    </w:p>
    <w:p w14:paraId="61400612" w14:textId="06B27A91" w:rsidR="00A948EF" w:rsidRPr="00A948EF" w:rsidRDefault="00A948EF" w:rsidP="006E75B3">
      <w:pPr>
        <w:pStyle w:val="Heading2"/>
      </w:pPr>
      <w:bookmarkStart w:id="134" w:name="_Toc534722390"/>
      <w:r>
        <w:t>Usability</w:t>
      </w:r>
      <w:bookmarkEnd w:id="134"/>
    </w:p>
    <w:p w14:paraId="722FA0CA" w14:textId="737739CA" w:rsidR="008C3DA6" w:rsidRDefault="009B252C" w:rsidP="008207CF">
      <w:pPr>
        <w:pStyle w:val="BodyText"/>
        <w:numPr>
          <w:ilvl w:val="0"/>
          <w:numId w:val="44"/>
        </w:numPr>
        <w:rPr>
          <w:lang w:val="en"/>
        </w:rPr>
      </w:pPr>
      <w:r>
        <w:rPr>
          <w:lang w:val="en"/>
        </w:rPr>
        <w:t xml:space="preserve">Input fields with custom validation logic provide helpful feedback to users if assigned a </w:t>
      </w:r>
      <w:r>
        <w:rPr>
          <w:rFonts w:ascii="Courier New" w:hAnsi="Courier New" w:cs="Courier New"/>
          <w:highlight w:val="lightGray"/>
          <w:lang w:val="en"/>
        </w:rPr>
        <w:t>data</w:t>
      </w:r>
      <w:r w:rsidRPr="009B252C">
        <w:rPr>
          <w:rFonts w:ascii="Courier New" w:hAnsi="Courier New" w:cs="Courier New"/>
          <w:highlight w:val="lightGray"/>
          <w:lang w:val="en"/>
        </w:rPr>
        <w:t>-validation-element</w:t>
      </w:r>
      <w:r>
        <w:rPr>
          <w:lang w:val="en"/>
        </w:rPr>
        <w:t xml:space="preserve"> attribute set to a CSS selector: </w:t>
      </w:r>
    </w:p>
    <w:p w14:paraId="5E5DD071" w14:textId="541BE6F6" w:rsidR="009B252C" w:rsidRDefault="009B252C" w:rsidP="009B252C">
      <w:pPr>
        <w:pStyle w:val="BodyText"/>
        <w:ind w:left="1440"/>
        <w:rPr>
          <w:rFonts w:ascii="Courier New" w:hAnsi="Courier New" w:cs="Courier New"/>
          <w:szCs w:val="24"/>
          <w:lang w:val="en"/>
        </w:rPr>
      </w:pPr>
      <w:r w:rsidRPr="009B252C">
        <w:rPr>
          <w:rFonts w:ascii="Courier New" w:hAnsi="Courier New" w:cs="Courier New"/>
          <w:szCs w:val="24"/>
          <w:shd w:val="clear" w:color="auto" w:fill="F1F1F1"/>
          <w:lang w:val="en"/>
        </w:rPr>
        <w:t>data-validation-element="#validate-code"</w:t>
      </w:r>
    </w:p>
    <w:p w14:paraId="7D8F7984" w14:textId="72BB5F07" w:rsidR="009B252C" w:rsidRPr="009B252C" w:rsidRDefault="009B252C" w:rsidP="008207CF">
      <w:pPr>
        <w:pStyle w:val="BodyText"/>
        <w:numPr>
          <w:ilvl w:val="0"/>
          <w:numId w:val="44"/>
        </w:numPr>
        <w:rPr>
          <w:szCs w:val="24"/>
          <w:lang w:val="en"/>
        </w:rPr>
      </w:pPr>
      <w:r>
        <w:rPr>
          <w:szCs w:val="24"/>
          <w:lang w:val="en"/>
        </w:rPr>
        <w:t xml:space="preserve">Do not use spaces in the name of the validator: </w:t>
      </w:r>
      <w:r w:rsidRPr="009B252C">
        <w:rPr>
          <w:rFonts w:ascii="Courier New" w:hAnsi="Courier New" w:cs="Courier New"/>
          <w:szCs w:val="24"/>
          <w:highlight w:val="lightGray"/>
          <w:lang w:val="en"/>
        </w:rPr>
        <w:t>uppercase</w:t>
      </w:r>
    </w:p>
    <w:p w14:paraId="19398F4C" w14:textId="6B072DF3" w:rsidR="009B252C" w:rsidRDefault="009B252C" w:rsidP="008207CF">
      <w:pPr>
        <w:pStyle w:val="BodyText"/>
        <w:numPr>
          <w:ilvl w:val="0"/>
          <w:numId w:val="44"/>
        </w:numPr>
        <w:rPr>
          <w:szCs w:val="24"/>
          <w:lang w:val="en"/>
        </w:rPr>
      </w:pPr>
      <w:r>
        <w:rPr>
          <w:szCs w:val="24"/>
          <w:lang w:val="en"/>
        </w:rPr>
        <w:t>Set the data-validator attribute to the name of the validator</w:t>
      </w:r>
    </w:p>
    <w:p w14:paraId="1758989B" w14:textId="0CCEA93F" w:rsidR="00BA7994" w:rsidRPr="00BA7994" w:rsidRDefault="00BA7994" w:rsidP="008207CF">
      <w:pPr>
        <w:pStyle w:val="BodyText"/>
        <w:numPr>
          <w:ilvl w:val="1"/>
          <w:numId w:val="44"/>
        </w:numPr>
        <w:rPr>
          <w:rFonts w:ascii="Courier New" w:hAnsi="Courier New" w:cs="Courier New"/>
          <w:szCs w:val="24"/>
          <w:highlight w:val="lightGray"/>
          <w:lang w:val="en"/>
        </w:rPr>
      </w:pPr>
      <w:r w:rsidRPr="00BA7994">
        <w:rPr>
          <w:rFonts w:ascii="Courier New" w:hAnsi="Courier New" w:cs="Courier New"/>
          <w:szCs w:val="24"/>
          <w:highlight w:val="lightGray"/>
          <w:lang w:val="en"/>
        </w:rPr>
        <w:t>data-validator=”uppercase”</w:t>
      </w:r>
    </w:p>
    <w:p w14:paraId="1FA8E016" w14:textId="77777777" w:rsidR="00BA7994" w:rsidRPr="00BA7994" w:rsidRDefault="00BA7994" w:rsidP="008207CF">
      <w:pPr>
        <w:pStyle w:val="BodyText"/>
        <w:numPr>
          <w:ilvl w:val="0"/>
          <w:numId w:val="44"/>
        </w:numPr>
        <w:rPr>
          <w:rFonts w:ascii="Courier New" w:hAnsi="Courier New" w:cs="Courier New"/>
          <w:szCs w:val="24"/>
          <w:lang w:val="en"/>
        </w:rPr>
      </w:pPr>
      <w:r>
        <w:rPr>
          <w:szCs w:val="24"/>
          <w:lang w:val="en"/>
        </w:rPr>
        <w:t xml:space="preserve">On input fields, add a field called </w:t>
      </w:r>
      <w:r w:rsidRPr="00BA7994">
        <w:rPr>
          <w:rFonts w:ascii="Courier New" w:hAnsi="Courier New" w:cs="Courier New"/>
          <w:szCs w:val="24"/>
          <w:highlight w:val="lightGray"/>
          <w:lang w:val="en"/>
        </w:rPr>
        <w:t>data-validate-validator name</w:t>
      </w:r>
      <w:r>
        <w:rPr>
          <w:szCs w:val="24"/>
          <w:lang w:val="en"/>
        </w:rPr>
        <w:t xml:space="preserve"> and set its value to an expression to represent the validator’s condition.</w:t>
      </w:r>
    </w:p>
    <w:p w14:paraId="7BF6717F" w14:textId="00D9688B" w:rsidR="00CC2438" w:rsidRPr="00BA7994" w:rsidRDefault="00BA7994" w:rsidP="008207CF">
      <w:pPr>
        <w:pStyle w:val="BodyText"/>
        <w:numPr>
          <w:ilvl w:val="1"/>
          <w:numId w:val="44"/>
        </w:numPr>
        <w:rPr>
          <w:rFonts w:ascii="Courier New" w:hAnsi="Courier New" w:cs="Courier New"/>
          <w:szCs w:val="24"/>
          <w:lang w:val="en"/>
        </w:rPr>
      </w:pPr>
      <w:r w:rsidRPr="00BA7994">
        <w:rPr>
          <w:rFonts w:ascii="Courier New" w:hAnsi="Courier New" w:cs="Courier New"/>
          <w:szCs w:val="24"/>
          <w:highlight w:val="lightGray"/>
          <w:lang w:val="en"/>
        </w:rPr>
        <w:lastRenderedPageBreak/>
        <w:t>data-validate-uppercase=”[A-Z]”</w:t>
      </w:r>
      <w:r w:rsidRPr="00BA7994">
        <w:rPr>
          <w:rFonts w:ascii="Courier New" w:hAnsi="Courier New" w:cs="Courier New"/>
          <w:szCs w:val="24"/>
          <w:lang w:val="en"/>
        </w:rPr>
        <w:t xml:space="preserve"> </w:t>
      </w:r>
    </w:p>
    <w:p w14:paraId="7761F049" w14:textId="310AE177" w:rsidR="00852593" w:rsidRDefault="00852593" w:rsidP="00393597">
      <w:pPr>
        <w:pStyle w:val="Heading2"/>
      </w:pPr>
      <w:bookmarkStart w:id="135" w:name="_Toc534722391"/>
      <w:r>
        <w:t>Form Templates</w:t>
      </w:r>
      <w:bookmarkEnd w:id="135"/>
    </w:p>
    <w:p w14:paraId="2B216EDC" w14:textId="365131E1" w:rsidR="00F72D82" w:rsidRDefault="00F72D82" w:rsidP="00F72D82">
      <w:pPr>
        <w:pStyle w:val="BodyText"/>
        <w:rPr>
          <w:lang w:val="en"/>
        </w:rPr>
      </w:pPr>
      <w:r>
        <w:rPr>
          <w:lang w:val="en"/>
        </w:rPr>
        <w:t>Forms are a group of web controls used to enter data.</w:t>
      </w:r>
    </w:p>
    <w:p w14:paraId="63F36159" w14:textId="07E4B7BF" w:rsidR="00E03B4B" w:rsidRDefault="00E03B4B" w:rsidP="006E75B3">
      <w:pPr>
        <w:pStyle w:val="Heading2"/>
      </w:pPr>
      <w:bookmarkStart w:id="136" w:name="_Toc534722392"/>
      <w:r>
        <w:t>Accessibility</w:t>
      </w:r>
      <w:bookmarkEnd w:id="136"/>
    </w:p>
    <w:p w14:paraId="6BA4C442" w14:textId="703B0D90" w:rsidR="00E03B4B" w:rsidRPr="003F2962" w:rsidRDefault="00E03B4B" w:rsidP="008207CF">
      <w:pPr>
        <w:pStyle w:val="BodyText"/>
        <w:numPr>
          <w:ilvl w:val="0"/>
          <w:numId w:val="45"/>
        </w:numPr>
        <w:rPr>
          <w:szCs w:val="24"/>
          <w:lang w:val="en"/>
        </w:rPr>
      </w:pPr>
      <w:r w:rsidRPr="003F2962">
        <w:rPr>
          <w:szCs w:val="24"/>
          <w:lang w:val="en"/>
        </w:rPr>
        <w:t>All form controls must meet the accessibility guidelines for each control.</w:t>
      </w:r>
    </w:p>
    <w:p w14:paraId="24843397" w14:textId="5F2D4408" w:rsidR="00E03B4B" w:rsidRPr="003F2962" w:rsidRDefault="00E03B4B" w:rsidP="008207CF">
      <w:pPr>
        <w:pStyle w:val="BodyText"/>
        <w:numPr>
          <w:ilvl w:val="0"/>
          <w:numId w:val="45"/>
        </w:numPr>
        <w:rPr>
          <w:szCs w:val="24"/>
          <w:lang w:val="en"/>
        </w:rPr>
      </w:pPr>
      <w:r w:rsidRPr="003F2962">
        <w:rPr>
          <w:szCs w:val="24"/>
          <w:lang w:val="en"/>
        </w:rPr>
        <w:t xml:space="preserve">Display form controls in the same order </w:t>
      </w:r>
      <w:r w:rsidR="008D1404" w:rsidRPr="003F2962">
        <w:rPr>
          <w:szCs w:val="24"/>
          <w:lang w:val="en"/>
        </w:rPr>
        <w:t>in the HTML as they appear on screen. This helps screen readers narrate form controls in the order they appear in HTML.</w:t>
      </w:r>
    </w:p>
    <w:p w14:paraId="0E13BDBE" w14:textId="70E38161" w:rsidR="008D1404" w:rsidRPr="003F2962" w:rsidRDefault="008D1404" w:rsidP="008207CF">
      <w:pPr>
        <w:pStyle w:val="BodyText"/>
        <w:numPr>
          <w:ilvl w:val="0"/>
          <w:numId w:val="45"/>
        </w:numPr>
        <w:rPr>
          <w:szCs w:val="24"/>
          <w:lang w:val="en"/>
        </w:rPr>
      </w:pPr>
      <w:r w:rsidRPr="003F2962">
        <w:rPr>
          <w:szCs w:val="24"/>
          <w:lang w:val="en"/>
        </w:rPr>
        <w:t>Align validation message with input fields so people with magnifiers can read them quickly.</w:t>
      </w:r>
    </w:p>
    <w:p w14:paraId="62E76983" w14:textId="2C8E6121" w:rsidR="008D1404" w:rsidRPr="003F2962" w:rsidRDefault="008D1404" w:rsidP="008207CF">
      <w:pPr>
        <w:pStyle w:val="BodyText"/>
        <w:numPr>
          <w:ilvl w:val="0"/>
          <w:numId w:val="45"/>
        </w:numPr>
        <w:rPr>
          <w:szCs w:val="24"/>
          <w:lang w:val="en"/>
        </w:rPr>
      </w:pPr>
      <w:r w:rsidRPr="003F2962">
        <w:rPr>
          <w:szCs w:val="24"/>
          <w:lang w:val="en"/>
        </w:rPr>
        <w:t xml:space="preserve">Group controls inside a </w:t>
      </w:r>
      <w:r w:rsidRPr="006C45EC">
        <w:rPr>
          <w:rFonts w:ascii="Courier New" w:hAnsi="Courier New" w:cs="Courier New"/>
          <w:szCs w:val="24"/>
          <w:lang w:val="en"/>
        </w:rPr>
        <w:t>fieldset</w:t>
      </w:r>
      <w:r w:rsidRPr="003F2962">
        <w:rPr>
          <w:szCs w:val="24"/>
          <w:lang w:val="en"/>
        </w:rPr>
        <w:t xml:space="preserve"> element. Fieldset and legend elements make it easier for screen reader user to navigate the form.</w:t>
      </w:r>
    </w:p>
    <w:p w14:paraId="6D30FF16" w14:textId="6E82BD82" w:rsidR="008D1404" w:rsidRPr="003F2962" w:rsidRDefault="008D1404" w:rsidP="008207CF">
      <w:pPr>
        <w:pStyle w:val="BodyText"/>
        <w:numPr>
          <w:ilvl w:val="0"/>
          <w:numId w:val="45"/>
        </w:numPr>
        <w:rPr>
          <w:szCs w:val="24"/>
          <w:lang w:val="en"/>
        </w:rPr>
      </w:pPr>
      <w:r w:rsidRPr="003F2962">
        <w:rPr>
          <w:szCs w:val="24"/>
          <w:lang w:val="en"/>
        </w:rPr>
        <w:t>Use a single legend for fieldset – this is required.</w:t>
      </w:r>
    </w:p>
    <w:p w14:paraId="28AD0E8D" w14:textId="01BA84B4" w:rsidR="008D1404" w:rsidRPr="003F2962" w:rsidRDefault="008D1404" w:rsidP="008207CF">
      <w:pPr>
        <w:pStyle w:val="BodyText"/>
        <w:numPr>
          <w:ilvl w:val="0"/>
          <w:numId w:val="45"/>
        </w:numPr>
        <w:rPr>
          <w:szCs w:val="24"/>
          <w:lang w:val="en"/>
        </w:rPr>
      </w:pPr>
      <w:r w:rsidRPr="003F2962">
        <w:rPr>
          <w:szCs w:val="24"/>
          <w:lang w:val="en"/>
        </w:rPr>
        <w:t>Embed multiple fieldsets and legends for more complex forms.</w:t>
      </w:r>
    </w:p>
    <w:p w14:paraId="4818289D" w14:textId="4E6E6060" w:rsidR="008D1404" w:rsidRPr="003F2962" w:rsidRDefault="008D1404" w:rsidP="008207CF">
      <w:pPr>
        <w:pStyle w:val="BodyText"/>
        <w:numPr>
          <w:ilvl w:val="0"/>
          <w:numId w:val="45"/>
        </w:numPr>
        <w:rPr>
          <w:szCs w:val="24"/>
          <w:lang w:val="en"/>
        </w:rPr>
      </w:pPr>
      <w:r w:rsidRPr="003F2962">
        <w:rPr>
          <w:szCs w:val="24"/>
          <w:lang w:val="en"/>
        </w:rPr>
        <w:t>Keep form blocks in vertical pattern.</w:t>
      </w:r>
    </w:p>
    <w:tbl>
      <w:tblPr>
        <w:tblStyle w:val="TableGrid"/>
        <w:tblW w:w="0" w:type="auto"/>
        <w:tblLook w:val="04A0" w:firstRow="1" w:lastRow="0" w:firstColumn="1" w:lastColumn="0" w:noHBand="0" w:noVBand="1"/>
      </w:tblPr>
      <w:tblGrid>
        <w:gridCol w:w="2425"/>
        <w:gridCol w:w="7915"/>
      </w:tblGrid>
      <w:tr w:rsidR="008D1404" w14:paraId="30ACD34C" w14:textId="77777777" w:rsidTr="008D1404">
        <w:tc>
          <w:tcPr>
            <w:tcW w:w="2425" w:type="dxa"/>
          </w:tcPr>
          <w:p w14:paraId="430E05CE" w14:textId="5FE8678C" w:rsidR="008D1404" w:rsidRDefault="008D1404" w:rsidP="002B5189">
            <w:pPr>
              <w:pStyle w:val="BodyText"/>
              <w:rPr>
                <w:lang w:val="en"/>
              </w:rPr>
            </w:pPr>
            <w:r>
              <w:rPr>
                <w:noProof/>
              </w:rPr>
              <w:drawing>
                <wp:inline distT="0" distB="0" distL="0" distR="0" wp14:anchorId="71D94790" wp14:editId="580DCE4E">
                  <wp:extent cx="1143000" cy="1465806"/>
                  <wp:effectExtent l="0" t="0" r="0" b="127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1174483" cy="1506180"/>
                          </a:xfrm>
                          <a:prstGeom prst="rect">
                            <a:avLst/>
                          </a:prstGeom>
                        </pic:spPr>
                      </pic:pic>
                    </a:graphicData>
                  </a:graphic>
                </wp:inline>
              </w:drawing>
            </w:r>
          </w:p>
        </w:tc>
        <w:tc>
          <w:tcPr>
            <w:tcW w:w="7915" w:type="dxa"/>
          </w:tcPr>
          <w:p w14:paraId="06E59C9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&lt;form class="usa-form"&gt;</w:t>
            </w:r>
          </w:p>
          <w:p w14:paraId="31B5B788"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234EB25A"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&lt;legend&gt;Name&lt;/legend&gt;</w:t>
            </w:r>
          </w:p>
          <w:p w14:paraId="1D1CE749"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for="title" class="usa-input-optional"&gt;Title&lt;/label&gt;</w:t>
            </w:r>
          </w:p>
          <w:p w14:paraId="0384B84A" w14:textId="2B2830E0"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class="usa-input-tiny" id="title" name="title" type="text"&gt;</w:t>
            </w:r>
          </w:p>
          <w:p w14:paraId="159EB1F2"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for="first-name"&gt;First name&lt;/label&gt;</w:t>
            </w:r>
          </w:p>
          <w:p w14:paraId="7519FC5D" w14:textId="47030A64"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id="first-name" name="first-name" type="text" required="" aria-required="true"&gt;</w:t>
            </w:r>
          </w:p>
          <w:p w14:paraId="00F37194"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for="middle-name" class="usa-input-optional"&gt;Middle name&lt;/label&gt;</w:t>
            </w:r>
          </w:p>
          <w:p w14:paraId="6A1230B7" w14:textId="106C3DCC"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id="middle-name" name="middle-name" type="text"&gt;</w:t>
            </w:r>
          </w:p>
          <w:p w14:paraId="56E3CEDC"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&lt;label for="last-name"&gt;Last name&lt;/label&gt;</w:t>
            </w:r>
          </w:p>
          <w:p w14:paraId="607D2462" w14:textId="2BCAA839"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&lt;input id="last-name" name="last-name" type="text" required="" aria-required="true"&gt;</w:t>
            </w:r>
          </w:p>
          <w:p w14:paraId="3BE9AAA1" w14:textId="77777777"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&lt;/fieldset&gt;</w:t>
            </w:r>
          </w:p>
          <w:p w14:paraId="0C01808A" w14:textId="27BA91D1" w:rsidR="008D1404" w:rsidRPr="008D1404" w:rsidRDefault="008D1404" w:rsidP="008D1404">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8"/>
                <w:szCs w:val="18"/>
                <w:shd w:val="clear" w:color="auto" w:fill="F1F1F1"/>
                <w:lang w:val="en"/>
              </w:rPr>
            </w:pPr>
            <w:r w:rsidRPr="008D1404">
              <w:rPr>
                <w:rFonts w:ascii="Consolas" w:hAnsi="Consolas" w:cs="Consolas"/>
                <w:color w:val="212121"/>
                <w:sz w:val="18"/>
                <w:szCs w:val="18"/>
                <w:shd w:val="clear" w:color="auto" w:fill="F1F1F1"/>
                <w:lang w:val="en"/>
              </w:rPr>
              <w:t xml:space="preserve">  &lt;/form&gt;</w:t>
            </w:r>
          </w:p>
        </w:tc>
      </w:tr>
    </w:tbl>
    <w:p w14:paraId="5097492E" w14:textId="4A44C891" w:rsidR="008D1404" w:rsidRDefault="006B5D95" w:rsidP="008207CF">
      <w:pPr>
        <w:pStyle w:val="BodyText"/>
        <w:numPr>
          <w:ilvl w:val="0"/>
          <w:numId w:val="46"/>
        </w:numPr>
        <w:rPr>
          <w:lang w:val="en"/>
        </w:rPr>
      </w:pPr>
      <w:r>
        <w:rPr>
          <w:lang w:val="en"/>
        </w:rPr>
        <w:t>Each field must follow the accessibility guidelines for</w:t>
      </w:r>
      <w:r w:rsidR="003B2D74">
        <w:rPr>
          <w:lang w:val="en"/>
        </w:rPr>
        <w:t xml:space="preserve"> all</w:t>
      </w:r>
      <w:r>
        <w:rPr>
          <w:lang w:val="en"/>
        </w:rPr>
        <w:t xml:space="preserve"> form controls.</w:t>
      </w:r>
    </w:p>
    <w:p w14:paraId="10912EB7" w14:textId="77777777" w:rsidR="006B5D95" w:rsidRDefault="006B5D95" w:rsidP="008207CF">
      <w:pPr>
        <w:pStyle w:val="BodyText"/>
        <w:numPr>
          <w:ilvl w:val="0"/>
          <w:numId w:val="46"/>
        </w:numPr>
        <w:rPr>
          <w:lang w:val="en"/>
        </w:rPr>
      </w:pPr>
      <w:r>
        <w:rPr>
          <w:lang w:val="en"/>
        </w:rPr>
        <w:t>Use this form when collecting the user’s full name.</w:t>
      </w:r>
    </w:p>
    <w:p w14:paraId="163D348F" w14:textId="18D04592" w:rsidR="006B5D95" w:rsidRDefault="006B5D95" w:rsidP="008207CF">
      <w:pPr>
        <w:pStyle w:val="BodyText"/>
        <w:numPr>
          <w:ilvl w:val="0"/>
          <w:numId w:val="46"/>
        </w:numPr>
        <w:rPr>
          <w:lang w:val="en"/>
        </w:rPr>
      </w:pPr>
      <w:r>
        <w:rPr>
          <w:lang w:val="en"/>
        </w:rPr>
        <w:t xml:space="preserve">Do not restrict the types of characters users can enter in the fields. </w:t>
      </w:r>
    </w:p>
    <w:tbl>
      <w:tblPr>
        <w:tblStyle w:val="TableGrid"/>
        <w:tblW w:w="10615" w:type="dxa"/>
        <w:tblLook w:val="04A0" w:firstRow="1" w:lastRow="0" w:firstColumn="1" w:lastColumn="0" w:noHBand="0" w:noVBand="1"/>
      </w:tblPr>
      <w:tblGrid>
        <w:gridCol w:w="3235"/>
        <w:gridCol w:w="7380"/>
      </w:tblGrid>
      <w:tr w:rsidR="006B5D95" w14:paraId="22594F4D" w14:textId="77777777" w:rsidTr="007C1B1E">
        <w:tc>
          <w:tcPr>
            <w:tcW w:w="3235" w:type="dxa"/>
          </w:tcPr>
          <w:p w14:paraId="36566BF5" w14:textId="01ACFE60" w:rsidR="006B5D95" w:rsidRDefault="006B5D95" w:rsidP="00E42E94">
            <w:pPr>
              <w:pStyle w:val="BodyText"/>
            </w:pPr>
            <w:bookmarkStart w:id="137" w:name="_Toc502144925"/>
            <w:bookmarkStart w:id="138" w:name="_Toc502147443"/>
            <w:bookmarkStart w:id="139" w:name="_Toc502218627"/>
            <w:bookmarkStart w:id="140" w:name="_Toc502218951"/>
            <w:bookmarkStart w:id="141" w:name="_Toc502648155"/>
            <w:r>
              <w:rPr>
                <w:noProof/>
              </w:rPr>
              <w:lastRenderedPageBreak/>
              <w:drawing>
                <wp:inline distT="0" distB="0" distL="0" distR="0" wp14:anchorId="64A75934" wp14:editId="5EEDCAAF">
                  <wp:extent cx="1874520" cy="1718627"/>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882570" cy="1726007"/>
                          </a:xfrm>
                          <a:prstGeom prst="rect">
                            <a:avLst/>
                          </a:prstGeom>
                        </pic:spPr>
                      </pic:pic>
                    </a:graphicData>
                  </a:graphic>
                </wp:inline>
              </w:drawing>
            </w:r>
            <w:bookmarkEnd w:id="137"/>
            <w:bookmarkEnd w:id="138"/>
            <w:bookmarkEnd w:id="139"/>
            <w:bookmarkEnd w:id="140"/>
            <w:bookmarkEnd w:id="141"/>
          </w:p>
        </w:tc>
        <w:tc>
          <w:tcPr>
            <w:tcW w:w="7380" w:type="dxa"/>
          </w:tcPr>
          <w:p w14:paraId="43249C7D" w14:textId="77777777" w:rsidR="007C1B1E" w:rsidRPr="002B5189" w:rsidRDefault="007C1B1E" w:rsidP="007C1B1E">
            <w:pPr>
              <w:pStyle w:val="HTMLPreformatted"/>
              <w:rPr>
                <w:color w:val="212121"/>
                <w:sz w:val="18"/>
                <w:szCs w:val="18"/>
                <w:shd w:val="clear" w:color="auto" w:fill="F1F1F1"/>
                <w:lang w:val="en"/>
              </w:rPr>
            </w:pPr>
            <w:r>
              <w:rPr>
                <w:color w:val="212121"/>
                <w:sz w:val="15"/>
                <w:szCs w:val="15"/>
                <w:shd w:val="clear" w:color="auto" w:fill="F1F1F1"/>
                <w:lang w:val="en"/>
              </w:rPr>
              <w:t xml:space="preserve"> </w:t>
            </w: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&lt;form</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"usa-form-large"</w:t>
            </w:r>
            <w:r w:rsidRPr="002B5189">
              <w:rPr>
                <w:rStyle w:val="nt"/>
                <w:color w:val="212121"/>
                <w:sz w:val="18"/>
                <w:szCs w:val="18"/>
                <w:shd w:val="clear" w:color="auto" w:fill="F1F1F1"/>
                <w:lang w:val="en"/>
              </w:rPr>
              <w:t>&gt;</w:t>
            </w:r>
          </w:p>
          <w:p w14:paraId="6E943EB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&lt;fieldset&gt;</w:t>
            </w:r>
          </w:p>
          <w:p w14:paraId="48364A5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&lt;legend&gt;</w:t>
            </w:r>
            <w:r w:rsidRPr="002B5189">
              <w:rPr>
                <w:color w:val="212121"/>
                <w:sz w:val="18"/>
                <w:szCs w:val="18"/>
                <w:shd w:val="clear" w:color="auto" w:fill="F1F1F1"/>
                <w:lang w:val="en"/>
              </w:rPr>
              <w:t>Mailing address</w:t>
            </w:r>
            <w:r w:rsidRPr="002B5189">
              <w:rPr>
                <w:rStyle w:val="nt"/>
                <w:color w:val="212121"/>
                <w:sz w:val="18"/>
                <w:szCs w:val="18"/>
                <w:shd w:val="clear" w:color="auto" w:fill="F1F1F1"/>
                <w:lang w:val="en"/>
              </w:rPr>
              <w:t>&lt;/legend&gt;</w:t>
            </w:r>
          </w:p>
          <w:p w14:paraId="65CDF7D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"mailing-address-1"</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Street address 1</w:t>
            </w:r>
            <w:r w:rsidRPr="002B5189">
              <w:rPr>
                <w:rStyle w:val="nt"/>
                <w:color w:val="212121"/>
                <w:sz w:val="18"/>
                <w:szCs w:val="18"/>
                <w:shd w:val="clear" w:color="auto" w:fill="F1F1F1"/>
                <w:lang w:val="en"/>
              </w:rPr>
              <w:t>&lt;/label&gt;</w:t>
            </w:r>
          </w:p>
          <w:p w14:paraId="7441B966" w14:textId="2C9DFC7A"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"mailing-address-1"</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18727A7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"usa-input-optional"</w:t>
            </w:r>
            <w:r w:rsidRPr="002B5189">
              <w:rPr>
                <w:rStyle w:val="nt"/>
                <w:color w:val="212121"/>
                <w:sz w:val="18"/>
                <w:szCs w:val="18"/>
                <w:shd w:val="clear" w:color="auto" w:fill="F1F1F1"/>
                <w:lang w:val="en"/>
              </w:rPr>
              <w:t>&gt;</w:t>
            </w:r>
          </w:p>
          <w:p w14:paraId="7ACFE2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Street address 2</w:t>
            </w:r>
            <w:r w:rsidRPr="002B5189">
              <w:rPr>
                <w:rStyle w:val="nt"/>
                <w:color w:val="212121"/>
                <w:sz w:val="18"/>
                <w:szCs w:val="18"/>
                <w:shd w:val="clear" w:color="auto" w:fill="F1F1F1"/>
                <w:lang w:val="en"/>
              </w:rPr>
              <w:t>&lt;/label&gt;</w:t>
            </w:r>
          </w:p>
          <w:p w14:paraId="433F48B3" w14:textId="3747562B"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"mailing-address-2"</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6DD4C88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171CCFA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usa-input-grid-medium"</w:t>
            </w:r>
            <w:r w:rsidRPr="002B5189">
              <w:rPr>
                <w:rStyle w:val="nt"/>
                <w:color w:val="212121"/>
                <w:sz w:val="18"/>
                <w:szCs w:val="18"/>
                <w:shd w:val="clear" w:color="auto" w:fill="F1F1F1"/>
                <w:lang w:val="en"/>
              </w:rPr>
              <w:t>&gt;</w:t>
            </w:r>
          </w:p>
          <w:p w14:paraId="4757554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"city"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City</w:t>
            </w:r>
            <w:r w:rsidRPr="002B5189">
              <w:rPr>
                <w:rStyle w:val="nt"/>
                <w:color w:val="212121"/>
                <w:sz w:val="18"/>
                <w:szCs w:val="18"/>
                <w:shd w:val="clear" w:color="auto" w:fill="F1F1F1"/>
                <w:lang w:val="en"/>
              </w:rPr>
              <w:t>&lt;/label&gt;</w:t>
            </w:r>
          </w:p>
          <w:p w14:paraId="7C70025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&lt;input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"city"</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type=</w:t>
            </w:r>
            <w:r w:rsidRPr="002B5189">
              <w:rPr>
                <w:rStyle w:val="s"/>
                <w:color w:val="212121"/>
                <w:sz w:val="18"/>
                <w:szCs w:val="18"/>
                <w:shd w:val="clear" w:color="auto" w:fill="F1F1F1"/>
                <w:lang w:val="en"/>
              </w:rPr>
              <w:t>"text"</w:t>
            </w:r>
            <w:r w:rsidRPr="002B5189">
              <w:rPr>
                <w:rStyle w:val="nt"/>
                <w:color w:val="212121"/>
                <w:sz w:val="18"/>
                <w:szCs w:val="18"/>
                <w:shd w:val="clear" w:color="auto" w:fill="F1F1F1"/>
                <w:lang w:val="en"/>
              </w:rPr>
              <w:t>&gt;</w:t>
            </w:r>
          </w:p>
          <w:p w14:paraId="3DFF3F3E" w14:textId="2F21BFCD" w:rsidR="007C1B1E" w:rsidRPr="002B5189" w:rsidRDefault="007C1B1E" w:rsidP="007C1B1E">
            <w:pPr>
              <w:pStyle w:val="HTMLPreformatted"/>
              <w:rPr>
                <w:sz w:val="18"/>
                <w:szCs w:val="18"/>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042A0FC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class=</w:t>
            </w:r>
            <w:r w:rsidRPr="002B5189">
              <w:rPr>
                <w:rStyle w:val="s"/>
                <w:color w:val="212121"/>
                <w:sz w:val="18"/>
                <w:szCs w:val="18"/>
                <w:shd w:val="clear" w:color="auto" w:fill="F1F1F1"/>
                <w:lang w:val="en"/>
              </w:rPr>
              <w:t>"usa-input-grid usa-input-grid-small"</w:t>
            </w:r>
            <w:r w:rsidRPr="002B5189">
              <w:rPr>
                <w:rStyle w:val="nt"/>
                <w:color w:val="212121"/>
                <w:sz w:val="18"/>
                <w:szCs w:val="18"/>
                <w:shd w:val="clear" w:color="auto" w:fill="F1F1F1"/>
                <w:lang w:val="en"/>
              </w:rPr>
              <w:t>&gt;</w:t>
            </w:r>
          </w:p>
          <w:p w14:paraId="5CAB3DF9"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&lt;label</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for=</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State</w:t>
            </w:r>
            <w:r w:rsidRPr="002B5189">
              <w:rPr>
                <w:rStyle w:val="nt"/>
                <w:color w:val="212121"/>
                <w:sz w:val="18"/>
                <w:szCs w:val="18"/>
                <w:shd w:val="clear" w:color="auto" w:fill="F1F1F1"/>
                <w:lang w:val="en"/>
              </w:rPr>
              <w:t>&lt;/label&gt;</w:t>
            </w:r>
          </w:p>
          <w:p w14:paraId="307551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id=</w:t>
            </w:r>
            <w:r w:rsidRPr="002B5189">
              <w:rPr>
                <w:rStyle w:val="s"/>
                <w:color w:val="212121"/>
                <w:sz w:val="18"/>
                <w:szCs w:val="18"/>
                <w:shd w:val="clear" w:color="auto" w:fill="F1F1F1"/>
                <w:lang w:val="en"/>
              </w:rPr>
              <w:t>"state"</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name=</w:t>
            </w:r>
            <w:r w:rsidRPr="002B5189">
              <w:rPr>
                <w:rStyle w:val="s"/>
                <w:color w:val="212121"/>
                <w:sz w:val="18"/>
                <w:szCs w:val="18"/>
                <w:shd w:val="clear" w:color="auto" w:fill="F1F1F1"/>
                <w:lang w:val="en"/>
              </w:rPr>
              <w:t>"state"</w:t>
            </w:r>
            <w:r w:rsidRPr="002B5189">
              <w:rPr>
                <w:rStyle w:val="nt"/>
                <w:color w:val="212121"/>
                <w:sz w:val="18"/>
                <w:szCs w:val="18"/>
                <w:shd w:val="clear" w:color="auto" w:fill="F1F1F1"/>
                <w:lang w:val="en"/>
              </w:rPr>
              <w:t>&gt;</w:t>
            </w:r>
          </w:p>
          <w:p w14:paraId="1FCA1F21"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 Select -</w:t>
            </w:r>
            <w:r w:rsidRPr="002B5189">
              <w:rPr>
                <w:rStyle w:val="nt"/>
                <w:color w:val="212121"/>
                <w:sz w:val="18"/>
                <w:szCs w:val="18"/>
                <w:shd w:val="clear" w:color="auto" w:fill="F1F1F1"/>
                <w:lang w:val="en"/>
              </w:rPr>
              <w:t>&lt;/option&gt;</w:t>
            </w:r>
          </w:p>
          <w:p w14:paraId="2818F5F4"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"AL"</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Alabama</w:t>
            </w:r>
            <w:r w:rsidRPr="002B5189">
              <w:rPr>
                <w:rStyle w:val="nt"/>
                <w:color w:val="212121"/>
                <w:sz w:val="18"/>
                <w:szCs w:val="18"/>
                <w:shd w:val="clear" w:color="auto" w:fill="F1F1F1"/>
                <w:lang w:val="en"/>
              </w:rPr>
              <w:t>&lt;/option&gt;</w:t>
            </w:r>
          </w:p>
          <w:p w14:paraId="60A0579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"AK"</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Alaska</w:t>
            </w:r>
            <w:r w:rsidRPr="002B5189">
              <w:rPr>
                <w:rStyle w:val="nt"/>
                <w:color w:val="212121"/>
                <w:sz w:val="18"/>
                <w:szCs w:val="18"/>
                <w:shd w:val="clear" w:color="auto" w:fill="F1F1F1"/>
                <w:lang w:val="en"/>
              </w:rPr>
              <w:t>&lt;/option&gt;</w:t>
            </w:r>
          </w:p>
          <w:p w14:paraId="024E61A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"AZ"</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Arizona</w:t>
            </w:r>
            <w:r w:rsidRPr="002B5189">
              <w:rPr>
                <w:rStyle w:val="nt"/>
                <w:color w:val="212121"/>
                <w:sz w:val="18"/>
                <w:szCs w:val="18"/>
                <w:shd w:val="clear" w:color="auto" w:fill="F1F1F1"/>
                <w:lang w:val="en"/>
              </w:rPr>
              <w:t>&lt;/option&gt;</w:t>
            </w:r>
          </w:p>
          <w:p w14:paraId="1404226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"AR"</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Arkansas</w:t>
            </w:r>
            <w:r w:rsidRPr="002B5189">
              <w:rPr>
                <w:rStyle w:val="nt"/>
                <w:color w:val="212121"/>
                <w:sz w:val="18"/>
                <w:szCs w:val="18"/>
                <w:shd w:val="clear" w:color="auto" w:fill="F1F1F1"/>
                <w:lang w:val="en"/>
              </w:rPr>
              <w:t>&lt;/option&gt;</w:t>
            </w:r>
          </w:p>
          <w:p w14:paraId="75420F6E" w14:textId="69C0764E" w:rsidR="007C1B1E" w:rsidRPr="002B5189" w:rsidRDefault="00F352EA" w:rsidP="007C1B1E">
            <w:pPr>
              <w:pStyle w:val="HTMLPreformatted"/>
              <w:rPr>
                <w:color w:val="212121"/>
                <w:sz w:val="18"/>
                <w:szCs w:val="18"/>
                <w:shd w:val="clear" w:color="auto" w:fill="F1F1F1"/>
                <w:lang w:val="en"/>
              </w:rPr>
            </w:pPr>
            <w:r>
              <w:rPr>
                <w:color w:val="212121"/>
                <w:sz w:val="18"/>
                <w:szCs w:val="18"/>
                <w:shd w:val="clear" w:color="auto" w:fill="F1F1F1"/>
                <w:lang w:val="en"/>
              </w:rPr>
              <w:t xml:space="preserve">               …</w:t>
            </w:r>
          </w:p>
          <w:p w14:paraId="0256EF3E"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"VA"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Virginia</w:t>
            </w:r>
            <w:r w:rsidRPr="002B5189">
              <w:rPr>
                <w:rStyle w:val="nt"/>
                <w:color w:val="212121"/>
                <w:sz w:val="18"/>
                <w:szCs w:val="18"/>
                <w:shd w:val="clear" w:color="auto" w:fill="F1F1F1"/>
                <w:lang w:val="en"/>
              </w:rPr>
              <w:t>&lt;/option&gt;</w:t>
            </w:r>
          </w:p>
          <w:p w14:paraId="5C24CFC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Washington</w:t>
            </w:r>
            <w:r w:rsidRPr="002B5189">
              <w:rPr>
                <w:rStyle w:val="nt"/>
                <w:color w:val="212121"/>
                <w:sz w:val="18"/>
                <w:szCs w:val="18"/>
                <w:shd w:val="clear" w:color="auto" w:fill="F1F1F1"/>
                <w:lang w:val="en"/>
              </w:rPr>
              <w:t>&lt;/option&gt;</w:t>
            </w:r>
          </w:p>
          <w:p w14:paraId="0B44C0B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"WV"</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West Virginia</w:t>
            </w:r>
            <w:r w:rsidRPr="002B5189">
              <w:rPr>
                <w:rStyle w:val="nt"/>
                <w:color w:val="212121"/>
                <w:sz w:val="18"/>
                <w:szCs w:val="18"/>
                <w:shd w:val="clear" w:color="auto" w:fill="F1F1F1"/>
                <w:lang w:val="en"/>
              </w:rPr>
              <w:t>&lt;/option&gt;</w:t>
            </w:r>
          </w:p>
          <w:p w14:paraId="67A31EA0"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"WI"</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Wisconsin</w:t>
            </w:r>
            <w:r w:rsidRPr="002B5189">
              <w:rPr>
                <w:rStyle w:val="nt"/>
                <w:color w:val="212121"/>
                <w:sz w:val="18"/>
                <w:szCs w:val="18"/>
                <w:shd w:val="clear" w:color="auto" w:fill="F1F1F1"/>
                <w:lang w:val="en"/>
              </w:rPr>
              <w:t>&lt;/option&gt;</w:t>
            </w:r>
          </w:p>
          <w:p w14:paraId="77DAC5A6"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"WY"</w:t>
            </w:r>
            <w:r w:rsidRPr="002B5189">
              <w:rPr>
                <w:rStyle w:val="nt"/>
                <w:color w:val="212121"/>
                <w:sz w:val="18"/>
                <w:szCs w:val="18"/>
                <w:shd w:val="clear" w:color="auto" w:fill="F1F1F1"/>
                <w:lang w:val="en"/>
              </w:rPr>
              <w:t>&gt;</w:t>
            </w:r>
            <w:r w:rsidRPr="002B5189">
              <w:rPr>
                <w:color w:val="212121"/>
                <w:sz w:val="18"/>
                <w:szCs w:val="18"/>
                <w:shd w:val="clear" w:color="auto" w:fill="F1F1F1"/>
                <w:lang w:val="en"/>
              </w:rPr>
              <w:t>Wyoming</w:t>
            </w:r>
            <w:r w:rsidRPr="002B5189">
              <w:rPr>
                <w:rStyle w:val="nt"/>
                <w:color w:val="212121"/>
                <w:sz w:val="18"/>
                <w:szCs w:val="18"/>
                <w:shd w:val="clear" w:color="auto" w:fill="F1F1F1"/>
                <w:lang w:val="en"/>
              </w:rPr>
              <w:t>&lt;/option&gt;</w:t>
            </w:r>
          </w:p>
          <w:p w14:paraId="1EDD763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"AA"</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AA - Armed Forces Americas</w:t>
            </w:r>
            <w:r w:rsidRPr="002B5189">
              <w:rPr>
                <w:rStyle w:val="nt"/>
                <w:color w:val="212121"/>
                <w:sz w:val="18"/>
                <w:szCs w:val="18"/>
                <w:shd w:val="clear" w:color="auto" w:fill="F1F1F1"/>
                <w:lang w:val="en"/>
              </w:rPr>
              <w:t>&lt;/option&gt;</w:t>
            </w:r>
          </w:p>
          <w:p w14:paraId="310D71E7"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Africa</w:t>
            </w:r>
            <w:r w:rsidRPr="002B5189">
              <w:rPr>
                <w:rStyle w:val="nt"/>
                <w:color w:val="212121"/>
                <w:sz w:val="18"/>
                <w:szCs w:val="18"/>
                <w:shd w:val="clear" w:color="auto" w:fill="F1F1F1"/>
                <w:lang w:val="en"/>
              </w:rPr>
              <w:t>&lt;/option&gt;</w:t>
            </w:r>
          </w:p>
          <w:p w14:paraId="6BD774CB"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Canada</w:t>
            </w:r>
            <w:r w:rsidRPr="002B5189">
              <w:rPr>
                <w:rStyle w:val="nt"/>
                <w:color w:val="212121"/>
                <w:sz w:val="18"/>
                <w:szCs w:val="18"/>
                <w:shd w:val="clear" w:color="auto" w:fill="F1F1F1"/>
                <w:lang w:val="en"/>
              </w:rPr>
              <w:t>&lt;/option&gt;</w:t>
            </w:r>
          </w:p>
          <w:p w14:paraId="43A893B2"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Europe</w:t>
            </w:r>
            <w:r w:rsidRPr="002B5189">
              <w:rPr>
                <w:rStyle w:val="nt"/>
                <w:color w:val="212121"/>
                <w:sz w:val="18"/>
                <w:szCs w:val="18"/>
                <w:shd w:val="clear" w:color="auto" w:fill="F1F1F1"/>
                <w:lang w:val="en"/>
              </w:rPr>
              <w:t>&lt;/option&gt;</w:t>
            </w:r>
          </w:p>
          <w:p w14:paraId="3536E88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"AE"</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AE - Armed Forces Middle East</w:t>
            </w:r>
            <w:r w:rsidRPr="002B5189">
              <w:rPr>
                <w:rStyle w:val="nt"/>
                <w:color w:val="212121"/>
                <w:sz w:val="18"/>
                <w:szCs w:val="18"/>
                <w:shd w:val="clear" w:color="auto" w:fill="F1F1F1"/>
                <w:lang w:val="en"/>
              </w:rPr>
              <w:t>&lt;/option&gt;</w:t>
            </w:r>
          </w:p>
          <w:p w14:paraId="16848813"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&lt;option</w:t>
            </w:r>
            <w:r w:rsidRPr="002B5189">
              <w:rPr>
                <w:color w:val="212121"/>
                <w:sz w:val="18"/>
                <w:szCs w:val="18"/>
                <w:shd w:val="clear" w:color="auto" w:fill="F1F1F1"/>
                <w:lang w:val="en"/>
              </w:rPr>
              <w:t xml:space="preserve"> </w:t>
            </w:r>
            <w:r w:rsidRPr="002B5189">
              <w:rPr>
                <w:rStyle w:val="na"/>
                <w:color w:val="212121"/>
                <w:sz w:val="18"/>
                <w:szCs w:val="18"/>
                <w:shd w:val="clear" w:color="auto" w:fill="F1F1F1"/>
                <w:lang w:val="en"/>
              </w:rPr>
              <w:t>value=</w:t>
            </w:r>
            <w:r w:rsidRPr="002B5189">
              <w:rPr>
                <w:rStyle w:val="s"/>
                <w:color w:val="212121"/>
                <w:sz w:val="18"/>
                <w:szCs w:val="18"/>
                <w:shd w:val="clear" w:color="auto" w:fill="F1F1F1"/>
                <w:lang w:val="en"/>
              </w:rPr>
              <w:t>"AP"</w:t>
            </w:r>
            <w:r w:rsidRPr="002B5189">
              <w:rPr>
                <w:rStyle w:val="nt"/>
                <w:color w:val="212121"/>
                <w:sz w:val="18"/>
                <w:szCs w:val="18"/>
                <w:shd w:val="clear" w:color="auto" w:fill="F1F1F1"/>
                <w:lang w:val="en"/>
              </w:rPr>
              <w:t>&gt;</w:t>
            </w:r>
            <w:r w:rsidRPr="002B5189">
              <w:rPr>
                <w:color w:val="212121"/>
                <w:sz w:val="18"/>
                <w:szCs w:val="18"/>
                <w:shd w:val="clear" w:color="auto" w:fill="F1F1F1"/>
                <w:lang w:val="en"/>
              </w:rPr>
              <w:t>AP - Armed Forces Pacific</w:t>
            </w:r>
            <w:r w:rsidRPr="002B5189">
              <w:rPr>
                <w:rStyle w:val="nt"/>
                <w:color w:val="212121"/>
                <w:sz w:val="18"/>
                <w:szCs w:val="18"/>
                <w:shd w:val="clear" w:color="auto" w:fill="F1F1F1"/>
                <w:lang w:val="en"/>
              </w:rPr>
              <w:t>&lt;/option&gt;</w:t>
            </w:r>
          </w:p>
          <w:p w14:paraId="7564F75F"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&lt;/select&gt;</w:t>
            </w:r>
          </w:p>
          <w:p w14:paraId="3D72F9BD" w14:textId="77777777" w:rsidR="007C1B1E" w:rsidRPr="002B5189" w:rsidRDefault="007C1B1E" w:rsidP="007C1B1E">
            <w:pPr>
              <w:pStyle w:val="HTMLPreformatted"/>
              <w:rPr>
                <w:color w:val="212121"/>
                <w:sz w:val="18"/>
                <w:szCs w:val="18"/>
                <w:shd w:val="clear" w:color="auto" w:fill="F1F1F1"/>
                <w:lang w:val="en"/>
              </w:rPr>
            </w:pPr>
            <w:r w:rsidRPr="002B5189">
              <w:rPr>
                <w:color w:val="212121"/>
                <w:sz w:val="18"/>
                <w:szCs w:val="18"/>
                <w:shd w:val="clear" w:color="auto" w:fill="F1F1F1"/>
                <w:lang w:val="en"/>
              </w:rPr>
              <w:t xml:space="preserve">        </w:t>
            </w:r>
            <w:r w:rsidRPr="002B5189">
              <w:rPr>
                <w:rStyle w:val="nt"/>
                <w:color w:val="212121"/>
                <w:sz w:val="18"/>
                <w:szCs w:val="18"/>
                <w:shd w:val="clear" w:color="auto" w:fill="F1F1F1"/>
                <w:lang w:val="en"/>
              </w:rPr>
              <w:t>&lt;/div&gt;</w:t>
            </w:r>
          </w:p>
          <w:p w14:paraId="7BF71158" w14:textId="611FCB9D" w:rsidR="007C1B1E" w:rsidRPr="007C1B1E" w:rsidRDefault="007C1B1E" w:rsidP="007C1B1E">
            <w:pPr>
              <w:pStyle w:val="HTMLPreformatted"/>
            </w:pPr>
            <w:r>
              <w:rPr>
                <w:color w:val="212121"/>
                <w:sz w:val="15"/>
                <w:szCs w:val="15"/>
                <w:shd w:val="clear" w:color="auto" w:fill="F1F1F1"/>
                <w:lang w:val="en"/>
              </w:rPr>
              <w:t xml:space="preserve">      </w:t>
            </w:r>
            <w:r>
              <w:rPr>
                <w:rStyle w:val="nt"/>
                <w:color w:val="212121"/>
                <w:sz w:val="15"/>
                <w:szCs w:val="15"/>
                <w:shd w:val="clear" w:color="auto" w:fill="F1F1F1"/>
                <w:lang w:val="en"/>
              </w:rPr>
              <w:t>&lt;/div&gt;</w:t>
            </w:r>
          </w:p>
          <w:p w14:paraId="50615394"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&lt;label</w:t>
            </w:r>
            <w:r>
              <w:rPr>
                <w:color w:val="212121"/>
                <w:sz w:val="15"/>
                <w:szCs w:val="15"/>
                <w:shd w:val="clear" w:color="auto" w:fill="F1F1F1"/>
                <w:lang w:val="en"/>
              </w:rPr>
              <w:t xml:space="preserve"> </w:t>
            </w:r>
            <w:r>
              <w:rPr>
                <w:rStyle w:val="na"/>
                <w:color w:val="212121"/>
                <w:sz w:val="15"/>
                <w:szCs w:val="15"/>
                <w:shd w:val="clear" w:color="auto" w:fill="F1F1F1"/>
                <w:lang w:val="en"/>
              </w:rPr>
              <w:t>for=</w:t>
            </w:r>
            <w:r>
              <w:rPr>
                <w:rStyle w:val="s"/>
                <w:color w:val="212121"/>
                <w:sz w:val="15"/>
                <w:szCs w:val="15"/>
                <w:shd w:val="clear" w:color="auto" w:fill="F1F1F1"/>
                <w:lang w:val="en"/>
              </w:rPr>
              <w:t>"zip"</w:t>
            </w:r>
            <w:r>
              <w:rPr>
                <w:rStyle w:val="nt"/>
                <w:color w:val="212121"/>
                <w:sz w:val="15"/>
                <w:szCs w:val="15"/>
                <w:shd w:val="clear" w:color="auto" w:fill="F1F1F1"/>
                <w:lang w:val="en"/>
              </w:rPr>
              <w:t>&gt;</w:t>
            </w:r>
            <w:r>
              <w:rPr>
                <w:color w:val="212121"/>
                <w:sz w:val="15"/>
                <w:szCs w:val="15"/>
                <w:shd w:val="clear" w:color="auto" w:fill="F1F1F1"/>
                <w:lang w:val="en"/>
              </w:rPr>
              <w:t>ZIP</w:t>
            </w:r>
            <w:r>
              <w:rPr>
                <w:rStyle w:val="nt"/>
                <w:color w:val="212121"/>
                <w:sz w:val="15"/>
                <w:szCs w:val="15"/>
                <w:shd w:val="clear" w:color="auto" w:fill="F1F1F1"/>
                <w:lang w:val="en"/>
              </w:rPr>
              <w:t>&lt;/label&gt;</w:t>
            </w:r>
          </w:p>
          <w:p w14:paraId="40D04349" w14:textId="77777777" w:rsid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&lt;input</w:t>
            </w:r>
            <w:r>
              <w:rPr>
                <w:color w:val="212121"/>
                <w:sz w:val="15"/>
                <w:szCs w:val="15"/>
                <w:shd w:val="clear" w:color="auto" w:fill="F1F1F1"/>
                <w:lang w:val="en"/>
              </w:rPr>
              <w:t xml:space="preserve"> </w:t>
            </w:r>
            <w:r>
              <w:rPr>
                <w:rStyle w:val="na"/>
                <w:color w:val="212121"/>
                <w:sz w:val="15"/>
                <w:szCs w:val="15"/>
                <w:shd w:val="clear" w:color="auto" w:fill="F1F1F1"/>
                <w:lang w:val="en"/>
              </w:rPr>
              <w:t>class=</w:t>
            </w:r>
            <w:r>
              <w:rPr>
                <w:rStyle w:val="s"/>
                <w:color w:val="212121"/>
                <w:sz w:val="15"/>
                <w:szCs w:val="15"/>
                <w:shd w:val="clear" w:color="auto" w:fill="F1F1F1"/>
                <w:lang w:val="en"/>
              </w:rPr>
              <w:t>"usa-input-medium"</w:t>
            </w:r>
            <w:r>
              <w:rPr>
                <w:color w:val="212121"/>
                <w:sz w:val="15"/>
                <w:szCs w:val="15"/>
                <w:shd w:val="clear" w:color="auto" w:fill="F1F1F1"/>
                <w:lang w:val="en"/>
              </w:rPr>
              <w:t xml:space="preserve"> </w:t>
            </w:r>
            <w:r>
              <w:rPr>
                <w:rStyle w:val="na"/>
                <w:color w:val="212121"/>
                <w:sz w:val="15"/>
                <w:szCs w:val="15"/>
                <w:shd w:val="clear" w:color="auto" w:fill="F1F1F1"/>
                <w:lang w:val="en"/>
              </w:rPr>
              <w:t>id=</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name=</w:t>
            </w:r>
            <w:r>
              <w:rPr>
                <w:rStyle w:val="s"/>
                <w:color w:val="212121"/>
                <w:sz w:val="15"/>
                <w:szCs w:val="15"/>
                <w:shd w:val="clear" w:color="auto" w:fill="F1F1F1"/>
                <w:lang w:val="en"/>
              </w:rPr>
              <w:t>"zip"</w:t>
            </w:r>
            <w:r>
              <w:rPr>
                <w:color w:val="212121"/>
                <w:sz w:val="15"/>
                <w:szCs w:val="15"/>
                <w:shd w:val="clear" w:color="auto" w:fill="F1F1F1"/>
                <w:lang w:val="en"/>
              </w:rPr>
              <w:t xml:space="preserve"> </w:t>
            </w:r>
            <w:r>
              <w:rPr>
                <w:rStyle w:val="na"/>
                <w:color w:val="212121"/>
                <w:sz w:val="15"/>
                <w:szCs w:val="15"/>
                <w:shd w:val="clear" w:color="auto" w:fill="F1F1F1"/>
                <w:lang w:val="en"/>
              </w:rPr>
              <w:t>type=</w:t>
            </w:r>
            <w:r>
              <w:rPr>
                <w:rStyle w:val="s"/>
                <w:color w:val="212121"/>
                <w:sz w:val="15"/>
                <w:szCs w:val="15"/>
                <w:shd w:val="clear" w:color="auto" w:fill="F1F1F1"/>
                <w:lang w:val="en"/>
              </w:rPr>
              <w:t>"text"</w:t>
            </w:r>
            <w:r>
              <w:rPr>
                <w:color w:val="212121"/>
                <w:sz w:val="15"/>
                <w:szCs w:val="15"/>
                <w:shd w:val="clear" w:color="auto" w:fill="F1F1F1"/>
                <w:lang w:val="en"/>
              </w:rPr>
              <w:t xml:space="preserve"> </w:t>
            </w:r>
            <w:r>
              <w:rPr>
                <w:rStyle w:val="na"/>
                <w:color w:val="212121"/>
                <w:sz w:val="15"/>
                <w:szCs w:val="15"/>
                <w:shd w:val="clear" w:color="auto" w:fill="F1F1F1"/>
                <w:lang w:val="en"/>
              </w:rPr>
              <w:t>pattern=</w:t>
            </w:r>
            <w:r>
              <w:rPr>
                <w:rStyle w:val="s"/>
                <w:color w:val="212121"/>
                <w:sz w:val="15"/>
                <w:szCs w:val="15"/>
                <w:shd w:val="clear" w:color="auto" w:fill="F1F1F1"/>
                <w:lang w:val="en"/>
              </w:rPr>
              <w:t>"[\d]{5}(-[\d]{4})?"</w:t>
            </w:r>
            <w:r>
              <w:rPr>
                <w:rStyle w:val="nt"/>
                <w:color w:val="212121"/>
                <w:sz w:val="15"/>
                <w:szCs w:val="15"/>
                <w:shd w:val="clear" w:color="auto" w:fill="F1F1F1"/>
                <w:lang w:val="en"/>
              </w:rPr>
              <w:t>&gt;</w:t>
            </w:r>
          </w:p>
          <w:p w14:paraId="2C7868CD" w14:textId="72FF7CB6" w:rsidR="006B5D95" w:rsidRPr="007C1B1E" w:rsidRDefault="007C1B1E" w:rsidP="007C1B1E">
            <w:pPr>
              <w:pStyle w:val="HTMLPreformatted"/>
              <w:rPr>
                <w:color w:val="212121"/>
                <w:sz w:val="15"/>
                <w:szCs w:val="15"/>
                <w:shd w:val="clear" w:color="auto" w:fill="F1F1F1"/>
                <w:lang w:val="en"/>
              </w:rPr>
            </w:pPr>
            <w:r>
              <w:rPr>
                <w:color w:val="212121"/>
                <w:sz w:val="15"/>
                <w:szCs w:val="15"/>
                <w:shd w:val="clear" w:color="auto" w:fill="F1F1F1"/>
                <w:lang w:val="en"/>
              </w:rPr>
              <w:t xml:space="preserve">    </w:t>
            </w:r>
            <w:r>
              <w:rPr>
                <w:rStyle w:val="nt"/>
                <w:color w:val="212121"/>
                <w:sz w:val="15"/>
                <w:szCs w:val="15"/>
                <w:shd w:val="clear" w:color="auto" w:fill="F1F1F1"/>
                <w:lang w:val="en"/>
              </w:rPr>
              <w:t>&lt;/fieldset&gt;&lt;/form&gt;</w:t>
            </w:r>
          </w:p>
        </w:tc>
      </w:tr>
    </w:tbl>
    <w:p w14:paraId="0A9ED784" w14:textId="77AE32D2" w:rsidR="00E03B4B" w:rsidRDefault="003B2D74" w:rsidP="008207CF">
      <w:pPr>
        <w:pStyle w:val="BodyText"/>
        <w:numPr>
          <w:ilvl w:val="0"/>
          <w:numId w:val="47"/>
        </w:numPr>
        <w:rPr>
          <w:lang w:val="en"/>
        </w:rPr>
      </w:pPr>
      <w:r>
        <w:rPr>
          <w:lang w:val="en"/>
        </w:rPr>
        <w:t>Each field must follow the accessibility guidelines for all form controls.</w:t>
      </w:r>
    </w:p>
    <w:p w14:paraId="70E08C16" w14:textId="27F3DF34" w:rsidR="003B2D74" w:rsidRDefault="00A448A7" w:rsidP="008207CF">
      <w:pPr>
        <w:pStyle w:val="BodyText"/>
        <w:numPr>
          <w:ilvl w:val="0"/>
          <w:numId w:val="47"/>
        </w:numPr>
        <w:rPr>
          <w:lang w:val="en"/>
        </w:rPr>
      </w:pPr>
      <w:r>
        <w:rPr>
          <w:lang w:val="en"/>
        </w:rPr>
        <w:t>For the ZIP field, make sure to include pattern attribute so a hyphen is entered before the four digit extension.</w:t>
      </w:r>
    </w:p>
    <w:p w14:paraId="37468450" w14:textId="77777777" w:rsidR="00A448A7" w:rsidRDefault="00A448A7" w:rsidP="008207CF">
      <w:pPr>
        <w:pStyle w:val="ListParagraph"/>
        <w:numPr>
          <w:ilvl w:val="1"/>
          <w:numId w:val="47"/>
        </w:num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&lt;label for="zip"&gt;ZIP&lt;/label&gt;</w:t>
      </w:r>
    </w:p>
    <w:p w14:paraId="129949AD" w14:textId="6E98DA6A" w:rsidR="008903E4" w:rsidRDefault="00A448A7" w:rsidP="008903E4">
      <w:pPr>
        <w:pStyle w:val="ListParagraph"/>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440"/>
        <w:rPr>
          <w:rFonts w:ascii="Courier New" w:hAnsi="Courier New" w:cs="Courier New"/>
          <w:color w:val="212121"/>
          <w:sz w:val="24"/>
          <w:shd w:val="clear" w:color="auto" w:fill="F1F1F1"/>
          <w:lang w:val="en"/>
        </w:rPr>
      </w:pPr>
      <w:r w:rsidRPr="00A448A7">
        <w:rPr>
          <w:rFonts w:ascii="Courier New" w:hAnsi="Courier New" w:cs="Courier New"/>
          <w:color w:val="212121"/>
          <w:sz w:val="24"/>
          <w:shd w:val="clear" w:color="auto" w:fill="F1F1F1"/>
          <w:lang w:val="en"/>
        </w:rPr>
        <w:t>&lt;input class="usa-input-medium" id="zip" name="zip" type="text" pattern="[\d]{5}(-[\d]{4</w:t>
      </w:r>
      <w:r w:rsidR="008903E4">
        <w:rPr>
          <w:rFonts w:ascii="Courier New" w:hAnsi="Courier New" w:cs="Courier New"/>
          <w:color w:val="212121"/>
          <w:sz w:val="24"/>
          <w:shd w:val="clear" w:color="auto" w:fill="F1F1F1"/>
          <w:lang w:val="en"/>
        </w:rPr>
        <w:t>})</w:t>
      </w:r>
    </w:p>
    <w:p w14:paraId="03A127FB" w14:textId="7D616562" w:rsidR="008903E4" w:rsidRDefault="00E2467D" w:rsidP="008207CF">
      <w:pPr>
        <w:pStyle w:val="BodyText"/>
        <w:numPr>
          <w:ilvl w:val="0"/>
          <w:numId w:val="47"/>
        </w:numPr>
        <w:rPr>
          <w:lang w:val="en"/>
        </w:rPr>
      </w:pPr>
      <w:r>
        <w:rPr>
          <w:lang w:val="en"/>
        </w:rPr>
        <w:t xml:space="preserve">Label the optional inputs. </w:t>
      </w:r>
    </w:p>
    <w:p w14:paraId="1C7B5F3C" w14:textId="3450A885" w:rsidR="00E2467D" w:rsidRDefault="00E2467D" w:rsidP="008207CF">
      <w:pPr>
        <w:pStyle w:val="BodyText"/>
        <w:numPr>
          <w:ilvl w:val="0"/>
          <w:numId w:val="47"/>
        </w:numPr>
        <w:rPr>
          <w:lang w:val="en"/>
        </w:rPr>
      </w:pPr>
      <w:r>
        <w:rPr>
          <w:lang w:val="en"/>
        </w:rPr>
        <w:t>Let users type in state abbreviation on the drop-down menu.</w:t>
      </w:r>
    </w:p>
    <w:p w14:paraId="38B503D2" w14:textId="1E623546" w:rsidR="006C45EC" w:rsidRPr="006C45EC" w:rsidRDefault="006C45EC" w:rsidP="008207CF">
      <w:pPr>
        <w:pStyle w:val="BodyText"/>
        <w:numPr>
          <w:ilvl w:val="0"/>
          <w:numId w:val="47"/>
        </w:numPr>
        <w:rPr>
          <w:lang w:val="en"/>
        </w:rPr>
      </w:pPr>
      <w:r w:rsidRPr="006C45EC">
        <w:rPr>
          <w:noProof/>
          <w:lang w:val="en"/>
        </w:rPr>
        <mc:AlternateContent>
          <mc:Choice Requires="wps">
            <w:drawing>
              <wp:anchor distT="45720" distB="45720" distL="114300" distR="114300" simplePos="0" relativeHeight="251659264" behindDoc="0" locked="0" layoutInCell="1" allowOverlap="1" wp14:anchorId="3BECC104" wp14:editId="7C8614BD">
                <wp:simplePos x="0" y="0"/>
                <wp:positionH relativeFrom="column">
                  <wp:posOffset>175260</wp:posOffset>
                </wp:positionH>
                <wp:positionV relativeFrom="paragraph">
                  <wp:posOffset>448310</wp:posOffset>
                </wp:positionV>
                <wp:extent cx="6690360" cy="1404620"/>
                <wp:effectExtent l="0" t="0" r="15240" b="101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0360" cy="1404620"/>
                        </a:xfrm>
                        <a:prstGeom prst="rect">
                          <a:avLst/>
                        </a:prstGeom>
                        <a:solidFill>
                          <a:srgbClr val="FFFFFF"/>
                        </a:solidFill>
                        <a:ln w="9525">
                          <a:solidFill>
                            <a:srgbClr val="000000"/>
                          </a:solidFill>
                          <a:miter lim="800000"/>
                          <a:headEnd/>
                          <a:tailEnd/>
                        </a:ln>
                      </wps:spPr>
                      <wps:txbx>
                        <w:txbxContent>
                          <w:p w14:paraId="0AD55CC0" w14:textId="1A946578" w:rsidR="008571F5" w:rsidRPr="006C45EC" w:rsidRDefault="008571F5" w:rsidP="006C45EC">
                            <w:pPr>
                              <w:pStyle w:val="BodyText"/>
                              <w:ind w:left="720"/>
                              <w:rPr>
                                <w:lang w:val="en"/>
                              </w:rPr>
                            </w:pPr>
                            <w:r>
                              <w:rPr>
                                <w:lang w:val="en"/>
                              </w:rPr>
                              <w:t xml:space="preserve">Use </w:t>
                            </w:r>
                            <w:hyperlink r:id="rId124" w:history="1">
                              <w:r w:rsidRPr="00E2467D">
                                <w:rPr>
                                  <w:rStyle w:val="Hyperlink"/>
                                  <w:lang w:val="en"/>
                                </w:rPr>
                                <w:t>Politspace</w:t>
                              </w:r>
                            </w:hyperlink>
                            <w:r>
                              <w:rPr>
                                <w:lang w:val="en"/>
                              </w:rPr>
                              <w:t xml:space="preserve"> as a way to implement input masking zip code input fields.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BECC104" id="_x0000_t202" coordsize="21600,21600" o:spt="202" path="m,l,21600r21600,l21600,xe">
                <v:stroke joinstyle="miter"/>
                <v:path gradientshapeok="t" o:connecttype="rect"/>
              </v:shapetype>
              <v:shape id="Text Box 2" o:spid="_x0000_s1026" type="#_x0000_t202" style="position:absolute;left:0;text-align:left;margin-left:13.8pt;margin-top:35.3pt;width:526.8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">
                <v:textbox style="mso-fit-shape-to-text:t">
                  <w:txbxContent>
                    <w:p w14:paraId="0AD55CC0" w14:textId="1A946578" w:rsidR="008571F5" w:rsidRPr="006C45EC" w:rsidRDefault="008571F5" w:rsidP="006C45EC">
                      <w:pPr>
                        <w:pStyle w:val="BodyText"/>
                        <w:ind w:left="720"/>
                        <w:rPr>
                          <w:lang w:val="en"/>
                        </w:rPr>
                      </w:pPr>
                      <w:r>
                        <w:rPr>
                          <w:lang w:val="en"/>
                        </w:rPr>
                        <w:t xml:space="preserve">Use </w:t>
                      </w:r>
                      <w:hyperlink r:id="rId125" w:history="1">
                        <w:r w:rsidRPr="00E2467D">
                          <w:rPr>
                            <w:rStyle w:val="Hyperlink"/>
                            <w:lang w:val="en"/>
                          </w:rPr>
                          <w:t>Politspace</w:t>
                        </w:r>
                      </w:hyperlink>
                      <w:r>
                        <w:rPr>
                          <w:lang w:val="en"/>
                        </w:rPr>
                        <w:t xml:space="preserve"> as a way to implement input masking zip code input fields.</w:t>
                      </w:r>
                    </w:p>
                  </w:txbxContent>
                </v:textbox>
                <w10:wrap type="square"/>
              </v:shape>
            </w:pict>
          </mc:Fallback>
        </mc:AlternateContent>
      </w:r>
      <w:r w:rsidR="00E2467D">
        <w:rPr>
          <w:lang w:val="en"/>
        </w:rPr>
        <w:t>Support both 5 and 9-digit ZIP codes.</w:t>
      </w:r>
    </w:p>
    <w:p w14:paraId="634BCEA4" w14:textId="77777777" w:rsidR="00F951B9" w:rsidRDefault="00F951B9" w:rsidP="00F951B9"/>
    <w:p w14:paraId="7075BE96" w14:textId="726539BC" w:rsidR="00F951B9" w:rsidRDefault="00F951B9" w:rsidP="008207CF">
      <w:pPr>
        <w:pStyle w:val="BodyText"/>
        <w:numPr>
          <w:ilvl w:val="0"/>
          <w:numId w:val="47"/>
        </w:numPr>
        <w:rPr>
          <w:lang w:val="en"/>
        </w:rPr>
      </w:pPr>
      <w:r>
        <w:rPr>
          <w:lang w:val="en"/>
        </w:rPr>
        <w:t>Each field must follow the accessibility guidelines for all form controls.</w:t>
      </w:r>
    </w:p>
    <w:p w14:paraId="3064E852" w14:textId="3662A4EB" w:rsidR="00F951B9" w:rsidRDefault="00F951B9" w:rsidP="008207CF">
      <w:pPr>
        <w:pStyle w:val="BodyText"/>
        <w:numPr>
          <w:ilvl w:val="0"/>
          <w:numId w:val="47"/>
        </w:numPr>
        <w:rPr>
          <w:lang w:val="en"/>
        </w:rPr>
      </w:pPr>
      <w:r>
        <w:rPr>
          <w:lang w:val="en"/>
        </w:rPr>
        <w:t>Do not sign out users without giving them 20 second’s notice to request more time.</w:t>
      </w:r>
    </w:p>
    <w:p w14:paraId="1F19602E" w14:textId="44FC5F36" w:rsidR="00F951B9" w:rsidRDefault="00F951B9" w:rsidP="008207CF">
      <w:pPr>
        <w:pStyle w:val="BodyText"/>
        <w:numPr>
          <w:ilvl w:val="0"/>
          <w:numId w:val="47"/>
        </w:numPr>
        <w:rPr>
          <w:lang w:val="en"/>
        </w:rPr>
      </w:pPr>
      <w:r>
        <w:rPr>
          <w:lang w:val="en"/>
        </w:rPr>
        <w:t xml:space="preserve">Use this form when authentication and authorization </w:t>
      </w:r>
      <w:r w:rsidR="00C75E1E">
        <w:rPr>
          <w:lang w:val="en"/>
        </w:rPr>
        <w:t xml:space="preserve">are </w:t>
      </w:r>
      <w:r>
        <w:rPr>
          <w:lang w:val="en"/>
        </w:rPr>
        <w:t>required to access private data.</w:t>
      </w:r>
    </w:p>
    <w:p w14:paraId="119CF500" w14:textId="7904C88D" w:rsidR="00F951B9" w:rsidRDefault="00F951B9" w:rsidP="008207CF">
      <w:pPr>
        <w:pStyle w:val="BodyText"/>
        <w:numPr>
          <w:ilvl w:val="0"/>
          <w:numId w:val="47"/>
        </w:numPr>
        <w:rPr>
          <w:lang w:val="en"/>
        </w:rPr>
      </w:pPr>
      <w:r>
        <w:rPr>
          <w:lang w:val="en"/>
        </w:rPr>
        <w:t>Less is more – keep it simple and use less intrusive text.</w:t>
      </w:r>
    </w:p>
    <w:p w14:paraId="478EC5FA" w14:textId="20D98788" w:rsidR="00F951B9" w:rsidRDefault="00F951B9" w:rsidP="008207CF">
      <w:pPr>
        <w:pStyle w:val="BodyText"/>
        <w:numPr>
          <w:ilvl w:val="0"/>
          <w:numId w:val="47"/>
        </w:numPr>
        <w:rPr>
          <w:lang w:val="en"/>
        </w:rPr>
      </w:pPr>
      <w:r>
        <w:rPr>
          <w:lang w:val="en"/>
        </w:rPr>
        <w:t>Allow users to use their email address to sign in.</w:t>
      </w:r>
    </w:p>
    <w:p w14:paraId="54311F6E" w14:textId="66EF7571" w:rsidR="00F951B9" w:rsidRDefault="00F951B9" w:rsidP="008207CF">
      <w:pPr>
        <w:pStyle w:val="BodyText"/>
        <w:numPr>
          <w:ilvl w:val="0"/>
          <w:numId w:val="47"/>
        </w:numPr>
        <w:rPr>
          <w:lang w:val="en"/>
        </w:rPr>
      </w:pPr>
      <w:r>
        <w:rPr>
          <w:lang w:val="en"/>
        </w:rPr>
        <w:t>Allow for a “Remember Me” check box on trusted computers so it’s easier to sign in next time.</w:t>
      </w:r>
    </w:p>
    <w:p w14:paraId="0B796551" w14:textId="04EE6C32" w:rsidR="00F951B9" w:rsidRDefault="00F951B9" w:rsidP="008207CF">
      <w:pPr>
        <w:pStyle w:val="BodyText"/>
        <w:numPr>
          <w:ilvl w:val="0"/>
          <w:numId w:val="47"/>
        </w:numPr>
        <w:rPr>
          <w:lang w:val="en"/>
        </w:rPr>
      </w:pPr>
      <w:r>
        <w:rPr>
          <w:lang w:val="en"/>
        </w:rPr>
        <w:t>Make it easy for users to retrieve a forgotten username or password.</w:t>
      </w:r>
    </w:p>
    <w:p w14:paraId="49B96E50" w14:textId="16CBA557" w:rsidR="00F951B9" w:rsidRDefault="00F951B9" w:rsidP="008207CF">
      <w:pPr>
        <w:pStyle w:val="BodyText"/>
        <w:numPr>
          <w:ilvl w:val="0"/>
          <w:numId w:val="47"/>
        </w:numPr>
        <w:rPr>
          <w:lang w:val="en"/>
        </w:rPr>
      </w:pPr>
      <w:r>
        <w:rPr>
          <w:lang w:val="en"/>
        </w:rPr>
        <w:t>Allow users to see their passwords using a hyperlink to display password. Avoid complete password masking.</w:t>
      </w:r>
    </w:p>
    <w:tbl>
      <w:tblPr>
        <w:tblStyle w:val="TableGrid"/>
        <w:tblW w:w="0" w:type="auto"/>
        <w:tblLook w:val="04A0" w:firstRow="1" w:lastRow="0" w:firstColumn="1" w:lastColumn="0" w:noHBand="0" w:noVBand="1"/>
      </w:tblPr>
      <w:tblGrid>
        <w:gridCol w:w="2965"/>
        <w:gridCol w:w="7375"/>
      </w:tblGrid>
      <w:tr w:rsidR="00C573B6" w14:paraId="4B36686D" w14:textId="77777777" w:rsidTr="00C573B6">
        <w:tc>
          <w:tcPr>
            <w:tcW w:w="2965" w:type="dxa"/>
          </w:tcPr>
          <w:p w14:paraId="016A39AE" w14:textId="5A343B56" w:rsidR="00C573B6" w:rsidRDefault="00C573B6" w:rsidP="00C573B6">
            <w:pPr>
              <w:pStyle w:val="BodyText"/>
              <w:rPr>
                <w:lang w:val="en"/>
              </w:rPr>
            </w:pPr>
            <w:r>
              <w:rPr>
                <w:noProof/>
              </w:rPr>
              <w:drawing>
                <wp:inline distT="0" distB="0" distL="0" distR="0" wp14:anchorId="20D5300E" wp14:editId="5EF9E9B4">
                  <wp:extent cx="1635162" cy="2438400"/>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639284" cy="2444547"/>
                          </a:xfrm>
                          <a:prstGeom prst="rect">
                            <a:avLst/>
                          </a:prstGeom>
                        </pic:spPr>
                      </pic:pic>
                    </a:graphicData>
                  </a:graphic>
                </wp:inline>
              </w:drawing>
            </w:r>
          </w:p>
        </w:tc>
        <w:tc>
          <w:tcPr>
            <w:tcW w:w="7375" w:type="dxa"/>
          </w:tcPr>
          <w:p w14:paraId="04ED11F1"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 class="usa-form"&gt;</w:t>
            </w:r>
          </w:p>
          <w:p w14:paraId="15D60E8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4FF787C3"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&lt;legend class="usa-drop_text"&gt;Reset password&lt;/legend&gt;</w:t>
            </w:r>
          </w:p>
          <w:p w14:paraId="7B2A9658" w14:textId="387A102F"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&lt;span class="usa-serif"&gt;Please enter your new password&lt;/span&gt;</w:t>
            </w:r>
          </w:p>
          <w:p w14:paraId="2BD69898"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 usa-alert-info"&gt;</w:t>
            </w:r>
          </w:p>
          <w:p w14:paraId="62A8C4F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 class="usa-alert-body"&gt;</w:t>
            </w:r>
          </w:p>
          <w:p w14:paraId="7F9988C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&lt;h3 class="usa-alert-heading"&gt;Password information&lt;/h3&gt;</w:t>
            </w:r>
          </w:p>
          <w:p w14:paraId="402131F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class="usa-alert-text"&gt;</w:t>
            </w:r>
          </w:p>
          <w:p w14:paraId="54863AA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Length requirements</w:t>
            </w:r>
          </w:p>
          <w:p w14:paraId="3C83F5E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&lt;br&gt;</w:t>
            </w:r>
          </w:p>
          <w:p w14:paraId="2D7E4AD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Character constraints, if any</w:t>
            </w:r>
          </w:p>
          <w:p w14:paraId="610A9184"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6D7D6C9C"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0250E9C0" w14:textId="404CCE98"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&lt;/div&gt;</w:t>
            </w:r>
          </w:p>
          <w:p w14:paraId="75240E57"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for="password-reset"&gt;New password&lt;/label&gt;</w:t>
            </w:r>
          </w:p>
          <w:p w14:paraId="567780AB" w14:textId="291F41FC"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id="password-reset" name="password" type="password"&gt;</w:t>
            </w:r>
          </w:p>
          <w:p w14:paraId="41900FEB"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&lt;label for="confirmPassword"&gt;Confirm password&lt;/label&gt;</w:t>
            </w:r>
          </w:p>
          <w:p w14:paraId="4EBF752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id="confirmPassword" name="confirmPassword" type="password"&gt;</w:t>
            </w:r>
          </w:p>
          <w:p w14:paraId="21FE174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 class="usa-form-note"&gt;</w:t>
            </w:r>
          </w:p>
          <w:p w14:paraId="2BD01540"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&lt;a href="javascript:void(0);"</w:t>
            </w:r>
          </w:p>
          <w:p w14:paraId="68CC07E6"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class="usa-show_multipassword"</w:t>
            </w:r>
          </w:p>
          <w:p w14:paraId="7657DF9D"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aria-controls="password-reset confirmPassword"&gt;Show my typing&lt;/a&gt;</w:t>
            </w:r>
          </w:p>
          <w:p w14:paraId="0CB5F28D" w14:textId="59F91B4D"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&lt;/p&gt;</w:t>
            </w:r>
          </w:p>
          <w:p w14:paraId="3B26CA2A"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&lt;input type="submit" value="Reset password"&gt;</w:t>
            </w:r>
          </w:p>
          <w:p w14:paraId="5A2676E9" w14:textId="77777777"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 xml:space="preserve">  &lt;/fieldset&gt;</w:t>
            </w:r>
          </w:p>
          <w:p w14:paraId="633389B2" w14:textId="7BB34C46" w:rsidR="00C573B6" w:rsidRPr="00C573B6" w:rsidRDefault="00C573B6" w:rsidP="00C573B6">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nsolas"/>
                <w:color w:val="212121"/>
                <w:sz w:val="15"/>
                <w:szCs w:val="15"/>
                <w:shd w:val="clear" w:color="auto" w:fill="F1F1F1"/>
                <w:lang w:val="en"/>
              </w:rPr>
            </w:pPr>
            <w:r w:rsidRPr="00C573B6">
              <w:rPr>
                <w:rFonts w:ascii="Consolas" w:hAnsi="Consolas" w:cs="Consolas"/>
                <w:color w:val="212121"/>
                <w:sz w:val="15"/>
                <w:szCs w:val="15"/>
                <w:shd w:val="clear" w:color="auto" w:fill="F1F1F1"/>
                <w:lang w:val="en"/>
              </w:rPr>
              <w:t>&lt;/form&gt;</w:t>
            </w:r>
          </w:p>
        </w:tc>
      </w:tr>
    </w:tbl>
    <w:p w14:paraId="3D9B1933" w14:textId="69BC100C" w:rsidR="00AD3199" w:rsidRDefault="00AD3199" w:rsidP="008207CF">
      <w:pPr>
        <w:pStyle w:val="BodyText"/>
        <w:numPr>
          <w:ilvl w:val="0"/>
          <w:numId w:val="47"/>
        </w:numPr>
        <w:rPr>
          <w:lang w:val="en"/>
        </w:rPr>
      </w:pPr>
      <w:r>
        <w:rPr>
          <w:lang w:val="en"/>
        </w:rPr>
        <w:t>Each field must follow the accessibility guidelines for all form controls.</w:t>
      </w:r>
    </w:p>
    <w:p w14:paraId="6EC08781" w14:textId="78DE324E" w:rsidR="00AD3199" w:rsidRDefault="00AD3199" w:rsidP="008207CF">
      <w:pPr>
        <w:pStyle w:val="BodyText"/>
        <w:numPr>
          <w:ilvl w:val="0"/>
          <w:numId w:val="47"/>
        </w:numPr>
        <w:rPr>
          <w:lang w:val="en"/>
        </w:rPr>
      </w:pPr>
      <w:r>
        <w:rPr>
          <w:lang w:val="en"/>
        </w:rPr>
        <w:t>Offer a way to easily reset a password if a user forgets the username or password.</w:t>
      </w:r>
    </w:p>
    <w:p w14:paraId="7F3CC1BC" w14:textId="1D7EB460" w:rsidR="00AD3199" w:rsidRDefault="00AD3199" w:rsidP="008207CF">
      <w:pPr>
        <w:pStyle w:val="BodyText"/>
        <w:numPr>
          <w:ilvl w:val="0"/>
          <w:numId w:val="47"/>
        </w:numPr>
        <w:rPr>
          <w:lang w:val="en"/>
        </w:rPr>
      </w:pPr>
      <w:r>
        <w:rPr>
          <w:lang w:val="en"/>
        </w:rPr>
        <w:t>State any password requirements up front.</w:t>
      </w:r>
    </w:p>
    <w:p w14:paraId="1D92BA26" w14:textId="63CF8107" w:rsidR="00C573B6" w:rsidRPr="00682062" w:rsidRDefault="00AD3199" w:rsidP="008207CF">
      <w:pPr>
        <w:pStyle w:val="BodyText"/>
        <w:numPr>
          <w:ilvl w:val="0"/>
          <w:numId w:val="47"/>
        </w:numPr>
        <w:rPr>
          <w:lang w:val="en"/>
        </w:rPr>
      </w:pPr>
      <w:r>
        <w:rPr>
          <w:lang w:val="en"/>
        </w:rPr>
        <w:t xml:space="preserve">See </w:t>
      </w:r>
      <w:hyperlink r:id="rId127" w:history="1">
        <w:r w:rsidRPr="00AD3199">
          <w:rPr>
            <w:rStyle w:val="Hyperlink"/>
            <w:b w:val="0"/>
            <w:lang w:val="en"/>
          </w:rPr>
          <w:t>NIST’s strength of memorized secrets</w:t>
        </w:r>
      </w:hyperlink>
      <w:r w:rsidRPr="00AD3199">
        <w:rPr>
          <w:b/>
          <w:lang w:val="en"/>
        </w:rPr>
        <w:t>.</w:t>
      </w:r>
    </w:p>
    <w:p w14:paraId="4838842A" w14:textId="0209233D" w:rsidR="00852593" w:rsidRDefault="00852593" w:rsidP="00393597">
      <w:pPr>
        <w:pStyle w:val="Heading2"/>
      </w:pPr>
      <w:bookmarkStart w:id="142" w:name="_Toc534722393"/>
      <w:r>
        <w:t>Search Bar</w:t>
      </w:r>
      <w:bookmarkEnd w:id="142"/>
    </w:p>
    <w:p w14:paraId="3F6BE486" w14:textId="4D3AC087" w:rsidR="00FF7D68" w:rsidRDefault="00CE59C1" w:rsidP="00CE59C1">
      <w:pPr>
        <w:rPr>
          <w:sz w:val="24"/>
        </w:rPr>
      </w:pPr>
      <w:r w:rsidRPr="00C75E1E">
        <w:rPr>
          <w:sz w:val="24"/>
        </w:rPr>
        <w:t>An input field that allows users to search for specific content using keywords and/or phrases or if content cannot be found in the main navigation.</w:t>
      </w:r>
      <w:r w:rsidR="00FF7D68">
        <w:rPr>
          <w:sz w:val="24"/>
        </w:rPr>
        <w:t xml:space="preserve"> TAS currently used 2 different search input fields.</w:t>
      </w:r>
      <w:r w:rsidR="00FF7D68">
        <w:rPr>
          <w:sz w:val="24"/>
        </w:rPr>
        <w:tab/>
      </w:r>
    </w:p>
    <w:p w14:paraId="61F8E19E" w14:textId="34E3AF0E" w:rsidR="00FF7D68" w:rsidRDefault="00FF7D68" w:rsidP="008207CF">
      <w:pPr>
        <w:pStyle w:val="ListParagraph"/>
        <w:numPr>
          <w:ilvl w:val="0"/>
          <w:numId w:val="60"/>
        </w:numPr>
        <w:rPr>
          <w:sz w:val="24"/>
        </w:rPr>
      </w:pPr>
      <w:r>
        <w:rPr>
          <w:sz w:val="24"/>
        </w:rPr>
        <w:t>Site-wide search</w:t>
      </w:r>
    </w:p>
    <w:p w14:paraId="1DBF88ED" w14:textId="521740B7" w:rsidR="00FF7D68" w:rsidRPr="00FF7D68" w:rsidRDefault="00FF7D68" w:rsidP="008207CF">
      <w:pPr>
        <w:pStyle w:val="ListParagraph"/>
        <w:numPr>
          <w:ilvl w:val="0"/>
          <w:numId w:val="60"/>
        </w:numPr>
        <w:rPr>
          <w:sz w:val="24"/>
        </w:rPr>
      </w:pPr>
      <w:r>
        <w:rPr>
          <w:sz w:val="24"/>
        </w:rPr>
        <w:t>Contact searh</w:t>
      </w:r>
    </w:p>
    <w:p w14:paraId="31DBD68F" w14:textId="5591E452" w:rsidR="00CE59C1" w:rsidRDefault="00FF7D68" w:rsidP="00CE59C1">
      <w:pPr>
        <w:rPr>
          <w:sz w:val="24"/>
        </w:rPr>
      </w:pPr>
      <w:r>
        <w:rPr>
          <w:sz w:val="24"/>
        </w:rPr>
        <w:lastRenderedPageBreak/>
        <w:t>The search field on the TAS application is located in the header and can also be found on the Contacts widget both located on the TAS home page.</w:t>
      </w:r>
    </w:p>
    <w:p w14:paraId="5BB1F85D" w14:textId="77777777" w:rsidR="00FF7D68" w:rsidRPr="00C75E1E" w:rsidRDefault="00FF7D68" w:rsidP="00CE59C1">
      <w:pPr>
        <w:rPr>
          <w:sz w:val="24"/>
        </w:rPr>
      </w:pPr>
    </w:p>
    <w:p w14:paraId="17344D72" w14:textId="1576CAC6" w:rsidR="00CE59C1" w:rsidRDefault="00CE59C1" w:rsidP="00CE59C1"/>
    <w:tbl>
      <w:tblPr>
        <w:tblStyle w:val="TableGrid"/>
        <w:tblW w:w="10885" w:type="dxa"/>
        <w:tblLook w:val="04A0" w:firstRow="1" w:lastRow="0" w:firstColumn="1" w:lastColumn="0" w:noHBand="0" w:noVBand="1"/>
      </w:tblPr>
      <w:tblGrid>
        <w:gridCol w:w="3786"/>
        <w:gridCol w:w="7099"/>
      </w:tblGrid>
      <w:tr w:rsidR="00FF7D68" w14:paraId="1002C2A3" w14:textId="77777777" w:rsidTr="00CE59C1">
        <w:tc>
          <w:tcPr>
            <w:tcW w:w="3685" w:type="dxa"/>
          </w:tcPr>
          <w:p w14:paraId="0AD1FF84" w14:textId="69F24F12"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heme="minorHAnsi" w:hAnsiTheme="minorHAnsi" w:cstheme="minorHAnsi"/>
                <w:b/>
                <w:szCs w:val="22"/>
              </w:rPr>
            </w:pPr>
            <w:r w:rsidRPr="00FF7D68">
              <w:rPr>
                <w:rFonts w:asciiTheme="minorHAnsi" w:hAnsiTheme="minorHAnsi" w:cstheme="minorHAnsi"/>
                <w:b/>
                <w:szCs w:val="22"/>
              </w:rPr>
              <w:t xml:space="preserve">SITE WIDE SEARCH </w:t>
            </w:r>
          </w:p>
        </w:tc>
        <w:tc>
          <w:tcPr>
            <w:tcW w:w="7200" w:type="dxa"/>
          </w:tcPr>
          <w:p w14:paraId="354415BD" w14:textId="77777777" w:rsidR="00FF7D68" w:rsidRPr="00FF7D68" w:rsidRDefault="00FF7D68"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2"/>
              </w:rPr>
            </w:pPr>
          </w:p>
        </w:tc>
      </w:tr>
      <w:tr w:rsidR="00CE59C1" w14:paraId="57C38EC3" w14:textId="77777777" w:rsidTr="00CE59C1">
        <w:tc>
          <w:tcPr>
            <w:tcW w:w="3685" w:type="dxa"/>
          </w:tcPr>
          <w:p w14:paraId="5DA52FB0" w14:textId="03697013" w:rsidR="00CE59C1" w:rsidRDefault="003B5AA3" w:rsidP="00CE59C1">
            <w:r>
              <w:rPr>
                <w:noProof/>
              </w:rPr>
              <w:drawing>
                <wp:inline distT="0" distB="0" distL="0" distR="0" wp14:anchorId="7EFD3D93" wp14:editId="543024D7">
                  <wp:extent cx="2257425" cy="4667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57425" cy="466725"/>
                          </a:xfrm>
                          <a:prstGeom prst="rect">
                            <a:avLst/>
                          </a:prstGeom>
                        </pic:spPr>
                      </pic:pic>
                    </a:graphicData>
                  </a:graphic>
                </wp:inline>
              </w:drawing>
            </w:r>
          </w:p>
        </w:tc>
        <w:tc>
          <w:tcPr>
            <w:tcW w:w="7200" w:type="dxa"/>
          </w:tcPr>
          <w:p w14:paraId="4A1D9EB0" w14:textId="611A7D6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&lt;div role="search"&gt;</w:t>
            </w:r>
          </w:p>
          <w:p w14:paraId="6D5DA9D1"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&lt;label class="usa-sr-only" for="search-field-smallsite-wide-search"&gt;site-wide-search&lt;/label&gt;</w:t>
            </w:r>
          </w:p>
          <w:p w14:paraId="3D4895A3"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&lt;input placeholder="Enter Search" </w:t>
            </w:r>
          </w:p>
          <w:p w14:paraId="24A15879"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type="search" id="search-field-smallsite-wide-search" </w:t>
            </w:r>
          </w:p>
          <w:p w14:paraId="5CCBCDA8"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aria-label="site-wide-search" </w:t>
            </w:r>
          </w:p>
          <w:p w14:paraId="119D8C9C"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class="ng-untouched ng-pristine ng-valid" </w:t>
            </w:r>
          </w:p>
          <w:p w14:paraId="642809B2"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title="Enter search term."&gt;</w:t>
            </w:r>
          </w:p>
          <w:p w14:paraId="6F08E760"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&lt;button type="submit" disabled=""&gt;</w:t>
            </w:r>
          </w:p>
          <w:p w14:paraId="43A1356D"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&lt;span class="usa-sr-only"&gt;Search&lt;/span&gt;</w:t>
            </w:r>
          </w:p>
          <w:p w14:paraId="1A8B71A3" w14:textId="77777777" w:rsidR="003B5AA3"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      &lt;/button&gt;</w:t>
            </w:r>
          </w:p>
          <w:p w14:paraId="252356BE" w14:textId="7293484A" w:rsidR="00CE59C1" w:rsidRPr="003B5AA3" w:rsidRDefault="003B5AA3"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3B5AA3">
              <w:rPr>
                <w:rFonts w:ascii="Courier New" w:hAnsi="Courier New" w:cs="Courier New"/>
                <w:sz w:val="18"/>
                <w:szCs w:val="18"/>
              </w:rPr>
              <w:t xml:space="preserve">&lt;/div&gt; </w:t>
            </w:r>
          </w:p>
        </w:tc>
      </w:tr>
      <w:tr w:rsidR="00FF7D68" w14:paraId="6C3D6B1A" w14:textId="77777777" w:rsidTr="00CE59C1">
        <w:tc>
          <w:tcPr>
            <w:tcW w:w="3685" w:type="dxa"/>
          </w:tcPr>
          <w:p w14:paraId="71FB0D2E" w14:textId="50F7EE35" w:rsidR="00FF7D68" w:rsidRPr="00FF7D68" w:rsidRDefault="00FF7D68" w:rsidP="00CE59C1">
            <w:pPr>
              <w:rPr>
                <w:rFonts w:asciiTheme="minorHAnsi" w:hAnsiTheme="minorHAnsi" w:cstheme="minorHAnsi"/>
                <w:b/>
                <w:noProof/>
              </w:rPr>
            </w:pPr>
            <w:r w:rsidRPr="00FF7D68">
              <w:rPr>
                <w:rFonts w:asciiTheme="minorHAnsi" w:hAnsiTheme="minorHAnsi" w:cstheme="minorHAnsi"/>
                <w:b/>
                <w:noProof/>
              </w:rPr>
              <w:t>CONTACT SEARCH</w:t>
            </w:r>
          </w:p>
        </w:tc>
        <w:tc>
          <w:tcPr>
            <w:tcW w:w="7200" w:type="dxa"/>
          </w:tcPr>
          <w:p w14:paraId="47358BB5" w14:textId="77777777" w:rsidR="00FF7D68" w:rsidRPr="003B5AA3" w:rsidRDefault="00FF7D68" w:rsidP="003B5AA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p>
        </w:tc>
      </w:tr>
      <w:tr w:rsidR="00FF7D68" w14:paraId="76B0B5D6" w14:textId="77777777" w:rsidTr="00CE59C1">
        <w:tc>
          <w:tcPr>
            <w:tcW w:w="3685" w:type="dxa"/>
          </w:tcPr>
          <w:p w14:paraId="08227101" w14:textId="7F762320" w:rsidR="00FF7D68" w:rsidRDefault="00FF7D68" w:rsidP="00CE59C1">
            <w:pPr>
              <w:rPr>
                <w:noProof/>
              </w:rPr>
            </w:pPr>
            <w:r>
              <w:rPr>
                <w:noProof/>
              </w:rPr>
              <w:drawing>
                <wp:inline distT="0" distB="0" distL="0" distR="0" wp14:anchorId="722E70B1" wp14:editId="7AA6300E">
                  <wp:extent cx="2257425" cy="4667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2257425" cy="466725"/>
                          </a:xfrm>
                          <a:prstGeom prst="rect">
                            <a:avLst/>
                          </a:prstGeom>
                        </pic:spPr>
                      </pic:pic>
                    </a:graphicData>
                  </a:graphic>
                </wp:inline>
              </w:drawing>
            </w:r>
          </w:p>
        </w:tc>
        <w:tc>
          <w:tcPr>
            <w:tcW w:w="7200" w:type="dxa"/>
          </w:tcPr>
          <w:p w14:paraId="69D4DE0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&lt;div role="search"&gt;</w:t>
            </w:r>
          </w:p>
          <w:p w14:paraId="26572C35"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&lt;label class="usa-sr-only" for="search-field-smallcontact-search"&gt;contact-search&lt;/label&gt;</w:t>
            </w:r>
          </w:p>
          <w:p w14:paraId="7947A96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&lt;input placeholder="Enter Search" </w:t>
            </w:r>
          </w:p>
          <w:p w14:paraId="4D3B689A"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type="search" id="search-field-smallcontact-search" </w:t>
            </w:r>
          </w:p>
          <w:p w14:paraId="7B28CA29"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aria-label="contact-search" </w:t>
            </w:r>
          </w:p>
          <w:p w14:paraId="66E08E83"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class="ng-untouched ng-pristine ng-valid" </w:t>
            </w:r>
          </w:p>
          <w:p w14:paraId="4FC82F1A"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title="Enter search term."&gt;</w:t>
            </w:r>
          </w:p>
          <w:p w14:paraId="4DC3C76B"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&lt;button type="submit" disabled=""&gt;</w:t>
            </w:r>
          </w:p>
          <w:p w14:paraId="6AC63EF1" w14:textId="77777777" w:rsidR="00FF7D68" w:rsidRPr="00FF7D68"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&lt;span class="usa-sr-only"&gt;Search&lt;/span&gt;</w:t>
            </w:r>
          </w:p>
          <w:p w14:paraId="2C55E7F7" w14:textId="5269930B" w:rsidR="00FF7D68" w:rsidRPr="003B5AA3" w:rsidRDefault="00FF7D68" w:rsidP="00FF7D68">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18"/>
                <w:szCs w:val="18"/>
              </w:rPr>
            </w:pPr>
            <w:r w:rsidRPr="00FF7D68">
              <w:rPr>
                <w:rFonts w:ascii="Courier New" w:hAnsi="Courier New" w:cs="Courier New"/>
                <w:sz w:val="18"/>
                <w:szCs w:val="18"/>
              </w:rPr>
              <w:t xml:space="preserve">  &lt;/button&gt;</w:t>
            </w:r>
          </w:p>
        </w:tc>
      </w:tr>
    </w:tbl>
    <w:p w14:paraId="66F0F484" w14:textId="3ED4D059" w:rsidR="00852593" w:rsidRDefault="00852593" w:rsidP="006E75B3">
      <w:pPr>
        <w:pStyle w:val="Heading2"/>
      </w:pPr>
      <w:bookmarkStart w:id="143" w:name="_Toc534722394"/>
      <w:r>
        <w:t>Accessibility</w:t>
      </w:r>
      <w:bookmarkEnd w:id="143"/>
    </w:p>
    <w:p w14:paraId="76615EBB" w14:textId="7F20139E" w:rsidR="003C1C8E" w:rsidRDefault="003C1C8E" w:rsidP="008207CF">
      <w:pPr>
        <w:pStyle w:val="BodyText"/>
        <w:numPr>
          <w:ilvl w:val="0"/>
          <w:numId w:val="47"/>
        </w:numPr>
        <w:rPr>
          <w:lang w:val="en"/>
        </w:rPr>
      </w:pPr>
      <w:r>
        <w:rPr>
          <w:lang w:val="en"/>
        </w:rPr>
        <w:t>Each field must follow the accessibility guidelines for all form controls.</w:t>
      </w:r>
    </w:p>
    <w:p w14:paraId="2AA5E58F" w14:textId="48939BF2" w:rsidR="003C1C8E" w:rsidRPr="003C1C8E" w:rsidRDefault="003C1C8E" w:rsidP="008207CF">
      <w:pPr>
        <w:pStyle w:val="BodyText"/>
        <w:numPr>
          <w:ilvl w:val="0"/>
          <w:numId w:val="47"/>
        </w:numPr>
        <w:rPr>
          <w:lang w:val="en"/>
        </w:rPr>
      </w:pPr>
      <w:r>
        <w:rPr>
          <w:lang w:val="en"/>
        </w:rPr>
        <w:t xml:space="preserve">Always include the word “search” inside the </w:t>
      </w:r>
      <w:r w:rsidRPr="003C1C8E">
        <w:rPr>
          <w:rFonts w:ascii="Courier New" w:hAnsi="Courier New" w:cs="Courier New"/>
          <w:highlight w:val="lightGray"/>
          <w:lang w:val="en"/>
        </w:rPr>
        <w:t>&lt;button&gt;</w:t>
      </w:r>
      <w:r w:rsidR="000328EA">
        <w:rPr>
          <w:rFonts w:ascii="Courier New" w:hAnsi="Courier New" w:cs="Courier New"/>
          <w:lang w:val="en"/>
        </w:rPr>
        <w:t xml:space="preserve"> </w:t>
      </w:r>
      <w:r w:rsidR="000328EA">
        <w:rPr>
          <w:lang w:val="en"/>
        </w:rPr>
        <w:t xml:space="preserve">element for screen readers. The text can be hidden using the CSS class </w:t>
      </w:r>
      <w:r w:rsidR="000328EA" w:rsidRPr="000328EA">
        <w:rPr>
          <w:rFonts w:ascii="Courier New" w:hAnsi="Courier New" w:cs="Courier New"/>
          <w:lang w:val="en"/>
        </w:rPr>
        <w:t>usa-sr-only</w:t>
      </w:r>
      <w:r w:rsidR="000328EA">
        <w:rPr>
          <w:rFonts w:ascii="Courier New" w:hAnsi="Courier New" w:cs="Courier New"/>
          <w:lang w:val="en"/>
        </w:rPr>
        <w:t>.</w:t>
      </w:r>
    </w:p>
    <w:p w14:paraId="07C28720" w14:textId="3CEEBA25" w:rsidR="000328EA" w:rsidRDefault="000328EA" w:rsidP="008207CF">
      <w:pPr>
        <w:pStyle w:val="BodyText"/>
        <w:numPr>
          <w:ilvl w:val="0"/>
          <w:numId w:val="48"/>
        </w:numPr>
        <w:rPr>
          <w:lang w:val="en"/>
        </w:rPr>
      </w:pPr>
      <w:r>
        <w:rPr>
          <w:lang w:val="en"/>
        </w:rPr>
        <w:t xml:space="preserve">Always a good idea to include a search box on the home page, especially if web site has a lot of pages </w:t>
      </w:r>
    </w:p>
    <w:p w14:paraId="4291AF30" w14:textId="1EA07A99" w:rsidR="000328EA" w:rsidRDefault="000328EA" w:rsidP="008207CF">
      <w:pPr>
        <w:pStyle w:val="BodyText"/>
        <w:numPr>
          <w:ilvl w:val="0"/>
          <w:numId w:val="48"/>
        </w:numPr>
        <w:rPr>
          <w:lang w:val="en"/>
        </w:rPr>
      </w:pPr>
      <w:r>
        <w:rPr>
          <w:lang w:val="en"/>
        </w:rPr>
        <w:t>Allow search bar to be wide as possible using a minimum of 27 characters wide.</w:t>
      </w:r>
    </w:p>
    <w:p w14:paraId="0D8BFBC1" w14:textId="4EE43999" w:rsidR="000328EA" w:rsidRDefault="000328EA" w:rsidP="008207CF">
      <w:pPr>
        <w:pStyle w:val="BodyText"/>
        <w:numPr>
          <w:ilvl w:val="0"/>
          <w:numId w:val="48"/>
        </w:numPr>
        <w:rPr>
          <w:lang w:val="en"/>
        </w:rPr>
      </w:pPr>
      <w:r>
        <w:rPr>
          <w:lang w:val="en"/>
        </w:rPr>
        <w:t>The magnifying glass is the best indicator icon for search.</w:t>
      </w:r>
    </w:p>
    <w:p w14:paraId="24827D9F" w14:textId="3B0FBBC2" w:rsidR="000328EA" w:rsidRDefault="000328EA" w:rsidP="008207CF">
      <w:pPr>
        <w:pStyle w:val="BodyText"/>
        <w:numPr>
          <w:ilvl w:val="0"/>
          <w:numId w:val="48"/>
        </w:numPr>
        <w:rPr>
          <w:lang w:val="en"/>
        </w:rPr>
      </w:pPr>
      <w:r>
        <w:rPr>
          <w:lang w:val="en"/>
        </w:rPr>
        <w:t>Be sure screen readers can read the search field.</w:t>
      </w:r>
    </w:p>
    <w:p w14:paraId="65A2C80F" w14:textId="61EDA6BD" w:rsidR="000328EA" w:rsidRDefault="000328EA" w:rsidP="008207CF">
      <w:pPr>
        <w:pStyle w:val="BodyText"/>
        <w:numPr>
          <w:ilvl w:val="0"/>
          <w:numId w:val="48"/>
        </w:numPr>
        <w:rPr>
          <w:lang w:val="en"/>
        </w:rPr>
      </w:pPr>
      <w:r>
        <w:rPr>
          <w:lang w:val="en"/>
        </w:rPr>
        <w:t>Include a search bar on the search results page.</w:t>
      </w:r>
    </w:p>
    <w:p w14:paraId="752299BE" w14:textId="74F1032D" w:rsidR="000328EA" w:rsidRDefault="000328EA" w:rsidP="008207CF">
      <w:pPr>
        <w:pStyle w:val="BodyText"/>
        <w:numPr>
          <w:ilvl w:val="0"/>
          <w:numId w:val="48"/>
        </w:numPr>
        <w:rPr>
          <w:lang w:val="en"/>
        </w:rPr>
      </w:pPr>
      <w:r>
        <w:rPr>
          <w:lang w:val="en"/>
        </w:rPr>
        <w:t>The search input field should be located on a home page.</w:t>
      </w:r>
    </w:p>
    <w:p w14:paraId="5D13D82C" w14:textId="7B1E28BF" w:rsidR="000328EA" w:rsidRDefault="000328EA" w:rsidP="008207CF">
      <w:pPr>
        <w:pStyle w:val="BodyText"/>
        <w:numPr>
          <w:ilvl w:val="0"/>
          <w:numId w:val="48"/>
        </w:numPr>
        <w:rPr>
          <w:lang w:val="en"/>
        </w:rPr>
      </w:pPr>
      <w:r>
        <w:rPr>
          <w:lang w:val="en"/>
        </w:rPr>
        <w:t>Don’t offer advanced search as default option.</w:t>
      </w:r>
    </w:p>
    <w:p w14:paraId="41CBC1A6" w14:textId="6D3D61AD" w:rsidR="003C1C8E" w:rsidRDefault="000328EA" w:rsidP="008207CF">
      <w:pPr>
        <w:pStyle w:val="BodyText"/>
        <w:numPr>
          <w:ilvl w:val="0"/>
          <w:numId w:val="48"/>
        </w:numPr>
        <w:rPr>
          <w:lang w:val="en"/>
        </w:rPr>
      </w:pPr>
      <w:r w:rsidRPr="000328EA">
        <w:rPr>
          <w:lang w:val="en"/>
        </w:rPr>
        <w:t>Be sure a label is present in the form field</w:t>
      </w:r>
      <w:r>
        <w:rPr>
          <w:lang w:val="en"/>
        </w:rPr>
        <w:t xml:space="preserve"> for screen reader users.</w:t>
      </w:r>
    </w:p>
    <w:p w14:paraId="417FD1E2" w14:textId="68AD9958" w:rsidR="002B5189" w:rsidRDefault="00CC3542" w:rsidP="00393597">
      <w:pPr>
        <w:pStyle w:val="Heading2"/>
      </w:pPr>
      <w:bookmarkStart w:id="144" w:name="_Toc503863733"/>
      <w:bookmarkStart w:id="145" w:name="_Toc534722395"/>
      <w:bookmarkEnd w:id="144"/>
      <w:r>
        <w:lastRenderedPageBreak/>
        <w:t>Breadcrumbs</w:t>
      </w:r>
      <w:bookmarkEnd w:id="145"/>
    </w:p>
    <w:p w14:paraId="2362AFD6" w14:textId="6D0AF7B2" w:rsidR="00747F2D" w:rsidRDefault="00CC3542" w:rsidP="00CC3542">
      <w:pPr>
        <w:pStyle w:val="BodyText"/>
        <w:rPr>
          <w:lang w:val="en"/>
        </w:rPr>
      </w:pPr>
      <w:r>
        <w:rPr>
          <w:lang w:val="en"/>
        </w:rPr>
        <w:t xml:space="preserve">Breadcrumbs are links that appear in the </w:t>
      </w:r>
      <w:r w:rsidR="006A331A">
        <w:rPr>
          <w:lang w:val="en"/>
        </w:rPr>
        <w:t xml:space="preserve">top of the </w:t>
      </w:r>
      <w:r w:rsidR="009D087C">
        <w:rPr>
          <w:lang w:val="en"/>
        </w:rPr>
        <w:t>main content</w:t>
      </w:r>
      <w:r>
        <w:rPr>
          <w:lang w:val="en"/>
        </w:rPr>
        <w:t xml:space="preserve"> page to help visitors keep track of their location on the portal.</w:t>
      </w:r>
      <w:r w:rsidR="00C9031B">
        <w:rPr>
          <w:lang w:val="en"/>
        </w:rPr>
        <w:t xml:space="preserve"> CSS styles for the breadcrumb will be found in the </w:t>
      </w:r>
      <w:r w:rsidR="00C9031B" w:rsidRPr="00C9031B">
        <w:rPr>
          <w:rFonts w:ascii="Courier New" w:hAnsi="Courier New" w:cs="Courier New"/>
          <w:highlight w:val="lightGray"/>
          <w:lang w:val="en"/>
        </w:rPr>
        <w:t>tas-custom.css</w:t>
      </w:r>
      <w:r w:rsidR="00C9031B">
        <w:rPr>
          <w:lang w:val="en"/>
        </w:rPr>
        <w:t xml:space="preserve"> file</w:t>
      </w:r>
      <w:r w:rsidR="00747F2D">
        <w:rPr>
          <w:lang w:val="en"/>
        </w:rPr>
        <w:t>.</w:t>
      </w:r>
    </w:p>
    <w:p w14:paraId="4CA49C26" w14:textId="6C71699D" w:rsidR="00CC3542" w:rsidRDefault="00CC3542" w:rsidP="00CC3542">
      <w:pPr>
        <w:pStyle w:val="BodyText"/>
        <w:rPr>
          <w:lang w:val="en"/>
        </w:rPr>
      </w:pPr>
    </w:p>
    <w:tbl>
      <w:tblPr>
        <w:tblStyle w:val="TableGrid"/>
        <w:tblW w:w="0" w:type="auto"/>
        <w:tblInd w:w="85" w:type="dxa"/>
        <w:tblLook w:val="04A0" w:firstRow="1" w:lastRow="0" w:firstColumn="1" w:lastColumn="0" w:noHBand="0" w:noVBand="1"/>
      </w:tblPr>
      <w:tblGrid>
        <w:gridCol w:w="4590"/>
        <w:gridCol w:w="5665"/>
      </w:tblGrid>
      <w:tr w:rsidR="00C9031B" w14:paraId="5E99471F" w14:textId="77777777" w:rsidTr="003E6D84">
        <w:tc>
          <w:tcPr>
            <w:tcW w:w="4590" w:type="dxa"/>
          </w:tcPr>
          <w:p w14:paraId="1BCCCD96" w14:textId="77777777" w:rsidR="008C6BBE" w:rsidRDefault="00C9031B" w:rsidP="000328EA">
            <w:pPr>
              <w:pStyle w:val="BodyText"/>
              <w:rPr>
                <w:lang w:val="en"/>
              </w:rPr>
            </w:pPr>
            <w:r>
              <w:rPr>
                <w:noProof/>
              </w:rPr>
              <w:drawing>
                <wp:inline distT="0" distB="0" distL="0" distR="0" wp14:anchorId="77A61231" wp14:editId="53FB8154">
                  <wp:extent cx="2621280" cy="333876"/>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2682162" cy="341631"/>
                          </a:xfrm>
                          <a:prstGeom prst="rect">
                            <a:avLst/>
                          </a:prstGeom>
                        </pic:spPr>
                      </pic:pic>
                    </a:graphicData>
                  </a:graphic>
                </wp:inline>
              </w:drawing>
            </w:r>
          </w:p>
          <w:p w14:paraId="3A730939" w14:textId="77777777" w:rsidR="00C9031B" w:rsidRDefault="00C9031B" w:rsidP="000328EA">
            <w:pPr>
              <w:pStyle w:val="BodyText"/>
              <w:rPr>
                <w:lang w:val="en"/>
              </w:rPr>
            </w:pPr>
            <w:r>
              <w:rPr>
                <w:noProof/>
              </w:rPr>
              <w:drawing>
                <wp:inline distT="0" distB="0" distL="0" distR="0" wp14:anchorId="17F576B1" wp14:editId="2EB19767">
                  <wp:extent cx="2621280" cy="321410"/>
                  <wp:effectExtent l="0" t="0" r="7620" b="254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2707299" cy="331957"/>
                          </a:xfrm>
                          <a:prstGeom prst="rect">
                            <a:avLst/>
                          </a:prstGeom>
                        </pic:spPr>
                      </pic:pic>
                    </a:graphicData>
                  </a:graphic>
                </wp:inline>
              </w:drawing>
            </w:r>
          </w:p>
          <w:p w14:paraId="1859E762" w14:textId="3E106A77" w:rsidR="00C9031B" w:rsidRDefault="00C9031B" w:rsidP="000328EA">
            <w:pPr>
              <w:pStyle w:val="BodyText"/>
              <w:rPr>
                <w:lang w:val="en"/>
              </w:rPr>
            </w:pPr>
            <w:r>
              <w:rPr>
                <w:noProof/>
              </w:rPr>
              <w:drawing>
                <wp:inline distT="0" distB="0" distL="0" distR="0" wp14:anchorId="16D13AE3" wp14:editId="0A7B3640">
                  <wp:extent cx="2621280" cy="337241"/>
                  <wp:effectExtent l="0" t="0" r="762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2650728" cy="341030"/>
                          </a:xfrm>
                          <a:prstGeom prst="rect">
                            <a:avLst/>
                          </a:prstGeom>
                        </pic:spPr>
                      </pic:pic>
                    </a:graphicData>
                  </a:graphic>
                </wp:inline>
              </w:drawing>
            </w:r>
          </w:p>
        </w:tc>
        <w:tc>
          <w:tcPr>
            <w:tcW w:w="5665" w:type="dxa"/>
          </w:tcPr>
          <w:p w14:paraId="55258D31" w14:textId="77777777" w:rsidR="00C9031B" w:rsidRPr="00C9031B" w:rsidRDefault="00C9031B" w:rsidP="00C9031B">
            <w:pPr>
              <w:pStyle w:val="code"/>
            </w:pPr>
            <w:r w:rsidRPr="00C9031B">
              <w:t>.va-nav-breadcrumbs--playbook a {</w:t>
            </w:r>
          </w:p>
          <w:p w14:paraId="1CA67FD9" w14:textId="77777777" w:rsidR="00C9031B" w:rsidRPr="00C9031B" w:rsidRDefault="00C9031B" w:rsidP="00C9031B">
            <w:pPr>
              <w:pStyle w:val="code"/>
            </w:pPr>
            <w:r w:rsidRPr="00C9031B">
              <w:t xml:space="preserve">  border-bottom:   2px solid #d6d7d9;</w:t>
            </w:r>
          </w:p>
          <w:p w14:paraId="3A8362A7" w14:textId="77777777" w:rsidR="00C9031B" w:rsidRPr="00C9031B" w:rsidRDefault="00C9031B" w:rsidP="00C9031B">
            <w:pPr>
              <w:pStyle w:val="code"/>
            </w:pPr>
            <w:r w:rsidRPr="00C9031B">
              <w:t xml:space="preserve">  text-decoration: none ;</w:t>
            </w:r>
          </w:p>
          <w:p w14:paraId="5D6C6AB2" w14:textId="77777777" w:rsidR="00C9031B" w:rsidRPr="00C9031B" w:rsidRDefault="00C9031B" w:rsidP="00C9031B">
            <w:pPr>
              <w:pStyle w:val="code"/>
            </w:pPr>
            <w:r w:rsidRPr="00C9031B">
              <w:t xml:space="preserve">  color: #0071bc;</w:t>
            </w:r>
          </w:p>
          <w:p w14:paraId="23461A30" w14:textId="77777777" w:rsidR="00C9031B" w:rsidRPr="00C9031B" w:rsidRDefault="00C9031B" w:rsidP="00C9031B">
            <w:pPr>
              <w:pStyle w:val="code"/>
            </w:pPr>
            <w:r w:rsidRPr="00C9031B">
              <w:t>}</w:t>
            </w:r>
          </w:p>
          <w:p w14:paraId="53677003" w14:textId="77777777" w:rsidR="00C9031B" w:rsidRPr="00C9031B" w:rsidRDefault="00C9031B" w:rsidP="00C9031B">
            <w:pPr>
              <w:pStyle w:val="code"/>
            </w:pPr>
          </w:p>
          <w:p w14:paraId="4241155B" w14:textId="77777777" w:rsidR="00C9031B" w:rsidRPr="00C9031B" w:rsidRDefault="00C9031B" w:rsidP="00C9031B">
            <w:pPr>
              <w:pStyle w:val="code"/>
            </w:pPr>
            <w:r w:rsidRPr="00C9031B">
              <w:t>.va-nav-breadcrumbs--playbook a:visited {</w:t>
            </w:r>
          </w:p>
          <w:p w14:paraId="55DD1DF9" w14:textId="77777777" w:rsidR="00C9031B" w:rsidRPr="00C9031B" w:rsidRDefault="00C9031B" w:rsidP="00C9031B">
            <w:pPr>
              <w:pStyle w:val="code"/>
            </w:pPr>
            <w:r w:rsidRPr="00C9031B">
              <w:t xml:space="preserve">  text-decoration: none ;</w:t>
            </w:r>
          </w:p>
          <w:p w14:paraId="1ED3B219" w14:textId="77777777" w:rsidR="00C9031B" w:rsidRPr="00C9031B" w:rsidRDefault="00C9031B" w:rsidP="00C9031B">
            <w:pPr>
              <w:pStyle w:val="code"/>
            </w:pPr>
            <w:r w:rsidRPr="00C9031B">
              <w:t xml:space="preserve">  color: #0071bc;</w:t>
            </w:r>
          </w:p>
          <w:p w14:paraId="3A643E5A" w14:textId="77777777" w:rsidR="00C9031B" w:rsidRPr="00C9031B" w:rsidRDefault="00C9031B" w:rsidP="00C9031B">
            <w:pPr>
              <w:pStyle w:val="code"/>
            </w:pPr>
            <w:r w:rsidRPr="00C9031B">
              <w:t>}</w:t>
            </w:r>
          </w:p>
          <w:p w14:paraId="32B8D14C" w14:textId="77777777" w:rsidR="00C9031B" w:rsidRPr="00C9031B" w:rsidRDefault="00C9031B" w:rsidP="00C9031B">
            <w:pPr>
              <w:pStyle w:val="code"/>
            </w:pPr>
          </w:p>
          <w:p w14:paraId="774218D6" w14:textId="77777777" w:rsidR="00C9031B" w:rsidRPr="00C9031B" w:rsidRDefault="00C9031B" w:rsidP="00C9031B">
            <w:pPr>
              <w:pStyle w:val="code"/>
            </w:pPr>
            <w:r w:rsidRPr="00C9031B">
              <w:t>.va-nav-breadcrumbs--playbook a:hover {</w:t>
            </w:r>
          </w:p>
          <w:p w14:paraId="3DBFCDD7" w14:textId="77777777" w:rsidR="00C9031B" w:rsidRPr="00C9031B" w:rsidRDefault="00C9031B" w:rsidP="00C9031B">
            <w:pPr>
              <w:pStyle w:val="code"/>
            </w:pPr>
            <w:r w:rsidRPr="00C9031B">
              <w:t xml:space="preserve">  text-decoration: none;</w:t>
            </w:r>
          </w:p>
          <w:p w14:paraId="024893F1" w14:textId="77777777" w:rsidR="00C9031B" w:rsidRPr="00C9031B" w:rsidRDefault="00C9031B" w:rsidP="00C9031B">
            <w:pPr>
              <w:pStyle w:val="code"/>
            </w:pPr>
            <w:r w:rsidRPr="00C9031B">
              <w:t xml:space="preserve">  background: rgba(0, 0, 0, 0.05);</w:t>
            </w:r>
          </w:p>
          <w:p w14:paraId="35602811" w14:textId="77777777" w:rsidR="00C9031B" w:rsidRPr="00C9031B" w:rsidRDefault="00C9031B" w:rsidP="00C9031B">
            <w:pPr>
              <w:pStyle w:val="code"/>
            </w:pPr>
            <w:r w:rsidRPr="00C9031B">
              <w:t xml:space="preserve">  border-bottom: 2px solid #fdb81e;</w:t>
            </w:r>
          </w:p>
          <w:p w14:paraId="44EDF1C3" w14:textId="77777777" w:rsidR="00C9031B" w:rsidRPr="00C9031B" w:rsidRDefault="00C9031B" w:rsidP="00C9031B">
            <w:pPr>
              <w:pStyle w:val="code"/>
            </w:pPr>
            <w:r w:rsidRPr="00C9031B">
              <w:t>}</w:t>
            </w:r>
          </w:p>
          <w:p w14:paraId="7760B1A9" w14:textId="77777777" w:rsidR="00C9031B" w:rsidRPr="00C9031B" w:rsidRDefault="00C9031B" w:rsidP="00C9031B">
            <w:pPr>
              <w:pStyle w:val="code"/>
            </w:pPr>
          </w:p>
          <w:p w14:paraId="538C88D8" w14:textId="77777777" w:rsidR="00C9031B" w:rsidRPr="00C9031B" w:rsidRDefault="00C9031B" w:rsidP="00C9031B">
            <w:pPr>
              <w:pStyle w:val="code"/>
            </w:pPr>
            <w:r w:rsidRPr="00C9031B">
              <w:t>.va-nav-breadcrumbs--playbook li {</w:t>
            </w:r>
          </w:p>
          <w:p w14:paraId="516AA866" w14:textId="77777777" w:rsidR="00C9031B" w:rsidRPr="00C9031B" w:rsidRDefault="00C9031B" w:rsidP="00C9031B">
            <w:pPr>
              <w:pStyle w:val="code"/>
            </w:pPr>
            <w:r w:rsidRPr="00C9031B">
              <w:t xml:space="preserve">  text-transform: none;</w:t>
            </w:r>
          </w:p>
          <w:p w14:paraId="03CB3A68" w14:textId="77777777" w:rsidR="00C9031B" w:rsidRPr="00C9031B" w:rsidRDefault="00C9031B" w:rsidP="00C9031B">
            <w:pPr>
              <w:pStyle w:val="code"/>
            </w:pPr>
            <w:r w:rsidRPr="00C9031B">
              <w:t xml:space="preserve">  padding: .1em;</w:t>
            </w:r>
          </w:p>
          <w:p w14:paraId="268C6A18" w14:textId="77777777" w:rsidR="00C9031B" w:rsidRPr="00C9031B" w:rsidRDefault="00C9031B" w:rsidP="00C9031B">
            <w:pPr>
              <w:pStyle w:val="code"/>
            </w:pPr>
            <w:r w:rsidRPr="00C9031B">
              <w:t xml:space="preserve">  display: inline-block;</w:t>
            </w:r>
          </w:p>
          <w:p w14:paraId="73CEEB0A" w14:textId="77777777" w:rsidR="00C9031B" w:rsidRPr="00C9031B" w:rsidRDefault="00C9031B" w:rsidP="00C9031B">
            <w:pPr>
              <w:pStyle w:val="code"/>
            </w:pPr>
            <w:r w:rsidRPr="00C9031B">
              <w:t xml:space="preserve">  line-height: 1.15em;</w:t>
            </w:r>
          </w:p>
          <w:p w14:paraId="641BD40B" w14:textId="77777777" w:rsidR="00C9031B" w:rsidRPr="00C9031B" w:rsidRDefault="00C9031B" w:rsidP="00C9031B">
            <w:pPr>
              <w:pStyle w:val="code"/>
            </w:pPr>
            <w:r w:rsidRPr="00C9031B">
              <w:t xml:space="preserve">  font-size: .8em;</w:t>
            </w:r>
          </w:p>
          <w:p w14:paraId="4C0E6082" w14:textId="1AA29C1D" w:rsidR="008C6BBE" w:rsidRPr="008C6BBE" w:rsidRDefault="00C9031B" w:rsidP="00C9031B">
            <w:pPr>
              <w:pStyle w:val="code"/>
            </w:pPr>
            <w:r w:rsidRPr="00C9031B">
              <w:t>}</w:t>
            </w:r>
          </w:p>
        </w:tc>
      </w:tr>
    </w:tbl>
    <w:p w14:paraId="55F13BB0" w14:textId="563E9135" w:rsidR="002B5189" w:rsidRDefault="002B5189" w:rsidP="00644199">
      <w:pPr>
        <w:pStyle w:val="BodyText"/>
        <w:rPr>
          <w:lang w:val="en"/>
        </w:rPr>
      </w:pPr>
    </w:p>
    <w:p w14:paraId="39862B5F" w14:textId="5A86B614" w:rsidR="00E42E94" w:rsidRDefault="009A16F5" w:rsidP="00393597">
      <w:pPr>
        <w:pStyle w:val="Heading2"/>
      </w:pPr>
      <w:bookmarkStart w:id="146" w:name="_Toc534722396"/>
      <w:r w:rsidRPr="009A16F5">
        <w:t>Modal Window</w:t>
      </w:r>
      <w:r w:rsidR="00005360">
        <w:t>/Alert messages</w:t>
      </w:r>
      <w:bookmarkEnd w:id="146"/>
    </w:p>
    <w:p w14:paraId="3829255B" w14:textId="6F081F54" w:rsidR="00005360" w:rsidRDefault="00825E42" w:rsidP="009A16F5">
      <w:pPr>
        <w:pStyle w:val="BodyText"/>
        <w:rPr>
          <w:szCs w:val="24"/>
          <w:lang w:val="en"/>
        </w:rPr>
      </w:pPr>
      <w:r>
        <w:rPr>
          <w:szCs w:val="24"/>
          <w:lang w:val="en"/>
        </w:rPr>
        <w:t>TAS</w:t>
      </w:r>
      <w:r w:rsidR="00DC4393">
        <w:rPr>
          <w:szCs w:val="24"/>
          <w:lang w:val="en"/>
        </w:rPr>
        <w:t xml:space="preserve"> has </w:t>
      </w:r>
      <w:r w:rsidR="00005360">
        <w:rPr>
          <w:szCs w:val="24"/>
          <w:lang w:val="en"/>
        </w:rPr>
        <w:t>several types of modal windows and alert message</w:t>
      </w:r>
    </w:p>
    <w:p w14:paraId="3BD540FA" w14:textId="2325D2B1" w:rsidR="00DC4393" w:rsidRDefault="00005360" w:rsidP="008207CF">
      <w:pPr>
        <w:pStyle w:val="BodyText"/>
        <w:numPr>
          <w:ilvl w:val="0"/>
          <w:numId w:val="57"/>
        </w:numPr>
        <w:rPr>
          <w:szCs w:val="24"/>
          <w:lang w:val="en"/>
        </w:rPr>
      </w:pPr>
      <w:r>
        <w:rPr>
          <w:szCs w:val="24"/>
          <w:lang w:val="en"/>
        </w:rPr>
        <w:t>E</w:t>
      </w:r>
      <w:r w:rsidR="00DC4393">
        <w:rPr>
          <w:szCs w:val="24"/>
          <w:lang w:val="en"/>
        </w:rPr>
        <w:t>xternal links.</w:t>
      </w:r>
    </w:p>
    <w:p w14:paraId="7D108B44" w14:textId="170D49B8" w:rsidR="00005360" w:rsidRDefault="00005360" w:rsidP="008207CF">
      <w:pPr>
        <w:pStyle w:val="BodyText"/>
        <w:numPr>
          <w:ilvl w:val="0"/>
          <w:numId w:val="57"/>
        </w:numPr>
        <w:rPr>
          <w:szCs w:val="24"/>
          <w:lang w:val="en"/>
        </w:rPr>
      </w:pPr>
      <w:r>
        <w:rPr>
          <w:szCs w:val="24"/>
          <w:lang w:val="en"/>
        </w:rPr>
        <w:t>Modal windows.</w:t>
      </w:r>
    </w:p>
    <w:p w14:paraId="73D1C566" w14:textId="1939724B" w:rsidR="00005360" w:rsidRDefault="00005360" w:rsidP="008207CF">
      <w:pPr>
        <w:pStyle w:val="BodyText"/>
        <w:numPr>
          <w:ilvl w:val="0"/>
          <w:numId w:val="57"/>
        </w:numPr>
        <w:rPr>
          <w:szCs w:val="24"/>
          <w:lang w:val="en"/>
        </w:rPr>
      </w:pPr>
      <w:r>
        <w:rPr>
          <w:szCs w:val="24"/>
          <w:lang w:val="en"/>
        </w:rPr>
        <w:t>Error messages.</w:t>
      </w:r>
    </w:p>
    <w:p w14:paraId="16A42A31" w14:textId="77777777" w:rsidR="00DC4393" w:rsidRDefault="00DC4393" w:rsidP="009A16F5">
      <w:pPr>
        <w:pStyle w:val="BodyText"/>
        <w:rPr>
          <w:szCs w:val="24"/>
          <w:lang w:val="en"/>
        </w:rPr>
      </w:pPr>
    </w:p>
    <w:p w14:paraId="17876649" w14:textId="7B23571E" w:rsidR="00DC4393" w:rsidRPr="00DC4393" w:rsidRDefault="00DC4393" w:rsidP="009A16F5">
      <w:pPr>
        <w:pStyle w:val="BodyText"/>
        <w:rPr>
          <w:b/>
          <w:szCs w:val="24"/>
          <w:lang w:val="en"/>
        </w:rPr>
      </w:pPr>
      <w:r w:rsidRPr="00DC4393">
        <w:rPr>
          <w:b/>
          <w:szCs w:val="24"/>
          <w:lang w:val="en"/>
        </w:rPr>
        <w:t xml:space="preserve">External Links </w:t>
      </w:r>
      <w:r w:rsidR="00005360">
        <w:rPr>
          <w:b/>
          <w:szCs w:val="24"/>
          <w:lang w:val="en"/>
        </w:rPr>
        <w:t>Alert Message</w:t>
      </w:r>
    </w:p>
    <w:p w14:paraId="39E9960D" w14:textId="76BE9E35" w:rsidR="00005360" w:rsidRDefault="00F258E5" w:rsidP="009A16F5">
      <w:pPr>
        <w:pStyle w:val="BodyText"/>
        <w:rPr>
          <w:szCs w:val="24"/>
          <w:lang w:val="en"/>
        </w:rPr>
      </w:pPr>
      <w:r>
        <w:rPr>
          <w:szCs w:val="24"/>
          <w:lang w:val="en"/>
        </w:rPr>
        <w:t xml:space="preserve">The modal window is used </w:t>
      </w:r>
      <w:r w:rsidR="009A16F5" w:rsidRPr="009A16F5">
        <w:rPr>
          <w:szCs w:val="24"/>
          <w:lang w:val="en"/>
        </w:rPr>
        <w:t>for external links</w:t>
      </w:r>
      <w:r w:rsidR="00F84EF0">
        <w:rPr>
          <w:szCs w:val="24"/>
          <w:lang w:val="en"/>
        </w:rPr>
        <w:t xml:space="preserve"> to let users know they will be </w:t>
      </w:r>
      <w:r w:rsidR="00DC4393">
        <w:rPr>
          <w:szCs w:val="24"/>
          <w:lang w:val="en"/>
        </w:rPr>
        <w:t xml:space="preserve">navigating </w:t>
      </w:r>
      <w:r w:rsidR="009A16F5">
        <w:rPr>
          <w:szCs w:val="24"/>
          <w:lang w:val="en"/>
        </w:rPr>
        <w:t>to an external site</w:t>
      </w:r>
      <w:r>
        <w:rPr>
          <w:szCs w:val="24"/>
          <w:lang w:val="en"/>
        </w:rPr>
        <w:t xml:space="preserve">. The contents of the modal will contain a warning, display an icon and a dynamic counter. The counter counts down from 30 seconds to 0. When the counter reaches 0, the modal window will automatically close. </w:t>
      </w:r>
      <w:r w:rsidR="00A5484A">
        <w:rPr>
          <w:szCs w:val="24"/>
          <w:lang w:val="en"/>
        </w:rPr>
        <w:t xml:space="preserve"> If the user</w:t>
      </w:r>
      <w:r w:rsidR="00005360">
        <w:rPr>
          <w:szCs w:val="24"/>
          <w:lang w:val="en"/>
        </w:rPr>
        <w:t xml:space="preserve"> presses on the “T” in the keyboard, the timer will increase back to 20 seconds and start counting down again.</w:t>
      </w:r>
    </w:p>
    <w:p w14:paraId="39903DF4" w14:textId="15D22531" w:rsidR="00F258E5" w:rsidRDefault="00F258E5" w:rsidP="009A16F5">
      <w:pPr>
        <w:pStyle w:val="BodyText"/>
        <w:rPr>
          <w:szCs w:val="24"/>
          <w:lang w:val="en"/>
        </w:rPr>
      </w:pPr>
      <w:r>
        <w:rPr>
          <w:szCs w:val="24"/>
          <w:lang w:val="en"/>
        </w:rPr>
        <w:t xml:space="preserve"> There is also an OK hyperlink – so </w:t>
      </w:r>
      <w:r w:rsidR="00F84EF0">
        <w:rPr>
          <w:szCs w:val="24"/>
          <w:lang w:val="en"/>
        </w:rPr>
        <w:t xml:space="preserve">if </w:t>
      </w:r>
      <w:r>
        <w:rPr>
          <w:szCs w:val="24"/>
          <w:lang w:val="en"/>
        </w:rPr>
        <w:t>clicked on, the user navigates to an external site.</w:t>
      </w:r>
    </w:p>
    <w:p w14:paraId="7EF82201" w14:textId="1EDA88F2" w:rsidR="00113C9F" w:rsidRDefault="00113C9F" w:rsidP="00113C9F">
      <w:pPr>
        <w:pStyle w:val="BodyText"/>
        <w:jc w:val="center"/>
        <w:rPr>
          <w:szCs w:val="24"/>
          <w:lang w:val="en"/>
        </w:rPr>
      </w:pPr>
      <w:r>
        <w:rPr>
          <w:noProof/>
        </w:rPr>
        <w:lastRenderedPageBreak/>
        <w:drawing>
          <wp:inline distT="0" distB="0" distL="0" distR="0" wp14:anchorId="40C46A08" wp14:editId="7CD41F0D">
            <wp:extent cx="3284220" cy="1447469"/>
            <wp:effectExtent l="0" t="0" r="0" b="63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301195" cy="1454951"/>
                    </a:xfrm>
                    <a:prstGeom prst="rect">
                      <a:avLst/>
                    </a:prstGeom>
                  </pic:spPr>
                </pic:pic>
              </a:graphicData>
            </a:graphic>
          </wp:inline>
        </w:drawing>
      </w:r>
    </w:p>
    <w:p w14:paraId="2B0DBDEA" w14:textId="2E73E2F4" w:rsidR="00E722A4" w:rsidRDefault="00E722A4" w:rsidP="00825E42">
      <w:pPr>
        <w:pStyle w:val="BodyText"/>
        <w:rPr>
          <w:szCs w:val="24"/>
          <w:lang w:val="en"/>
        </w:rPr>
      </w:pPr>
    </w:p>
    <w:p w14:paraId="2ED67605" w14:textId="3E26B687" w:rsidR="00825E42" w:rsidRDefault="00A5484A" w:rsidP="00825E42">
      <w:pPr>
        <w:pStyle w:val="BodyText"/>
        <w:rPr>
          <w:szCs w:val="24"/>
          <w:lang w:val="en"/>
        </w:rPr>
      </w:pPr>
      <w:r>
        <w:rPr>
          <w:szCs w:val="24"/>
          <w:lang w:val="en"/>
        </w:rPr>
        <w:t>M</w:t>
      </w:r>
      <w:r w:rsidR="00825E42">
        <w:rPr>
          <w:szCs w:val="24"/>
          <w:lang w:val="en"/>
        </w:rPr>
        <w:t xml:space="preserve">odal window </w:t>
      </w:r>
      <w:r>
        <w:rPr>
          <w:szCs w:val="24"/>
          <w:lang w:val="en"/>
        </w:rPr>
        <w:t xml:space="preserve">example </w:t>
      </w:r>
      <w:r w:rsidR="00825E42">
        <w:rPr>
          <w:szCs w:val="24"/>
          <w:lang w:val="en"/>
        </w:rPr>
        <w:t>with radio button list:</w:t>
      </w:r>
    </w:p>
    <w:p w14:paraId="19ED5C17" w14:textId="4A856BD2" w:rsidR="00CC5CD8" w:rsidRDefault="001619DC" w:rsidP="00E722A4">
      <w:pPr>
        <w:pStyle w:val="BodyText"/>
        <w:jc w:val="center"/>
        <w:rPr>
          <w:szCs w:val="24"/>
          <w:lang w:val="en"/>
        </w:rPr>
      </w:pPr>
      <w:r>
        <w:rPr>
          <w:noProof/>
        </w:rPr>
        <w:drawing>
          <wp:inline distT="0" distB="0" distL="0" distR="0" wp14:anchorId="7B862D87" wp14:editId="69931F82">
            <wp:extent cx="3724275" cy="272854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733231" cy="2735110"/>
                    </a:xfrm>
                    <a:prstGeom prst="rect">
                      <a:avLst/>
                    </a:prstGeom>
                  </pic:spPr>
                </pic:pic>
              </a:graphicData>
            </a:graphic>
          </wp:inline>
        </w:drawing>
      </w:r>
    </w:p>
    <w:tbl>
      <w:tblPr>
        <w:tblStyle w:val="TableGrid"/>
        <w:tblW w:w="0" w:type="auto"/>
        <w:tblLook w:val="04A0" w:firstRow="1" w:lastRow="0" w:firstColumn="1" w:lastColumn="0" w:noHBand="0" w:noVBand="1"/>
      </w:tblPr>
      <w:tblGrid>
        <w:gridCol w:w="2695"/>
        <w:gridCol w:w="3510"/>
        <w:gridCol w:w="4135"/>
      </w:tblGrid>
      <w:tr w:rsidR="0058270E" w14:paraId="567D045A" w14:textId="35746594" w:rsidTr="0058270E">
        <w:tc>
          <w:tcPr>
            <w:tcW w:w="2695" w:type="dxa"/>
          </w:tcPr>
          <w:p w14:paraId="1C8C62C1" w14:textId="785F614D" w:rsidR="0058270E" w:rsidRPr="0058270E" w:rsidRDefault="0058270E" w:rsidP="0058270E">
            <w:pPr>
              <w:pStyle w:val="BodyText"/>
              <w:rPr>
                <w:rFonts w:ascii="Merriweather" w:hAnsi="Merriweather"/>
                <w:szCs w:val="24"/>
                <w:lang w:val="en"/>
              </w:rPr>
            </w:pPr>
            <w:r w:rsidRPr="0058270E">
              <w:rPr>
                <w:rFonts w:ascii="Merriweather" w:hAnsi="Merriweather"/>
                <w:szCs w:val="24"/>
                <w:lang w:val="en"/>
              </w:rPr>
              <w:t>Title of Modal</w:t>
            </w:r>
          </w:p>
        </w:tc>
        <w:tc>
          <w:tcPr>
            <w:tcW w:w="3510" w:type="dxa"/>
          </w:tcPr>
          <w:p w14:paraId="2606F3F2" w14:textId="36AC0859" w:rsidR="0058270E" w:rsidRDefault="0058270E" w:rsidP="0058270E">
            <w:pPr>
              <w:pStyle w:val="BodyText"/>
              <w:rPr>
                <w:szCs w:val="24"/>
                <w:lang w:val="en"/>
              </w:rPr>
            </w:pPr>
            <w:r>
              <w:rPr>
                <w:szCs w:val="24"/>
                <w:lang w:val="en"/>
              </w:rPr>
              <w:t>Font family: Merriweather</w:t>
            </w:r>
          </w:p>
          <w:p w14:paraId="00C9201E" w14:textId="1C9958EC" w:rsidR="0058270E" w:rsidRDefault="0058270E" w:rsidP="0058270E">
            <w:pPr>
              <w:pStyle w:val="BodyText"/>
              <w:rPr>
                <w:szCs w:val="24"/>
                <w:lang w:val="en"/>
              </w:rPr>
            </w:pPr>
            <w:r>
              <w:rPr>
                <w:szCs w:val="24"/>
                <w:lang w:val="en"/>
              </w:rPr>
              <w:t>Font size: 18pt</w:t>
            </w:r>
          </w:p>
          <w:p w14:paraId="41F52635" w14:textId="717AEA41" w:rsidR="0058270E" w:rsidRDefault="0058270E" w:rsidP="0058270E">
            <w:pPr>
              <w:pStyle w:val="BodyText"/>
              <w:rPr>
                <w:szCs w:val="24"/>
                <w:lang w:val="en"/>
              </w:rPr>
            </w:pPr>
            <w:r>
              <w:rPr>
                <w:szCs w:val="24"/>
                <w:lang w:val="en"/>
              </w:rPr>
              <w:t>Font weight: bold</w:t>
            </w:r>
          </w:p>
          <w:p w14:paraId="50B54DF8" w14:textId="1379AC0A" w:rsidR="0058270E" w:rsidRDefault="0058270E" w:rsidP="0058270E">
            <w:pPr>
              <w:pStyle w:val="BodyText"/>
              <w:rPr>
                <w:szCs w:val="24"/>
                <w:lang w:val="en"/>
              </w:rPr>
            </w:pPr>
          </w:p>
        </w:tc>
        <w:tc>
          <w:tcPr>
            <w:tcW w:w="4135" w:type="dxa"/>
          </w:tcPr>
          <w:p w14:paraId="563F0B02"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.modal_header {</w:t>
            </w:r>
          </w:p>
          <w:p w14:paraId="4B963F91"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font-family: "Merriweather";</w:t>
            </w:r>
          </w:p>
          <w:p w14:paraId="5E117078"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font-size: 18px;</w:t>
            </w:r>
          </w:p>
          <w:p w14:paraId="5E14A0C8"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font-weight: 700;</w:t>
            </w:r>
          </w:p>
          <w:p w14:paraId="5868F5CA" w14:textId="77777777" w:rsidR="0058270E" w:rsidRPr="0058270E" w:rsidRDefault="0058270E" w:rsidP="0058270E">
            <w:pPr>
              <w:pStyle w:val="BodyText"/>
              <w:rPr>
                <w:rFonts w:ascii="Courier New" w:hAnsi="Courier New" w:cs="Courier New"/>
                <w:sz w:val="18"/>
                <w:szCs w:val="18"/>
                <w:lang w:val="en"/>
              </w:rPr>
            </w:pPr>
            <w:r w:rsidRPr="0058270E">
              <w:rPr>
                <w:rFonts w:ascii="Courier New" w:hAnsi="Courier New" w:cs="Courier New"/>
                <w:sz w:val="18"/>
                <w:szCs w:val="18"/>
                <w:lang w:val="en"/>
              </w:rPr>
              <w:t>padding:8px;</w:t>
            </w:r>
          </w:p>
          <w:p w14:paraId="4D69A306" w14:textId="4DAA3E1E" w:rsidR="0058270E" w:rsidRDefault="0058270E" w:rsidP="0058270E">
            <w:pPr>
              <w:pStyle w:val="BodyText"/>
              <w:rPr>
                <w:szCs w:val="24"/>
                <w:lang w:val="en"/>
              </w:rPr>
            </w:pPr>
            <w:r w:rsidRPr="0058270E">
              <w:rPr>
                <w:rFonts w:ascii="Courier New" w:hAnsi="Courier New" w:cs="Courier New"/>
                <w:sz w:val="18"/>
                <w:szCs w:val="18"/>
                <w:lang w:val="en"/>
              </w:rPr>
              <w:t>}</w:t>
            </w:r>
          </w:p>
        </w:tc>
      </w:tr>
      <w:tr w:rsidR="0058270E" w14:paraId="1FB8E858" w14:textId="68A00939" w:rsidTr="0058270E">
        <w:tc>
          <w:tcPr>
            <w:tcW w:w="2695" w:type="dxa"/>
          </w:tcPr>
          <w:p w14:paraId="151CC1B2" w14:textId="23D0BFDA" w:rsidR="0058270E" w:rsidRPr="0058270E" w:rsidRDefault="0058270E" w:rsidP="0058270E">
            <w:pPr>
              <w:pStyle w:val="BodyText"/>
              <w:rPr>
                <w:rFonts w:ascii="Source Sans Pro" w:hAnsi="Source Sans Pro"/>
                <w:szCs w:val="24"/>
                <w:lang w:val="en"/>
              </w:rPr>
            </w:pPr>
            <w:r w:rsidRPr="0058270E">
              <w:rPr>
                <w:rFonts w:ascii="Source Sans Pro" w:hAnsi="Source Sans Pro"/>
                <w:szCs w:val="24"/>
                <w:lang w:val="en"/>
              </w:rPr>
              <w:t>Body content</w:t>
            </w:r>
          </w:p>
        </w:tc>
        <w:tc>
          <w:tcPr>
            <w:tcW w:w="3510" w:type="dxa"/>
          </w:tcPr>
          <w:p w14:paraId="0D66E99B" w14:textId="4132DB17" w:rsidR="0058270E" w:rsidRDefault="0058270E" w:rsidP="00A652B5">
            <w:pPr>
              <w:pStyle w:val="BodyText"/>
              <w:jc w:val="both"/>
              <w:rPr>
                <w:szCs w:val="24"/>
                <w:lang w:val="en"/>
              </w:rPr>
            </w:pPr>
            <w:r>
              <w:rPr>
                <w:szCs w:val="24"/>
                <w:lang w:val="en"/>
              </w:rPr>
              <w:t>Source Sans Pro</w:t>
            </w:r>
            <w:r w:rsidR="00A652B5">
              <w:rPr>
                <w:szCs w:val="24"/>
                <w:lang w:val="en"/>
              </w:rPr>
              <w:t>, sans-serif</w:t>
            </w:r>
          </w:p>
          <w:p w14:paraId="715C933F" w14:textId="0A4815EF" w:rsidR="0058270E" w:rsidRDefault="0058270E" w:rsidP="0058270E">
            <w:pPr>
              <w:pStyle w:val="BodyText"/>
              <w:rPr>
                <w:szCs w:val="24"/>
                <w:lang w:val="en"/>
              </w:rPr>
            </w:pPr>
            <w:r>
              <w:rPr>
                <w:szCs w:val="24"/>
                <w:lang w:val="en"/>
              </w:rPr>
              <w:t>Font size: 1.7 rem</w:t>
            </w:r>
          </w:p>
          <w:p w14:paraId="7C5E21B4" w14:textId="77777777" w:rsidR="0058270E" w:rsidRDefault="0058270E" w:rsidP="0058270E">
            <w:pPr>
              <w:pStyle w:val="BodyText"/>
              <w:rPr>
                <w:szCs w:val="24"/>
                <w:lang w:val="en"/>
              </w:rPr>
            </w:pPr>
            <w:r>
              <w:rPr>
                <w:szCs w:val="24"/>
                <w:lang w:val="en"/>
              </w:rPr>
              <w:t>Font weight: normal</w:t>
            </w:r>
          </w:p>
          <w:p w14:paraId="0B3F8AB5" w14:textId="2F3510E0" w:rsidR="0058270E" w:rsidRDefault="0058270E" w:rsidP="0058270E">
            <w:pPr>
              <w:pStyle w:val="BodyText"/>
              <w:rPr>
                <w:szCs w:val="24"/>
                <w:lang w:val="en"/>
              </w:rPr>
            </w:pPr>
            <w:r>
              <w:rPr>
                <w:szCs w:val="24"/>
                <w:lang w:val="en"/>
              </w:rPr>
              <w:t>Line height: 1.5 rem</w:t>
            </w:r>
          </w:p>
        </w:tc>
        <w:tc>
          <w:tcPr>
            <w:tcW w:w="4135" w:type="dxa"/>
          </w:tcPr>
          <w:p w14:paraId="5E86CD17"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.modal_body {</w:t>
            </w:r>
          </w:p>
          <w:p w14:paraId="7476E5DC"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margin: 0% auto; </w:t>
            </w:r>
          </w:p>
          <w:p w14:paraId="105D2874"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overflow-y: scroll;</w:t>
            </w:r>
          </w:p>
          <w:p w14:paraId="60E5A39C"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padding-left: 10px;</w:t>
            </w:r>
          </w:p>
          <w:p w14:paraId="64C27DB9"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height:300px;</w:t>
            </w:r>
          </w:p>
          <w:p w14:paraId="145E0B2F" w14:textId="77777777" w:rsidR="00F72CA3"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border: 1px solid #d6d7d9;</w:t>
            </w:r>
          </w:p>
          <w:p w14:paraId="5E8ECD0F" w14:textId="76DFCFE8" w:rsidR="0058270E" w:rsidRPr="00F72CA3" w:rsidRDefault="00F72CA3" w:rsidP="00F72CA3">
            <w:pPr>
              <w:pStyle w:val="BodyText"/>
              <w:rPr>
                <w:rFonts w:ascii="Courier New" w:hAnsi="Courier New" w:cs="Courier New"/>
                <w:sz w:val="18"/>
                <w:szCs w:val="18"/>
                <w:lang w:val="en"/>
              </w:rPr>
            </w:pPr>
            <w:r w:rsidRPr="00F72CA3">
              <w:rPr>
                <w:rFonts w:ascii="Courier New" w:hAnsi="Courier New" w:cs="Courier New"/>
                <w:sz w:val="18"/>
                <w:szCs w:val="18"/>
                <w:lang w:val="en"/>
              </w:rPr>
              <w:t xml:space="preserve"> }</w:t>
            </w:r>
          </w:p>
        </w:tc>
      </w:tr>
      <w:tr w:rsidR="0058270E" w14:paraId="20BB3AE1" w14:textId="275DB43C" w:rsidTr="0058270E">
        <w:tc>
          <w:tcPr>
            <w:tcW w:w="2695" w:type="dxa"/>
          </w:tcPr>
          <w:p w14:paraId="13B6405A" w14:textId="380E921E" w:rsidR="0058270E" w:rsidRDefault="00825E42" w:rsidP="0058270E">
            <w:pPr>
              <w:pStyle w:val="BodyText"/>
              <w:rPr>
                <w:szCs w:val="24"/>
                <w:lang w:val="en"/>
              </w:rPr>
            </w:pPr>
            <w:r>
              <w:rPr>
                <w:szCs w:val="24"/>
                <w:lang w:val="en"/>
              </w:rPr>
              <w:lastRenderedPageBreak/>
              <w:t>Modal footer buttons</w:t>
            </w:r>
            <w:r w:rsidR="00385E89">
              <w:rPr>
                <w:szCs w:val="24"/>
                <w:lang w:val="en"/>
              </w:rPr>
              <w:t xml:space="preserve"> </w:t>
            </w:r>
          </w:p>
        </w:tc>
        <w:tc>
          <w:tcPr>
            <w:tcW w:w="3510" w:type="dxa"/>
          </w:tcPr>
          <w:p w14:paraId="51CF8201" w14:textId="1EA30069" w:rsidR="0058270E" w:rsidRDefault="00385E89" w:rsidP="0058270E">
            <w:pPr>
              <w:pStyle w:val="BodyText"/>
              <w:rPr>
                <w:szCs w:val="24"/>
                <w:lang w:val="en"/>
              </w:rPr>
            </w:pPr>
            <w:r>
              <w:rPr>
                <w:szCs w:val="24"/>
                <w:lang w:val="en"/>
              </w:rPr>
              <w:t xml:space="preserve">OK button always to the </w:t>
            </w:r>
            <w:r w:rsidR="001619DC">
              <w:rPr>
                <w:szCs w:val="24"/>
                <w:lang w:val="en"/>
              </w:rPr>
              <w:t>left</w:t>
            </w:r>
            <w:r>
              <w:rPr>
                <w:szCs w:val="24"/>
                <w:lang w:val="en"/>
              </w:rPr>
              <w:t xml:space="preserve"> of the Cancel button</w:t>
            </w:r>
            <w:r w:rsidR="00282772">
              <w:rPr>
                <w:szCs w:val="24"/>
                <w:lang w:val="en"/>
              </w:rPr>
              <w:t>, right justified to the modal window</w:t>
            </w:r>
          </w:p>
        </w:tc>
        <w:tc>
          <w:tcPr>
            <w:tcW w:w="4135" w:type="dxa"/>
          </w:tcPr>
          <w:p w14:paraId="1A4554E8"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.modal_footer {</w:t>
            </w:r>
          </w:p>
          <w:p w14:paraId="70D70D96"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text-align: right;</w:t>
            </w:r>
          </w:p>
          <w:p w14:paraId="0531345F"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margin-top:5px;</w:t>
            </w:r>
          </w:p>
          <w:p w14:paraId="4BB2E42C" w14:textId="77777777" w:rsidR="00825E42" w:rsidRPr="00825E42" w:rsidRDefault="00825E42" w:rsidP="00825E42">
            <w:pPr>
              <w:pStyle w:val="BodyText"/>
              <w:rPr>
                <w:rFonts w:ascii="Courier New" w:hAnsi="Courier New" w:cs="Courier New"/>
                <w:sz w:val="18"/>
                <w:szCs w:val="18"/>
                <w:lang w:val="en"/>
              </w:rPr>
            </w:pPr>
            <w:r w:rsidRPr="00825E42">
              <w:rPr>
                <w:rFonts w:ascii="Courier New" w:hAnsi="Courier New" w:cs="Courier New"/>
                <w:sz w:val="18"/>
                <w:szCs w:val="18"/>
                <w:lang w:val="en"/>
              </w:rPr>
              <w:t xml:space="preserve">  width: 100% ;</w:t>
            </w:r>
          </w:p>
          <w:p w14:paraId="50D817F8" w14:textId="28E846A6" w:rsidR="0058270E" w:rsidRDefault="00825E42" w:rsidP="00825E42">
            <w:pPr>
              <w:pStyle w:val="BodyText"/>
              <w:rPr>
                <w:szCs w:val="24"/>
                <w:lang w:val="en"/>
              </w:rPr>
            </w:pPr>
            <w:r w:rsidRPr="00825E42">
              <w:rPr>
                <w:rFonts w:ascii="Courier New" w:hAnsi="Courier New" w:cs="Courier New"/>
                <w:sz w:val="18"/>
                <w:szCs w:val="18"/>
                <w:lang w:val="en"/>
              </w:rPr>
              <w:t>}</w:t>
            </w:r>
          </w:p>
        </w:tc>
      </w:tr>
    </w:tbl>
    <w:p w14:paraId="06398C4E" w14:textId="1E0E8FD2" w:rsidR="0058270E" w:rsidRDefault="0058270E" w:rsidP="0058270E">
      <w:pPr>
        <w:pStyle w:val="BodyText"/>
        <w:rPr>
          <w:szCs w:val="24"/>
          <w:lang w:val="en"/>
        </w:rPr>
      </w:pPr>
    </w:p>
    <w:p w14:paraId="2FB031F3" w14:textId="023C180D" w:rsidR="00825E42" w:rsidRDefault="00A5484A" w:rsidP="0058270E">
      <w:pPr>
        <w:pStyle w:val="BodyText"/>
        <w:rPr>
          <w:szCs w:val="24"/>
          <w:lang w:val="en"/>
        </w:rPr>
      </w:pPr>
      <w:r>
        <w:rPr>
          <w:szCs w:val="24"/>
          <w:lang w:val="en"/>
        </w:rPr>
        <w:t>Modal window example with</w:t>
      </w:r>
      <w:r w:rsidR="00A652B5">
        <w:rPr>
          <w:szCs w:val="24"/>
          <w:lang w:val="en"/>
        </w:rPr>
        <w:t xml:space="preserve"> no title</w:t>
      </w:r>
      <w:r w:rsidR="00F41343">
        <w:rPr>
          <w:szCs w:val="24"/>
          <w:lang w:val="en"/>
        </w:rPr>
        <w:t>:</w:t>
      </w:r>
    </w:p>
    <w:p w14:paraId="518885BA" w14:textId="502591CA" w:rsidR="00F41343" w:rsidRDefault="00B50973" w:rsidP="00F41343">
      <w:pPr>
        <w:pStyle w:val="BodyText"/>
        <w:jc w:val="center"/>
        <w:rPr>
          <w:szCs w:val="24"/>
          <w:lang w:val="en"/>
        </w:rPr>
      </w:pPr>
      <w:r>
        <w:rPr>
          <w:noProof/>
        </w:rPr>
        <w:drawing>
          <wp:inline distT="0" distB="0" distL="0" distR="0" wp14:anchorId="6E79ECFB" wp14:editId="54199DAA">
            <wp:extent cx="3467100" cy="1023962"/>
            <wp:effectExtent l="0" t="0" r="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3504284" cy="1034944"/>
                    </a:xfrm>
                    <a:prstGeom prst="rect">
                      <a:avLst/>
                    </a:prstGeom>
                  </pic:spPr>
                </pic:pic>
              </a:graphicData>
            </a:graphic>
          </wp:inline>
        </w:drawing>
      </w:r>
    </w:p>
    <w:tbl>
      <w:tblPr>
        <w:tblStyle w:val="TableGrid"/>
        <w:tblW w:w="0" w:type="auto"/>
        <w:tblLook w:val="04A0" w:firstRow="1" w:lastRow="0" w:firstColumn="1" w:lastColumn="0" w:noHBand="0" w:noVBand="1"/>
      </w:tblPr>
      <w:tblGrid>
        <w:gridCol w:w="2426"/>
        <w:gridCol w:w="3329"/>
        <w:gridCol w:w="4585"/>
      </w:tblGrid>
      <w:tr w:rsidR="00A652B5" w14:paraId="5664B982" w14:textId="77777777" w:rsidTr="00A652B5">
        <w:tc>
          <w:tcPr>
            <w:tcW w:w="2426" w:type="dxa"/>
          </w:tcPr>
          <w:p w14:paraId="4A92ED33" w14:textId="3C7D5C7D" w:rsidR="00A652B5" w:rsidRPr="00A652B5" w:rsidRDefault="00A652B5" w:rsidP="00A652B5">
            <w:pPr>
              <w:pStyle w:val="BodyText"/>
              <w:jc w:val="both"/>
              <w:rPr>
                <w:rFonts w:ascii="Source Sans Pro" w:hAnsi="Source Sans Pro"/>
                <w:szCs w:val="24"/>
                <w:lang w:val="en"/>
              </w:rPr>
            </w:pPr>
            <w:r w:rsidRPr="00A652B5">
              <w:rPr>
                <w:rFonts w:ascii="Source Sans Pro" w:hAnsi="Source Sans Pro"/>
                <w:szCs w:val="24"/>
                <w:lang w:val="en"/>
              </w:rPr>
              <w:t>Body content</w:t>
            </w:r>
          </w:p>
        </w:tc>
        <w:tc>
          <w:tcPr>
            <w:tcW w:w="3329" w:type="dxa"/>
          </w:tcPr>
          <w:p w14:paraId="7BD5945E" w14:textId="27077941" w:rsidR="00A652B5" w:rsidRPr="00A652B5" w:rsidRDefault="00A652B5" w:rsidP="00A652B5">
            <w:pPr>
              <w:pStyle w:val="BodyText"/>
              <w:jc w:val="both"/>
              <w:rPr>
                <w:szCs w:val="24"/>
                <w:lang w:val="en"/>
              </w:rPr>
            </w:pPr>
            <w:r>
              <w:rPr>
                <w:szCs w:val="24"/>
                <w:lang w:val="en"/>
              </w:rPr>
              <w:t xml:space="preserve">Font family: </w:t>
            </w:r>
            <w:r w:rsidRPr="00A652B5">
              <w:rPr>
                <w:szCs w:val="24"/>
                <w:lang w:val="en"/>
              </w:rPr>
              <w:t>Source Sans Pro</w:t>
            </w:r>
            <w:r>
              <w:rPr>
                <w:szCs w:val="24"/>
                <w:lang w:val="en"/>
              </w:rPr>
              <w:t>, sans-serif</w:t>
            </w:r>
          </w:p>
          <w:p w14:paraId="3ED8BDE7" w14:textId="07F56B5C" w:rsidR="00A652B5" w:rsidRPr="00A652B5" w:rsidRDefault="00A652B5" w:rsidP="00A652B5">
            <w:pPr>
              <w:pStyle w:val="BodyText"/>
              <w:jc w:val="both"/>
              <w:rPr>
                <w:szCs w:val="24"/>
                <w:lang w:val="en"/>
              </w:rPr>
            </w:pPr>
            <w:r w:rsidRPr="00A652B5">
              <w:rPr>
                <w:szCs w:val="24"/>
                <w:lang w:val="en"/>
              </w:rPr>
              <w:t>Font-size: 1.7rem</w:t>
            </w:r>
          </w:p>
          <w:p w14:paraId="79692F4B" w14:textId="436680CD" w:rsidR="00A652B5" w:rsidRPr="00A652B5" w:rsidRDefault="00A652B5" w:rsidP="00A652B5">
            <w:pPr>
              <w:pStyle w:val="BodyText"/>
              <w:jc w:val="both"/>
              <w:rPr>
                <w:szCs w:val="24"/>
                <w:lang w:val="en"/>
              </w:rPr>
            </w:pPr>
            <w:r w:rsidRPr="00A652B5">
              <w:rPr>
                <w:szCs w:val="24"/>
                <w:lang w:val="en"/>
              </w:rPr>
              <w:t>Font-weight: normal</w:t>
            </w:r>
          </w:p>
        </w:tc>
        <w:tc>
          <w:tcPr>
            <w:tcW w:w="4585" w:type="dxa"/>
          </w:tcPr>
          <w:p w14:paraId="4525B8CC"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.modal_content_small {</w:t>
            </w:r>
          </w:p>
          <w:p w14:paraId="532F4D9D"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height:auto;</w:t>
            </w:r>
          </w:p>
          <w:p w14:paraId="58C16244"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overflow-y:auto;</w:t>
            </w:r>
          </w:p>
          <w:p w14:paraId="0DE3A991" w14:textId="7777777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padding-left:16px;</w:t>
            </w:r>
          </w:p>
          <w:p w14:paraId="252E13B0" w14:textId="2959EEE7"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 xml:space="preserve">  border: 0px solid #d6d7d9;</w:t>
            </w:r>
          </w:p>
          <w:p w14:paraId="01A29CC4" w14:textId="73B607E6" w:rsidR="00A652B5" w:rsidRPr="00A652B5" w:rsidRDefault="00A652B5" w:rsidP="00A652B5">
            <w:pPr>
              <w:pStyle w:val="BodyText"/>
              <w:jc w:val="both"/>
              <w:rPr>
                <w:rFonts w:ascii="Courier New" w:hAnsi="Courier New" w:cs="Courier New"/>
                <w:sz w:val="18"/>
                <w:szCs w:val="18"/>
                <w:lang w:val="en"/>
              </w:rPr>
            </w:pPr>
            <w:r w:rsidRPr="00A652B5">
              <w:rPr>
                <w:rFonts w:ascii="Courier New" w:hAnsi="Courier New" w:cs="Courier New"/>
                <w:sz w:val="18"/>
                <w:szCs w:val="18"/>
                <w:lang w:val="en"/>
              </w:rPr>
              <w:t>}</w:t>
            </w:r>
          </w:p>
        </w:tc>
      </w:tr>
      <w:tr w:rsidR="00A652B5" w14:paraId="2AAD134C" w14:textId="77777777" w:rsidTr="00A652B5">
        <w:tc>
          <w:tcPr>
            <w:tcW w:w="2426" w:type="dxa"/>
          </w:tcPr>
          <w:p w14:paraId="712D93CE" w14:textId="3499943E" w:rsidR="00A652B5" w:rsidRPr="00A652B5" w:rsidRDefault="00A652B5" w:rsidP="00A652B5">
            <w:pPr>
              <w:pStyle w:val="BodyText"/>
              <w:jc w:val="both"/>
              <w:rPr>
                <w:rFonts w:ascii="Source Sans Pro" w:hAnsi="Source Sans Pro"/>
                <w:szCs w:val="24"/>
                <w:lang w:val="en"/>
              </w:rPr>
            </w:pPr>
            <w:r w:rsidRPr="00A652B5">
              <w:rPr>
                <w:rFonts w:ascii="Source Sans Pro" w:hAnsi="Source Sans Pro"/>
                <w:szCs w:val="24"/>
                <w:lang w:val="en"/>
              </w:rPr>
              <w:t xml:space="preserve">Modal footer buttons </w:t>
            </w:r>
          </w:p>
        </w:tc>
        <w:tc>
          <w:tcPr>
            <w:tcW w:w="3329" w:type="dxa"/>
          </w:tcPr>
          <w:p w14:paraId="17BC0388" w14:textId="2E98A3AC" w:rsidR="00A652B5" w:rsidRPr="00A652B5" w:rsidRDefault="00A652B5" w:rsidP="001619DC">
            <w:pPr>
              <w:pStyle w:val="BodyText"/>
              <w:rPr>
                <w:szCs w:val="24"/>
                <w:lang w:val="en"/>
              </w:rPr>
            </w:pPr>
            <w:r w:rsidRPr="00A652B5">
              <w:rPr>
                <w:szCs w:val="24"/>
                <w:lang w:val="en"/>
              </w:rPr>
              <w:t xml:space="preserve">Yes/Add button always to the </w:t>
            </w:r>
            <w:r w:rsidR="001619DC">
              <w:rPr>
                <w:szCs w:val="24"/>
                <w:lang w:val="en"/>
              </w:rPr>
              <w:t>left</w:t>
            </w:r>
            <w:r w:rsidRPr="00A652B5">
              <w:rPr>
                <w:szCs w:val="24"/>
                <w:lang w:val="en"/>
              </w:rPr>
              <w:t xml:space="preserve"> of the No</w:t>
            </w:r>
            <w:r w:rsidR="00282772">
              <w:rPr>
                <w:szCs w:val="24"/>
                <w:lang w:val="en"/>
              </w:rPr>
              <w:t xml:space="preserve"> or Cancel</w:t>
            </w:r>
            <w:r w:rsidRPr="00A652B5">
              <w:rPr>
                <w:szCs w:val="24"/>
                <w:lang w:val="en"/>
              </w:rPr>
              <w:t xml:space="preserve"> button</w:t>
            </w:r>
            <w:r w:rsidR="00282772">
              <w:rPr>
                <w:szCs w:val="24"/>
                <w:lang w:val="en"/>
              </w:rPr>
              <w:t>,  right justified to the modal window</w:t>
            </w:r>
          </w:p>
        </w:tc>
        <w:tc>
          <w:tcPr>
            <w:tcW w:w="4585" w:type="dxa"/>
          </w:tcPr>
          <w:p w14:paraId="7C8C3A7F" w14:textId="53484CED" w:rsidR="00A652B5" w:rsidRDefault="00A652B5" w:rsidP="00A652B5">
            <w:pPr>
              <w:pStyle w:val="BodyText"/>
              <w:jc w:val="both"/>
              <w:rPr>
                <w:szCs w:val="24"/>
                <w:lang w:val="en"/>
              </w:rPr>
            </w:pPr>
          </w:p>
        </w:tc>
      </w:tr>
    </w:tbl>
    <w:p w14:paraId="7A62FE08" w14:textId="77777777" w:rsidR="00F41343" w:rsidRDefault="00F41343" w:rsidP="00A652B5">
      <w:pPr>
        <w:pStyle w:val="BodyText"/>
        <w:jc w:val="both"/>
        <w:rPr>
          <w:szCs w:val="24"/>
          <w:lang w:val="en"/>
        </w:rPr>
      </w:pPr>
    </w:p>
    <w:p w14:paraId="64FFE356" w14:textId="77777777" w:rsidR="0058270E" w:rsidRDefault="0058270E" w:rsidP="0058270E">
      <w:pPr>
        <w:pStyle w:val="BodyText"/>
        <w:rPr>
          <w:szCs w:val="24"/>
          <w:lang w:val="en"/>
        </w:rPr>
      </w:pPr>
    </w:p>
    <w:p w14:paraId="1AF9B9F3" w14:textId="77777777" w:rsidR="0058270E" w:rsidRDefault="0058270E" w:rsidP="00E722A4">
      <w:pPr>
        <w:pStyle w:val="BodyText"/>
        <w:rPr>
          <w:b/>
          <w:szCs w:val="24"/>
          <w:lang w:val="en"/>
        </w:rPr>
      </w:pPr>
    </w:p>
    <w:p w14:paraId="5AF630C4" w14:textId="77777777" w:rsidR="0058270E" w:rsidRDefault="0058270E" w:rsidP="00E722A4">
      <w:pPr>
        <w:pStyle w:val="BodyText"/>
        <w:rPr>
          <w:b/>
          <w:szCs w:val="24"/>
          <w:lang w:val="en"/>
        </w:rPr>
      </w:pPr>
    </w:p>
    <w:p w14:paraId="39D36576" w14:textId="77777777" w:rsidR="0058270E" w:rsidRDefault="0058270E" w:rsidP="00E722A4">
      <w:pPr>
        <w:pStyle w:val="BodyText"/>
        <w:rPr>
          <w:b/>
          <w:szCs w:val="24"/>
          <w:lang w:val="en"/>
        </w:rPr>
      </w:pPr>
    </w:p>
    <w:p w14:paraId="33AEF1AF" w14:textId="31B9A3F3" w:rsidR="00E722A4" w:rsidRPr="00DC4393" w:rsidRDefault="00DC4393" w:rsidP="00E722A4">
      <w:pPr>
        <w:pStyle w:val="BodyText"/>
        <w:rPr>
          <w:b/>
          <w:szCs w:val="24"/>
          <w:lang w:val="en"/>
        </w:rPr>
      </w:pPr>
      <w:r w:rsidRPr="00DC4393">
        <w:rPr>
          <w:b/>
          <w:szCs w:val="24"/>
          <w:lang w:val="en"/>
        </w:rPr>
        <w:t>Error Messages Modal Window</w:t>
      </w:r>
    </w:p>
    <w:p w14:paraId="4674FCF0" w14:textId="15F45A2A" w:rsidR="00DC4393" w:rsidRDefault="00DC4393" w:rsidP="00E722A4">
      <w:pPr>
        <w:pStyle w:val="BodyText"/>
        <w:rPr>
          <w:szCs w:val="24"/>
          <w:lang w:val="en"/>
        </w:rPr>
      </w:pPr>
      <w:r>
        <w:rPr>
          <w:szCs w:val="24"/>
          <w:lang w:val="en"/>
        </w:rPr>
        <w:t>If a user faces an error, a modal window will appear with error messages.</w:t>
      </w:r>
    </w:p>
    <w:p w14:paraId="2C666EFD" w14:textId="13B12521" w:rsidR="00E722A4" w:rsidRDefault="00E722A4" w:rsidP="00E722A4">
      <w:pPr>
        <w:pStyle w:val="BodyText"/>
        <w:rPr>
          <w:szCs w:val="24"/>
          <w:lang w:val="en"/>
        </w:rPr>
      </w:pPr>
    </w:p>
    <w:p w14:paraId="0DEA2C59" w14:textId="05D0E50E" w:rsidR="00F84EF0" w:rsidRDefault="00DC4393" w:rsidP="00DC4393">
      <w:pPr>
        <w:pStyle w:val="BodyText"/>
        <w:jc w:val="center"/>
        <w:rPr>
          <w:szCs w:val="24"/>
          <w:lang w:val="en"/>
        </w:rPr>
      </w:pPr>
      <w:r>
        <w:rPr>
          <w:noProof/>
        </w:rPr>
        <w:lastRenderedPageBreak/>
        <w:drawing>
          <wp:inline distT="0" distB="0" distL="0" distR="0" wp14:anchorId="2FD45016" wp14:editId="0F412AF3">
            <wp:extent cx="4114800" cy="1853449"/>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4126581" cy="1858755"/>
                    </a:xfrm>
                    <a:prstGeom prst="rect">
                      <a:avLst/>
                    </a:prstGeom>
                  </pic:spPr>
                </pic:pic>
              </a:graphicData>
            </a:graphic>
          </wp:inline>
        </w:drawing>
      </w:r>
    </w:p>
    <w:p w14:paraId="39EFF16D" w14:textId="70529BD7" w:rsidR="00933A44" w:rsidRDefault="00933A44" w:rsidP="00DC4393">
      <w:pPr>
        <w:pStyle w:val="BodyText"/>
        <w:jc w:val="center"/>
        <w:rPr>
          <w:szCs w:val="24"/>
          <w:lang w:val="en"/>
        </w:rPr>
      </w:pPr>
    </w:p>
    <w:p w14:paraId="2C316B96" w14:textId="76206A15" w:rsidR="00933A44" w:rsidRDefault="008B5C2A" w:rsidP="00393597">
      <w:pPr>
        <w:pStyle w:val="Heading2"/>
      </w:pPr>
      <w:bookmarkStart w:id="147" w:name="_Toc534722397"/>
      <w:r>
        <w:t xml:space="preserve">Understanding </w:t>
      </w:r>
      <w:r w:rsidR="00933A44">
        <w:t xml:space="preserve">Shared </w:t>
      </w:r>
      <w:r w:rsidR="00B86977">
        <w:t xml:space="preserve">Components and </w:t>
      </w:r>
      <w:r w:rsidR="00A30C57">
        <w:t>Modules</w:t>
      </w:r>
      <w:bookmarkEnd w:id="147"/>
    </w:p>
    <w:p w14:paraId="4C927263" w14:textId="5B6E8C34" w:rsidR="00B86977" w:rsidRPr="002E0867" w:rsidRDefault="00B86977" w:rsidP="002E0867">
      <w:r w:rsidRPr="002E0867">
        <w:t xml:space="preserve">A component can be used on different modules in the TAS application. Using Angular as the framework, </w:t>
      </w:r>
      <w:r w:rsidR="00A30C57" w:rsidRPr="002E0867">
        <w:t xml:space="preserve"> shared module</w:t>
      </w:r>
      <w:r w:rsidRPr="002E0867">
        <w:t>s</w:t>
      </w:r>
      <w:r w:rsidR="00933A44" w:rsidRPr="002E0867">
        <w:t xml:space="preserve"> in TAS </w:t>
      </w:r>
      <w:r w:rsidR="00A30C57" w:rsidRPr="002E0867">
        <w:t xml:space="preserve">organizes and streamlines code. Components share functionality and can be used on different web pages. </w:t>
      </w:r>
      <w:r w:rsidRPr="002E0867">
        <w:t xml:space="preserve"> </w:t>
      </w:r>
    </w:p>
    <w:p w14:paraId="09D0E4B5" w14:textId="55AC8135" w:rsidR="00933A44" w:rsidRPr="002E0867" w:rsidRDefault="00B86977" w:rsidP="002E0867">
      <w:r w:rsidRPr="002E0867">
        <w:t>What is a shared module?  Shared modules allow developers to use components in multiple modules, share instances of services and directives.</w:t>
      </w:r>
    </w:p>
    <w:p w14:paraId="10A77C8F" w14:textId="5B80096A" w:rsidR="00B86977" w:rsidRPr="002E0867" w:rsidRDefault="00B86977" w:rsidP="002E0867">
      <w:r w:rsidRPr="002E0867">
        <w:t>Step 1</w:t>
      </w:r>
      <w:r w:rsidR="008B5C2A" w:rsidRPr="002E0867">
        <w:t xml:space="preserve"> </w:t>
      </w:r>
      <w:r w:rsidRPr="002E0867">
        <w:t>Create a module.</w:t>
      </w:r>
    </w:p>
    <w:p w14:paraId="3512990B" w14:textId="77777777" w:rsidR="008B5C2A" w:rsidRDefault="008B5C2A" w:rsidP="00933A44">
      <w:pPr>
        <w:pStyle w:val="BodyText"/>
        <w:outlineLvl w:val="1"/>
        <w:rPr>
          <w:szCs w:val="24"/>
          <w:lang w:val="en"/>
        </w:rPr>
      </w:pPr>
    </w:p>
    <w:p w14:paraId="20426591" w14:textId="64FCDA60" w:rsidR="00B86977"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318C9895" w14:textId="255C472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0C635451" w14:textId="55289321"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@NgModule ({</w:t>
      </w:r>
    </w:p>
    <w:p w14:paraId="2F43FAF1" w14:textId="4777C980"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Imports: [</w:t>
      </w:r>
      <w:r w:rsidR="008807E5" w:rsidRPr="002E0867">
        <w:rPr>
          <w:rFonts w:ascii="Courier New" w:hAnsi="Courier New" w:cs="Courier New"/>
          <w:sz w:val="18"/>
          <w:szCs w:val="18"/>
        </w:rPr>
        <w:t xml:space="preserve"> </w:t>
      </w:r>
      <w:r w:rsidRPr="002E0867">
        <w:rPr>
          <w:rFonts w:ascii="Courier New" w:hAnsi="Courier New" w:cs="Courier New"/>
          <w:sz w:val="18"/>
          <w:szCs w:val="18"/>
        </w:rPr>
        <w:t>CommonModule</w:t>
      </w:r>
      <w:r w:rsidR="008807E5" w:rsidRPr="002E0867">
        <w:rPr>
          <w:rFonts w:ascii="Courier New" w:hAnsi="Courier New" w:cs="Courier New"/>
          <w:sz w:val="18"/>
          <w:szCs w:val="18"/>
        </w:rPr>
        <w:t xml:space="preserve"> </w:t>
      </w:r>
      <w:r w:rsidRPr="002E0867">
        <w:rPr>
          <w:rFonts w:ascii="Courier New" w:hAnsi="Courier New" w:cs="Courier New"/>
          <w:sz w:val="18"/>
          <w:szCs w:val="18"/>
        </w:rPr>
        <w:t>]</w:t>
      </w:r>
    </w:p>
    <w:p w14:paraId="2751CDB5" w14:textId="1932E6F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w:t>
      </w:r>
    </w:p>
    <w:p w14:paraId="7DFB7A64" w14:textId="0E358FFB"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08F2DAC4" w14:textId="50BB2D15" w:rsidR="008B5C2A" w:rsidRDefault="008B5C2A" w:rsidP="00933A44">
      <w:pPr>
        <w:pStyle w:val="BodyText"/>
        <w:outlineLvl w:val="1"/>
        <w:rPr>
          <w:sz w:val="20"/>
          <w:lang w:val="en"/>
        </w:rPr>
      </w:pPr>
    </w:p>
    <w:p w14:paraId="37BD546C" w14:textId="1F3820BC" w:rsidR="008B5C2A" w:rsidRPr="00EC3937" w:rsidRDefault="008B5C2A" w:rsidP="00EC3937">
      <w:r w:rsidRPr="00EC3937">
        <w:t xml:space="preserve"> </w:t>
      </w:r>
      <w:r w:rsidR="0006660B" w:rsidRPr="00EC3937">
        <w:t xml:space="preserve">This module contains </w:t>
      </w:r>
      <w:r w:rsidRPr="00EC3937">
        <w:t>everything related to dates . A component called DatePickerComponent is included inside a module.</w:t>
      </w:r>
    </w:p>
    <w:p w14:paraId="098BCF80" w14:textId="459E67A4"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53A41F64" w14:textId="2DC5747F"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5A551A84" w14:textId="64741398"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@NgModule ({</w:t>
      </w:r>
    </w:p>
    <w:p w14:paraId="134EF518" w14:textId="54A4A891"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Imports: [CommonModule</w:t>
      </w:r>
      <w:r w:rsidR="008807E5" w:rsidRPr="002E0867">
        <w:rPr>
          <w:rFonts w:ascii="Courier New" w:hAnsi="Courier New" w:cs="Courier New"/>
          <w:sz w:val="18"/>
          <w:szCs w:val="18"/>
        </w:rPr>
        <w:t xml:space="preserve"> </w:t>
      </w:r>
      <w:r w:rsidRPr="002E0867">
        <w:rPr>
          <w:rFonts w:ascii="Courier New" w:hAnsi="Courier New" w:cs="Courier New"/>
          <w:sz w:val="18"/>
          <w:szCs w:val="18"/>
        </w:rPr>
        <w:t>],</w:t>
      </w:r>
    </w:p>
    <w:p w14:paraId="170EC6AA" w14:textId="269C5762"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Declarations: [ DataPickerComponent]</w:t>
      </w:r>
    </w:p>
    <w:p w14:paraId="571D4C98" w14:textId="3E127D7B"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w:t>
      </w:r>
    </w:p>
    <w:p w14:paraId="599C3D2D" w14:textId="7AECEE03" w:rsidR="008B5C2A" w:rsidRPr="002E0867" w:rsidRDefault="008B5C2A"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13092365" w14:textId="77777777" w:rsidR="008807E5" w:rsidRPr="008B5C2A" w:rsidRDefault="008807E5" w:rsidP="008B5C2A">
      <w:pPr>
        <w:pStyle w:val="BodyText"/>
        <w:outlineLvl w:val="1"/>
        <w:rPr>
          <w:sz w:val="18"/>
          <w:szCs w:val="18"/>
          <w:lang w:val="en"/>
        </w:rPr>
      </w:pPr>
    </w:p>
    <w:p w14:paraId="3C00D163" w14:textId="33B7B883" w:rsidR="008B5C2A" w:rsidRPr="00EC3937" w:rsidRDefault="008B5C2A" w:rsidP="00EC3937">
      <w:r w:rsidRPr="00EC3937">
        <w:t xml:space="preserve">To make the DatePickerComponent accessible for other modules, it must be added </w:t>
      </w:r>
      <w:r w:rsidR="008807E5" w:rsidRPr="00EC3937">
        <w:t>to the exports array:</w:t>
      </w:r>
    </w:p>
    <w:p w14:paraId="06B30F6A" w14:textId="77777777" w:rsidR="008807E5" w:rsidRPr="008B5C2A" w:rsidRDefault="008807E5" w:rsidP="00933A44">
      <w:pPr>
        <w:pStyle w:val="BodyText"/>
        <w:outlineLvl w:val="1"/>
        <w:rPr>
          <w:sz w:val="20"/>
          <w:lang w:val="en"/>
        </w:rPr>
      </w:pPr>
    </w:p>
    <w:p w14:paraId="5A24F890" w14:textId="320A1FAA" w:rsidR="008B5C2A"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{DatePickerComponent} from ‘./datepicker/component’;</w:t>
      </w:r>
    </w:p>
    <w:p w14:paraId="6B0854B4" w14:textId="28A4A7FB"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{NgModule} from ‘@angular /core’;</w:t>
      </w:r>
    </w:p>
    <w:p w14:paraId="39A66CCF" w14:textId="3A3A81DC"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 {CommonModule} from ‘@angular/common’;</w:t>
      </w:r>
    </w:p>
    <w:p w14:paraId="40A91EEF" w14:textId="419360AE"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@NgModule ({</w:t>
      </w:r>
    </w:p>
    <w:p w14:paraId="2358DD57" w14:textId="5252DC22"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Imports: [ CommonModule],</w:t>
      </w:r>
    </w:p>
    <w:p w14:paraId="2330270D" w14:textId="63DD736E"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Declarations : [ DataPickerComponent],</w:t>
      </w:r>
    </w:p>
    <w:p w14:paraId="1CBEC75D" w14:textId="68A23E95"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Exports: [DatePickerComponent]</w:t>
      </w:r>
    </w:p>
    <w:p w14:paraId="0956EC67" w14:textId="155C93FB" w:rsidR="008807E5" w:rsidRPr="002E0867" w:rsidRDefault="008807E5" w:rsidP="002E0867">
      <w:pPr>
        <w:ind w:left="720"/>
        <w:rPr>
          <w:rFonts w:ascii="Courier New" w:hAnsi="Courier New" w:cs="Courier New"/>
          <w:sz w:val="18"/>
          <w:szCs w:val="18"/>
        </w:rPr>
      </w:pPr>
      <w:r w:rsidRPr="002E0867">
        <w:rPr>
          <w:rFonts w:ascii="Courier New" w:hAnsi="Courier New" w:cs="Courier New"/>
          <w:sz w:val="18"/>
          <w:szCs w:val="18"/>
        </w:rPr>
        <w:t>})</w:t>
      </w:r>
    </w:p>
    <w:p w14:paraId="21B47A63" w14:textId="42A01400" w:rsidR="008807E5" w:rsidRDefault="008807E5" w:rsidP="002E0867">
      <w:pPr>
        <w:ind w:left="720"/>
        <w:rPr>
          <w:rFonts w:ascii="Courier New" w:hAnsi="Courier New" w:cs="Courier New"/>
          <w:sz w:val="18"/>
          <w:szCs w:val="18"/>
        </w:rPr>
      </w:pPr>
      <w:r w:rsidRPr="002E0867">
        <w:rPr>
          <w:rFonts w:ascii="Courier New" w:hAnsi="Courier New" w:cs="Courier New"/>
          <w:sz w:val="18"/>
          <w:szCs w:val="18"/>
        </w:rPr>
        <w:t>Export class DateModule {}</w:t>
      </w:r>
    </w:p>
    <w:p w14:paraId="122C0963" w14:textId="77777777" w:rsidR="00EC3937" w:rsidRPr="002E0867" w:rsidRDefault="00EC3937" w:rsidP="002E0867">
      <w:pPr>
        <w:ind w:left="720"/>
        <w:rPr>
          <w:rFonts w:ascii="Courier New" w:hAnsi="Courier New" w:cs="Courier New"/>
          <w:sz w:val="18"/>
          <w:szCs w:val="18"/>
        </w:rPr>
      </w:pPr>
    </w:p>
    <w:p w14:paraId="03AE7275" w14:textId="2A0FA466" w:rsidR="008807E5" w:rsidRPr="00EC3937" w:rsidRDefault="008807E5" w:rsidP="00EC3937">
      <w:r w:rsidRPr="00EC3937">
        <w:lastRenderedPageBreak/>
        <w:t>Now the DatePickerComponent is available in other modules that import DateModule to have access to DatePickerComponent.</w:t>
      </w:r>
    </w:p>
    <w:p w14:paraId="625D753D" w14:textId="7CC6F6C2" w:rsidR="00C36E81" w:rsidRPr="00C36E81" w:rsidRDefault="0015760B" w:rsidP="00B517A8">
      <w:pPr>
        <w:pStyle w:val="Heading2"/>
      </w:pPr>
      <w:bookmarkStart w:id="148" w:name="_Toc534722398"/>
      <w:r>
        <w:t xml:space="preserve">Component </w:t>
      </w:r>
      <w:r w:rsidR="00C36E81" w:rsidRPr="00C36E81">
        <w:t>File Structure</w:t>
      </w:r>
      <w:bookmarkEnd w:id="148"/>
    </w:p>
    <w:p w14:paraId="34EBB72A" w14:textId="7024AD4F" w:rsidR="008807E5" w:rsidRPr="008B41EA" w:rsidRDefault="00C36E81" w:rsidP="008B41EA">
      <w:r w:rsidRPr="008B41EA">
        <w:t xml:space="preserve"> In the TAS file structure, many of the shared components, will be located inside src &gt; app &gt; core &gt; mccf-common directory as shown below in the diagram.</w:t>
      </w:r>
    </w:p>
    <w:tbl>
      <w:tblPr>
        <w:tblStyle w:val="TableGrid"/>
        <w:tblW w:w="0" w:type="auto"/>
        <w:tblLook w:val="04A0" w:firstRow="1" w:lastRow="0" w:firstColumn="1" w:lastColumn="0" w:noHBand="0" w:noVBand="1"/>
      </w:tblPr>
      <w:tblGrid>
        <w:gridCol w:w="4135"/>
        <w:gridCol w:w="6205"/>
      </w:tblGrid>
      <w:tr w:rsidR="00C36E81" w14:paraId="3D77B0D4" w14:textId="77777777" w:rsidTr="00C36E81">
        <w:tc>
          <w:tcPr>
            <w:tcW w:w="4135" w:type="dxa"/>
          </w:tcPr>
          <w:p w14:paraId="64A56E8D" w14:textId="523C145E" w:rsidR="00C36E81" w:rsidRPr="008B41EA" w:rsidRDefault="00C36E81" w:rsidP="008B41EA">
            <w:r w:rsidRPr="008B41EA">
              <w:rPr>
                <w:noProof/>
              </w:rPr>
              <w:drawing>
                <wp:inline distT="0" distB="0" distL="0" distR="0" wp14:anchorId="0DFC0933" wp14:editId="16694017">
                  <wp:extent cx="2223809" cy="3787140"/>
                  <wp:effectExtent l="0" t="0" r="5080" b="381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2227445" cy="3793332"/>
                          </a:xfrm>
                          <a:prstGeom prst="rect">
                            <a:avLst/>
                          </a:prstGeom>
                        </pic:spPr>
                      </pic:pic>
                    </a:graphicData>
                  </a:graphic>
                </wp:inline>
              </w:drawing>
            </w:r>
          </w:p>
        </w:tc>
        <w:tc>
          <w:tcPr>
            <w:tcW w:w="6205" w:type="dxa"/>
          </w:tcPr>
          <w:p w14:paraId="1B833256" w14:textId="60ECA2D1" w:rsidR="00C36E81" w:rsidRDefault="00C36E81" w:rsidP="008B41EA">
            <w:r w:rsidRPr="008B41EA">
              <w:t>Each directory inside mccf-common directory is a shared component that consist of several file types:</w:t>
            </w:r>
          </w:p>
          <w:p w14:paraId="712F283B" w14:textId="77777777" w:rsidR="008B41EA" w:rsidRPr="008B41EA" w:rsidRDefault="008B41EA" w:rsidP="008B41EA"/>
          <w:p w14:paraId="26276A02" w14:textId="39274663" w:rsidR="00C36E81" w:rsidRPr="008B41EA" w:rsidRDefault="00C36E81" w:rsidP="008B41EA">
            <w:pPr>
              <w:rPr>
                <w:rFonts w:ascii="Courier New" w:hAnsi="Courier New" w:cs="Courier New"/>
              </w:rPr>
            </w:pPr>
            <w:r w:rsidRPr="008B41EA">
              <w:rPr>
                <w:rFonts w:ascii="Courier New" w:hAnsi="Courier New" w:cs="Courier New"/>
              </w:rPr>
              <w:t>HTML, CSS, TS and SPEC.TS</w:t>
            </w:r>
          </w:p>
          <w:p w14:paraId="32C40D9F" w14:textId="77777777" w:rsidR="008B41EA" w:rsidRPr="008B41EA" w:rsidRDefault="008B41EA" w:rsidP="008B41EA"/>
          <w:p w14:paraId="398EFC74" w14:textId="13A155A8" w:rsidR="00C36E81" w:rsidRPr="00C36E81" w:rsidRDefault="00C36E81" w:rsidP="008B41EA">
            <w:pPr>
              <w:rPr>
                <w:lang w:val="en"/>
              </w:rPr>
            </w:pPr>
            <w:r w:rsidRPr="008B41EA">
              <w:t xml:space="preserve">Services, directives and </w:t>
            </w:r>
            <w:r w:rsidR="0015760B" w:rsidRPr="008B41EA">
              <w:t>interfaces</w:t>
            </w:r>
            <w:r w:rsidRPr="008B41EA">
              <w:t xml:space="preserve"> are als</w:t>
            </w:r>
            <w:r w:rsidR="0015760B" w:rsidRPr="008B41EA">
              <w:t>o integrated with these components.</w:t>
            </w:r>
          </w:p>
        </w:tc>
      </w:tr>
    </w:tbl>
    <w:p w14:paraId="75C35F04" w14:textId="77777777" w:rsidR="00C36E81" w:rsidRPr="00C36E81" w:rsidRDefault="00C36E81" w:rsidP="00933A44">
      <w:pPr>
        <w:pStyle w:val="BodyText"/>
        <w:outlineLvl w:val="1"/>
        <w:rPr>
          <w:szCs w:val="24"/>
          <w:lang w:val="en"/>
        </w:rPr>
      </w:pPr>
    </w:p>
    <w:p w14:paraId="0B6EAFAE" w14:textId="77777777" w:rsidR="008A3B23" w:rsidRDefault="008A3B23" w:rsidP="00933A44">
      <w:pPr>
        <w:pStyle w:val="BodyText"/>
        <w:outlineLvl w:val="1"/>
        <w:rPr>
          <w:sz w:val="20"/>
          <w:lang w:val="en"/>
        </w:rPr>
      </w:pPr>
    </w:p>
    <w:p w14:paraId="60B7C91A" w14:textId="24C3FD53" w:rsidR="0006660B" w:rsidRPr="00E511A4" w:rsidRDefault="0006660B" w:rsidP="00B517A8">
      <w:pPr>
        <w:pStyle w:val="Heading2"/>
      </w:pPr>
      <w:bookmarkStart w:id="149" w:name="_Toc534722399"/>
      <w:r w:rsidRPr="0006660B">
        <w:t>Tree View Component</w:t>
      </w:r>
      <w:bookmarkEnd w:id="149"/>
    </w:p>
    <w:p w14:paraId="00FA986C" w14:textId="7024CA57" w:rsidR="002B450F" w:rsidRPr="008B41EA" w:rsidRDefault="0006660B" w:rsidP="008B41EA">
      <w:pPr>
        <w:pStyle w:val="BodyText"/>
      </w:pPr>
      <w:r w:rsidRPr="008B41EA">
        <w:t xml:space="preserve">TAS has </w:t>
      </w:r>
      <w:r w:rsidR="00E511A4" w:rsidRPr="008B41EA">
        <w:t>incorporated</w:t>
      </w:r>
      <w:r w:rsidRPr="008B41EA">
        <w:t xml:space="preserve"> the ngx-treeview component which can be found at the following link: </w:t>
      </w:r>
      <w:hyperlink r:id="rId137" w:history="1">
        <w:r w:rsidRPr="008B41EA">
          <w:rPr>
            <w:rStyle w:val="Hyperlink"/>
          </w:rPr>
          <w:t>https://www.npmjs.com/package/ngx-treeview</w:t>
        </w:r>
      </w:hyperlink>
    </w:p>
    <w:p w14:paraId="4E734BF6" w14:textId="4D821F7F" w:rsidR="002B450F" w:rsidRPr="008B41EA" w:rsidRDefault="002B450F" w:rsidP="008B41EA">
      <w:pPr>
        <w:pStyle w:val="BodyText"/>
      </w:pPr>
    </w:p>
    <w:p w14:paraId="4F9618A9" w14:textId="3509A50E" w:rsidR="002B450F" w:rsidRPr="008B41EA" w:rsidRDefault="002B450F" w:rsidP="008B41EA">
      <w:pPr>
        <w:pStyle w:val="BodyText"/>
      </w:pPr>
      <w:r w:rsidRPr="008B41EA">
        <w:t>Features on Angular treeview</w:t>
      </w:r>
    </w:p>
    <w:p w14:paraId="3D71258C" w14:textId="0A3C70AC" w:rsidR="002B450F" w:rsidRPr="008B41EA" w:rsidRDefault="002B450F" w:rsidP="008207CF">
      <w:pPr>
        <w:pStyle w:val="BodyText"/>
        <w:numPr>
          <w:ilvl w:val="0"/>
          <w:numId w:val="78"/>
        </w:numPr>
      </w:pPr>
      <w:r w:rsidRPr="008B41EA">
        <w:t>Unlimited tree level</w:t>
      </w:r>
    </w:p>
    <w:p w14:paraId="382B3F02" w14:textId="577A715E" w:rsidR="002B450F" w:rsidRPr="008B41EA" w:rsidRDefault="002B450F" w:rsidP="008207CF">
      <w:pPr>
        <w:pStyle w:val="BodyText"/>
        <w:numPr>
          <w:ilvl w:val="0"/>
          <w:numId w:val="78"/>
        </w:numPr>
      </w:pPr>
      <w:r w:rsidRPr="008B41EA">
        <w:t>State: Collapse, expand, disabled (indeterminate)</w:t>
      </w:r>
    </w:p>
    <w:p w14:paraId="07F49305" w14:textId="6901A17A" w:rsidR="002B450F" w:rsidRPr="008B41EA" w:rsidRDefault="002B450F" w:rsidP="008207CF">
      <w:pPr>
        <w:pStyle w:val="BodyText"/>
        <w:numPr>
          <w:ilvl w:val="0"/>
          <w:numId w:val="78"/>
        </w:numPr>
      </w:pPr>
      <w:r w:rsidRPr="008B41EA">
        <w:t>Filtering</w:t>
      </w:r>
    </w:p>
    <w:p w14:paraId="529D6FA8" w14:textId="1DBF820B" w:rsidR="0006660B" w:rsidRPr="008B41EA" w:rsidRDefault="002B450F" w:rsidP="008207CF">
      <w:pPr>
        <w:pStyle w:val="BodyText"/>
        <w:numPr>
          <w:ilvl w:val="0"/>
          <w:numId w:val="78"/>
        </w:numPr>
      </w:pPr>
      <w:r w:rsidRPr="008B41EA">
        <w:t>Checkbox with tri-state</w:t>
      </w:r>
    </w:p>
    <w:tbl>
      <w:tblPr>
        <w:tblStyle w:val="TableGrid"/>
        <w:tblW w:w="0" w:type="auto"/>
        <w:tblLook w:val="04A0" w:firstRow="1" w:lastRow="0" w:firstColumn="1" w:lastColumn="0" w:noHBand="0" w:noVBand="1"/>
      </w:tblPr>
      <w:tblGrid>
        <w:gridCol w:w="4045"/>
        <w:gridCol w:w="6295"/>
      </w:tblGrid>
      <w:tr w:rsidR="002B450F" w14:paraId="220BC9BB" w14:textId="77777777" w:rsidTr="005F4354">
        <w:tc>
          <w:tcPr>
            <w:tcW w:w="4045" w:type="dxa"/>
          </w:tcPr>
          <w:p w14:paraId="2486DC36" w14:textId="7F991373" w:rsidR="00E511A4" w:rsidRPr="004E4A02" w:rsidRDefault="002B450F" w:rsidP="004E4A02">
            <w:r w:rsidRPr="004E4A02">
              <w:rPr>
                <w:noProof/>
              </w:rPr>
              <w:lastRenderedPageBreak/>
              <w:drawing>
                <wp:inline distT="0" distB="0" distL="0" distR="0" wp14:anchorId="142DC25F" wp14:editId="445422B9">
                  <wp:extent cx="2065192" cy="2428875"/>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2085547" cy="2452814"/>
                          </a:xfrm>
                          <a:prstGeom prst="rect">
                            <a:avLst/>
                          </a:prstGeom>
                        </pic:spPr>
                      </pic:pic>
                    </a:graphicData>
                  </a:graphic>
                </wp:inline>
              </w:drawing>
            </w:r>
          </w:p>
          <w:p w14:paraId="64BAD8E2" w14:textId="6B1A210B" w:rsidR="00E53F90" w:rsidRPr="004E4A02" w:rsidRDefault="00E53F90" w:rsidP="004E4A02">
            <w:r w:rsidRPr="004E4A02">
              <w:t>Above is an example of a</w:t>
            </w:r>
            <w:r w:rsidR="004E4A02">
              <w:t>n</w:t>
            </w:r>
            <w:r w:rsidRPr="004E4A02">
              <w:t xml:space="preserve"> Angular treeview that displays 3 state checkboxes.</w:t>
            </w:r>
          </w:p>
          <w:p w14:paraId="2D56F763" w14:textId="602C74BA" w:rsidR="00E53F90" w:rsidRDefault="00E53F90" w:rsidP="00933A44">
            <w:pPr>
              <w:pStyle w:val="BodyText"/>
              <w:outlineLvl w:val="1"/>
              <w:rPr>
                <w:sz w:val="20"/>
                <w:lang w:val="en"/>
              </w:rPr>
            </w:pPr>
          </w:p>
        </w:tc>
        <w:tc>
          <w:tcPr>
            <w:tcW w:w="6295" w:type="dxa"/>
          </w:tcPr>
          <w:p w14:paraId="12AB5BD0" w14:textId="16294073" w:rsidR="00E511A4" w:rsidRPr="004E4A02" w:rsidRDefault="002978DA" w:rsidP="004E4A02">
            <w:pPr>
              <w:rPr>
                <w:b/>
              </w:rPr>
            </w:pPr>
            <w:r w:rsidRPr="004E4A02">
              <w:rPr>
                <w:b/>
              </w:rPr>
              <w:t>EXAMPLE A HTML</w:t>
            </w:r>
          </w:p>
          <w:p w14:paraId="479A3985" w14:textId="77777777" w:rsidR="004E4A02" w:rsidRPr="004E4A02" w:rsidRDefault="004E4A02" w:rsidP="004E4A02"/>
          <w:p w14:paraId="796FDF1B" w14:textId="70F02BB5"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&lt;tas-treeview [config]="config" </w:t>
            </w:r>
          </w:p>
          <w:p w14:paraId="2D63CBDB" w14:textId="0F3BE6A2"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[items]="items"  </w:t>
            </w:r>
            <w:r w:rsidRPr="004E4A02">
              <w:rPr>
                <w:rFonts w:ascii="Courier New" w:hAnsi="Courier New" w:cs="Courier New"/>
                <w:sz w:val="18"/>
                <w:szCs w:val="18"/>
              </w:rPr>
              <w:br/>
              <w:t xml:space="preserve">              (filterChange)="onFilterChange($event)" </w:t>
            </w:r>
          </w:p>
          <w:p w14:paraId="68906E38" w14:textId="25732337"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(selectedChange)="values = $event"&gt;</w:t>
            </w:r>
          </w:p>
          <w:p w14:paraId="07E13622" w14:textId="029D7092"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&lt;/tas-treeview&gt;</w:t>
            </w:r>
          </w:p>
          <w:p w14:paraId="6CF44EED" w14:textId="77777777" w:rsidR="004E4A02" w:rsidRPr="004E4A02" w:rsidRDefault="004E4A02" w:rsidP="004E4A02"/>
          <w:p w14:paraId="231B34BA" w14:textId="4327B6BC" w:rsidR="00E511A4" w:rsidRPr="004E4A02" w:rsidRDefault="00E511A4" w:rsidP="004E4A02">
            <w:pPr>
              <w:rPr>
                <w:b/>
              </w:rPr>
            </w:pPr>
            <w:r w:rsidRPr="004E4A02">
              <w:rPr>
                <w:b/>
              </w:rPr>
              <w:t>TYPSCRIPT</w:t>
            </w:r>
          </w:p>
          <w:p w14:paraId="659A270E" w14:textId="77777777" w:rsidR="004E4A02" w:rsidRPr="004E4A02" w:rsidRDefault="004E4A02" w:rsidP="004E4A02"/>
          <w:p w14:paraId="3986AC79" w14:textId="3C3F957E" w:rsidR="00E511A4" w:rsidRPr="004E4A02" w:rsidRDefault="00E511A4" w:rsidP="004E4A02">
            <w:pPr>
              <w:rPr>
                <w:rFonts w:ascii="Courier New" w:hAnsi="Courier New" w:cs="Courier New"/>
                <w:sz w:val="18"/>
                <w:szCs w:val="18"/>
              </w:rPr>
            </w:pPr>
            <w:r w:rsidRPr="004E4A02">
              <w:t xml:space="preserve">  </w:t>
            </w:r>
            <w:r w:rsidRPr="004E4A02">
              <w:rPr>
                <w:rFonts w:ascii="Courier New" w:hAnsi="Courier New" w:cs="Courier New"/>
                <w:sz w:val="18"/>
                <w:szCs w:val="18"/>
              </w:rPr>
              <w:t>this.config = TreeviewConfig.create({</w:t>
            </w:r>
          </w:p>
          <w:p w14:paraId="7E9378B1" w14:textId="2803FACA"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hasAllCheckBox: true,</w:t>
            </w:r>
          </w:p>
          <w:p w14:paraId="7A8A1D3A" w14:textId="2F06D77D"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hasFilter: true,</w:t>
            </w:r>
          </w:p>
          <w:p w14:paraId="1F902EE3" w14:textId="6AB21796"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hasCollapseExpand: </w:t>
            </w:r>
            <w:r w:rsidR="004117BD" w:rsidRPr="004E4A02">
              <w:rPr>
                <w:rFonts w:ascii="Courier New" w:hAnsi="Courier New" w:cs="Courier New"/>
                <w:sz w:val="18"/>
                <w:szCs w:val="18"/>
              </w:rPr>
              <w:t>true</w:t>
            </w:r>
            <w:r w:rsidRPr="004E4A02">
              <w:rPr>
                <w:rFonts w:ascii="Courier New" w:hAnsi="Courier New" w:cs="Courier New"/>
                <w:sz w:val="18"/>
                <w:szCs w:val="18"/>
              </w:rPr>
              <w:t>,</w:t>
            </w:r>
          </w:p>
          <w:p w14:paraId="796374D5" w14:textId="3C3FC47C"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hasHyperlink: false,</w:t>
            </w:r>
          </w:p>
          <w:p w14:paraId="7785FC52" w14:textId="25FD353E"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decoupleChildFromParent: false,</w:t>
            </w:r>
          </w:p>
          <w:p w14:paraId="6A2DDA2F" w14:textId="56F7CF16" w:rsidR="00E511A4" w:rsidRPr="004E4A02" w:rsidRDefault="00E511A4" w:rsidP="004E4A02">
            <w:pPr>
              <w:rPr>
                <w:rFonts w:ascii="Courier New" w:hAnsi="Courier New" w:cs="Courier New"/>
                <w:sz w:val="18"/>
                <w:szCs w:val="18"/>
              </w:rPr>
            </w:pPr>
            <w:r w:rsidRPr="004E4A02">
              <w:rPr>
                <w:rFonts w:ascii="Courier New" w:hAnsi="Courier New" w:cs="Courier New"/>
                <w:sz w:val="18"/>
                <w:szCs w:val="18"/>
              </w:rPr>
              <w:t xml:space="preserve">                        maxHeight: 1200</w:t>
            </w:r>
          </w:p>
          <w:p w14:paraId="7C5D4ACE" w14:textId="13C9175D" w:rsidR="00E511A4" w:rsidRPr="00E511A4" w:rsidRDefault="00E511A4" w:rsidP="004E4A02">
            <w:pPr>
              <w:rPr>
                <w:lang w:val="en"/>
              </w:rPr>
            </w:pPr>
            <w:r w:rsidRPr="004E4A02">
              <w:rPr>
                <w:rFonts w:ascii="Courier New" w:hAnsi="Courier New" w:cs="Courier New"/>
                <w:sz w:val="18"/>
                <w:szCs w:val="18"/>
              </w:rPr>
              <w:t xml:space="preserve">                    })</w:t>
            </w:r>
          </w:p>
        </w:tc>
      </w:tr>
    </w:tbl>
    <w:p w14:paraId="55C67BBC" w14:textId="2577D3EB" w:rsidR="005F4354" w:rsidRPr="00F60212" w:rsidRDefault="005F4354" w:rsidP="00F60212">
      <w:r w:rsidRPr="00F60212">
        <w:t>This component can display checkboxes in a treeview UI control that expands and collapses. Component has filtering capabilit</w:t>
      </w:r>
      <w:r w:rsidR="00A74F61" w:rsidRPr="00F60212">
        <w:t xml:space="preserve">ies, expand/collapse state, </w:t>
      </w:r>
      <w:r w:rsidRPr="00F60212">
        <w:t>unlimited tree levels</w:t>
      </w:r>
      <w:r w:rsidR="00A74F61" w:rsidRPr="00F60212">
        <w:t xml:space="preserve"> and optional expand/collapse all toggle represented by double arrows.</w:t>
      </w:r>
    </w:p>
    <w:p w14:paraId="354C5F5B" w14:textId="475998BC" w:rsidR="005F4354" w:rsidRPr="005F4354" w:rsidRDefault="005F4354" w:rsidP="00B517A8">
      <w:pPr>
        <w:pStyle w:val="Heading2"/>
      </w:pPr>
      <w:bookmarkStart w:id="150" w:name="_Toc534722400"/>
      <w:r w:rsidRPr="005F4354">
        <w:t>3 state checkboxes</w:t>
      </w:r>
      <w:bookmarkEnd w:id="150"/>
    </w:p>
    <w:tbl>
      <w:tblPr>
        <w:tblStyle w:val="TableGrid"/>
        <w:tblW w:w="0" w:type="auto"/>
        <w:tblLook w:val="04A0" w:firstRow="1" w:lastRow="0" w:firstColumn="1" w:lastColumn="0" w:noHBand="0" w:noVBand="1"/>
      </w:tblPr>
      <w:tblGrid>
        <w:gridCol w:w="5170"/>
        <w:gridCol w:w="5170"/>
      </w:tblGrid>
      <w:tr w:rsidR="005F4354" w14:paraId="0AF3DDAD" w14:textId="77777777" w:rsidTr="005F4354">
        <w:tc>
          <w:tcPr>
            <w:tcW w:w="5170" w:type="dxa"/>
          </w:tcPr>
          <w:p w14:paraId="7F0EC6F4" w14:textId="3DF1F5E3" w:rsidR="005F4354" w:rsidRPr="00F60212" w:rsidRDefault="005F4354" w:rsidP="00F60212">
            <w:r w:rsidRPr="00F60212">
              <w:rPr>
                <w:noProof/>
              </w:rPr>
              <w:drawing>
                <wp:inline distT="0" distB="0" distL="0" distR="0" wp14:anchorId="2A248A0F" wp14:editId="65989000">
                  <wp:extent cx="1581150" cy="2575585"/>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9"/>
                          <a:stretch>
                            <a:fillRect/>
                          </a:stretch>
                        </pic:blipFill>
                        <pic:spPr>
                          <a:xfrm>
                            <a:off x="0" y="0"/>
                            <a:ext cx="1592900" cy="2594725"/>
                          </a:xfrm>
                          <a:prstGeom prst="rect">
                            <a:avLst/>
                          </a:prstGeom>
                        </pic:spPr>
                      </pic:pic>
                    </a:graphicData>
                  </a:graphic>
                </wp:inline>
              </w:drawing>
            </w:r>
          </w:p>
          <w:p w14:paraId="76F316F1" w14:textId="7B869DCD" w:rsidR="005F4354" w:rsidRPr="00F60212" w:rsidRDefault="005F4354" w:rsidP="00F60212">
            <w:r w:rsidRPr="00F60212">
              <w:t>3 state – example 1</w:t>
            </w:r>
          </w:p>
        </w:tc>
        <w:tc>
          <w:tcPr>
            <w:tcW w:w="5170" w:type="dxa"/>
          </w:tcPr>
          <w:p w14:paraId="1EF3B933" w14:textId="26C24E34" w:rsidR="005F4354" w:rsidRPr="00F60212" w:rsidRDefault="005F4354" w:rsidP="00F60212">
            <w:r w:rsidRPr="00F60212">
              <w:rPr>
                <w:noProof/>
              </w:rPr>
              <w:drawing>
                <wp:inline distT="0" distB="0" distL="0" distR="0" wp14:anchorId="41209DB9" wp14:editId="154D7DA0">
                  <wp:extent cx="1609725" cy="2603382"/>
                  <wp:effectExtent l="0" t="0" r="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0"/>
                          <a:stretch>
                            <a:fillRect/>
                          </a:stretch>
                        </pic:blipFill>
                        <pic:spPr>
                          <a:xfrm>
                            <a:off x="0" y="0"/>
                            <a:ext cx="1616506" cy="2614348"/>
                          </a:xfrm>
                          <a:prstGeom prst="rect">
                            <a:avLst/>
                          </a:prstGeom>
                        </pic:spPr>
                      </pic:pic>
                    </a:graphicData>
                  </a:graphic>
                </wp:inline>
              </w:drawing>
            </w:r>
          </w:p>
          <w:p w14:paraId="66C41203" w14:textId="1D2DDC2A" w:rsidR="005F4354" w:rsidRPr="00F60212" w:rsidRDefault="005F4354" w:rsidP="00F60212">
            <w:r w:rsidRPr="00F60212">
              <w:t>3 state – example 2</w:t>
            </w:r>
          </w:p>
        </w:tc>
      </w:tr>
    </w:tbl>
    <w:p w14:paraId="57D47A1E" w14:textId="32A1CF44" w:rsidR="005F4354" w:rsidRPr="00F60212" w:rsidRDefault="00A74F61" w:rsidP="00F60212">
      <w:pPr>
        <w:pStyle w:val="BodyText"/>
      </w:pPr>
      <w:r w:rsidRPr="00F60212">
        <w:t>There are 3 states to the checkbox: checked, unchecked and indeterminate. The last state is represented by a dash as shown in the screen grabs. In</w:t>
      </w:r>
      <w:r w:rsidR="005F4354" w:rsidRPr="00F60212">
        <w:t xml:space="preserve"> </w:t>
      </w:r>
      <w:r w:rsidRPr="00F60212">
        <w:t xml:space="preserve">example 1, </w:t>
      </w:r>
      <w:r w:rsidR="005F4354" w:rsidRPr="00F60212">
        <w:t xml:space="preserve">DIV4 checkbox is unchecked. </w:t>
      </w:r>
      <w:r w:rsidRPr="00F60212">
        <w:t xml:space="preserve"> </w:t>
      </w:r>
      <w:r w:rsidR="005F4354" w:rsidRPr="00F60212">
        <w:t>VISN DEF is in the indet</w:t>
      </w:r>
      <w:r w:rsidRPr="00F60212">
        <w:t>erminate state, so therefore it</w:t>
      </w:r>
      <w:r w:rsidR="005F4354" w:rsidRPr="00F60212">
        <w:t>s parent node CPAC North is also indeterminate. If DIV4 is checked</w:t>
      </w:r>
      <w:r w:rsidRPr="00F60212">
        <w:t xml:space="preserve"> as in example 2</w:t>
      </w:r>
      <w:r w:rsidR="005F4354" w:rsidRPr="00F60212">
        <w:t>, then VISN DEF and CPAC North would be updated to checked. The parent node of the checkbox, VISN DEF will automatically update when it’s child node checkboxes are in both checked and unchecked state such as DIV3 and DIV4.</w:t>
      </w:r>
    </w:p>
    <w:p w14:paraId="0DDC7770" w14:textId="056DCCC6" w:rsidR="005F4354" w:rsidRPr="00330CAC" w:rsidRDefault="00330CAC" w:rsidP="00B517A8">
      <w:pPr>
        <w:pStyle w:val="Heading2"/>
      </w:pPr>
      <w:bookmarkStart w:id="151" w:name="_Toc534722401"/>
      <w:r w:rsidRPr="00330CAC">
        <w:lastRenderedPageBreak/>
        <w:t>EXPAND/COLLASPE TOGGLE</w:t>
      </w:r>
      <w:r>
        <w:t xml:space="preserve"> </w:t>
      </w:r>
      <w:r>
        <w:rPr>
          <w:noProof/>
        </w:rPr>
        <w:drawing>
          <wp:inline distT="0" distB="0" distL="0" distR="0" wp14:anchorId="3D92D194" wp14:editId="447EE6B5">
            <wp:extent cx="239613" cy="219075"/>
            <wp:effectExtent l="0" t="0" r="8255"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4463" cy="223510"/>
                    </a:xfrm>
                    <a:prstGeom prst="rect">
                      <a:avLst/>
                    </a:prstGeom>
                  </pic:spPr>
                </pic:pic>
              </a:graphicData>
            </a:graphic>
          </wp:inline>
        </w:drawing>
      </w:r>
      <w:bookmarkEnd w:id="151"/>
    </w:p>
    <w:p w14:paraId="4542A53E" w14:textId="3D8D3088" w:rsidR="00330CAC" w:rsidRPr="00F60212" w:rsidRDefault="00330CAC" w:rsidP="00F60212">
      <w:pPr>
        <w:pStyle w:val="BlockText"/>
        <w:ind w:left="0"/>
        <w:jc w:val="both"/>
      </w:pPr>
      <w:r w:rsidRPr="00F60212">
        <w:t>This toggle button, will either expand all or collapse all nodes in one click.</w:t>
      </w:r>
    </w:p>
    <w:tbl>
      <w:tblPr>
        <w:tblStyle w:val="TableGrid"/>
        <w:tblW w:w="0" w:type="auto"/>
        <w:tblLook w:val="04A0" w:firstRow="1" w:lastRow="0" w:firstColumn="1" w:lastColumn="0" w:noHBand="0" w:noVBand="1"/>
      </w:tblPr>
      <w:tblGrid>
        <w:gridCol w:w="4765"/>
        <w:gridCol w:w="5575"/>
      </w:tblGrid>
      <w:tr w:rsidR="00330CAC" w14:paraId="3C970800" w14:textId="77777777" w:rsidTr="00330CAC">
        <w:tc>
          <w:tcPr>
            <w:tcW w:w="4765" w:type="dxa"/>
          </w:tcPr>
          <w:p w14:paraId="0B9161CE" w14:textId="2CC3AB2E" w:rsidR="00330CAC" w:rsidRPr="00F60212" w:rsidRDefault="00330CAC" w:rsidP="00F60212">
            <w:pPr>
              <w:pStyle w:val="BlockText"/>
            </w:pPr>
            <w:r w:rsidRPr="00F60212">
              <w:t>Collapse all state</w:t>
            </w:r>
          </w:p>
        </w:tc>
        <w:tc>
          <w:tcPr>
            <w:tcW w:w="5575" w:type="dxa"/>
          </w:tcPr>
          <w:p w14:paraId="6361DE38" w14:textId="05B808FD" w:rsidR="00330CAC" w:rsidRPr="00F60212" w:rsidRDefault="00330CAC" w:rsidP="00F60212">
            <w:pPr>
              <w:pStyle w:val="BlockText"/>
            </w:pPr>
            <w:r w:rsidRPr="00F60212">
              <w:t>Expand all stat</w:t>
            </w:r>
          </w:p>
        </w:tc>
      </w:tr>
      <w:tr w:rsidR="00330CAC" w14:paraId="2EED04A6" w14:textId="77777777" w:rsidTr="00330CAC">
        <w:tc>
          <w:tcPr>
            <w:tcW w:w="4765" w:type="dxa"/>
          </w:tcPr>
          <w:p w14:paraId="74347651" w14:textId="7CA7C393" w:rsidR="00330CAC" w:rsidRPr="00F60212" w:rsidRDefault="00330CAC" w:rsidP="00F60212">
            <w:r w:rsidRPr="00F60212">
              <w:rPr>
                <w:noProof/>
              </w:rPr>
              <w:drawing>
                <wp:inline distT="0" distB="0" distL="0" distR="0" wp14:anchorId="3B2CC7F3" wp14:editId="4B86964B">
                  <wp:extent cx="1657136" cy="1866900"/>
                  <wp:effectExtent l="0" t="0" r="635"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1666288" cy="1877211"/>
                          </a:xfrm>
                          <a:prstGeom prst="rect">
                            <a:avLst/>
                          </a:prstGeom>
                        </pic:spPr>
                      </pic:pic>
                    </a:graphicData>
                  </a:graphic>
                </wp:inline>
              </w:drawing>
            </w:r>
          </w:p>
        </w:tc>
        <w:tc>
          <w:tcPr>
            <w:tcW w:w="5575" w:type="dxa"/>
          </w:tcPr>
          <w:p w14:paraId="1BABF544" w14:textId="1A69B148" w:rsidR="00330CAC" w:rsidRPr="00F60212" w:rsidRDefault="00330CAC" w:rsidP="00F60212">
            <w:r w:rsidRPr="00F60212">
              <w:rPr>
                <w:noProof/>
              </w:rPr>
              <w:drawing>
                <wp:inline distT="0" distB="0" distL="0" distR="0" wp14:anchorId="21745FAB" wp14:editId="12BAE86E">
                  <wp:extent cx="1646070" cy="42672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2"/>
                          <a:stretch>
                            <a:fillRect/>
                          </a:stretch>
                        </pic:blipFill>
                        <pic:spPr>
                          <a:xfrm>
                            <a:off x="0" y="0"/>
                            <a:ext cx="1654046" cy="4287876"/>
                          </a:xfrm>
                          <a:prstGeom prst="rect">
                            <a:avLst/>
                          </a:prstGeom>
                        </pic:spPr>
                      </pic:pic>
                    </a:graphicData>
                  </a:graphic>
                </wp:inline>
              </w:drawing>
            </w:r>
          </w:p>
        </w:tc>
      </w:tr>
    </w:tbl>
    <w:p w14:paraId="030B77D3" w14:textId="245F7D86" w:rsidR="00E53F90" w:rsidRPr="00E53F90" w:rsidRDefault="00E53F90" w:rsidP="00B517A8">
      <w:pPr>
        <w:pStyle w:val="Heading2"/>
      </w:pPr>
      <w:bookmarkStart w:id="152" w:name="_Toc534722402"/>
      <w:r w:rsidRPr="00E53F90">
        <w:t>DEVELOPER NOTES:</w:t>
      </w:r>
      <w:bookmarkEnd w:id="152"/>
    </w:p>
    <w:p w14:paraId="5DDEA9F9" w14:textId="4A5588D4" w:rsidR="005F4354" w:rsidRPr="00BE0718" w:rsidRDefault="005F4354" w:rsidP="00BE0718">
      <w:pPr>
        <w:pStyle w:val="BodyText"/>
      </w:pPr>
      <w:r w:rsidRPr="00BE0718">
        <w:t>To use the component, add the necessary HTML tags to the web page. Using TypeScript, the treeview has config parameters that are Boolean or string values that can modify the look of the treeview.</w:t>
      </w:r>
    </w:p>
    <w:p w14:paraId="553C7EBC" w14:textId="313D7AA5" w:rsidR="002978DA" w:rsidRPr="00BE0718" w:rsidRDefault="002978DA" w:rsidP="00BE0718">
      <w:pPr>
        <w:pStyle w:val="BodyText"/>
      </w:pPr>
      <w:r w:rsidRPr="00BE0718">
        <w:t xml:space="preserve">NOTE: Tree views are generated on a page load using recursive programming in Angular. The HTML markup will be different compared to the Example A HTML markup. </w:t>
      </w:r>
    </w:p>
    <w:p w14:paraId="7E5F8711" w14:textId="29E3CF2B" w:rsidR="002978DA" w:rsidRPr="00BE0718" w:rsidRDefault="002978DA" w:rsidP="00BE0718">
      <w:pPr>
        <w:pStyle w:val="BodyText"/>
      </w:pPr>
      <w:r w:rsidRPr="00BE0718">
        <w:t>After page loads, recursive programming will change the HTML that will be composed of HTML tags including &lt;DIVS&gt;, &lt;UL&gt;, &lt;LI&gt; and &lt;TA</w:t>
      </w:r>
      <w:r w:rsidR="00DD1075" w:rsidRPr="00BE0718">
        <w:t>S</w:t>
      </w:r>
      <w:r w:rsidRPr="00BE0718">
        <w:t>-TREE</w:t>
      </w:r>
      <w:r w:rsidR="00DD1075" w:rsidRPr="00BE0718">
        <w:t>VIEW-ITEM</w:t>
      </w:r>
      <w:r w:rsidRPr="00BE0718">
        <w:t xml:space="preserve">&gt;. </w:t>
      </w:r>
    </w:p>
    <w:p w14:paraId="648E93A6" w14:textId="153CFE51" w:rsidR="0006660B" w:rsidRPr="00BE0718" w:rsidRDefault="008A3B23" w:rsidP="00BE0718">
      <w:pPr>
        <w:pStyle w:val="BodyText"/>
      </w:pPr>
      <w:r w:rsidRPr="00BE0718">
        <w:t>This same component is also used on eInsurance web page as a side navigation UI control. The arrows will ex</w:t>
      </w:r>
      <w:r w:rsidR="0079306D" w:rsidRPr="00BE0718">
        <w:t>pand and collapse submenu items, however there are no checkboxes.</w:t>
      </w:r>
    </w:p>
    <w:p w14:paraId="4BF10F65" w14:textId="14D87AAA" w:rsidR="007C0654" w:rsidRDefault="007C0654" w:rsidP="0006660B">
      <w:pPr>
        <w:pStyle w:val="BodyText"/>
        <w:outlineLvl w:val="1"/>
        <w:rPr>
          <w:sz w:val="20"/>
          <w:lang w:val="en"/>
        </w:rPr>
      </w:pPr>
    </w:p>
    <w:p w14:paraId="4FE692A4" w14:textId="7DBDBC49" w:rsidR="00685491" w:rsidRDefault="00685491" w:rsidP="0006660B">
      <w:pPr>
        <w:pStyle w:val="BodyText"/>
        <w:outlineLvl w:val="1"/>
        <w:rPr>
          <w:sz w:val="20"/>
          <w:lang w:val="en"/>
        </w:rPr>
      </w:pPr>
    </w:p>
    <w:p w14:paraId="72ED3740" w14:textId="1087C811" w:rsidR="00685491" w:rsidRDefault="00685491" w:rsidP="0006660B">
      <w:pPr>
        <w:pStyle w:val="BodyText"/>
        <w:outlineLvl w:val="1"/>
        <w:rPr>
          <w:sz w:val="20"/>
          <w:lang w:val="en"/>
        </w:rPr>
      </w:pPr>
    </w:p>
    <w:p w14:paraId="4412F118" w14:textId="77777777" w:rsidR="00685491" w:rsidRPr="00330CAC" w:rsidRDefault="00685491" w:rsidP="0006660B">
      <w:pPr>
        <w:pStyle w:val="BodyText"/>
        <w:outlineLvl w:val="1"/>
        <w:rPr>
          <w:sz w:val="20"/>
          <w:lang w:val="en"/>
        </w:rPr>
      </w:pPr>
    </w:p>
    <w:tbl>
      <w:tblPr>
        <w:tblStyle w:val="TableGrid"/>
        <w:tblW w:w="10975" w:type="dxa"/>
        <w:tblLook w:val="04A0" w:firstRow="1" w:lastRow="0" w:firstColumn="1" w:lastColumn="0" w:noHBand="0" w:noVBand="1"/>
      </w:tblPr>
      <w:tblGrid>
        <w:gridCol w:w="4429"/>
        <w:gridCol w:w="6546"/>
      </w:tblGrid>
      <w:tr w:rsidR="002B450F" w14:paraId="771B0F7B" w14:textId="77777777" w:rsidTr="00FB1236">
        <w:tc>
          <w:tcPr>
            <w:tcW w:w="4429" w:type="dxa"/>
          </w:tcPr>
          <w:p w14:paraId="54E8DC81" w14:textId="25318882" w:rsidR="002B450F" w:rsidRPr="002E6DF9" w:rsidRDefault="007C0654" w:rsidP="002E6DF9">
            <w:pPr>
              <w:rPr>
                <w:b/>
              </w:rPr>
            </w:pPr>
            <w:r w:rsidRPr="002E6DF9">
              <w:rPr>
                <w:b/>
              </w:rPr>
              <w:lastRenderedPageBreak/>
              <w:t>Angular HTML MARKUP</w:t>
            </w:r>
          </w:p>
        </w:tc>
        <w:tc>
          <w:tcPr>
            <w:tcW w:w="6546" w:type="dxa"/>
          </w:tcPr>
          <w:p w14:paraId="04602293" w14:textId="14B067E4" w:rsidR="002B450F" w:rsidRPr="002E6DF9" w:rsidRDefault="00DD1075" w:rsidP="002E6DF9">
            <w:pPr>
              <w:rPr>
                <w:b/>
              </w:rPr>
            </w:pPr>
            <w:r w:rsidRPr="002E6DF9">
              <w:rPr>
                <w:b/>
              </w:rPr>
              <w:t xml:space="preserve">Sample </w:t>
            </w:r>
            <w:r w:rsidR="007C0654" w:rsidRPr="002E6DF9">
              <w:rPr>
                <w:b/>
              </w:rPr>
              <w:t>Web Page MARKUP</w:t>
            </w:r>
          </w:p>
        </w:tc>
      </w:tr>
      <w:tr w:rsidR="007C0654" w14:paraId="0B9362D2" w14:textId="77777777" w:rsidTr="00FB1236">
        <w:tc>
          <w:tcPr>
            <w:tcW w:w="4429" w:type="dxa"/>
          </w:tcPr>
          <w:p w14:paraId="7957044F" w14:textId="75F5DE61"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&lt;tas-treeview </w:t>
            </w:r>
          </w:p>
          <w:p w14:paraId="630327B9" w14:textId="77777777" w:rsidR="007C0654" w:rsidRPr="00685491" w:rsidRDefault="007C0654" w:rsidP="00685491">
            <w:pPr>
              <w:rPr>
                <w:rFonts w:ascii="Courier New" w:hAnsi="Courier New" w:cs="Courier New"/>
                <w:sz w:val="18"/>
                <w:szCs w:val="18"/>
              </w:rPr>
            </w:pPr>
          </w:p>
          <w:p w14:paraId="1A0B3FEC" w14:textId="34B86220"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[config]="config" </w:t>
            </w:r>
          </w:p>
          <w:p w14:paraId="1F0656B5" w14:textId="76CF37F1" w:rsidR="007C0654" w:rsidRPr="00685491" w:rsidRDefault="007C0654" w:rsidP="00685491">
            <w:pPr>
              <w:rPr>
                <w:rFonts w:ascii="Courier New" w:hAnsi="Courier New" w:cs="Courier New"/>
                <w:sz w:val="18"/>
                <w:szCs w:val="18"/>
              </w:rPr>
            </w:pPr>
            <w:r w:rsidRPr="00685491">
              <w:rPr>
                <w:rFonts w:ascii="Courier New" w:hAnsi="Courier New" w:cs="Courier New"/>
                <w:sz w:val="18"/>
                <w:szCs w:val="18"/>
              </w:rPr>
              <w:t xml:space="preserve">[items]="items" (filterChange)="onFilterChange($event)" (selectedChange)="values = $event" &gt; </w:t>
            </w:r>
          </w:p>
          <w:p w14:paraId="0BFA9C7A" w14:textId="77777777" w:rsidR="007C0654" w:rsidRPr="00685491" w:rsidRDefault="007C0654" w:rsidP="00685491">
            <w:pPr>
              <w:rPr>
                <w:rFonts w:ascii="Courier New" w:hAnsi="Courier New" w:cs="Courier New"/>
                <w:sz w:val="18"/>
                <w:szCs w:val="18"/>
              </w:rPr>
            </w:pPr>
          </w:p>
          <w:p w14:paraId="1EF22AD6" w14:textId="7CFF2579" w:rsidR="007C0654" w:rsidRPr="007C0654" w:rsidRDefault="007C0654" w:rsidP="00685491">
            <w:pPr>
              <w:rPr>
                <w:lang w:val="en"/>
              </w:rPr>
            </w:pPr>
            <w:r w:rsidRPr="00685491">
              <w:rPr>
                <w:rFonts w:ascii="Courier New" w:hAnsi="Courier New" w:cs="Courier New"/>
                <w:sz w:val="18"/>
                <w:szCs w:val="18"/>
              </w:rPr>
              <w:t>&lt;/tas-treeview&gt;</w:t>
            </w:r>
          </w:p>
        </w:tc>
        <w:tc>
          <w:tcPr>
            <w:tcW w:w="6546" w:type="dxa"/>
          </w:tcPr>
          <w:p w14:paraId="2BB16293" w14:textId="576D091F"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&lt;ul class="tree" role="tree"&gt;</w:t>
            </w:r>
          </w:p>
          <w:p w14:paraId="22052C26" w14:textId="3D7C3B27"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&lt;tas-treeview-item&gt;</w:t>
            </w:r>
          </w:p>
          <w:p w14:paraId="3B7B803A" w14:textId="4C5A6552"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0BF3036C" w14:textId="4655C18B"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4D6EB41" w14:textId="15697B23"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&lt;i tabindex="0" class="fa fa-caret-right" id="caret_CPAC North" aria-hidden="true"&gt;&lt;/i&gt;</w:t>
            </w:r>
          </w:p>
          <w:p w14:paraId="440BC5C0" w14:textId="730F0934"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12AE25E1" w14:textId="2268F786"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&lt;input tabindex="0" class="form-check-input p-default ng-untouched ng-pristine ng-valid" type="checkbox"&gt;</w:t>
            </w:r>
          </w:p>
          <w:p w14:paraId="28A462ED" w14:textId="03FDE04E" w:rsidR="00BB58FD" w:rsidRPr="00685491" w:rsidRDefault="00062D36" w:rsidP="00685491">
            <w:pPr>
              <w:rPr>
                <w:rFonts w:ascii="Courier New" w:hAnsi="Courier New" w:cs="Courier New"/>
                <w:sz w:val="18"/>
                <w:szCs w:val="18"/>
              </w:rPr>
            </w:pPr>
            <w:r w:rsidRPr="00685491">
              <w:rPr>
                <w:rFonts w:ascii="Courier New" w:hAnsi="Courier New" w:cs="Courier New"/>
                <w:sz w:val="18"/>
                <w:szCs w:val="18"/>
              </w:rPr>
              <w:t>&lt;label aria-selected="false" class="form-chec</w:t>
            </w:r>
            <w:r w:rsidR="00BB58FD" w:rsidRPr="00685491">
              <w:rPr>
                <w:rFonts w:ascii="Courier New" w:hAnsi="Courier New" w:cs="Courier New"/>
                <w:sz w:val="18"/>
                <w:szCs w:val="18"/>
              </w:rPr>
              <w:t>k-label" id="label_CPAC North"&gt;CPAC North</w:t>
            </w:r>
            <w:r w:rsidRPr="00685491">
              <w:rPr>
                <w:rFonts w:ascii="Courier New" w:hAnsi="Courier New" w:cs="Courier New"/>
                <w:sz w:val="18"/>
                <w:szCs w:val="18"/>
              </w:rPr>
              <w:t xml:space="preserve"> &lt;/label&gt;</w:t>
            </w:r>
            <w:r w:rsidR="00FB1236" w:rsidRPr="00685491">
              <w:rPr>
                <w:rFonts w:ascii="Courier New" w:hAnsi="Courier New" w:cs="Courier New"/>
                <w:sz w:val="18"/>
                <w:szCs w:val="18"/>
              </w:rPr>
              <w:t xml:space="preserve">      </w:t>
            </w:r>
          </w:p>
          <w:p w14:paraId="34CC0812" w14:textId="4E2F9AF2" w:rsidR="00FB1236" w:rsidRPr="00685491" w:rsidRDefault="00BB58FD" w:rsidP="00685491">
            <w:pPr>
              <w:rPr>
                <w:rFonts w:ascii="Courier New" w:hAnsi="Courier New" w:cs="Courier New"/>
                <w:sz w:val="18"/>
                <w:szCs w:val="18"/>
              </w:rPr>
            </w:pPr>
            <w:r w:rsidRPr="00685491">
              <w:rPr>
                <w:rFonts w:ascii="Courier New" w:hAnsi="Courier New" w:cs="Courier New"/>
                <w:sz w:val="18"/>
                <w:szCs w:val="18"/>
              </w:rPr>
              <w:t xml:space="preserve"> </w:t>
            </w:r>
            <w:r w:rsidR="00FB1236" w:rsidRPr="00685491">
              <w:rPr>
                <w:rFonts w:ascii="Courier New" w:hAnsi="Courier New" w:cs="Courier New"/>
                <w:sz w:val="18"/>
                <w:szCs w:val="18"/>
              </w:rPr>
              <w:t>&lt;/div&gt;</w:t>
            </w:r>
          </w:p>
          <w:p w14:paraId="125E598F" w14:textId="14B84BEA"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&lt;/li&gt;  </w:t>
            </w:r>
          </w:p>
          <w:p w14:paraId="489E6D35" w14:textId="101F506E"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7B6721D" w14:textId="518A1E0F" w:rsidR="00C33D68" w:rsidRPr="00685491" w:rsidRDefault="00FB1236" w:rsidP="00685491">
            <w:pPr>
              <w:rPr>
                <w:rFonts w:ascii="Courier New" w:hAnsi="Courier New" w:cs="Courier New"/>
                <w:sz w:val="18"/>
                <w:szCs w:val="18"/>
              </w:rPr>
            </w:pPr>
            <w:r w:rsidRPr="00685491">
              <w:rPr>
                <w:rFonts w:ascii="Courier New" w:hAnsi="Courier New" w:cs="Courier New"/>
                <w:sz w:val="18"/>
                <w:szCs w:val="18"/>
              </w:rPr>
              <w:t>&lt;/tas-treeview-item&gt;</w:t>
            </w:r>
          </w:p>
          <w:p w14:paraId="32B41986" w14:textId="77777777" w:rsidR="00C33D68" w:rsidRPr="00685491" w:rsidRDefault="00C33D68" w:rsidP="00685491">
            <w:pPr>
              <w:rPr>
                <w:rFonts w:ascii="Courier New" w:hAnsi="Courier New" w:cs="Courier New"/>
                <w:sz w:val="18"/>
                <w:szCs w:val="18"/>
              </w:rPr>
            </w:pPr>
          </w:p>
          <w:p w14:paraId="4D48723C" w14:textId="2FC4A87F"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&lt;tas-treeview-item&gt;</w:t>
            </w:r>
          </w:p>
          <w:p w14:paraId="7967009E" w14:textId="485CCD62"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w:t>
            </w:r>
          </w:p>
          <w:p w14:paraId="6A87FF2D" w14:textId="417F49D0" w:rsidR="00C33D68" w:rsidRPr="00685491" w:rsidRDefault="00C33D68" w:rsidP="00685491">
            <w:pPr>
              <w:rPr>
                <w:rFonts w:ascii="Courier New" w:hAnsi="Courier New" w:cs="Courier New"/>
                <w:sz w:val="18"/>
                <w:szCs w:val="18"/>
              </w:rPr>
            </w:pPr>
            <w:r w:rsidRPr="00685491">
              <w:rPr>
                <w:rFonts w:ascii="Courier New" w:hAnsi="Courier New" w:cs="Courier New"/>
                <w:sz w:val="18"/>
                <w:szCs w:val="18"/>
              </w:rPr>
              <w:t>&lt;/tas-treeview-item&gt;</w:t>
            </w:r>
          </w:p>
          <w:p w14:paraId="17E22D80" w14:textId="2C978EA7" w:rsidR="00FB1236" w:rsidRPr="00685491" w:rsidRDefault="00FB1236" w:rsidP="00685491">
            <w:pPr>
              <w:rPr>
                <w:rFonts w:ascii="Courier New" w:hAnsi="Courier New" w:cs="Courier New"/>
                <w:sz w:val="18"/>
                <w:szCs w:val="18"/>
              </w:rPr>
            </w:pPr>
          </w:p>
          <w:p w14:paraId="4B620CD7" w14:textId="7EE9B153" w:rsidR="00FB1236" w:rsidRPr="00685491" w:rsidRDefault="00FB1236" w:rsidP="00685491">
            <w:pPr>
              <w:rPr>
                <w:rFonts w:ascii="Courier New" w:hAnsi="Courier New" w:cs="Courier New"/>
                <w:sz w:val="18"/>
                <w:szCs w:val="18"/>
              </w:rPr>
            </w:pPr>
            <w:r w:rsidRPr="00685491">
              <w:rPr>
                <w:rFonts w:ascii="Courier New" w:hAnsi="Courier New" w:cs="Courier New"/>
                <w:sz w:val="18"/>
                <w:szCs w:val="18"/>
              </w:rPr>
              <w:t>&lt;ul&gt;</w:t>
            </w:r>
          </w:p>
        </w:tc>
      </w:tr>
    </w:tbl>
    <w:p w14:paraId="327DAC4A" w14:textId="77777777" w:rsidR="002B450F" w:rsidRPr="008A3B23" w:rsidRDefault="002B450F" w:rsidP="0006660B">
      <w:pPr>
        <w:pStyle w:val="BodyText"/>
        <w:outlineLvl w:val="1"/>
        <w:rPr>
          <w:szCs w:val="24"/>
          <w:lang w:val="en"/>
        </w:rPr>
      </w:pPr>
    </w:p>
    <w:tbl>
      <w:tblPr>
        <w:tblStyle w:val="TableGrid"/>
        <w:tblW w:w="0" w:type="auto"/>
        <w:tblLook w:val="04A0" w:firstRow="1" w:lastRow="0" w:firstColumn="1" w:lastColumn="0" w:noHBand="0" w:noVBand="1"/>
      </w:tblPr>
      <w:tblGrid>
        <w:gridCol w:w="4506"/>
        <w:gridCol w:w="5834"/>
      </w:tblGrid>
      <w:tr w:rsidR="00FB6484" w14:paraId="1C621830" w14:textId="77777777" w:rsidTr="00CE4481">
        <w:tc>
          <w:tcPr>
            <w:tcW w:w="4506" w:type="dxa"/>
          </w:tcPr>
          <w:p w14:paraId="75A021B5" w14:textId="3B54B2EC" w:rsidR="008A3B23" w:rsidRPr="00685491" w:rsidRDefault="00FB6484" w:rsidP="00685491">
            <w:r w:rsidRPr="00685491">
              <w:rPr>
                <w:noProof/>
              </w:rPr>
              <w:drawing>
                <wp:inline distT="0" distB="0" distL="0" distR="0" wp14:anchorId="4DEB11C4" wp14:editId="76289F79">
                  <wp:extent cx="2720931" cy="241935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3"/>
                          <a:stretch>
                            <a:fillRect/>
                          </a:stretch>
                        </pic:blipFill>
                        <pic:spPr>
                          <a:xfrm>
                            <a:off x="0" y="0"/>
                            <a:ext cx="2753767" cy="2448547"/>
                          </a:xfrm>
                          <a:prstGeom prst="rect">
                            <a:avLst/>
                          </a:prstGeom>
                        </pic:spPr>
                      </pic:pic>
                    </a:graphicData>
                  </a:graphic>
                </wp:inline>
              </w:drawing>
            </w:r>
          </w:p>
        </w:tc>
        <w:tc>
          <w:tcPr>
            <w:tcW w:w="5834" w:type="dxa"/>
          </w:tcPr>
          <w:p w14:paraId="40B1A7F7" w14:textId="64B112DC" w:rsidR="008A3B23" w:rsidRPr="00685491" w:rsidRDefault="008A3B23" w:rsidP="00685491">
            <w:pPr>
              <w:pStyle w:val="BodyText"/>
              <w:rPr>
                <w:b/>
                <w:sz w:val="18"/>
                <w:szCs w:val="18"/>
              </w:rPr>
            </w:pPr>
            <w:r w:rsidRPr="00685491">
              <w:rPr>
                <w:b/>
                <w:sz w:val="18"/>
                <w:szCs w:val="18"/>
              </w:rPr>
              <w:t>HTML</w:t>
            </w:r>
          </w:p>
          <w:p w14:paraId="60525610" w14:textId="5DC0E965"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&lt;div id="sidenav"&gt;</w:t>
            </w:r>
          </w:p>
          <w:p w14:paraId="1EC39AD7" w14:textId="1F1B8311"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&lt;tas-treeview [config]="config" [items]="items" &gt;</w:t>
            </w:r>
          </w:p>
          <w:p w14:paraId="51BC88BD" w14:textId="0A05AD97"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&lt;/tas-treeview&gt;</w:t>
            </w:r>
          </w:p>
          <w:p w14:paraId="66C72739" w14:textId="417C5C73" w:rsidR="008A3B23"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&lt;/div&gt;</w:t>
            </w:r>
          </w:p>
          <w:p w14:paraId="067877AC" w14:textId="4F7E49D1" w:rsidR="008A3B23" w:rsidRPr="00685491" w:rsidRDefault="008A3B23" w:rsidP="00685491">
            <w:pPr>
              <w:pStyle w:val="BodyText"/>
              <w:rPr>
                <w:b/>
                <w:sz w:val="18"/>
                <w:szCs w:val="18"/>
              </w:rPr>
            </w:pPr>
            <w:r w:rsidRPr="00685491">
              <w:rPr>
                <w:b/>
                <w:sz w:val="18"/>
                <w:szCs w:val="18"/>
              </w:rPr>
              <w:t>TYPESCRIPT</w:t>
            </w:r>
          </w:p>
          <w:p w14:paraId="256142AC" w14:textId="7D5AAAD3"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this.config = TreeviewConfig.create({</w:t>
            </w:r>
          </w:p>
          <w:p w14:paraId="1338760B" w14:textId="3DD08A24"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hasAllCheckBox: false,</w:t>
            </w:r>
          </w:p>
          <w:p w14:paraId="78153705" w14:textId="72DA951C"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hasFilter: false,</w:t>
            </w:r>
          </w:p>
          <w:p w14:paraId="12DEF7C0" w14:textId="27160FC9"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hasCollapseExpand: true,</w:t>
            </w:r>
          </w:p>
          <w:p w14:paraId="0ED33B6C" w14:textId="044B0FF9"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maxHeight: 1200</w:t>
            </w:r>
          </w:p>
          <w:p w14:paraId="5AE515EA" w14:textId="28239DC6" w:rsidR="00C30870"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w:t>
            </w:r>
          </w:p>
          <w:p w14:paraId="3B82CC73" w14:textId="21A6929A" w:rsidR="008A3B23" w:rsidRPr="00685491" w:rsidRDefault="00C30870" w:rsidP="00685491">
            <w:pPr>
              <w:pStyle w:val="BodyText"/>
              <w:rPr>
                <w:rFonts w:ascii="Courier New" w:hAnsi="Courier New" w:cs="Courier New"/>
                <w:sz w:val="18"/>
                <w:szCs w:val="18"/>
              </w:rPr>
            </w:pPr>
            <w:r w:rsidRPr="00685491">
              <w:rPr>
                <w:rFonts w:ascii="Courier New" w:hAnsi="Courier New" w:cs="Courier New"/>
                <w:sz w:val="18"/>
                <w:szCs w:val="18"/>
              </w:rPr>
              <w:t xml:space="preserve">                 }</w:t>
            </w:r>
          </w:p>
          <w:p w14:paraId="1B3A086E" w14:textId="543CCC9F" w:rsidR="00CE4481" w:rsidRPr="008A3B23" w:rsidRDefault="00CE4481" w:rsidP="00C30870">
            <w:pPr>
              <w:pStyle w:val="BodyText"/>
              <w:outlineLvl w:val="1"/>
              <w:rPr>
                <w:sz w:val="18"/>
                <w:szCs w:val="18"/>
                <w:lang w:val="en"/>
              </w:rPr>
            </w:pPr>
          </w:p>
        </w:tc>
      </w:tr>
    </w:tbl>
    <w:p w14:paraId="12D363A2" w14:textId="67FFBB95" w:rsidR="008A3B23" w:rsidRDefault="008A3B23" w:rsidP="0006660B">
      <w:pPr>
        <w:pStyle w:val="BodyText"/>
        <w:outlineLvl w:val="1"/>
        <w:rPr>
          <w:rFonts w:ascii="Arial" w:hAnsi="Arial" w:cs="Arial"/>
          <w:b/>
          <w:sz w:val="32"/>
          <w:szCs w:val="32"/>
          <w:lang w:val="en"/>
        </w:rPr>
      </w:pPr>
    </w:p>
    <w:tbl>
      <w:tblPr>
        <w:tblStyle w:val="TableGrid"/>
        <w:tblW w:w="0" w:type="auto"/>
        <w:tblLook w:val="04A0" w:firstRow="1" w:lastRow="0" w:firstColumn="1" w:lastColumn="0" w:noHBand="0" w:noVBand="1"/>
      </w:tblPr>
      <w:tblGrid>
        <w:gridCol w:w="10340"/>
      </w:tblGrid>
      <w:tr w:rsidR="00CE4481" w14:paraId="268818B4" w14:textId="77777777" w:rsidTr="00CE4481">
        <w:tc>
          <w:tcPr>
            <w:tcW w:w="10340" w:type="dxa"/>
          </w:tcPr>
          <w:p w14:paraId="2679C516" w14:textId="7B1105E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class="treeview-container" style="max-height: 1200px;"&gt;</w:t>
            </w:r>
          </w:p>
          <w:p w14:paraId="288AB017" w14:textId="6FDA24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&lt;tas-treeview-item&gt; </w:t>
            </w:r>
          </w:p>
          <w:p w14:paraId="6B9226B0" w14:textId="0CCE58E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60E320F3" w14:textId="79668FF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18248883" w14:textId="50E85A5B"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id="caret_Reports"&gt;</w:t>
            </w:r>
          </w:p>
          <w:p w14:paraId="4C95B56C" w14:textId="1DC60CB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&lt;/i&gt;</w:t>
            </w:r>
          </w:p>
          <w:p w14:paraId="789C5B5F" w14:textId="37D61F22" w:rsidR="00CE4481" w:rsidRPr="00685491" w:rsidRDefault="00CE4481" w:rsidP="00685491">
            <w:pPr>
              <w:rPr>
                <w:rFonts w:ascii="Courier New" w:hAnsi="Courier New" w:cs="Courier New"/>
                <w:sz w:val="18"/>
                <w:szCs w:val="18"/>
              </w:rPr>
            </w:pPr>
          </w:p>
          <w:p w14:paraId="216A4041" w14:textId="142EEDC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7831CB4B" w14:textId="3FD9A9A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 aria-selected="false" class="form-check-label" id="label_Reports"&gt;Reports</w:t>
            </w:r>
          </w:p>
          <w:p w14:paraId="2951037E" w14:textId="46E2779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&lt;/label&gt;</w:t>
            </w:r>
          </w:p>
          <w:p w14:paraId="479CF0FA" w14:textId="53956A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F639568" w14:textId="07C7D1A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lastRenderedPageBreak/>
              <w:t xml:space="preserve">    &lt;/li&gt;</w:t>
            </w:r>
          </w:p>
          <w:p w14:paraId="5A67A1A1" w14:textId="25AD2C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7F0F635" w14:textId="7777777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p>
          <w:p w14:paraId="57363899" w14:textId="68F742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&lt;tas-treeview-item&gt; </w:t>
            </w:r>
          </w:p>
          <w:p w14:paraId="54B0783A" w14:textId="1BFDD8E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059FF14E" w14:textId="73DAC09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3F8FE5F" w14:textId="6F749FA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id="caret_Claim Results and Status"&gt;</w:t>
            </w:r>
          </w:p>
          <w:p w14:paraId="5691245D" w14:textId="68B0EAA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&lt;/i&gt;</w:t>
            </w:r>
          </w:p>
          <w:p w14:paraId="192CDE4D" w14:textId="7067C32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6CFEFC49" w14:textId="5AF90AC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 aria-selected="false" class="form-check-label" id="label_Claim Results and Status"&gt;</w:t>
            </w:r>
          </w:p>
          <w:p w14:paraId="0D216E57" w14:textId="41BC894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Claim Results and Status</w:t>
            </w:r>
          </w:p>
          <w:p w14:paraId="5A61AB90" w14:textId="2195485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&lt;/label&gt;</w:t>
            </w:r>
          </w:p>
          <w:p w14:paraId="6FFF8E7F" w14:textId="4C435B1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2F41904" w14:textId="0A0DA1D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3970612E" w14:textId="5543736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65D2682" w14:textId="0D06461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&lt;tas-treeview-item&gt; </w:t>
            </w:r>
          </w:p>
          <w:p w14:paraId="7EF29A4F" w14:textId="7163960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class="treeview-item"&gt;</w:t>
            </w:r>
          </w:p>
          <w:p w14:paraId="3C16C947" w14:textId="36C3A89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91A6283" w14:textId="09A0F82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499A67F3" w14:textId="7F52CDF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href="/epharmacy/sidenav/common/help"&gt; Totals By Date &lt;/a&gt;</w:t>
            </w:r>
          </w:p>
          <w:p w14:paraId="4392C200" w14:textId="336E28F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DB30A5C" w14:textId="5F66C60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7C1941F6" w14:textId="170CD80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70046330" w14:textId="642E520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735E2D22" w14:textId="7181E5F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344F7DF6" w14:textId="5DD9379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EF66590" w14:textId="72C25C5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A1C3CCF" w14:textId="5B00561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78558CB0" w14:textId="1D988EB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50344B0" w14:textId="2B8CBB3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72971C5B" w14:textId="74A521B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href="/epharmacy/sidenav/einsurance/home"&gt; Recent Transaction &lt;/a</w:t>
            </w:r>
          </w:p>
          <w:p w14:paraId="2A27B50A" w14:textId="580527B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270A62D5" w14:textId="7E09AACB"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DC773A7" w14:textId="63A798A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37AC7ED2" w14:textId="37D3759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 &lt;/div&gt;</w:t>
            </w:r>
          </w:p>
          <w:p w14:paraId="6F8A1E1F" w14:textId="2FA640C8"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20B27151" w14:textId="6A79A984"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&lt;/tas-treeview-item&gt;</w:t>
            </w:r>
          </w:p>
          <w:p w14:paraId="78B1F32F" w14:textId="209D545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DCB4C35" w14:textId="5DC06D1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4BD7E6FF" w14:textId="4B749FE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483C45B5" w14:textId="7777777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p>
          <w:p w14:paraId="5B376A17" w14:textId="1F80940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7EDD037" w14:textId="36CE7FE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7959C257" w14:textId="1D6003F6"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&lt;li class="form-inline row-item" role="treeitem"&gt;</w:t>
            </w:r>
          </w:p>
          <w:p w14:paraId="03818742" w14:textId="7550B0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&lt;i aria-expanded="true" aria-hidden="true" class="fa fa-caret-down" tabindex="0" id="caret_Other Reports"&gt;</w:t>
            </w:r>
          </w:p>
          <w:p w14:paraId="1B2EA800" w14:textId="2376649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&lt;/i&gt;   </w:t>
            </w:r>
          </w:p>
          <w:p w14:paraId="67EFC43E" w14:textId="3B6953C4"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 class="form-check"&gt;</w:t>
            </w:r>
          </w:p>
          <w:p w14:paraId="744859DC" w14:textId="1FA12C7D"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&lt;label aria-selected="false" class="form-check-label" id="label_Other Reports"&gt;</w:t>
            </w:r>
          </w:p>
          <w:p w14:paraId="16AC36E0" w14:textId="74FE58EF"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Other Reports</w:t>
            </w:r>
          </w:p>
          <w:p w14:paraId="67C1DCDB" w14:textId="0F87925C"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&lt;/label&gt;    </w:t>
            </w:r>
          </w:p>
          <w:p w14:paraId="1342A137" w14:textId="066D0C10"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7E2F84C8" w14:textId="00E0805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005E9A4" w14:textId="5B3BF52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B326802" w14:textId="77777777" w:rsidR="00D86746"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p>
          <w:p w14:paraId="7DE0EB27" w14:textId="62CCD4F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2D9511D" w14:textId="6FB1EFAE"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1609AD63" w14:textId="3293F29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0C4D7F84" w14:textId="392CB3E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1421A88C" w14:textId="3165127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href="/epharmacy/sidenav/epharmacy/home"&gt; Payer Sheet Detail Report &lt;/a&gt;</w:t>
            </w:r>
          </w:p>
          <w:p w14:paraId="6A4BC22C" w14:textId="1DDD927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7764FE7A" w14:textId="74DBEE9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lastRenderedPageBreak/>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&lt;/li&gt;</w:t>
            </w:r>
          </w:p>
          <w:p w14:paraId="78838F1E" w14:textId="51872B72"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A167B64" w14:textId="423E51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7B889127" w14:textId="10505CA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6B052CD8" w14:textId="62BB4C9B" w:rsidR="00D86746"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41357F9A" w14:textId="6604578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3C6D094B" w14:textId="04F4496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3E0A4DA0" w14:textId="0190C2E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&lt;li class="form-inline row-item" role="treeitem"&gt;</w:t>
            </w:r>
          </w:p>
          <w:p w14:paraId="2C50C2A0" w14:textId="233779D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31474340" w14:textId="54BCC63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href="/epharmacy/sidenav/non-mccf/home"&gt; ECME Setup = Pharmacies Report &lt;/a&gt;</w:t>
            </w:r>
          </w:p>
          <w:p w14:paraId="15EBC0E6" w14:textId="54A68A8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053F872" w14:textId="4CE9BE4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006EEC6F" w14:textId="60A6A4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3A710896" w14:textId="1FFC14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1D63270E" w14:textId="2B620E96"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&lt;/div&gt;</w:t>
            </w:r>
          </w:p>
          <w:p w14:paraId="7FDE0ABD" w14:textId="3EB063C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44EFFE2" w14:textId="75543D55"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 &lt;/div&gt;</w:t>
            </w:r>
          </w:p>
          <w:p w14:paraId="65BB2118" w14:textId="11A02F6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0D3D4622" w14:textId="08907A21" w:rsidR="00D86746"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335AD2A" w14:textId="77777777" w:rsidR="00D86746" w:rsidRPr="00685491" w:rsidRDefault="00D86746" w:rsidP="00685491">
            <w:pPr>
              <w:rPr>
                <w:rFonts w:ascii="Courier New" w:hAnsi="Courier New" w:cs="Courier New"/>
                <w:sz w:val="18"/>
                <w:szCs w:val="18"/>
              </w:rPr>
            </w:pPr>
          </w:p>
          <w:p w14:paraId="56F18510" w14:textId="4B08E75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0636DC7" w14:textId="79A70F52"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01770B97" w14:textId="33F7F5D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 </w:t>
            </w:r>
          </w:p>
          <w:p w14:paraId="4F045E59" w14:textId="02497AD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&lt;i aria-expanded="true" aria-hidden="true" class="fa fa-caret-down" tabindex="0" id="caret_COB Reports"&gt;</w:t>
            </w:r>
          </w:p>
          <w:p w14:paraId="75A450E9" w14:textId="30437C8D"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&lt;/i&gt;   </w:t>
            </w:r>
          </w:p>
          <w:p w14:paraId="3BC0F23B" w14:textId="43FC1D4E"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&lt;div class="form-check"&gt;</w:t>
            </w:r>
          </w:p>
          <w:p w14:paraId="74199760" w14:textId="7E0A6FA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&lt;label aria-selected="false" class="form-check-label" id="label_COB Reports"&gt;</w:t>
            </w:r>
          </w:p>
          <w:p w14:paraId="14D124D4" w14:textId="760A4B7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COB Reports</w:t>
            </w:r>
          </w:p>
          <w:p w14:paraId="367EA2AC" w14:textId="1CC967EA"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 xml:space="preserve">  </w:t>
            </w:r>
            <w:r w:rsidR="00CE4481" w:rsidRPr="00685491">
              <w:rPr>
                <w:rFonts w:ascii="Courier New" w:hAnsi="Courier New" w:cs="Courier New"/>
                <w:sz w:val="18"/>
                <w:szCs w:val="18"/>
              </w:rPr>
              <w:t xml:space="preserve"> </w:t>
            </w:r>
            <w:r w:rsidRPr="00685491">
              <w:rPr>
                <w:rFonts w:ascii="Courier New" w:hAnsi="Courier New" w:cs="Courier New"/>
                <w:sz w:val="18"/>
                <w:szCs w:val="18"/>
              </w:rPr>
              <w:t xml:space="preserve">   </w:t>
            </w:r>
            <w:r w:rsidR="00CE4481" w:rsidRPr="00685491">
              <w:rPr>
                <w:rFonts w:ascii="Courier New" w:hAnsi="Courier New" w:cs="Courier New"/>
                <w:sz w:val="18"/>
                <w:szCs w:val="18"/>
              </w:rPr>
              <w:t>&lt;/label&gt;</w:t>
            </w:r>
          </w:p>
          <w:p w14:paraId="3333692A" w14:textId="07892B8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6565170" w14:textId="3F02D0A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487F2614" w14:textId="00AFD69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50E4B8C9" w14:textId="4EB55891"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191E9F5" w14:textId="15D0747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05C94E46" w14:textId="7B52AE0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16CC870F" w14:textId="7D6EB48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3F6603B2" w14:textId="09761D8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href="/epharmacy/sidenav/cobreporta"&gt; COB Report A &lt;/a&gt;</w:t>
            </w:r>
          </w:p>
          <w:p w14:paraId="47A894D0" w14:textId="3D06B8F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2961BE8A" w14:textId="282D9C8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w:t>
            </w:r>
            <w:r w:rsidR="00D86746" w:rsidRPr="00685491">
              <w:rPr>
                <w:rFonts w:ascii="Courier New" w:hAnsi="Courier New" w:cs="Courier New"/>
                <w:sz w:val="18"/>
                <w:szCs w:val="18"/>
              </w:rPr>
              <w:t xml:space="preserve">  </w:t>
            </w:r>
            <w:r w:rsidRPr="00685491">
              <w:rPr>
                <w:rFonts w:ascii="Courier New" w:hAnsi="Courier New" w:cs="Courier New"/>
                <w:sz w:val="18"/>
                <w:szCs w:val="18"/>
              </w:rPr>
              <w:t xml:space="preserve">  &lt;/li&gt;</w:t>
            </w:r>
          </w:p>
          <w:p w14:paraId="25D778D8" w14:textId="08F7DF1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643BF99" w14:textId="301B4608"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001A3537" w14:textId="09BA69D9"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08783049" w14:textId="63C976CA"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5E127EE" w14:textId="2747F904"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1CE31531" w14:textId="74363461" w:rsidR="00CE4481" w:rsidRPr="00685491" w:rsidRDefault="00D86746" w:rsidP="00685491">
            <w:pPr>
              <w:rPr>
                <w:rFonts w:ascii="Courier New" w:hAnsi="Courier New" w:cs="Courier New"/>
                <w:sz w:val="18"/>
                <w:szCs w:val="18"/>
              </w:rPr>
            </w:pPr>
            <w:r w:rsidRPr="00685491">
              <w:rPr>
                <w:rFonts w:ascii="Courier New" w:hAnsi="Courier New" w:cs="Courier New"/>
                <w:sz w:val="18"/>
                <w:szCs w:val="18"/>
              </w:rPr>
              <w:t>&lt;div class="treeview-item"&gt;</w:t>
            </w:r>
          </w:p>
          <w:p w14:paraId="4EB0CB4C" w14:textId="540A146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 class="form-inline row-item" role="treeitem"&gt;</w:t>
            </w:r>
          </w:p>
          <w:p w14:paraId="6F73FBEC" w14:textId="2786C9F6"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 class="form-check"&gt;</w:t>
            </w:r>
          </w:p>
          <w:p w14:paraId="4F947A5B" w14:textId="1DC8AE6D"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&lt;a role="presentation" href="/epharmacy/sidenav/cobreportb"&gt; COB Report B &lt;/a&gt;</w:t>
            </w:r>
          </w:p>
          <w:p w14:paraId="0E26C503" w14:textId="4A158A65"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0060B04D" w14:textId="6851F31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&lt;/li&gt;</w:t>
            </w:r>
          </w:p>
          <w:p w14:paraId="185833E5" w14:textId="24854A2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 </w:t>
            </w:r>
          </w:p>
          <w:p w14:paraId="0ACB9B55" w14:textId="69DFD183"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4012C422" w14:textId="5209519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2AFB177D" w14:textId="173EA9A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7DC0D8DE" w14:textId="14196F1F"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6A4CC145" w14:textId="44B5CFD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1D9F6164" w14:textId="274BDF3E"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0667ED55" w14:textId="75B687EC"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 xml:space="preserve"> &lt;/div&gt;</w:t>
            </w:r>
          </w:p>
          <w:p w14:paraId="5C088B9A" w14:textId="332E3CC0"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&lt;/div&gt;</w:t>
            </w:r>
          </w:p>
          <w:p w14:paraId="4EE075DA" w14:textId="01E1FEA7" w:rsidR="00CE4481" w:rsidRPr="00685491" w:rsidRDefault="00CE4481" w:rsidP="00685491">
            <w:pPr>
              <w:rPr>
                <w:rFonts w:ascii="Courier New" w:hAnsi="Courier New" w:cs="Courier New"/>
                <w:sz w:val="18"/>
                <w:szCs w:val="18"/>
              </w:rPr>
            </w:pPr>
            <w:r w:rsidRPr="00685491">
              <w:rPr>
                <w:rFonts w:ascii="Courier New" w:hAnsi="Courier New" w:cs="Courier New"/>
                <w:sz w:val="18"/>
                <w:szCs w:val="18"/>
              </w:rPr>
              <w:t>&lt;/tas-treeview-item&gt;</w:t>
            </w:r>
          </w:p>
          <w:p w14:paraId="61983076" w14:textId="14B06993" w:rsidR="00CE4481" w:rsidRDefault="00CE4481" w:rsidP="00685491">
            <w:pPr>
              <w:rPr>
                <w:rFonts w:ascii="Arial" w:hAnsi="Arial" w:cs="Arial"/>
                <w:sz w:val="32"/>
                <w:szCs w:val="32"/>
                <w:lang w:val="en"/>
              </w:rPr>
            </w:pPr>
            <w:r w:rsidRPr="00685491">
              <w:rPr>
                <w:rFonts w:ascii="Courier New" w:hAnsi="Courier New" w:cs="Courier New"/>
                <w:sz w:val="18"/>
                <w:szCs w:val="18"/>
              </w:rPr>
              <w:t xml:space="preserve"> &lt;/div&gt;</w:t>
            </w:r>
          </w:p>
        </w:tc>
      </w:tr>
    </w:tbl>
    <w:p w14:paraId="58CC26A2" w14:textId="77777777" w:rsidR="00CE4481" w:rsidRPr="0080092F" w:rsidRDefault="00CE4481" w:rsidP="0006660B">
      <w:pPr>
        <w:pStyle w:val="BodyText"/>
        <w:outlineLvl w:val="1"/>
        <w:rPr>
          <w:rFonts w:ascii="Arial" w:hAnsi="Arial" w:cs="Arial"/>
          <w:b/>
          <w:sz w:val="32"/>
          <w:szCs w:val="32"/>
          <w:lang w:val="en"/>
        </w:rPr>
      </w:pPr>
    </w:p>
    <w:p w14:paraId="1B6AF406" w14:textId="12AE1F4F" w:rsidR="0006660B" w:rsidRDefault="00A333F4" w:rsidP="00393597">
      <w:pPr>
        <w:pStyle w:val="Heading2"/>
      </w:pPr>
      <w:bookmarkStart w:id="153" w:name="_Toc534722403"/>
      <w:r>
        <w:t>Dynamic</w:t>
      </w:r>
      <w:r w:rsidR="0080092F" w:rsidRPr="0080092F">
        <w:t xml:space="preserve"> </w:t>
      </w:r>
      <w:r>
        <w:t>S</w:t>
      </w:r>
      <w:r w:rsidR="0080092F" w:rsidRPr="0080092F">
        <w:t>elect</w:t>
      </w:r>
      <w:r w:rsidR="0080092F">
        <w:t xml:space="preserve"> </w:t>
      </w:r>
      <w:r w:rsidR="0080092F" w:rsidRPr="0080092F">
        <w:t>box</w:t>
      </w:r>
      <w:bookmarkEnd w:id="153"/>
    </w:p>
    <w:p w14:paraId="68AB0482" w14:textId="21503D25" w:rsidR="0000452A" w:rsidRPr="003B444E" w:rsidRDefault="0000452A" w:rsidP="003B444E">
      <w:r w:rsidRPr="003B444E">
        <w:t>Dropdown menu are also shared components</w:t>
      </w:r>
      <w:r w:rsidR="00A333F4" w:rsidRPr="003B444E">
        <w:t>. Using configService in TypeScript, JSON data can be used to populate the options and values  of the select box.</w:t>
      </w:r>
    </w:p>
    <w:tbl>
      <w:tblPr>
        <w:tblStyle w:val="TableGrid"/>
        <w:tblW w:w="10795" w:type="dxa"/>
        <w:tblLook w:val="04A0" w:firstRow="1" w:lastRow="0" w:firstColumn="1" w:lastColumn="0" w:noHBand="0" w:noVBand="1"/>
      </w:tblPr>
      <w:tblGrid>
        <w:gridCol w:w="3145"/>
        <w:gridCol w:w="7650"/>
      </w:tblGrid>
      <w:tr w:rsidR="0000452A" w14:paraId="3FF93BA0" w14:textId="77777777" w:rsidTr="00A333F4">
        <w:tc>
          <w:tcPr>
            <w:tcW w:w="3145" w:type="dxa"/>
          </w:tcPr>
          <w:p w14:paraId="51615537" w14:textId="413DA825" w:rsidR="0000452A" w:rsidRPr="003B444E" w:rsidRDefault="0000452A" w:rsidP="003B444E">
            <w:r w:rsidRPr="003B444E">
              <w:rPr>
                <w:noProof/>
              </w:rPr>
              <w:drawing>
                <wp:inline distT="0" distB="0" distL="0" distR="0" wp14:anchorId="4ECEA0EA" wp14:editId="6800187B">
                  <wp:extent cx="1569720" cy="390478"/>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
                          <a:stretch>
                            <a:fillRect/>
                          </a:stretch>
                        </pic:blipFill>
                        <pic:spPr>
                          <a:xfrm>
                            <a:off x="0" y="0"/>
                            <a:ext cx="1591855" cy="395984"/>
                          </a:xfrm>
                          <a:prstGeom prst="rect">
                            <a:avLst/>
                          </a:prstGeom>
                        </pic:spPr>
                      </pic:pic>
                    </a:graphicData>
                  </a:graphic>
                </wp:inline>
              </w:drawing>
            </w:r>
            <w:r w:rsidRPr="003B444E">
              <w:rPr>
                <w:noProof/>
              </w:rPr>
              <w:drawing>
                <wp:inline distT="0" distB="0" distL="0" distR="0" wp14:anchorId="4C5966C2" wp14:editId="1CC8051C">
                  <wp:extent cx="1630680" cy="952500"/>
                  <wp:effectExtent l="0" t="0" r="762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1630680" cy="952500"/>
                          </a:xfrm>
                          <a:prstGeom prst="rect">
                            <a:avLst/>
                          </a:prstGeom>
                          <a:noFill/>
                          <a:ln>
                            <a:noFill/>
                          </a:ln>
                        </pic:spPr>
                      </pic:pic>
                    </a:graphicData>
                  </a:graphic>
                </wp:inline>
              </w:drawing>
            </w:r>
          </w:p>
        </w:tc>
        <w:tc>
          <w:tcPr>
            <w:tcW w:w="7650" w:type="dxa"/>
          </w:tcPr>
          <w:p w14:paraId="1F5C6AD7" w14:textId="2F645AE2" w:rsidR="0000452A" w:rsidRPr="003B444E" w:rsidRDefault="0000452A" w:rsidP="003B444E">
            <w:pPr>
              <w:rPr>
                <w:b/>
              </w:rPr>
            </w:pPr>
            <w:r w:rsidRPr="003B444E">
              <w:rPr>
                <w:b/>
              </w:rPr>
              <w:t>HTML</w:t>
            </w:r>
          </w:p>
          <w:p w14:paraId="2126A7E4" w14:textId="51B95263" w:rsidR="0000452A" w:rsidRPr="003B444E" w:rsidRDefault="0000452A" w:rsidP="003B444E">
            <w:pPr>
              <w:rPr>
                <w:rFonts w:ascii="Courier New" w:hAnsi="Courier New" w:cs="Courier New"/>
                <w:sz w:val="18"/>
                <w:szCs w:val="18"/>
              </w:rPr>
            </w:pPr>
            <w:r w:rsidRPr="003B444E">
              <w:rPr>
                <w:rFonts w:ascii="Courier New" w:hAnsi="Courier New" w:cs="Courier New"/>
                <w:sz w:val="18"/>
                <w:szCs w:val="18"/>
              </w:rPr>
              <w:t>&lt;tas-dropdownmenu id="ddm1"&gt;&lt;/tas-dropdownmenu&gt;</w:t>
            </w:r>
          </w:p>
          <w:p w14:paraId="4D9A74A2" w14:textId="77777777" w:rsidR="003B444E" w:rsidRPr="003B444E" w:rsidRDefault="003B444E" w:rsidP="003B444E"/>
          <w:p w14:paraId="6E24BAF7" w14:textId="62C5FEA9" w:rsidR="00A333F4" w:rsidRPr="003B444E" w:rsidRDefault="00A333F4" w:rsidP="003B444E">
            <w:pPr>
              <w:rPr>
                <w:b/>
              </w:rPr>
            </w:pPr>
            <w:r w:rsidRPr="003B444E">
              <w:rPr>
                <w:b/>
              </w:rPr>
              <w:t>TYPESCRIPT</w:t>
            </w:r>
          </w:p>
          <w:p w14:paraId="0C4B4F53" w14:textId="11BCEDDE" w:rsidR="00A333F4" w:rsidRPr="003B444E" w:rsidRDefault="00A333F4" w:rsidP="003B444E">
            <w:pPr>
              <w:rPr>
                <w:rFonts w:ascii="Courier New" w:hAnsi="Courier New" w:cs="Courier New"/>
                <w:sz w:val="18"/>
                <w:szCs w:val="18"/>
              </w:rPr>
            </w:pPr>
            <w:r w:rsidRPr="003B444E">
              <w:t xml:space="preserve">  </w:t>
            </w:r>
            <w:r w:rsidRPr="003B444E">
              <w:rPr>
                <w:rFonts w:ascii="Courier New" w:hAnsi="Courier New" w:cs="Courier New"/>
                <w:sz w:val="18"/>
                <w:szCs w:val="18"/>
              </w:rPr>
              <w:t>this.configService.load(["menuoptions", "selectBoxOptions"])</w:t>
            </w:r>
          </w:p>
          <w:p w14:paraId="402EDCD9" w14:textId="1AF34E78"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.subscribe(config =&gt; {</w:t>
            </w:r>
          </w:p>
          <w:p w14:paraId="60DB456D" w14:textId="7CA16A06"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this.myoptions = config.selectBoxOptions</w:t>
            </w:r>
          </w:p>
          <w:p w14:paraId="57034335" w14:textId="488A031C"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let selectshape = (document.getElementById("shapes")) as HTMLSelectElement;</w:t>
            </w:r>
          </w:p>
          <w:p w14:paraId="33363593" w14:textId="56A89DF4"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for (let j = 0; j &lt; this.myoptions.length; j++) {</w:t>
            </w:r>
          </w:p>
          <w:p w14:paraId="41B222C4" w14:textId="5D7CE04E"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let opt = document.createElement("option");</w:t>
            </w:r>
          </w:p>
          <w:p w14:paraId="69EC954A" w14:textId="5BF5A4A6"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opt.value = j.toString();</w:t>
            </w:r>
          </w:p>
          <w:p w14:paraId="34281ACA" w14:textId="381B7943"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opt.text = this.myoptions[j];</w:t>
            </w:r>
          </w:p>
          <w:p w14:paraId="0198883C" w14:textId="0CDBE2F5"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selectshape.appendChild( opt )</w:t>
            </w:r>
          </w:p>
          <w:p w14:paraId="53AF18E6" w14:textId="668F5991" w:rsidR="00A333F4" w:rsidRPr="003B444E" w:rsidRDefault="00A333F4" w:rsidP="003B444E">
            <w:pPr>
              <w:rPr>
                <w:rFonts w:ascii="Courier New" w:hAnsi="Courier New" w:cs="Courier New"/>
                <w:sz w:val="18"/>
                <w:szCs w:val="18"/>
              </w:rPr>
            </w:pPr>
            <w:r w:rsidRPr="003B444E">
              <w:rPr>
                <w:rFonts w:ascii="Courier New" w:hAnsi="Courier New" w:cs="Courier New"/>
                <w:sz w:val="18"/>
                <w:szCs w:val="18"/>
              </w:rPr>
              <w:t xml:space="preserve">          }</w:t>
            </w:r>
          </w:p>
          <w:p w14:paraId="1E0EFC7E" w14:textId="0985E4A6" w:rsidR="00A333F4" w:rsidRPr="0000452A" w:rsidRDefault="00A333F4" w:rsidP="003B444E">
            <w:pPr>
              <w:rPr>
                <w:rFonts w:ascii="Courier New" w:hAnsi="Courier New" w:cs="Courier New"/>
                <w:sz w:val="18"/>
                <w:szCs w:val="18"/>
                <w:lang w:val="en"/>
              </w:rPr>
            </w:pPr>
            <w:r w:rsidRPr="003B444E">
              <w:rPr>
                <w:rFonts w:ascii="Courier New" w:hAnsi="Courier New" w:cs="Courier New"/>
                <w:sz w:val="18"/>
                <w:szCs w:val="18"/>
              </w:rPr>
              <w:t xml:space="preserve">        })</w:t>
            </w:r>
          </w:p>
        </w:tc>
      </w:tr>
    </w:tbl>
    <w:p w14:paraId="5CDECF42" w14:textId="344FD724" w:rsidR="0080092F" w:rsidRPr="0080092F" w:rsidRDefault="0080092F" w:rsidP="00933A44">
      <w:pPr>
        <w:pStyle w:val="BodyText"/>
        <w:outlineLvl w:val="1"/>
        <w:rPr>
          <w:rFonts w:ascii="Arial" w:hAnsi="Arial" w:cs="Arial"/>
          <w:b/>
          <w:sz w:val="32"/>
          <w:szCs w:val="32"/>
          <w:lang w:val="en"/>
        </w:rPr>
      </w:pPr>
    </w:p>
    <w:p w14:paraId="1D7C27BF" w14:textId="7AFAEB70" w:rsidR="004453A2" w:rsidRDefault="004453A2" w:rsidP="00393597">
      <w:pPr>
        <w:pStyle w:val="Heading2"/>
      </w:pPr>
      <w:r>
        <w:rPr>
          <w:sz w:val="20"/>
        </w:rPr>
        <w:t xml:space="preserve"> </w:t>
      </w:r>
      <w:bookmarkStart w:id="154" w:name="_Toc534722404"/>
      <w:r>
        <w:t>Date Picker</w:t>
      </w:r>
      <w:bookmarkEnd w:id="154"/>
    </w:p>
    <w:p w14:paraId="6F1E08A9" w14:textId="03A7B331" w:rsidR="004453A2" w:rsidRPr="004453A2" w:rsidRDefault="004453A2" w:rsidP="004453A2">
      <w:pPr>
        <w:pStyle w:val="BodyText"/>
        <w:rPr>
          <w:lang w:val="en"/>
        </w:rPr>
      </w:pPr>
      <w:r>
        <w:rPr>
          <w:lang w:val="en"/>
        </w:rPr>
        <w:t xml:space="preserve">Date picker is another Angular shared component that can easily be configured to display past and future dates. </w:t>
      </w:r>
      <w:r w:rsidR="00AB0E2A">
        <w:rPr>
          <w:lang w:val="en"/>
        </w:rPr>
        <w:t>Multiple date pickers can be displayed on a page.</w:t>
      </w:r>
    </w:p>
    <w:tbl>
      <w:tblPr>
        <w:tblStyle w:val="TableGrid"/>
        <w:tblW w:w="0" w:type="auto"/>
        <w:tblLook w:val="04A0" w:firstRow="1" w:lastRow="0" w:firstColumn="1" w:lastColumn="0" w:noHBand="0" w:noVBand="1"/>
      </w:tblPr>
      <w:tblGrid>
        <w:gridCol w:w="4405"/>
        <w:gridCol w:w="5935"/>
      </w:tblGrid>
      <w:tr w:rsidR="004453A2" w14:paraId="31DA6723" w14:textId="77777777" w:rsidTr="004453A2">
        <w:tc>
          <w:tcPr>
            <w:tcW w:w="4405" w:type="dxa"/>
          </w:tcPr>
          <w:p w14:paraId="249CF32A" w14:textId="2EE1EE52" w:rsidR="004453A2" w:rsidRDefault="004453A2" w:rsidP="004453A2">
            <w:pPr>
              <w:pStyle w:val="BodyText"/>
              <w:rPr>
                <w:lang w:val="en"/>
              </w:rPr>
            </w:pPr>
            <w:r>
              <w:object w:dxaOrig="3324" w:dyaOrig="3744" w14:anchorId="1BFDB04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1.95pt;height:147.5pt" o:ole="">
                  <v:imagedata r:id="rId146" o:title=""/>
                </v:shape>
                <o:OLEObject Type="Embed" ProgID="PBrush" ShapeID="_x0000_i1025" DrawAspect="Content" ObjectID="_1610359515" r:id="rId147"/>
              </w:object>
            </w:r>
          </w:p>
        </w:tc>
        <w:tc>
          <w:tcPr>
            <w:tcW w:w="5935" w:type="dxa"/>
          </w:tcPr>
          <w:p w14:paraId="3DB11F5A" w14:textId="0BA159B7" w:rsidR="00AB0E2A" w:rsidRPr="007E416B" w:rsidRDefault="00AB0E2A" w:rsidP="007E416B">
            <w:pPr>
              <w:rPr>
                <w:b/>
              </w:rPr>
            </w:pPr>
            <w:r w:rsidRPr="007E416B">
              <w:rPr>
                <w:b/>
              </w:rPr>
              <w:t>HTML</w:t>
            </w:r>
          </w:p>
          <w:p w14:paraId="47FB7B8D" w14:textId="77777777" w:rsidR="007E416B" w:rsidRPr="007E416B" w:rsidRDefault="007E416B" w:rsidP="007E416B"/>
          <w:p w14:paraId="46B238A6" w14:textId="15BFA14C"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&lt;tas-date-picker id="begin"&gt;&lt;/tas-date-picker&gt;</w:t>
            </w:r>
          </w:p>
          <w:p w14:paraId="739BA89D" w14:textId="77777777" w:rsidR="007E416B" w:rsidRPr="007E416B" w:rsidRDefault="007E416B" w:rsidP="007E416B"/>
          <w:p w14:paraId="2ED00C72" w14:textId="28250577" w:rsidR="00AB0E2A" w:rsidRDefault="00AB0E2A" w:rsidP="007E416B">
            <w:pPr>
              <w:rPr>
                <w:b/>
              </w:rPr>
            </w:pPr>
            <w:r w:rsidRPr="007E416B">
              <w:rPr>
                <w:b/>
              </w:rPr>
              <w:t>TYPESCRIPT</w:t>
            </w:r>
          </w:p>
          <w:p w14:paraId="2F4F6326" w14:textId="77777777" w:rsidR="007E416B" w:rsidRPr="007E416B" w:rsidRDefault="007E416B" w:rsidP="007E416B">
            <w:pPr>
              <w:rPr>
                <w:b/>
              </w:rPr>
            </w:pPr>
          </w:p>
          <w:p w14:paraId="2B28FAAD" w14:textId="52788131"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@Component({</w:t>
            </w:r>
          </w:p>
          <w:p w14:paraId="5E2593BD" w14:textId="4861545D"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selector: "tas-date-picker",</w:t>
            </w:r>
          </w:p>
          <w:p w14:paraId="62A1B225" w14:textId="2CA11B47"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exportAs: "datepicker",</w:t>
            </w:r>
          </w:p>
          <w:p w14:paraId="703C1246" w14:textId="16DDFC82"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styles: [dpStyles],</w:t>
            </w:r>
          </w:p>
          <w:p w14:paraId="4B9609A8" w14:textId="4E6C0002"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template: dpTpl,</w:t>
            </w:r>
          </w:p>
          <w:p w14:paraId="55FD402E" w14:textId="4CC572D8"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providers: [UtilService, DP_VALUE_ACCESSOR],</w:t>
            </w:r>
          </w:p>
          <w:p w14:paraId="6F940FDB" w14:textId="50D104A0" w:rsidR="00AB0E2A" w:rsidRPr="007E416B" w:rsidRDefault="00AB0E2A" w:rsidP="007E416B">
            <w:pPr>
              <w:rPr>
                <w:rFonts w:ascii="Courier New" w:hAnsi="Courier New" w:cs="Courier New"/>
                <w:sz w:val="18"/>
                <w:szCs w:val="18"/>
              </w:rPr>
            </w:pPr>
            <w:r w:rsidRPr="007E416B">
              <w:rPr>
                <w:rFonts w:ascii="Courier New" w:hAnsi="Courier New" w:cs="Courier New"/>
                <w:sz w:val="18"/>
                <w:szCs w:val="18"/>
              </w:rPr>
              <w:t xml:space="preserve">    encapsulation: ViewEncapsulation.None</w:t>
            </w:r>
          </w:p>
          <w:p w14:paraId="34295CD0" w14:textId="02546FDC" w:rsidR="00AB0E2A" w:rsidRPr="007E416B" w:rsidRDefault="00AB0E2A" w:rsidP="007E416B">
            <w:r w:rsidRPr="007E416B">
              <w:rPr>
                <w:rFonts w:ascii="Courier New" w:hAnsi="Courier New" w:cs="Courier New"/>
                <w:sz w:val="18"/>
                <w:szCs w:val="18"/>
              </w:rPr>
              <w:t>})</w:t>
            </w:r>
          </w:p>
        </w:tc>
      </w:tr>
      <w:tr w:rsidR="005F1D4E" w14:paraId="571DA093" w14:textId="77777777" w:rsidTr="004453A2">
        <w:tc>
          <w:tcPr>
            <w:tcW w:w="4405" w:type="dxa"/>
          </w:tcPr>
          <w:p w14:paraId="2DD212DF" w14:textId="18B21ACE" w:rsidR="005F1D4E" w:rsidRDefault="005F1D4E" w:rsidP="004453A2">
            <w:pPr>
              <w:pStyle w:val="BodyText"/>
            </w:pPr>
            <w:r>
              <w:rPr>
                <w:noProof/>
              </w:rPr>
              <w:lastRenderedPageBreak/>
              <w:drawing>
                <wp:inline distT="0" distB="0" distL="0" distR="0" wp14:anchorId="03BB1579" wp14:editId="7CB98147">
                  <wp:extent cx="2524125" cy="2599698"/>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8"/>
                          <a:stretch>
                            <a:fillRect/>
                          </a:stretch>
                        </pic:blipFill>
                        <pic:spPr>
                          <a:xfrm>
                            <a:off x="0" y="0"/>
                            <a:ext cx="2532519" cy="2608343"/>
                          </a:xfrm>
                          <a:prstGeom prst="rect">
                            <a:avLst/>
                          </a:prstGeom>
                        </pic:spPr>
                      </pic:pic>
                    </a:graphicData>
                  </a:graphic>
                </wp:inline>
              </w:drawing>
            </w:r>
          </w:p>
        </w:tc>
        <w:tc>
          <w:tcPr>
            <w:tcW w:w="5935" w:type="dxa"/>
          </w:tcPr>
          <w:p w14:paraId="79715379" w14:textId="659A78D0" w:rsidR="005F1D4E" w:rsidRPr="00B07BED" w:rsidRDefault="005F1D4E" w:rsidP="00B07BED">
            <w:r w:rsidRPr="00B07BED">
              <w:t xml:space="preserve">Date picker Alert Box </w:t>
            </w:r>
          </w:p>
          <w:p w14:paraId="6F2AC6E8" w14:textId="2745BFB7" w:rsidR="005F1D4E" w:rsidRPr="005F1D4E" w:rsidRDefault="005F1D4E" w:rsidP="00B07BED">
            <w:pPr>
              <w:rPr>
                <w:lang w:val="en"/>
              </w:rPr>
            </w:pPr>
            <w:r w:rsidRPr="00B07BED">
              <w:br/>
              <w:t>If a user clicks the Open Report button without selecting a dates from either date picker control, then an Error alert box will appear on the page with a message saying both date fields must have values.</w:t>
            </w:r>
          </w:p>
        </w:tc>
      </w:tr>
    </w:tbl>
    <w:p w14:paraId="0CB245D1" w14:textId="54507B73" w:rsidR="004453A2" w:rsidRDefault="004453A2" w:rsidP="004453A2">
      <w:pPr>
        <w:pStyle w:val="BodyText"/>
        <w:rPr>
          <w:rFonts w:ascii="Arial" w:hAnsi="Arial" w:cs="Arial"/>
          <w:b/>
          <w:sz w:val="32"/>
          <w:szCs w:val="32"/>
          <w:lang w:val="en"/>
        </w:rPr>
      </w:pPr>
    </w:p>
    <w:p w14:paraId="2E9CBEC6" w14:textId="77777777" w:rsidR="005F1D4E" w:rsidRPr="00AB30FC" w:rsidRDefault="005F1D4E" w:rsidP="004453A2">
      <w:pPr>
        <w:pStyle w:val="BodyText"/>
        <w:rPr>
          <w:rFonts w:ascii="Arial" w:hAnsi="Arial" w:cs="Arial"/>
          <w:b/>
          <w:sz w:val="32"/>
          <w:szCs w:val="32"/>
          <w:lang w:val="en"/>
        </w:rPr>
      </w:pPr>
    </w:p>
    <w:p w14:paraId="7A461687" w14:textId="43C88A80" w:rsidR="0006660B" w:rsidRPr="00AB30FC" w:rsidRDefault="00AB30FC" w:rsidP="00B517A8">
      <w:pPr>
        <w:pStyle w:val="Heading2"/>
      </w:pPr>
      <w:bookmarkStart w:id="155" w:name="_Toc534722405"/>
      <w:r w:rsidRPr="00AB30FC">
        <w:t>Quick Links</w:t>
      </w:r>
      <w:bookmarkEnd w:id="155"/>
    </w:p>
    <w:p w14:paraId="3FB99F35" w14:textId="33017D72" w:rsidR="00AB30FC" w:rsidRPr="00966F62" w:rsidRDefault="00AB30FC" w:rsidP="00966F62">
      <w:r w:rsidRPr="00966F62">
        <w:t>Quick Links are hyperlinks that point to external systems outside of the TAS application.</w:t>
      </w:r>
    </w:p>
    <w:tbl>
      <w:tblPr>
        <w:tblStyle w:val="TableGrid"/>
        <w:tblW w:w="10795" w:type="dxa"/>
        <w:tblLook w:val="04A0" w:firstRow="1" w:lastRow="0" w:firstColumn="1" w:lastColumn="0" w:noHBand="0" w:noVBand="1"/>
      </w:tblPr>
      <w:tblGrid>
        <w:gridCol w:w="4135"/>
        <w:gridCol w:w="6660"/>
      </w:tblGrid>
      <w:tr w:rsidR="00AB30FC" w14:paraId="00D5786B" w14:textId="77777777" w:rsidTr="00AB30FC">
        <w:tc>
          <w:tcPr>
            <w:tcW w:w="4135" w:type="dxa"/>
          </w:tcPr>
          <w:p w14:paraId="48323F27" w14:textId="64167153" w:rsidR="00AB30FC" w:rsidRPr="00BE40AE" w:rsidRDefault="00B85626" w:rsidP="00BE40AE">
            <w:r w:rsidRPr="00BE40AE">
              <w:rPr>
                <w:noProof/>
              </w:rPr>
              <w:drawing>
                <wp:inline distT="0" distB="0" distL="0" distR="0" wp14:anchorId="5252A727" wp14:editId="0DBB06E6">
                  <wp:extent cx="2247900" cy="1354695"/>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9"/>
                          <a:stretch>
                            <a:fillRect/>
                          </a:stretch>
                        </pic:blipFill>
                        <pic:spPr>
                          <a:xfrm>
                            <a:off x="0" y="0"/>
                            <a:ext cx="2253193" cy="1357885"/>
                          </a:xfrm>
                          <a:prstGeom prst="rect">
                            <a:avLst/>
                          </a:prstGeom>
                        </pic:spPr>
                      </pic:pic>
                    </a:graphicData>
                  </a:graphic>
                </wp:inline>
              </w:drawing>
            </w:r>
          </w:p>
        </w:tc>
        <w:tc>
          <w:tcPr>
            <w:tcW w:w="6660" w:type="dxa"/>
          </w:tcPr>
          <w:p w14:paraId="533F1F0D" w14:textId="6F94ADD3" w:rsidR="00AB30FC" w:rsidRPr="00570D90" w:rsidRDefault="00AB30FC" w:rsidP="00570D90">
            <w:pPr>
              <w:rPr>
                <w:b/>
              </w:rPr>
            </w:pPr>
            <w:r w:rsidRPr="00570D90">
              <w:rPr>
                <w:b/>
              </w:rPr>
              <w:t>HTML</w:t>
            </w:r>
          </w:p>
          <w:p w14:paraId="35DD7A67" w14:textId="77777777" w:rsidR="00570D90" w:rsidRPr="00570D90" w:rsidRDefault="00570D90" w:rsidP="00570D90"/>
          <w:p w14:paraId="37970513" w14:textId="157B58D0" w:rsidR="00AB30FC" w:rsidRDefault="00AB30FC" w:rsidP="00570D90">
            <w:pPr>
              <w:rPr>
                <w:rFonts w:ascii="Courier New" w:hAnsi="Courier New" w:cs="Courier New"/>
                <w:sz w:val="18"/>
                <w:szCs w:val="18"/>
              </w:rPr>
            </w:pPr>
            <w:r w:rsidRPr="00570D90">
              <w:rPr>
                <w:rFonts w:ascii="Courier New" w:hAnsi="Courier New" w:cs="Courier New"/>
                <w:sz w:val="18"/>
                <w:szCs w:val="18"/>
              </w:rPr>
              <w:t>&lt;tas-quick-links [extLinks]="extLinks"&gt;&lt;/tas-quick-links&gt;</w:t>
            </w:r>
          </w:p>
          <w:p w14:paraId="380ADEAF" w14:textId="77777777" w:rsidR="00570D90" w:rsidRPr="00570D90" w:rsidRDefault="00570D90" w:rsidP="00570D90">
            <w:pPr>
              <w:rPr>
                <w:rFonts w:ascii="Courier New" w:hAnsi="Courier New" w:cs="Courier New"/>
                <w:sz w:val="18"/>
                <w:szCs w:val="18"/>
              </w:rPr>
            </w:pPr>
          </w:p>
          <w:p w14:paraId="1AC1B731" w14:textId="6C09337A" w:rsidR="00AB30FC" w:rsidRPr="00570D90" w:rsidRDefault="00AB30FC" w:rsidP="00570D90">
            <w:pPr>
              <w:rPr>
                <w:b/>
                <w:szCs w:val="22"/>
              </w:rPr>
            </w:pPr>
            <w:r w:rsidRPr="00570D90">
              <w:rPr>
                <w:b/>
                <w:szCs w:val="22"/>
              </w:rPr>
              <w:t>TYPESCRIPT</w:t>
            </w:r>
          </w:p>
          <w:p w14:paraId="3808B380" w14:textId="77777777" w:rsidR="00570D90" w:rsidRPr="00570D90" w:rsidRDefault="00570D90" w:rsidP="00570D90">
            <w:pPr>
              <w:rPr>
                <w:rFonts w:ascii="Courier New" w:hAnsi="Courier New" w:cs="Courier New"/>
                <w:sz w:val="18"/>
                <w:szCs w:val="18"/>
              </w:rPr>
            </w:pPr>
          </w:p>
          <w:p w14:paraId="1EF46587" w14:textId="3FD39A4E"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import { Component, Input } from '@angular/core';</w:t>
            </w:r>
          </w:p>
          <w:p w14:paraId="20E7C01D" w14:textId="7443C5DB"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import { ExtLink } from '../../core/ext-link/ext-link'</w:t>
            </w:r>
          </w:p>
          <w:p w14:paraId="75C1EABB" w14:textId="77777777" w:rsidR="00AB30FC" w:rsidRPr="00570D90" w:rsidRDefault="00AB30FC" w:rsidP="00570D90">
            <w:pPr>
              <w:rPr>
                <w:rFonts w:ascii="Courier New" w:hAnsi="Courier New" w:cs="Courier New"/>
                <w:sz w:val="18"/>
                <w:szCs w:val="18"/>
              </w:rPr>
            </w:pPr>
          </w:p>
          <w:p w14:paraId="2B56EBBD" w14:textId="523B0C0C"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@Component({</w:t>
            </w:r>
          </w:p>
          <w:p w14:paraId="409E8967" w14:textId="231A2DAB"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selector: 'tas-quick-links',</w:t>
            </w:r>
          </w:p>
          <w:p w14:paraId="1D0A02CC" w14:textId="15ABE443"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templateUrl: './quick-links.component.html',</w:t>
            </w:r>
          </w:p>
          <w:p w14:paraId="2419FF70" w14:textId="15F6DFB4"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styleUrls: ['./quick-links.component.css']</w:t>
            </w:r>
          </w:p>
          <w:p w14:paraId="14692F6D" w14:textId="2B82C385"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w:t>
            </w:r>
          </w:p>
          <w:p w14:paraId="224D23DE" w14:textId="003BCA58"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export class QuickLinksComponent {</w:t>
            </w:r>
          </w:p>
          <w:p w14:paraId="4FE1A36C" w14:textId="188C1DFD"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@Input() extLinks: Array&lt;ExtLink&gt;</w:t>
            </w:r>
          </w:p>
          <w:p w14:paraId="2CCB5D96" w14:textId="3C522245" w:rsidR="00AB30FC" w:rsidRPr="00570D90" w:rsidRDefault="00AB30FC" w:rsidP="00570D90">
            <w:pPr>
              <w:rPr>
                <w:rFonts w:ascii="Courier New" w:hAnsi="Courier New" w:cs="Courier New"/>
                <w:sz w:val="18"/>
                <w:szCs w:val="18"/>
              </w:rPr>
            </w:pPr>
            <w:r w:rsidRPr="00570D90">
              <w:rPr>
                <w:rFonts w:ascii="Courier New" w:hAnsi="Courier New" w:cs="Courier New"/>
                <w:sz w:val="18"/>
                <w:szCs w:val="18"/>
              </w:rPr>
              <w:t xml:space="preserve">  constructor() { }</w:t>
            </w:r>
          </w:p>
          <w:p w14:paraId="4AAD990E" w14:textId="0B7D15D7" w:rsidR="00AB30FC" w:rsidRPr="00570D90" w:rsidRDefault="00AB30FC" w:rsidP="00570D90">
            <w:r w:rsidRPr="00570D90">
              <w:rPr>
                <w:rFonts w:ascii="Courier New" w:hAnsi="Courier New" w:cs="Courier New"/>
                <w:sz w:val="18"/>
                <w:szCs w:val="18"/>
              </w:rPr>
              <w:t>}</w:t>
            </w:r>
          </w:p>
        </w:tc>
      </w:tr>
    </w:tbl>
    <w:p w14:paraId="5D9C8128" w14:textId="0792CEEB" w:rsidR="00AB30FC" w:rsidRDefault="00AB30FC" w:rsidP="00933A44">
      <w:pPr>
        <w:pStyle w:val="BodyText"/>
        <w:outlineLvl w:val="1"/>
        <w:rPr>
          <w:sz w:val="20"/>
          <w:lang w:val="en"/>
        </w:rPr>
      </w:pPr>
    </w:p>
    <w:p w14:paraId="2618C1D3" w14:textId="5BB13BF0" w:rsidR="00F20C7A" w:rsidRDefault="006E206C" w:rsidP="00B517A8">
      <w:pPr>
        <w:pStyle w:val="Heading2"/>
      </w:pPr>
      <w:bookmarkStart w:id="156" w:name="_Toc534722406"/>
      <w:r>
        <w:t>Tooltips</w:t>
      </w:r>
      <w:bookmarkEnd w:id="156"/>
    </w:p>
    <w:p w14:paraId="1DE4599A" w14:textId="76EF608C" w:rsidR="006E206C" w:rsidRPr="00966F62" w:rsidRDefault="006E206C" w:rsidP="00966F62">
      <w:r w:rsidRPr="00966F62">
        <w:t xml:space="preserve">Tooltips is a </w:t>
      </w:r>
      <w:r w:rsidR="00C653D9" w:rsidRPr="00966F62">
        <w:t>pure CSS library</w:t>
      </w:r>
      <w:r w:rsidRPr="00966F62">
        <w:t xml:space="preserve"> where a bubble/hint appears on a mouse hover over web page elements such as links and graphics</w:t>
      </w:r>
      <w:r w:rsidR="00C653D9" w:rsidRPr="00966F62">
        <w:t xml:space="preserve">. All the CSS classes are located in tas-custom.css file called.hint Bubbles can appear in any desired direction such as top, bottom, left, right. This feature uses no JavaScript, it supports accessibility and works in all the major browsers. </w:t>
      </w:r>
      <w:r w:rsidRPr="00966F62">
        <w:t xml:space="preserve"> </w:t>
      </w:r>
    </w:p>
    <w:tbl>
      <w:tblPr>
        <w:tblStyle w:val="TableGrid"/>
        <w:tblW w:w="0" w:type="auto"/>
        <w:tblLook w:val="04A0" w:firstRow="1" w:lastRow="0" w:firstColumn="1" w:lastColumn="0" w:noHBand="0" w:noVBand="1"/>
      </w:tblPr>
      <w:tblGrid>
        <w:gridCol w:w="6349"/>
        <w:gridCol w:w="4315"/>
      </w:tblGrid>
      <w:tr w:rsidR="006E206C" w14:paraId="0727FF53" w14:textId="77777777" w:rsidTr="006E206C">
        <w:tc>
          <w:tcPr>
            <w:tcW w:w="6025" w:type="dxa"/>
          </w:tcPr>
          <w:p w14:paraId="2B456CDA" w14:textId="4DDC7FD9" w:rsidR="006E206C" w:rsidRDefault="006E206C" w:rsidP="006E206C">
            <w:pPr>
              <w:pStyle w:val="BodyText"/>
              <w:rPr>
                <w:lang w:val="en"/>
              </w:rPr>
            </w:pPr>
            <w:r>
              <w:object w:dxaOrig="6132" w:dyaOrig="1056" w14:anchorId="2E88B6E0">
                <v:shape id="_x0000_i1026" type="#_x0000_t75" style="width:306.6pt;height:52.2pt" o:ole="">
                  <v:imagedata r:id="rId150" o:title=""/>
                </v:shape>
                <o:OLEObject Type="Embed" ProgID="PBrush" ShapeID="_x0000_i1026" DrawAspect="Content" ObjectID="_1610359516" r:id="rId151"/>
              </w:object>
            </w:r>
          </w:p>
        </w:tc>
        <w:tc>
          <w:tcPr>
            <w:tcW w:w="4315" w:type="dxa"/>
          </w:tcPr>
          <w:p w14:paraId="2170510E" w14:textId="64851DDB" w:rsidR="00C653D9" w:rsidRPr="00BF2DE8" w:rsidRDefault="00C653D9" w:rsidP="00BF2DE8">
            <w:pPr>
              <w:rPr>
                <w:b/>
              </w:rPr>
            </w:pPr>
            <w:bookmarkStart w:id="157" w:name="_Toc534647077"/>
            <w:r w:rsidRPr="00BF2DE8">
              <w:rPr>
                <w:b/>
              </w:rPr>
              <w:t>HTML</w:t>
            </w:r>
            <w:bookmarkEnd w:id="157"/>
          </w:p>
          <w:p w14:paraId="43AA8BEF" w14:textId="77777777" w:rsidR="006E206C" w:rsidRDefault="006E206C" w:rsidP="006E206C">
            <w:pPr>
              <w:pStyle w:val="BodyText"/>
              <w:rPr>
                <w:rFonts w:ascii="Courier New" w:hAnsi="Courier New" w:cs="Courier New"/>
                <w:sz w:val="18"/>
                <w:szCs w:val="18"/>
                <w:lang w:val="en"/>
              </w:rPr>
            </w:pPr>
            <w:r w:rsidRPr="006E206C">
              <w:rPr>
                <w:rFonts w:ascii="Courier New" w:hAnsi="Courier New" w:cs="Courier New"/>
                <w:sz w:val="18"/>
                <w:szCs w:val="18"/>
                <w:lang w:val="en"/>
              </w:rPr>
              <w:t>&lt;span class="hint--top hint--rounded" aria-label="Contact Us"&gt;Contact Us&lt;/span&gt;</w:t>
            </w:r>
          </w:p>
          <w:p w14:paraId="0E849A20" w14:textId="5A0A3CA2" w:rsidR="00C653D9" w:rsidRPr="00BF2DE8" w:rsidRDefault="00C653D9" w:rsidP="00BF2DE8">
            <w:pPr>
              <w:rPr>
                <w:b/>
              </w:rPr>
            </w:pPr>
            <w:bookmarkStart w:id="158" w:name="_Toc534647078"/>
            <w:r w:rsidRPr="00BF2DE8">
              <w:rPr>
                <w:b/>
              </w:rPr>
              <w:t>CSS</w:t>
            </w:r>
            <w:bookmarkEnd w:id="158"/>
          </w:p>
          <w:p w14:paraId="42FB9512"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[class*="hint--"]:after {</w:t>
            </w:r>
          </w:p>
          <w:p w14:paraId="4892A5CF"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text-shadow: 0 -1px 0px black;</w:t>
            </w:r>
          </w:p>
          <w:p w14:paraId="3CEFE0F9" w14:textId="77777777" w:rsidR="00C653D9" w:rsidRPr="00C653D9"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 xml:space="preserve">    box-shadow: 4px 4px 8px rgba(0, 0, 0, 0.3);</w:t>
            </w:r>
          </w:p>
          <w:p w14:paraId="216DAA39" w14:textId="59968413" w:rsidR="00C653D9" w:rsidRPr="006E206C" w:rsidRDefault="00C653D9" w:rsidP="00C653D9">
            <w:pPr>
              <w:pStyle w:val="BodyText"/>
              <w:rPr>
                <w:rFonts w:ascii="Courier New" w:hAnsi="Courier New" w:cs="Courier New"/>
                <w:sz w:val="18"/>
                <w:szCs w:val="18"/>
                <w:lang w:val="en"/>
              </w:rPr>
            </w:pPr>
            <w:r w:rsidRPr="00C653D9">
              <w:rPr>
                <w:rFonts w:ascii="Courier New" w:hAnsi="Courier New" w:cs="Courier New"/>
                <w:sz w:val="18"/>
                <w:szCs w:val="18"/>
                <w:lang w:val="en"/>
              </w:rPr>
              <w:t>}</w:t>
            </w:r>
          </w:p>
        </w:tc>
      </w:tr>
    </w:tbl>
    <w:p w14:paraId="47A71415" w14:textId="56464C1B" w:rsidR="006E206C" w:rsidRDefault="0051666C" w:rsidP="00393597">
      <w:pPr>
        <w:pStyle w:val="Heading2"/>
      </w:pPr>
      <w:bookmarkStart w:id="159" w:name="_Toc534722407"/>
      <w:r>
        <w:t>Pagination</w:t>
      </w:r>
      <w:bookmarkEnd w:id="159"/>
    </w:p>
    <w:p w14:paraId="2F468524" w14:textId="607A725E" w:rsidR="0051666C" w:rsidRPr="00966F62" w:rsidRDefault="002C2A53" w:rsidP="00966F62">
      <w:r w:rsidRPr="00966F62">
        <w:t>Pagination works by presenting a set number of rows in a view, with the ability to navigate to another set.</w:t>
      </w:r>
      <w:r w:rsidR="00EB1E71" w:rsidRPr="00966F62">
        <w:t xml:space="preserve"> Break a complete dataset into smaller sequential parts and provide separate links to each. Provide pagination control to browse from page to page. Let the user browse to the previous and next pages by providing links to such actions. Also, provide links to the absolute start and end of the dataset (first and last).</w:t>
      </w:r>
    </w:p>
    <w:p w14:paraId="54826D78" w14:textId="2AAE6EF5" w:rsidR="002711AA" w:rsidRPr="00966F62" w:rsidRDefault="002711AA" w:rsidP="00966F62"/>
    <w:p w14:paraId="00E38918" w14:textId="34E8C639" w:rsidR="002711AA" w:rsidRPr="00966F62" w:rsidRDefault="002711AA" w:rsidP="00966F62">
      <w:r w:rsidRPr="00966F62">
        <w:t>Pagination provides the user with a natural break from reading or scanning the contents of the dataset, and allows them to re-evaluate whether they wish to continue looking through more data, or navigate away from the page. This is also why pagination controls are most often placed below the list: to provide the user with an option to continue reading through the larger dataset.</w:t>
      </w:r>
    </w:p>
    <w:p w14:paraId="6A011019" w14:textId="21D74F31" w:rsidR="002C2956" w:rsidRDefault="002C2956" w:rsidP="00B517A8">
      <w:pPr>
        <w:pStyle w:val="Heading2"/>
      </w:pPr>
      <w:bookmarkStart w:id="160" w:name="_Toc534722408"/>
      <w:r>
        <w:t>Usability</w:t>
      </w:r>
      <w:bookmarkEnd w:id="160"/>
    </w:p>
    <w:p w14:paraId="5CF0DA70" w14:textId="59AFDC67" w:rsidR="002C2956" w:rsidRDefault="002C2956" w:rsidP="008207CF">
      <w:pPr>
        <w:pStyle w:val="ListParagraph"/>
        <w:numPr>
          <w:ilvl w:val="0"/>
          <w:numId w:val="58"/>
        </w:numPr>
      </w:pPr>
      <w:r w:rsidRPr="002C2956">
        <w:t>Use when it is unsuitable to display all the data on a single page/screen.</w:t>
      </w:r>
    </w:p>
    <w:p w14:paraId="4AA72ED0" w14:textId="187BFDDA" w:rsidR="002C2956" w:rsidRDefault="002C2956" w:rsidP="008207CF">
      <w:pPr>
        <w:pStyle w:val="ListParagraph"/>
        <w:numPr>
          <w:ilvl w:val="0"/>
          <w:numId w:val="58"/>
        </w:numPr>
      </w:pPr>
      <w:r w:rsidRPr="002C2956">
        <w:t>Use when the dataset is in some way ordered.</w:t>
      </w:r>
    </w:p>
    <w:p w14:paraId="67C64126" w14:textId="48DFC052" w:rsidR="002C2956" w:rsidRDefault="002C2956" w:rsidP="008207CF">
      <w:pPr>
        <w:pStyle w:val="ListParagraph"/>
        <w:numPr>
          <w:ilvl w:val="0"/>
          <w:numId w:val="58"/>
        </w:numPr>
      </w:pPr>
      <w:r w:rsidRPr="002C2956">
        <w:t>Do not use when you don’t want the user to pause for navigating to the next page.</w:t>
      </w:r>
    </w:p>
    <w:p w14:paraId="54F7997C" w14:textId="70F20888" w:rsidR="002C2956" w:rsidRDefault="002C2956" w:rsidP="00B517A8">
      <w:pPr>
        <w:pStyle w:val="Heading2"/>
      </w:pPr>
      <w:bookmarkStart w:id="161" w:name="_Toc534722409"/>
      <w:r>
        <w:t>Accessibility</w:t>
      </w:r>
      <w:bookmarkEnd w:id="161"/>
    </w:p>
    <w:p w14:paraId="3D601A27" w14:textId="1219C995" w:rsidR="002711AA" w:rsidRDefault="002711AA" w:rsidP="008207CF">
      <w:pPr>
        <w:pStyle w:val="BodyText"/>
        <w:numPr>
          <w:ilvl w:val="0"/>
          <w:numId w:val="59"/>
        </w:numPr>
        <w:rPr>
          <w:lang w:val="en"/>
        </w:rPr>
      </w:pPr>
      <w:r>
        <w:rPr>
          <w:lang w:val="en"/>
        </w:rPr>
        <w:t xml:space="preserve">User </w:t>
      </w:r>
      <w:r w:rsidRPr="002711AA">
        <w:rPr>
          <w:lang w:val="en"/>
        </w:rPr>
        <w:t>should be able to navigate by keyboard.</w:t>
      </w:r>
    </w:p>
    <w:p w14:paraId="0257021E" w14:textId="649B6439" w:rsidR="002711AA" w:rsidRDefault="002711AA" w:rsidP="008207CF">
      <w:pPr>
        <w:pStyle w:val="BodyText"/>
        <w:numPr>
          <w:ilvl w:val="0"/>
          <w:numId w:val="59"/>
        </w:numPr>
        <w:rPr>
          <w:lang w:val="en"/>
        </w:rPr>
      </w:pPr>
      <w:r>
        <w:rPr>
          <w:lang w:val="en"/>
        </w:rPr>
        <w:t>User s</w:t>
      </w:r>
      <w:r w:rsidRPr="002711AA">
        <w:rPr>
          <w:lang w:val="en"/>
        </w:rPr>
        <w:t>hould be able to know that there is a pagination navigation when scanning the page with a screen reader.</w:t>
      </w:r>
    </w:p>
    <w:p w14:paraId="3860C74F" w14:textId="22D6C86E" w:rsidR="002711AA" w:rsidRDefault="002711AA" w:rsidP="008207CF">
      <w:pPr>
        <w:pStyle w:val="BodyText"/>
        <w:numPr>
          <w:ilvl w:val="0"/>
          <w:numId w:val="59"/>
        </w:numPr>
        <w:rPr>
          <w:lang w:val="en"/>
        </w:rPr>
      </w:pPr>
      <w:r w:rsidRPr="002711AA">
        <w:rPr>
          <w:lang w:val="en"/>
        </w:rPr>
        <w:t>Each navigation item should be read as "Goto Page 1".</w:t>
      </w:r>
    </w:p>
    <w:p w14:paraId="24D3EEF7" w14:textId="5F3B71CE" w:rsidR="002711AA" w:rsidRDefault="002711AA" w:rsidP="008207CF">
      <w:pPr>
        <w:pStyle w:val="BodyText"/>
        <w:numPr>
          <w:ilvl w:val="0"/>
          <w:numId w:val="59"/>
        </w:numPr>
        <w:rPr>
          <w:lang w:val="en"/>
        </w:rPr>
      </w:pPr>
      <w:r>
        <w:rPr>
          <w:lang w:val="en"/>
        </w:rPr>
        <w:t>N</w:t>
      </w:r>
      <w:r w:rsidRPr="002711AA">
        <w:rPr>
          <w:lang w:val="en"/>
        </w:rPr>
        <w:t xml:space="preserve">avigation </w:t>
      </w:r>
      <w:r>
        <w:rPr>
          <w:lang w:val="en"/>
        </w:rPr>
        <w:t>should have</w:t>
      </w:r>
      <w:r w:rsidRPr="002711AA">
        <w:rPr>
          <w:lang w:val="en"/>
        </w:rPr>
        <w:t xml:space="preserve"> Next and Previous links.</w:t>
      </w:r>
    </w:p>
    <w:p w14:paraId="0689E17A" w14:textId="77777777" w:rsidR="00E36828" w:rsidRDefault="00E36828" w:rsidP="00E36828">
      <w:pPr>
        <w:pStyle w:val="BodyText"/>
        <w:ind w:left="720"/>
        <w:rPr>
          <w:lang w:val="en"/>
        </w:rPr>
      </w:pPr>
    </w:p>
    <w:p w14:paraId="168E2122" w14:textId="0D826A7A" w:rsidR="00EC4BDE" w:rsidRDefault="00EC4BDE" w:rsidP="00EC4BDE">
      <w:pPr>
        <w:pStyle w:val="BodyText"/>
        <w:jc w:val="center"/>
        <w:rPr>
          <w:lang w:val="en"/>
        </w:rPr>
      </w:pPr>
    </w:p>
    <w:tbl>
      <w:tblPr>
        <w:tblStyle w:val="TableGrid"/>
        <w:tblW w:w="11160" w:type="dxa"/>
        <w:tblInd w:w="-275" w:type="dxa"/>
        <w:tblLook w:val="04A0" w:firstRow="1" w:lastRow="0" w:firstColumn="1" w:lastColumn="0" w:noHBand="0" w:noVBand="1"/>
      </w:tblPr>
      <w:tblGrid>
        <w:gridCol w:w="11160"/>
      </w:tblGrid>
      <w:tr w:rsidR="00C77711" w14:paraId="4427B9D3" w14:textId="77777777" w:rsidTr="00C77711">
        <w:tc>
          <w:tcPr>
            <w:tcW w:w="11160" w:type="dxa"/>
          </w:tcPr>
          <w:p w14:paraId="402AB507" w14:textId="30D66702"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&lt;div class="paginator"&gt;</w:t>
            </w:r>
          </w:p>
          <w:p w14:paraId="416F99D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&lt;taspaginationtemplate&gt;</w:t>
            </w:r>
          </w:p>
          <w:p w14:paraId="716CE3AE" w14:textId="208F93B9"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&lt;div class="ngx-pagination" role="navigation" aria-label="Pagination"&gt;</w:t>
            </w:r>
          </w:p>
          <w:p w14:paraId="10F15BD1" w14:textId="3B411BCE"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class="pagination-previous disabled" aria-label="Previous page"&gt;</w:t>
            </w:r>
          </w:p>
          <w:p w14:paraId="66F77489" w14:textId="5CF405D9"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&lt;span&gt;</w:t>
            </w:r>
            <w:r w:rsidRPr="00872985">
              <w:rPr>
                <w:rFonts w:ascii="Courier New" w:hAnsi="Courier New" w:cs="Courier New"/>
                <w:color w:val="000080"/>
                <w:sz w:val="20"/>
                <w:szCs w:val="20"/>
              </w:rPr>
              <w:t>Previous &lt;span class="show-for-sr"&gt;page&lt;/span&gt;</w:t>
            </w:r>
          </w:p>
          <w:p w14:paraId="3E3E8EC0"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w:t>
            </w:r>
          </w:p>
          <w:p w14:paraId="00F7339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26821705" w14:textId="77777777" w:rsidR="00872985" w:rsidRPr="00872985" w:rsidRDefault="00872985" w:rsidP="00872985">
            <w:pPr>
              <w:rPr>
                <w:rFonts w:ascii="Courier New" w:hAnsi="Courier New" w:cs="Courier New"/>
                <w:color w:val="000080"/>
                <w:sz w:val="20"/>
                <w:szCs w:val="20"/>
              </w:rPr>
            </w:pPr>
          </w:p>
          <w:p w14:paraId="67B9F06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 class="small-screen"&gt;</w:t>
            </w:r>
          </w:p>
          <w:p w14:paraId="6347D593"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1 / 2</w:t>
            </w:r>
          </w:p>
          <w:p w14:paraId="55D95532"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0DA6557B" w14:textId="77777777" w:rsidR="00872985" w:rsidRPr="00872985" w:rsidRDefault="00872985" w:rsidP="00872985">
            <w:pPr>
              <w:rPr>
                <w:rFonts w:ascii="Courier New" w:hAnsi="Courier New" w:cs="Courier New"/>
                <w:color w:val="000080"/>
                <w:sz w:val="20"/>
                <w:szCs w:val="20"/>
              </w:rPr>
            </w:pPr>
          </w:p>
          <w:p w14:paraId="02B13A1D" w14:textId="6E579C36"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id="</w:t>
            </w:r>
            <w:r>
              <w:rPr>
                <w:rFonts w:ascii="Courier New" w:hAnsi="Courier New" w:cs="Courier New"/>
                <w:color w:val="000080"/>
                <w:sz w:val="20"/>
                <w:szCs w:val="20"/>
              </w:rPr>
              <w:t>pageIndexBtn1" class="current"&gt;</w:t>
            </w:r>
          </w:p>
          <w:p w14:paraId="640F2DAB" w14:textId="556EC47C"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3557EFBC" w14:textId="4C0AEADA"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 class="show-for-sr"&gt;You're on page 1 &lt;/span&gt;</w:t>
            </w:r>
          </w:p>
          <w:p w14:paraId="0994DE62" w14:textId="5DF13881"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&lt;span&gt;1&lt;/span&gt;</w:t>
            </w:r>
          </w:p>
          <w:p w14:paraId="2F241C56" w14:textId="0D857ACC"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1390D755" w14:textId="77777777" w:rsid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70D0382E" w14:textId="77777777" w:rsidR="00872985" w:rsidRDefault="00872985" w:rsidP="00872985">
            <w:pPr>
              <w:rPr>
                <w:rFonts w:ascii="Courier New" w:hAnsi="Courier New" w:cs="Courier New"/>
                <w:color w:val="000080"/>
                <w:sz w:val="20"/>
                <w:szCs w:val="20"/>
              </w:rPr>
            </w:pPr>
          </w:p>
          <w:p w14:paraId="175FD4B4" w14:textId="0184F7BE"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id="pageIndexBtn2"&gt;</w:t>
            </w:r>
          </w:p>
          <w:p w14:paraId="526FBF7A" w14:textId="20F3A441"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24118D1B" w14:textId="0910C29A"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 class="show-for-sr"&gt;page &lt;/span&gt;</w:t>
            </w:r>
          </w:p>
          <w:p w14:paraId="505EF9DB"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&lt;span&gt;2&lt;/span&gt;</w:t>
            </w:r>
          </w:p>
          <w:p w14:paraId="44F112E5" w14:textId="10A94883"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w:t>
            </w:r>
            <w:r>
              <w:rPr>
                <w:rFonts w:ascii="Courier New" w:hAnsi="Courier New" w:cs="Courier New"/>
                <w:color w:val="000080"/>
                <w:sz w:val="20"/>
                <w:szCs w:val="20"/>
              </w:rPr>
              <w:t xml:space="preserve"> &lt;/span&gt;</w:t>
            </w:r>
          </w:p>
          <w:p w14:paraId="6F6EB148" w14:textId="3DA787D8" w:rsid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&lt;/button&gt;</w:t>
            </w:r>
          </w:p>
          <w:p w14:paraId="5F1343C1" w14:textId="77777777" w:rsidR="00872985" w:rsidRPr="00872985" w:rsidRDefault="00872985" w:rsidP="00872985">
            <w:pPr>
              <w:rPr>
                <w:rFonts w:ascii="Courier New" w:hAnsi="Courier New" w:cs="Courier New"/>
                <w:color w:val="000080"/>
                <w:sz w:val="20"/>
                <w:szCs w:val="20"/>
              </w:rPr>
            </w:pPr>
          </w:p>
          <w:p w14:paraId="3E9EE99F" w14:textId="33F79F50"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&lt;button class="pagination-next" aria-label="Next page"&gt;</w:t>
            </w:r>
          </w:p>
          <w:p w14:paraId="21749D66" w14:textId="77777777" w:rsid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&lt;span&gt; </w:t>
            </w:r>
            <w:r w:rsidRPr="00872985">
              <w:rPr>
                <w:rFonts w:ascii="Courier New" w:hAnsi="Courier New" w:cs="Courier New"/>
                <w:color w:val="000080"/>
                <w:sz w:val="20"/>
                <w:szCs w:val="20"/>
              </w:rPr>
              <w:t>Next &lt;span class="show-for-sr"&gt;page</w:t>
            </w:r>
          </w:p>
          <w:p w14:paraId="3E2241C8" w14:textId="1C66BD5B"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w:t>
            </w:r>
            <w:r w:rsidRPr="00872985">
              <w:rPr>
                <w:rFonts w:ascii="Courier New" w:hAnsi="Courier New" w:cs="Courier New"/>
                <w:color w:val="000080"/>
                <w:sz w:val="20"/>
                <w:szCs w:val="20"/>
              </w:rPr>
              <w:t>&lt;/span&gt;</w:t>
            </w:r>
          </w:p>
          <w:p w14:paraId="43425C2A"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&lt;/span&gt;</w:t>
            </w:r>
          </w:p>
          <w:p w14:paraId="391922CC" w14:textId="2C7B15B7" w:rsidR="00872985" w:rsidRPr="00872985" w:rsidRDefault="00872985" w:rsidP="00872985">
            <w:pPr>
              <w:rPr>
                <w:rFonts w:ascii="Courier New" w:hAnsi="Courier New" w:cs="Courier New"/>
                <w:color w:val="000080"/>
                <w:sz w:val="20"/>
                <w:szCs w:val="20"/>
              </w:rPr>
            </w:pPr>
            <w:r>
              <w:rPr>
                <w:rFonts w:ascii="Courier New" w:hAnsi="Courier New" w:cs="Courier New"/>
                <w:color w:val="000080"/>
                <w:sz w:val="20"/>
                <w:szCs w:val="20"/>
              </w:rPr>
              <w:t xml:space="preserve">      &lt;/button&gt;</w:t>
            </w:r>
          </w:p>
          <w:p w14:paraId="1458CCC5"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&lt;/div&gt;</w:t>
            </w:r>
          </w:p>
          <w:p w14:paraId="2DB4612F" w14:textId="77777777" w:rsidR="00872985" w:rsidRPr="00872985"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 xml:space="preserve">  &lt;/taspaginationtemplate&gt;</w:t>
            </w:r>
          </w:p>
          <w:p w14:paraId="5A43C387" w14:textId="24EE961A" w:rsidR="00172172" w:rsidRPr="00172172" w:rsidRDefault="00872985" w:rsidP="00872985">
            <w:pPr>
              <w:rPr>
                <w:rFonts w:ascii="Courier New" w:hAnsi="Courier New" w:cs="Courier New"/>
                <w:color w:val="000080"/>
                <w:sz w:val="20"/>
                <w:szCs w:val="20"/>
              </w:rPr>
            </w:pPr>
            <w:r w:rsidRPr="00872985">
              <w:rPr>
                <w:rFonts w:ascii="Courier New" w:hAnsi="Courier New" w:cs="Courier New"/>
                <w:color w:val="000080"/>
                <w:sz w:val="20"/>
                <w:szCs w:val="20"/>
              </w:rPr>
              <w:t>&lt;/div&gt;</w:t>
            </w:r>
          </w:p>
        </w:tc>
      </w:tr>
      <w:tr w:rsidR="00C77711" w14:paraId="62B519FB" w14:textId="77777777" w:rsidTr="00C77711">
        <w:tc>
          <w:tcPr>
            <w:tcW w:w="11160" w:type="dxa"/>
          </w:tcPr>
          <w:p w14:paraId="43109D9B" w14:textId="6213AEA0" w:rsidR="00C77711" w:rsidRDefault="00721AD6" w:rsidP="00C77711">
            <w:pPr>
              <w:pStyle w:val="BodyText"/>
              <w:jc w:val="center"/>
              <w:rPr>
                <w:lang w:val="en"/>
              </w:rPr>
            </w:pPr>
            <w:r>
              <w:rPr>
                <w:noProof/>
              </w:rPr>
              <w:lastRenderedPageBreak/>
              <w:drawing>
                <wp:inline distT="0" distB="0" distL="0" distR="0" wp14:anchorId="6BE89FEA" wp14:editId="09B6FCB7">
                  <wp:extent cx="5572125" cy="2333832"/>
                  <wp:effectExtent l="0" t="0" r="0" b="952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2"/>
                          <a:stretch>
                            <a:fillRect/>
                          </a:stretch>
                        </pic:blipFill>
                        <pic:spPr>
                          <a:xfrm>
                            <a:off x="0" y="0"/>
                            <a:ext cx="5592729" cy="2342462"/>
                          </a:xfrm>
                          <a:prstGeom prst="rect">
                            <a:avLst/>
                          </a:prstGeom>
                        </pic:spPr>
                      </pic:pic>
                    </a:graphicData>
                  </a:graphic>
                </wp:inline>
              </w:drawing>
            </w:r>
          </w:p>
        </w:tc>
      </w:tr>
    </w:tbl>
    <w:p w14:paraId="3D041760" w14:textId="77777777" w:rsidR="00EC4BDE" w:rsidRPr="002711AA" w:rsidRDefault="00EC4BDE" w:rsidP="00EC4BDE">
      <w:pPr>
        <w:pStyle w:val="BodyText"/>
        <w:rPr>
          <w:lang w:val="en"/>
        </w:rPr>
      </w:pPr>
    </w:p>
    <w:p w14:paraId="0D1735B6" w14:textId="2387C7DF" w:rsidR="00172172" w:rsidRDefault="004239A7" w:rsidP="005C4A50">
      <w:pPr>
        <w:pStyle w:val="Heading2"/>
      </w:pPr>
      <w:r>
        <w:t xml:space="preserve">      </w:t>
      </w:r>
      <w:bookmarkStart w:id="162" w:name="_Toc534722410"/>
      <w:r w:rsidR="00172172">
        <w:t>Tableau Reporting</w:t>
      </w:r>
      <w:bookmarkEnd w:id="162"/>
    </w:p>
    <w:p w14:paraId="77C1EBA4" w14:textId="2CC4E6CA" w:rsidR="00DB775C" w:rsidRDefault="00393597" w:rsidP="00393597">
      <w:pPr>
        <w:pStyle w:val="BodyText"/>
        <w:rPr>
          <w:lang w:val="en"/>
        </w:rPr>
      </w:pPr>
      <w:r>
        <w:rPr>
          <w:lang w:val="en"/>
        </w:rPr>
        <w:t>T</w:t>
      </w:r>
      <w:r w:rsidRPr="00393597">
        <w:rPr>
          <w:lang w:val="en"/>
        </w:rPr>
        <w:t>ableau is a data visualization software that is used for data science and business intelligence. Tableau can create a wide range of different visualization</w:t>
      </w:r>
      <w:r w:rsidR="00AD44FD">
        <w:rPr>
          <w:lang w:val="en"/>
        </w:rPr>
        <w:t>s</w:t>
      </w:r>
      <w:r w:rsidRPr="00393597">
        <w:rPr>
          <w:lang w:val="en"/>
        </w:rPr>
        <w:t xml:space="preserve"> to interactively present the data and showcase insights.</w:t>
      </w:r>
      <w:r>
        <w:rPr>
          <w:lang w:val="en"/>
        </w:rPr>
        <w:t xml:space="preserve"> </w:t>
      </w:r>
      <w:r w:rsidR="00AD44FD">
        <w:rPr>
          <w:lang w:val="en"/>
        </w:rPr>
        <w:t xml:space="preserve">As an analytics platform, Tableau authors can design charts or reports </w:t>
      </w:r>
      <w:r w:rsidR="006957A5">
        <w:rPr>
          <w:lang w:val="en"/>
        </w:rPr>
        <w:t>to analyze data to provide better insight on the business.</w:t>
      </w:r>
    </w:p>
    <w:p w14:paraId="3CA86810" w14:textId="77777777" w:rsidR="0058311E" w:rsidRDefault="0058311E" w:rsidP="00393597">
      <w:pPr>
        <w:pStyle w:val="BodyText"/>
        <w:rPr>
          <w:lang w:val="en"/>
        </w:rPr>
      </w:pPr>
    </w:p>
    <w:p w14:paraId="0F9E455B" w14:textId="7C0C6C85" w:rsidR="00DB775C" w:rsidRDefault="00DB775C" w:rsidP="00B517A8">
      <w:pPr>
        <w:pStyle w:val="Heading2"/>
      </w:pPr>
      <w:bookmarkStart w:id="163" w:name="_Toc534722411"/>
      <w:r>
        <w:lastRenderedPageBreak/>
        <w:t>Usability</w:t>
      </w:r>
      <w:bookmarkEnd w:id="163"/>
    </w:p>
    <w:p w14:paraId="18EFDAE8" w14:textId="6F8973B2" w:rsidR="00AA3123" w:rsidRDefault="00AA3123" w:rsidP="00AA3123">
      <w:pPr>
        <w:pStyle w:val="BodyText"/>
        <w:rPr>
          <w:lang w:val="en"/>
        </w:rPr>
      </w:pPr>
      <w:r w:rsidRPr="00AA3123">
        <w:rPr>
          <w:lang w:val="en"/>
        </w:rPr>
        <w:t xml:space="preserve">Tableau is a flexible and creative platform. Authors play a </w:t>
      </w:r>
      <w:r w:rsidR="006957A5">
        <w:rPr>
          <w:lang w:val="en"/>
        </w:rPr>
        <w:t xml:space="preserve">key </w:t>
      </w:r>
      <w:r w:rsidRPr="00AA3123">
        <w:rPr>
          <w:lang w:val="en"/>
        </w:rPr>
        <w:t xml:space="preserve">role in designing </w:t>
      </w:r>
      <w:r w:rsidR="00202C57">
        <w:rPr>
          <w:lang w:val="en"/>
        </w:rPr>
        <w:t>charts</w:t>
      </w:r>
      <w:r w:rsidRPr="00AA3123">
        <w:rPr>
          <w:lang w:val="en"/>
        </w:rPr>
        <w:t xml:space="preserve"> that meet accessibility guidelines. Color choices, input choices, positioning of content, and textual descriptions all need consideration</w:t>
      </w:r>
      <w:r w:rsidR="00E26CC7">
        <w:rPr>
          <w:lang w:val="en"/>
        </w:rPr>
        <w:t xml:space="preserve"> when building an accessible chart</w:t>
      </w:r>
      <w:r w:rsidRPr="00AA3123">
        <w:rPr>
          <w:lang w:val="en"/>
        </w:rPr>
        <w:t>. To meet accessibility standards</w:t>
      </w:r>
      <w:r w:rsidR="00202C57">
        <w:rPr>
          <w:lang w:val="en"/>
        </w:rPr>
        <w:t>,</w:t>
      </w:r>
      <w:r w:rsidRPr="00AA3123">
        <w:rPr>
          <w:lang w:val="en"/>
        </w:rPr>
        <w:t xml:space="preserve"> </w:t>
      </w:r>
      <w:r w:rsidR="006957A5">
        <w:rPr>
          <w:lang w:val="en"/>
        </w:rPr>
        <w:t>charts</w:t>
      </w:r>
      <w:r w:rsidR="00E26CC7">
        <w:rPr>
          <w:lang w:val="en"/>
        </w:rPr>
        <w:t xml:space="preserve"> </w:t>
      </w:r>
      <w:r w:rsidR="00202C57">
        <w:rPr>
          <w:lang w:val="en"/>
        </w:rPr>
        <w:t>should be designed to</w:t>
      </w:r>
      <w:r w:rsidRPr="00AA3123">
        <w:rPr>
          <w:lang w:val="en"/>
        </w:rPr>
        <w:t xml:space="preserve"> include </w:t>
      </w:r>
      <w:r w:rsidR="006957A5">
        <w:rPr>
          <w:lang w:val="en"/>
        </w:rPr>
        <w:t>views that are accessible to users who use screen readers and key</w:t>
      </w:r>
      <w:r w:rsidR="0058311E">
        <w:rPr>
          <w:lang w:val="en"/>
        </w:rPr>
        <w:t xml:space="preserve">-board navigation. Authors can </w:t>
      </w:r>
      <w:r w:rsidR="006957A5">
        <w:rPr>
          <w:lang w:val="en"/>
        </w:rPr>
        <w:t xml:space="preserve">publish these views that are </w:t>
      </w:r>
      <w:r w:rsidRPr="00AA3123">
        <w:rPr>
          <w:lang w:val="en"/>
        </w:rPr>
        <w:t xml:space="preserve">embedded in a web page that conforms to the Web Content Accessibility </w:t>
      </w:r>
      <w:r w:rsidR="006957A5">
        <w:rPr>
          <w:lang w:val="en"/>
        </w:rPr>
        <w:t>g</w:t>
      </w:r>
      <w:r w:rsidRPr="00AA3123">
        <w:rPr>
          <w:lang w:val="en"/>
        </w:rPr>
        <w:t>uidelines</w:t>
      </w:r>
      <w:r w:rsidR="00202C57">
        <w:rPr>
          <w:lang w:val="en"/>
        </w:rPr>
        <w:t>.</w:t>
      </w:r>
      <w:r w:rsidR="004239A7">
        <w:rPr>
          <w:lang w:val="en"/>
        </w:rPr>
        <w:t xml:space="preserve"> The chart should be clean, uncluttered and easy to navigate.</w:t>
      </w:r>
    </w:p>
    <w:p w14:paraId="07285D77" w14:textId="77777777" w:rsidR="00085560" w:rsidRDefault="00085560" w:rsidP="00AA3123">
      <w:pPr>
        <w:pStyle w:val="BodyText"/>
        <w:rPr>
          <w:lang w:val="en"/>
        </w:rPr>
      </w:pPr>
    </w:p>
    <w:p w14:paraId="7C8458DA" w14:textId="329663FD" w:rsidR="00D751A8" w:rsidRDefault="00D751A8" w:rsidP="00D751A8">
      <w:pPr>
        <w:pStyle w:val="BodyText"/>
        <w:rPr>
          <w:lang w:val="en"/>
        </w:rPr>
      </w:pPr>
      <w:r w:rsidRPr="00A72AFC">
        <w:rPr>
          <w:szCs w:val="24"/>
          <w:lang w:val="en"/>
        </w:rPr>
        <w:t xml:space="preserve">Tableau </w:t>
      </w:r>
      <w:r>
        <w:rPr>
          <w:szCs w:val="24"/>
          <w:lang w:val="en"/>
        </w:rPr>
        <w:t xml:space="preserve">platform </w:t>
      </w:r>
      <w:r>
        <w:rPr>
          <w:color w:val="000000"/>
          <w:szCs w:val="24"/>
          <w:shd w:val="clear" w:color="auto" w:fill="FFFFFF"/>
        </w:rPr>
        <w:t>resolved</w:t>
      </w:r>
      <w:r w:rsidRPr="00A72AFC">
        <w:rPr>
          <w:color w:val="000000"/>
          <w:szCs w:val="24"/>
          <w:shd w:val="clear" w:color="auto" w:fill="FFFFFF"/>
        </w:rPr>
        <w:t xml:space="preserve"> many of the underlying technical challenges for accessibility compliance such as keyboard support, ARIA roles, and focus in</w:t>
      </w:r>
      <w:r>
        <w:rPr>
          <w:color w:val="000000"/>
          <w:szCs w:val="24"/>
          <w:shd w:val="clear" w:color="auto" w:fill="FFFFFF"/>
        </w:rPr>
        <w:t>dicators. However, authors still need to compose a chart that comply to the Web Content Accessibility guidelines (WCAG 2.0 AA)</w:t>
      </w:r>
      <w:r>
        <w:rPr>
          <w:lang w:val="en"/>
        </w:rPr>
        <w:t xml:space="preserve">. </w:t>
      </w:r>
      <w:r w:rsidRPr="00BB358F">
        <w:rPr>
          <w:lang w:val="en"/>
        </w:rPr>
        <w:t>When assigning colors to different dimension values, make sure that they provide enough contrast and aren't too close to each other on the light-dark spectrum.</w:t>
      </w:r>
    </w:p>
    <w:p w14:paraId="4E86BEDF" w14:textId="77777777" w:rsidR="00085560" w:rsidRDefault="00085560" w:rsidP="00D751A8">
      <w:pPr>
        <w:pStyle w:val="BodyText"/>
        <w:rPr>
          <w:lang w:val="en"/>
        </w:rPr>
      </w:pPr>
    </w:p>
    <w:p w14:paraId="7C51AB30" w14:textId="22554250" w:rsidR="00D751A8" w:rsidRDefault="00D751A8" w:rsidP="00D751A8">
      <w:pPr>
        <w:pStyle w:val="BodyText"/>
        <w:rPr>
          <w:lang w:val="en"/>
        </w:rPr>
      </w:pPr>
      <w:r w:rsidRPr="00130165">
        <w:rPr>
          <w:lang w:val="en"/>
        </w:rPr>
        <w:t>Tableau also supports th</w:t>
      </w:r>
      <w:r w:rsidR="00C52FCC">
        <w:rPr>
          <w:lang w:val="en"/>
        </w:rPr>
        <w:t>e following features to help</w:t>
      </w:r>
      <w:r w:rsidRPr="00130165">
        <w:rPr>
          <w:lang w:val="en"/>
        </w:rPr>
        <w:t xml:space="preserve"> create accessible views:</w:t>
      </w:r>
    </w:p>
    <w:p w14:paraId="3BDDAD9C" w14:textId="77777777" w:rsidR="00085560" w:rsidRDefault="00085560" w:rsidP="00D751A8">
      <w:pPr>
        <w:pStyle w:val="BodyText"/>
        <w:rPr>
          <w:lang w:val="en"/>
        </w:rPr>
      </w:pPr>
    </w:p>
    <w:p w14:paraId="6421445A" w14:textId="77777777" w:rsidR="00D751A8" w:rsidRDefault="00D751A8" w:rsidP="008207CF">
      <w:pPr>
        <w:pStyle w:val="BodyText"/>
        <w:numPr>
          <w:ilvl w:val="0"/>
          <w:numId w:val="61"/>
        </w:numPr>
        <w:rPr>
          <w:lang w:val="en"/>
        </w:rPr>
      </w:pPr>
      <w:r w:rsidRPr="00130165">
        <w:rPr>
          <w:lang w:val="en"/>
        </w:rPr>
        <w:t>Keyboard navigation</w:t>
      </w:r>
    </w:p>
    <w:p w14:paraId="6B480A88" w14:textId="77777777" w:rsidR="00D751A8" w:rsidRDefault="00D751A8" w:rsidP="008207CF">
      <w:pPr>
        <w:pStyle w:val="BodyText"/>
        <w:numPr>
          <w:ilvl w:val="0"/>
          <w:numId w:val="61"/>
        </w:numPr>
        <w:rPr>
          <w:lang w:val="en"/>
        </w:rPr>
      </w:pPr>
      <w:r>
        <w:rPr>
          <w:lang w:val="en"/>
        </w:rPr>
        <w:t>P</w:t>
      </w:r>
      <w:r w:rsidRPr="00130165">
        <w:rPr>
          <w:lang w:val="en"/>
        </w:rPr>
        <w:t>rogrammatic context for assistive technologies (using ARIA roles)</w:t>
      </w:r>
    </w:p>
    <w:p w14:paraId="45C8FB71" w14:textId="77777777" w:rsidR="00D751A8" w:rsidRDefault="00D751A8" w:rsidP="008207CF">
      <w:pPr>
        <w:pStyle w:val="BodyText"/>
        <w:numPr>
          <w:ilvl w:val="0"/>
          <w:numId w:val="61"/>
        </w:numPr>
        <w:rPr>
          <w:lang w:val="en"/>
        </w:rPr>
      </w:pPr>
      <w:r w:rsidRPr="00130165">
        <w:rPr>
          <w:lang w:val="en"/>
        </w:rPr>
        <w:t>A text equivalent for charts and visualizations</w:t>
      </w:r>
    </w:p>
    <w:p w14:paraId="4A62F797" w14:textId="77777777" w:rsidR="00D751A8" w:rsidRDefault="00D751A8" w:rsidP="008207CF">
      <w:pPr>
        <w:pStyle w:val="BodyText"/>
        <w:numPr>
          <w:ilvl w:val="0"/>
          <w:numId w:val="61"/>
        </w:numPr>
        <w:rPr>
          <w:lang w:val="en"/>
        </w:rPr>
      </w:pPr>
      <w:r w:rsidRPr="00130165">
        <w:rPr>
          <w:lang w:val="en"/>
        </w:rPr>
        <w:t>Ability to conform with contrast standards</w:t>
      </w:r>
    </w:p>
    <w:p w14:paraId="51C13804" w14:textId="77777777" w:rsidR="00D751A8" w:rsidRPr="00130165" w:rsidRDefault="00D751A8" w:rsidP="008207CF">
      <w:pPr>
        <w:pStyle w:val="BodyText"/>
        <w:numPr>
          <w:ilvl w:val="0"/>
          <w:numId w:val="61"/>
        </w:numPr>
        <w:rPr>
          <w:lang w:val="en"/>
        </w:rPr>
      </w:pPr>
      <w:r w:rsidRPr="00130165">
        <w:rPr>
          <w:lang w:val="en"/>
        </w:rPr>
        <w:t>Authentication when signing in to Tableau Server for embedded views</w:t>
      </w:r>
    </w:p>
    <w:p w14:paraId="7C8EDB53" w14:textId="425A1C81" w:rsidR="00D751A8" w:rsidRDefault="00D751A8" w:rsidP="00D751A8">
      <w:pPr>
        <w:pStyle w:val="BodyText"/>
        <w:rPr>
          <w:lang w:val="en"/>
        </w:rPr>
      </w:pPr>
      <w:r w:rsidRPr="00130165">
        <w:rPr>
          <w:lang w:val="en"/>
        </w:rPr>
        <w:t xml:space="preserve">Support for accessibility standards helps </w:t>
      </w:r>
      <w:r>
        <w:rPr>
          <w:lang w:val="en"/>
        </w:rPr>
        <w:t>enhance the</w:t>
      </w:r>
      <w:r w:rsidRPr="00130165">
        <w:rPr>
          <w:lang w:val="en"/>
        </w:rPr>
        <w:t xml:space="preserve"> mission by making content produced with </w:t>
      </w:r>
      <w:r>
        <w:rPr>
          <w:lang w:val="en"/>
        </w:rPr>
        <w:t>Tableau</w:t>
      </w:r>
      <w:r w:rsidRPr="00130165">
        <w:rPr>
          <w:lang w:val="en"/>
        </w:rPr>
        <w:t xml:space="preserve"> software accessible to </w:t>
      </w:r>
      <w:r>
        <w:rPr>
          <w:lang w:val="en"/>
        </w:rPr>
        <w:t>those</w:t>
      </w:r>
      <w:r w:rsidRPr="00130165">
        <w:rPr>
          <w:lang w:val="en"/>
        </w:rPr>
        <w:t xml:space="preserve"> living with various impairments.</w:t>
      </w:r>
      <w:r w:rsidR="00C52FCC">
        <w:rPr>
          <w:lang w:val="en"/>
        </w:rPr>
        <w:t xml:space="preserve"> Below is a good example of a chart that would pass 508 compliance. Each section is described in greater detail in this guide.</w:t>
      </w:r>
      <w:r w:rsidR="00D11435">
        <w:rPr>
          <w:lang w:val="en"/>
        </w:rPr>
        <w:t xml:space="preserve">  When building views, keep these 4 items in mind:</w:t>
      </w:r>
    </w:p>
    <w:p w14:paraId="16044ABF" w14:textId="77777777" w:rsidR="00085560" w:rsidRDefault="00085560" w:rsidP="00D751A8">
      <w:pPr>
        <w:pStyle w:val="BodyText"/>
        <w:rPr>
          <w:lang w:val="en"/>
        </w:rPr>
      </w:pPr>
    </w:p>
    <w:p w14:paraId="2C4940A0" w14:textId="05416E4F" w:rsidR="00D11435" w:rsidRDefault="00D11435" w:rsidP="008207CF">
      <w:pPr>
        <w:pStyle w:val="BodyText"/>
        <w:numPr>
          <w:ilvl w:val="0"/>
          <w:numId w:val="64"/>
        </w:numPr>
        <w:rPr>
          <w:lang w:val="en"/>
        </w:rPr>
      </w:pPr>
      <w:r>
        <w:rPr>
          <w:lang w:val="en"/>
        </w:rPr>
        <w:t>Keep it simple</w:t>
      </w:r>
    </w:p>
    <w:p w14:paraId="3A318A24" w14:textId="189A159F" w:rsidR="00D11435" w:rsidRDefault="00D11435" w:rsidP="008207CF">
      <w:pPr>
        <w:pStyle w:val="BodyText"/>
        <w:numPr>
          <w:ilvl w:val="0"/>
          <w:numId w:val="64"/>
        </w:numPr>
        <w:rPr>
          <w:lang w:val="en"/>
        </w:rPr>
      </w:pPr>
      <w:r>
        <w:rPr>
          <w:lang w:val="en"/>
        </w:rPr>
        <w:t>Show more text and make it helpful</w:t>
      </w:r>
    </w:p>
    <w:p w14:paraId="6A3C4469" w14:textId="696BF697" w:rsidR="00D11435" w:rsidRDefault="00D11435" w:rsidP="008207CF">
      <w:pPr>
        <w:pStyle w:val="BodyText"/>
        <w:numPr>
          <w:ilvl w:val="0"/>
          <w:numId w:val="64"/>
        </w:numPr>
        <w:rPr>
          <w:lang w:val="en"/>
        </w:rPr>
      </w:pPr>
      <w:r>
        <w:rPr>
          <w:lang w:val="en"/>
        </w:rPr>
        <w:t>Use of color-blind palette and provide contrast</w:t>
      </w:r>
    </w:p>
    <w:p w14:paraId="6DDFE594" w14:textId="1420DF54" w:rsidR="00D11435" w:rsidRPr="002B7FDD" w:rsidRDefault="00D11435" w:rsidP="008207CF">
      <w:pPr>
        <w:pStyle w:val="BodyText"/>
        <w:numPr>
          <w:ilvl w:val="0"/>
          <w:numId w:val="64"/>
        </w:numPr>
        <w:rPr>
          <w:lang w:val="en"/>
        </w:rPr>
      </w:pPr>
      <w:r>
        <w:rPr>
          <w:lang w:val="en"/>
        </w:rPr>
        <w:t>Provide other visual cues such position, size and shape</w:t>
      </w:r>
    </w:p>
    <w:p w14:paraId="3244A685" w14:textId="0EB503BA" w:rsidR="006957A5" w:rsidRDefault="006957A5" w:rsidP="00AA3123">
      <w:pPr>
        <w:pStyle w:val="BodyText"/>
        <w:rPr>
          <w:lang w:val="en"/>
        </w:rPr>
      </w:pPr>
    </w:p>
    <w:p w14:paraId="515CAE04" w14:textId="5383520A" w:rsidR="006957A5" w:rsidRDefault="006957A5" w:rsidP="00AA3123">
      <w:pPr>
        <w:pStyle w:val="BodyText"/>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86"/>
        <w:gridCol w:w="3014"/>
      </w:tblGrid>
      <w:tr w:rsidR="00202C57" w14:paraId="5957E7E9" w14:textId="77777777" w:rsidTr="00C97488">
        <w:tc>
          <w:tcPr>
            <w:tcW w:w="5035" w:type="dxa"/>
          </w:tcPr>
          <w:p w14:paraId="1FDD2DE5" w14:textId="7804B3CF" w:rsidR="00202C57" w:rsidRDefault="00851758" w:rsidP="00AA3123">
            <w:pPr>
              <w:pStyle w:val="BodyText"/>
              <w:rPr>
                <w:lang w:val="en"/>
              </w:rPr>
            </w:pPr>
            <w:r>
              <w:object w:dxaOrig="12288" w:dyaOrig="6936" w14:anchorId="72ADB3C5">
                <v:shape id="_x0000_i1027" type="#_x0000_t75" style="width:378.45pt;height:213.65pt" o:ole="">
                  <v:imagedata r:id="rId153" o:title=""/>
                </v:shape>
                <o:OLEObject Type="Embed" ProgID="PBrush" ShapeID="_x0000_i1027" DrawAspect="Content" ObjectID="_1610359517" r:id="rId154"/>
              </w:object>
            </w:r>
          </w:p>
        </w:tc>
        <w:tc>
          <w:tcPr>
            <w:tcW w:w="5755" w:type="dxa"/>
          </w:tcPr>
          <w:p w14:paraId="3A09DCA5" w14:textId="77777777" w:rsidR="00202C57" w:rsidRPr="00085560" w:rsidRDefault="004239A7" w:rsidP="00AA3123">
            <w:pPr>
              <w:pStyle w:val="BodyText"/>
              <w:rPr>
                <w:szCs w:val="24"/>
                <w:lang w:val="en"/>
              </w:rPr>
            </w:pPr>
            <w:r w:rsidRPr="00085560">
              <w:rPr>
                <w:szCs w:val="24"/>
                <w:lang w:val="en"/>
              </w:rPr>
              <w:t>A) Titles and Captions</w:t>
            </w:r>
          </w:p>
          <w:p w14:paraId="6B97E182" w14:textId="77777777" w:rsidR="004239A7" w:rsidRPr="00085560" w:rsidRDefault="004239A7" w:rsidP="00AA3123">
            <w:pPr>
              <w:pStyle w:val="BodyText"/>
              <w:rPr>
                <w:szCs w:val="24"/>
                <w:lang w:val="en"/>
              </w:rPr>
            </w:pPr>
          </w:p>
          <w:p w14:paraId="49AF2E04" w14:textId="1390878B" w:rsidR="004239A7" w:rsidRPr="00085560" w:rsidRDefault="004239A7" w:rsidP="00AA3123">
            <w:pPr>
              <w:pStyle w:val="BodyText"/>
              <w:rPr>
                <w:szCs w:val="24"/>
                <w:lang w:val="en"/>
              </w:rPr>
            </w:pPr>
            <w:r w:rsidRPr="00085560">
              <w:rPr>
                <w:szCs w:val="24"/>
                <w:lang w:val="en"/>
              </w:rPr>
              <w:t>B) View Data Page</w:t>
            </w:r>
          </w:p>
          <w:p w14:paraId="62A858F8" w14:textId="77777777" w:rsidR="004239A7" w:rsidRPr="00085560" w:rsidRDefault="004239A7" w:rsidP="00AA3123">
            <w:pPr>
              <w:pStyle w:val="BodyText"/>
              <w:rPr>
                <w:szCs w:val="24"/>
                <w:lang w:val="en"/>
              </w:rPr>
            </w:pPr>
          </w:p>
          <w:p w14:paraId="07DFC315" w14:textId="4292E814" w:rsidR="004239A7" w:rsidRPr="00085560" w:rsidRDefault="004239A7" w:rsidP="00AA3123">
            <w:pPr>
              <w:pStyle w:val="BodyText"/>
              <w:rPr>
                <w:szCs w:val="24"/>
                <w:lang w:val="en"/>
              </w:rPr>
            </w:pPr>
            <w:r w:rsidRPr="00085560">
              <w:rPr>
                <w:szCs w:val="24"/>
                <w:lang w:val="en"/>
              </w:rPr>
              <w:t>C) Single/multi value filters</w:t>
            </w:r>
          </w:p>
          <w:p w14:paraId="58D51641" w14:textId="77777777" w:rsidR="004239A7" w:rsidRPr="00085560" w:rsidRDefault="004239A7" w:rsidP="00AA3123">
            <w:pPr>
              <w:pStyle w:val="BodyText"/>
              <w:rPr>
                <w:szCs w:val="24"/>
                <w:lang w:val="en"/>
              </w:rPr>
            </w:pPr>
          </w:p>
          <w:p w14:paraId="0336689C" w14:textId="2FCD669C" w:rsidR="004239A7" w:rsidRPr="00085560" w:rsidRDefault="004239A7" w:rsidP="00AA3123">
            <w:pPr>
              <w:pStyle w:val="BodyText"/>
              <w:rPr>
                <w:szCs w:val="24"/>
                <w:lang w:val="en"/>
              </w:rPr>
            </w:pPr>
            <w:r w:rsidRPr="00085560">
              <w:rPr>
                <w:szCs w:val="24"/>
                <w:lang w:val="en"/>
              </w:rPr>
              <w:t>D) Color-blind palette</w:t>
            </w:r>
          </w:p>
        </w:tc>
      </w:tr>
      <w:tr w:rsidR="004239A7" w14:paraId="1F0D7D3D" w14:textId="77777777" w:rsidTr="00C97488">
        <w:tc>
          <w:tcPr>
            <w:tcW w:w="5035" w:type="dxa"/>
          </w:tcPr>
          <w:p w14:paraId="598E013D" w14:textId="03AEE4C7" w:rsidR="004239A7" w:rsidRDefault="004239A7" w:rsidP="00AA3123">
            <w:pPr>
              <w:pStyle w:val="BodyText"/>
            </w:pPr>
            <w:r>
              <w:rPr>
                <w:noProof/>
              </w:rPr>
              <w:drawing>
                <wp:inline distT="0" distB="0" distL="0" distR="0" wp14:anchorId="678B477C" wp14:editId="03EF13FD">
                  <wp:extent cx="3778713" cy="1584960"/>
                  <wp:effectExtent l="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5"/>
                          <a:stretch>
                            <a:fillRect/>
                          </a:stretch>
                        </pic:blipFill>
                        <pic:spPr>
                          <a:xfrm>
                            <a:off x="0" y="0"/>
                            <a:ext cx="3779897" cy="1585457"/>
                          </a:xfrm>
                          <a:prstGeom prst="rect">
                            <a:avLst/>
                          </a:prstGeom>
                        </pic:spPr>
                      </pic:pic>
                    </a:graphicData>
                  </a:graphic>
                </wp:inline>
              </w:drawing>
            </w:r>
          </w:p>
        </w:tc>
        <w:tc>
          <w:tcPr>
            <w:tcW w:w="5755" w:type="dxa"/>
          </w:tcPr>
          <w:p w14:paraId="1BA026D7" w14:textId="3F598047" w:rsidR="0058311E" w:rsidRPr="0058311E" w:rsidRDefault="0058311E" w:rsidP="00AA3123">
            <w:pPr>
              <w:pStyle w:val="BodyText"/>
              <w:rPr>
                <w:b/>
                <w:lang w:val="en"/>
              </w:rPr>
            </w:pPr>
            <w:r w:rsidRPr="0058311E">
              <w:rPr>
                <w:b/>
                <w:lang w:val="en"/>
              </w:rPr>
              <w:t>View Data Page</w:t>
            </w:r>
          </w:p>
          <w:p w14:paraId="37D26F88" w14:textId="29F448F8" w:rsidR="004239A7" w:rsidRDefault="004239A7" w:rsidP="00AA3123">
            <w:pPr>
              <w:pStyle w:val="BodyText"/>
              <w:rPr>
                <w:lang w:val="en"/>
              </w:rPr>
            </w:pPr>
            <w:r>
              <w:rPr>
                <w:lang w:val="en"/>
              </w:rPr>
              <w:t>Page containing all the data for the rows and columns of the chart.</w:t>
            </w:r>
          </w:p>
        </w:tc>
      </w:tr>
    </w:tbl>
    <w:p w14:paraId="0DA3C62B" w14:textId="336FEBA6" w:rsidR="00202C57" w:rsidRDefault="00202C57" w:rsidP="00AA3123">
      <w:pPr>
        <w:pStyle w:val="BodyText"/>
        <w:rPr>
          <w:lang w:val="en"/>
        </w:rPr>
      </w:pPr>
    </w:p>
    <w:p w14:paraId="68BDC11A" w14:textId="69D86665" w:rsidR="00DB775C" w:rsidRDefault="00DB775C" w:rsidP="00B517A8">
      <w:pPr>
        <w:pStyle w:val="Heading2"/>
      </w:pPr>
      <w:bookmarkStart w:id="164" w:name="_Toc534722412"/>
      <w:r>
        <w:t>Accessibility</w:t>
      </w:r>
      <w:bookmarkEnd w:id="164"/>
    </w:p>
    <w:p w14:paraId="0C4524C2" w14:textId="2FA8FB20" w:rsidR="001F7FD3" w:rsidRDefault="001F7FD3" w:rsidP="001F7FD3">
      <w:pPr>
        <w:pStyle w:val="BodyText"/>
        <w:rPr>
          <w:lang w:val="en"/>
        </w:rPr>
      </w:pPr>
      <w:r>
        <w:rPr>
          <w:lang w:val="en"/>
        </w:rPr>
        <w:t>Tableau authors can create WCAG conformant view following these general steps:</w:t>
      </w:r>
    </w:p>
    <w:p w14:paraId="00B6C8EE" w14:textId="27A21639" w:rsidR="001F7FD3" w:rsidRDefault="001F7FD3" w:rsidP="001F7FD3">
      <w:pPr>
        <w:pStyle w:val="BodyText"/>
        <w:rPr>
          <w:lang w:val="en"/>
        </w:rPr>
      </w:pPr>
      <w:r>
        <w:rPr>
          <w:lang w:val="en"/>
        </w:rPr>
        <w:t>STEP 1: Author views in Tableau Desktop and follow best practices</w:t>
      </w:r>
    </w:p>
    <w:p w14:paraId="103B51EA" w14:textId="59D63DCF" w:rsidR="001F7FD3" w:rsidRDefault="001F7FD3" w:rsidP="001F7FD3">
      <w:pPr>
        <w:pStyle w:val="BodyText"/>
        <w:rPr>
          <w:lang w:val="en"/>
        </w:rPr>
      </w:pPr>
      <w:r>
        <w:rPr>
          <w:lang w:val="en"/>
        </w:rPr>
        <w:t>STEP 2: Publish view to Tableau Server or Tableau Online</w:t>
      </w:r>
    </w:p>
    <w:p w14:paraId="0B0E09C4" w14:textId="7AA95415" w:rsidR="001F7FD3" w:rsidRDefault="00E1070A" w:rsidP="001F7FD3">
      <w:pPr>
        <w:pStyle w:val="BodyText"/>
        <w:rPr>
          <w:lang w:val="en"/>
        </w:rPr>
      </w:pPr>
      <w:r>
        <w:rPr>
          <w:lang w:val="en"/>
        </w:rPr>
        <w:t>STEP 3: Test the views using keyboard navigation and a screen reader.</w:t>
      </w:r>
    </w:p>
    <w:p w14:paraId="36201B53" w14:textId="1607C2FA" w:rsidR="001F7FD3" w:rsidRDefault="00E1070A" w:rsidP="001F7FD3">
      <w:pPr>
        <w:pStyle w:val="BodyText"/>
        <w:rPr>
          <w:lang w:val="en"/>
        </w:rPr>
      </w:pPr>
      <w:r>
        <w:rPr>
          <w:lang w:val="en"/>
        </w:rPr>
        <w:t>Most views that are created following the best practice guidelines in Tableau Desktop will be WCAG conformant. They are treated by screen readers as images with a title and description. Users will be able to navigate using the keyboard to open the View Data window and access underlying data for the view. It is important to use text more liberally in the view to provide context for the view and its marks.</w:t>
      </w:r>
    </w:p>
    <w:p w14:paraId="3046CFC9" w14:textId="75D2506E" w:rsidR="00E1070A" w:rsidRDefault="00E1070A" w:rsidP="001F7FD3">
      <w:pPr>
        <w:pStyle w:val="BodyText"/>
        <w:rPr>
          <w:lang w:val="en"/>
        </w:rPr>
      </w:pPr>
    </w:p>
    <w:p w14:paraId="2064722A" w14:textId="487C85CE" w:rsidR="00085560" w:rsidRDefault="00085560" w:rsidP="001F7FD3">
      <w:pPr>
        <w:pStyle w:val="BodyText"/>
        <w:rPr>
          <w:lang w:val="en"/>
        </w:rPr>
      </w:pPr>
    </w:p>
    <w:p w14:paraId="6C2613CA" w14:textId="0BD21210" w:rsidR="00085560" w:rsidRDefault="00085560" w:rsidP="001F7FD3">
      <w:pPr>
        <w:pStyle w:val="BodyText"/>
        <w:rPr>
          <w:lang w:val="en"/>
        </w:rPr>
      </w:pPr>
    </w:p>
    <w:p w14:paraId="150BB606" w14:textId="77777777" w:rsidR="00085560" w:rsidRPr="001F7FD3" w:rsidRDefault="00085560" w:rsidP="001F7FD3">
      <w:pPr>
        <w:pStyle w:val="BodyText"/>
        <w:rPr>
          <w:lang w:val="en"/>
        </w:rPr>
      </w:pPr>
    </w:p>
    <w:p w14:paraId="46D14C5E" w14:textId="3FBAC34D" w:rsidR="006957A5" w:rsidRDefault="006957A5" w:rsidP="00B85D21">
      <w:pPr>
        <w:pStyle w:val="BodyText"/>
        <w:rPr>
          <w:b/>
          <w:lang w:val="en"/>
        </w:rPr>
      </w:pPr>
      <w:r w:rsidRPr="006957A5">
        <w:rPr>
          <w:b/>
          <w:lang w:val="en"/>
        </w:rPr>
        <w:lastRenderedPageBreak/>
        <w:t>View controls that support accessibility</w:t>
      </w:r>
    </w:p>
    <w:p w14:paraId="7AE32CF2" w14:textId="7C20DD3E" w:rsidR="006957A5" w:rsidRDefault="006957A5" w:rsidP="00B85D21">
      <w:pPr>
        <w:pStyle w:val="BodyText"/>
        <w:rPr>
          <w:lang w:val="en"/>
        </w:rPr>
      </w:pPr>
      <w:r w:rsidRPr="006957A5">
        <w:rPr>
          <w:lang w:val="en"/>
        </w:rPr>
        <w:t>Authors</w:t>
      </w:r>
      <w:r>
        <w:rPr>
          <w:lang w:val="en"/>
        </w:rPr>
        <w:t xml:space="preserve"> will need to use the Tableau Desktop to create a view that include WCAG elements and then publish and embed that view to a web page.</w:t>
      </w:r>
    </w:p>
    <w:p w14:paraId="13D4936E" w14:textId="5D2898D5" w:rsidR="008751B3" w:rsidRDefault="008751B3" w:rsidP="00B85D21">
      <w:pPr>
        <w:pStyle w:val="BodyText"/>
        <w:rPr>
          <w:lang w:val="en"/>
        </w:rPr>
      </w:pPr>
    </w:p>
    <w:p w14:paraId="797C1438" w14:textId="0D39E17E" w:rsidR="008751B3" w:rsidRDefault="008751B3" w:rsidP="00B85D21">
      <w:pPr>
        <w:pStyle w:val="BodyText"/>
        <w:rPr>
          <w:b/>
          <w:lang w:val="en"/>
        </w:rPr>
      </w:pPr>
      <w:r w:rsidRPr="008751B3">
        <w:rPr>
          <w:b/>
          <w:lang w:val="en"/>
        </w:rPr>
        <w:t>Best Practices for Designing Accessible Views</w:t>
      </w:r>
    </w:p>
    <w:p w14:paraId="069BF136" w14:textId="7A17318E" w:rsidR="008751B3" w:rsidRDefault="008751B3" w:rsidP="008751B3">
      <w:pPr>
        <w:pStyle w:val="BodyText"/>
        <w:rPr>
          <w:lang w:val="en"/>
        </w:rPr>
      </w:pPr>
      <w:r>
        <w:rPr>
          <w:b/>
          <w:lang w:val="en"/>
        </w:rPr>
        <w:t xml:space="preserve">Perceivable – </w:t>
      </w:r>
      <w:r>
        <w:rPr>
          <w:lang w:val="en"/>
        </w:rPr>
        <w:t>chart information and component must be presented to users in a way that they can perceive. This means using text alternatives, and alternate ways to present content.</w:t>
      </w:r>
    </w:p>
    <w:p w14:paraId="66D51E4D" w14:textId="37981166" w:rsidR="008751B3" w:rsidRDefault="008751B3" w:rsidP="008751B3">
      <w:pPr>
        <w:pStyle w:val="BodyText"/>
        <w:rPr>
          <w:lang w:val="en"/>
        </w:rPr>
      </w:pPr>
      <w:r w:rsidRPr="008751B3">
        <w:rPr>
          <w:b/>
          <w:lang w:val="en"/>
        </w:rPr>
        <w:t xml:space="preserve">Operable </w:t>
      </w:r>
      <w:r>
        <w:rPr>
          <w:b/>
          <w:lang w:val="en"/>
        </w:rPr>
        <w:t>–</w:t>
      </w:r>
      <w:r>
        <w:rPr>
          <w:lang w:val="en"/>
        </w:rPr>
        <w:t xml:space="preserve">  components should have easy navigation to users on different devices or methods that use to interact with the view.</w:t>
      </w:r>
    </w:p>
    <w:p w14:paraId="5FE0597C" w14:textId="20EF3EDC" w:rsidR="008751B3" w:rsidRDefault="008751B3" w:rsidP="008751B3">
      <w:pPr>
        <w:pStyle w:val="BodyText"/>
        <w:rPr>
          <w:lang w:val="en"/>
        </w:rPr>
      </w:pPr>
      <w:r w:rsidRPr="008751B3">
        <w:rPr>
          <w:b/>
          <w:lang w:val="en"/>
        </w:rPr>
        <w:t>Understandable</w:t>
      </w:r>
      <w:r>
        <w:rPr>
          <w:lang w:val="en"/>
        </w:rPr>
        <w:t xml:space="preserve"> </w:t>
      </w:r>
      <w:r>
        <w:rPr>
          <w:b/>
          <w:lang w:val="en"/>
        </w:rPr>
        <w:t>–</w:t>
      </w:r>
      <w:r>
        <w:rPr>
          <w:lang w:val="en"/>
        </w:rPr>
        <w:t xml:space="preserve"> information in the view should be understandable. This means using distinguishable names and labels for different elements in the views.</w:t>
      </w:r>
    </w:p>
    <w:p w14:paraId="5041B1D9" w14:textId="52B02756" w:rsidR="00C97B5B" w:rsidRDefault="00C97B5B" w:rsidP="008751B3">
      <w:pPr>
        <w:pStyle w:val="BodyText"/>
        <w:rPr>
          <w:lang w:val="en"/>
        </w:rPr>
      </w:pPr>
    </w:p>
    <w:p w14:paraId="1237A8A0" w14:textId="77777777" w:rsidR="006B2995" w:rsidRDefault="00C97B5B" w:rsidP="00C97488">
      <w:pPr>
        <w:pStyle w:val="BodyText"/>
        <w:numPr>
          <w:ilvl w:val="0"/>
          <w:numId w:val="25"/>
        </w:numPr>
        <w:rPr>
          <w:lang w:val="en"/>
        </w:rPr>
      </w:pPr>
      <w:r w:rsidRPr="006B2995">
        <w:rPr>
          <w:b/>
          <w:lang w:val="en"/>
        </w:rPr>
        <w:t>K</w:t>
      </w:r>
      <w:r w:rsidR="006B2995" w:rsidRPr="006B2995">
        <w:rPr>
          <w:b/>
          <w:lang w:val="en"/>
        </w:rPr>
        <w:t>EEP IT SIMPLE</w:t>
      </w:r>
      <w:r w:rsidR="006B2995">
        <w:rPr>
          <w:lang w:val="en"/>
        </w:rPr>
        <w:t xml:space="preserve"> </w:t>
      </w:r>
      <w:r w:rsidR="006B2995">
        <w:rPr>
          <w:b/>
          <w:lang w:val="en"/>
        </w:rPr>
        <w:t>–</w:t>
      </w:r>
      <w:r>
        <w:rPr>
          <w:lang w:val="en"/>
        </w:rPr>
        <w:t xml:space="preserve"> if you have a lot of information that is present in the view, too much information will be difficult for users to und</w:t>
      </w:r>
      <w:r w:rsidR="006B2995">
        <w:rPr>
          <w:lang w:val="en"/>
        </w:rPr>
        <w:t>erstand or navigate.  Use the following guidelines to keep views easy to understand without too much clutter of information.</w:t>
      </w:r>
    </w:p>
    <w:p w14:paraId="4A5739C4" w14:textId="77777777" w:rsidR="006B2995" w:rsidRDefault="006B2995" w:rsidP="006B2995">
      <w:pPr>
        <w:pStyle w:val="BodyText"/>
        <w:numPr>
          <w:ilvl w:val="1"/>
          <w:numId w:val="25"/>
        </w:numPr>
        <w:rPr>
          <w:lang w:val="en"/>
        </w:rPr>
      </w:pPr>
      <w:r>
        <w:rPr>
          <w:b/>
          <w:lang w:val="en"/>
        </w:rPr>
        <w:t>Aggregate data whenever possible to help reduce the number of marks.</w:t>
      </w:r>
      <w:r>
        <w:rPr>
          <w:lang w:val="en"/>
        </w:rPr>
        <w:t xml:space="preserve"> If there are more than 1000 marks in a view, the server renders the view instead of the browser and server rendered views are not WCAG compliant.</w:t>
      </w:r>
    </w:p>
    <w:p w14:paraId="55A076DC" w14:textId="7E30D1E2" w:rsidR="00E1070A" w:rsidRPr="00085560" w:rsidRDefault="006B2995" w:rsidP="00E1070A">
      <w:pPr>
        <w:pStyle w:val="BodyText"/>
        <w:numPr>
          <w:ilvl w:val="1"/>
          <w:numId w:val="25"/>
        </w:numPr>
        <w:rPr>
          <w:lang w:val="en"/>
        </w:rPr>
      </w:pPr>
      <w:r w:rsidRPr="006B2995">
        <w:rPr>
          <w:lang w:val="en"/>
        </w:rPr>
        <w:t xml:space="preserve">Users have access the </w:t>
      </w:r>
      <w:r w:rsidRPr="00E1070A">
        <w:rPr>
          <w:b/>
          <w:lang w:val="en"/>
        </w:rPr>
        <w:t>View Data Page</w:t>
      </w:r>
      <w:r w:rsidRPr="006B2995">
        <w:rPr>
          <w:lang w:val="en"/>
        </w:rPr>
        <w:t xml:space="preserve"> </w:t>
      </w:r>
      <w:r w:rsidR="00465319">
        <w:rPr>
          <w:lang w:val="en"/>
        </w:rPr>
        <w:t>(</w:t>
      </w:r>
      <w:r>
        <w:rPr>
          <w:lang w:val="en"/>
        </w:rPr>
        <w:t>enabled by default) to review underlying data for the marks or they can download the data from the page to an accessible application to view it that way.</w:t>
      </w:r>
    </w:p>
    <w:p w14:paraId="0E5922E5" w14:textId="2B6E1A1C" w:rsidR="006B2995" w:rsidRDefault="006B2995" w:rsidP="006B2995">
      <w:pPr>
        <w:pStyle w:val="BodyText"/>
        <w:ind w:left="720"/>
        <w:rPr>
          <w:lang w:val="en"/>
        </w:rPr>
      </w:pPr>
      <w:r>
        <w:rPr>
          <w:lang w:val="en"/>
        </w:rPr>
        <w:t>This is an example of two views to illustrate difference between detailed and aggregate views.</w:t>
      </w:r>
    </w:p>
    <w:p w14:paraId="1083549D" w14:textId="5EBEFCCF" w:rsidR="00E1070A" w:rsidRDefault="00E1070A" w:rsidP="00085560">
      <w:pPr>
        <w:pStyle w:val="BodyText"/>
        <w:rPr>
          <w:lang w:val="en"/>
        </w:rPr>
      </w:pPr>
    </w:p>
    <w:p w14:paraId="6F572126" w14:textId="77777777" w:rsidR="00E1070A" w:rsidRDefault="00E1070A" w:rsidP="006B2995">
      <w:pPr>
        <w:pStyle w:val="BodyText"/>
        <w:ind w:left="720"/>
        <w:rPr>
          <w:lang w:val="en"/>
        </w:rPr>
      </w:pPr>
    </w:p>
    <w:tbl>
      <w:tblPr>
        <w:tblStyle w:val="TableGrid"/>
        <w:tblW w:w="0" w:type="auto"/>
        <w:tblInd w:w="-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55"/>
        <w:gridCol w:w="5458"/>
      </w:tblGrid>
      <w:tr w:rsidR="00272EA6" w14:paraId="122AAEF1" w14:textId="77777777" w:rsidTr="00C97488">
        <w:tc>
          <w:tcPr>
            <w:tcW w:w="5450" w:type="dxa"/>
            <w:vAlign w:val="center"/>
          </w:tcPr>
          <w:p w14:paraId="2858D0EC" w14:textId="00E661C2" w:rsidR="00272EA6" w:rsidRPr="00085560" w:rsidRDefault="00272EA6" w:rsidP="00272EA6">
            <w:pPr>
              <w:pStyle w:val="BodyText"/>
              <w:rPr>
                <w:rFonts w:ascii="Merriweather" w:hAnsi="Merriweather"/>
                <w:noProof/>
                <w:color w:val="333333"/>
                <w:szCs w:val="24"/>
              </w:rPr>
            </w:pPr>
            <w:r w:rsidRPr="00085560">
              <w:rPr>
                <w:szCs w:val="24"/>
              </w:rPr>
              <w:t>More accessible - Aggregated view</w:t>
            </w:r>
          </w:p>
        </w:tc>
        <w:tc>
          <w:tcPr>
            <w:tcW w:w="5453" w:type="dxa"/>
          </w:tcPr>
          <w:p w14:paraId="7253C147" w14:textId="504EAA7D" w:rsidR="00272EA6" w:rsidRPr="00085560" w:rsidRDefault="00272EA6" w:rsidP="00272EA6">
            <w:pPr>
              <w:pStyle w:val="BodyText"/>
              <w:rPr>
                <w:noProof/>
                <w:color w:val="333333"/>
                <w:szCs w:val="24"/>
              </w:rPr>
            </w:pPr>
            <w:r w:rsidRPr="00085560">
              <w:rPr>
                <w:szCs w:val="24"/>
              </w:rPr>
              <w:t>More accessible - Aggregated view</w:t>
            </w:r>
          </w:p>
        </w:tc>
      </w:tr>
      <w:tr w:rsidR="00C97488" w14:paraId="5CC0C409" w14:textId="77777777" w:rsidTr="00C97488">
        <w:tc>
          <w:tcPr>
            <w:tcW w:w="5450" w:type="dxa"/>
          </w:tcPr>
          <w:p w14:paraId="0BE1368D" w14:textId="3E5C3932" w:rsidR="00272EA6" w:rsidRDefault="00272EA6" w:rsidP="00272EA6">
            <w:pPr>
              <w:pStyle w:val="BodyText"/>
              <w:rPr>
                <w:lang w:val="en"/>
              </w:rPr>
            </w:pPr>
            <w:r w:rsidRPr="006B2995">
              <w:rPr>
                <w:rFonts w:ascii="Merriweather" w:hAnsi="Merriweather"/>
                <w:noProof/>
                <w:color w:val="333333"/>
              </w:rPr>
              <w:lastRenderedPageBreak/>
              <w:drawing>
                <wp:inline distT="0" distB="0" distL="0" distR="0" wp14:anchorId="730B0D13" wp14:editId="0367FC61">
                  <wp:extent cx="3343701" cy="2485032"/>
                  <wp:effectExtent l="0" t="0" r="9525" b="0"/>
                  <wp:docPr id="226" name="Picture 226" descr="https://onlinehelp.tableau.com/current/pro/desktop/en-us/Img/notaccessible_5000mark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onlinehelp.tableau.com/current/pro/desktop/en-us/Img/notaccessible_5000marks.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392236" cy="2521103"/>
                          </a:xfrm>
                          <a:prstGeom prst="rect">
                            <a:avLst/>
                          </a:prstGeom>
                          <a:noFill/>
                          <a:ln>
                            <a:noFill/>
                          </a:ln>
                        </pic:spPr>
                      </pic:pic>
                    </a:graphicData>
                  </a:graphic>
                </wp:inline>
              </w:drawing>
            </w:r>
          </w:p>
        </w:tc>
        <w:tc>
          <w:tcPr>
            <w:tcW w:w="5453" w:type="dxa"/>
          </w:tcPr>
          <w:p w14:paraId="59F66655" w14:textId="5A196FDD" w:rsidR="00272EA6" w:rsidRDefault="00272EA6" w:rsidP="00272EA6">
            <w:pPr>
              <w:pStyle w:val="BodyText"/>
              <w:rPr>
                <w:lang w:val="en"/>
              </w:rPr>
            </w:pPr>
            <w:r w:rsidRPr="006B2995">
              <w:rPr>
                <w:rFonts w:ascii="Merriweather" w:hAnsi="Merriweather"/>
                <w:noProof/>
                <w:color w:val="333333"/>
              </w:rPr>
              <w:drawing>
                <wp:inline distT="0" distB="0" distL="0" distR="0" wp14:anchorId="1CE55158" wp14:editId="3411D6E7">
                  <wp:extent cx="3355790" cy="2477068"/>
                  <wp:effectExtent l="0" t="0" r="0" b="0"/>
                  <wp:docPr id="224" name="Picture 224" descr="https://onlinehelp.tableau.com/current/pro/desktop/en-us/Img/accessibilitycompliant_aggrega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onlinehelp.tableau.com/current/pro/desktop/en-us/Img/accessibilitycompliant_aggregated.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3419631" cy="2524192"/>
                          </a:xfrm>
                          <a:prstGeom prst="rect">
                            <a:avLst/>
                          </a:prstGeom>
                          <a:noFill/>
                          <a:ln>
                            <a:noFill/>
                          </a:ln>
                        </pic:spPr>
                      </pic:pic>
                    </a:graphicData>
                  </a:graphic>
                </wp:inline>
              </w:drawing>
            </w:r>
          </w:p>
        </w:tc>
      </w:tr>
      <w:tr w:rsidR="00465319" w14:paraId="3A2629D9" w14:textId="77777777" w:rsidTr="00C97488">
        <w:tc>
          <w:tcPr>
            <w:tcW w:w="5450" w:type="dxa"/>
          </w:tcPr>
          <w:p w14:paraId="12252281" w14:textId="77777777" w:rsidR="00465319" w:rsidRPr="00085560" w:rsidRDefault="00465319" w:rsidP="00272EA6">
            <w:pPr>
              <w:pStyle w:val="BodyText"/>
              <w:rPr>
                <w:noProof/>
                <w:szCs w:val="24"/>
              </w:rPr>
            </w:pPr>
            <w:r w:rsidRPr="00085560">
              <w:rPr>
                <w:noProof/>
                <w:szCs w:val="24"/>
              </w:rPr>
              <w:t>Too much detail in this view – makes it harder to understand.</w:t>
            </w:r>
          </w:p>
          <w:p w14:paraId="4F3E41E2" w14:textId="77777777" w:rsidR="00465319" w:rsidRPr="00085560" w:rsidRDefault="00465319" w:rsidP="00272EA6">
            <w:pPr>
              <w:pStyle w:val="BodyText"/>
              <w:rPr>
                <w:noProof/>
                <w:szCs w:val="24"/>
              </w:rPr>
            </w:pPr>
            <w:r w:rsidRPr="00085560">
              <w:rPr>
                <w:noProof/>
                <w:szCs w:val="24"/>
              </w:rPr>
              <w:t>View contains over 5000 marks and not enough text to explains what the marks represent.</w:t>
            </w:r>
          </w:p>
          <w:p w14:paraId="64211C98" w14:textId="63E012E8" w:rsidR="00465319" w:rsidRPr="008673EC" w:rsidRDefault="00465319" w:rsidP="00272EA6">
            <w:pPr>
              <w:pStyle w:val="BodyText"/>
              <w:rPr>
                <w:noProof/>
                <w:sz w:val="20"/>
              </w:rPr>
            </w:pPr>
            <w:r w:rsidRPr="00085560">
              <w:rPr>
                <w:noProof/>
                <w:szCs w:val="24"/>
              </w:rPr>
              <w:t>View is too difficult for users who use screen readers.</w:t>
            </w:r>
          </w:p>
        </w:tc>
        <w:tc>
          <w:tcPr>
            <w:tcW w:w="5453" w:type="dxa"/>
          </w:tcPr>
          <w:p w14:paraId="563F59AE" w14:textId="77777777" w:rsidR="00465319" w:rsidRPr="00085560" w:rsidRDefault="00465319" w:rsidP="00272EA6">
            <w:pPr>
              <w:pStyle w:val="BodyText"/>
              <w:rPr>
                <w:noProof/>
                <w:szCs w:val="24"/>
              </w:rPr>
            </w:pPr>
            <w:r w:rsidRPr="00085560">
              <w:rPr>
                <w:noProof/>
                <w:szCs w:val="24"/>
              </w:rPr>
              <w:t>This view has data aggregated at a higher level.</w:t>
            </w:r>
          </w:p>
          <w:p w14:paraId="077EBC0D" w14:textId="77777777" w:rsidR="00465319" w:rsidRPr="00085560" w:rsidRDefault="00465319" w:rsidP="00272EA6">
            <w:pPr>
              <w:pStyle w:val="BodyText"/>
              <w:rPr>
                <w:noProof/>
                <w:szCs w:val="24"/>
              </w:rPr>
            </w:pPr>
            <w:r w:rsidRPr="00085560">
              <w:rPr>
                <w:noProof/>
                <w:szCs w:val="24"/>
              </w:rPr>
              <w:t>Key data points are included</w:t>
            </w:r>
            <w:r w:rsidR="008673EC" w:rsidRPr="00085560">
              <w:rPr>
                <w:noProof/>
                <w:szCs w:val="24"/>
              </w:rPr>
              <w:t xml:space="preserve"> and easiers for users to read and understand.</w:t>
            </w:r>
          </w:p>
          <w:p w14:paraId="2A21F2A7" w14:textId="77777777" w:rsidR="008673EC" w:rsidRPr="00085560" w:rsidRDefault="008673EC" w:rsidP="00272EA6">
            <w:pPr>
              <w:pStyle w:val="BodyText"/>
              <w:rPr>
                <w:noProof/>
                <w:szCs w:val="24"/>
              </w:rPr>
            </w:pPr>
            <w:r w:rsidRPr="00085560">
              <w:rPr>
                <w:noProof/>
                <w:szCs w:val="24"/>
              </w:rPr>
              <w:t>Marks reduced from 5000 to 20.</w:t>
            </w:r>
          </w:p>
          <w:p w14:paraId="2AEFDD3B" w14:textId="77777777" w:rsidR="008673EC" w:rsidRPr="00085560" w:rsidRDefault="008673EC" w:rsidP="00272EA6">
            <w:pPr>
              <w:pStyle w:val="BodyText"/>
              <w:rPr>
                <w:noProof/>
                <w:szCs w:val="24"/>
              </w:rPr>
            </w:pPr>
            <w:r w:rsidRPr="00085560">
              <w:rPr>
                <w:noProof/>
                <w:szCs w:val="24"/>
              </w:rPr>
              <w:t xml:space="preserve">Users can read underlying details for the marks by placing focus on the any of the bar columns, press enter to open </w:t>
            </w:r>
            <w:r w:rsidRPr="00085560">
              <w:rPr>
                <w:b/>
                <w:noProof/>
                <w:szCs w:val="24"/>
              </w:rPr>
              <w:t>View Data</w:t>
            </w:r>
            <w:r w:rsidRPr="00085560">
              <w:rPr>
                <w:noProof/>
                <w:szCs w:val="24"/>
              </w:rPr>
              <w:t xml:space="preserve"> page.</w:t>
            </w:r>
          </w:p>
          <w:p w14:paraId="6552F24C" w14:textId="3443DFDC" w:rsidR="00C97488" w:rsidRPr="00085560" w:rsidRDefault="00C97488" w:rsidP="00272EA6">
            <w:pPr>
              <w:pStyle w:val="BodyText"/>
              <w:rPr>
                <w:noProof/>
                <w:szCs w:val="24"/>
              </w:rPr>
            </w:pPr>
          </w:p>
        </w:tc>
      </w:tr>
    </w:tbl>
    <w:p w14:paraId="508B741C" w14:textId="61251DDC" w:rsidR="006B2995" w:rsidRDefault="00025BE8" w:rsidP="008207CF">
      <w:pPr>
        <w:pStyle w:val="BodyText"/>
        <w:numPr>
          <w:ilvl w:val="0"/>
          <w:numId w:val="62"/>
        </w:numPr>
        <w:rPr>
          <w:lang w:val="en"/>
        </w:rPr>
      </w:pPr>
      <w:r w:rsidRPr="00025BE8">
        <w:rPr>
          <w:b/>
          <w:lang w:val="en"/>
        </w:rPr>
        <w:t>USE SIMPLE GRAPHIC ELEMENTS</w:t>
      </w:r>
      <w:r>
        <w:rPr>
          <w:b/>
          <w:lang w:val="en"/>
        </w:rPr>
        <w:t xml:space="preserve"> </w:t>
      </w:r>
      <w:r>
        <w:rPr>
          <w:lang w:val="en"/>
        </w:rPr>
        <w:t xml:space="preserve">such as bar/line </w:t>
      </w:r>
      <w:r w:rsidRPr="00025BE8">
        <w:rPr>
          <w:lang w:val="en"/>
        </w:rPr>
        <w:t>charts</w:t>
      </w:r>
      <w:r>
        <w:rPr>
          <w:lang w:val="en"/>
        </w:rPr>
        <w:t xml:space="preserve"> where text and color can be used.</w:t>
      </w:r>
    </w:p>
    <w:p w14:paraId="67F77C07" w14:textId="2BB06878" w:rsidR="00025BE8" w:rsidRPr="00025BE8" w:rsidRDefault="00025BE8" w:rsidP="008207CF">
      <w:pPr>
        <w:pStyle w:val="BodyText"/>
        <w:numPr>
          <w:ilvl w:val="0"/>
          <w:numId w:val="62"/>
        </w:numPr>
        <w:rPr>
          <w:lang w:val="en"/>
        </w:rPr>
      </w:pPr>
      <w:r>
        <w:rPr>
          <w:b/>
          <w:lang w:val="en"/>
        </w:rPr>
        <w:t>LIMIT THE NUMBER OF MARKS to only emphasize the more important data points.</w:t>
      </w:r>
    </w:p>
    <w:p w14:paraId="63F74E2A" w14:textId="217E910E" w:rsidR="006B2995" w:rsidRDefault="006B2995" w:rsidP="006B2995">
      <w:pPr>
        <w:pStyle w:val="BodyText"/>
        <w:ind w:left="1440"/>
        <w:rPr>
          <w:lang w:val="en"/>
        </w:rPr>
      </w:pPr>
    </w:p>
    <w:p w14:paraId="0F8F79DD" w14:textId="46107036" w:rsidR="006B2995" w:rsidRDefault="00025BE8" w:rsidP="00025BE8">
      <w:pPr>
        <w:pStyle w:val="BodyText"/>
        <w:rPr>
          <w:lang w:val="en"/>
        </w:rPr>
      </w:pPr>
      <w:r>
        <w:rPr>
          <w:lang w:val="en"/>
        </w:rPr>
        <w:t xml:space="preserve">Titles and </w:t>
      </w:r>
      <w:r w:rsidR="004673B3">
        <w:rPr>
          <w:lang w:val="en"/>
        </w:rPr>
        <w:t>c</w:t>
      </w:r>
      <w:r>
        <w:rPr>
          <w:lang w:val="en"/>
        </w:rPr>
        <w:t>aptions for each view should provide descriptive text</w:t>
      </w:r>
      <w:r w:rsidR="004673B3">
        <w:rPr>
          <w:lang w:val="en"/>
        </w:rPr>
        <w:t xml:space="preserve"> to make it more perceivable and understandable. This allows screen readers to read content in descriptive detail. Use text in titles and captions to describe data visualizations and avoid using acronyms or abbreviations. Don’t include works like “image of” or “picture of” in text descriptions because screen readers sometimes include this information. Avoid using all capital letters in heading – they can be difficult to read.</w:t>
      </w:r>
    </w:p>
    <w:p w14:paraId="76AC4E1A" w14:textId="6548DAEF" w:rsidR="00E1070A" w:rsidRDefault="00E1070A" w:rsidP="00025BE8">
      <w:pPr>
        <w:pStyle w:val="BodyText"/>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4"/>
        <w:gridCol w:w="6196"/>
      </w:tblGrid>
      <w:tr w:rsidR="004673B3" w14:paraId="0C8ADB6C" w14:textId="77777777" w:rsidTr="00C97488">
        <w:tc>
          <w:tcPr>
            <w:tcW w:w="5395" w:type="dxa"/>
          </w:tcPr>
          <w:p w14:paraId="6205CEB3" w14:textId="3703F072" w:rsidR="00085560" w:rsidRDefault="00085560" w:rsidP="00025BE8">
            <w:pPr>
              <w:pStyle w:val="BodyText"/>
              <w:rPr>
                <w:lang w:val="en"/>
              </w:rPr>
            </w:pPr>
          </w:p>
          <w:p w14:paraId="6119B577" w14:textId="77777777" w:rsidR="004673B3" w:rsidRDefault="004673B3" w:rsidP="00025BE8">
            <w:pPr>
              <w:pStyle w:val="BodyText"/>
              <w:rPr>
                <w:lang w:val="en"/>
              </w:rPr>
            </w:pPr>
            <w:r>
              <w:rPr>
                <w:lang w:val="en"/>
              </w:rPr>
              <w:t>Not easily accessible</w:t>
            </w:r>
          </w:p>
          <w:p w14:paraId="5030DD0D" w14:textId="36A4889D" w:rsidR="00085560" w:rsidRDefault="00085560" w:rsidP="00025BE8">
            <w:pPr>
              <w:pStyle w:val="BodyText"/>
              <w:rPr>
                <w:lang w:val="en"/>
              </w:rPr>
            </w:pPr>
          </w:p>
        </w:tc>
        <w:tc>
          <w:tcPr>
            <w:tcW w:w="5395" w:type="dxa"/>
          </w:tcPr>
          <w:p w14:paraId="3A336F6E" w14:textId="2D2C154A" w:rsidR="00085560" w:rsidRDefault="00085560" w:rsidP="00025BE8">
            <w:pPr>
              <w:pStyle w:val="BodyText"/>
              <w:rPr>
                <w:lang w:val="en"/>
              </w:rPr>
            </w:pPr>
          </w:p>
          <w:p w14:paraId="7D9D09B8" w14:textId="0F39837D" w:rsidR="004673B3" w:rsidRDefault="004673B3" w:rsidP="00025BE8">
            <w:pPr>
              <w:pStyle w:val="BodyText"/>
              <w:rPr>
                <w:lang w:val="en"/>
              </w:rPr>
            </w:pPr>
            <w:r>
              <w:rPr>
                <w:lang w:val="en"/>
              </w:rPr>
              <w:t>More accessible – adding descriptive text to provide context</w:t>
            </w:r>
          </w:p>
        </w:tc>
      </w:tr>
      <w:tr w:rsidR="004673B3" w14:paraId="6090E3B1" w14:textId="77777777" w:rsidTr="00C97488">
        <w:tc>
          <w:tcPr>
            <w:tcW w:w="5395" w:type="dxa"/>
          </w:tcPr>
          <w:p w14:paraId="4E547FF0" w14:textId="5F81FC1D" w:rsidR="004673B3" w:rsidRDefault="004673B3" w:rsidP="00025BE8">
            <w:pPr>
              <w:pStyle w:val="BodyText"/>
              <w:rPr>
                <w:noProof/>
              </w:rPr>
            </w:pPr>
            <w:r>
              <w:rPr>
                <w:noProof/>
              </w:rPr>
              <w:lastRenderedPageBreak/>
              <w:drawing>
                <wp:inline distT="0" distB="0" distL="0" distR="0" wp14:anchorId="18B1BE14" wp14:editId="75D5BB10">
                  <wp:extent cx="2921221" cy="1323833"/>
                  <wp:effectExtent l="0" t="0" r="0" b="0"/>
                  <wp:docPr id="227" name="Picture 227" descr="https://onlinehelp.tableau.com/current/pro/desktop/en-us/Img/accessibility_NoTitlesand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onlinehelp.tableau.com/current/pro/desktop/en-us/Img/accessibility_NoTitlesandCaptions.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948066" cy="1335999"/>
                          </a:xfrm>
                          <a:prstGeom prst="rect">
                            <a:avLst/>
                          </a:prstGeom>
                          <a:noFill/>
                          <a:ln>
                            <a:noFill/>
                          </a:ln>
                        </pic:spPr>
                      </pic:pic>
                    </a:graphicData>
                  </a:graphic>
                </wp:inline>
              </w:drawing>
            </w:r>
          </w:p>
        </w:tc>
        <w:tc>
          <w:tcPr>
            <w:tcW w:w="5395" w:type="dxa"/>
          </w:tcPr>
          <w:p w14:paraId="1ABD05B6" w14:textId="01E90713" w:rsidR="004673B3" w:rsidRDefault="004673B3" w:rsidP="00025BE8">
            <w:pPr>
              <w:pStyle w:val="BodyText"/>
              <w:rPr>
                <w:noProof/>
              </w:rPr>
            </w:pPr>
            <w:r>
              <w:rPr>
                <w:noProof/>
              </w:rPr>
              <w:drawing>
                <wp:inline distT="0" distB="0" distL="0" distR="0" wp14:anchorId="63C118E0" wp14:editId="01E43354">
                  <wp:extent cx="3977394" cy="1842448"/>
                  <wp:effectExtent l="0" t="0" r="4445" b="5715"/>
                  <wp:docPr id="228" name="Picture 228" descr="https://onlinehelp.tableau.com/current/pro/desktop/en-us/Img/accessibility_MoreTitlesand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onlinehelp.tableau.com/current/pro/desktop/en-us/Img/accessibility_MoreTitlesandCaptions.pn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014332" cy="1859559"/>
                          </a:xfrm>
                          <a:prstGeom prst="rect">
                            <a:avLst/>
                          </a:prstGeom>
                          <a:noFill/>
                          <a:ln>
                            <a:noFill/>
                          </a:ln>
                        </pic:spPr>
                      </pic:pic>
                    </a:graphicData>
                  </a:graphic>
                </wp:inline>
              </w:drawing>
            </w:r>
          </w:p>
        </w:tc>
      </w:tr>
      <w:tr w:rsidR="00502D69" w14:paraId="715F0091" w14:textId="77777777" w:rsidTr="00C97488">
        <w:tc>
          <w:tcPr>
            <w:tcW w:w="5395" w:type="dxa"/>
          </w:tcPr>
          <w:p w14:paraId="24D570B2" w14:textId="00140313" w:rsidR="00502D69" w:rsidRPr="00085560" w:rsidRDefault="00502D69" w:rsidP="00025BE8">
            <w:pPr>
              <w:pStyle w:val="BodyText"/>
              <w:rPr>
                <w:noProof/>
                <w:szCs w:val="24"/>
              </w:rPr>
            </w:pPr>
            <w:r w:rsidRPr="00085560">
              <w:rPr>
                <w:noProof/>
                <w:szCs w:val="24"/>
              </w:rPr>
              <w:t>A one-word title is not enough.</w:t>
            </w:r>
          </w:p>
          <w:p w14:paraId="50743B04" w14:textId="26FE3468" w:rsidR="00502D69" w:rsidRPr="00C97488" w:rsidRDefault="00502D69" w:rsidP="00025BE8">
            <w:pPr>
              <w:pStyle w:val="BodyText"/>
              <w:rPr>
                <w:noProof/>
                <w:sz w:val="20"/>
              </w:rPr>
            </w:pPr>
            <w:r w:rsidRPr="00085560">
              <w:rPr>
                <w:noProof/>
                <w:szCs w:val="24"/>
              </w:rPr>
              <w:t>There is no caption or explanatory text to help explain this view.</w:t>
            </w:r>
          </w:p>
        </w:tc>
        <w:tc>
          <w:tcPr>
            <w:tcW w:w="5395" w:type="dxa"/>
          </w:tcPr>
          <w:p w14:paraId="58B235D3" w14:textId="77777777" w:rsidR="00502D69" w:rsidRPr="00085560" w:rsidRDefault="00502D69" w:rsidP="00025BE8">
            <w:pPr>
              <w:pStyle w:val="BodyText"/>
              <w:rPr>
                <w:noProof/>
                <w:szCs w:val="24"/>
              </w:rPr>
            </w:pPr>
            <w:r w:rsidRPr="00085560">
              <w:rPr>
                <w:noProof/>
                <w:szCs w:val="24"/>
              </w:rPr>
              <w:t>This view has more text in the title and caption.</w:t>
            </w:r>
          </w:p>
          <w:p w14:paraId="1608F9AC" w14:textId="29AA6D84" w:rsidR="00502D69" w:rsidRPr="00C97488" w:rsidRDefault="00502D69" w:rsidP="00025BE8">
            <w:pPr>
              <w:pStyle w:val="BodyText"/>
              <w:rPr>
                <w:noProof/>
                <w:sz w:val="20"/>
              </w:rPr>
            </w:pPr>
            <w:r w:rsidRPr="00085560">
              <w:rPr>
                <w:noProof/>
                <w:szCs w:val="24"/>
              </w:rPr>
              <w:t>Each bar has a label on the top which provides more context.</w:t>
            </w:r>
          </w:p>
        </w:tc>
      </w:tr>
    </w:tbl>
    <w:p w14:paraId="446C7C5E" w14:textId="2C761074" w:rsidR="004673B3" w:rsidRDefault="004673B3" w:rsidP="00025BE8">
      <w:pPr>
        <w:pStyle w:val="BodyText"/>
        <w:rPr>
          <w:lang w:val="en"/>
        </w:rPr>
      </w:pPr>
    </w:p>
    <w:p w14:paraId="4861F4E7" w14:textId="77777777" w:rsidR="00085560" w:rsidRDefault="00085560" w:rsidP="00025BE8">
      <w:pPr>
        <w:pStyle w:val="BodyText"/>
        <w:rPr>
          <w:lang w:val="en"/>
        </w:rPr>
      </w:pPr>
    </w:p>
    <w:p w14:paraId="0D7E0578" w14:textId="77777777" w:rsidR="00085560" w:rsidRDefault="00085560" w:rsidP="00025BE8">
      <w:pPr>
        <w:pStyle w:val="BodyText"/>
        <w:rPr>
          <w:lang w:val="en"/>
        </w:rPr>
      </w:pPr>
    </w:p>
    <w:p w14:paraId="4A9FD534" w14:textId="23B7FA60" w:rsidR="00E378C9" w:rsidRPr="00C97488" w:rsidRDefault="00E378C9" w:rsidP="008207CF">
      <w:pPr>
        <w:pStyle w:val="BodyText"/>
        <w:numPr>
          <w:ilvl w:val="0"/>
          <w:numId w:val="63"/>
        </w:numPr>
        <w:rPr>
          <w:b/>
          <w:lang w:val="en"/>
        </w:rPr>
      </w:pPr>
      <w:r w:rsidRPr="00C97488">
        <w:rPr>
          <w:b/>
          <w:lang w:val="en"/>
        </w:rPr>
        <w:t xml:space="preserve">ADDITIONAL TEXT </w:t>
      </w:r>
    </w:p>
    <w:p w14:paraId="640CF3D0" w14:textId="3628CFEA" w:rsidR="00E378C9" w:rsidRDefault="00E378C9" w:rsidP="008207CF">
      <w:pPr>
        <w:pStyle w:val="BodyText"/>
        <w:numPr>
          <w:ilvl w:val="1"/>
          <w:numId w:val="63"/>
        </w:numPr>
        <w:rPr>
          <w:lang w:val="en"/>
        </w:rPr>
      </w:pPr>
      <w:r>
        <w:rPr>
          <w:lang w:val="en"/>
        </w:rPr>
        <w:t xml:space="preserve">Use text in </w:t>
      </w:r>
      <w:r w:rsidRPr="004F605E">
        <w:rPr>
          <w:b/>
          <w:lang w:val="en"/>
        </w:rPr>
        <w:t>headings</w:t>
      </w:r>
      <w:r>
        <w:rPr>
          <w:lang w:val="en"/>
        </w:rPr>
        <w:t xml:space="preserve"> on </w:t>
      </w:r>
      <w:r w:rsidRPr="004F605E">
        <w:rPr>
          <w:b/>
          <w:lang w:val="en"/>
        </w:rPr>
        <w:t>legends</w:t>
      </w:r>
      <w:r>
        <w:rPr>
          <w:lang w:val="en"/>
        </w:rPr>
        <w:t xml:space="preserve"> or filters to describe controls and what it does.</w:t>
      </w:r>
    </w:p>
    <w:p w14:paraId="56BD11C8" w14:textId="01AAF40F" w:rsidR="004F605E" w:rsidRDefault="004F605E" w:rsidP="008207CF">
      <w:pPr>
        <w:pStyle w:val="BodyText"/>
        <w:numPr>
          <w:ilvl w:val="1"/>
          <w:numId w:val="63"/>
        </w:numPr>
        <w:rPr>
          <w:lang w:val="en"/>
        </w:rPr>
      </w:pPr>
      <w:r>
        <w:rPr>
          <w:lang w:val="en"/>
        </w:rPr>
        <w:t>Show titles for the worksheet, filters and legends.</w:t>
      </w:r>
    </w:p>
    <w:p w14:paraId="600B478A" w14:textId="74450831" w:rsidR="00E378C9" w:rsidRDefault="00E378C9" w:rsidP="008207CF">
      <w:pPr>
        <w:pStyle w:val="BodyText"/>
        <w:numPr>
          <w:ilvl w:val="1"/>
          <w:numId w:val="63"/>
        </w:numPr>
        <w:rPr>
          <w:lang w:val="en"/>
        </w:rPr>
      </w:pPr>
      <w:r>
        <w:rPr>
          <w:lang w:val="en"/>
        </w:rPr>
        <w:t>Refer to controls by label</w:t>
      </w:r>
      <w:r w:rsidR="0050624D">
        <w:rPr>
          <w:lang w:val="en"/>
        </w:rPr>
        <w:t>s</w:t>
      </w:r>
      <w:r>
        <w:rPr>
          <w:lang w:val="en"/>
        </w:rPr>
        <w:t xml:space="preserve"> whenever possible.</w:t>
      </w:r>
    </w:p>
    <w:p w14:paraId="2AC51D07" w14:textId="7206D115" w:rsidR="00E378C9" w:rsidRDefault="00E378C9" w:rsidP="008207CF">
      <w:pPr>
        <w:pStyle w:val="BodyText"/>
        <w:numPr>
          <w:ilvl w:val="1"/>
          <w:numId w:val="63"/>
        </w:numPr>
        <w:rPr>
          <w:lang w:val="en"/>
        </w:rPr>
      </w:pPr>
      <w:r>
        <w:rPr>
          <w:lang w:val="en"/>
        </w:rPr>
        <w:t>Avoid words like “Click here” or “More” or “More information”. These examples are too generic and can be confusing to users.</w:t>
      </w:r>
    </w:p>
    <w:p w14:paraId="0A901A2E" w14:textId="3C67AF9E" w:rsidR="00E378C9" w:rsidRDefault="00AA6BE2" w:rsidP="008207CF">
      <w:pPr>
        <w:pStyle w:val="BodyText"/>
        <w:numPr>
          <w:ilvl w:val="1"/>
          <w:numId w:val="63"/>
        </w:numPr>
        <w:rPr>
          <w:lang w:val="en"/>
        </w:rPr>
      </w:pPr>
      <w:r>
        <w:rPr>
          <w:lang w:val="en"/>
        </w:rPr>
        <w:t xml:space="preserve">Use text in </w:t>
      </w:r>
      <w:r w:rsidRPr="004F605E">
        <w:rPr>
          <w:b/>
          <w:lang w:val="en"/>
        </w:rPr>
        <w:t>captions</w:t>
      </w:r>
      <w:r>
        <w:rPr>
          <w:lang w:val="en"/>
        </w:rPr>
        <w:t xml:space="preserve"> to </w:t>
      </w:r>
      <w:r w:rsidR="004F605E">
        <w:rPr>
          <w:lang w:val="en"/>
        </w:rPr>
        <w:t>provide a summary of what is shown in the view.</w:t>
      </w:r>
    </w:p>
    <w:p w14:paraId="70C90D93" w14:textId="4788FDB3" w:rsidR="004F605E" w:rsidRPr="00085560" w:rsidRDefault="004F605E" w:rsidP="00085560">
      <w:pPr>
        <w:pStyle w:val="BodyText"/>
        <w:numPr>
          <w:ilvl w:val="1"/>
          <w:numId w:val="63"/>
        </w:numPr>
        <w:rPr>
          <w:lang w:val="en"/>
        </w:rPr>
      </w:pPr>
      <w:r>
        <w:rPr>
          <w:lang w:val="en"/>
        </w:rPr>
        <w:t xml:space="preserve">Use </w:t>
      </w:r>
      <w:r w:rsidRPr="004F605E">
        <w:rPr>
          <w:b/>
          <w:lang w:val="en"/>
        </w:rPr>
        <w:t>labels</w:t>
      </w:r>
      <w:r>
        <w:rPr>
          <w:lang w:val="en"/>
        </w:rPr>
        <w:t xml:space="preserve"> – by default these are not shown in a view so it is important to include them.</w:t>
      </w:r>
    </w:p>
    <w:p w14:paraId="7E69F7E0" w14:textId="0EA90D06" w:rsidR="001A1FC9" w:rsidRPr="00085560" w:rsidRDefault="00AA6BE2" w:rsidP="00085560">
      <w:pPr>
        <w:pStyle w:val="BodyText"/>
        <w:numPr>
          <w:ilvl w:val="1"/>
          <w:numId w:val="63"/>
        </w:numPr>
        <w:rPr>
          <w:lang w:val="en"/>
        </w:rPr>
      </w:pPr>
      <w:r>
        <w:rPr>
          <w:lang w:val="en"/>
        </w:rPr>
        <w:t>Be sure to add mark labels to display numbers so users do not have to rely just on colors alone to understand the data.</w:t>
      </w:r>
    </w:p>
    <w:p w14:paraId="26FF9F85" w14:textId="77777777" w:rsidR="001A1FC9" w:rsidRDefault="001A1FC9" w:rsidP="004F605E">
      <w:pPr>
        <w:pStyle w:val="ListParagraph"/>
        <w:rPr>
          <w:lang w:val="en"/>
        </w:rPr>
      </w:pPr>
    </w:p>
    <w:p w14:paraId="70EF3E1D" w14:textId="77777777" w:rsidR="00085560" w:rsidRDefault="00085560" w:rsidP="004F605E">
      <w:pPr>
        <w:pStyle w:val="ListParagraph"/>
        <w:rPr>
          <w:lang w:val="en"/>
        </w:rPr>
      </w:pPr>
    </w:p>
    <w:p w14:paraId="15B2F220" w14:textId="5A89BB9C" w:rsidR="004F605E" w:rsidRDefault="004F605E" w:rsidP="004F605E">
      <w:pPr>
        <w:pStyle w:val="ListParagraph"/>
        <w:rPr>
          <w:lang w:val="en"/>
        </w:rPr>
      </w:pPr>
      <w:r>
        <w:rPr>
          <w:lang w:val="en"/>
        </w:rPr>
        <w:t>Below are screen shots from Tableau on how to make the charts more accessible: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8"/>
        <w:gridCol w:w="2889"/>
        <w:gridCol w:w="5403"/>
      </w:tblGrid>
      <w:tr w:rsidR="004F605E" w14:paraId="15699247" w14:textId="77777777" w:rsidTr="004F605E">
        <w:tc>
          <w:tcPr>
            <w:tcW w:w="3596" w:type="dxa"/>
          </w:tcPr>
          <w:p w14:paraId="07BE9AC5" w14:textId="6D0DFF1F" w:rsidR="004F605E" w:rsidRDefault="004F605E" w:rsidP="004F605E">
            <w:pPr>
              <w:pStyle w:val="BodyText"/>
              <w:rPr>
                <w:lang w:val="en"/>
              </w:rPr>
            </w:pPr>
            <w:r>
              <w:rPr>
                <w:noProof/>
              </w:rPr>
              <w:lastRenderedPageBreak/>
              <w:drawing>
                <wp:inline distT="0" distB="0" distL="0" distR="0" wp14:anchorId="4D0126BF" wp14:editId="4038492D">
                  <wp:extent cx="1600200" cy="2875567"/>
                  <wp:effectExtent l="0" t="0" r="0" b="1270"/>
                  <wp:docPr id="234" name="Picture 234" descr="https://onlinehelp.tableau.com/current/pro/desktop/en-us/Img/access_showtitlesca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onlinehelp.tableau.com/current/pro/desktop/en-us/Img/access_showtitlescaptions.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610842" cy="2894690"/>
                          </a:xfrm>
                          <a:prstGeom prst="rect">
                            <a:avLst/>
                          </a:prstGeom>
                          <a:noFill/>
                          <a:ln>
                            <a:noFill/>
                          </a:ln>
                        </pic:spPr>
                      </pic:pic>
                    </a:graphicData>
                  </a:graphic>
                </wp:inline>
              </w:drawing>
            </w:r>
          </w:p>
        </w:tc>
        <w:tc>
          <w:tcPr>
            <w:tcW w:w="3597" w:type="dxa"/>
          </w:tcPr>
          <w:p w14:paraId="36442A85" w14:textId="2AAE7AB4" w:rsidR="004F605E" w:rsidRDefault="004F605E" w:rsidP="004F605E">
            <w:pPr>
              <w:pStyle w:val="BodyText"/>
              <w:rPr>
                <w:lang w:val="en"/>
              </w:rPr>
            </w:pPr>
            <w:r>
              <w:rPr>
                <w:noProof/>
              </w:rPr>
              <w:drawing>
                <wp:inline distT="0" distB="0" distL="0" distR="0" wp14:anchorId="1021D6A6" wp14:editId="280492DF">
                  <wp:extent cx="1863969" cy="2160058"/>
                  <wp:effectExtent l="0" t="0" r="3175" b="0"/>
                  <wp:docPr id="235" name="Picture 235" descr="https://onlinehelp.tableau.com/current/pro/desktop/en-us/Img/access_showmarklab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onlinehelp.tableau.com/current/pro/desktop/en-us/Img/access_showmarklabels.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1868690" cy="2165529"/>
                          </a:xfrm>
                          <a:prstGeom prst="rect">
                            <a:avLst/>
                          </a:prstGeom>
                          <a:noFill/>
                          <a:ln>
                            <a:noFill/>
                          </a:ln>
                        </pic:spPr>
                      </pic:pic>
                    </a:graphicData>
                  </a:graphic>
                </wp:inline>
              </w:drawing>
            </w:r>
          </w:p>
        </w:tc>
        <w:tc>
          <w:tcPr>
            <w:tcW w:w="3597" w:type="dxa"/>
          </w:tcPr>
          <w:p w14:paraId="701FF792" w14:textId="4AE4BFB1" w:rsidR="004F605E" w:rsidRDefault="004F605E" w:rsidP="004F605E">
            <w:pPr>
              <w:pStyle w:val="BodyText"/>
              <w:rPr>
                <w:lang w:val="en"/>
              </w:rPr>
            </w:pPr>
            <w:r>
              <w:rPr>
                <w:noProof/>
              </w:rPr>
              <w:drawing>
                <wp:inline distT="0" distB="0" distL="0" distR="0" wp14:anchorId="2F493A0E" wp14:editId="2E2EADF3">
                  <wp:extent cx="3622675" cy="1209650"/>
                  <wp:effectExtent l="0" t="0" r="0" b="0"/>
                  <wp:docPr id="236" name="Picture 236" descr="https://onlinehelp.tableau.com/current/pro/desktop/en-us/Img/access_editca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onlinehelp.tableau.com/current/pro/desktop/en-us/Img/access_editcaption.pn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3641063" cy="1215790"/>
                          </a:xfrm>
                          <a:prstGeom prst="rect">
                            <a:avLst/>
                          </a:prstGeom>
                          <a:noFill/>
                          <a:ln>
                            <a:noFill/>
                          </a:ln>
                        </pic:spPr>
                      </pic:pic>
                    </a:graphicData>
                  </a:graphic>
                </wp:inline>
              </w:drawing>
            </w:r>
          </w:p>
        </w:tc>
      </w:tr>
      <w:tr w:rsidR="004F605E" w14:paraId="7E61A92C" w14:textId="77777777" w:rsidTr="004F605E">
        <w:tc>
          <w:tcPr>
            <w:tcW w:w="3596" w:type="dxa"/>
          </w:tcPr>
          <w:p w14:paraId="2AD23ADE" w14:textId="635852C3" w:rsidR="004F605E" w:rsidRDefault="004F605E" w:rsidP="004F605E">
            <w:pPr>
              <w:pStyle w:val="BodyText"/>
              <w:rPr>
                <w:noProof/>
              </w:rPr>
            </w:pPr>
            <w:r>
              <w:rPr>
                <w:noProof/>
              </w:rPr>
              <w:t>Adding title and caption to worksheet</w:t>
            </w:r>
          </w:p>
        </w:tc>
        <w:tc>
          <w:tcPr>
            <w:tcW w:w="3597" w:type="dxa"/>
          </w:tcPr>
          <w:p w14:paraId="5E29326F" w14:textId="6F2DF406" w:rsidR="004F605E" w:rsidRDefault="004F605E" w:rsidP="004F605E">
            <w:pPr>
              <w:pStyle w:val="BodyText"/>
              <w:rPr>
                <w:noProof/>
              </w:rPr>
            </w:pPr>
            <w:r>
              <w:rPr>
                <w:noProof/>
              </w:rPr>
              <w:t>How to display labels.</w:t>
            </w:r>
          </w:p>
        </w:tc>
        <w:tc>
          <w:tcPr>
            <w:tcW w:w="3597" w:type="dxa"/>
          </w:tcPr>
          <w:p w14:paraId="6D80B9B8" w14:textId="0756BBFD" w:rsidR="004F605E" w:rsidRDefault="004F605E" w:rsidP="004F605E">
            <w:pPr>
              <w:pStyle w:val="BodyText"/>
              <w:rPr>
                <w:noProof/>
              </w:rPr>
            </w:pPr>
            <w:r>
              <w:rPr>
                <w:noProof/>
              </w:rPr>
              <w:t>Adding text to captions.</w:t>
            </w:r>
          </w:p>
        </w:tc>
      </w:tr>
    </w:tbl>
    <w:p w14:paraId="68C1A20A" w14:textId="252ED4B3" w:rsidR="004F605E" w:rsidRDefault="004F605E" w:rsidP="004F605E">
      <w:pPr>
        <w:pStyle w:val="BodyText"/>
        <w:rPr>
          <w:lang w:val="en"/>
        </w:rPr>
      </w:pPr>
    </w:p>
    <w:p w14:paraId="055F8FF2" w14:textId="19B929C6" w:rsidR="00BA25C2" w:rsidRDefault="00783300" w:rsidP="008207CF">
      <w:pPr>
        <w:pStyle w:val="BodyText"/>
        <w:numPr>
          <w:ilvl w:val="0"/>
          <w:numId w:val="63"/>
        </w:numPr>
        <w:rPr>
          <w:b/>
          <w:lang w:val="en"/>
        </w:rPr>
      </w:pPr>
      <w:r w:rsidRPr="00783300">
        <w:rPr>
          <w:b/>
          <w:lang w:val="en"/>
        </w:rPr>
        <w:t>USE FILTERS TO REDUCE NUMBER OF MARKS</w:t>
      </w:r>
    </w:p>
    <w:p w14:paraId="6F845004" w14:textId="0F6FC7CD" w:rsidR="00783300" w:rsidRPr="00783300" w:rsidRDefault="00783300" w:rsidP="008207CF">
      <w:pPr>
        <w:pStyle w:val="BodyText"/>
        <w:numPr>
          <w:ilvl w:val="1"/>
          <w:numId w:val="63"/>
        </w:numPr>
        <w:rPr>
          <w:b/>
          <w:lang w:val="en"/>
        </w:rPr>
      </w:pPr>
      <w:r>
        <w:rPr>
          <w:lang w:val="en"/>
        </w:rPr>
        <w:t xml:space="preserve">Using </w:t>
      </w:r>
      <w:r w:rsidRPr="004F605E">
        <w:rPr>
          <w:b/>
          <w:lang w:val="en"/>
        </w:rPr>
        <w:t>filters</w:t>
      </w:r>
      <w:r>
        <w:rPr>
          <w:lang w:val="en"/>
        </w:rPr>
        <w:t xml:space="preserve"> helps to focus the number of marks in a view to only what users need to see.</w:t>
      </w:r>
    </w:p>
    <w:p w14:paraId="4E50C137" w14:textId="2FFC5D11" w:rsidR="00783300" w:rsidRPr="00783300" w:rsidRDefault="00783300" w:rsidP="008207CF">
      <w:pPr>
        <w:pStyle w:val="BodyText"/>
        <w:numPr>
          <w:ilvl w:val="1"/>
          <w:numId w:val="63"/>
        </w:numPr>
        <w:rPr>
          <w:b/>
          <w:lang w:val="en"/>
        </w:rPr>
      </w:pPr>
      <w:r>
        <w:rPr>
          <w:lang w:val="en"/>
        </w:rPr>
        <w:t>The filter modes that currently support WCAG conformance in Tableau are:</w:t>
      </w:r>
    </w:p>
    <w:p w14:paraId="7F8B0FEA" w14:textId="6185644B" w:rsidR="00783300" w:rsidRPr="00783300" w:rsidRDefault="00783300" w:rsidP="008207CF">
      <w:pPr>
        <w:pStyle w:val="BodyText"/>
        <w:numPr>
          <w:ilvl w:val="2"/>
          <w:numId w:val="63"/>
        </w:numPr>
        <w:rPr>
          <w:b/>
          <w:lang w:val="en"/>
        </w:rPr>
      </w:pPr>
      <w:r>
        <w:rPr>
          <w:lang w:val="en"/>
        </w:rPr>
        <w:t>Single value list: use of radio buttons</w:t>
      </w:r>
    </w:p>
    <w:p w14:paraId="55658A1B" w14:textId="7C77BAE0" w:rsidR="00783300" w:rsidRPr="00783300" w:rsidRDefault="00783300" w:rsidP="008207CF">
      <w:pPr>
        <w:pStyle w:val="BodyText"/>
        <w:numPr>
          <w:ilvl w:val="2"/>
          <w:numId w:val="63"/>
        </w:numPr>
        <w:rPr>
          <w:lang w:val="en"/>
        </w:rPr>
      </w:pPr>
      <w:r w:rsidRPr="00783300">
        <w:rPr>
          <w:lang w:val="en"/>
        </w:rPr>
        <w:t>Multiple value list</w:t>
      </w:r>
      <w:r>
        <w:rPr>
          <w:lang w:val="en"/>
        </w:rPr>
        <w:t xml:space="preserve">: list of items with checkboxes </w:t>
      </w:r>
    </w:p>
    <w:p w14:paraId="2385DD3E" w14:textId="6B703E46" w:rsidR="00783300" w:rsidRDefault="00783300" w:rsidP="00783300">
      <w:pPr>
        <w:pStyle w:val="BodyText"/>
        <w:ind w:left="2160"/>
        <w:rPr>
          <w:b/>
          <w:lang w:val="en"/>
        </w:rPr>
      </w:pPr>
      <w:r>
        <w:rPr>
          <w:noProof/>
        </w:rPr>
        <w:drawing>
          <wp:inline distT="0" distB="0" distL="0" distR="0" wp14:anchorId="70FDADD7" wp14:editId="19C46007">
            <wp:extent cx="1758462" cy="1029913"/>
            <wp:effectExtent l="0" t="0" r="0" b="0"/>
            <wp:docPr id="232" name="Picture 232" descr="https://onlinehelp.tableau.com/current/pro/desktop/en-us/Img/access_filters_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onlinehelp.tableau.com/current/pro/desktop/en-us/Img/access_filters_list.png"/>
                    <pic:cNvPicPr>
                      <a:picLocks noChangeAspect="1" noChangeArrowheads="1"/>
                    </pic:cNvPicPr>
                  </pic:nvPicPr>
                  <pic:blipFill>
                    <a:blip r:embed="rId163" cstate="print">
                      <a:extLst>
                        <a:ext uri="{28A0092B-C50C-407E-A947-70E740481C1C}">
                          <a14:useLocalDpi xmlns:a14="http://schemas.microsoft.com/office/drawing/2010/main" val="0"/>
                        </a:ext>
                      </a:extLst>
                    </a:blip>
                    <a:srcRect/>
                    <a:stretch>
                      <a:fillRect/>
                    </a:stretch>
                  </pic:blipFill>
                  <pic:spPr bwMode="auto">
                    <a:xfrm>
                      <a:off x="0" y="0"/>
                      <a:ext cx="1778351" cy="1041562"/>
                    </a:xfrm>
                    <a:prstGeom prst="rect">
                      <a:avLst/>
                    </a:prstGeom>
                    <a:noFill/>
                    <a:ln>
                      <a:noFill/>
                    </a:ln>
                  </pic:spPr>
                </pic:pic>
              </a:graphicData>
            </a:graphic>
          </wp:inline>
        </w:drawing>
      </w:r>
    </w:p>
    <w:p w14:paraId="4C11F9BE" w14:textId="37E594EC" w:rsidR="00783300" w:rsidRPr="00783300" w:rsidRDefault="00783300" w:rsidP="00783300">
      <w:pPr>
        <w:pStyle w:val="BodyText"/>
        <w:ind w:left="2160"/>
        <w:rPr>
          <w:lang w:val="en"/>
        </w:rPr>
      </w:pPr>
      <w:r w:rsidRPr="00783300">
        <w:rPr>
          <w:lang w:val="en"/>
        </w:rPr>
        <w:t>Drop down menu for filters</w:t>
      </w:r>
    </w:p>
    <w:p w14:paraId="4AA4428B" w14:textId="10A29BBD" w:rsidR="00783300" w:rsidRDefault="00783300" w:rsidP="00783300">
      <w:pPr>
        <w:pStyle w:val="BodyText"/>
        <w:ind w:left="2160"/>
        <w:rPr>
          <w:b/>
          <w:lang w:val="en"/>
        </w:rPr>
      </w:pPr>
      <w:r>
        <w:rPr>
          <w:noProof/>
        </w:rPr>
        <w:drawing>
          <wp:inline distT="0" distB="0" distL="0" distR="0" wp14:anchorId="72F1DD32" wp14:editId="5EB7A8AC">
            <wp:extent cx="1512277" cy="1207508"/>
            <wp:effectExtent l="0" t="0" r="0" b="0"/>
            <wp:docPr id="233" name="Picture 233" descr="https://onlinehelp.tableau.com/current/pro/desktop/en-us/Img/access_filters_drop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onlinehelp.tableau.com/current/pro/desktop/en-us/Img/access_filters_dropdown.png"/>
                    <pic:cNvPicPr>
                      <a:picLocks noChangeAspect="1" noChangeArrowheads="1"/>
                    </pic:cNvPicPr>
                  </pic:nvPicPr>
                  <pic:blipFill>
                    <a:blip r:embed="rId164" cstate="print">
                      <a:extLst>
                        <a:ext uri="{28A0092B-C50C-407E-A947-70E740481C1C}">
                          <a14:useLocalDpi xmlns:a14="http://schemas.microsoft.com/office/drawing/2010/main" val="0"/>
                        </a:ext>
                      </a:extLst>
                    </a:blip>
                    <a:srcRect/>
                    <a:stretch>
                      <a:fillRect/>
                    </a:stretch>
                  </pic:blipFill>
                  <pic:spPr bwMode="auto">
                    <a:xfrm>
                      <a:off x="0" y="0"/>
                      <a:ext cx="1529500" cy="1221260"/>
                    </a:xfrm>
                    <a:prstGeom prst="rect">
                      <a:avLst/>
                    </a:prstGeom>
                    <a:noFill/>
                    <a:ln>
                      <a:noFill/>
                    </a:ln>
                  </pic:spPr>
                </pic:pic>
              </a:graphicData>
            </a:graphic>
          </wp:inline>
        </w:drawing>
      </w:r>
    </w:p>
    <w:p w14:paraId="493D6ACA" w14:textId="77777777" w:rsidR="00085560" w:rsidRPr="00783300" w:rsidRDefault="00085560" w:rsidP="00783300">
      <w:pPr>
        <w:pStyle w:val="BodyText"/>
        <w:ind w:left="2160"/>
        <w:rPr>
          <w:b/>
          <w:lang w:val="en"/>
        </w:rPr>
      </w:pPr>
    </w:p>
    <w:p w14:paraId="6939EFD0" w14:textId="655374B8" w:rsidR="00C97488" w:rsidRDefault="00C97488" w:rsidP="008207CF">
      <w:pPr>
        <w:pStyle w:val="BodyText"/>
        <w:numPr>
          <w:ilvl w:val="0"/>
          <w:numId w:val="63"/>
        </w:numPr>
        <w:rPr>
          <w:lang w:val="en"/>
        </w:rPr>
      </w:pPr>
      <w:r w:rsidRPr="00C97488">
        <w:rPr>
          <w:b/>
          <w:lang w:val="en"/>
        </w:rPr>
        <w:lastRenderedPageBreak/>
        <w:t>COLOR AND CONTRAST</w:t>
      </w:r>
    </w:p>
    <w:p w14:paraId="0A78DA35" w14:textId="5244A9D7" w:rsidR="00C97488" w:rsidRDefault="00C97488" w:rsidP="008207CF">
      <w:pPr>
        <w:pStyle w:val="BodyText"/>
        <w:numPr>
          <w:ilvl w:val="1"/>
          <w:numId w:val="63"/>
        </w:numPr>
        <w:rPr>
          <w:lang w:val="en"/>
        </w:rPr>
      </w:pPr>
      <w:r>
        <w:rPr>
          <w:lang w:val="en"/>
        </w:rPr>
        <w:t>Color can help users distinguish marks in a view but it is advisable to use a palette that has enough contrast to assist those with color-blindness.</w:t>
      </w:r>
    </w:p>
    <w:p w14:paraId="26ADA473" w14:textId="7242443C" w:rsidR="00BB358F" w:rsidRDefault="00B85D21" w:rsidP="008207CF">
      <w:pPr>
        <w:pStyle w:val="BodyText"/>
        <w:numPr>
          <w:ilvl w:val="1"/>
          <w:numId w:val="63"/>
        </w:numPr>
        <w:rPr>
          <w:lang w:val="en"/>
        </w:rPr>
      </w:pPr>
      <w:r w:rsidRPr="009473D5">
        <w:rPr>
          <w:lang w:val="en"/>
        </w:rPr>
        <w:t>Tableau has a built-in colorblind-friendly palette that should be used when creating any type of data visualization. This palette works very well for people with color-blindness. Below is the default Tableau colorblind-friendly palette.</w:t>
      </w:r>
      <w:r w:rsidR="00A72AFC" w:rsidRPr="009473D5">
        <w:rPr>
          <w:lang w:val="en"/>
        </w:rPr>
        <w:t xml:space="preserve">  </w:t>
      </w:r>
    </w:p>
    <w:p w14:paraId="73409719" w14:textId="48FA4FF1" w:rsidR="00D751A8" w:rsidRDefault="00D751A8" w:rsidP="008207CF">
      <w:pPr>
        <w:pStyle w:val="BodyText"/>
        <w:numPr>
          <w:ilvl w:val="1"/>
          <w:numId w:val="63"/>
        </w:numPr>
        <w:rPr>
          <w:lang w:val="en"/>
        </w:rPr>
      </w:pPr>
      <w:r>
        <w:rPr>
          <w:lang w:val="en"/>
        </w:rPr>
        <w:t>For line marks, use additional options like shapes, size and labels.</w:t>
      </w:r>
    </w:p>
    <w:p w14:paraId="45D9B4CE" w14:textId="67A96F4B" w:rsidR="00D751A8" w:rsidRDefault="00D751A8" w:rsidP="008207CF">
      <w:pPr>
        <w:pStyle w:val="BodyText"/>
        <w:numPr>
          <w:ilvl w:val="1"/>
          <w:numId w:val="63"/>
        </w:numPr>
        <w:rPr>
          <w:lang w:val="en"/>
        </w:rPr>
      </w:pPr>
      <w:r>
        <w:rPr>
          <w:lang w:val="en"/>
        </w:rPr>
        <w:t>Make sure color contrast for text is strong enough to meet contrast ratio standards of 4.5:1.</w:t>
      </w:r>
    </w:p>
    <w:p w14:paraId="6A1F8C1A" w14:textId="77777777" w:rsidR="00D751A8" w:rsidRDefault="00D751A8" w:rsidP="00D751A8">
      <w:pPr>
        <w:pStyle w:val="BodyText"/>
        <w:ind w:left="1440"/>
        <w:rPr>
          <w:lang w:val="e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34"/>
        <w:gridCol w:w="5466"/>
      </w:tblGrid>
      <w:tr w:rsidR="00C52FCC" w14:paraId="0EC3ACE7" w14:textId="77777777" w:rsidTr="00C52FCC">
        <w:tc>
          <w:tcPr>
            <w:tcW w:w="5395" w:type="dxa"/>
          </w:tcPr>
          <w:p w14:paraId="2033811E" w14:textId="473D41B6" w:rsidR="00D751A8" w:rsidRPr="00085560" w:rsidRDefault="00D751A8" w:rsidP="00D751A8">
            <w:pPr>
              <w:pStyle w:val="BodyText"/>
              <w:rPr>
                <w:szCs w:val="24"/>
                <w:lang w:val="en"/>
              </w:rPr>
            </w:pPr>
            <w:r w:rsidRPr="00085560">
              <w:rPr>
                <w:szCs w:val="24"/>
                <w:lang w:val="en"/>
              </w:rPr>
              <w:t>Not easily accessible- using only color to for each line graph.</w:t>
            </w:r>
          </w:p>
        </w:tc>
        <w:tc>
          <w:tcPr>
            <w:tcW w:w="5395" w:type="dxa"/>
          </w:tcPr>
          <w:p w14:paraId="72ED257A" w14:textId="481ACD28" w:rsidR="00D751A8" w:rsidRPr="00085560" w:rsidRDefault="00D751A8" w:rsidP="00D751A8">
            <w:pPr>
              <w:pStyle w:val="BodyText"/>
              <w:rPr>
                <w:szCs w:val="24"/>
                <w:lang w:val="en"/>
              </w:rPr>
            </w:pPr>
            <w:r w:rsidRPr="00085560">
              <w:rPr>
                <w:szCs w:val="24"/>
                <w:lang w:val="en"/>
              </w:rPr>
              <w:t>More accessible since it uses color and shape to differentiate marks.</w:t>
            </w:r>
          </w:p>
        </w:tc>
      </w:tr>
      <w:tr w:rsidR="00D751A8" w14:paraId="0851DCDC" w14:textId="77777777" w:rsidTr="00C52FCC">
        <w:tc>
          <w:tcPr>
            <w:tcW w:w="5395" w:type="dxa"/>
          </w:tcPr>
          <w:p w14:paraId="2701DE9F" w14:textId="34BFFB7B" w:rsidR="00D751A8" w:rsidRDefault="00D751A8" w:rsidP="00D751A8">
            <w:pPr>
              <w:pStyle w:val="BodyText"/>
              <w:rPr>
                <w:noProof/>
              </w:rPr>
            </w:pPr>
            <w:r>
              <w:rPr>
                <w:noProof/>
              </w:rPr>
              <w:drawing>
                <wp:inline distT="0" distB="0" distL="0" distR="0" wp14:anchorId="441F6C6F" wp14:editId="048FB47F">
                  <wp:extent cx="2753126" cy="1160059"/>
                  <wp:effectExtent l="0" t="0" r="0" b="2540"/>
                  <wp:docPr id="229" name="Picture 229" descr="https://onlinehelp.tableau.com/current/pro/desktop/en-us/Img/accessibility_badcol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onlinehelp.tableau.com/current/pro/desktop/en-us/Img/accessibility_badcolor.pn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785603" cy="1173743"/>
                          </a:xfrm>
                          <a:prstGeom prst="rect">
                            <a:avLst/>
                          </a:prstGeom>
                          <a:noFill/>
                          <a:ln>
                            <a:noFill/>
                          </a:ln>
                        </pic:spPr>
                      </pic:pic>
                    </a:graphicData>
                  </a:graphic>
                </wp:inline>
              </w:drawing>
            </w:r>
          </w:p>
        </w:tc>
        <w:tc>
          <w:tcPr>
            <w:tcW w:w="5395" w:type="dxa"/>
          </w:tcPr>
          <w:p w14:paraId="0DC637A8" w14:textId="23286082" w:rsidR="00D751A8" w:rsidRDefault="00D751A8" w:rsidP="00D751A8">
            <w:pPr>
              <w:pStyle w:val="BodyText"/>
              <w:rPr>
                <w:noProof/>
              </w:rPr>
            </w:pPr>
            <w:r>
              <w:rPr>
                <w:noProof/>
              </w:rPr>
              <w:drawing>
                <wp:inline distT="0" distB="0" distL="0" distR="0" wp14:anchorId="5F0B2ED8" wp14:editId="4B110995">
                  <wp:extent cx="3331293" cy="1801211"/>
                  <wp:effectExtent l="0" t="0" r="2540" b="8890"/>
                  <wp:docPr id="230" name="Picture 230" descr="https://onlinehelp.tableau.com/current/pro/desktop/en-us/Img/accessibility_colorsha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onlinehelp.tableau.com/current/pro/desktop/en-us/Img/accessibility_colorshape.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flipH="1">
                            <a:off x="0" y="0"/>
                            <a:ext cx="3371190" cy="1822783"/>
                          </a:xfrm>
                          <a:prstGeom prst="rect">
                            <a:avLst/>
                          </a:prstGeom>
                          <a:noFill/>
                          <a:ln>
                            <a:noFill/>
                          </a:ln>
                        </pic:spPr>
                      </pic:pic>
                    </a:graphicData>
                  </a:graphic>
                </wp:inline>
              </w:drawing>
            </w:r>
          </w:p>
        </w:tc>
      </w:tr>
      <w:tr w:rsidR="00D751A8" w14:paraId="3C3C1940" w14:textId="77777777" w:rsidTr="00C52FCC">
        <w:tc>
          <w:tcPr>
            <w:tcW w:w="5395" w:type="dxa"/>
          </w:tcPr>
          <w:p w14:paraId="660B1DE7" w14:textId="77777777" w:rsidR="00D751A8" w:rsidRPr="00085560" w:rsidRDefault="00D751A8" w:rsidP="00D751A8">
            <w:pPr>
              <w:pStyle w:val="BodyText"/>
              <w:rPr>
                <w:noProof/>
                <w:szCs w:val="24"/>
              </w:rPr>
            </w:pPr>
            <w:r w:rsidRPr="00085560">
              <w:rPr>
                <w:noProof/>
                <w:szCs w:val="24"/>
              </w:rPr>
              <w:t>View uses color for each line graph.</w:t>
            </w:r>
          </w:p>
          <w:p w14:paraId="50C45F8B" w14:textId="6B1CDDFC" w:rsidR="00D751A8" w:rsidRPr="00085560" w:rsidRDefault="00D751A8" w:rsidP="00D751A8">
            <w:pPr>
              <w:pStyle w:val="BodyText"/>
              <w:rPr>
                <w:noProof/>
                <w:szCs w:val="24"/>
              </w:rPr>
            </w:pPr>
            <w:r w:rsidRPr="00085560">
              <w:rPr>
                <w:noProof/>
                <w:szCs w:val="24"/>
              </w:rPr>
              <w:t>Marks in this view are not using a color palette that is fully accessible to users with visual impairments.</w:t>
            </w:r>
          </w:p>
        </w:tc>
        <w:tc>
          <w:tcPr>
            <w:tcW w:w="5395" w:type="dxa"/>
          </w:tcPr>
          <w:p w14:paraId="3ED26CE7" w14:textId="77777777" w:rsidR="00D751A8" w:rsidRPr="00085560" w:rsidRDefault="00D751A8" w:rsidP="00D751A8">
            <w:pPr>
              <w:pStyle w:val="BodyText"/>
              <w:rPr>
                <w:noProof/>
                <w:szCs w:val="24"/>
              </w:rPr>
            </w:pPr>
            <w:r w:rsidRPr="00085560">
              <w:rPr>
                <w:noProof/>
                <w:szCs w:val="24"/>
              </w:rPr>
              <w:t>Uses both color and shape to identify marks.</w:t>
            </w:r>
          </w:p>
          <w:p w14:paraId="1892365C" w14:textId="2EB39935" w:rsidR="00D751A8" w:rsidRPr="00085560" w:rsidRDefault="00D751A8" w:rsidP="00D751A8">
            <w:pPr>
              <w:pStyle w:val="BodyText"/>
              <w:rPr>
                <w:noProof/>
                <w:szCs w:val="24"/>
              </w:rPr>
            </w:pPr>
            <w:r w:rsidRPr="00085560">
              <w:rPr>
                <w:noProof/>
                <w:szCs w:val="24"/>
              </w:rPr>
              <w:t>Color and shape legend with titles identify color and shapes represented in the view.</w:t>
            </w:r>
          </w:p>
        </w:tc>
      </w:tr>
    </w:tbl>
    <w:p w14:paraId="12C5FCBD" w14:textId="06654AA4" w:rsidR="00D751A8" w:rsidRPr="009473D5" w:rsidRDefault="00C52FCC" w:rsidP="00D751A8">
      <w:pPr>
        <w:pStyle w:val="BodyText"/>
        <w:rPr>
          <w:lang w:val="en"/>
        </w:rPr>
      </w:pPr>
      <w:r>
        <w:rPr>
          <w:lang w:val="en"/>
        </w:rPr>
        <w:t xml:space="preserve">It is good practice to use Tableau’s built-in </w:t>
      </w:r>
      <w:r w:rsidR="00D11435">
        <w:rPr>
          <w:b/>
          <w:lang w:val="en"/>
        </w:rPr>
        <w:t>color-</w:t>
      </w:r>
      <w:r w:rsidRPr="00C52FCC">
        <w:rPr>
          <w:b/>
          <w:lang w:val="en"/>
        </w:rPr>
        <w:t>blind palette</w:t>
      </w:r>
      <w:r>
        <w:rPr>
          <w:lang w:val="en"/>
        </w:rPr>
        <w:t>.</w:t>
      </w:r>
    </w:p>
    <w:p w14:paraId="20EA572D" w14:textId="2F69B60E" w:rsidR="00F51EC8" w:rsidRDefault="00BB358F" w:rsidP="00B85D21">
      <w:pPr>
        <w:pStyle w:val="BodyText"/>
        <w:rPr>
          <w:szCs w:val="24"/>
          <w:lang w:val="en"/>
        </w:rPr>
      </w:pPr>
      <w:r>
        <w:rPr>
          <w:noProof/>
        </w:rPr>
        <w:drawing>
          <wp:inline distT="0" distB="0" distL="0" distR="0" wp14:anchorId="66BDB687" wp14:editId="17103DE6">
            <wp:extent cx="1971692" cy="1661160"/>
            <wp:effectExtent l="0" t="0" r="952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7"/>
                    <a:stretch>
                      <a:fillRect/>
                    </a:stretch>
                  </pic:blipFill>
                  <pic:spPr>
                    <a:xfrm>
                      <a:off x="0" y="0"/>
                      <a:ext cx="1977025" cy="1665653"/>
                    </a:xfrm>
                    <a:prstGeom prst="rect">
                      <a:avLst/>
                    </a:prstGeom>
                  </pic:spPr>
                </pic:pic>
              </a:graphicData>
            </a:graphic>
          </wp:inline>
        </w:drawing>
      </w:r>
    </w:p>
    <w:p w14:paraId="1AAB64C1" w14:textId="0C135B50" w:rsidR="00F51EC8" w:rsidRDefault="00F51EC8" w:rsidP="00B85D21">
      <w:pPr>
        <w:pStyle w:val="BodyText"/>
        <w:rPr>
          <w:szCs w:val="24"/>
          <w:lang w:val="en"/>
        </w:rPr>
      </w:pPr>
      <w:r w:rsidRPr="00F51EC8">
        <w:rPr>
          <w:noProof/>
          <w:szCs w:val="24"/>
          <w:lang w:val="en"/>
        </w:rPr>
        <mc:AlternateContent>
          <mc:Choice Requires="wps">
            <w:drawing>
              <wp:anchor distT="45720" distB="45720" distL="114300" distR="114300" simplePos="0" relativeHeight="251661312" behindDoc="0" locked="0" layoutInCell="1" allowOverlap="1" wp14:anchorId="5DA2B9D8" wp14:editId="7763635D">
                <wp:simplePos x="0" y="0"/>
                <wp:positionH relativeFrom="column">
                  <wp:posOffset>456565</wp:posOffset>
                </wp:positionH>
                <wp:positionV relativeFrom="paragraph">
                  <wp:posOffset>182880</wp:posOffset>
                </wp:positionV>
                <wp:extent cx="5846445" cy="1404620"/>
                <wp:effectExtent l="0" t="0" r="20955" b="16510"/>
                <wp:wrapSquare wrapText="bothSides"/>
                <wp:docPr id="2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6445" cy="1404620"/>
                        </a:xfrm>
                        <a:prstGeom prst="rect">
                          <a:avLst/>
                        </a:prstGeom>
                        <a:solidFill>
                          <a:srgbClr val="FFFFFF"/>
                        </a:solidFill>
                        <a:ln w="9525">
                          <a:solidFill>
                            <a:srgbClr val="000000"/>
                          </a:solidFill>
                          <a:miter lim="800000"/>
                          <a:headEnd/>
                          <a:tailEnd/>
                        </a:ln>
                      </wps:spPr>
                      <wps:txbx>
                        <w:txbxContent>
                          <w:p w14:paraId="50FC8DF3" w14:textId="692C9086" w:rsidR="008571F5" w:rsidRPr="00085560" w:rsidRDefault="008571F5">
                            <w:pPr>
                              <w:rPr>
                                <w:sz w:val="24"/>
                              </w:rPr>
                            </w:pPr>
                            <w:r w:rsidRPr="00085560">
                              <w:rPr>
                                <w:b/>
                                <w:bCs/>
                                <w:sz w:val="24"/>
                              </w:rPr>
                              <w:t>Important</w:t>
                            </w:r>
                            <w:r w:rsidRPr="00085560">
                              <w:rPr>
                                <w:sz w:val="24"/>
                                <w:shd w:val="clear" w:color="auto" w:fill="EBEBEB"/>
                              </w:rPr>
                              <w:t>: When you use color in the view, you must also provide other types of encoding for marks, such as labels, size, shape, and position. Don't rely on color alone to communicate differences in marks.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DA2B9D8" id="_x0000_s1027" type="#_x0000_t202" style="position:absolute;margin-left:35.95pt;margin-top:14.4pt;width:460.3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xQyKQIAAE4EAAAOAAAAZHJzL2Uyb0RvYy54bWysVNtu2zAMfR+wfxD0vjjxnDQ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">
                <v:textbox style="mso-fit-shape-to-text:t">
                  <w:txbxContent>
                    <w:p w14:paraId="50FC8DF3" w14:textId="692C9086" w:rsidR="008571F5" w:rsidRPr="00085560" w:rsidRDefault="008571F5">
                      <w:pPr>
                        <w:rPr>
                          <w:sz w:val="24"/>
                        </w:rPr>
                      </w:pPr>
                      <w:r w:rsidRPr="00085560">
                        <w:rPr>
                          <w:b/>
                          <w:bCs/>
                          <w:sz w:val="24"/>
                        </w:rPr>
                        <w:t>Important</w:t>
                      </w:r>
                      <w:r w:rsidRPr="00085560">
                        <w:rPr>
                          <w:sz w:val="24"/>
                          <w:shd w:val="clear" w:color="auto" w:fill="EBEBEB"/>
                        </w:rPr>
                        <w:t>: When you use color in the view, you must also provide other types of encoding for marks, such as labels, size, shape, and position. Don't rely on color alone to communicate differences in marks.</w:t>
                      </w:r>
                    </w:p>
                  </w:txbxContent>
                </v:textbox>
                <w10:wrap type="square"/>
              </v:shape>
            </w:pict>
          </mc:Fallback>
        </mc:AlternateContent>
      </w:r>
    </w:p>
    <w:p w14:paraId="2C14F9E3" w14:textId="77777777" w:rsidR="00F51EC8" w:rsidRDefault="00F51EC8" w:rsidP="00B85D21">
      <w:pPr>
        <w:pStyle w:val="BodyText"/>
        <w:rPr>
          <w:b/>
          <w:szCs w:val="24"/>
          <w:lang w:val="en"/>
        </w:rPr>
      </w:pPr>
    </w:p>
    <w:p w14:paraId="4D20C2DF" w14:textId="77777777" w:rsidR="00F51EC8" w:rsidRDefault="00F51EC8" w:rsidP="00B85D21">
      <w:pPr>
        <w:pStyle w:val="BodyText"/>
        <w:rPr>
          <w:b/>
          <w:szCs w:val="24"/>
          <w:lang w:val="en"/>
        </w:rPr>
      </w:pPr>
    </w:p>
    <w:p w14:paraId="33963EDE" w14:textId="3BC34452" w:rsidR="00C52FCC" w:rsidRDefault="00D11435" w:rsidP="00B85D21">
      <w:pPr>
        <w:pStyle w:val="BodyText"/>
        <w:rPr>
          <w:b/>
          <w:szCs w:val="24"/>
          <w:lang w:val="en"/>
        </w:rPr>
      </w:pPr>
      <w:r w:rsidRPr="00D11435">
        <w:rPr>
          <w:b/>
          <w:szCs w:val="24"/>
          <w:lang w:val="en"/>
        </w:rPr>
        <w:lastRenderedPageBreak/>
        <w:t>Publishing views</w:t>
      </w:r>
    </w:p>
    <w:p w14:paraId="4BE210FE" w14:textId="3EE5F678" w:rsidR="00D11435" w:rsidRDefault="00D11435" w:rsidP="00B85D21">
      <w:pPr>
        <w:pStyle w:val="BodyText"/>
        <w:rPr>
          <w:szCs w:val="24"/>
          <w:lang w:val="en"/>
        </w:rPr>
      </w:pPr>
      <w:r>
        <w:rPr>
          <w:szCs w:val="24"/>
          <w:lang w:val="en"/>
        </w:rPr>
        <w:t xml:space="preserve">To make views available to users, publish view to Tableau Server or Tableau Online. In the toolbar menu, click </w:t>
      </w:r>
      <w:r w:rsidRPr="00D11435">
        <w:rPr>
          <w:b/>
          <w:szCs w:val="24"/>
          <w:lang w:val="en"/>
        </w:rPr>
        <w:t>Share</w:t>
      </w:r>
      <w:r>
        <w:rPr>
          <w:szCs w:val="24"/>
          <w:lang w:val="en"/>
        </w:rPr>
        <w:t xml:space="preserve"> to push out changes to the server. According the TAS business requirements, all data views will be viewed from a new IE tab in the browser outside of the TAS application.</w:t>
      </w:r>
    </w:p>
    <w:p w14:paraId="172D237A" w14:textId="39B6B68B" w:rsidR="00783300" w:rsidRPr="00783300" w:rsidRDefault="00783300" w:rsidP="00B85D21">
      <w:pPr>
        <w:pStyle w:val="BodyText"/>
        <w:rPr>
          <w:b/>
          <w:szCs w:val="24"/>
          <w:lang w:val="en"/>
        </w:rPr>
      </w:pPr>
    </w:p>
    <w:p w14:paraId="3185C751" w14:textId="12B27E62" w:rsidR="00783300" w:rsidRDefault="00783300" w:rsidP="00B85D21">
      <w:pPr>
        <w:pStyle w:val="BodyText"/>
        <w:rPr>
          <w:b/>
          <w:szCs w:val="24"/>
          <w:lang w:val="en"/>
        </w:rPr>
      </w:pPr>
      <w:r w:rsidRPr="00783300">
        <w:rPr>
          <w:b/>
          <w:szCs w:val="24"/>
          <w:lang w:val="en"/>
        </w:rPr>
        <w:t>Testing published views</w:t>
      </w:r>
    </w:p>
    <w:p w14:paraId="64A73A89" w14:textId="4CC7A147" w:rsidR="00783300" w:rsidRDefault="00783300" w:rsidP="008207CF">
      <w:pPr>
        <w:pStyle w:val="BodyText"/>
        <w:numPr>
          <w:ilvl w:val="0"/>
          <w:numId w:val="63"/>
        </w:numPr>
        <w:rPr>
          <w:szCs w:val="24"/>
          <w:lang w:val="en"/>
        </w:rPr>
      </w:pPr>
      <w:r w:rsidRPr="00783300">
        <w:rPr>
          <w:szCs w:val="24"/>
          <w:lang w:val="en"/>
        </w:rPr>
        <w:t xml:space="preserve">When </w:t>
      </w:r>
      <w:r>
        <w:rPr>
          <w:szCs w:val="24"/>
          <w:lang w:val="en"/>
        </w:rPr>
        <w:t>creating a view, test browser zoom to 200% to make sure all the components in view are displayed as intended</w:t>
      </w:r>
    </w:p>
    <w:p w14:paraId="4DF482A8" w14:textId="7FD54264" w:rsidR="00783300" w:rsidRDefault="00E31FA4" w:rsidP="008207CF">
      <w:pPr>
        <w:pStyle w:val="BodyText"/>
        <w:numPr>
          <w:ilvl w:val="0"/>
          <w:numId w:val="63"/>
        </w:numPr>
        <w:rPr>
          <w:szCs w:val="24"/>
          <w:lang w:val="en"/>
        </w:rPr>
      </w:pPr>
      <w:r>
        <w:rPr>
          <w:szCs w:val="24"/>
          <w:lang w:val="en"/>
        </w:rPr>
        <w:t>Avoid positioning filters horizontally in a worksheet. There is chance that components such as the filters can overlap with visualization.</w:t>
      </w:r>
    </w:p>
    <w:p w14:paraId="336105F7" w14:textId="1F990215" w:rsidR="00E31FA4" w:rsidRDefault="00E31FA4" w:rsidP="008207CF">
      <w:pPr>
        <w:pStyle w:val="BodyText"/>
        <w:numPr>
          <w:ilvl w:val="0"/>
          <w:numId w:val="63"/>
        </w:numPr>
        <w:rPr>
          <w:szCs w:val="24"/>
          <w:lang w:val="en"/>
        </w:rPr>
      </w:pPr>
      <w:r>
        <w:rPr>
          <w:szCs w:val="24"/>
          <w:lang w:val="en"/>
        </w:rPr>
        <w:t>Don’t reposition filters after you add them to view. Repositioning filters or change in the order may cause the tab order to change.</w:t>
      </w:r>
    </w:p>
    <w:p w14:paraId="4BF1ADEE" w14:textId="2417B9CF" w:rsidR="001F7FD3" w:rsidRDefault="001F7FD3" w:rsidP="008207CF">
      <w:pPr>
        <w:pStyle w:val="BodyText"/>
        <w:numPr>
          <w:ilvl w:val="0"/>
          <w:numId w:val="63"/>
        </w:numPr>
        <w:rPr>
          <w:szCs w:val="24"/>
          <w:lang w:val="en"/>
        </w:rPr>
      </w:pPr>
      <w:r>
        <w:rPr>
          <w:szCs w:val="24"/>
          <w:lang w:val="en"/>
        </w:rPr>
        <w:t xml:space="preserve">Test the view using the </w:t>
      </w:r>
      <w:r w:rsidRPr="001F7FD3">
        <w:rPr>
          <w:b/>
          <w:szCs w:val="24"/>
          <w:lang w:val="en"/>
        </w:rPr>
        <w:t>keyboard shortcuts</w:t>
      </w:r>
      <w:r>
        <w:rPr>
          <w:szCs w:val="24"/>
          <w:lang w:val="en"/>
        </w:rPr>
        <w:t>. See below for more details.</w:t>
      </w:r>
    </w:p>
    <w:p w14:paraId="3D400594" w14:textId="5C22CE43" w:rsidR="001F7FD3" w:rsidRDefault="001F7FD3" w:rsidP="001F7FD3">
      <w:pPr>
        <w:pStyle w:val="BodyText"/>
        <w:rPr>
          <w:szCs w:val="24"/>
          <w:lang w:val="en"/>
        </w:rPr>
      </w:pPr>
    </w:p>
    <w:p w14:paraId="3E4FD5D4" w14:textId="59303EE6" w:rsidR="001F7FD3" w:rsidRPr="00885BEA" w:rsidRDefault="001F7FD3" w:rsidP="00E1070A">
      <w:pPr>
        <w:pStyle w:val="BodyText"/>
        <w:jc w:val="both"/>
        <w:rPr>
          <w:b/>
          <w:szCs w:val="24"/>
          <w:lang w:val="en"/>
        </w:rPr>
      </w:pPr>
      <w:r w:rsidRPr="00885BEA">
        <w:rPr>
          <w:b/>
          <w:szCs w:val="24"/>
          <w:lang w:val="en"/>
        </w:rPr>
        <w:t xml:space="preserve">KEYBOARD ACCESS FOR </w:t>
      </w:r>
      <w:r w:rsidR="00E1070A" w:rsidRPr="00885BEA">
        <w:rPr>
          <w:b/>
          <w:szCs w:val="24"/>
          <w:lang w:val="en"/>
        </w:rPr>
        <w:t>VIEWS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5"/>
        <w:gridCol w:w="7555"/>
      </w:tblGrid>
      <w:tr w:rsidR="00E1070A" w14:paraId="2A74FAF5" w14:textId="77777777" w:rsidTr="001A1FC9">
        <w:trPr>
          <w:trHeight w:val="602"/>
        </w:trPr>
        <w:tc>
          <w:tcPr>
            <w:tcW w:w="3235" w:type="dxa"/>
          </w:tcPr>
          <w:p w14:paraId="04635DFC" w14:textId="39196665" w:rsidR="00E1070A" w:rsidRPr="00085560" w:rsidRDefault="00E1070A" w:rsidP="00E1070A">
            <w:pPr>
              <w:pStyle w:val="BodyText"/>
              <w:jc w:val="both"/>
              <w:rPr>
                <w:szCs w:val="24"/>
                <w:lang w:val="en"/>
              </w:rPr>
            </w:pPr>
            <w:r w:rsidRPr="00085560">
              <w:rPr>
                <w:color w:val="333333"/>
                <w:szCs w:val="24"/>
              </w:rPr>
              <w:t>All</w:t>
            </w:r>
          </w:p>
        </w:tc>
        <w:tc>
          <w:tcPr>
            <w:tcW w:w="7555" w:type="dxa"/>
          </w:tcPr>
          <w:p w14:paraId="494613F2" w14:textId="77777777" w:rsidR="00686F41" w:rsidRPr="00085560" w:rsidRDefault="00E1070A" w:rsidP="008207CF">
            <w:pPr>
              <w:pStyle w:val="ListParagraph"/>
              <w:numPr>
                <w:ilvl w:val="0"/>
                <w:numId w:val="66"/>
              </w:numPr>
              <w:spacing w:before="100" w:beforeAutospacing="1" w:after="100" w:afterAutospacing="1"/>
              <w:jc w:val="both"/>
              <w:rPr>
                <w:color w:val="333333"/>
                <w:sz w:val="24"/>
              </w:rPr>
            </w:pPr>
            <w:r w:rsidRPr="00085560">
              <w:rPr>
                <w:rStyle w:val="uicontrol"/>
                <w:b/>
                <w:bCs/>
                <w:color w:val="333333"/>
                <w:sz w:val="24"/>
              </w:rPr>
              <w:t>Tab</w:t>
            </w:r>
            <w:r w:rsidRPr="00085560">
              <w:rPr>
                <w:color w:val="333333"/>
                <w:sz w:val="24"/>
              </w:rPr>
              <w:t>: Move focus to next component</w:t>
            </w:r>
          </w:p>
          <w:p w14:paraId="73193E39" w14:textId="73ACDA78" w:rsidR="00E1070A" w:rsidRPr="00085560" w:rsidRDefault="00E1070A" w:rsidP="008207CF">
            <w:pPr>
              <w:pStyle w:val="ListParagraph"/>
              <w:numPr>
                <w:ilvl w:val="0"/>
                <w:numId w:val="66"/>
              </w:numPr>
              <w:spacing w:before="100" w:beforeAutospacing="1" w:after="100" w:afterAutospacing="1"/>
              <w:jc w:val="both"/>
              <w:rPr>
                <w:color w:val="333333"/>
                <w:sz w:val="24"/>
              </w:rPr>
            </w:pPr>
            <w:r w:rsidRPr="00085560">
              <w:rPr>
                <w:b/>
                <w:bCs/>
                <w:color w:val="333333"/>
                <w:sz w:val="24"/>
              </w:rPr>
              <w:t>Shift</w:t>
            </w:r>
            <w:r w:rsidR="00686F41" w:rsidRPr="00085560">
              <w:rPr>
                <w:b/>
                <w:bCs/>
                <w:color w:val="333333"/>
                <w:sz w:val="24"/>
              </w:rPr>
              <w:t xml:space="preserve"> </w:t>
            </w:r>
            <w:r w:rsidRPr="00085560">
              <w:rPr>
                <w:b/>
                <w:bCs/>
                <w:color w:val="333333"/>
                <w:sz w:val="24"/>
              </w:rPr>
              <w:t>+</w:t>
            </w:r>
            <w:r w:rsidR="00686F41" w:rsidRPr="00085560">
              <w:rPr>
                <w:b/>
                <w:bCs/>
                <w:color w:val="333333"/>
                <w:sz w:val="24"/>
              </w:rPr>
              <w:t xml:space="preserve"> </w:t>
            </w:r>
            <w:r w:rsidRPr="00085560">
              <w:rPr>
                <w:b/>
                <w:bCs/>
                <w:color w:val="333333"/>
                <w:sz w:val="24"/>
              </w:rPr>
              <w:t>Tab</w:t>
            </w:r>
            <w:r w:rsidRPr="00085560">
              <w:rPr>
                <w:color w:val="333333"/>
                <w:sz w:val="24"/>
              </w:rPr>
              <w:t> Move focus to previous component</w:t>
            </w:r>
          </w:p>
        </w:tc>
      </w:tr>
      <w:tr w:rsidR="00E1070A" w14:paraId="11ECA086" w14:textId="77777777" w:rsidTr="001A1FC9">
        <w:trPr>
          <w:trHeight w:val="773"/>
        </w:trPr>
        <w:tc>
          <w:tcPr>
            <w:tcW w:w="3235" w:type="dxa"/>
          </w:tcPr>
          <w:p w14:paraId="64CC525B" w14:textId="1F655874" w:rsidR="00E1070A" w:rsidRPr="00085560" w:rsidRDefault="00E1070A" w:rsidP="00E1070A">
            <w:pPr>
              <w:pStyle w:val="BodyText"/>
              <w:jc w:val="both"/>
              <w:rPr>
                <w:szCs w:val="24"/>
                <w:lang w:val="en"/>
              </w:rPr>
            </w:pPr>
            <w:r w:rsidRPr="00085560">
              <w:rPr>
                <w:color w:val="333333"/>
                <w:szCs w:val="24"/>
              </w:rPr>
              <w:t>Sheet Tabs</w:t>
            </w:r>
          </w:p>
        </w:tc>
        <w:tc>
          <w:tcPr>
            <w:tcW w:w="7555" w:type="dxa"/>
          </w:tcPr>
          <w:p w14:paraId="0DFF261F" w14:textId="77777777" w:rsidR="00E1070A"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Left/Up</w:t>
            </w:r>
            <w:r w:rsidRPr="00085560">
              <w:rPr>
                <w:color w:val="333333"/>
                <w:sz w:val="24"/>
              </w:rPr>
              <w:t>: Move focus to previous</w:t>
            </w:r>
          </w:p>
          <w:p w14:paraId="6D35BB2F" w14:textId="77777777" w:rsidR="00686F41"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Right/Down</w:t>
            </w:r>
            <w:r w:rsidRPr="00085560">
              <w:rPr>
                <w:color w:val="333333"/>
                <w:sz w:val="24"/>
              </w:rPr>
              <w:t>: Move focus to next</w:t>
            </w:r>
          </w:p>
          <w:p w14:paraId="0D806698" w14:textId="279A8038" w:rsidR="00E1070A" w:rsidRPr="00085560" w:rsidRDefault="00E1070A" w:rsidP="008207CF">
            <w:pPr>
              <w:pStyle w:val="ListParagraph"/>
              <w:numPr>
                <w:ilvl w:val="0"/>
                <w:numId w:val="67"/>
              </w:numPr>
              <w:spacing w:before="100" w:beforeAutospacing="1" w:after="100" w:afterAutospacing="1"/>
              <w:jc w:val="both"/>
              <w:rPr>
                <w:color w:val="333333"/>
                <w:sz w:val="24"/>
              </w:rPr>
            </w:pPr>
            <w:r w:rsidRPr="00085560">
              <w:rPr>
                <w:b/>
                <w:bCs/>
                <w:color w:val="333333"/>
                <w:sz w:val="24"/>
              </w:rPr>
              <w:t>Enter</w:t>
            </w:r>
            <w:r w:rsidRPr="00085560">
              <w:rPr>
                <w:color w:val="333333"/>
                <w:sz w:val="24"/>
              </w:rPr>
              <w:t>: Navigate to the focused tab</w:t>
            </w:r>
          </w:p>
        </w:tc>
      </w:tr>
      <w:tr w:rsidR="00E1070A" w14:paraId="3318CF2B" w14:textId="77777777" w:rsidTr="001A1FC9">
        <w:tc>
          <w:tcPr>
            <w:tcW w:w="3235" w:type="dxa"/>
          </w:tcPr>
          <w:p w14:paraId="7A7F0EAE" w14:textId="1CE6C6B8" w:rsidR="00E1070A" w:rsidRPr="00085560" w:rsidRDefault="00E1070A" w:rsidP="00E1070A">
            <w:pPr>
              <w:pStyle w:val="BodyText"/>
              <w:jc w:val="both"/>
              <w:rPr>
                <w:color w:val="333333"/>
                <w:szCs w:val="24"/>
              </w:rPr>
            </w:pPr>
            <w:r w:rsidRPr="00085560">
              <w:rPr>
                <w:color w:val="333333"/>
                <w:szCs w:val="24"/>
              </w:rPr>
              <w:t>Visualization (includes the view area, filters, and legends)</w:t>
            </w:r>
          </w:p>
        </w:tc>
        <w:tc>
          <w:tcPr>
            <w:tcW w:w="7555" w:type="dxa"/>
          </w:tcPr>
          <w:p w14:paraId="5C624A1F" w14:textId="77777777" w:rsidR="00E1070A" w:rsidRPr="00085560" w:rsidRDefault="00E1070A" w:rsidP="00E1070A">
            <w:pPr>
              <w:pStyle w:val="NormalWeb"/>
              <w:rPr>
                <w:color w:val="333333"/>
              </w:rPr>
            </w:pPr>
            <w:r w:rsidRPr="00085560">
              <w:rPr>
                <w:color w:val="333333"/>
              </w:rPr>
              <w:t>Legends</w:t>
            </w:r>
          </w:p>
          <w:p w14:paraId="41C279D4" w14:textId="04781A8E" w:rsidR="00E1070A"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Up</w:t>
            </w:r>
            <w:r w:rsidRPr="00085560">
              <w:rPr>
                <w:color w:val="333333"/>
                <w:sz w:val="24"/>
              </w:rPr>
              <w:t>: Move focus to previous</w:t>
            </w:r>
          </w:p>
          <w:p w14:paraId="32FCAFB3"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Down</w:t>
            </w:r>
            <w:r w:rsidRPr="00085560">
              <w:rPr>
                <w:color w:val="333333"/>
                <w:sz w:val="24"/>
              </w:rPr>
              <w:t>: Move focus to next</w:t>
            </w:r>
          </w:p>
          <w:p w14:paraId="542F56F5"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Left</w:t>
            </w:r>
            <w:r w:rsidRPr="00085560">
              <w:rPr>
                <w:color w:val="333333"/>
                <w:sz w:val="24"/>
              </w:rPr>
              <w:t>: (Single column) move focus to previous, (Multi-column) move focus to left</w:t>
            </w:r>
          </w:p>
          <w:p w14:paraId="33AA0459"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Right</w:t>
            </w:r>
            <w:r w:rsidRPr="00085560">
              <w:rPr>
                <w:color w:val="333333"/>
                <w:sz w:val="24"/>
              </w:rPr>
              <w:t>: (Single column) move focus to next, (Multi-column) move focus to right</w:t>
            </w:r>
          </w:p>
          <w:p w14:paraId="7DBB0503"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Home</w:t>
            </w:r>
            <w:r w:rsidRPr="00085560">
              <w:rPr>
                <w:color w:val="333333"/>
                <w:sz w:val="24"/>
              </w:rPr>
              <w:t>: Move focus to first item</w:t>
            </w:r>
          </w:p>
          <w:p w14:paraId="32B66E8C"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End</w:t>
            </w:r>
            <w:r w:rsidRPr="00085560">
              <w:rPr>
                <w:color w:val="333333"/>
                <w:sz w:val="24"/>
              </w:rPr>
              <w:t>: Move focus to last item</w:t>
            </w:r>
          </w:p>
          <w:p w14:paraId="22D9DB3C" w14:textId="77777777" w:rsidR="00686F41"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Space</w:t>
            </w:r>
            <w:r w:rsidRPr="00085560">
              <w:rPr>
                <w:color w:val="333333"/>
                <w:sz w:val="24"/>
              </w:rPr>
              <w:t>: Toggle item selection</w:t>
            </w:r>
          </w:p>
          <w:p w14:paraId="440E82B0" w14:textId="77777777" w:rsidR="00E1070A" w:rsidRPr="00085560" w:rsidRDefault="00E1070A" w:rsidP="008207CF">
            <w:pPr>
              <w:numPr>
                <w:ilvl w:val="0"/>
                <w:numId w:val="65"/>
              </w:numPr>
              <w:spacing w:before="100" w:beforeAutospacing="1" w:after="100" w:afterAutospacing="1"/>
              <w:rPr>
                <w:color w:val="333333"/>
                <w:sz w:val="24"/>
              </w:rPr>
            </w:pPr>
            <w:r w:rsidRPr="00085560">
              <w:rPr>
                <w:rStyle w:val="uicontrol"/>
                <w:b/>
                <w:bCs/>
                <w:color w:val="333333"/>
                <w:sz w:val="24"/>
              </w:rPr>
              <w:t>Enter</w:t>
            </w:r>
            <w:r w:rsidRPr="00085560">
              <w:rPr>
                <w:color w:val="333333"/>
                <w:sz w:val="24"/>
              </w:rPr>
              <w:t>: Toggle highlighting on and off</w:t>
            </w:r>
          </w:p>
          <w:p w14:paraId="654F9FA5" w14:textId="77777777" w:rsidR="00686F41" w:rsidRPr="00085560" w:rsidRDefault="00686F41" w:rsidP="008207CF">
            <w:pPr>
              <w:numPr>
                <w:ilvl w:val="0"/>
                <w:numId w:val="65"/>
              </w:numPr>
              <w:spacing w:before="100" w:beforeAutospacing="1" w:after="100" w:afterAutospacing="1"/>
              <w:rPr>
                <w:color w:val="333333"/>
                <w:sz w:val="24"/>
              </w:rPr>
            </w:pPr>
            <w:r w:rsidRPr="00085560">
              <w:rPr>
                <w:rStyle w:val="uicontrol"/>
                <w:b/>
                <w:bCs/>
                <w:color w:val="333333"/>
                <w:sz w:val="24"/>
              </w:rPr>
              <w:t>Esc</w:t>
            </w:r>
            <w:r w:rsidRPr="00085560">
              <w:rPr>
                <w:color w:val="333333"/>
                <w:sz w:val="24"/>
              </w:rPr>
              <w:t>: Clear all item selections</w:t>
            </w:r>
          </w:p>
          <w:p w14:paraId="6CCF37C5" w14:textId="77777777" w:rsidR="00686F41" w:rsidRPr="00085560" w:rsidRDefault="00686F41" w:rsidP="00686F41">
            <w:pPr>
              <w:spacing w:before="100" w:beforeAutospacing="1" w:after="100" w:afterAutospacing="1"/>
              <w:rPr>
                <w:color w:val="333333"/>
                <w:sz w:val="24"/>
              </w:rPr>
            </w:pPr>
            <w:r w:rsidRPr="00085560">
              <w:rPr>
                <w:color w:val="333333"/>
                <w:sz w:val="24"/>
              </w:rPr>
              <w:t>Filters</w:t>
            </w:r>
          </w:p>
          <w:p w14:paraId="649B8364" w14:textId="5E8BA928"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Left/Up</w:t>
            </w:r>
            <w:r w:rsidRPr="00085560">
              <w:rPr>
                <w:color w:val="333333"/>
                <w:sz w:val="24"/>
              </w:rPr>
              <w:t>: Move focus to previous item</w:t>
            </w:r>
          </w:p>
          <w:p w14:paraId="3DBE51CD"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Right/Down</w:t>
            </w:r>
            <w:r w:rsidRPr="00085560">
              <w:rPr>
                <w:color w:val="333333"/>
                <w:sz w:val="24"/>
              </w:rPr>
              <w:t>: Move focus to next item</w:t>
            </w:r>
          </w:p>
          <w:p w14:paraId="4116FD73"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Home</w:t>
            </w:r>
            <w:r w:rsidRPr="00085560">
              <w:rPr>
                <w:color w:val="333333"/>
                <w:sz w:val="24"/>
              </w:rPr>
              <w:t>: Move focus to first item</w:t>
            </w:r>
          </w:p>
          <w:p w14:paraId="79364FFE"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lastRenderedPageBreak/>
              <w:t>End</w:t>
            </w:r>
            <w:r w:rsidRPr="00085560">
              <w:rPr>
                <w:color w:val="333333"/>
                <w:sz w:val="24"/>
              </w:rPr>
              <w:t>: Move focus to last item</w:t>
            </w:r>
          </w:p>
          <w:p w14:paraId="09D611C6" w14:textId="77777777"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Space</w:t>
            </w:r>
            <w:r w:rsidRPr="00085560">
              <w:rPr>
                <w:color w:val="333333"/>
                <w:sz w:val="24"/>
              </w:rPr>
              <w:t>: Toggle selection (check/clear checkboxes, select/ clear radio buttons)</w:t>
            </w:r>
          </w:p>
          <w:p w14:paraId="1202FB7B" w14:textId="77777777" w:rsidR="00B46B85"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Enter</w:t>
            </w:r>
            <w:r w:rsidRPr="00085560">
              <w:rPr>
                <w:color w:val="333333"/>
                <w:sz w:val="24"/>
              </w:rPr>
              <w:t>: Apply changes, if </w:t>
            </w:r>
            <w:r w:rsidRPr="00085560">
              <w:rPr>
                <w:b/>
                <w:bCs/>
                <w:color w:val="333333"/>
                <w:sz w:val="24"/>
              </w:rPr>
              <w:t>Cancel</w:t>
            </w:r>
            <w:r w:rsidRPr="00085560">
              <w:rPr>
                <w:color w:val="333333"/>
                <w:sz w:val="24"/>
              </w:rPr>
              <w:t> or </w:t>
            </w:r>
            <w:r w:rsidRPr="00085560">
              <w:rPr>
                <w:b/>
                <w:bCs/>
                <w:color w:val="333333"/>
                <w:sz w:val="24"/>
              </w:rPr>
              <w:t>Apply</w:t>
            </w:r>
            <w:r w:rsidRPr="00085560">
              <w:rPr>
                <w:color w:val="333333"/>
                <w:sz w:val="24"/>
              </w:rPr>
              <w:t> buttons available</w:t>
            </w:r>
          </w:p>
          <w:p w14:paraId="1E9E76B5" w14:textId="48CA3FEB" w:rsidR="00686F41" w:rsidRPr="00085560" w:rsidRDefault="00686F41" w:rsidP="008207CF">
            <w:pPr>
              <w:numPr>
                <w:ilvl w:val="0"/>
                <w:numId w:val="68"/>
              </w:numPr>
              <w:spacing w:before="100" w:beforeAutospacing="1" w:after="100" w:afterAutospacing="1"/>
              <w:rPr>
                <w:color w:val="333333"/>
                <w:sz w:val="24"/>
              </w:rPr>
            </w:pPr>
            <w:r w:rsidRPr="00085560">
              <w:rPr>
                <w:b/>
                <w:bCs/>
                <w:color w:val="333333"/>
                <w:sz w:val="24"/>
              </w:rPr>
              <w:t>Esc</w:t>
            </w:r>
            <w:r w:rsidRPr="00085560">
              <w:rPr>
                <w:color w:val="333333"/>
                <w:sz w:val="24"/>
              </w:rPr>
              <w:t>: Revert changes to default settings.</w:t>
            </w:r>
          </w:p>
          <w:p w14:paraId="3F041D65" w14:textId="77777777" w:rsidR="00686F41" w:rsidRPr="00085560" w:rsidRDefault="00686F41" w:rsidP="00686F41">
            <w:pPr>
              <w:spacing w:before="100" w:beforeAutospacing="1" w:after="100" w:afterAutospacing="1"/>
              <w:rPr>
                <w:color w:val="333333"/>
                <w:sz w:val="24"/>
              </w:rPr>
            </w:pPr>
            <w:r w:rsidRPr="00085560">
              <w:rPr>
                <w:color w:val="333333"/>
                <w:sz w:val="24"/>
              </w:rPr>
              <w:t>Filter controls and search</w:t>
            </w:r>
          </w:p>
          <w:p w14:paraId="5F22DE8F" w14:textId="75614EAB" w:rsidR="00686F41" w:rsidRPr="00085560" w:rsidRDefault="00686F41" w:rsidP="008207CF">
            <w:pPr>
              <w:numPr>
                <w:ilvl w:val="0"/>
                <w:numId w:val="69"/>
              </w:numPr>
              <w:spacing w:before="100" w:beforeAutospacing="1" w:after="100" w:afterAutospacing="1"/>
              <w:rPr>
                <w:color w:val="333333"/>
                <w:sz w:val="24"/>
              </w:rPr>
            </w:pPr>
            <w:r w:rsidRPr="00085560">
              <w:rPr>
                <w:b/>
                <w:bCs/>
                <w:color w:val="333333"/>
                <w:sz w:val="24"/>
              </w:rPr>
              <w:t>Shift</w:t>
            </w:r>
            <w:r w:rsidR="00885BEA" w:rsidRPr="00085560">
              <w:rPr>
                <w:b/>
                <w:bCs/>
                <w:color w:val="333333"/>
                <w:sz w:val="24"/>
              </w:rPr>
              <w:t xml:space="preserve"> </w:t>
            </w:r>
            <w:r w:rsidRPr="00085560">
              <w:rPr>
                <w:b/>
                <w:bCs/>
                <w:color w:val="333333"/>
                <w:sz w:val="24"/>
              </w:rPr>
              <w:t>+Tab</w:t>
            </w:r>
            <w:r w:rsidRPr="00085560">
              <w:rPr>
                <w:color w:val="333333"/>
                <w:sz w:val="24"/>
              </w:rPr>
              <w:t>: Move focus from filter item to filter control buttons (search, Single Value (List)/Multiple Values (List), Single Value (Dropdown)/Multiple Values (Dropdown), Include/Exclude Values). Press </w:t>
            </w:r>
            <w:r w:rsidRPr="00085560">
              <w:rPr>
                <w:b/>
                <w:bCs/>
                <w:color w:val="333333"/>
                <w:sz w:val="24"/>
              </w:rPr>
              <w:t>Space</w:t>
            </w:r>
            <w:r w:rsidRPr="00085560">
              <w:rPr>
                <w:color w:val="333333"/>
                <w:sz w:val="24"/>
              </w:rPr>
              <w:t> to click a button.</w:t>
            </w:r>
          </w:p>
          <w:p w14:paraId="4D5F72BE" w14:textId="77777777" w:rsidR="00686F41" w:rsidRPr="00085560" w:rsidRDefault="00686F41" w:rsidP="008207CF">
            <w:pPr>
              <w:numPr>
                <w:ilvl w:val="0"/>
                <w:numId w:val="69"/>
              </w:numPr>
              <w:spacing w:before="100" w:beforeAutospacing="1" w:after="100" w:afterAutospacing="1"/>
              <w:rPr>
                <w:color w:val="333333"/>
                <w:sz w:val="24"/>
              </w:rPr>
            </w:pPr>
            <w:r w:rsidRPr="00085560">
              <w:rPr>
                <w:color w:val="333333"/>
                <w:sz w:val="24"/>
              </w:rPr>
              <w:t>For the drop-down menu, use </w:t>
            </w:r>
            <w:r w:rsidRPr="00085560">
              <w:rPr>
                <w:b/>
                <w:bCs/>
                <w:color w:val="333333"/>
                <w:sz w:val="24"/>
              </w:rPr>
              <w:t>arrow keys</w:t>
            </w:r>
            <w:r w:rsidRPr="00085560">
              <w:rPr>
                <w:color w:val="333333"/>
                <w:sz w:val="24"/>
              </w:rPr>
              <w:t> to move focus. Press </w:t>
            </w:r>
            <w:r w:rsidRPr="00085560">
              <w:rPr>
                <w:b/>
                <w:bCs/>
                <w:color w:val="333333"/>
                <w:sz w:val="24"/>
              </w:rPr>
              <w:t>Enter</w:t>
            </w:r>
            <w:r w:rsidRPr="00085560">
              <w:rPr>
                <w:color w:val="333333"/>
                <w:sz w:val="24"/>
              </w:rPr>
              <w:t> to choose a menu item.</w:t>
            </w:r>
          </w:p>
          <w:p w14:paraId="77632F41" w14:textId="08EDCF72" w:rsidR="00686F41" w:rsidRPr="00085560" w:rsidRDefault="00686F41" w:rsidP="008207CF">
            <w:pPr>
              <w:numPr>
                <w:ilvl w:val="0"/>
                <w:numId w:val="69"/>
              </w:numPr>
              <w:spacing w:before="100" w:beforeAutospacing="1" w:after="100" w:afterAutospacing="1"/>
              <w:rPr>
                <w:color w:val="333333"/>
                <w:sz w:val="24"/>
              </w:rPr>
            </w:pPr>
            <w:r w:rsidRPr="00085560">
              <w:rPr>
                <w:color w:val="333333"/>
                <w:sz w:val="24"/>
              </w:rPr>
              <w:t>For search, press </w:t>
            </w:r>
            <w:r w:rsidRPr="00085560">
              <w:rPr>
                <w:b/>
                <w:bCs/>
                <w:color w:val="333333"/>
                <w:sz w:val="24"/>
              </w:rPr>
              <w:t>Space</w:t>
            </w:r>
            <w:r w:rsidRPr="00085560">
              <w:rPr>
                <w:color w:val="333333"/>
                <w:sz w:val="24"/>
              </w:rPr>
              <w:t> on the Search button, and then enter search terms. Press </w:t>
            </w:r>
            <w:r w:rsidRPr="00085560">
              <w:rPr>
                <w:b/>
                <w:bCs/>
                <w:color w:val="333333"/>
                <w:sz w:val="24"/>
              </w:rPr>
              <w:t>Esc</w:t>
            </w:r>
            <w:r w:rsidRPr="00085560">
              <w:rPr>
                <w:color w:val="333333"/>
                <w:sz w:val="24"/>
              </w:rPr>
              <w:t> once to clear input. Press </w:t>
            </w:r>
            <w:r w:rsidRPr="00085560">
              <w:rPr>
                <w:b/>
                <w:bCs/>
                <w:color w:val="333333"/>
                <w:sz w:val="24"/>
              </w:rPr>
              <w:t>Esc</w:t>
            </w:r>
            <w:r w:rsidRPr="00085560">
              <w:rPr>
                <w:color w:val="333333"/>
                <w:sz w:val="24"/>
              </w:rPr>
              <w:t> again to dismiss Search.</w:t>
            </w:r>
          </w:p>
        </w:tc>
      </w:tr>
      <w:tr w:rsidR="00686F41" w14:paraId="38EF3C10" w14:textId="77777777" w:rsidTr="001A1FC9">
        <w:tc>
          <w:tcPr>
            <w:tcW w:w="3235" w:type="dxa"/>
          </w:tcPr>
          <w:p w14:paraId="32271F86" w14:textId="56AEA55C" w:rsidR="00686F41" w:rsidRPr="00085560" w:rsidRDefault="00686F41" w:rsidP="00686F41">
            <w:pPr>
              <w:pStyle w:val="BodyText"/>
              <w:jc w:val="both"/>
              <w:rPr>
                <w:color w:val="333333"/>
                <w:szCs w:val="24"/>
              </w:rPr>
            </w:pPr>
            <w:r w:rsidRPr="00085560">
              <w:rPr>
                <w:color w:val="333333"/>
                <w:szCs w:val="24"/>
              </w:rPr>
              <w:lastRenderedPageBreak/>
              <w:t>View Data window</w:t>
            </w:r>
          </w:p>
        </w:tc>
        <w:tc>
          <w:tcPr>
            <w:tcW w:w="7555" w:type="dxa"/>
          </w:tcPr>
          <w:p w14:paraId="363A09F3" w14:textId="77777777" w:rsidR="00686F41" w:rsidRPr="00085560" w:rsidRDefault="00686F41" w:rsidP="008207CF">
            <w:pPr>
              <w:numPr>
                <w:ilvl w:val="0"/>
                <w:numId w:val="70"/>
              </w:numPr>
              <w:spacing w:before="100" w:beforeAutospacing="1" w:after="100" w:afterAutospacing="1"/>
              <w:rPr>
                <w:color w:val="333333"/>
                <w:sz w:val="24"/>
              </w:rPr>
            </w:pPr>
            <w:r w:rsidRPr="00085560">
              <w:rPr>
                <w:b/>
                <w:bCs/>
                <w:color w:val="333333"/>
                <w:sz w:val="24"/>
              </w:rPr>
              <w:t>Esc</w:t>
            </w:r>
            <w:r w:rsidRPr="00085560">
              <w:rPr>
                <w:color w:val="333333"/>
                <w:sz w:val="24"/>
              </w:rPr>
              <w:t> Clear mark selections.</w:t>
            </w:r>
          </w:p>
          <w:p w14:paraId="0322D1CA" w14:textId="6C8144D1" w:rsidR="00686F41" w:rsidRPr="00085560" w:rsidRDefault="00686F41" w:rsidP="008207CF">
            <w:pPr>
              <w:numPr>
                <w:ilvl w:val="0"/>
                <w:numId w:val="70"/>
              </w:numPr>
              <w:spacing w:before="100" w:beforeAutospacing="1" w:after="100" w:afterAutospacing="1"/>
              <w:rPr>
                <w:color w:val="333333"/>
                <w:sz w:val="24"/>
              </w:rPr>
            </w:pPr>
            <w:r w:rsidRPr="00085560">
              <w:rPr>
                <w:color w:val="333333"/>
                <w:sz w:val="24"/>
              </w:rPr>
              <w:t>When the view has the focus, press </w:t>
            </w:r>
            <w:r w:rsidRPr="00085560">
              <w:rPr>
                <w:b/>
                <w:bCs/>
                <w:color w:val="333333"/>
                <w:sz w:val="24"/>
              </w:rPr>
              <w:t>Enter</w:t>
            </w:r>
            <w:r w:rsidRPr="00085560">
              <w:rPr>
                <w:color w:val="333333"/>
                <w:sz w:val="24"/>
              </w:rPr>
              <w:t>, or press </w:t>
            </w:r>
            <w:r w:rsidRPr="00085560">
              <w:rPr>
                <w:rStyle w:val="uicontrol"/>
                <w:b/>
                <w:bCs/>
                <w:color w:val="333333"/>
                <w:sz w:val="24"/>
              </w:rPr>
              <w:t>Ctrl </w:t>
            </w:r>
            <w:r w:rsidRPr="00085560">
              <w:rPr>
                <w:color w:val="333333"/>
                <w:sz w:val="24"/>
              </w:rPr>
              <w:t>+ </w:t>
            </w:r>
            <w:r w:rsidRPr="00085560">
              <w:rPr>
                <w:rStyle w:val="uicontrol"/>
                <w:b/>
                <w:bCs/>
                <w:color w:val="333333"/>
                <w:sz w:val="24"/>
              </w:rPr>
              <w:t>Shift </w:t>
            </w:r>
            <w:r w:rsidRPr="00085560">
              <w:rPr>
                <w:color w:val="333333"/>
                <w:sz w:val="24"/>
              </w:rPr>
              <w:t>+ </w:t>
            </w:r>
            <w:r w:rsidRPr="00085560">
              <w:rPr>
                <w:rStyle w:val="uicontrol"/>
                <w:b/>
                <w:bCs/>
                <w:color w:val="333333"/>
                <w:sz w:val="24"/>
              </w:rPr>
              <w:t>Enter</w:t>
            </w:r>
            <w:r w:rsidRPr="00085560">
              <w:rPr>
                <w:color w:val="333333"/>
                <w:sz w:val="24"/>
              </w:rPr>
              <w:t> to show the View Data window. The screen reader you are using might require some combination of modifier keys (</w:t>
            </w:r>
            <w:r w:rsidRPr="00085560">
              <w:rPr>
                <w:rStyle w:val="uicontrol"/>
                <w:b/>
                <w:bCs/>
                <w:color w:val="333333"/>
                <w:sz w:val="24"/>
              </w:rPr>
              <w:t>Shift</w:t>
            </w:r>
            <w:r w:rsidRPr="00085560">
              <w:rPr>
                <w:color w:val="333333"/>
                <w:sz w:val="24"/>
              </w:rPr>
              <w:t>, </w:t>
            </w:r>
            <w:r w:rsidRPr="00085560">
              <w:rPr>
                <w:rStyle w:val="uicontrol"/>
                <w:b/>
                <w:bCs/>
                <w:color w:val="333333"/>
                <w:sz w:val="24"/>
              </w:rPr>
              <w:t>Ctrl</w:t>
            </w:r>
            <w:r w:rsidRPr="00085560">
              <w:rPr>
                <w:color w:val="333333"/>
                <w:sz w:val="24"/>
              </w:rPr>
              <w:t>, </w:t>
            </w:r>
            <w:r w:rsidRPr="00085560">
              <w:rPr>
                <w:rStyle w:val="uicontrol"/>
                <w:b/>
                <w:bCs/>
                <w:color w:val="333333"/>
                <w:sz w:val="24"/>
              </w:rPr>
              <w:t>Alt</w:t>
            </w:r>
            <w:r w:rsidRPr="00085560">
              <w:rPr>
                <w:color w:val="333333"/>
                <w:sz w:val="24"/>
              </w:rPr>
              <w:t>, </w:t>
            </w:r>
            <w:r w:rsidRPr="00085560">
              <w:rPr>
                <w:rStyle w:val="uicontrol"/>
                <w:b/>
                <w:bCs/>
                <w:color w:val="333333"/>
                <w:sz w:val="24"/>
              </w:rPr>
              <w:t>Cmd</w:t>
            </w:r>
            <w:r w:rsidRPr="00085560">
              <w:rPr>
                <w:color w:val="333333"/>
                <w:sz w:val="24"/>
              </w:rPr>
              <w:t>) in conjunction with </w:t>
            </w:r>
            <w:r w:rsidRPr="00085560">
              <w:rPr>
                <w:rStyle w:val="uicontrol"/>
                <w:b/>
                <w:bCs/>
                <w:color w:val="333333"/>
                <w:sz w:val="24"/>
              </w:rPr>
              <w:t>Enter</w:t>
            </w:r>
            <w:r w:rsidRPr="00085560">
              <w:rPr>
                <w:color w:val="333333"/>
                <w:sz w:val="24"/>
              </w:rPr>
              <w:t>. See the documentation for your screen reader.</w:t>
            </w:r>
          </w:p>
          <w:p w14:paraId="69D6EC73" w14:textId="77777777" w:rsidR="00686F41" w:rsidRPr="00085560" w:rsidRDefault="00686F41" w:rsidP="00686F41">
            <w:pPr>
              <w:pStyle w:val="NormalWeb"/>
              <w:rPr>
                <w:color w:val="333333"/>
              </w:rPr>
            </w:pPr>
            <w:r w:rsidRPr="00085560">
              <w:rPr>
                <w:color w:val="333333"/>
              </w:rPr>
              <w:t>In the View Data window (when screen reader is on):</w:t>
            </w:r>
          </w:p>
          <w:p w14:paraId="614D5A2E" w14:textId="77777777" w:rsidR="00085560" w:rsidRDefault="00686F41" w:rsidP="00686F41">
            <w:pPr>
              <w:numPr>
                <w:ilvl w:val="0"/>
                <w:numId w:val="71"/>
              </w:numPr>
              <w:spacing w:before="100" w:beforeAutospacing="1" w:after="100" w:afterAutospacing="1"/>
              <w:rPr>
                <w:color w:val="333333"/>
                <w:sz w:val="24"/>
              </w:rPr>
            </w:pPr>
            <w:r w:rsidRPr="00085560">
              <w:rPr>
                <w:rStyle w:val="uicontrol"/>
                <w:b/>
                <w:bCs/>
                <w:color w:val="333333"/>
                <w:sz w:val="24"/>
              </w:rPr>
              <w:t>Arrow keys</w:t>
            </w:r>
            <w:r w:rsidRPr="00085560">
              <w:rPr>
                <w:color w:val="333333"/>
                <w:sz w:val="24"/>
              </w:rPr>
              <w:t>: Move within table.</w:t>
            </w:r>
          </w:p>
          <w:p w14:paraId="21F1163F" w14:textId="29BA0B39" w:rsidR="00686F41" w:rsidRPr="00085560" w:rsidRDefault="00686F41" w:rsidP="00686F41">
            <w:pPr>
              <w:numPr>
                <w:ilvl w:val="0"/>
                <w:numId w:val="71"/>
              </w:numPr>
              <w:spacing w:before="100" w:beforeAutospacing="1" w:after="100" w:afterAutospacing="1"/>
              <w:rPr>
                <w:color w:val="333333"/>
                <w:sz w:val="24"/>
              </w:rPr>
            </w:pPr>
            <w:r w:rsidRPr="00085560">
              <w:rPr>
                <w:b/>
                <w:bCs/>
                <w:color w:val="333333"/>
                <w:sz w:val="24"/>
              </w:rPr>
              <w:t>Tab</w:t>
            </w:r>
            <w:r w:rsidRPr="00085560">
              <w:rPr>
                <w:color w:val="333333"/>
                <w:sz w:val="24"/>
              </w:rPr>
              <w:t>: Move focus to download data link in the window. Press </w:t>
            </w:r>
            <w:r w:rsidRPr="00085560">
              <w:rPr>
                <w:rStyle w:val="uicontrol"/>
                <w:b/>
                <w:bCs/>
                <w:color w:val="333333"/>
                <w:sz w:val="24"/>
              </w:rPr>
              <w:t>Enter</w:t>
            </w:r>
            <w:r w:rsidRPr="00085560">
              <w:rPr>
                <w:color w:val="333333"/>
                <w:sz w:val="24"/>
              </w:rPr>
              <w:t> to navigate to link.</w:t>
            </w:r>
          </w:p>
        </w:tc>
      </w:tr>
    </w:tbl>
    <w:p w14:paraId="3A6DB8F6" w14:textId="087413AD" w:rsidR="00A771B2" w:rsidRDefault="00A771B2" w:rsidP="00085560">
      <w:pPr>
        <w:pStyle w:val="Heading1"/>
        <w:numPr>
          <w:ilvl w:val="0"/>
          <w:numId w:val="0"/>
        </w:numPr>
        <w:rPr>
          <w:lang w:val="en"/>
        </w:rPr>
      </w:pPr>
      <w:bookmarkStart w:id="165" w:name="_Toc534722413"/>
      <w:r>
        <w:rPr>
          <w:lang w:val="en"/>
        </w:rPr>
        <w:lastRenderedPageBreak/>
        <w:t>Appendix A – Wireframes</w:t>
      </w:r>
      <w:bookmarkEnd w:id="165"/>
    </w:p>
    <w:p w14:paraId="5B82B7B5" w14:textId="77777777" w:rsidR="00E43A51" w:rsidRDefault="005E2473" w:rsidP="00C540FC">
      <w:pPr>
        <w:pStyle w:val="Caption"/>
        <w:rPr>
          <w:noProof/>
        </w:rPr>
      </w:pPr>
      <w:r>
        <w:t xml:space="preserve">Figure </w:t>
      </w:r>
      <w:r w:rsidR="0085050E">
        <w:rPr>
          <w:noProof/>
        </w:rPr>
        <w:fldChar w:fldCharType="begin"/>
      </w:r>
      <w:r w:rsidR="0085050E">
        <w:rPr>
          <w:noProof/>
        </w:rPr>
        <w:instrText xml:space="preserve"> SEQ Figure \* ARABIC </w:instrText>
      </w:r>
      <w:r w:rsidR="0085050E">
        <w:rPr>
          <w:noProof/>
        </w:rPr>
        <w:fldChar w:fldCharType="separate"/>
      </w:r>
      <w:r w:rsidR="00EC512E">
        <w:rPr>
          <w:noProof/>
        </w:rPr>
        <w:t>1</w:t>
      </w:r>
      <w:r w:rsidR="0085050E">
        <w:rPr>
          <w:noProof/>
        </w:rPr>
        <w:fldChar w:fldCharType="end"/>
      </w:r>
      <w:r>
        <w:t>: TAS Wirefr</w:t>
      </w:r>
      <w:r w:rsidR="00E43A51">
        <w:t>ame – eBilling</w:t>
      </w:r>
      <w:r w:rsidR="00E43A51">
        <w:rPr>
          <w:noProof/>
        </w:rPr>
        <w:t xml:space="preserve"> </w:t>
      </w:r>
    </w:p>
    <w:p w14:paraId="1DB638C4" w14:textId="77777777" w:rsidR="00E43A51" w:rsidRDefault="00E43A51" w:rsidP="00BB67E4">
      <w:pPr>
        <w:pStyle w:val="Caption"/>
      </w:pPr>
      <w:r>
        <w:rPr>
          <w:noProof/>
        </w:rPr>
        <w:drawing>
          <wp:inline distT="0" distB="0" distL="0" distR="0" wp14:anchorId="2D31D207" wp14:editId="6249472F">
            <wp:extent cx="6394704" cy="7418805"/>
            <wp:effectExtent l="0" t="0" r="6350" b="0"/>
            <wp:docPr id="799" name="Picture 7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6406244" cy="7432194"/>
                    </a:xfrm>
                    <a:prstGeom prst="rect">
                      <a:avLst/>
                    </a:prstGeom>
                    <a:noFill/>
                    <a:ln>
                      <a:noFill/>
                    </a:ln>
                  </pic:spPr>
                </pic:pic>
              </a:graphicData>
            </a:graphic>
          </wp:inline>
        </w:drawing>
      </w:r>
    </w:p>
    <w:p w14:paraId="23A34E98" w14:textId="667FF185" w:rsidR="005E2473" w:rsidRDefault="005E2473" w:rsidP="00BB67E4">
      <w:pPr>
        <w:pStyle w:val="Caption"/>
      </w:pPr>
      <w:r>
        <w:lastRenderedPageBreak/>
        <w:t xml:space="preserve">Figure </w:t>
      </w:r>
      <w:r w:rsidR="0085050E">
        <w:rPr>
          <w:noProof/>
        </w:rPr>
        <w:fldChar w:fldCharType="begin"/>
      </w:r>
      <w:r w:rsidR="0085050E">
        <w:rPr>
          <w:noProof/>
        </w:rPr>
        <w:instrText xml:space="preserve"> SEQ Figure \* ARABIC </w:instrText>
      </w:r>
      <w:r w:rsidR="0085050E">
        <w:rPr>
          <w:noProof/>
        </w:rPr>
        <w:fldChar w:fldCharType="separate"/>
      </w:r>
      <w:r w:rsidR="00EC512E">
        <w:rPr>
          <w:noProof/>
        </w:rPr>
        <w:t>2</w:t>
      </w:r>
      <w:r w:rsidR="0085050E">
        <w:rPr>
          <w:noProof/>
        </w:rPr>
        <w:fldChar w:fldCharType="end"/>
      </w:r>
      <w:r>
        <w:t>: TAS Wireframe e</w:t>
      </w:r>
      <w:bookmarkStart w:id="166" w:name="_Toc532206636"/>
      <w:bookmarkStart w:id="167" w:name="_Toc532207141"/>
      <w:bookmarkStart w:id="168" w:name="_Toc532207241"/>
      <w:bookmarkStart w:id="169" w:name="_Toc534627714"/>
      <w:r w:rsidR="00E43A51">
        <w:t>Insurance</w:t>
      </w:r>
    </w:p>
    <w:p w14:paraId="55615E25" w14:textId="77777777" w:rsidR="00BC64F2" w:rsidRPr="00BC64F2" w:rsidRDefault="00BC64F2" w:rsidP="00BC64F2"/>
    <w:p w14:paraId="28D02B91" w14:textId="018F6447" w:rsidR="008345C3" w:rsidRPr="008345C3" w:rsidRDefault="00E43A51" w:rsidP="008345C3">
      <w:r>
        <w:rPr>
          <w:noProof/>
        </w:rPr>
        <w:lastRenderedPageBreak/>
        <w:drawing>
          <wp:inline distT="0" distB="0" distL="0" distR="0" wp14:anchorId="0455A6F3" wp14:editId="6713E6F0">
            <wp:extent cx="6851650" cy="7948930"/>
            <wp:effectExtent l="0" t="0" r="6350" b="0"/>
            <wp:docPr id="797" name="Picture 7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5"/>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5B0DB3F3" w14:textId="5C2087CF" w:rsidR="005E2473" w:rsidRDefault="005E2473" w:rsidP="00BB67E4">
      <w:pPr>
        <w:pStyle w:val="Caption"/>
      </w:pPr>
      <w:r>
        <w:lastRenderedPageBreak/>
        <w:t xml:space="preserve">Figure </w:t>
      </w:r>
      <w:r w:rsidR="0085050E">
        <w:rPr>
          <w:noProof/>
        </w:rPr>
        <w:fldChar w:fldCharType="begin"/>
      </w:r>
      <w:r w:rsidR="0085050E">
        <w:rPr>
          <w:noProof/>
        </w:rPr>
        <w:instrText xml:space="preserve"> SEQ Figure \* ARABIC </w:instrText>
      </w:r>
      <w:r w:rsidR="0085050E">
        <w:rPr>
          <w:noProof/>
        </w:rPr>
        <w:fldChar w:fldCharType="separate"/>
      </w:r>
      <w:r w:rsidR="00EC512E">
        <w:rPr>
          <w:noProof/>
        </w:rPr>
        <w:t>3</w:t>
      </w:r>
      <w:r w:rsidR="0085050E">
        <w:rPr>
          <w:noProof/>
        </w:rPr>
        <w:fldChar w:fldCharType="end"/>
      </w:r>
      <w:r>
        <w:t>: TAS Wireframe e</w:t>
      </w:r>
      <w:bookmarkEnd w:id="166"/>
      <w:bookmarkEnd w:id="167"/>
      <w:bookmarkEnd w:id="168"/>
      <w:bookmarkEnd w:id="169"/>
      <w:r w:rsidR="007E4DA4">
        <w:t>Insurance</w:t>
      </w:r>
      <w:r w:rsidR="00E43A51">
        <w:t xml:space="preserve"> - Patient Insurance Main Menu</w:t>
      </w:r>
    </w:p>
    <w:p w14:paraId="6706EBAF" w14:textId="77777777" w:rsidR="00BC64F2" w:rsidRPr="00BC64F2" w:rsidRDefault="00BC64F2" w:rsidP="00BC64F2"/>
    <w:p w14:paraId="4104C3BD" w14:textId="3169C624" w:rsidR="007E4DA4" w:rsidRPr="007E4DA4" w:rsidRDefault="00E43A51" w:rsidP="007E4DA4">
      <w:r>
        <w:rPr>
          <w:noProof/>
        </w:rPr>
        <w:lastRenderedPageBreak/>
        <w:drawing>
          <wp:inline distT="0" distB="0" distL="0" distR="0" wp14:anchorId="73B52432" wp14:editId="35F5CA97">
            <wp:extent cx="6851650" cy="7948930"/>
            <wp:effectExtent l="0" t="0" r="6350" b="0"/>
            <wp:docPr id="798" name="Picture 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74CC45FF" w14:textId="0F8C9076" w:rsidR="005E2473" w:rsidRDefault="005E2473" w:rsidP="005E2473">
      <w:pPr>
        <w:pStyle w:val="Caption"/>
      </w:pPr>
      <w:r>
        <w:t xml:space="preserve">Figure </w:t>
      </w:r>
      <w:r w:rsidR="0085050E">
        <w:rPr>
          <w:noProof/>
        </w:rPr>
        <w:fldChar w:fldCharType="begin"/>
      </w:r>
      <w:r w:rsidR="0085050E">
        <w:rPr>
          <w:noProof/>
        </w:rPr>
        <w:instrText xml:space="preserve"> SEQ Figure \* ARABIC </w:instrText>
      </w:r>
      <w:r w:rsidR="0085050E">
        <w:rPr>
          <w:noProof/>
        </w:rPr>
        <w:fldChar w:fldCharType="separate"/>
      </w:r>
      <w:r w:rsidR="00EC512E">
        <w:rPr>
          <w:noProof/>
        </w:rPr>
        <w:t>4</w:t>
      </w:r>
      <w:r w:rsidR="0085050E">
        <w:rPr>
          <w:noProof/>
        </w:rPr>
        <w:fldChar w:fldCharType="end"/>
      </w:r>
      <w:r>
        <w:t xml:space="preserve">: TAS Wireframe </w:t>
      </w:r>
      <w:r w:rsidR="00E43A51">
        <w:t>Payments</w:t>
      </w:r>
    </w:p>
    <w:p w14:paraId="1E8ECA53" w14:textId="77777777" w:rsidR="00BC64F2" w:rsidRPr="00BC64F2" w:rsidRDefault="00BC64F2" w:rsidP="00BC64F2"/>
    <w:p w14:paraId="5A6E9687" w14:textId="04448E98" w:rsidR="00B44C11" w:rsidRPr="00B44C11" w:rsidRDefault="00E43A51" w:rsidP="00B44C11">
      <w:r>
        <w:rPr>
          <w:noProof/>
        </w:rPr>
        <w:drawing>
          <wp:inline distT="0" distB="0" distL="0" distR="0" wp14:anchorId="7DB506A5" wp14:editId="1B4013CE">
            <wp:extent cx="6851650" cy="7948930"/>
            <wp:effectExtent l="0" t="0" r="6350" b="0"/>
            <wp:docPr id="800" name="Picture 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32B3053D" w14:textId="66F48241" w:rsidR="00EC512E" w:rsidRDefault="005E2473" w:rsidP="00BB67E4">
      <w:pPr>
        <w:pStyle w:val="Caption"/>
      </w:pPr>
      <w:r>
        <w:t xml:space="preserve">Figure </w:t>
      </w:r>
      <w:r w:rsidR="0085050E">
        <w:rPr>
          <w:noProof/>
        </w:rPr>
        <w:fldChar w:fldCharType="begin"/>
      </w:r>
      <w:r w:rsidR="0085050E">
        <w:rPr>
          <w:noProof/>
        </w:rPr>
        <w:instrText xml:space="preserve"> SEQ Figure \* ARABIC </w:instrText>
      </w:r>
      <w:r w:rsidR="0085050E">
        <w:rPr>
          <w:noProof/>
        </w:rPr>
        <w:fldChar w:fldCharType="separate"/>
      </w:r>
      <w:r w:rsidR="00EC512E">
        <w:rPr>
          <w:noProof/>
        </w:rPr>
        <w:t>5</w:t>
      </w:r>
      <w:r w:rsidR="0085050E">
        <w:rPr>
          <w:noProof/>
        </w:rPr>
        <w:fldChar w:fldCharType="end"/>
      </w:r>
      <w:r>
        <w:t>: TAS Wireframe e</w:t>
      </w:r>
      <w:r w:rsidR="003A0A55">
        <w:t>P</w:t>
      </w:r>
      <w:r w:rsidR="00E43A51">
        <w:t>harmacy</w:t>
      </w:r>
    </w:p>
    <w:p w14:paraId="4D35E8FB" w14:textId="77777777" w:rsidR="00BC64F2" w:rsidRPr="00BC64F2" w:rsidRDefault="00BC64F2" w:rsidP="00BC64F2"/>
    <w:p w14:paraId="5056BA65" w14:textId="3DDF3634" w:rsidR="00E43A51" w:rsidRPr="00E43A51" w:rsidRDefault="00E43A51" w:rsidP="00E43A51">
      <w:r>
        <w:rPr>
          <w:noProof/>
        </w:rPr>
        <w:drawing>
          <wp:inline distT="0" distB="0" distL="0" distR="0" wp14:anchorId="59DEA5C3" wp14:editId="081F8FE0">
            <wp:extent cx="6851650" cy="7948930"/>
            <wp:effectExtent l="0" t="0" r="6350" b="0"/>
            <wp:docPr id="802" name="Picture 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5F42B64F" w14:textId="7C4BDDC2" w:rsidR="00EC512E" w:rsidRDefault="00EC512E" w:rsidP="00EC512E">
      <w:pPr>
        <w:pStyle w:val="Caption"/>
      </w:pPr>
      <w:r>
        <w:t xml:space="preserve">Figure </w:t>
      </w:r>
      <w:r w:rsidR="0085050E">
        <w:rPr>
          <w:noProof/>
        </w:rPr>
        <w:fldChar w:fldCharType="begin"/>
      </w:r>
      <w:r w:rsidR="0085050E">
        <w:rPr>
          <w:noProof/>
        </w:rPr>
        <w:instrText xml:space="preserve"> SEQ Figure \* ARABIC </w:instrText>
      </w:r>
      <w:r w:rsidR="0085050E">
        <w:rPr>
          <w:noProof/>
        </w:rPr>
        <w:fldChar w:fldCharType="separate"/>
      </w:r>
      <w:r>
        <w:rPr>
          <w:noProof/>
        </w:rPr>
        <w:t>6</w:t>
      </w:r>
      <w:r w:rsidR="0085050E">
        <w:rPr>
          <w:noProof/>
        </w:rPr>
        <w:fldChar w:fldCharType="end"/>
      </w:r>
      <w:r w:rsidR="00F40F9E">
        <w:t>: TAS Wireframe ePharmacy</w:t>
      </w:r>
      <w:r w:rsidR="00E43A51">
        <w:t xml:space="preserve"> Recent Transactions</w:t>
      </w:r>
    </w:p>
    <w:p w14:paraId="058757DD" w14:textId="77777777" w:rsidR="00BC64F2" w:rsidRPr="00BC64F2" w:rsidRDefault="00BC64F2" w:rsidP="00BC64F2"/>
    <w:p w14:paraId="529EE504" w14:textId="27F6CF45" w:rsidR="00E43A51" w:rsidRPr="00E43A51" w:rsidRDefault="00E43A51" w:rsidP="00E43A51">
      <w:r>
        <w:rPr>
          <w:noProof/>
        </w:rPr>
        <w:drawing>
          <wp:inline distT="0" distB="0" distL="0" distR="0" wp14:anchorId="47E896FC" wp14:editId="19E2AC40">
            <wp:extent cx="6851650" cy="7948930"/>
            <wp:effectExtent l="0" t="0" r="6350" b="0"/>
            <wp:docPr id="803" name="Picture 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E52B254" w14:textId="3B262C68" w:rsidR="001E5B5E" w:rsidRDefault="001E5B5E" w:rsidP="001E5B5E">
      <w:pPr>
        <w:pStyle w:val="Caption"/>
      </w:pPr>
      <w:bookmarkStart w:id="170" w:name="_Hlk534707778"/>
      <w:r>
        <w:t>Figure 7: TAS Wireframe Non-MCCF</w:t>
      </w:r>
    </w:p>
    <w:p w14:paraId="42825930" w14:textId="77777777" w:rsidR="00BC64F2" w:rsidRPr="00BC64F2" w:rsidRDefault="00BC64F2" w:rsidP="00BC64F2"/>
    <w:bookmarkEnd w:id="170"/>
    <w:p w14:paraId="18E0420D" w14:textId="1E8764ED" w:rsidR="001E5B5E" w:rsidRPr="001E5B5E" w:rsidRDefault="00C67AC6" w:rsidP="001E5B5E">
      <w:r>
        <w:rPr>
          <w:noProof/>
        </w:rPr>
        <w:drawing>
          <wp:inline distT="0" distB="0" distL="0" distR="0" wp14:anchorId="7D74FC74" wp14:editId="5B85291F">
            <wp:extent cx="6851650" cy="7948930"/>
            <wp:effectExtent l="0" t="0" r="6350" b="0"/>
            <wp:docPr id="804" name="Picture 8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94AE39F" w14:textId="5B3B7AE7" w:rsidR="00A771B2" w:rsidRDefault="00BC64F2" w:rsidP="00BC64F2">
      <w:pPr>
        <w:pStyle w:val="Caption"/>
      </w:pPr>
      <w:r>
        <w:t>Figure 8: TAS Wireframe NPI</w:t>
      </w:r>
    </w:p>
    <w:p w14:paraId="13E6D1C7" w14:textId="77777777" w:rsidR="00BC64F2" w:rsidRPr="00BC64F2" w:rsidRDefault="00BC64F2" w:rsidP="00BC64F2"/>
    <w:p w14:paraId="68379935" w14:textId="666BCE41" w:rsidR="00BC64F2" w:rsidRDefault="00BC64F2" w:rsidP="00BC64F2">
      <w:r>
        <w:rPr>
          <w:noProof/>
        </w:rPr>
        <w:drawing>
          <wp:inline distT="0" distB="0" distL="0" distR="0" wp14:anchorId="50D4898D" wp14:editId="04ADBC52">
            <wp:extent cx="6851650" cy="7948930"/>
            <wp:effectExtent l="0" t="0" r="6350" b="0"/>
            <wp:docPr id="805" name="Picture 8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3"/>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4D3369AE" w14:textId="4229727F" w:rsidR="00BC64F2" w:rsidRDefault="00BC64F2" w:rsidP="00BC64F2">
      <w:pPr>
        <w:pStyle w:val="Caption"/>
      </w:pPr>
      <w:r>
        <w:t>Figure 9: TAS Wireframe FAQ</w:t>
      </w:r>
    </w:p>
    <w:p w14:paraId="4B1A4216" w14:textId="77777777" w:rsidR="00BC64F2" w:rsidRPr="00BC64F2" w:rsidRDefault="00BC64F2" w:rsidP="00BC64F2"/>
    <w:p w14:paraId="5C3D42DA" w14:textId="3EF14B33" w:rsidR="00BC64F2" w:rsidRDefault="00BC64F2" w:rsidP="00BC64F2">
      <w:r>
        <w:rPr>
          <w:noProof/>
        </w:rPr>
        <w:drawing>
          <wp:inline distT="0" distB="0" distL="0" distR="0" wp14:anchorId="6CE951F4" wp14:editId="2D77F05E">
            <wp:extent cx="6851650" cy="7948930"/>
            <wp:effectExtent l="0" t="0" r="6350" b="0"/>
            <wp:docPr id="806" name="Picture 8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4599E89F" w14:textId="6CC92C98" w:rsidR="00BC64F2" w:rsidRDefault="00BC64F2" w:rsidP="00BC64F2">
      <w:pPr>
        <w:pStyle w:val="Caption"/>
      </w:pPr>
      <w:r>
        <w:t>Figure 10: TAS Wireframe Contact Us</w:t>
      </w:r>
    </w:p>
    <w:p w14:paraId="7CC0ACB7" w14:textId="77777777" w:rsidR="00BC64F2" w:rsidRPr="00BC64F2" w:rsidRDefault="00BC64F2" w:rsidP="00BC64F2"/>
    <w:p w14:paraId="1C056EA9" w14:textId="5A8559E2" w:rsidR="00BC64F2" w:rsidRDefault="00BC64F2" w:rsidP="00BC64F2">
      <w:r>
        <w:rPr>
          <w:noProof/>
        </w:rPr>
        <w:drawing>
          <wp:inline distT="0" distB="0" distL="0" distR="0" wp14:anchorId="2ADC0606" wp14:editId="1B7B656F">
            <wp:extent cx="6851650" cy="7948930"/>
            <wp:effectExtent l="0" t="0" r="6350" b="0"/>
            <wp:docPr id="807" name="Picture 8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5"/>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6E4CEFFC" w14:textId="7DB163DF" w:rsidR="00BC64F2" w:rsidRDefault="00BC64F2" w:rsidP="00BC64F2">
      <w:pPr>
        <w:pStyle w:val="Caption"/>
      </w:pPr>
      <w:r>
        <w:t>Figure 11: TAS Wireframe Help</w:t>
      </w:r>
    </w:p>
    <w:p w14:paraId="19515F25" w14:textId="77777777" w:rsidR="00BC64F2" w:rsidRPr="00BC64F2" w:rsidRDefault="00BC64F2" w:rsidP="00BC64F2"/>
    <w:p w14:paraId="752C5A7C" w14:textId="0FBBB064" w:rsidR="00BC64F2" w:rsidRPr="00BC64F2" w:rsidRDefault="00BC64F2" w:rsidP="00BC64F2">
      <w:r>
        <w:rPr>
          <w:noProof/>
        </w:rPr>
        <w:drawing>
          <wp:inline distT="0" distB="0" distL="0" distR="0" wp14:anchorId="169E235B" wp14:editId="05A46B79">
            <wp:extent cx="6851650" cy="7948930"/>
            <wp:effectExtent l="0" t="0" r="6350" b="0"/>
            <wp:docPr id="808" name="Picture 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6"/>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6851650" cy="7948930"/>
                    </a:xfrm>
                    <a:prstGeom prst="rect">
                      <a:avLst/>
                    </a:prstGeom>
                    <a:noFill/>
                    <a:ln>
                      <a:noFill/>
                    </a:ln>
                  </pic:spPr>
                </pic:pic>
              </a:graphicData>
            </a:graphic>
          </wp:inline>
        </w:drawing>
      </w:r>
    </w:p>
    <w:p w14:paraId="754B2BF9" w14:textId="3AFA68F4" w:rsidR="00BC64F2" w:rsidRPr="00BC64F2" w:rsidRDefault="00BC64F2" w:rsidP="00BC64F2">
      <w:pPr>
        <w:sectPr w:rsidR="00BC64F2" w:rsidRPr="00BC64F2" w:rsidSect="0005550B">
          <w:pgSz w:w="12240" w:h="15840" w:code="1"/>
          <w:pgMar w:top="720" w:right="720" w:bottom="720" w:left="720" w:header="720" w:footer="720" w:gutter="0"/>
          <w:pgNumType w:start="1"/>
          <w:cols w:space="720"/>
          <w:docGrid w:linePitch="360"/>
        </w:sectPr>
      </w:pPr>
    </w:p>
    <w:p w14:paraId="56AD976B" w14:textId="7D80105A" w:rsidR="000E6C60" w:rsidRPr="000E6C60" w:rsidRDefault="00085560" w:rsidP="00085560">
      <w:pPr>
        <w:pStyle w:val="Appendix1"/>
        <w:numPr>
          <w:ilvl w:val="1"/>
          <w:numId w:val="70"/>
        </w:numPr>
      </w:pPr>
      <w:r>
        <w:t xml:space="preserve"> </w:t>
      </w:r>
      <w:bookmarkStart w:id="171" w:name="_Toc534722414"/>
      <w:r w:rsidR="000E6C60" w:rsidRPr="000E6C60">
        <w:t>Template Revision History</w:t>
      </w:r>
      <w:bookmarkEnd w:id="17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00" w:firstRow="0" w:lastRow="0" w:firstColumn="0" w:lastColumn="0" w:noHBand="0" w:noVBand="0"/>
      </w:tblPr>
      <w:tblGrid>
        <w:gridCol w:w="1944"/>
        <w:gridCol w:w="1104"/>
        <w:gridCol w:w="4701"/>
        <w:gridCol w:w="2591"/>
      </w:tblGrid>
      <w:tr w:rsidR="000E6C60" w:rsidRPr="000E6C60" w14:paraId="5FF46E06" w14:textId="77777777" w:rsidTr="00D70374">
        <w:trPr>
          <w:cantSplit/>
          <w:trHeight w:val="449"/>
          <w:tblHeader/>
        </w:trPr>
        <w:tc>
          <w:tcPr>
            <w:tcW w:w="940" w:type="pct"/>
            <w:shd w:val="clear" w:color="auto" w:fill="F2F2F2"/>
          </w:tcPr>
          <w:p w14:paraId="5C96B791" w14:textId="77777777" w:rsidR="000E6C60" w:rsidRPr="000E6C60" w:rsidRDefault="000E6C60" w:rsidP="000E6C60">
            <w:pPr>
              <w:rPr>
                <w:rFonts w:ascii="Arial" w:hAnsi="Arial" w:cs="Arial"/>
                <w:b/>
              </w:rPr>
            </w:pPr>
            <w:r w:rsidRPr="000E6C60">
              <w:rPr>
                <w:rFonts w:ascii="Arial" w:hAnsi="Arial" w:cs="Arial"/>
                <w:b/>
              </w:rPr>
              <w:t>Date</w:t>
            </w:r>
          </w:p>
        </w:tc>
        <w:tc>
          <w:tcPr>
            <w:tcW w:w="534" w:type="pct"/>
            <w:shd w:val="clear" w:color="auto" w:fill="F2F2F2"/>
          </w:tcPr>
          <w:p w14:paraId="1D0D0B65" w14:textId="77777777" w:rsidR="000E6C60" w:rsidRPr="000E6C60" w:rsidRDefault="000E6C60" w:rsidP="000E6C60">
            <w:pPr>
              <w:rPr>
                <w:rFonts w:ascii="Arial" w:hAnsi="Arial" w:cs="Arial"/>
                <w:b/>
              </w:rPr>
            </w:pPr>
            <w:r w:rsidRPr="000E6C60">
              <w:rPr>
                <w:rFonts w:ascii="Arial" w:hAnsi="Arial" w:cs="Arial"/>
                <w:b/>
              </w:rPr>
              <w:t>Version</w:t>
            </w:r>
          </w:p>
        </w:tc>
        <w:tc>
          <w:tcPr>
            <w:tcW w:w="2273" w:type="pct"/>
            <w:shd w:val="clear" w:color="auto" w:fill="F2F2F2"/>
          </w:tcPr>
          <w:p w14:paraId="187AF3BE" w14:textId="77777777" w:rsidR="000E6C60" w:rsidRPr="000E6C60" w:rsidRDefault="000E6C60" w:rsidP="000E6C60">
            <w:pPr>
              <w:rPr>
                <w:rFonts w:ascii="Arial" w:hAnsi="Arial" w:cs="Arial"/>
                <w:b/>
              </w:rPr>
            </w:pPr>
            <w:r w:rsidRPr="000E6C60">
              <w:rPr>
                <w:rFonts w:ascii="Arial" w:hAnsi="Arial" w:cs="Arial"/>
                <w:b/>
              </w:rPr>
              <w:t>Description</w:t>
            </w:r>
          </w:p>
        </w:tc>
        <w:tc>
          <w:tcPr>
            <w:tcW w:w="1253" w:type="pct"/>
            <w:shd w:val="clear" w:color="auto" w:fill="F2F2F2"/>
          </w:tcPr>
          <w:p w14:paraId="3FE56F87" w14:textId="77777777" w:rsidR="000E6C60" w:rsidRPr="000E6C60" w:rsidRDefault="000E6C60" w:rsidP="000E6C60">
            <w:pPr>
              <w:rPr>
                <w:rFonts w:ascii="Arial" w:hAnsi="Arial" w:cs="Arial"/>
                <w:b/>
              </w:rPr>
            </w:pPr>
            <w:r w:rsidRPr="000E6C60">
              <w:rPr>
                <w:rFonts w:ascii="Arial" w:hAnsi="Arial" w:cs="Arial"/>
                <w:b/>
              </w:rPr>
              <w:t>Author</w:t>
            </w:r>
          </w:p>
        </w:tc>
      </w:tr>
      <w:tr w:rsidR="000E6C60" w:rsidRPr="000E6C60" w14:paraId="0FB6B7EF" w14:textId="77777777" w:rsidTr="000E6C60">
        <w:trPr>
          <w:cantSplit/>
          <w:trHeight w:val="332"/>
        </w:trPr>
        <w:tc>
          <w:tcPr>
            <w:tcW w:w="940" w:type="pct"/>
          </w:tcPr>
          <w:p w14:paraId="4DD1EF98" w14:textId="0381A798" w:rsidR="000E6C60" w:rsidRPr="000E6C60" w:rsidRDefault="0063451E" w:rsidP="000E6C60">
            <w:pPr>
              <w:rPr>
                <w:rFonts w:ascii="Arial" w:hAnsi="Arial" w:cs="Arial"/>
              </w:rPr>
            </w:pPr>
            <w:r>
              <w:rPr>
                <w:rFonts w:ascii="Arial" w:hAnsi="Arial" w:cs="Arial"/>
              </w:rPr>
              <w:t>January 2018</w:t>
            </w:r>
          </w:p>
        </w:tc>
        <w:tc>
          <w:tcPr>
            <w:tcW w:w="534" w:type="pct"/>
          </w:tcPr>
          <w:p w14:paraId="09E17FE6" w14:textId="77777777" w:rsidR="000E6C60" w:rsidRPr="000E6C60" w:rsidRDefault="000E6C60" w:rsidP="000E6C60">
            <w:pPr>
              <w:rPr>
                <w:rFonts w:ascii="Arial" w:hAnsi="Arial" w:cs="Arial"/>
              </w:rPr>
            </w:pPr>
            <w:r w:rsidRPr="000E6C60">
              <w:rPr>
                <w:rFonts w:ascii="Arial" w:hAnsi="Arial" w:cs="Arial"/>
              </w:rPr>
              <w:t>1.0</w:t>
            </w:r>
          </w:p>
        </w:tc>
        <w:tc>
          <w:tcPr>
            <w:tcW w:w="2273" w:type="pct"/>
          </w:tcPr>
          <w:p w14:paraId="2AF460B0" w14:textId="77777777" w:rsidR="000E6C60" w:rsidRPr="000E6C60" w:rsidRDefault="000E6C60" w:rsidP="000E6C60">
            <w:pPr>
              <w:rPr>
                <w:rFonts w:ascii="Arial" w:hAnsi="Arial" w:cs="Arial"/>
              </w:rPr>
            </w:pPr>
            <w:r w:rsidRPr="000E6C60">
              <w:rPr>
                <w:rFonts w:ascii="Arial" w:hAnsi="Arial" w:cs="Arial"/>
              </w:rPr>
              <w:t>Initial Draft</w:t>
            </w:r>
          </w:p>
        </w:tc>
        <w:tc>
          <w:tcPr>
            <w:tcW w:w="1253" w:type="pct"/>
          </w:tcPr>
          <w:p w14:paraId="7C2E1A5F" w14:textId="551D6F8F" w:rsidR="000E6C60" w:rsidRPr="000E6C60" w:rsidRDefault="00B00AAD" w:rsidP="000E6C60">
            <w:pPr>
              <w:rPr>
                <w:rFonts w:ascii="Arial" w:hAnsi="Arial" w:cs="Arial"/>
              </w:rPr>
            </w:pPr>
            <w:r>
              <w:rPr>
                <w:rFonts w:ascii="Arial" w:hAnsi="Arial" w:cs="Arial"/>
              </w:rPr>
              <w:t>TAS</w:t>
            </w:r>
            <w:r w:rsidR="00543247">
              <w:rPr>
                <w:rFonts w:ascii="Arial" w:hAnsi="Arial" w:cs="Arial"/>
              </w:rPr>
              <w:t>Core Design Team</w:t>
            </w:r>
          </w:p>
        </w:tc>
      </w:tr>
      <w:tr w:rsidR="00113C9F" w:rsidRPr="000E6C60" w14:paraId="39BD1B0C" w14:textId="77777777" w:rsidTr="000E6C60">
        <w:trPr>
          <w:cantSplit/>
          <w:trHeight w:val="332"/>
        </w:trPr>
        <w:tc>
          <w:tcPr>
            <w:tcW w:w="940" w:type="pct"/>
          </w:tcPr>
          <w:p w14:paraId="39746A3C" w14:textId="3E7E61EF" w:rsidR="00113C9F" w:rsidRDefault="00933A44" w:rsidP="000E6C60">
            <w:pPr>
              <w:rPr>
                <w:rFonts w:ascii="Arial" w:hAnsi="Arial" w:cs="Arial"/>
              </w:rPr>
            </w:pPr>
            <w:r>
              <w:rPr>
                <w:rFonts w:ascii="Arial" w:hAnsi="Arial" w:cs="Arial"/>
              </w:rPr>
              <w:t>July 2018</w:t>
            </w:r>
          </w:p>
        </w:tc>
        <w:tc>
          <w:tcPr>
            <w:tcW w:w="534" w:type="pct"/>
          </w:tcPr>
          <w:p w14:paraId="421C507F" w14:textId="7D9826D7" w:rsidR="00113C9F" w:rsidRPr="000E6C60" w:rsidRDefault="00933A44" w:rsidP="000E6C60">
            <w:pPr>
              <w:rPr>
                <w:rFonts w:ascii="Arial" w:hAnsi="Arial" w:cs="Arial"/>
              </w:rPr>
            </w:pPr>
            <w:r>
              <w:rPr>
                <w:rFonts w:ascii="Arial" w:hAnsi="Arial" w:cs="Arial"/>
              </w:rPr>
              <w:t>1.1</w:t>
            </w:r>
          </w:p>
        </w:tc>
        <w:tc>
          <w:tcPr>
            <w:tcW w:w="2273" w:type="pct"/>
          </w:tcPr>
          <w:p w14:paraId="5348E3AA" w14:textId="4EE43AC3" w:rsidR="00113C9F" w:rsidRPr="000E6C60" w:rsidRDefault="00933A44" w:rsidP="000E6C60">
            <w:pPr>
              <w:rPr>
                <w:rFonts w:ascii="Arial" w:hAnsi="Arial" w:cs="Arial"/>
              </w:rPr>
            </w:pPr>
            <w:r>
              <w:rPr>
                <w:rFonts w:ascii="Arial" w:hAnsi="Arial" w:cs="Arial"/>
              </w:rPr>
              <w:t>Shared Components</w:t>
            </w:r>
          </w:p>
        </w:tc>
        <w:tc>
          <w:tcPr>
            <w:tcW w:w="1253" w:type="pct"/>
          </w:tcPr>
          <w:p w14:paraId="2E52CE32" w14:textId="5877FE7F" w:rsidR="00113C9F" w:rsidRDefault="00933A44" w:rsidP="000E6C60">
            <w:pPr>
              <w:rPr>
                <w:rFonts w:ascii="Arial" w:hAnsi="Arial" w:cs="Arial"/>
              </w:rPr>
            </w:pPr>
            <w:r>
              <w:rPr>
                <w:rFonts w:ascii="Arial" w:hAnsi="Arial" w:cs="Arial"/>
              </w:rPr>
              <w:t>TASCore Design Team</w:t>
            </w:r>
          </w:p>
        </w:tc>
      </w:tr>
      <w:tr w:rsidR="003F2C9D" w:rsidRPr="000E6C60" w14:paraId="66921995" w14:textId="77777777" w:rsidTr="000E6C60">
        <w:trPr>
          <w:cantSplit/>
          <w:trHeight w:val="332"/>
        </w:trPr>
        <w:tc>
          <w:tcPr>
            <w:tcW w:w="940" w:type="pct"/>
          </w:tcPr>
          <w:p w14:paraId="4CFC8440" w14:textId="25D7CE27" w:rsidR="003F2C9D" w:rsidRDefault="003F2C9D" w:rsidP="000E6C60">
            <w:pPr>
              <w:rPr>
                <w:rFonts w:ascii="Arial" w:hAnsi="Arial" w:cs="Arial"/>
              </w:rPr>
            </w:pPr>
            <w:r>
              <w:rPr>
                <w:rFonts w:ascii="Arial" w:hAnsi="Arial" w:cs="Arial"/>
              </w:rPr>
              <w:t>September 2018</w:t>
            </w:r>
          </w:p>
        </w:tc>
        <w:tc>
          <w:tcPr>
            <w:tcW w:w="534" w:type="pct"/>
          </w:tcPr>
          <w:p w14:paraId="0E6A5DE6" w14:textId="1E792A2A" w:rsidR="003F2C9D" w:rsidRDefault="003F2C9D" w:rsidP="000E6C60">
            <w:pPr>
              <w:rPr>
                <w:rFonts w:ascii="Arial" w:hAnsi="Arial" w:cs="Arial"/>
              </w:rPr>
            </w:pPr>
            <w:r>
              <w:rPr>
                <w:rFonts w:ascii="Arial" w:hAnsi="Arial" w:cs="Arial"/>
              </w:rPr>
              <w:t>1.2</w:t>
            </w:r>
          </w:p>
        </w:tc>
        <w:tc>
          <w:tcPr>
            <w:tcW w:w="2273" w:type="pct"/>
          </w:tcPr>
          <w:p w14:paraId="21A10172" w14:textId="207C110F" w:rsidR="003F2C9D" w:rsidRDefault="003F2C9D" w:rsidP="000E6C60">
            <w:pPr>
              <w:rPr>
                <w:rFonts w:ascii="Arial" w:hAnsi="Arial" w:cs="Arial"/>
              </w:rPr>
            </w:pPr>
            <w:r>
              <w:rPr>
                <w:rFonts w:ascii="Arial" w:hAnsi="Arial" w:cs="Arial"/>
              </w:rPr>
              <w:t>Added Wireframe Appendix</w:t>
            </w:r>
          </w:p>
        </w:tc>
        <w:tc>
          <w:tcPr>
            <w:tcW w:w="1253" w:type="pct"/>
          </w:tcPr>
          <w:p w14:paraId="38C1316E" w14:textId="4FCFE296" w:rsidR="003F2C9D" w:rsidRDefault="003F2C9D" w:rsidP="000E6C60">
            <w:pPr>
              <w:rPr>
                <w:rFonts w:ascii="Arial" w:hAnsi="Arial" w:cs="Arial"/>
              </w:rPr>
            </w:pPr>
            <w:r>
              <w:rPr>
                <w:rFonts w:ascii="Arial" w:hAnsi="Arial" w:cs="Arial"/>
              </w:rPr>
              <w:t>TASCore Design Team</w:t>
            </w:r>
          </w:p>
        </w:tc>
      </w:tr>
      <w:tr w:rsidR="00EE201B" w:rsidRPr="000E6C60" w14:paraId="4CAD6897" w14:textId="77777777" w:rsidTr="000E6C60">
        <w:trPr>
          <w:cantSplit/>
          <w:trHeight w:val="332"/>
        </w:trPr>
        <w:tc>
          <w:tcPr>
            <w:tcW w:w="940" w:type="pct"/>
          </w:tcPr>
          <w:p w14:paraId="292A09ED" w14:textId="5E4C04FC" w:rsidR="00EE201B" w:rsidRDefault="00EE201B" w:rsidP="000E6C60">
            <w:pPr>
              <w:rPr>
                <w:rFonts w:ascii="Arial" w:hAnsi="Arial" w:cs="Arial"/>
              </w:rPr>
            </w:pPr>
            <w:r>
              <w:rPr>
                <w:rFonts w:ascii="Arial" w:hAnsi="Arial" w:cs="Arial"/>
              </w:rPr>
              <w:t>November</w:t>
            </w:r>
          </w:p>
        </w:tc>
        <w:tc>
          <w:tcPr>
            <w:tcW w:w="534" w:type="pct"/>
          </w:tcPr>
          <w:p w14:paraId="4CCB8AA9" w14:textId="2D240FCF" w:rsidR="00EE201B" w:rsidRDefault="00EE201B" w:rsidP="000E6C60">
            <w:pPr>
              <w:rPr>
                <w:rFonts w:ascii="Arial" w:hAnsi="Arial" w:cs="Arial"/>
              </w:rPr>
            </w:pPr>
            <w:r>
              <w:rPr>
                <w:rFonts w:ascii="Arial" w:hAnsi="Arial" w:cs="Arial"/>
              </w:rPr>
              <w:t xml:space="preserve">1.3 </w:t>
            </w:r>
          </w:p>
        </w:tc>
        <w:tc>
          <w:tcPr>
            <w:tcW w:w="2273" w:type="pct"/>
          </w:tcPr>
          <w:p w14:paraId="37934CC3" w14:textId="1BC21E15" w:rsidR="00EE201B" w:rsidRDefault="00EE201B" w:rsidP="000E6C60">
            <w:pPr>
              <w:rPr>
                <w:rFonts w:ascii="Arial" w:hAnsi="Arial" w:cs="Arial"/>
              </w:rPr>
            </w:pPr>
            <w:r>
              <w:rPr>
                <w:rFonts w:ascii="Arial" w:hAnsi="Arial" w:cs="Arial"/>
              </w:rPr>
              <w:t>Update data table</w:t>
            </w:r>
          </w:p>
        </w:tc>
        <w:tc>
          <w:tcPr>
            <w:tcW w:w="1253" w:type="pct"/>
          </w:tcPr>
          <w:p w14:paraId="28F4A6BD" w14:textId="7BA61E60" w:rsidR="00EE201B" w:rsidRDefault="00EE201B" w:rsidP="000E6C60">
            <w:pPr>
              <w:rPr>
                <w:rFonts w:ascii="Arial" w:hAnsi="Arial" w:cs="Arial"/>
              </w:rPr>
            </w:pPr>
            <w:r>
              <w:rPr>
                <w:rFonts w:ascii="Arial" w:hAnsi="Arial" w:cs="Arial"/>
              </w:rPr>
              <w:t>TASCore Design Team</w:t>
            </w:r>
          </w:p>
        </w:tc>
      </w:tr>
    </w:tbl>
    <w:p w14:paraId="1931425B" w14:textId="3F36A4E8" w:rsidR="0064129E" w:rsidRDefault="0064129E" w:rsidP="000E6C60">
      <w:pPr>
        <w:rPr>
          <w:sz w:val="24"/>
          <w:szCs w:val="20"/>
        </w:rPr>
      </w:pPr>
    </w:p>
    <w:p w14:paraId="16C710A6" w14:textId="77777777" w:rsidR="0064129E" w:rsidRDefault="0064129E" w:rsidP="000E6C60">
      <w:pPr>
        <w:rPr>
          <w:sz w:val="24"/>
          <w:szCs w:val="20"/>
        </w:rPr>
      </w:pPr>
    </w:p>
    <w:p w14:paraId="5056887D" w14:textId="77777777" w:rsidR="0064129E" w:rsidRPr="000E6C60" w:rsidRDefault="0064129E" w:rsidP="000E6C60">
      <w:pPr>
        <w:rPr>
          <w:sz w:val="24"/>
          <w:szCs w:val="20"/>
        </w:rPr>
      </w:pPr>
    </w:p>
    <w:sectPr w:rsidR="0064129E" w:rsidRPr="000E6C60" w:rsidSect="00BD40C6">
      <w:pgSz w:w="12240" w:h="15840" w:code="1"/>
      <w:pgMar w:top="900" w:right="990" w:bottom="1440" w:left="9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C647FB" w14:textId="77777777" w:rsidR="0085050E" w:rsidRDefault="0085050E">
      <w:r>
        <w:separator/>
      </w:r>
    </w:p>
    <w:p w14:paraId="3CC44DF0" w14:textId="77777777" w:rsidR="0085050E" w:rsidRDefault="0085050E"/>
  </w:endnote>
  <w:endnote w:type="continuationSeparator" w:id="0">
    <w:p w14:paraId="4EE09633" w14:textId="77777777" w:rsidR="0085050E" w:rsidRDefault="0085050E">
      <w:r>
        <w:continuationSeparator/>
      </w:r>
    </w:p>
    <w:p w14:paraId="18EF05F6" w14:textId="77777777" w:rsidR="0085050E" w:rsidRDefault="0085050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Bold">
    <w:altName w:val="Arial"/>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Merriweather">
    <w:altName w:val="Calibri"/>
    <w:panose1 w:val="00000000000000000000"/>
    <w:charset w:val="00"/>
    <w:family w:val="modern"/>
    <w:notTrueType/>
    <w:pitch w:val="variable"/>
    <w:sig w:usb0="20000207" w:usb1="00000002" w:usb2="00000000" w:usb3="00000000" w:csb0="00000197" w:csb1="00000000"/>
  </w:font>
  <w:font w:name="Source Sans Pro">
    <w:charset w:val="00"/>
    <w:family w:val="swiss"/>
    <w:pitch w:val="variable"/>
    <w:sig w:usb0="600002F7" w:usb1="02000001" w:usb2="00000000" w:usb3="00000000" w:csb0="0000019F" w:csb1="00000000"/>
  </w:font>
  <w:font w:name="Berlin Sans FB Demi">
    <w:panose1 w:val="020E08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DD9F5" w14:textId="77777777" w:rsidR="00895602" w:rsidRDefault="0089560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8967A" w14:textId="77777777" w:rsidR="00895602" w:rsidRDefault="0089560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FEBE69" w14:textId="77777777" w:rsidR="00895602" w:rsidRDefault="0089560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9B1734" w14:textId="2202997E" w:rsidR="008571F5" w:rsidRPr="000E6C60" w:rsidRDefault="008571F5" w:rsidP="000E6C60">
    <w:pPr>
      <w:pStyle w:val="Footer"/>
    </w:pPr>
    <w:r>
      <w:t>MCCF EDI TASCore Style Guide</w:t>
    </w:r>
  </w:p>
  <w:p w14:paraId="5ED12473" w14:textId="0D3B1CA7" w:rsidR="008571F5" w:rsidRPr="00895602" w:rsidRDefault="008571F5" w:rsidP="0043324A">
    <w:pPr>
      <w:pStyle w:val="Title"/>
      <w:jc w:val="left"/>
      <w:rPr>
        <w:rFonts w:ascii="Times New Roman" w:hAnsi="Times New Roman" w:cs="Times New Roman"/>
        <w:b w:val="0"/>
        <w:sz w:val="20"/>
        <w:szCs w:val="20"/>
      </w:rPr>
    </w:pPr>
    <w:r w:rsidRPr="0043324A">
      <w:rPr>
        <w:rFonts w:ascii="Times New Roman" w:hAnsi="Times New Roman" w:cs="Times New Roman"/>
        <w:b w:val="0"/>
        <w:sz w:val="20"/>
        <w:szCs w:val="20"/>
      </w:rPr>
      <w:t xml:space="preserve">Standards, Design Principles, Templates, </w:t>
    </w:r>
    <w:r>
      <w:rPr>
        <w:rFonts w:ascii="Times New Roman" w:hAnsi="Times New Roman" w:cs="Times New Roman"/>
        <w:b w:val="0"/>
        <w:sz w:val="20"/>
        <w:szCs w:val="20"/>
      </w:rPr>
      <w:t>UI, Styles and Branding</w:t>
    </w:r>
    <w:r w:rsidR="00895602">
      <w:rPr>
        <w:rFonts w:ascii="Times New Roman" w:hAnsi="Times New Roman" w:cs="Times New Roman"/>
        <w:b w:val="0"/>
        <w:sz w:val="20"/>
        <w:szCs w:val="20"/>
      </w:rPr>
      <w:tab/>
    </w:r>
    <w:r w:rsidR="00895602">
      <w:rPr>
        <w:rFonts w:ascii="Times New Roman" w:hAnsi="Times New Roman" w:cs="Times New Roman"/>
        <w:b w:val="0"/>
        <w:sz w:val="20"/>
        <w:szCs w:val="20"/>
      </w:rPr>
      <w:tab/>
    </w:r>
    <w:r w:rsidR="00895602">
      <w:rPr>
        <w:rFonts w:ascii="Times New Roman" w:hAnsi="Times New Roman" w:cs="Times New Roman"/>
        <w:b w:val="0"/>
        <w:sz w:val="20"/>
        <w:szCs w:val="20"/>
      </w:rPr>
      <w:tab/>
    </w:r>
    <w:r w:rsidR="00895602">
      <w:rPr>
        <w:rFonts w:ascii="Times New Roman" w:hAnsi="Times New Roman" w:cs="Times New Roman"/>
        <w:b w:val="0"/>
        <w:sz w:val="20"/>
        <w:szCs w:val="20"/>
      </w:rPr>
      <w:tab/>
    </w:r>
    <w:r w:rsidR="0091506E" w:rsidRPr="00895602">
      <w:rPr>
        <w:rFonts w:ascii="Times New Roman" w:hAnsi="Times New Roman" w:cs="Times New Roman"/>
        <w:b w:val="0"/>
        <w:sz w:val="20"/>
        <w:szCs w:val="20"/>
      </w:rPr>
      <w:t>January 2019</w:t>
    </w:r>
  </w:p>
  <w:p w14:paraId="10D5D65F" w14:textId="0BC3F9A6" w:rsidR="008571F5" w:rsidRPr="000E6C60" w:rsidRDefault="008571F5" w:rsidP="000E6C60">
    <w:pPr>
      <w:pStyle w:val="Footer"/>
    </w:pPr>
    <w:r w:rsidRPr="000E6C60">
      <w:tab/>
    </w:r>
    <w:r w:rsidRPr="000E6C60">
      <w:fldChar w:fldCharType="begin"/>
    </w:r>
    <w:r w:rsidRPr="000E6C60">
      <w:instrText xml:space="preserve"> PAGE </w:instrText>
    </w:r>
    <w:r w:rsidRPr="000E6C60">
      <w:fldChar w:fldCharType="separate"/>
    </w:r>
    <w:r>
      <w:rPr>
        <w:noProof/>
      </w:rPr>
      <w:t>54</w:t>
    </w:r>
    <w:r w:rsidRPr="000E6C60">
      <w:fldChar w:fldCharType="end"/>
    </w:r>
    <w:r w:rsidRPr="000E6C60">
      <w:tab/>
    </w:r>
  </w:p>
  <w:p w14:paraId="60ADE229" w14:textId="4A1BD270" w:rsidR="008571F5" w:rsidRPr="00DE7DE9" w:rsidRDefault="008571F5" w:rsidP="00DE7DE9">
    <w:pPr>
      <w:pStyle w:val="Footer"/>
      <w:rPr>
        <w:rStyle w:val="Footer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86A5DE3" w14:textId="77777777" w:rsidR="0085050E" w:rsidRDefault="0085050E">
      <w:r>
        <w:separator/>
      </w:r>
    </w:p>
    <w:p w14:paraId="43A0916D" w14:textId="77777777" w:rsidR="0085050E" w:rsidRDefault="0085050E"/>
  </w:footnote>
  <w:footnote w:type="continuationSeparator" w:id="0">
    <w:p w14:paraId="1B5DB70C" w14:textId="77777777" w:rsidR="0085050E" w:rsidRDefault="0085050E">
      <w:r>
        <w:continuationSeparator/>
      </w:r>
    </w:p>
    <w:p w14:paraId="7543F4EA" w14:textId="77777777" w:rsidR="0085050E" w:rsidRDefault="0085050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76908" w14:textId="77777777" w:rsidR="00895602" w:rsidRDefault="0089560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DF6270" w14:textId="77777777" w:rsidR="00895602" w:rsidRDefault="0089560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13475D" w14:textId="77777777" w:rsidR="00895602" w:rsidRDefault="0089560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D44E4E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24CE67DE"/>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0056DF7"/>
    <w:multiLevelType w:val="hybridMultilevel"/>
    <w:tmpl w:val="FD7E6C9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5134C9"/>
    <w:multiLevelType w:val="hybridMultilevel"/>
    <w:tmpl w:val="9258C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22747A8"/>
    <w:multiLevelType w:val="multilevel"/>
    <w:tmpl w:val="BC164F42"/>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02F80F9D"/>
    <w:multiLevelType w:val="hybridMultilevel"/>
    <w:tmpl w:val="5D62F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36A345F"/>
    <w:multiLevelType w:val="hybridMultilevel"/>
    <w:tmpl w:val="D31C6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75F70C7"/>
    <w:multiLevelType w:val="hybridMultilevel"/>
    <w:tmpl w:val="B04A72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6C3577"/>
    <w:multiLevelType w:val="hybridMultilevel"/>
    <w:tmpl w:val="C5828E9A"/>
    <w:lvl w:ilvl="0" w:tplc="2048BEFC">
      <w:start w:val="1"/>
      <w:numFmt w:val="lowerLetter"/>
      <w:pStyle w:val="BodyTextLettered1"/>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9" w15:restartNumberingAfterBreak="0">
    <w:nsid w:val="0D3A092A"/>
    <w:multiLevelType w:val="hybridMultilevel"/>
    <w:tmpl w:val="7B84DD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E767B7B"/>
    <w:multiLevelType w:val="hybridMultilevel"/>
    <w:tmpl w:val="E89649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400551"/>
    <w:multiLevelType w:val="hybridMultilevel"/>
    <w:tmpl w:val="6C847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21736BC"/>
    <w:multiLevelType w:val="multilevel"/>
    <w:tmpl w:val="228A706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5A1089C"/>
    <w:multiLevelType w:val="hybridMultilevel"/>
    <w:tmpl w:val="065A2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671B14"/>
    <w:multiLevelType w:val="multilevel"/>
    <w:tmpl w:val="FE48DE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B583E02"/>
    <w:multiLevelType w:val="hybridMultilevel"/>
    <w:tmpl w:val="3C202B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88381C"/>
    <w:multiLevelType w:val="hybridMultilevel"/>
    <w:tmpl w:val="C0C26340"/>
    <w:lvl w:ilvl="0" w:tplc="1954EF02">
      <w:start w:val="1"/>
      <w:numFmt w:val="bullet"/>
      <w:pStyle w:val="InstructionalBullet1"/>
      <w:lvlText w:val=""/>
      <w:lvlJc w:val="left"/>
      <w:pPr>
        <w:tabs>
          <w:tab w:val="num" w:pos="720"/>
        </w:tabs>
        <w:ind w:left="720" w:hanging="360"/>
      </w:pPr>
      <w:rPr>
        <w:rFonts w:ascii="Symbol" w:hAnsi="Symbol" w:hint="default"/>
      </w:rPr>
    </w:lvl>
    <w:lvl w:ilvl="1" w:tplc="98905A2C" w:tentative="1">
      <w:start w:val="1"/>
      <w:numFmt w:val="bullet"/>
      <w:lvlText w:val="o"/>
      <w:lvlJc w:val="left"/>
      <w:pPr>
        <w:tabs>
          <w:tab w:val="num" w:pos="1440"/>
        </w:tabs>
        <w:ind w:left="1440" w:hanging="360"/>
      </w:pPr>
      <w:rPr>
        <w:rFonts w:ascii="Courier New" w:hAnsi="Courier New" w:cs="Courier New" w:hint="default"/>
      </w:rPr>
    </w:lvl>
    <w:lvl w:ilvl="2" w:tplc="BBECEF1A" w:tentative="1">
      <w:start w:val="1"/>
      <w:numFmt w:val="bullet"/>
      <w:lvlText w:val=""/>
      <w:lvlJc w:val="left"/>
      <w:pPr>
        <w:tabs>
          <w:tab w:val="num" w:pos="2160"/>
        </w:tabs>
        <w:ind w:left="2160" w:hanging="360"/>
      </w:pPr>
      <w:rPr>
        <w:rFonts w:ascii="Wingdings" w:hAnsi="Wingdings" w:hint="default"/>
      </w:rPr>
    </w:lvl>
    <w:lvl w:ilvl="3" w:tplc="6D722AB8" w:tentative="1">
      <w:start w:val="1"/>
      <w:numFmt w:val="bullet"/>
      <w:lvlText w:val=""/>
      <w:lvlJc w:val="left"/>
      <w:pPr>
        <w:tabs>
          <w:tab w:val="num" w:pos="2880"/>
        </w:tabs>
        <w:ind w:left="2880" w:hanging="360"/>
      </w:pPr>
      <w:rPr>
        <w:rFonts w:ascii="Symbol" w:hAnsi="Symbol" w:hint="default"/>
      </w:rPr>
    </w:lvl>
    <w:lvl w:ilvl="4" w:tplc="2348F26E" w:tentative="1">
      <w:start w:val="1"/>
      <w:numFmt w:val="bullet"/>
      <w:lvlText w:val="o"/>
      <w:lvlJc w:val="left"/>
      <w:pPr>
        <w:tabs>
          <w:tab w:val="num" w:pos="3600"/>
        </w:tabs>
        <w:ind w:left="3600" w:hanging="360"/>
      </w:pPr>
      <w:rPr>
        <w:rFonts w:ascii="Courier New" w:hAnsi="Courier New" w:cs="Courier New" w:hint="default"/>
      </w:rPr>
    </w:lvl>
    <w:lvl w:ilvl="5" w:tplc="30384AFE" w:tentative="1">
      <w:start w:val="1"/>
      <w:numFmt w:val="bullet"/>
      <w:lvlText w:val=""/>
      <w:lvlJc w:val="left"/>
      <w:pPr>
        <w:tabs>
          <w:tab w:val="num" w:pos="4320"/>
        </w:tabs>
        <w:ind w:left="4320" w:hanging="360"/>
      </w:pPr>
      <w:rPr>
        <w:rFonts w:ascii="Wingdings" w:hAnsi="Wingdings" w:hint="default"/>
      </w:rPr>
    </w:lvl>
    <w:lvl w:ilvl="6" w:tplc="89145B58" w:tentative="1">
      <w:start w:val="1"/>
      <w:numFmt w:val="bullet"/>
      <w:lvlText w:val=""/>
      <w:lvlJc w:val="left"/>
      <w:pPr>
        <w:tabs>
          <w:tab w:val="num" w:pos="5040"/>
        </w:tabs>
        <w:ind w:left="5040" w:hanging="360"/>
      </w:pPr>
      <w:rPr>
        <w:rFonts w:ascii="Symbol" w:hAnsi="Symbol" w:hint="default"/>
      </w:rPr>
    </w:lvl>
    <w:lvl w:ilvl="7" w:tplc="A9B64C86" w:tentative="1">
      <w:start w:val="1"/>
      <w:numFmt w:val="bullet"/>
      <w:lvlText w:val="o"/>
      <w:lvlJc w:val="left"/>
      <w:pPr>
        <w:tabs>
          <w:tab w:val="num" w:pos="5760"/>
        </w:tabs>
        <w:ind w:left="5760" w:hanging="360"/>
      </w:pPr>
      <w:rPr>
        <w:rFonts w:ascii="Courier New" w:hAnsi="Courier New" w:cs="Courier New" w:hint="default"/>
      </w:rPr>
    </w:lvl>
    <w:lvl w:ilvl="8" w:tplc="2580E196"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D00510A"/>
    <w:multiLevelType w:val="hybridMultilevel"/>
    <w:tmpl w:val="862A9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D8A72C6"/>
    <w:multiLevelType w:val="hybridMultilevel"/>
    <w:tmpl w:val="D6A89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EA608DB"/>
    <w:multiLevelType w:val="hybridMultilevel"/>
    <w:tmpl w:val="F84C3D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0E82BB6"/>
    <w:multiLevelType w:val="multilevel"/>
    <w:tmpl w:val="51B85F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22CA9"/>
    <w:multiLevelType w:val="hybridMultilevel"/>
    <w:tmpl w:val="FCF8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3F470BD"/>
    <w:multiLevelType w:val="hybridMultilevel"/>
    <w:tmpl w:val="CA98B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79423AC"/>
    <w:multiLevelType w:val="multilevel"/>
    <w:tmpl w:val="AC78EC92"/>
    <w:styleLink w:val="Headings-2"/>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90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4" w15:restartNumberingAfterBreak="0">
    <w:nsid w:val="286261E3"/>
    <w:multiLevelType w:val="multilevel"/>
    <w:tmpl w:val="3AD8E98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9E7887"/>
    <w:multiLevelType w:val="hybridMultilevel"/>
    <w:tmpl w:val="650E6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8B73BCF"/>
    <w:multiLevelType w:val="hybridMultilevel"/>
    <w:tmpl w:val="8556D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9927008"/>
    <w:multiLevelType w:val="hybridMultilevel"/>
    <w:tmpl w:val="6FC07A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9B41F3B"/>
    <w:multiLevelType w:val="hybridMultilevel"/>
    <w:tmpl w:val="B7E08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A680233"/>
    <w:multiLevelType w:val="hybridMultilevel"/>
    <w:tmpl w:val="366E82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2AB817AD"/>
    <w:multiLevelType w:val="hybridMultilevel"/>
    <w:tmpl w:val="DB9C82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AD740E3"/>
    <w:multiLevelType w:val="hybridMultilevel"/>
    <w:tmpl w:val="2E1E8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B3663DC"/>
    <w:multiLevelType w:val="multilevel"/>
    <w:tmpl w:val="AC78EC92"/>
    <w:numStyleLink w:val="Headings-2"/>
  </w:abstractNum>
  <w:abstractNum w:abstractNumId="33" w15:restartNumberingAfterBreak="0">
    <w:nsid w:val="2BC26800"/>
    <w:multiLevelType w:val="hybridMultilevel"/>
    <w:tmpl w:val="1FC67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C4B74A0"/>
    <w:multiLevelType w:val="hybridMultilevel"/>
    <w:tmpl w:val="CD2469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C56090C"/>
    <w:multiLevelType w:val="hybridMultilevel"/>
    <w:tmpl w:val="6AD4B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DC6341A"/>
    <w:multiLevelType w:val="hybridMultilevel"/>
    <w:tmpl w:val="1E7CF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E3D1447"/>
    <w:multiLevelType w:val="hybridMultilevel"/>
    <w:tmpl w:val="39FCF9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2E815826"/>
    <w:multiLevelType w:val="hybridMultilevel"/>
    <w:tmpl w:val="04663B9E"/>
    <w:lvl w:ilvl="0" w:tplc="D4B4BC60">
      <w:start w:val="1"/>
      <w:numFmt w:val="none"/>
      <w:pStyle w:val="InstructionalNote"/>
      <w:lvlText w:val="NOTE:"/>
      <w:lvlJc w:val="left"/>
      <w:pPr>
        <w:tabs>
          <w:tab w:val="num" w:pos="1512"/>
        </w:tabs>
        <w:ind w:left="1512" w:hanging="1152"/>
      </w:pPr>
      <w:rPr>
        <w:rFonts w:ascii="Arial" w:hAnsi="Arial" w:hint="default"/>
        <w:b/>
        <w:i/>
        <w:sz w:val="22"/>
        <w:szCs w:val="22"/>
      </w:rPr>
    </w:lvl>
    <w:lvl w:ilvl="1" w:tplc="517C5F1E" w:tentative="1">
      <w:start w:val="1"/>
      <w:numFmt w:val="lowerLetter"/>
      <w:lvlText w:val="%2."/>
      <w:lvlJc w:val="left"/>
      <w:pPr>
        <w:tabs>
          <w:tab w:val="num" w:pos="1440"/>
        </w:tabs>
        <w:ind w:left="1440" w:hanging="360"/>
      </w:pPr>
    </w:lvl>
    <w:lvl w:ilvl="2" w:tplc="5F4C5380" w:tentative="1">
      <w:start w:val="1"/>
      <w:numFmt w:val="lowerRoman"/>
      <w:lvlText w:val="%3."/>
      <w:lvlJc w:val="right"/>
      <w:pPr>
        <w:tabs>
          <w:tab w:val="num" w:pos="2160"/>
        </w:tabs>
        <w:ind w:left="2160" w:hanging="180"/>
      </w:pPr>
    </w:lvl>
    <w:lvl w:ilvl="3" w:tplc="B1DE2F12" w:tentative="1">
      <w:start w:val="1"/>
      <w:numFmt w:val="decimal"/>
      <w:lvlText w:val="%4."/>
      <w:lvlJc w:val="left"/>
      <w:pPr>
        <w:tabs>
          <w:tab w:val="num" w:pos="2880"/>
        </w:tabs>
        <w:ind w:left="2880" w:hanging="360"/>
      </w:pPr>
    </w:lvl>
    <w:lvl w:ilvl="4" w:tplc="477A65B6" w:tentative="1">
      <w:start w:val="1"/>
      <w:numFmt w:val="lowerLetter"/>
      <w:lvlText w:val="%5."/>
      <w:lvlJc w:val="left"/>
      <w:pPr>
        <w:tabs>
          <w:tab w:val="num" w:pos="3600"/>
        </w:tabs>
        <w:ind w:left="3600" w:hanging="360"/>
      </w:pPr>
    </w:lvl>
    <w:lvl w:ilvl="5" w:tplc="82BE5172" w:tentative="1">
      <w:start w:val="1"/>
      <w:numFmt w:val="lowerRoman"/>
      <w:lvlText w:val="%6."/>
      <w:lvlJc w:val="right"/>
      <w:pPr>
        <w:tabs>
          <w:tab w:val="num" w:pos="4320"/>
        </w:tabs>
        <w:ind w:left="4320" w:hanging="180"/>
      </w:pPr>
    </w:lvl>
    <w:lvl w:ilvl="6" w:tplc="FF1EA940" w:tentative="1">
      <w:start w:val="1"/>
      <w:numFmt w:val="decimal"/>
      <w:lvlText w:val="%7."/>
      <w:lvlJc w:val="left"/>
      <w:pPr>
        <w:tabs>
          <w:tab w:val="num" w:pos="5040"/>
        </w:tabs>
        <w:ind w:left="5040" w:hanging="360"/>
      </w:pPr>
    </w:lvl>
    <w:lvl w:ilvl="7" w:tplc="72D256A6" w:tentative="1">
      <w:start w:val="1"/>
      <w:numFmt w:val="lowerLetter"/>
      <w:lvlText w:val="%8."/>
      <w:lvlJc w:val="left"/>
      <w:pPr>
        <w:tabs>
          <w:tab w:val="num" w:pos="5760"/>
        </w:tabs>
        <w:ind w:left="5760" w:hanging="360"/>
      </w:pPr>
    </w:lvl>
    <w:lvl w:ilvl="8" w:tplc="91B2D4FE" w:tentative="1">
      <w:start w:val="1"/>
      <w:numFmt w:val="lowerRoman"/>
      <w:lvlText w:val="%9."/>
      <w:lvlJc w:val="right"/>
      <w:pPr>
        <w:tabs>
          <w:tab w:val="num" w:pos="6480"/>
        </w:tabs>
        <w:ind w:left="6480" w:hanging="180"/>
      </w:pPr>
    </w:lvl>
  </w:abstractNum>
  <w:abstractNum w:abstractNumId="39" w15:restartNumberingAfterBreak="0">
    <w:nsid w:val="30CF4423"/>
    <w:multiLevelType w:val="multilevel"/>
    <w:tmpl w:val="F8022308"/>
    <w:lvl w:ilvl="0">
      <w:start w:val="1"/>
      <w:numFmt w:val="decimal"/>
      <w:pStyle w:val="BulletInstructions"/>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31AF3D17"/>
    <w:multiLevelType w:val="hybridMultilevel"/>
    <w:tmpl w:val="BF583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2070652"/>
    <w:multiLevelType w:val="hybridMultilevel"/>
    <w:tmpl w:val="49521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2616607"/>
    <w:multiLevelType w:val="hybridMultilevel"/>
    <w:tmpl w:val="AEDA5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27F5CE7"/>
    <w:multiLevelType w:val="hybridMultilevel"/>
    <w:tmpl w:val="7BC4ADCC"/>
    <w:lvl w:ilvl="0" w:tplc="73E6A4FA">
      <w:start w:val="1"/>
      <w:numFmt w:val="bullet"/>
      <w:pStyle w:val="BodyBullet2"/>
      <w:lvlText w:val=""/>
      <w:lvlJc w:val="left"/>
      <w:pPr>
        <w:tabs>
          <w:tab w:val="num" w:pos="1800"/>
        </w:tabs>
        <w:ind w:left="1800" w:hanging="360"/>
      </w:pPr>
      <w:rPr>
        <w:rFonts w:ascii="Symbol" w:hAnsi="Symbol" w:hint="default"/>
      </w:rPr>
    </w:lvl>
    <w:lvl w:ilvl="1" w:tplc="04090019" w:tentative="1">
      <w:start w:val="1"/>
      <w:numFmt w:val="bullet"/>
      <w:lvlText w:val="o"/>
      <w:lvlJc w:val="left"/>
      <w:pPr>
        <w:tabs>
          <w:tab w:val="num" w:pos="2520"/>
        </w:tabs>
        <w:ind w:left="2520" w:hanging="360"/>
      </w:pPr>
      <w:rPr>
        <w:rFonts w:ascii="Courier New" w:hAnsi="Courier New" w:cs="Courier New" w:hint="default"/>
      </w:rPr>
    </w:lvl>
    <w:lvl w:ilvl="2" w:tplc="0409001B" w:tentative="1">
      <w:start w:val="1"/>
      <w:numFmt w:val="bullet"/>
      <w:lvlText w:val=""/>
      <w:lvlJc w:val="left"/>
      <w:pPr>
        <w:tabs>
          <w:tab w:val="num" w:pos="3240"/>
        </w:tabs>
        <w:ind w:left="3240" w:hanging="360"/>
      </w:pPr>
      <w:rPr>
        <w:rFonts w:ascii="Wingdings" w:hAnsi="Wingdings" w:hint="default"/>
      </w:rPr>
    </w:lvl>
    <w:lvl w:ilvl="3" w:tplc="0409000F" w:tentative="1">
      <w:start w:val="1"/>
      <w:numFmt w:val="bullet"/>
      <w:lvlText w:val=""/>
      <w:lvlJc w:val="left"/>
      <w:pPr>
        <w:tabs>
          <w:tab w:val="num" w:pos="3960"/>
        </w:tabs>
        <w:ind w:left="3960" w:hanging="360"/>
      </w:pPr>
      <w:rPr>
        <w:rFonts w:ascii="Symbol" w:hAnsi="Symbol" w:hint="default"/>
      </w:rPr>
    </w:lvl>
    <w:lvl w:ilvl="4" w:tplc="04090019" w:tentative="1">
      <w:start w:val="1"/>
      <w:numFmt w:val="bullet"/>
      <w:lvlText w:val="o"/>
      <w:lvlJc w:val="left"/>
      <w:pPr>
        <w:tabs>
          <w:tab w:val="num" w:pos="4680"/>
        </w:tabs>
        <w:ind w:left="4680" w:hanging="360"/>
      </w:pPr>
      <w:rPr>
        <w:rFonts w:ascii="Courier New" w:hAnsi="Courier New" w:cs="Courier New" w:hint="default"/>
      </w:rPr>
    </w:lvl>
    <w:lvl w:ilvl="5" w:tplc="0409001B" w:tentative="1">
      <w:start w:val="1"/>
      <w:numFmt w:val="bullet"/>
      <w:lvlText w:val=""/>
      <w:lvlJc w:val="left"/>
      <w:pPr>
        <w:tabs>
          <w:tab w:val="num" w:pos="5400"/>
        </w:tabs>
        <w:ind w:left="5400" w:hanging="360"/>
      </w:pPr>
      <w:rPr>
        <w:rFonts w:ascii="Wingdings" w:hAnsi="Wingdings" w:hint="default"/>
      </w:rPr>
    </w:lvl>
    <w:lvl w:ilvl="6" w:tplc="0409000F" w:tentative="1">
      <w:start w:val="1"/>
      <w:numFmt w:val="bullet"/>
      <w:lvlText w:val=""/>
      <w:lvlJc w:val="left"/>
      <w:pPr>
        <w:tabs>
          <w:tab w:val="num" w:pos="6120"/>
        </w:tabs>
        <w:ind w:left="6120" w:hanging="360"/>
      </w:pPr>
      <w:rPr>
        <w:rFonts w:ascii="Symbol" w:hAnsi="Symbol" w:hint="default"/>
      </w:rPr>
    </w:lvl>
    <w:lvl w:ilvl="7" w:tplc="04090019" w:tentative="1">
      <w:start w:val="1"/>
      <w:numFmt w:val="bullet"/>
      <w:lvlText w:val="o"/>
      <w:lvlJc w:val="left"/>
      <w:pPr>
        <w:tabs>
          <w:tab w:val="num" w:pos="6840"/>
        </w:tabs>
        <w:ind w:left="6840" w:hanging="360"/>
      </w:pPr>
      <w:rPr>
        <w:rFonts w:ascii="Courier New" w:hAnsi="Courier New" w:cs="Courier New" w:hint="default"/>
      </w:rPr>
    </w:lvl>
    <w:lvl w:ilvl="8" w:tplc="0409001B" w:tentative="1">
      <w:start w:val="1"/>
      <w:numFmt w:val="bullet"/>
      <w:lvlText w:val=""/>
      <w:lvlJc w:val="left"/>
      <w:pPr>
        <w:tabs>
          <w:tab w:val="num" w:pos="7560"/>
        </w:tabs>
        <w:ind w:left="7560" w:hanging="360"/>
      </w:pPr>
      <w:rPr>
        <w:rFonts w:ascii="Wingdings" w:hAnsi="Wingdings" w:hint="default"/>
      </w:rPr>
    </w:lvl>
  </w:abstractNum>
  <w:abstractNum w:abstractNumId="44" w15:restartNumberingAfterBreak="0">
    <w:nsid w:val="337E275A"/>
    <w:multiLevelType w:val="multilevel"/>
    <w:tmpl w:val="C84803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C5A7DC6"/>
    <w:multiLevelType w:val="multilevel"/>
    <w:tmpl w:val="E23C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4677AC"/>
    <w:multiLevelType w:val="hybridMultilevel"/>
    <w:tmpl w:val="08BA1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075001E"/>
    <w:multiLevelType w:val="hybridMultilevel"/>
    <w:tmpl w:val="3E8E5B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2F91920"/>
    <w:multiLevelType w:val="hybridMultilevel"/>
    <w:tmpl w:val="53BA8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6C65FB3"/>
    <w:multiLevelType w:val="multilevel"/>
    <w:tmpl w:val="6326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75C4596"/>
    <w:multiLevelType w:val="hybridMultilevel"/>
    <w:tmpl w:val="FD7413C2"/>
    <w:lvl w:ilvl="0" w:tplc="5808B83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9465906"/>
    <w:multiLevelType w:val="hybridMultilevel"/>
    <w:tmpl w:val="0D8E3CF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2" w15:restartNumberingAfterBreak="0">
    <w:nsid w:val="4A902FD1"/>
    <w:multiLevelType w:val="hybridMultilevel"/>
    <w:tmpl w:val="5A5E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BC63E69"/>
    <w:multiLevelType w:val="multilevel"/>
    <w:tmpl w:val="58E47D88"/>
    <w:lvl w:ilvl="0">
      <w:start w:val="1"/>
      <w:numFmt w:val="upperLetter"/>
      <w:pStyle w:val="Appendix1"/>
      <w:lvlText w:val="%1."/>
      <w:lvlJc w:val="left"/>
      <w:pPr>
        <w:tabs>
          <w:tab w:val="num" w:pos="720"/>
        </w:tabs>
        <w:ind w:left="720" w:hanging="360"/>
      </w:pPr>
      <w:rPr>
        <w:rFonts w:hint="default"/>
      </w:rPr>
    </w:lvl>
    <w:lvl w:ilvl="1">
      <w:start w:val="1"/>
      <w:numFmt w:val="decimal"/>
      <w:pStyle w:val="Appendix2"/>
      <w:lvlText w:val="%1.%2."/>
      <w:lvlJc w:val="left"/>
      <w:pPr>
        <w:tabs>
          <w:tab w:val="num" w:pos="1152"/>
        </w:tabs>
        <w:ind w:left="1152" w:hanging="432"/>
      </w:pPr>
      <w:rPr>
        <w:rFonts w:hint="default"/>
      </w:rPr>
    </w:lvl>
    <w:lvl w:ilvl="2">
      <w:start w:val="1"/>
      <w:numFmt w:val="decimal"/>
      <w:lvlText w:val="%1.%2.%3."/>
      <w:lvlJc w:val="left"/>
      <w:pPr>
        <w:tabs>
          <w:tab w:val="num" w:pos="1800"/>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4" w15:restartNumberingAfterBreak="0">
    <w:nsid w:val="4CF755C9"/>
    <w:multiLevelType w:val="hybridMultilevel"/>
    <w:tmpl w:val="3A2CF1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F4A22BA"/>
    <w:multiLevelType w:val="hybridMultilevel"/>
    <w:tmpl w:val="041E4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658462E"/>
    <w:multiLevelType w:val="hybridMultilevel"/>
    <w:tmpl w:val="19E83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81571F7"/>
    <w:multiLevelType w:val="hybridMultilevel"/>
    <w:tmpl w:val="13EC8F6A"/>
    <w:lvl w:ilvl="0" w:tplc="04090001">
      <w:start w:val="1"/>
      <w:numFmt w:val="bullet"/>
      <w:pStyle w:val="BodyTextBullet2"/>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AC751EF"/>
    <w:multiLevelType w:val="hybridMultilevel"/>
    <w:tmpl w:val="22DA6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5F976602"/>
    <w:multiLevelType w:val="multilevel"/>
    <w:tmpl w:val="7CCC060A"/>
    <w:lvl w:ilvl="0">
      <w:start w:val="1"/>
      <w:numFmt w:val="bullet"/>
      <w:lvlText w:val=""/>
      <w:lvlJc w:val="left"/>
      <w:pPr>
        <w:tabs>
          <w:tab w:val="num" w:pos="720"/>
        </w:tabs>
        <w:ind w:left="720" w:hanging="360"/>
      </w:pPr>
      <w:rPr>
        <w:rFonts w:ascii="Symbol" w:hAnsi="Symbol" w:hint="default"/>
        <w:sz w:val="20"/>
      </w:rPr>
    </w:lvl>
    <w:lvl w:ilvl="1">
      <w:start w:val="2"/>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091761"/>
    <w:multiLevelType w:val="hybridMultilevel"/>
    <w:tmpl w:val="F8A432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06A0D49"/>
    <w:multiLevelType w:val="multilevel"/>
    <w:tmpl w:val="7772D7E8"/>
    <w:lvl w:ilvl="0">
      <w:start w:val="1"/>
      <w:numFmt w:val="upperLetter"/>
      <w:pStyle w:val="Appendix11"/>
      <w:lvlText w:val="%1."/>
      <w:lvlJc w:val="left"/>
      <w:pPr>
        <w:tabs>
          <w:tab w:val="num" w:pos="0"/>
        </w:tabs>
        <w:ind w:left="0" w:firstLine="0"/>
      </w:pPr>
      <w:rPr>
        <w:rFonts w:hint="default"/>
      </w:rPr>
    </w:lvl>
    <w:lvl w:ilvl="1">
      <w:start w:val="1"/>
      <w:numFmt w:val="decimal"/>
      <w:pStyle w:val="Appendix11"/>
      <w:lvlText w:val="%1.%2."/>
      <w:lvlJc w:val="left"/>
      <w:pPr>
        <w:tabs>
          <w:tab w:val="num" w:pos="1080"/>
        </w:tabs>
        <w:ind w:left="360" w:hanging="360"/>
      </w:pPr>
      <w:rPr>
        <w:rFonts w:hint="default"/>
      </w:rPr>
    </w:lvl>
    <w:lvl w:ilvl="2">
      <w:start w:val="1"/>
      <w:numFmt w:val="decimal"/>
      <w:lvlText w:val="%1.%3.%2"/>
      <w:lvlJc w:val="left"/>
      <w:pPr>
        <w:tabs>
          <w:tab w:val="num" w:pos="1800"/>
        </w:tabs>
        <w:ind w:left="1440" w:hanging="720"/>
      </w:pPr>
      <w:rPr>
        <w:rFonts w:hint="default"/>
      </w:rPr>
    </w:lvl>
    <w:lvl w:ilvl="3">
      <w:start w:val="1"/>
      <w:numFmt w:val="decimal"/>
      <w:lvlText w:val="%1.%2.%3.%4."/>
      <w:lvlJc w:val="left"/>
      <w:pPr>
        <w:tabs>
          <w:tab w:val="num" w:pos="2160"/>
        </w:tabs>
        <w:ind w:left="2520" w:hanging="1440"/>
      </w:pPr>
      <w:rPr>
        <w:rFonts w:hint="default"/>
      </w:rPr>
    </w:lvl>
    <w:lvl w:ilvl="4">
      <w:start w:val="1"/>
      <w:numFmt w:val="decimal"/>
      <w:lvlText w:val="%1.%2.%3.%4.%5."/>
      <w:lvlJc w:val="left"/>
      <w:pPr>
        <w:tabs>
          <w:tab w:val="num" w:pos="4320"/>
        </w:tabs>
        <w:ind w:left="2232" w:hanging="792"/>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abstractNum w:abstractNumId="62" w15:restartNumberingAfterBreak="0">
    <w:nsid w:val="63BC00D5"/>
    <w:multiLevelType w:val="hybridMultilevel"/>
    <w:tmpl w:val="A94674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53B440C"/>
    <w:multiLevelType w:val="hybridMultilevel"/>
    <w:tmpl w:val="97AC30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73F27C6"/>
    <w:multiLevelType w:val="hybridMultilevel"/>
    <w:tmpl w:val="2E6C7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9A80DF8"/>
    <w:multiLevelType w:val="hybridMultilevel"/>
    <w:tmpl w:val="0EFEA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BE21DD6"/>
    <w:multiLevelType w:val="hybridMultilevel"/>
    <w:tmpl w:val="9782C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D5C2438"/>
    <w:multiLevelType w:val="hybridMultilevel"/>
    <w:tmpl w:val="9CEEF7A4"/>
    <w:lvl w:ilvl="0" w:tplc="ECE217BE">
      <w:start w:val="1"/>
      <w:numFmt w:val="decimal"/>
      <w:pStyle w:val="BodyTextNumbered2"/>
      <w:lvlText w:val="%1."/>
      <w:lvlJc w:val="left"/>
      <w:pPr>
        <w:tabs>
          <w:tab w:val="num" w:pos="1440"/>
        </w:tabs>
        <w:ind w:left="1440" w:hanging="360"/>
      </w:pPr>
      <w:rPr>
        <w:rFonts w:hint="default"/>
      </w:rPr>
    </w:lvl>
    <w:lvl w:ilvl="1" w:tplc="1E84248A">
      <w:start w:val="1"/>
      <w:numFmt w:val="lowerLetter"/>
      <w:lvlText w:val="%2."/>
      <w:lvlJc w:val="left"/>
      <w:pPr>
        <w:tabs>
          <w:tab w:val="num" w:pos="2160"/>
        </w:tabs>
        <w:ind w:left="2160" w:hanging="360"/>
      </w:pPr>
    </w:lvl>
    <w:lvl w:ilvl="2" w:tplc="36B66468" w:tentative="1">
      <w:start w:val="1"/>
      <w:numFmt w:val="lowerRoman"/>
      <w:lvlText w:val="%3."/>
      <w:lvlJc w:val="right"/>
      <w:pPr>
        <w:tabs>
          <w:tab w:val="num" w:pos="2880"/>
        </w:tabs>
        <w:ind w:left="2880" w:hanging="180"/>
      </w:pPr>
    </w:lvl>
    <w:lvl w:ilvl="3" w:tplc="3F4A67F8" w:tentative="1">
      <w:start w:val="1"/>
      <w:numFmt w:val="decimal"/>
      <w:lvlText w:val="%4."/>
      <w:lvlJc w:val="left"/>
      <w:pPr>
        <w:tabs>
          <w:tab w:val="num" w:pos="3600"/>
        </w:tabs>
        <w:ind w:left="3600" w:hanging="360"/>
      </w:pPr>
    </w:lvl>
    <w:lvl w:ilvl="4" w:tplc="0C94D5B2" w:tentative="1">
      <w:start w:val="1"/>
      <w:numFmt w:val="lowerLetter"/>
      <w:lvlText w:val="%5."/>
      <w:lvlJc w:val="left"/>
      <w:pPr>
        <w:tabs>
          <w:tab w:val="num" w:pos="4320"/>
        </w:tabs>
        <w:ind w:left="4320" w:hanging="360"/>
      </w:pPr>
    </w:lvl>
    <w:lvl w:ilvl="5" w:tplc="91C81946" w:tentative="1">
      <w:start w:val="1"/>
      <w:numFmt w:val="lowerRoman"/>
      <w:lvlText w:val="%6."/>
      <w:lvlJc w:val="right"/>
      <w:pPr>
        <w:tabs>
          <w:tab w:val="num" w:pos="5040"/>
        </w:tabs>
        <w:ind w:left="5040" w:hanging="180"/>
      </w:pPr>
    </w:lvl>
    <w:lvl w:ilvl="6" w:tplc="10A60D06" w:tentative="1">
      <w:start w:val="1"/>
      <w:numFmt w:val="decimal"/>
      <w:lvlText w:val="%7."/>
      <w:lvlJc w:val="left"/>
      <w:pPr>
        <w:tabs>
          <w:tab w:val="num" w:pos="5760"/>
        </w:tabs>
        <w:ind w:left="5760" w:hanging="360"/>
      </w:pPr>
    </w:lvl>
    <w:lvl w:ilvl="7" w:tplc="0B785AD0" w:tentative="1">
      <w:start w:val="1"/>
      <w:numFmt w:val="lowerLetter"/>
      <w:lvlText w:val="%8."/>
      <w:lvlJc w:val="left"/>
      <w:pPr>
        <w:tabs>
          <w:tab w:val="num" w:pos="6480"/>
        </w:tabs>
        <w:ind w:left="6480" w:hanging="360"/>
      </w:pPr>
    </w:lvl>
    <w:lvl w:ilvl="8" w:tplc="3CDAC7CC" w:tentative="1">
      <w:start w:val="1"/>
      <w:numFmt w:val="lowerRoman"/>
      <w:lvlText w:val="%9."/>
      <w:lvlJc w:val="right"/>
      <w:pPr>
        <w:tabs>
          <w:tab w:val="num" w:pos="7200"/>
        </w:tabs>
        <w:ind w:left="7200" w:hanging="180"/>
      </w:pPr>
    </w:lvl>
  </w:abstractNum>
  <w:abstractNum w:abstractNumId="68" w15:restartNumberingAfterBreak="0">
    <w:nsid w:val="6F182A87"/>
    <w:multiLevelType w:val="hybridMultilevel"/>
    <w:tmpl w:val="253CB208"/>
    <w:lvl w:ilvl="0" w:tplc="72CC93A0">
      <w:start w:val="1"/>
      <w:numFmt w:val="decimal"/>
      <w:pStyle w:val="BodyTextNumbered1"/>
      <w:lvlText w:val="%1."/>
      <w:lvlJc w:val="left"/>
      <w:pPr>
        <w:tabs>
          <w:tab w:val="num" w:pos="720"/>
        </w:tabs>
        <w:ind w:left="720" w:hanging="360"/>
      </w:p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69" w15:restartNumberingAfterBreak="0">
    <w:nsid w:val="70611AB9"/>
    <w:multiLevelType w:val="hybridMultilevel"/>
    <w:tmpl w:val="60808F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2631A43"/>
    <w:multiLevelType w:val="hybridMultilevel"/>
    <w:tmpl w:val="415008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2B846C2"/>
    <w:multiLevelType w:val="hybridMultilevel"/>
    <w:tmpl w:val="80163C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3B1173E"/>
    <w:multiLevelType w:val="hybridMultilevel"/>
    <w:tmpl w:val="2640D13E"/>
    <w:lvl w:ilvl="0" w:tplc="0414D528">
      <w:start w:val="1"/>
      <w:numFmt w:val="lowerLetter"/>
      <w:pStyle w:val="BodyTextLettered2"/>
      <w:lvlText w:val="%1."/>
      <w:lvlJc w:val="left"/>
      <w:pPr>
        <w:tabs>
          <w:tab w:val="num" w:pos="1440"/>
        </w:tabs>
        <w:ind w:left="1440" w:hanging="360"/>
      </w:pPr>
      <w:rPr>
        <w:rFonts w:hint="default"/>
      </w:rPr>
    </w:lvl>
    <w:lvl w:ilvl="1" w:tplc="E9949A4A">
      <w:start w:val="1"/>
      <w:numFmt w:val="bullet"/>
      <w:lvlText w:val=""/>
      <w:lvlJc w:val="left"/>
      <w:pPr>
        <w:tabs>
          <w:tab w:val="num" w:pos="2160"/>
        </w:tabs>
        <w:ind w:left="2160" w:hanging="360"/>
      </w:pPr>
      <w:rPr>
        <w:rFonts w:ascii="Symbol" w:hAnsi="Symbol" w:hint="default"/>
        <w:color w:val="auto"/>
      </w:rPr>
    </w:lvl>
    <w:lvl w:ilvl="2" w:tplc="944465B6" w:tentative="1">
      <w:start w:val="1"/>
      <w:numFmt w:val="lowerRoman"/>
      <w:lvlText w:val="%3."/>
      <w:lvlJc w:val="right"/>
      <w:pPr>
        <w:tabs>
          <w:tab w:val="num" w:pos="2880"/>
        </w:tabs>
        <w:ind w:left="2880" w:hanging="180"/>
      </w:pPr>
    </w:lvl>
    <w:lvl w:ilvl="3" w:tplc="592AFC4C" w:tentative="1">
      <w:start w:val="1"/>
      <w:numFmt w:val="decimal"/>
      <w:lvlText w:val="%4."/>
      <w:lvlJc w:val="left"/>
      <w:pPr>
        <w:tabs>
          <w:tab w:val="num" w:pos="3600"/>
        </w:tabs>
        <w:ind w:left="3600" w:hanging="360"/>
      </w:pPr>
    </w:lvl>
    <w:lvl w:ilvl="4" w:tplc="752A5064" w:tentative="1">
      <w:start w:val="1"/>
      <w:numFmt w:val="lowerLetter"/>
      <w:lvlText w:val="%5."/>
      <w:lvlJc w:val="left"/>
      <w:pPr>
        <w:tabs>
          <w:tab w:val="num" w:pos="4320"/>
        </w:tabs>
        <w:ind w:left="4320" w:hanging="360"/>
      </w:pPr>
    </w:lvl>
    <w:lvl w:ilvl="5" w:tplc="A132A38C" w:tentative="1">
      <w:start w:val="1"/>
      <w:numFmt w:val="lowerRoman"/>
      <w:lvlText w:val="%6."/>
      <w:lvlJc w:val="right"/>
      <w:pPr>
        <w:tabs>
          <w:tab w:val="num" w:pos="5040"/>
        </w:tabs>
        <w:ind w:left="5040" w:hanging="180"/>
      </w:pPr>
    </w:lvl>
    <w:lvl w:ilvl="6" w:tplc="E23A4E1C" w:tentative="1">
      <w:start w:val="1"/>
      <w:numFmt w:val="decimal"/>
      <w:lvlText w:val="%7."/>
      <w:lvlJc w:val="left"/>
      <w:pPr>
        <w:tabs>
          <w:tab w:val="num" w:pos="5760"/>
        </w:tabs>
        <w:ind w:left="5760" w:hanging="360"/>
      </w:pPr>
    </w:lvl>
    <w:lvl w:ilvl="7" w:tplc="F27648BC" w:tentative="1">
      <w:start w:val="1"/>
      <w:numFmt w:val="lowerLetter"/>
      <w:lvlText w:val="%8."/>
      <w:lvlJc w:val="left"/>
      <w:pPr>
        <w:tabs>
          <w:tab w:val="num" w:pos="6480"/>
        </w:tabs>
        <w:ind w:left="6480" w:hanging="360"/>
      </w:pPr>
    </w:lvl>
    <w:lvl w:ilvl="8" w:tplc="AED49540" w:tentative="1">
      <w:start w:val="1"/>
      <w:numFmt w:val="lowerRoman"/>
      <w:lvlText w:val="%9."/>
      <w:lvlJc w:val="right"/>
      <w:pPr>
        <w:tabs>
          <w:tab w:val="num" w:pos="7200"/>
        </w:tabs>
        <w:ind w:left="7200" w:hanging="180"/>
      </w:pPr>
    </w:lvl>
  </w:abstractNum>
  <w:abstractNum w:abstractNumId="73" w15:restartNumberingAfterBreak="0">
    <w:nsid w:val="76491E9E"/>
    <w:multiLevelType w:val="hybridMultilevel"/>
    <w:tmpl w:val="31E818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76A85B3A"/>
    <w:multiLevelType w:val="multilevel"/>
    <w:tmpl w:val="EF0C3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BB05378"/>
    <w:multiLevelType w:val="hybridMultilevel"/>
    <w:tmpl w:val="B91287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7F9D06EE"/>
    <w:multiLevelType w:val="hybridMultilevel"/>
    <w:tmpl w:val="29E0F7D2"/>
    <w:lvl w:ilvl="0" w:tplc="3D8237BE">
      <w:start w:val="1"/>
      <w:numFmt w:val="bullet"/>
      <w:pStyle w:val="BodyTextBullet1"/>
      <w:lvlText w:val=""/>
      <w:lvlJc w:val="left"/>
      <w:pPr>
        <w:tabs>
          <w:tab w:val="num" w:pos="720"/>
        </w:tabs>
        <w:ind w:left="720" w:hanging="360"/>
      </w:pPr>
      <w:rPr>
        <w:rFonts w:ascii="Symbol" w:hAnsi="Symbol" w:hint="default"/>
      </w:rPr>
    </w:lvl>
    <w:lvl w:ilvl="1" w:tplc="F6745992">
      <w:start w:val="1"/>
      <w:numFmt w:val="bullet"/>
      <w:lvlText w:val="o"/>
      <w:lvlJc w:val="left"/>
      <w:pPr>
        <w:tabs>
          <w:tab w:val="num" w:pos="1440"/>
        </w:tabs>
        <w:ind w:left="1440" w:hanging="360"/>
      </w:pPr>
      <w:rPr>
        <w:rFonts w:ascii="Courier New" w:hAnsi="Courier New" w:cs="Courier New" w:hint="default"/>
      </w:rPr>
    </w:lvl>
    <w:lvl w:ilvl="2" w:tplc="9E5236CA">
      <w:start w:val="1"/>
      <w:numFmt w:val="bullet"/>
      <w:lvlText w:val=""/>
      <w:lvlJc w:val="left"/>
      <w:pPr>
        <w:tabs>
          <w:tab w:val="num" w:pos="2160"/>
        </w:tabs>
        <w:ind w:left="2160" w:hanging="360"/>
      </w:pPr>
      <w:rPr>
        <w:rFonts w:ascii="Wingdings" w:hAnsi="Wingdings" w:hint="default"/>
      </w:rPr>
    </w:lvl>
    <w:lvl w:ilvl="3" w:tplc="511AECAA" w:tentative="1">
      <w:start w:val="1"/>
      <w:numFmt w:val="bullet"/>
      <w:lvlText w:val=""/>
      <w:lvlJc w:val="left"/>
      <w:pPr>
        <w:tabs>
          <w:tab w:val="num" w:pos="2880"/>
        </w:tabs>
        <w:ind w:left="2880" w:hanging="360"/>
      </w:pPr>
      <w:rPr>
        <w:rFonts w:ascii="Symbol" w:hAnsi="Symbol" w:hint="default"/>
      </w:rPr>
    </w:lvl>
    <w:lvl w:ilvl="4" w:tplc="F21A6C30" w:tentative="1">
      <w:start w:val="1"/>
      <w:numFmt w:val="bullet"/>
      <w:lvlText w:val="o"/>
      <w:lvlJc w:val="left"/>
      <w:pPr>
        <w:tabs>
          <w:tab w:val="num" w:pos="3600"/>
        </w:tabs>
        <w:ind w:left="3600" w:hanging="360"/>
      </w:pPr>
      <w:rPr>
        <w:rFonts w:ascii="Courier New" w:hAnsi="Courier New" w:cs="Courier New" w:hint="default"/>
      </w:rPr>
    </w:lvl>
    <w:lvl w:ilvl="5" w:tplc="F24ABA8E" w:tentative="1">
      <w:start w:val="1"/>
      <w:numFmt w:val="bullet"/>
      <w:lvlText w:val=""/>
      <w:lvlJc w:val="left"/>
      <w:pPr>
        <w:tabs>
          <w:tab w:val="num" w:pos="4320"/>
        </w:tabs>
        <w:ind w:left="4320" w:hanging="360"/>
      </w:pPr>
      <w:rPr>
        <w:rFonts w:ascii="Wingdings" w:hAnsi="Wingdings" w:hint="default"/>
      </w:rPr>
    </w:lvl>
    <w:lvl w:ilvl="6" w:tplc="65A04658" w:tentative="1">
      <w:start w:val="1"/>
      <w:numFmt w:val="bullet"/>
      <w:lvlText w:val=""/>
      <w:lvlJc w:val="left"/>
      <w:pPr>
        <w:tabs>
          <w:tab w:val="num" w:pos="5040"/>
        </w:tabs>
        <w:ind w:left="5040" w:hanging="360"/>
      </w:pPr>
      <w:rPr>
        <w:rFonts w:ascii="Symbol" w:hAnsi="Symbol" w:hint="default"/>
      </w:rPr>
    </w:lvl>
    <w:lvl w:ilvl="7" w:tplc="F1F6EDCC" w:tentative="1">
      <w:start w:val="1"/>
      <w:numFmt w:val="bullet"/>
      <w:lvlText w:val="o"/>
      <w:lvlJc w:val="left"/>
      <w:pPr>
        <w:tabs>
          <w:tab w:val="num" w:pos="5760"/>
        </w:tabs>
        <w:ind w:left="5760" w:hanging="360"/>
      </w:pPr>
      <w:rPr>
        <w:rFonts w:ascii="Courier New" w:hAnsi="Courier New" w:cs="Courier New" w:hint="default"/>
      </w:rPr>
    </w:lvl>
    <w:lvl w:ilvl="8" w:tplc="2B42D954" w:tentative="1">
      <w:start w:val="1"/>
      <w:numFmt w:val="bullet"/>
      <w:lvlText w:val=""/>
      <w:lvlJc w:val="left"/>
      <w:pPr>
        <w:tabs>
          <w:tab w:val="num" w:pos="6480"/>
        </w:tabs>
        <w:ind w:left="6480" w:hanging="360"/>
      </w:pPr>
      <w:rPr>
        <w:rFonts w:ascii="Wingdings" w:hAnsi="Wingdings" w:hint="default"/>
      </w:rPr>
    </w:lvl>
  </w:abstractNum>
  <w:num w:numId="1">
    <w:abstractNumId w:val="68"/>
  </w:num>
  <w:num w:numId="2">
    <w:abstractNumId w:val="67"/>
  </w:num>
  <w:num w:numId="3">
    <w:abstractNumId w:val="8"/>
  </w:num>
  <w:num w:numId="4">
    <w:abstractNumId w:val="72"/>
  </w:num>
  <w:num w:numId="5">
    <w:abstractNumId w:val="76"/>
  </w:num>
  <w:num w:numId="6">
    <w:abstractNumId w:val="57"/>
  </w:num>
  <w:num w:numId="7">
    <w:abstractNumId w:val="38"/>
  </w:num>
  <w:num w:numId="8">
    <w:abstractNumId w:val="16"/>
  </w:num>
  <w:num w:numId="9">
    <w:abstractNumId w:val="43"/>
  </w:num>
  <w:num w:numId="10">
    <w:abstractNumId w:val="53"/>
  </w:num>
  <w:num w:numId="11">
    <w:abstractNumId w:val="39"/>
  </w:num>
  <w:num w:numId="12">
    <w:abstractNumId w:val="61"/>
  </w:num>
  <w:num w:numId="13">
    <w:abstractNumId w:val="4"/>
  </w:num>
  <w:num w:numId="14">
    <w:abstractNumId w:val="1"/>
  </w:num>
  <w:num w:numId="15">
    <w:abstractNumId w:val="0"/>
  </w:num>
  <w:num w:numId="16">
    <w:abstractNumId w:val="42"/>
  </w:num>
  <w:num w:numId="17">
    <w:abstractNumId w:val="52"/>
  </w:num>
  <w:num w:numId="18">
    <w:abstractNumId w:val="12"/>
  </w:num>
  <w:num w:numId="19">
    <w:abstractNumId w:val="7"/>
  </w:num>
  <w:num w:numId="20">
    <w:abstractNumId w:val="45"/>
  </w:num>
  <w:num w:numId="21">
    <w:abstractNumId w:val="56"/>
  </w:num>
  <w:num w:numId="22">
    <w:abstractNumId w:val="65"/>
  </w:num>
  <w:num w:numId="23">
    <w:abstractNumId w:val="69"/>
  </w:num>
  <w:num w:numId="24">
    <w:abstractNumId w:val="54"/>
  </w:num>
  <w:num w:numId="25">
    <w:abstractNumId w:val="24"/>
  </w:num>
  <w:num w:numId="26">
    <w:abstractNumId w:val="14"/>
  </w:num>
  <w:num w:numId="27">
    <w:abstractNumId w:val="50"/>
  </w:num>
  <w:num w:numId="28">
    <w:abstractNumId w:val="60"/>
  </w:num>
  <w:num w:numId="29">
    <w:abstractNumId w:val="41"/>
  </w:num>
  <w:num w:numId="30">
    <w:abstractNumId w:val="30"/>
  </w:num>
  <w:num w:numId="31">
    <w:abstractNumId w:val="46"/>
  </w:num>
  <w:num w:numId="32">
    <w:abstractNumId w:val="73"/>
  </w:num>
  <w:num w:numId="33">
    <w:abstractNumId w:val="19"/>
  </w:num>
  <w:num w:numId="34">
    <w:abstractNumId w:val="66"/>
  </w:num>
  <w:num w:numId="35">
    <w:abstractNumId w:val="36"/>
  </w:num>
  <w:num w:numId="36">
    <w:abstractNumId w:val="6"/>
  </w:num>
  <w:num w:numId="37">
    <w:abstractNumId w:val="34"/>
  </w:num>
  <w:num w:numId="38">
    <w:abstractNumId w:val="13"/>
  </w:num>
  <w:num w:numId="39">
    <w:abstractNumId w:val="27"/>
  </w:num>
  <w:num w:numId="40">
    <w:abstractNumId w:val="10"/>
  </w:num>
  <w:num w:numId="41">
    <w:abstractNumId w:val="33"/>
  </w:num>
  <w:num w:numId="42">
    <w:abstractNumId w:val="58"/>
  </w:num>
  <w:num w:numId="43">
    <w:abstractNumId w:val="63"/>
  </w:num>
  <w:num w:numId="44">
    <w:abstractNumId w:val="62"/>
  </w:num>
  <w:num w:numId="45">
    <w:abstractNumId w:val="15"/>
  </w:num>
  <w:num w:numId="46">
    <w:abstractNumId w:val="2"/>
  </w:num>
  <w:num w:numId="47">
    <w:abstractNumId w:val="5"/>
  </w:num>
  <w:num w:numId="48">
    <w:abstractNumId w:val="3"/>
  </w:num>
  <w:num w:numId="49">
    <w:abstractNumId w:val="47"/>
  </w:num>
  <w:num w:numId="50">
    <w:abstractNumId w:val="9"/>
  </w:num>
  <w:num w:numId="51">
    <w:abstractNumId w:val="64"/>
  </w:num>
  <w:num w:numId="52">
    <w:abstractNumId w:val="51"/>
  </w:num>
  <w:num w:numId="53">
    <w:abstractNumId w:val="23"/>
  </w:num>
  <w:num w:numId="5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abstractNumId w:val="32"/>
    <w:lvlOverride w:ilvl="0">
      <w:lvl w:ilvl="0">
        <w:start w:val="1"/>
        <w:numFmt w:val="decimal"/>
        <w:pStyle w:val="Heading1"/>
        <w:lvlText w:val="%1"/>
        <w:lvlJc w:val="left"/>
        <w:pPr>
          <w:ind w:left="360" w:hanging="360"/>
        </w:pPr>
        <w:rPr>
          <w:rFonts w:hint="default"/>
        </w:rPr>
      </w:lvl>
    </w:lvlOverride>
    <w:lvlOverride w:ilvl="1">
      <w:lvl w:ilvl="1">
        <w:start w:val="1"/>
        <w:numFmt w:val="decimal"/>
        <w:pStyle w:val="Heading2"/>
        <w:lvlText w:val="%1.%2"/>
        <w:lvlJc w:val="left"/>
        <w:pPr>
          <w:ind w:left="900" w:hanging="360"/>
        </w:pPr>
        <w:rPr>
          <w:rFonts w:ascii="Arial Bold" w:hAnsi="Arial Bold" w:hint="default"/>
        </w:rPr>
      </w:lvl>
    </w:lvlOverride>
    <w:lvlOverride w:ilvl="2">
      <w:lvl w:ilvl="2">
        <w:start w:val="1"/>
        <w:numFmt w:val="decimal"/>
        <w:lvlText w:val="%1.%2.%3"/>
        <w:lvlJc w:val="left"/>
        <w:pPr>
          <w:ind w:left="360" w:hanging="360"/>
        </w:pPr>
        <w:rPr>
          <w:rFonts w:hint="default"/>
          <w:i w:val="0"/>
          <w:color w:val="0D0D0D" w:themeColor="text1" w:themeTint="F2"/>
        </w:rPr>
      </w:lvl>
    </w:lvlOverride>
    <w:lvlOverride w:ilvl="3">
      <w:lvl w:ilvl="3">
        <w:start w:val="1"/>
        <w:numFmt w:val="decimal"/>
        <w:lvlText w:val="%1.%2.%3.%4"/>
        <w:lvlJc w:val="left"/>
        <w:pPr>
          <w:ind w:left="360" w:hanging="360"/>
        </w:pPr>
        <w:rPr>
          <w:rFonts w:hint="default"/>
        </w:rPr>
      </w:lvl>
    </w:lvlOverride>
  </w:num>
  <w:num w:numId="56">
    <w:abstractNumId w:val="26"/>
  </w:num>
  <w:num w:numId="57">
    <w:abstractNumId w:val="18"/>
  </w:num>
  <w:num w:numId="58">
    <w:abstractNumId w:val="71"/>
  </w:num>
  <w:num w:numId="59">
    <w:abstractNumId w:val="31"/>
  </w:num>
  <w:num w:numId="60">
    <w:abstractNumId w:val="22"/>
  </w:num>
  <w:num w:numId="61">
    <w:abstractNumId w:val="17"/>
  </w:num>
  <w:num w:numId="62">
    <w:abstractNumId w:val="37"/>
  </w:num>
  <w:num w:numId="63">
    <w:abstractNumId w:val="21"/>
  </w:num>
  <w:num w:numId="64">
    <w:abstractNumId w:val="11"/>
  </w:num>
  <w:num w:numId="65">
    <w:abstractNumId w:val="49"/>
    <w:lvlOverride w:ilvl="0">
      <w:startOverride w:val="1"/>
    </w:lvlOverride>
  </w:num>
  <w:num w:numId="66">
    <w:abstractNumId w:val="48"/>
  </w:num>
  <w:num w:numId="67">
    <w:abstractNumId w:val="25"/>
  </w:num>
  <w:num w:numId="68">
    <w:abstractNumId w:val="20"/>
    <w:lvlOverride w:ilvl="0">
      <w:startOverride w:val="1"/>
    </w:lvlOverride>
  </w:num>
  <w:num w:numId="69">
    <w:abstractNumId w:val="44"/>
    <w:lvlOverride w:ilvl="0">
      <w:startOverride w:val="1"/>
    </w:lvlOverride>
  </w:num>
  <w:num w:numId="70">
    <w:abstractNumId w:val="59"/>
    <w:lvlOverride w:ilvl="0">
      <w:startOverride w:val="1"/>
    </w:lvlOverride>
  </w:num>
  <w:num w:numId="71">
    <w:abstractNumId w:val="74"/>
    <w:lvlOverride w:ilvl="0">
      <w:startOverride w:val="1"/>
    </w:lvlOverride>
  </w:num>
  <w:num w:numId="72">
    <w:abstractNumId w:val="29"/>
  </w:num>
  <w:num w:numId="73">
    <w:abstractNumId w:val="55"/>
  </w:num>
  <w:num w:numId="74">
    <w:abstractNumId w:val="70"/>
  </w:num>
  <w:num w:numId="75">
    <w:abstractNumId w:val="28"/>
  </w:num>
  <w:num w:numId="76">
    <w:abstractNumId w:val="40"/>
  </w:num>
  <w:num w:numId="77">
    <w:abstractNumId w:val="35"/>
  </w:num>
  <w:num w:numId="78">
    <w:abstractNumId w:val="75"/>
  </w:num>
  <w:numIdMacAtCleanup w:val="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activeWritingStyle w:appName="MSWord" w:lang="en-US" w:vendorID="64" w:dllVersion="6" w:nlCheck="1" w:checkStyle="1"/>
  <w:activeWritingStyle w:appName="MSWord" w:lang="en-AU" w:vendorID="64" w:dllVersion="6" w:nlCheck="1" w:checkStyle="1"/>
  <w:activeWritingStyle w:appName="MSWord" w:lang="en-US" w:vendorID="64" w:dllVersion="0" w:nlCheck="1" w:checkStyle="0"/>
  <w:activeWritingStyle w:appName="MSWord" w:lang="en-AU" w:vendorID="64" w:dllVersion="0" w:nlCheck="1" w:checkStyle="0"/>
  <w:activeWritingStyle w:appName="MSWord" w:lang="en" w:vendorID="64" w:dllVersion="0" w:nlCheck="1" w:checkStyle="0"/>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trackRevisions/>
  <w:doNotTrackFormatting/>
  <w:documentProtection w:formatting="1" w:enforcement="0"/>
  <w:defaultTabStop w:val="720"/>
  <w:clickAndTypeStyle w:val="capture"/>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144A"/>
    <w:rsid w:val="00002D6C"/>
    <w:rsid w:val="0000416C"/>
    <w:rsid w:val="0000452A"/>
    <w:rsid w:val="00005360"/>
    <w:rsid w:val="000058A9"/>
    <w:rsid w:val="00005C09"/>
    <w:rsid w:val="000063A7"/>
    <w:rsid w:val="0000675B"/>
    <w:rsid w:val="00006DB8"/>
    <w:rsid w:val="00010140"/>
    <w:rsid w:val="000114B6"/>
    <w:rsid w:val="00011EE6"/>
    <w:rsid w:val="0001226E"/>
    <w:rsid w:val="000169A1"/>
    <w:rsid w:val="000171DA"/>
    <w:rsid w:val="0002426C"/>
    <w:rsid w:val="000246FF"/>
    <w:rsid w:val="000247D5"/>
    <w:rsid w:val="00025BE8"/>
    <w:rsid w:val="000263BB"/>
    <w:rsid w:val="00030C06"/>
    <w:rsid w:val="000328EA"/>
    <w:rsid w:val="00032DBC"/>
    <w:rsid w:val="000364DF"/>
    <w:rsid w:val="00037CE1"/>
    <w:rsid w:val="00040DCD"/>
    <w:rsid w:val="000425FE"/>
    <w:rsid w:val="00044EE8"/>
    <w:rsid w:val="0004636C"/>
    <w:rsid w:val="00050D8A"/>
    <w:rsid w:val="000512B6"/>
    <w:rsid w:val="00051BC7"/>
    <w:rsid w:val="00052921"/>
    <w:rsid w:val="000530D8"/>
    <w:rsid w:val="0005370A"/>
    <w:rsid w:val="0005550B"/>
    <w:rsid w:val="000615F7"/>
    <w:rsid w:val="00062D36"/>
    <w:rsid w:val="000657C0"/>
    <w:rsid w:val="00065F3B"/>
    <w:rsid w:val="0006660B"/>
    <w:rsid w:val="000666AC"/>
    <w:rsid w:val="000668C0"/>
    <w:rsid w:val="00067B11"/>
    <w:rsid w:val="00071609"/>
    <w:rsid w:val="000732DE"/>
    <w:rsid w:val="00074784"/>
    <w:rsid w:val="000754A3"/>
    <w:rsid w:val="00077222"/>
    <w:rsid w:val="0007778C"/>
    <w:rsid w:val="000826B0"/>
    <w:rsid w:val="00085560"/>
    <w:rsid w:val="00085835"/>
    <w:rsid w:val="00086617"/>
    <w:rsid w:val="00086D68"/>
    <w:rsid w:val="0009184E"/>
    <w:rsid w:val="000919CB"/>
    <w:rsid w:val="000946A6"/>
    <w:rsid w:val="00095E81"/>
    <w:rsid w:val="00096010"/>
    <w:rsid w:val="000967A2"/>
    <w:rsid w:val="000A10CA"/>
    <w:rsid w:val="000A23AE"/>
    <w:rsid w:val="000A50D8"/>
    <w:rsid w:val="000A673B"/>
    <w:rsid w:val="000B148B"/>
    <w:rsid w:val="000B23F8"/>
    <w:rsid w:val="000B2C98"/>
    <w:rsid w:val="000B44E1"/>
    <w:rsid w:val="000B4B85"/>
    <w:rsid w:val="000C0857"/>
    <w:rsid w:val="000C63BF"/>
    <w:rsid w:val="000C6976"/>
    <w:rsid w:val="000C6CD2"/>
    <w:rsid w:val="000D27C9"/>
    <w:rsid w:val="000D2A67"/>
    <w:rsid w:val="000D3353"/>
    <w:rsid w:val="000D7324"/>
    <w:rsid w:val="000E42C1"/>
    <w:rsid w:val="000E6977"/>
    <w:rsid w:val="000E6C60"/>
    <w:rsid w:val="000E6DD0"/>
    <w:rsid w:val="000F3438"/>
    <w:rsid w:val="000F3F1F"/>
    <w:rsid w:val="00101B1F"/>
    <w:rsid w:val="0010320F"/>
    <w:rsid w:val="00104399"/>
    <w:rsid w:val="001046A5"/>
    <w:rsid w:val="0010529B"/>
    <w:rsid w:val="0010664C"/>
    <w:rsid w:val="00107971"/>
    <w:rsid w:val="00113C9F"/>
    <w:rsid w:val="00115875"/>
    <w:rsid w:val="00116E80"/>
    <w:rsid w:val="0012060D"/>
    <w:rsid w:val="0012287E"/>
    <w:rsid w:val="00130165"/>
    <w:rsid w:val="0013328D"/>
    <w:rsid w:val="001355A3"/>
    <w:rsid w:val="00137D6E"/>
    <w:rsid w:val="00141CDD"/>
    <w:rsid w:val="00142803"/>
    <w:rsid w:val="001449CE"/>
    <w:rsid w:val="001504B3"/>
    <w:rsid w:val="00151087"/>
    <w:rsid w:val="001523E1"/>
    <w:rsid w:val="00155E99"/>
    <w:rsid w:val="001569DB"/>
    <w:rsid w:val="001574A4"/>
    <w:rsid w:val="0015760B"/>
    <w:rsid w:val="0015779F"/>
    <w:rsid w:val="0016059A"/>
    <w:rsid w:val="00160824"/>
    <w:rsid w:val="00161237"/>
    <w:rsid w:val="001619DC"/>
    <w:rsid w:val="00161ED8"/>
    <w:rsid w:val="001624C3"/>
    <w:rsid w:val="001645B5"/>
    <w:rsid w:val="00165354"/>
    <w:rsid w:val="00165AB8"/>
    <w:rsid w:val="00167933"/>
    <w:rsid w:val="00170E4B"/>
    <w:rsid w:val="00172172"/>
    <w:rsid w:val="00172D7F"/>
    <w:rsid w:val="00173FAB"/>
    <w:rsid w:val="00174301"/>
    <w:rsid w:val="00175C2D"/>
    <w:rsid w:val="00176A74"/>
    <w:rsid w:val="001771B4"/>
    <w:rsid w:val="00180235"/>
    <w:rsid w:val="00184D42"/>
    <w:rsid w:val="00186009"/>
    <w:rsid w:val="001948C8"/>
    <w:rsid w:val="001962EA"/>
    <w:rsid w:val="00196684"/>
    <w:rsid w:val="00196E1E"/>
    <w:rsid w:val="001A0330"/>
    <w:rsid w:val="001A1826"/>
    <w:rsid w:val="001A1FC9"/>
    <w:rsid w:val="001A2A9C"/>
    <w:rsid w:val="001A3C5C"/>
    <w:rsid w:val="001A75D9"/>
    <w:rsid w:val="001B0B28"/>
    <w:rsid w:val="001B1D81"/>
    <w:rsid w:val="001B3917"/>
    <w:rsid w:val="001B3B73"/>
    <w:rsid w:val="001B5780"/>
    <w:rsid w:val="001B7C65"/>
    <w:rsid w:val="001C0094"/>
    <w:rsid w:val="001C1D08"/>
    <w:rsid w:val="001C35FB"/>
    <w:rsid w:val="001C4583"/>
    <w:rsid w:val="001C6D26"/>
    <w:rsid w:val="001D1E86"/>
    <w:rsid w:val="001D2208"/>
    <w:rsid w:val="001D2505"/>
    <w:rsid w:val="001D3222"/>
    <w:rsid w:val="001D6650"/>
    <w:rsid w:val="001D6AD6"/>
    <w:rsid w:val="001E0D0B"/>
    <w:rsid w:val="001E179E"/>
    <w:rsid w:val="001E1960"/>
    <w:rsid w:val="001E4B39"/>
    <w:rsid w:val="001E4D44"/>
    <w:rsid w:val="001E5B5E"/>
    <w:rsid w:val="001F2E1D"/>
    <w:rsid w:val="001F7FD3"/>
    <w:rsid w:val="00201B6C"/>
    <w:rsid w:val="00202990"/>
    <w:rsid w:val="00202C57"/>
    <w:rsid w:val="002045CA"/>
    <w:rsid w:val="002079F9"/>
    <w:rsid w:val="0021144A"/>
    <w:rsid w:val="002124B6"/>
    <w:rsid w:val="00217034"/>
    <w:rsid w:val="0021786A"/>
    <w:rsid w:val="00220C15"/>
    <w:rsid w:val="00221E4D"/>
    <w:rsid w:val="00222831"/>
    <w:rsid w:val="00222FCD"/>
    <w:rsid w:val="00223857"/>
    <w:rsid w:val="0022393E"/>
    <w:rsid w:val="0022493B"/>
    <w:rsid w:val="002273CA"/>
    <w:rsid w:val="00227714"/>
    <w:rsid w:val="00230D11"/>
    <w:rsid w:val="00230DD1"/>
    <w:rsid w:val="00232074"/>
    <w:rsid w:val="00234111"/>
    <w:rsid w:val="002368E6"/>
    <w:rsid w:val="00236972"/>
    <w:rsid w:val="00240182"/>
    <w:rsid w:val="00241C4A"/>
    <w:rsid w:val="00243CE7"/>
    <w:rsid w:val="00247521"/>
    <w:rsid w:val="00251FDB"/>
    <w:rsid w:val="00252BD5"/>
    <w:rsid w:val="002561B8"/>
    <w:rsid w:val="00256419"/>
    <w:rsid w:val="00256482"/>
    <w:rsid w:val="00256F04"/>
    <w:rsid w:val="00256F29"/>
    <w:rsid w:val="00257F21"/>
    <w:rsid w:val="00261953"/>
    <w:rsid w:val="00262DDF"/>
    <w:rsid w:val="0026619B"/>
    <w:rsid w:val="00266366"/>
    <w:rsid w:val="00266D60"/>
    <w:rsid w:val="00270BBB"/>
    <w:rsid w:val="002711AA"/>
    <w:rsid w:val="00271FF6"/>
    <w:rsid w:val="002727E8"/>
    <w:rsid w:val="00272EA6"/>
    <w:rsid w:val="00273E31"/>
    <w:rsid w:val="00274BC6"/>
    <w:rsid w:val="00275372"/>
    <w:rsid w:val="00280A53"/>
    <w:rsid w:val="00281408"/>
    <w:rsid w:val="00281C97"/>
    <w:rsid w:val="00282772"/>
    <w:rsid w:val="00282CD4"/>
    <w:rsid w:val="00282D35"/>
    <w:rsid w:val="00282EDE"/>
    <w:rsid w:val="00285880"/>
    <w:rsid w:val="0028784E"/>
    <w:rsid w:val="00290EEC"/>
    <w:rsid w:val="00292B10"/>
    <w:rsid w:val="0029309C"/>
    <w:rsid w:val="00293859"/>
    <w:rsid w:val="00294972"/>
    <w:rsid w:val="00295C9B"/>
    <w:rsid w:val="002978DA"/>
    <w:rsid w:val="002A0C8C"/>
    <w:rsid w:val="002A2EE5"/>
    <w:rsid w:val="002A3C48"/>
    <w:rsid w:val="002A47C2"/>
    <w:rsid w:val="002A4907"/>
    <w:rsid w:val="002A7CCB"/>
    <w:rsid w:val="002B3069"/>
    <w:rsid w:val="002B450F"/>
    <w:rsid w:val="002B49A0"/>
    <w:rsid w:val="002B5189"/>
    <w:rsid w:val="002B6ED5"/>
    <w:rsid w:val="002B735E"/>
    <w:rsid w:val="002B78A0"/>
    <w:rsid w:val="002B7FDD"/>
    <w:rsid w:val="002C1137"/>
    <w:rsid w:val="002C1D37"/>
    <w:rsid w:val="002C2956"/>
    <w:rsid w:val="002C2A53"/>
    <w:rsid w:val="002C2AD4"/>
    <w:rsid w:val="002C3120"/>
    <w:rsid w:val="002C6335"/>
    <w:rsid w:val="002D0C49"/>
    <w:rsid w:val="002D14B4"/>
    <w:rsid w:val="002D1B52"/>
    <w:rsid w:val="002D44AC"/>
    <w:rsid w:val="002D49F6"/>
    <w:rsid w:val="002D5204"/>
    <w:rsid w:val="002D73F9"/>
    <w:rsid w:val="002D7FA4"/>
    <w:rsid w:val="002E0867"/>
    <w:rsid w:val="002E08FC"/>
    <w:rsid w:val="002E1D8C"/>
    <w:rsid w:val="002E4F51"/>
    <w:rsid w:val="002E66F5"/>
    <w:rsid w:val="002E6DF9"/>
    <w:rsid w:val="002E6F83"/>
    <w:rsid w:val="002E751D"/>
    <w:rsid w:val="002F0076"/>
    <w:rsid w:val="002F1948"/>
    <w:rsid w:val="002F1B76"/>
    <w:rsid w:val="002F1E2E"/>
    <w:rsid w:val="002F51D4"/>
    <w:rsid w:val="002F5410"/>
    <w:rsid w:val="00303350"/>
    <w:rsid w:val="00303850"/>
    <w:rsid w:val="00304AD7"/>
    <w:rsid w:val="00305F50"/>
    <w:rsid w:val="003110DB"/>
    <w:rsid w:val="00311B4F"/>
    <w:rsid w:val="00312833"/>
    <w:rsid w:val="00313FFE"/>
    <w:rsid w:val="00314290"/>
    <w:rsid w:val="00314B90"/>
    <w:rsid w:val="00314F80"/>
    <w:rsid w:val="003158D5"/>
    <w:rsid w:val="003222C8"/>
    <w:rsid w:val="0032241E"/>
    <w:rsid w:val="003224BE"/>
    <w:rsid w:val="0032673E"/>
    <w:rsid w:val="00326966"/>
    <w:rsid w:val="00327CC7"/>
    <w:rsid w:val="00330CAC"/>
    <w:rsid w:val="00330D4E"/>
    <w:rsid w:val="00335266"/>
    <w:rsid w:val="00341270"/>
    <w:rsid w:val="00341534"/>
    <w:rsid w:val="003417C9"/>
    <w:rsid w:val="00342E0C"/>
    <w:rsid w:val="00346959"/>
    <w:rsid w:val="0035207C"/>
    <w:rsid w:val="00353152"/>
    <w:rsid w:val="0035359F"/>
    <w:rsid w:val="00354042"/>
    <w:rsid w:val="00354245"/>
    <w:rsid w:val="003565ED"/>
    <w:rsid w:val="00361BE2"/>
    <w:rsid w:val="00362E97"/>
    <w:rsid w:val="003635CE"/>
    <w:rsid w:val="003669DC"/>
    <w:rsid w:val="00366C88"/>
    <w:rsid w:val="00370FF3"/>
    <w:rsid w:val="00372700"/>
    <w:rsid w:val="0037352D"/>
    <w:rsid w:val="00376DD4"/>
    <w:rsid w:val="003818A0"/>
    <w:rsid w:val="00385E89"/>
    <w:rsid w:val="00386120"/>
    <w:rsid w:val="0038793F"/>
    <w:rsid w:val="00390F77"/>
    <w:rsid w:val="00392B05"/>
    <w:rsid w:val="00393597"/>
    <w:rsid w:val="00396E2E"/>
    <w:rsid w:val="003A0A55"/>
    <w:rsid w:val="003A2482"/>
    <w:rsid w:val="003A49F5"/>
    <w:rsid w:val="003A5126"/>
    <w:rsid w:val="003A6538"/>
    <w:rsid w:val="003A6695"/>
    <w:rsid w:val="003B1256"/>
    <w:rsid w:val="003B1335"/>
    <w:rsid w:val="003B2D74"/>
    <w:rsid w:val="003B444E"/>
    <w:rsid w:val="003B5475"/>
    <w:rsid w:val="003B54DE"/>
    <w:rsid w:val="003B5AA3"/>
    <w:rsid w:val="003B6DBA"/>
    <w:rsid w:val="003B7871"/>
    <w:rsid w:val="003C1C8E"/>
    <w:rsid w:val="003C1CEA"/>
    <w:rsid w:val="003C2662"/>
    <w:rsid w:val="003C7293"/>
    <w:rsid w:val="003C7B01"/>
    <w:rsid w:val="003D0957"/>
    <w:rsid w:val="003D1640"/>
    <w:rsid w:val="003D3AA4"/>
    <w:rsid w:val="003D59EF"/>
    <w:rsid w:val="003D752B"/>
    <w:rsid w:val="003D76CF"/>
    <w:rsid w:val="003D7EA1"/>
    <w:rsid w:val="003E1F9E"/>
    <w:rsid w:val="003E2274"/>
    <w:rsid w:val="003E4BA8"/>
    <w:rsid w:val="003E4F42"/>
    <w:rsid w:val="003E6D84"/>
    <w:rsid w:val="003E725D"/>
    <w:rsid w:val="003F2962"/>
    <w:rsid w:val="003F2C9D"/>
    <w:rsid w:val="003F30DB"/>
    <w:rsid w:val="003F4789"/>
    <w:rsid w:val="003F5ACD"/>
    <w:rsid w:val="00400353"/>
    <w:rsid w:val="0040401C"/>
    <w:rsid w:val="00404AE8"/>
    <w:rsid w:val="0040531D"/>
    <w:rsid w:val="004117BD"/>
    <w:rsid w:val="004145D9"/>
    <w:rsid w:val="00414F8A"/>
    <w:rsid w:val="0041600F"/>
    <w:rsid w:val="00417238"/>
    <w:rsid w:val="00417244"/>
    <w:rsid w:val="00417B38"/>
    <w:rsid w:val="00423003"/>
    <w:rsid w:val="004239A7"/>
    <w:rsid w:val="00423A58"/>
    <w:rsid w:val="004250FD"/>
    <w:rsid w:val="004276A9"/>
    <w:rsid w:val="0043004F"/>
    <w:rsid w:val="00430CEF"/>
    <w:rsid w:val="00432B33"/>
    <w:rsid w:val="0043324A"/>
    <w:rsid w:val="00433816"/>
    <w:rsid w:val="00436269"/>
    <w:rsid w:val="00440998"/>
    <w:rsid w:val="00440A78"/>
    <w:rsid w:val="00440E37"/>
    <w:rsid w:val="00442819"/>
    <w:rsid w:val="00442EF9"/>
    <w:rsid w:val="00444AFE"/>
    <w:rsid w:val="004453A2"/>
    <w:rsid w:val="00445700"/>
    <w:rsid w:val="00445BF7"/>
    <w:rsid w:val="004463E9"/>
    <w:rsid w:val="004501E8"/>
    <w:rsid w:val="00450C37"/>
    <w:rsid w:val="00451181"/>
    <w:rsid w:val="00452DB6"/>
    <w:rsid w:val="0045562F"/>
    <w:rsid w:val="00455CB4"/>
    <w:rsid w:val="004566AA"/>
    <w:rsid w:val="00460401"/>
    <w:rsid w:val="00465319"/>
    <w:rsid w:val="0046559B"/>
    <w:rsid w:val="004673B3"/>
    <w:rsid w:val="004675AA"/>
    <w:rsid w:val="00467F6F"/>
    <w:rsid w:val="0047119E"/>
    <w:rsid w:val="00471B21"/>
    <w:rsid w:val="00474BBC"/>
    <w:rsid w:val="0047664C"/>
    <w:rsid w:val="00477181"/>
    <w:rsid w:val="00477775"/>
    <w:rsid w:val="0048016C"/>
    <w:rsid w:val="004801E6"/>
    <w:rsid w:val="004803B1"/>
    <w:rsid w:val="0048318E"/>
    <w:rsid w:val="0048455F"/>
    <w:rsid w:val="004849B1"/>
    <w:rsid w:val="004870CA"/>
    <w:rsid w:val="00490919"/>
    <w:rsid w:val="0049178B"/>
    <w:rsid w:val="0049295B"/>
    <w:rsid w:val="004929C8"/>
    <w:rsid w:val="00492BC7"/>
    <w:rsid w:val="00496E31"/>
    <w:rsid w:val="004972D2"/>
    <w:rsid w:val="004A28E1"/>
    <w:rsid w:val="004A72A7"/>
    <w:rsid w:val="004B1812"/>
    <w:rsid w:val="004B37EC"/>
    <w:rsid w:val="004B4C94"/>
    <w:rsid w:val="004B64EC"/>
    <w:rsid w:val="004C1D9C"/>
    <w:rsid w:val="004D079D"/>
    <w:rsid w:val="004D0A0C"/>
    <w:rsid w:val="004D1F3B"/>
    <w:rsid w:val="004D2426"/>
    <w:rsid w:val="004D3CB7"/>
    <w:rsid w:val="004D3FB6"/>
    <w:rsid w:val="004D5CD2"/>
    <w:rsid w:val="004D68E8"/>
    <w:rsid w:val="004E0AD3"/>
    <w:rsid w:val="004E1BCC"/>
    <w:rsid w:val="004E22A9"/>
    <w:rsid w:val="004E266F"/>
    <w:rsid w:val="004E3583"/>
    <w:rsid w:val="004E38A9"/>
    <w:rsid w:val="004E4A02"/>
    <w:rsid w:val="004E4E08"/>
    <w:rsid w:val="004E78F0"/>
    <w:rsid w:val="004F0FB3"/>
    <w:rsid w:val="004F31F1"/>
    <w:rsid w:val="004F3A80"/>
    <w:rsid w:val="004F605E"/>
    <w:rsid w:val="004F72C5"/>
    <w:rsid w:val="00502D69"/>
    <w:rsid w:val="005040EC"/>
    <w:rsid w:val="00504BC1"/>
    <w:rsid w:val="0050624D"/>
    <w:rsid w:val="005100F6"/>
    <w:rsid w:val="005108D9"/>
    <w:rsid w:val="00510914"/>
    <w:rsid w:val="0051240C"/>
    <w:rsid w:val="0051252D"/>
    <w:rsid w:val="005127E0"/>
    <w:rsid w:val="005134F0"/>
    <w:rsid w:val="00515F2A"/>
    <w:rsid w:val="0051666C"/>
    <w:rsid w:val="0051762E"/>
    <w:rsid w:val="00527B5C"/>
    <w:rsid w:val="00527D1E"/>
    <w:rsid w:val="00530D34"/>
    <w:rsid w:val="00531CD9"/>
    <w:rsid w:val="00531FEB"/>
    <w:rsid w:val="005327F9"/>
    <w:rsid w:val="00532B92"/>
    <w:rsid w:val="005336AB"/>
    <w:rsid w:val="005356AF"/>
    <w:rsid w:val="00535F6C"/>
    <w:rsid w:val="00537286"/>
    <w:rsid w:val="00542796"/>
    <w:rsid w:val="00543247"/>
    <w:rsid w:val="00543E06"/>
    <w:rsid w:val="00544C93"/>
    <w:rsid w:val="0054509E"/>
    <w:rsid w:val="00545E48"/>
    <w:rsid w:val="00546FAB"/>
    <w:rsid w:val="0055093F"/>
    <w:rsid w:val="00550EDC"/>
    <w:rsid w:val="005544C0"/>
    <w:rsid w:val="00554B8F"/>
    <w:rsid w:val="00554C3A"/>
    <w:rsid w:val="00554DFE"/>
    <w:rsid w:val="00557248"/>
    <w:rsid w:val="00560721"/>
    <w:rsid w:val="005647C7"/>
    <w:rsid w:val="00565BC8"/>
    <w:rsid w:val="00565EB1"/>
    <w:rsid w:val="00566D6A"/>
    <w:rsid w:val="00570D90"/>
    <w:rsid w:val="005714E2"/>
    <w:rsid w:val="005715BA"/>
    <w:rsid w:val="00573442"/>
    <w:rsid w:val="00575CFA"/>
    <w:rsid w:val="00576377"/>
    <w:rsid w:val="00577B5B"/>
    <w:rsid w:val="00580B81"/>
    <w:rsid w:val="00581A66"/>
    <w:rsid w:val="0058270E"/>
    <w:rsid w:val="0058311E"/>
    <w:rsid w:val="00584F2F"/>
    <w:rsid w:val="00585881"/>
    <w:rsid w:val="00594383"/>
    <w:rsid w:val="005A1C16"/>
    <w:rsid w:val="005A2BBE"/>
    <w:rsid w:val="005A48D4"/>
    <w:rsid w:val="005A49F8"/>
    <w:rsid w:val="005A6B47"/>
    <w:rsid w:val="005A722B"/>
    <w:rsid w:val="005B122B"/>
    <w:rsid w:val="005B166A"/>
    <w:rsid w:val="005B2968"/>
    <w:rsid w:val="005B3D7A"/>
    <w:rsid w:val="005B3DE2"/>
    <w:rsid w:val="005B6492"/>
    <w:rsid w:val="005B6DE7"/>
    <w:rsid w:val="005B7CDD"/>
    <w:rsid w:val="005C09F2"/>
    <w:rsid w:val="005C21A1"/>
    <w:rsid w:val="005C4069"/>
    <w:rsid w:val="005C40E3"/>
    <w:rsid w:val="005C4A50"/>
    <w:rsid w:val="005C5ED2"/>
    <w:rsid w:val="005D10B1"/>
    <w:rsid w:val="005D18C5"/>
    <w:rsid w:val="005D3B22"/>
    <w:rsid w:val="005D6771"/>
    <w:rsid w:val="005E083E"/>
    <w:rsid w:val="005E1DA8"/>
    <w:rsid w:val="005E2473"/>
    <w:rsid w:val="005E2AF9"/>
    <w:rsid w:val="005E2EC0"/>
    <w:rsid w:val="005E393B"/>
    <w:rsid w:val="005F0F90"/>
    <w:rsid w:val="005F10A9"/>
    <w:rsid w:val="005F11F2"/>
    <w:rsid w:val="005F1B95"/>
    <w:rsid w:val="005F1D4E"/>
    <w:rsid w:val="005F3344"/>
    <w:rsid w:val="005F4354"/>
    <w:rsid w:val="005F5515"/>
    <w:rsid w:val="00600235"/>
    <w:rsid w:val="0060549A"/>
    <w:rsid w:val="00606743"/>
    <w:rsid w:val="0060687A"/>
    <w:rsid w:val="00611860"/>
    <w:rsid w:val="00613EBF"/>
    <w:rsid w:val="0061401D"/>
    <w:rsid w:val="00614A5E"/>
    <w:rsid w:val="00614F14"/>
    <w:rsid w:val="0061708A"/>
    <w:rsid w:val="00620BFA"/>
    <w:rsid w:val="00621BAC"/>
    <w:rsid w:val="00623F1A"/>
    <w:rsid w:val="006244C7"/>
    <w:rsid w:val="00624A23"/>
    <w:rsid w:val="0062593C"/>
    <w:rsid w:val="00630FBD"/>
    <w:rsid w:val="0063301F"/>
    <w:rsid w:val="00633AF1"/>
    <w:rsid w:val="0063444C"/>
    <w:rsid w:val="0063451E"/>
    <w:rsid w:val="00636318"/>
    <w:rsid w:val="00637940"/>
    <w:rsid w:val="0064129E"/>
    <w:rsid w:val="00642203"/>
    <w:rsid w:val="00642849"/>
    <w:rsid w:val="00644199"/>
    <w:rsid w:val="006460A0"/>
    <w:rsid w:val="0064769E"/>
    <w:rsid w:val="00647B03"/>
    <w:rsid w:val="00650A3E"/>
    <w:rsid w:val="00653F3B"/>
    <w:rsid w:val="0065443F"/>
    <w:rsid w:val="006556DC"/>
    <w:rsid w:val="00655ECC"/>
    <w:rsid w:val="006562BE"/>
    <w:rsid w:val="0065756A"/>
    <w:rsid w:val="0065768F"/>
    <w:rsid w:val="00657D75"/>
    <w:rsid w:val="0066022A"/>
    <w:rsid w:val="006615F3"/>
    <w:rsid w:val="00663B92"/>
    <w:rsid w:val="00665BF6"/>
    <w:rsid w:val="00666A2A"/>
    <w:rsid w:val="006670D2"/>
    <w:rsid w:val="00667E47"/>
    <w:rsid w:val="00675460"/>
    <w:rsid w:val="00676736"/>
    <w:rsid w:val="00677451"/>
    <w:rsid w:val="00677AA2"/>
    <w:rsid w:val="0068018E"/>
    <w:rsid w:val="006803CD"/>
    <w:rsid w:val="00680439"/>
    <w:rsid w:val="00680463"/>
    <w:rsid w:val="00680563"/>
    <w:rsid w:val="006806FA"/>
    <w:rsid w:val="006819D0"/>
    <w:rsid w:val="00681F15"/>
    <w:rsid w:val="00682062"/>
    <w:rsid w:val="00683DDD"/>
    <w:rsid w:val="00685491"/>
    <w:rsid w:val="00685E4D"/>
    <w:rsid w:val="00686F41"/>
    <w:rsid w:val="00691431"/>
    <w:rsid w:val="006944C9"/>
    <w:rsid w:val="006954EE"/>
    <w:rsid w:val="006957A5"/>
    <w:rsid w:val="00695E70"/>
    <w:rsid w:val="00696056"/>
    <w:rsid w:val="006962A8"/>
    <w:rsid w:val="006A0FC5"/>
    <w:rsid w:val="006A20A1"/>
    <w:rsid w:val="006A331A"/>
    <w:rsid w:val="006A7603"/>
    <w:rsid w:val="006A7E09"/>
    <w:rsid w:val="006B2283"/>
    <w:rsid w:val="006B2995"/>
    <w:rsid w:val="006B49EC"/>
    <w:rsid w:val="006B5D95"/>
    <w:rsid w:val="006B70B8"/>
    <w:rsid w:val="006B7A23"/>
    <w:rsid w:val="006C2A7B"/>
    <w:rsid w:val="006C45EC"/>
    <w:rsid w:val="006C4EC4"/>
    <w:rsid w:val="006C51ED"/>
    <w:rsid w:val="006C5BE3"/>
    <w:rsid w:val="006C6DBA"/>
    <w:rsid w:val="006C6DF6"/>
    <w:rsid w:val="006C7138"/>
    <w:rsid w:val="006C74F4"/>
    <w:rsid w:val="006C7ACD"/>
    <w:rsid w:val="006D4142"/>
    <w:rsid w:val="006D68DA"/>
    <w:rsid w:val="006D6C99"/>
    <w:rsid w:val="006D6F4F"/>
    <w:rsid w:val="006D7017"/>
    <w:rsid w:val="006E07C4"/>
    <w:rsid w:val="006E206C"/>
    <w:rsid w:val="006E2ABC"/>
    <w:rsid w:val="006E32E0"/>
    <w:rsid w:val="006E3385"/>
    <w:rsid w:val="006E40F2"/>
    <w:rsid w:val="006E4988"/>
    <w:rsid w:val="006E5523"/>
    <w:rsid w:val="006E75B3"/>
    <w:rsid w:val="006F044F"/>
    <w:rsid w:val="006F2013"/>
    <w:rsid w:val="006F46F7"/>
    <w:rsid w:val="006F6040"/>
    <w:rsid w:val="006F6D65"/>
    <w:rsid w:val="00700E4A"/>
    <w:rsid w:val="00703D97"/>
    <w:rsid w:val="0070753F"/>
    <w:rsid w:val="00707CAD"/>
    <w:rsid w:val="007105B0"/>
    <w:rsid w:val="00710A0F"/>
    <w:rsid w:val="007133FD"/>
    <w:rsid w:val="00714730"/>
    <w:rsid w:val="00715F75"/>
    <w:rsid w:val="00716C2D"/>
    <w:rsid w:val="00716E8A"/>
    <w:rsid w:val="007206A5"/>
    <w:rsid w:val="00721AD6"/>
    <w:rsid w:val="00721ED2"/>
    <w:rsid w:val="00721F7D"/>
    <w:rsid w:val="007238FF"/>
    <w:rsid w:val="00724D3C"/>
    <w:rsid w:val="0072569B"/>
    <w:rsid w:val="00725C30"/>
    <w:rsid w:val="00726ED6"/>
    <w:rsid w:val="007271AD"/>
    <w:rsid w:val="0073003B"/>
    <w:rsid w:val="0073078F"/>
    <w:rsid w:val="007316E5"/>
    <w:rsid w:val="00731B93"/>
    <w:rsid w:val="00731C11"/>
    <w:rsid w:val="00732090"/>
    <w:rsid w:val="00732EE6"/>
    <w:rsid w:val="007346D4"/>
    <w:rsid w:val="0073562A"/>
    <w:rsid w:val="00736B0D"/>
    <w:rsid w:val="00740CBB"/>
    <w:rsid w:val="00741605"/>
    <w:rsid w:val="00742D4B"/>
    <w:rsid w:val="00742D9E"/>
    <w:rsid w:val="00744F0F"/>
    <w:rsid w:val="00745B48"/>
    <w:rsid w:val="00747F21"/>
    <w:rsid w:val="00747F2D"/>
    <w:rsid w:val="00750FDE"/>
    <w:rsid w:val="00751352"/>
    <w:rsid w:val="00752AFF"/>
    <w:rsid w:val="007537E2"/>
    <w:rsid w:val="007558E9"/>
    <w:rsid w:val="00757F07"/>
    <w:rsid w:val="00762B56"/>
    <w:rsid w:val="007637CB"/>
    <w:rsid w:val="00763DBB"/>
    <w:rsid w:val="007654AB"/>
    <w:rsid w:val="00765A18"/>
    <w:rsid w:val="00765E89"/>
    <w:rsid w:val="00765F4B"/>
    <w:rsid w:val="00767528"/>
    <w:rsid w:val="00770403"/>
    <w:rsid w:val="00771FB4"/>
    <w:rsid w:val="00773F9F"/>
    <w:rsid w:val="007748C3"/>
    <w:rsid w:val="00774BFC"/>
    <w:rsid w:val="00775E7E"/>
    <w:rsid w:val="00775EC5"/>
    <w:rsid w:val="007809A2"/>
    <w:rsid w:val="00780A49"/>
    <w:rsid w:val="00781144"/>
    <w:rsid w:val="00781DF0"/>
    <w:rsid w:val="00782046"/>
    <w:rsid w:val="00783300"/>
    <w:rsid w:val="00785EB7"/>
    <w:rsid w:val="007864FA"/>
    <w:rsid w:val="0078769E"/>
    <w:rsid w:val="00790159"/>
    <w:rsid w:val="007926DE"/>
    <w:rsid w:val="00792AE9"/>
    <w:rsid w:val="0079306D"/>
    <w:rsid w:val="00793180"/>
    <w:rsid w:val="00793809"/>
    <w:rsid w:val="00796169"/>
    <w:rsid w:val="00797AE7"/>
    <w:rsid w:val="00797D2E"/>
    <w:rsid w:val="007A0C0F"/>
    <w:rsid w:val="007A39CC"/>
    <w:rsid w:val="007A4F79"/>
    <w:rsid w:val="007A6696"/>
    <w:rsid w:val="007B2175"/>
    <w:rsid w:val="007B2643"/>
    <w:rsid w:val="007B3D18"/>
    <w:rsid w:val="007B4C33"/>
    <w:rsid w:val="007B5233"/>
    <w:rsid w:val="007B65D7"/>
    <w:rsid w:val="007C0654"/>
    <w:rsid w:val="007C1B1E"/>
    <w:rsid w:val="007C2637"/>
    <w:rsid w:val="007C53C5"/>
    <w:rsid w:val="007D40E1"/>
    <w:rsid w:val="007D41C2"/>
    <w:rsid w:val="007D5701"/>
    <w:rsid w:val="007D6783"/>
    <w:rsid w:val="007D6894"/>
    <w:rsid w:val="007E05D4"/>
    <w:rsid w:val="007E1A82"/>
    <w:rsid w:val="007E2AC2"/>
    <w:rsid w:val="007E3A2D"/>
    <w:rsid w:val="007E3F2F"/>
    <w:rsid w:val="007E416B"/>
    <w:rsid w:val="007E4370"/>
    <w:rsid w:val="007E4DA4"/>
    <w:rsid w:val="007E50AB"/>
    <w:rsid w:val="007F09C9"/>
    <w:rsid w:val="007F2A85"/>
    <w:rsid w:val="007F2FB6"/>
    <w:rsid w:val="007F3F50"/>
    <w:rsid w:val="007F6D09"/>
    <w:rsid w:val="007F767C"/>
    <w:rsid w:val="007F7EB6"/>
    <w:rsid w:val="0080092F"/>
    <w:rsid w:val="00801B32"/>
    <w:rsid w:val="00802597"/>
    <w:rsid w:val="0080386B"/>
    <w:rsid w:val="00806ABA"/>
    <w:rsid w:val="00806CF9"/>
    <w:rsid w:val="00806E2E"/>
    <w:rsid w:val="00811F62"/>
    <w:rsid w:val="00812B29"/>
    <w:rsid w:val="00812CDB"/>
    <w:rsid w:val="008132A0"/>
    <w:rsid w:val="008133C9"/>
    <w:rsid w:val="0081388D"/>
    <w:rsid w:val="0081501F"/>
    <w:rsid w:val="008159EE"/>
    <w:rsid w:val="00816252"/>
    <w:rsid w:val="008207CF"/>
    <w:rsid w:val="00821FD9"/>
    <w:rsid w:val="0082281C"/>
    <w:rsid w:val="008230D8"/>
    <w:rsid w:val="008237CA"/>
    <w:rsid w:val="008238F2"/>
    <w:rsid w:val="008241A1"/>
    <w:rsid w:val="008243FE"/>
    <w:rsid w:val="0082491E"/>
    <w:rsid w:val="00825350"/>
    <w:rsid w:val="00825E42"/>
    <w:rsid w:val="008308C2"/>
    <w:rsid w:val="00832227"/>
    <w:rsid w:val="008345C3"/>
    <w:rsid w:val="008442A2"/>
    <w:rsid w:val="0084454F"/>
    <w:rsid w:val="0084477C"/>
    <w:rsid w:val="00845BB9"/>
    <w:rsid w:val="00846AA4"/>
    <w:rsid w:val="00847214"/>
    <w:rsid w:val="0085050E"/>
    <w:rsid w:val="00851758"/>
    <w:rsid w:val="00851812"/>
    <w:rsid w:val="00852062"/>
    <w:rsid w:val="00852593"/>
    <w:rsid w:val="008537F1"/>
    <w:rsid w:val="00854402"/>
    <w:rsid w:val="00854A54"/>
    <w:rsid w:val="00856A08"/>
    <w:rsid w:val="008571F5"/>
    <w:rsid w:val="00863B21"/>
    <w:rsid w:val="008654DD"/>
    <w:rsid w:val="008673EC"/>
    <w:rsid w:val="0086757A"/>
    <w:rsid w:val="00871E3C"/>
    <w:rsid w:val="00872985"/>
    <w:rsid w:val="008751B3"/>
    <w:rsid w:val="0088044F"/>
    <w:rsid w:val="008807E5"/>
    <w:rsid w:val="00880C3D"/>
    <w:rsid w:val="00881099"/>
    <w:rsid w:val="008831EB"/>
    <w:rsid w:val="00884724"/>
    <w:rsid w:val="00884F3F"/>
    <w:rsid w:val="00885BEA"/>
    <w:rsid w:val="00886638"/>
    <w:rsid w:val="00887D77"/>
    <w:rsid w:val="008903E4"/>
    <w:rsid w:val="00890C77"/>
    <w:rsid w:val="00891E38"/>
    <w:rsid w:val="00892A19"/>
    <w:rsid w:val="00893D84"/>
    <w:rsid w:val="00893F64"/>
    <w:rsid w:val="0089427A"/>
    <w:rsid w:val="008954EF"/>
    <w:rsid w:val="00895602"/>
    <w:rsid w:val="00895605"/>
    <w:rsid w:val="008A1731"/>
    <w:rsid w:val="008A183C"/>
    <w:rsid w:val="008A3B23"/>
    <w:rsid w:val="008A3E08"/>
    <w:rsid w:val="008A4599"/>
    <w:rsid w:val="008A4AE4"/>
    <w:rsid w:val="008A59AC"/>
    <w:rsid w:val="008A7052"/>
    <w:rsid w:val="008A783A"/>
    <w:rsid w:val="008A7B53"/>
    <w:rsid w:val="008B0378"/>
    <w:rsid w:val="008B1F9A"/>
    <w:rsid w:val="008B41EA"/>
    <w:rsid w:val="008B427D"/>
    <w:rsid w:val="008B44E0"/>
    <w:rsid w:val="008B592E"/>
    <w:rsid w:val="008B5C2A"/>
    <w:rsid w:val="008B6989"/>
    <w:rsid w:val="008C2304"/>
    <w:rsid w:val="008C2426"/>
    <w:rsid w:val="008C3DA6"/>
    <w:rsid w:val="008C4576"/>
    <w:rsid w:val="008C6358"/>
    <w:rsid w:val="008C6A3C"/>
    <w:rsid w:val="008C6BBE"/>
    <w:rsid w:val="008D011D"/>
    <w:rsid w:val="008D1404"/>
    <w:rsid w:val="008D191D"/>
    <w:rsid w:val="008D2F4C"/>
    <w:rsid w:val="008D4F55"/>
    <w:rsid w:val="008D6A7F"/>
    <w:rsid w:val="008E17E2"/>
    <w:rsid w:val="008E3EF4"/>
    <w:rsid w:val="008E4979"/>
    <w:rsid w:val="008E661A"/>
    <w:rsid w:val="008F24E7"/>
    <w:rsid w:val="008F27CB"/>
    <w:rsid w:val="008F298E"/>
    <w:rsid w:val="008F43AA"/>
    <w:rsid w:val="008F5336"/>
    <w:rsid w:val="008F6C7B"/>
    <w:rsid w:val="008F7F54"/>
    <w:rsid w:val="009011D4"/>
    <w:rsid w:val="009016D5"/>
    <w:rsid w:val="00901796"/>
    <w:rsid w:val="009017F1"/>
    <w:rsid w:val="00901D12"/>
    <w:rsid w:val="00906711"/>
    <w:rsid w:val="009068FD"/>
    <w:rsid w:val="009071B9"/>
    <w:rsid w:val="00907629"/>
    <w:rsid w:val="009106C1"/>
    <w:rsid w:val="009110D6"/>
    <w:rsid w:val="00911A16"/>
    <w:rsid w:val="009123D8"/>
    <w:rsid w:val="00913512"/>
    <w:rsid w:val="0091506E"/>
    <w:rsid w:val="00922D53"/>
    <w:rsid w:val="00924819"/>
    <w:rsid w:val="0092534A"/>
    <w:rsid w:val="009263F0"/>
    <w:rsid w:val="0092736E"/>
    <w:rsid w:val="0092763F"/>
    <w:rsid w:val="0093332B"/>
    <w:rsid w:val="00933A44"/>
    <w:rsid w:val="0093583F"/>
    <w:rsid w:val="0094030D"/>
    <w:rsid w:val="00941056"/>
    <w:rsid w:val="00941C00"/>
    <w:rsid w:val="00943419"/>
    <w:rsid w:val="00944B03"/>
    <w:rsid w:val="009453C1"/>
    <w:rsid w:val="009473D5"/>
    <w:rsid w:val="00947AE3"/>
    <w:rsid w:val="0095133D"/>
    <w:rsid w:val="0095200D"/>
    <w:rsid w:val="0095627C"/>
    <w:rsid w:val="00957DE3"/>
    <w:rsid w:val="00961FED"/>
    <w:rsid w:val="0096349B"/>
    <w:rsid w:val="0096653B"/>
    <w:rsid w:val="00966F62"/>
    <w:rsid w:val="0096728B"/>
    <w:rsid w:val="00967C1C"/>
    <w:rsid w:val="009707F7"/>
    <w:rsid w:val="00975008"/>
    <w:rsid w:val="009751DB"/>
    <w:rsid w:val="00975AC4"/>
    <w:rsid w:val="00975E0C"/>
    <w:rsid w:val="009763BD"/>
    <w:rsid w:val="00982275"/>
    <w:rsid w:val="00984402"/>
    <w:rsid w:val="00984CA7"/>
    <w:rsid w:val="00984DA0"/>
    <w:rsid w:val="00985426"/>
    <w:rsid w:val="00985C9B"/>
    <w:rsid w:val="00985EF6"/>
    <w:rsid w:val="0098694A"/>
    <w:rsid w:val="00987D89"/>
    <w:rsid w:val="00990BCA"/>
    <w:rsid w:val="00991613"/>
    <w:rsid w:val="009917A8"/>
    <w:rsid w:val="009921F2"/>
    <w:rsid w:val="0099286B"/>
    <w:rsid w:val="009932CA"/>
    <w:rsid w:val="00996E0A"/>
    <w:rsid w:val="009976DD"/>
    <w:rsid w:val="00997BB9"/>
    <w:rsid w:val="009A003E"/>
    <w:rsid w:val="009A0140"/>
    <w:rsid w:val="009A09A6"/>
    <w:rsid w:val="009A0CA1"/>
    <w:rsid w:val="009A16F5"/>
    <w:rsid w:val="009A3206"/>
    <w:rsid w:val="009A461A"/>
    <w:rsid w:val="009A5D7F"/>
    <w:rsid w:val="009A71C9"/>
    <w:rsid w:val="009B1957"/>
    <w:rsid w:val="009B252C"/>
    <w:rsid w:val="009B2E03"/>
    <w:rsid w:val="009B3CD1"/>
    <w:rsid w:val="009B4A11"/>
    <w:rsid w:val="009C0B83"/>
    <w:rsid w:val="009C11F2"/>
    <w:rsid w:val="009C1685"/>
    <w:rsid w:val="009C18A4"/>
    <w:rsid w:val="009C4C5F"/>
    <w:rsid w:val="009C53F3"/>
    <w:rsid w:val="009C65E2"/>
    <w:rsid w:val="009C7F12"/>
    <w:rsid w:val="009D087C"/>
    <w:rsid w:val="009D368C"/>
    <w:rsid w:val="009D4125"/>
    <w:rsid w:val="009D6E02"/>
    <w:rsid w:val="009E0B82"/>
    <w:rsid w:val="009E1857"/>
    <w:rsid w:val="009E1B3F"/>
    <w:rsid w:val="009E3AFB"/>
    <w:rsid w:val="009E67B2"/>
    <w:rsid w:val="009F5E75"/>
    <w:rsid w:val="009F77D2"/>
    <w:rsid w:val="009F7FAC"/>
    <w:rsid w:val="00A0035B"/>
    <w:rsid w:val="00A00387"/>
    <w:rsid w:val="00A0104D"/>
    <w:rsid w:val="00A024CC"/>
    <w:rsid w:val="00A04018"/>
    <w:rsid w:val="00A0550C"/>
    <w:rsid w:val="00A0557D"/>
    <w:rsid w:val="00A05CA6"/>
    <w:rsid w:val="00A066A3"/>
    <w:rsid w:val="00A06A58"/>
    <w:rsid w:val="00A06CB1"/>
    <w:rsid w:val="00A06D74"/>
    <w:rsid w:val="00A136DC"/>
    <w:rsid w:val="00A149C0"/>
    <w:rsid w:val="00A1565A"/>
    <w:rsid w:val="00A17DC4"/>
    <w:rsid w:val="00A235F3"/>
    <w:rsid w:val="00A24CF9"/>
    <w:rsid w:val="00A2540A"/>
    <w:rsid w:val="00A25CD2"/>
    <w:rsid w:val="00A2612F"/>
    <w:rsid w:val="00A26450"/>
    <w:rsid w:val="00A26617"/>
    <w:rsid w:val="00A303CE"/>
    <w:rsid w:val="00A30C57"/>
    <w:rsid w:val="00A32A5D"/>
    <w:rsid w:val="00A333F4"/>
    <w:rsid w:val="00A3457E"/>
    <w:rsid w:val="00A367B9"/>
    <w:rsid w:val="00A40061"/>
    <w:rsid w:val="00A40BC5"/>
    <w:rsid w:val="00A412A4"/>
    <w:rsid w:val="00A43AA1"/>
    <w:rsid w:val="00A448A7"/>
    <w:rsid w:val="00A44AF4"/>
    <w:rsid w:val="00A50396"/>
    <w:rsid w:val="00A50843"/>
    <w:rsid w:val="00A51501"/>
    <w:rsid w:val="00A543A7"/>
    <w:rsid w:val="00A5476F"/>
    <w:rsid w:val="00A5484A"/>
    <w:rsid w:val="00A57502"/>
    <w:rsid w:val="00A652B5"/>
    <w:rsid w:val="00A655D4"/>
    <w:rsid w:val="00A72A1B"/>
    <w:rsid w:val="00A72AFC"/>
    <w:rsid w:val="00A74F61"/>
    <w:rsid w:val="00A753C8"/>
    <w:rsid w:val="00A7554B"/>
    <w:rsid w:val="00A7686A"/>
    <w:rsid w:val="00A771B2"/>
    <w:rsid w:val="00A806C7"/>
    <w:rsid w:val="00A82B68"/>
    <w:rsid w:val="00A83D56"/>
    <w:rsid w:val="00A83EB5"/>
    <w:rsid w:val="00A84BAF"/>
    <w:rsid w:val="00A8590C"/>
    <w:rsid w:val="00A86CA0"/>
    <w:rsid w:val="00A87F24"/>
    <w:rsid w:val="00A92A77"/>
    <w:rsid w:val="00A9334B"/>
    <w:rsid w:val="00A944F4"/>
    <w:rsid w:val="00A948EF"/>
    <w:rsid w:val="00A9510A"/>
    <w:rsid w:val="00A974A3"/>
    <w:rsid w:val="00AA0F64"/>
    <w:rsid w:val="00AA22D6"/>
    <w:rsid w:val="00AA3123"/>
    <w:rsid w:val="00AA337E"/>
    <w:rsid w:val="00AA6982"/>
    <w:rsid w:val="00AA6BE2"/>
    <w:rsid w:val="00AA7363"/>
    <w:rsid w:val="00AB0AFD"/>
    <w:rsid w:val="00AB0E2A"/>
    <w:rsid w:val="00AB1194"/>
    <w:rsid w:val="00AB173C"/>
    <w:rsid w:val="00AB177C"/>
    <w:rsid w:val="00AB2C7C"/>
    <w:rsid w:val="00AB2CB8"/>
    <w:rsid w:val="00AB30FC"/>
    <w:rsid w:val="00AB7ABB"/>
    <w:rsid w:val="00AC37E8"/>
    <w:rsid w:val="00AC60F9"/>
    <w:rsid w:val="00AC77F8"/>
    <w:rsid w:val="00AC7E45"/>
    <w:rsid w:val="00AD074D"/>
    <w:rsid w:val="00AD0E27"/>
    <w:rsid w:val="00AD2556"/>
    <w:rsid w:val="00AD3199"/>
    <w:rsid w:val="00AD44FD"/>
    <w:rsid w:val="00AD4E85"/>
    <w:rsid w:val="00AD50AE"/>
    <w:rsid w:val="00AD7431"/>
    <w:rsid w:val="00AE0630"/>
    <w:rsid w:val="00AE38CE"/>
    <w:rsid w:val="00AE5904"/>
    <w:rsid w:val="00AE6610"/>
    <w:rsid w:val="00AF03BF"/>
    <w:rsid w:val="00AF60D9"/>
    <w:rsid w:val="00AF6837"/>
    <w:rsid w:val="00B00AAD"/>
    <w:rsid w:val="00B0338D"/>
    <w:rsid w:val="00B04771"/>
    <w:rsid w:val="00B06F74"/>
    <w:rsid w:val="00B07049"/>
    <w:rsid w:val="00B07BED"/>
    <w:rsid w:val="00B103EF"/>
    <w:rsid w:val="00B10B36"/>
    <w:rsid w:val="00B111B6"/>
    <w:rsid w:val="00B140A4"/>
    <w:rsid w:val="00B1563E"/>
    <w:rsid w:val="00B21370"/>
    <w:rsid w:val="00B2309D"/>
    <w:rsid w:val="00B254C3"/>
    <w:rsid w:val="00B2683C"/>
    <w:rsid w:val="00B30657"/>
    <w:rsid w:val="00B324E7"/>
    <w:rsid w:val="00B3250F"/>
    <w:rsid w:val="00B33404"/>
    <w:rsid w:val="00B339AD"/>
    <w:rsid w:val="00B40DBA"/>
    <w:rsid w:val="00B43397"/>
    <w:rsid w:val="00B44C11"/>
    <w:rsid w:val="00B46B85"/>
    <w:rsid w:val="00B470C6"/>
    <w:rsid w:val="00B478DC"/>
    <w:rsid w:val="00B50973"/>
    <w:rsid w:val="00B517A8"/>
    <w:rsid w:val="00B5259D"/>
    <w:rsid w:val="00B55A93"/>
    <w:rsid w:val="00B602CF"/>
    <w:rsid w:val="00B62206"/>
    <w:rsid w:val="00B63092"/>
    <w:rsid w:val="00B6631B"/>
    <w:rsid w:val="00B667B2"/>
    <w:rsid w:val="00B66F83"/>
    <w:rsid w:val="00B6706C"/>
    <w:rsid w:val="00B725E5"/>
    <w:rsid w:val="00B7436C"/>
    <w:rsid w:val="00B74C64"/>
    <w:rsid w:val="00B811B1"/>
    <w:rsid w:val="00B8218C"/>
    <w:rsid w:val="00B83F9C"/>
    <w:rsid w:val="00B847DD"/>
    <w:rsid w:val="00B84AAD"/>
    <w:rsid w:val="00B85626"/>
    <w:rsid w:val="00B859C8"/>
    <w:rsid w:val="00B859DB"/>
    <w:rsid w:val="00B85D21"/>
    <w:rsid w:val="00B86977"/>
    <w:rsid w:val="00B869C4"/>
    <w:rsid w:val="00B8745A"/>
    <w:rsid w:val="00B90194"/>
    <w:rsid w:val="00B904D8"/>
    <w:rsid w:val="00B90BAD"/>
    <w:rsid w:val="00B92868"/>
    <w:rsid w:val="00B934A1"/>
    <w:rsid w:val="00B95844"/>
    <w:rsid w:val="00B959D1"/>
    <w:rsid w:val="00B95E0E"/>
    <w:rsid w:val="00BA0CAC"/>
    <w:rsid w:val="00BA25C2"/>
    <w:rsid w:val="00BA44F7"/>
    <w:rsid w:val="00BA665C"/>
    <w:rsid w:val="00BA6783"/>
    <w:rsid w:val="00BA788C"/>
    <w:rsid w:val="00BA7994"/>
    <w:rsid w:val="00BB0746"/>
    <w:rsid w:val="00BB138A"/>
    <w:rsid w:val="00BB2134"/>
    <w:rsid w:val="00BB281C"/>
    <w:rsid w:val="00BB358F"/>
    <w:rsid w:val="00BB3C30"/>
    <w:rsid w:val="00BB52EE"/>
    <w:rsid w:val="00BB58FD"/>
    <w:rsid w:val="00BB5C12"/>
    <w:rsid w:val="00BB67E4"/>
    <w:rsid w:val="00BB7E97"/>
    <w:rsid w:val="00BC2D41"/>
    <w:rsid w:val="00BC64F2"/>
    <w:rsid w:val="00BD27AF"/>
    <w:rsid w:val="00BD40C6"/>
    <w:rsid w:val="00BD6145"/>
    <w:rsid w:val="00BD7BD7"/>
    <w:rsid w:val="00BE065D"/>
    <w:rsid w:val="00BE0718"/>
    <w:rsid w:val="00BE1FB7"/>
    <w:rsid w:val="00BE40AE"/>
    <w:rsid w:val="00BE7AD9"/>
    <w:rsid w:val="00BF1EB7"/>
    <w:rsid w:val="00BF2C5A"/>
    <w:rsid w:val="00BF2DE8"/>
    <w:rsid w:val="00BF4BB2"/>
    <w:rsid w:val="00BF6CFA"/>
    <w:rsid w:val="00C02B82"/>
    <w:rsid w:val="00C033C1"/>
    <w:rsid w:val="00C0346C"/>
    <w:rsid w:val="00C03950"/>
    <w:rsid w:val="00C06D0B"/>
    <w:rsid w:val="00C1097E"/>
    <w:rsid w:val="00C10D05"/>
    <w:rsid w:val="00C13654"/>
    <w:rsid w:val="00C14211"/>
    <w:rsid w:val="00C17B43"/>
    <w:rsid w:val="00C206A5"/>
    <w:rsid w:val="00C20926"/>
    <w:rsid w:val="00C20CA1"/>
    <w:rsid w:val="00C21181"/>
    <w:rsid w:val="00C24579"/>
    <w:rsid w:val="00C2503A"/>
    <w:rsid w:val="00C27658"/>
    <w:rsid w:val="00C3000C"/>
    <w:rsid w:val="00C302AD"/>
    <w:rsid w:val="00C30870"/>
    <w:rsid w:val="00C33701"/>
    <w:rsid w:val="00C33D68"/>
    <w:rsid w:val="00C33F7F"/>
    <w:rsid w:val="00C344B5"/>
    <w:rsid w:val="00C364BF"/>
    <w:rsid w:val="00C36612"/>
    <w:rsid w:val="00C36E81"/>
    <w:rsid w:val="00C36ED5"/>
    <w:rsid w:val="00C3721E"/>
    <w:rsid w:val="00C37EB4"/>
    <w:rsid w:val="00C408E0"/>
    <w:rsid w:val="00C40A90"/>
    <w:rsid w:val="00C420EF"/>
    <w:rsid w:val="00C44C32"/>
    <w:rsid w:val="00C44E3B"/>
    <w:rsid w:val="00C5168B"/>
    <w:rsid w:val="00C52FAC"/>
    <w:rsid w:val="00C52FCC"/>
    <w:rsid w:val="00C53D0C"/>
    <w:rsid w:val="00C540FC"/>
    <w:rsid w:val="00C54796"/>
    <w:rsid w:val="00C573B6"/>
    <w:rsid w:val="00C613B6"/>
    <w:rsid w:val="00C653D9"/>
    <w:rsid w:val="00C67AC6"/>
    <w:rsid w:val="00C70C47"/>
    <w:rsid w:val="00C71D62"/>
    <w:rsid w:val="00C730AB"/>
    <w:rsid w:val="00C73281"/>
    <w:rsid w:val="00C73322"/>
    <w:rsid w:val="00C73FB1"/>
    <w:rsid w:val="00C75A6F"/>
    <w:rsid w:val="00C75E1E"/>
    <w:rsid w:val="00C77711"/>
    <w:rsid w:val="00C8229B"/>
    <w:rsid w:val="00C83F26"/>
    <w:rsid w:val="00C84197"/>
    <w:rsid w:val="00C84F82"/>
    <w:rsid w:val="00C859D9"/>
    <w:rsid w:val="00C87EDC"/>
    <w:rsid w:val="00C9031B"/>
    <w:rsid w:val="00C91C02"/>
    <w:rsid w:val="00C92154"/>
    <w:rsid w:val="00C93BF9"/>
    <w:rsid w:val="00C9421A"/>
    <w:rsid w:val="00C946FE"/>
    <w:rsid w:val="00C95C25"/>
    <w:rsid w:val="00C95CAB"/>
    <w:rsid w:val="00C96FD1"/>
    <w:rsid w:val="00C97488"/>
    <w:rsid w:val="00C97B5B"/>
    <w:rsid w:val="00C97E72"/>
    <w:rsid w:val="00CA0812"/>
    <w:rsid w:val="00CA1477"/>
    <w:rsid w:val="00CA3262"/>
    <w:rsid w:val="00CA41AA"/>
    <w:rsid w:val="00CA5DF5"/>
    <w:rsid w:val="00CA6515"/>
    <w:rsid w:val="00CA6B6A"/>
    <w:rsid w:val="00CA76C4"/>
    <w:rsid w:val="00CA7A16"/>
    <w:rsid w:val="00CB2A72"/>
    <w:rsid w:val="00CB3D2F"/>
    <w:rsid w:val="00CC0FFA"/>
    <w:rsid w:val="00CC2438"/>
    <w:rsid w:val="00CC3542"/>
    <w:rsid w:val="00CC439B"/>
    <w:rsid w:val="00CC5CD8"/>
    <w:rsid w:val="00CC7C2E"/>
    <w:rsid w:val="00CD4263"/>
    <w:rsid w:val="00CD4F2E"/>
    <w:rsid w:val="00CD798F"/>
    <w:rsid w:val="00CD7C1E"/>
    <w:rsid w:val="00CE0127"/>
    <w:rsid w:val="00CE0368"/>
    <w:rsid w:val="00CE1332"/>
    <w:rsid w:val="00CE20AD"/>
    <w:rsid w:val="00CE4481"/>
    <w:rsid w:val="00CE4601"/>
    <w:rsid w:val="00CE59C1"/>
    <w:rsid w:val="00CE61F4"/>
    <w:rsid w:val="00CF08BF"/>
    <w:rsid w:val="00CF169C"/>
    <w:rsid w:val="00CF213A"/>
    <w:rsid w:val="00CF2AC9"/>
    <w:rsid w:val="00CF5A24"/>
    <w:rsid w:val="00CF686C"/>
    <w:rsid w:val="00D008F5"/>
    <w:rsid w:val="00D029A2"/>
    <w:rsid w:val="00D03594"/>
    <w:rsid w:val="00D03CD5"/>
    <w:rsid w:val="00D070E7"/>
    <w:rsid w:val="00D102C9"/>
    <w:rsid w:val="00D11435"/>
    <w:rsid w:val="00D114BB"/>
    <w:rsid w:val="00D127B4"/>
    <w:rsid w:val="00D139F1"/>
    <w:rsid w:val="00D154A8"/>
    <w:rsid w:val="00D24DFC"/>
    <w:rsid w:val="00D25148"/>
    <w:rsid w:val="00D30BA1"/>
    <w:rsid w:val="00D3172E"/>
    <w:rsid w:val="00D31A82"/>
    <w:rsid w:val="00D32163"/>
    <w:rsid w:val="00D35DB0"/>
    <w:rsid w:val="00D36356"/>
    <w:rsid w:val="00D3642C"/>
    <w:rsid w:val="00D370DE"/>
    <w:rsid w:val="00D41E05"/>
    <w:rsid w:val="00D43555"/>
    <w:rsid w:val="00D43937"/>
    <w:rsid w:val="00D4529D"/>
    <w:rsid w:val="00D45493"/>
    <w:rsid w:val="00D46C99"/>
    <w:rsid w:val="00D47972"/>
    <w:rsid w:val="00D525E8"/>
    <w:rsid w:val="00D55EB3"/>
    <w:rsid w:val="00D56B23"/>
    <w:rsid w:val="00D56F05"/>
    <w:rsid w:val="00D57F48"/>
    <w:rsid w:val="00D600C3"/>
    <w:rsid w:val="00D60C86"/>
    <w:rsid w:val="00D611E2"/>
    <w:rsid w:val="00D61DC5"/>
    <w:rsid w:val="00D61FF5"/>
    <w:rsid w:val="00D629BF"/>
    <w:rsid w:val="00D6461B"/>
    <w:rsid w:val="00D6523B"/>
    <w:rsid w:val="00D6634C"/>
    <w:rsid w:val="00D672E7"/>
    <w:rsid w:val="00D70374"/>
    <w:rsid w:val="00D713C8"/>
    <w:rsid w:val="00D716EE"/>
    <w:rsid w:val="00D718CA"/>
    <w:rsid w:val="00D71B75"/>
    <w:rsid w:val="00D74042"/>
    <w:rsid w:val="00D751A8"/>
    <w:rsid w:val="00D8004C"/>
    <w:rsid w:val="00D806B6"/>
    <w:rsid w:val="00D81327"/>
    <w:rsid w:val="00D8257D"/>
    <w:rsid w:val="00D831E9"/>
    <w:rsid w:val="00D83562"/>
    <w:rsid w:val="00D852E7"/>
    <w:rsid w:val="00D86746"/>
    <w:rsid w:val="00D87E85"/>
    <w:rsid w:val="00D9124C"/>
    <w:rsid w:val="00D927A9"/>
    <w:rsid w:val="00D9281C"/>
    <w:rsid w:val="00D93822"/>
    <w:rsid w:val="00D93DFD"/>
    <w:rsid w:val="00D942CA"/>
    <w:rsid w:val="00D957C8"/>
    <w:rsid w:val="00DA2261"/>
    <w:rsid w:val="00DA282D"/>
    <w:rsid w:val="00DA3983"/>
    <w:rsid w:val="00DA5EA3"/>
    <w:rsid w:val="00DA7BB1"/>
    <w:rsid w:val="00DA7E40"/>
    <w:rsid w:val="00DB10AF"/>
    <w:rsid w:val="00DB4A3F"/>
    <w:rsid w:val="00DB53CE"/>
    <w:rsid w:val="00DB6E8B"/>
    <w:rsid w:val="00DB775C"/>
    <w:rsid w:val="00DC126D"/>
    <w:rsid w:val="00DC13CA"/>
    <w:rsid w:val="00DC1C12"/>
    <w:rsid w:val="00DC3542"/>
    <w:rsid w:val="00DC3FD5"/>
    <w:rsid w:val="00DC4393"/>
    <w:rsid w:val="00DC49E2"/>
    <w:rsid w:val="00DC536F"/>
    <w:rsid w:val="00DC5861"/>
    <w:rsid w:val="00DC70A0"/>
    <w:rsid w:val="00DD1075"/>
    <w:rsid w:val="00DD314D"/>
    <w:rsid w:val="00DD565E"/>
    <w:rsid w:val="00DD6972"/>
    <w:rsid w:val="00DD770F"/>
    <w:rsid w:val="00DE0518"/>
    <w:rsid w:val="00DE11B2"/>
    <w:rsid w:val="00DE2970"/>
    <w:rsid w:val="00DE2CD8"/>
    <w:rsid w:val="00DE37FC"/>
    <w:rsid w:val="00DE5629"/>
    <w:rsid w:val="00DE7DE9"/>
    <w:rsid w:val="00DF0C18"/>
    <w:rsid w:val="00DF5EBA"/>
    <w:rsid w:val="00DF6735"/>
    <w:rsid w:val="00DF6AFB"/>
    <w:rsid w:val="00DF6B4A"/>
    <w:rsid w:val="00DF7415"/>
    <w:rsid w:val="00E01D32"/>
    <w:rsid w:val="00E02B61"/>
    <w:rsid w:val="00E03070"/>
    <w:rsid w:val="00E03B4B"/>
    <w:rsid w:val="00E068F2"/>
    <w:rsid w:val="00E076DF"/>
    <w:rsid w:val="00E10363"/>
    <w:rsid w:val="00E1070A"/>
    <w:rsid w:val="00E13F23"/>
    <w:rsid w:val="00E13F78"/>
    <w:rsid w:val="00E1416C"/>
    <w:rsid w:val="00E14BCB"/>
    <w:rsid w:val="00E15140"/>
    <w:rsid w:val="00E1608D"/>
    <w:rsid w:val="00E16142"/>
    <w:rsid w:val="00E16C62"/>
    <w:rsid w:val="00E17D10"/>
    <w:rsid w:val="00E201E6"/>
    <w:rsid w:val="00E2245D"/>
    <w:rsid w:val="00E22C87"/>
    <w:rsid w:val="00E2381D"/>
    <w:rsid w:val="00E2385A"/>
    <w:rsid w:val="00E24621"/>
    <w:rsid w:val="00E2463A"/>
    <w:rsid w:val="00E2467D"/>
    <w:rsid w:val="00E26CC7"/>
    <w:rsid w:val="00E30DBF"/>
    <w:rsid w:val="00E319D1"/>
    <w:rsid w:val="00E31F8A"/>
    <w:rsid w:val="00E31FA4"/>
    <w:rsid w:val="00E3221B"/>
    <w:rsid w:val="00E32D7D"/>
    <w:rsid w:val="00E3386A"/>
    <w:rsid w:val="00E36828"/>
    <w:rsid w:val="00E36FA6"/>
    <w:rsid w:val="00E378C9"/>
    <w:rsid w:val="00E4011C"/>
    <w:rsid w:val="00E40A19"/>
    <w:rsid w:val="00E415F9"/>
    <w:rsid w:val="00E426AC"/>
    <w:rsid w:val="00E42E94"/>
    <w:rsid w:val="00E432BC"/>
    <w:rsid w:val="00E43A51"/>
    <w:rsid w:val="00E47040"/>
    <w:rsid w:val="00E47D1B"/>
    <w:rsid w:val="00E5091D"/>
    <w:rsid w:val="00E511A4"/>
    <w:rsid w:val="00E51433"/>
    <w:rsid w:val="00E53F90"/>
    <w:rsid w:val="00E54302"/>
    <w:rsid w:val="00E548F3"/>
    <w:rsid w:val="00E54E10"/>
    <w:rsid w:val="00E57819"/>
    <w:rsid w:val="00E57CF1"/>
    <w:rsid w:val="00E61A83"/>
    <w:rsid w:val="00E641FA"/>
    <w:rsid w:val="00E648C4"/>
    <w:rsid w:val="00E6505B"/>
    <w:rsid w:val="00E66A27"/>
    <w:rsid w:val="00E6750E"/>
    <w:rsid w:val="00E722A4"/>
    <w:rsid w:val="00E72979"/>
    <w:rsid w:val="00E7558C"/>
    <w:rsid w:val="00E75B01"/>
    <w:rsid w:val="00E773E8"/>
    <w:rsid w:val="00E77C6C"/>
    <w:rsid w:val="00E8106A"/>
    <w:rsid w:val="00E8378E"/>
    <w:rsid w:val="00E83B06"/>
    <w:rsid w:val="00E85AC6"/>
    <w:rsid w:val="00E8761A"/>
    <w:rsid w:val="00E876DF"/>
    <w:rsid w:val="00E9007C"/>
    <w:rsid w:val="00E9095B"/>
    <w:rsid w:val="00E90DCD"/>
    <w:rsid w:val="00E96B4B"/>
    <w:rsid w:val="00EA1C70"/>
    <w:rsid w:val="00EA333E"/>
    <w:rsid w:val="00EA4B53"/>
    <w:rsid w:val="00EA4C8D"/>
    <w:rsid w:val="00EA6E32"/>
    <w:rsid w:val="00EA711F"/>
    <w:rsid w:val="00EB1439"/>
    <w:rsid w:val="00EB1E71"/>
    <w:rsid w:val="00EB3A9A"/>
    <w:rsid w:val="00EB45EC"/>
    <w:rsid w:val="00EB4A1D"/>
    <w:rsid w:val="00EB4C7B"/>
    <w:rsid w:val="00EB4CD0"/>
    <w:rsid w:val="00EB643E"/>
    <w:rsid w:val="00EB771E"/>
    <w:rsid w:val="00EB7F5F"/>
    <w:rsid w:val="00EC0144"/>
    <w:rsid w:val="00EC01CE"/>
    <w:rsid w:val="00EC0593"/>
    <w:rsid w:val="00EC2911"/>
    <w:rsid w:val="00EC32C2"/>
    <w:rsid w:val="00EC3937"/>
    <w:rsid w:val="00EC443D"/>
    <w:rsid w:val="00EC4BDE"/>
    <w:rsid w:val="00EC512E"/>
    <w:rsid w:val="00EC51AF"/>
    <w:rsid w:val="00EC57DC"/>
    <w:rsid w:val="00EC5B0D"/>
    <w:rsid w:val="00ED15C6"/>
    <w:rsid w:val="00ED15F6"/>
    <w:rsid w:val="00ED4712"/>
    <w:rsid w:val="00ED4C8B"/>
    <w:rsid w:val="00ED699D"/>
    <w:rsid w:val="00ED6EDB"/>
    <w:rsid w:val="00EE08BA"/>
    <w:rsid w:val="00EE201B"/>
    <w:rsid w:val="00EE4B6A"/>
    <w:rsid w:val="00EE4C2A"/>
    <w:rsid w:val="00EE5E48"/>
    <w:rsid w:val="00EF0C86"/>
    <w:rsid w:val="00EF5D68"/>
    <w:rsid w:val="00EF678A"/>
    <w:rsid w:val="00F01925"/>
    <w:rsid w:val="00F04351"/>
    <w:rsid w:val="00F04656"/>
    <w:rsid w:val="00F05582"/>
    <w:rsid w:val="00F07689"/>
    <w:rsid w:val="00F10DB6"/>
    <w:rsid w:val="00F11DC6"/>
    <w:rsid w:val="00F16424"/>
    <w:rsid w:val="00F16FDC"/>
    <w:rsid w:val="00F207C5"/>
    <w:rsid w:val="00F20C7A"/>
    <w:rsid w:val="00F214A8"/>
    <w:rsid w:val="00F225AF"/>
    <w:rsid w:val="00F24382"/>
    <w:rsid w:val="00F243F5"/>
    <w:rsid w:val="00F258E5"/>
    <w:rsid w:val="00F26464"/>
    <w:rsid w:val="00F26A21"/>
    <w:rsid w:val="00F26F2E"/>
    <w:rsid w:val="00F308F9"/>
    <w:rsid w:val="00F30F36"/>
    <w:rsid w:val="00F33DEC"/>
    <w:rsid w:val="00F34C34"/>
    <w:rsid w:val="00F352EA"/>
    <w:rsid w:val="00F361F8"/>
    <w:rsid w:val="00F37DFA"/>
    <w:rsid w:val="00F4062E"/>
    <w:rsid w:val="00F40F9E"/>
    <w:rsid w:val="00F41343"/>
    <w:rsid w:val="00F4182E"/>
    <w:rsid w:val="00F41862"/>
    <w:rsid w:val="00F421D2"/>
    <w:rsid w:val="00F42401"/>
    <w:rsid w:val="00F4308D"/>
    <w:rsid w:val="00F45C93"/>
    <w:rsid w:val="00F46911"/>
    <w:rsid w:val="00F46BBA"/>
    <w:rsid w:val="00F5014A"/>
    <w:rsid w:val="00F508AF"/>
    <w:rsid w:val="00F5171F"/>
    <w:rsid w:val="00F51EC8"/>
    <w:rsid w:val="00F524D9"/>
    <w:rsid w:val="00F527C1"/>
    <w:rsid w:val="00F54831"/>
    <w:rsid w:val="00F57C2E"/>
    <w:rsid w:val="00F57F42"/>
    <w:rsid w:val="00F601FD"/>
    <w:rsid w:val="00F60212"/>
    <w:rsid w:val="00F61A80"/>
    <w:rsid w:val="00F61FC1"/>
    <w:rsid w:val="00F62933"/>
    <w:rsid w:val="00F62DFF"/>
    <w:rsid w:val="00F635F9"/>
    <w:rsid w:val="00F64BE3"/>
    <w:rsid w:val="00F666CC"/>
    <w:rsid w:val="00F6698D"/>
    <w:rsid w:val="00F67326"/>
    <w:rsid w:val="00F674E1"/>
    <w:rsid w:val="00F70A05"/>
    <w:rsid w:val="00F71F9D"/>
    <w:rsid w:val="00F7216E"/>
    <w:rsid w:val="00F72CA3"/>
    <w:rsid w:val="00F72D82"/>
    <w:rsid w:val="00F72E3B"/>
    <w:rsid w:val="00F741A0"/>
    <w:rsid w:val="00F7433A"/>
    <w:rsid w:val="00F74672"/>
    <w:rsid w:val="00F766D0"/>
    <w:rsid w:val="00F76FA9"/>
    <w:rsid w:val="00F84EF0"/>
    <w:rsid w:val="00F8617D"/>
    <w:rsid w:val="00F866E3"/>
    <w:rsid w:val="00F879AC"/>
    <w:rsid w:val="00F90338"/>
    <w:rsid w:val="00F91A26"/>
    <w:rsid w:val="00F93301"/>
    <w:rsid w:val="00F93F9E"/>
    <w:rsid w:val="00F94C8A"/>
    <w:rsid w:val="00F951B9"/>
    <w:rsid w:val="00F9794C"/>
    <w:rsid w:val="00FA1BF4"/>
    <w:rsid w:val="00FA25B6"/>
    <w:rsid w:val="00FA42E7"/>
    <w:rsid w:val="00FA5B5C"/>
    <w:rsid w:val="00FA5EDC"/>
    <w:rsid w:val="00FA7F3D"/>
    <w:rsid w:val="00FB0839"/>
    <w:rsid w:val="00FB1236"/>
    <w:rsid w:val="00FB15D6"/>
    <w:rsid w:val="00FB2171"/>
    <w:rsid w:val="00FB472F"/>
    <w:rsid w:val="00FB6484"/>
    <w:rsid w:val="00FC2AE4"/>
    <w:rsid w:val="00FC38C3"/>
    <w:rsid w:val="00FC452B"/>
    <w:rsid w:val="00FC4F21"/>
    <w:rsid w:val="00FC5E24"/>
    <w:rsid w:val="00FC5F3C"/>
    <w:rsid w:val="00FD1639"/>
    <w:rsid w:val="00FD2649"/>
    <w:rsid w:val="00FD5ADD"/>
    <w:rsid w:val="00FD6DC0"/>
    <w:rsid w:val="00FD717B"/>
    <w:rsid w:val="00FD7CA6"/>
    <w:rsid w:val="00FE0067"/>
    <w:rsid w:val="00FE092C"/>
    <w:rsid w:val="00FE0A33"/>
    <w:rsid w:val="00FE1601"/>
    <w:rsid w:val="00FE2AB9"/>
    <w:rsid w:val="00FE2F73"/>
    <w:rsid w:val="00FE37C8"/>
    <w:rsid w:val="00FE3863"/>
    <w:rsid w:val="00FE4E0E"/>
    <w:rsid w:val="00FE5587"/>
    <w:rsid w:val="00FF21FD"/>
    <w:rsid w:val="00FF2324"/>
    <w:rsid w:val="00FF26FB"/>
    <w:rsid w:val="00FF3CB9"/>
    <w:rsid w:val="00FF55B4"/>
    <w:rsid w:val="00FF71C7"/>
    <w:rsid w:val="00FF7D68"/>
  </w:rsids>
  <m:mathPr>
    <m:mathFont m:val="Cambria Math"/>
    <m:brkBin m:val="before"/>
    <m:brkBinSub m:val="--"/>
    <m:smallFrac m:val="0"/>
    <m:dispDef/>
    <m:lMargin m:val="0"/>
    <m:rMargin m:val="0"/>
    <m:defJc m:val="centerGroup"/>
    <m:wrapIndent m:val="1440"/>
    <m:intLim m:val="subSup"/>
    <m:naryLim m:val="undOvr"/>
  </m:mathPr>
  <w:themeFontLang w:val="en-US" w:bidi="yi-He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95A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yi-Hebr"/>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99" w:unhideWhenUsed="1" w:qFormat="1"/>
    <w:lsdException w:name="List 2" w:semiHidden="1" w:unhideWhenUsed="1"/>
    <w:lsdException w:name="List 3" w:semiHidden="1" w:unhideWhenUsed="1"/>
    <w:lsdException w:name="List Bullet 2" w:semiHidden="1" w:unhideWhenUsed="1"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4250FD"/>
    <w:rPr>
      <w:sz w:val="22"/>
      <w:szCs w:val="24"/>
      <w:lang w:bidi="ar-SA"/>
    </w:rPr>
  </w:style>
  <w:style w:type="paragraph" w:styleId="Heading1">
    <w:name w:val="heading 1"/>
    <w:next w:val="BodyText"/>
    <w:autoRedefine/>
    <w:qFormat/>
    <w:rsid w:val="00D102C9"/>
    <w:pPr>
      <w:keepNext/>
      <w:numPr>
        <w:numId w:val="55"/>
      </w:numPr>
      <w:tabs>
        <w:tab w:val="left" w:pos="720"/>
        <w:tab w:val="left" w:pos="9346"/>
      </w:tabs>
      <w:autoSpaceDE w:val="0"/>
      <w:autoSpaceDN w:val="0"/>
      <w:adjustRightInd w:val="0"/>
      <w:spacing w:before="240" w:after="120"/>
      <w:outlineLvl w:val="0"/>
    </w:pPr>
    <w:rPr>
      <w:rFonts w:ascii="Arial Bold" w:hAnsi="Arial Bold" w:cs="Arial"/>
      <w:b/>
      <w:bCs/>
      <w:kern w:val="32"/>
      <w:sz w:val="36"/>
      <w:szCs w:val="32"/>
      <w:lang w:bidi="ar-SA"/>
    </w:rPr>
  </w:style>
  <w:style w:type="paragraph" w:styleId="Heading2">
    <w:name w:val="heading 2"/>
    <w:basedOn w:val="Heading1"/>
    <w:next w:val="BodyText"/>
    <w:autoRedefine/>
    <w:qFormat/>
    <w:rsid w:val="006E75B3"/>
    <w:pPr>
      <w:numPr>
        <w:ilvl w:val="1"/>
      </w:numPr>
      <w:shd w:val="clear" w:color="auto" w:fill="FFFFFF"/>
      <w:tabs>
        <w:tab w:val="clear" w:pos="720"/>
        <w:tab w:val="left" w:pos="1260"/>
      </w:tabs>
      <w:spacing w:before="320"/>
      <w:ind w:hanging="900"/>
      <w:outlineLvl w:val="1"/>
    </w:pPr>
    <w:rPr>
      <w:bCs w:val="0"/>
      <w:kern w:val="0"/>
      <w:sz w:val="32"/>
      <w:lang w:val="en"/>
    </w:rPr>
  </w:style>
  <w:style w:type="paragraph" w:styleId="Heading3">
    <w:name w:val="heading 3"/>
    <w:basedOn w:val="Heading2"/>
    <w:next w:val="BodyText"/>
    <w:autoRedefine/>
    <w:qFormat/>
    <w:rsid w:val="00393597"/>
    <w:pPr>
      <w:numPr>
        <w:ilvl w:val="0"/>
        <w:numId w:val="0"/>
      </w:numPr>
      <w:tabs>
        <w:tab w:val="clear" w:pos="1260"/>
        <w:tab w:val="left" w:pos="1440"/>
        <w:tab w:val="right" w:pos="9346"/>
      </w:tabs>
      <w:spacing w:before="280"/>
      <w:outlineLvl w:val="2"/>
    </w:pPr>
    <w:rPr>
      <w:bCs/>
      <w:iCs/>
      <w:color w:val="0D0D0D" w:themeColor="text1" w:themeTint="F2"/>
      <w:sz w:val="28"/>
    </w:rPr>
  </w:style>
  <w:style w:type="paragraph" w:styleId="Heading4">
    <w:name w:val="heading 4"/>
    <w:basedOn w:val="Heading3"/>
    <w:next w:val="BodyText"/>
    <w:autoRedefine/>
    <w:qFormat/>
    <w:rsid w:val="00881099"/>
    <w:pPr>
      <w:numPr>
        <w:ilvl w:val="3"/>
      </w:numPr>
      <w:tabs>
        <w:tab w:val="clear" w:pos="1440"/>
        <w:tab w:val="left" w:pos="1620"/>
      </w:tabs>
      <w:spacing w:before="240"/>
      <w:ind w:left="1260" w:hanging="1260"/>
      <w:outlineLvl w:val="3"/>
    </w:pPr>
    <w:rPr>
      <w:rFonts w:ascii="Arial" w:hAnsi="Arial"/>
      <w:sz w:val="26"/>
    </w:rPr>
  </w:style>
  <w:style w:type="paragraph" w:styleId="Heading5">
    <w:name w:val="heading 5"/>
    <w:basedOn w:val="Heading4"/>
    <w:next w:val="BodyText"/>
    <w:qFormat/>
    <w:rsid w:val="00D102C9"/>
    <w:pPr>
      <w:numPr>
        <w:ilvl w:val="4"/>
      </w:numPr>
      <w:tabs>
        <w:tab w:val="left" w:pos="2232"/>
      </w:tabs>
      <w:ind w:left="1260" w:hanging="1260"/>
      <w:outlineLvl w:val="4"/>
    </w:pPr>
    <w:rPr>
      <w:bCs w:val="0"/>
      <w:iCs w:val="0"/>
      <w:szCs w:val="26"/>
    </w:rPr>
  </w:style>
  <w:style w:type="paragraph" w:styleId="Heading6">
    <w:name w:val="heading 6"/>
    <w:basedOn w:val="Heading5"/>
    <w:next w:val="BodyText"/>
    <w:qFormat/>
    <w:rsid w:val="00D102C9"/>
    <w:pPr>
      <w:numPr>
        <w:ilvl w:val="5"/>
      </w:numPr>
      <w:tabs>
        <w:tab w:val="clear" w:pos="2232"/>
      </w:tabs>
      <w:ind w:left="1260" w:hanging="1260"/>
      <w:outlineLvl w:val="5"/>
    </w:pPr>
    <w:rPr>
      <w:bCs/>
      <w:sz w:val="22"/>
      <w:szCs w:val="22"/>
    </w:rPr>
  </w:style>
  <w:style w:type="paragraph" w:styleId="Heading7">
    <w:name w:val="heading 7"/>
    <w:basedOn w:val="Heading6"/>
    <w:next w:val="BodyText"/>
    <w:qFormat/>
    <w:rsid w:val="00D102C9"/>
    <w:pPr>
      <w:numPr>
        <w:ilvl w:val="6"/>
      </w:numPr>
      <w:ind w:left="1260" w:hanging="1260"/>
      <w:outlineLvl w:val="6"/>
    </w:pPr>
    <w:rPr>
      <w:sz w:val="24"/>
      <w:szCs w:val="24"/>
    </w:rPr>
  </w:style>
  <w:style w:type="paragraph" w:styleId="Heading8">
    <w:name w:val="heading 8"/>
    <w:basedOn w:val="Heading7"/>
    <w:next w:val="BodyText"/>
    <w:qFormat/>
    <w:rsid w:val="00D102C9"/>
    <w:pPr>
      <w:numPr>
        <w:ilvl w:val="7"/>
      </w:numPr>
      <w:ind w:left="1260" w:hanging="1260"/>
      <w:outlineLvl w:val="7"/>
    </w:pPr>
    <w:rPr>
      <w:iCs/>
    </w:rPr>
  </w:style>
  <w:style w:type="paragraph" w:styleId="Heading9">
    <w:name w:val="heading 9"/>
    <w:basedOn w:val="Heading8"/>
    <w:next w:val="BodyText"/>
    <w:qFormat/>
    <w:rsid w:val="00D102C9"/>
    <w:pPr>
      <w:numPr>
        <w:ilvl w:val="8"/>
      </w:numPr>
      <w:ind w:left="1260" w:hanging="1260"/>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apture">
    <w:name w:val="capture"/>
    <w:rsid w:val="00D713C8"/>
    <w:pPr>
      <w:pBdr>
        <w:top w:val="single" w:sz="4" w:space="1" w:color="0000FF"/>
        <w:left w:val="single" w:sz="4" w:space="1" w:color="0000FF"/>
        <w:bottom w:val="single" w:sz="4" w:space="1" w:color="0000FF"/>
        <w:right w:val="single" w:sz="4" w:space="0" w:color="0000FF"/>
      </w:pBdr>
      <w:suppressAutoHyphens/>
      <w:ind w:left="720"/>
    </w:pPr>
    <w:rPr>
      <w:rFonts w:ascii="Courier New" w:hAnsi="Courier New" w:cs="Courier New"/>
      <w:sz w:val="18"/>
      <w:szCs w:val="18"/>
      <w:lang w:eastAsia="ar-SA" w:bidi="ar-SA"/>
    </w:rPr>
  </w:style>
  <w:style w:type="paragraph" w:customStyle="1" w:styleId="capturereverse">
    <w:name w:val="capture reverse"/>
    <w:rsid w:val="002A2EE5"/>
    <w:pPr>
      <w:pBdr>
        <w:top w:val="single" w:sz="4" w:space="0" w:color="0000FF"/>
        <w:bottom w:val="single" w:sz="4" w:space="0" w:color="0000FF"/>
        <w:right w:val="single" w:sz="4" w:space="0" w:color="000000"/>
      </w:pBdr>
      <w:shd w:val="clear" w:color="auto" w:fill="0000FF"/>
      <w:ind w:left="720"/>
    </w:pPr>
    <w:rPr>
      <w:rFonts w:ascii="Courier New" w:hAnsi="Courier New" w:cs="Courier New"/>
      <w:color w:val="FFFFFF"/>
      <w:sz w:val="18"/>
      <w:szCs w:val="18"/>
      <w:lang w:eastAsia="ar-SA" w:bidi="ar-SA"/>
    </w:rPr>
  </w:style>
  <w:style w:type="character" w:styleId="FollowedHyperlink">
    <w:name w:val="FollowedHyperlink"/>
    <w:semiHidden/>
    <w:rsid w:val="00F601FD"/>
    <w:rPr>
      <w:color w:val="606420"/>
      <w:u w:val="single"/>
    </w:rPr>
  </w:style>
  <w:style w:type="paragraph" w:styleId="Header">
    <w:name w:val="header"/>
    <w:rsid w:val="00D713C8"/>
    <w:pPr>
      <w:tabs>
        <w:tab w:val="center" w:pos="4680"/>
        <w:tab w:val="right" w:pos="9360"/>
      </w:tabs>
    </w:pPr>
    <w:rPr>
      <w:lang w:bidi="ar-SA"/>
    </w:rPr>
  </w:style>
  <w:style w:type="character" w:styleId="Hyperlink">
    <w:name w:val="Hyperlink"/>
    <w:uiPriority w:val="99"/>
    <w:rsid w:val="000F3F1F"/>
    <w:rPr>
      <w:b/>
      <w:caps w:val="0"/>
      <w:smallCaps w:val="0"/>
      <w:strike w:val="0"/>
      <w:dstrike w:val="0"/>
      <w:vanish w:val="0"/>
      <w:color w:val="0000FF"/>
      <w:u w:val="single"/>
      <w:vertAlign w:val="baseline"/>
    </w:rPr>
  </w:style>
  <w:style w:type="character" w:styleId="LineNumber">
    <w:name w:val="line number"/>
    <w:basedOn w:val="DefaultParagraphFont"/>
    <w:semiHidden/>
    <w:rsid w:val="00F601FD"/>
  </w:style>
  <w:style w:type="paragraph" w:styleId="Subtitle">
    <w:name w:val="Subtitle"/>
    <w:basedOn w:val="Normal"/>
    <w:qFormat/>
    <w:rsid w:val="00F601FD"/>
    <w:pPr>
      <w:spacing w:after="60"/>
      <w:jc w:val="center"/>
      <w:outlineLvl w:val="1"/>
    </w:pPr>
    <w:rPr>
      <w:rFonts w:ascii="Arial" w:hAnsi="Arial" w:cs="Arial"/>
      <w:sz w:val="24"/>
    </w:rPr>
  </w:style>
  <w:style w:type="paragraph" w:styleId="Title">
    <w:name w:val="Title"/>
    <w:link w:val="TitleChar"/>
    <w:qFormat/>
    <w:rsid w:val="001B0B28"/>
    <w:pPr>
      <w:autoSpaceDE w:val="0"/>
      <w:autoSpaceDN w:val="0"/>
      <w:adjustRightInd w:val="0"/>
      <w:spacing w:after="360"/>
      <w:jc w:val="center"/>
    </w:pPr>
    <w:rPr>
      <w:rFonts w:ascii="Arial" w:hAnsi="Arial" w:cs="Arial"/>
      <w:b/>
      <w:bCs/>
      <w:color w:val="000000"/>
      <w:sz w:val="36"/>
      <w:szCs w:val="32"/>
      <w:lang w:bidi="ar-SA"/>
    </w:rPr>
  </w:style>
  <w:style w:type="paragraph" w:customStyle="1" w:styleId="Title2">
    <w:name w:val="Title 2"/>
    <w:rsid w:val="001B0B28"/>
    <w:pPr>
      <w:spacing w:before="120" w:after="120"/>
      <w:jc w:val="center"/>
    </w:pPr>
    <w:rPr>
      <w:rFonts w:ascii="Arial" w:hAnsi="Arial" w:cs="Arial"/>
      <w:b/>
      <w:bCs/>
      <w:color w:val="000000"/>
      <w:sz w:val="28"/>
      <w:szCs w:val="32"/>
      <w:lang w:bidi="ar-SA"/>
    </w:rPr>
  </w:style>
  <w:style w:type="paragraph" w:customStyle="1" w:styleId="TableHeading">
    <w:name w:val="Table Heading"/>
    <w:rsid w:val="00D713C8"/>
    <w:pPr>
      <w:spacing w:before="60" w:after="60"/>
    </w:pPr>
    <w:rPr>
      <w:rFonts w:ascii="Arial" w:hAnsi="Arial" w:cs="Arial"/>
      <w:b/>
      <w:sz w:val="22"/>
      <w:szCs w:val="22"/>
      <w:lang w:bidi="ar-SA"/>
    </w:rPr>
  </w:style>
  <w:style w:type="paragraph" w:customStyle="1" w:styleId="TableText">
    <w:name w:val="Table Text"/>
    <w:link w:val="TableTextChar"/>
    <w:rsid w:val="00D713C8"/>
    <w:pPr>
      <w:spacing w:before="60" w:after="60"/>
    </w:pPr>
    <w:rPr>
      <w:rFonts w:ascii="Arial" w:hAnsi="Arial" w:cs="Arial"/>
      <w:sz w:val="22"/>
      <w:lang w:bidi="ar-SA"/>
    </w:rPr>
  </w:style>
  <w:style w:type="paragraph" w:customStyle="1" w:styleId="DividerPage">
    <w:name w:val="Divider Page"/>
    <w:next w:val="Normal"/>
    <w:rsid w:val="00D713C8"/>
    <w:pPr>
      <w:keepNext/>
      <w:keepLines/>
      <w:pageBreakBefore/>
    </w:pPr>
    <w:rPr>
      <w:rFonts w:ascii="Arial" w:hAnsi="Arial"/>
      <w:b/>
      <w:sz w:val="48"/>
      <w:lang w:bidi="ar-SA"/>
    </w:rPr>
  </w:style>
  <w:style w:type="paragraph" w:customStyle="1" w:styleId="BodyTextBullet1">
    <w:name w:val="Body Text Bullet 1"/>
    <w:rsid w:val="00DC13CA"/>
    <w:pPr>
      <w:numPr>
        <w:numId w:val="5"/>
      </w:numPr>
      <w:spacing w:before="60" w:after="60"/>
    </w:pPr>
    <w:rPr>
      <w:sz w:val="24"/>
      <w:lang w:bidi="ar-SA"/>
    </w:rPr>
  </w:style>
  <w:style w:type="paragraph" w:styleId="TOC1">
    <w:name w:val="toc 1"/>
    <w:basedOn w:val="Normal"/>
    <w:next w:val="BodyText"/>
    <w:autoRedefine/>
    <w:uiPriority w:val="39"/>
    <w:rsid w:val="002E0867"/>
    <w:pPr>
      <w:tabs>
        <w:tab w:val="left" w:pos="720"/>
        <w:tab w:val="right" w:leader="dot" w:pos="9350"/>
      </w:tabs>
      <w:spacing w:before="60"/>
    </w:pPr>
    <w:rPr>
      <w:rFonts w:ascii="Arial" w:hAnsi="Arial" w:cs="Arial"/>
      <w:b/>
      <w:noProof/>
      <w:sz w:val="36"/>
      <w:szCs w:val="28"/>
    </w:rPr>
  </w:style>
  <w:style w:type="paragraph" w:styleId="TOC2">
    <w:name w:val="toc 2"/>
    <w:basedOn w:val="Normal"/>
    <w:next w:val="BodyText"/>
    <w:autoRedefine/>
    <w:uiPriority w:val="39"/>
    <w:rsid w:val="00AB0AFD"/>
    <w:pPr>
      <w:tabs>
        <w:tab w:val="left" w:pos="1620"/>
        <w:tab w:val="right" w:leader="dot" w:pos="9346"/>
      </w:tabs>
      <w:spacing w:before="60" w:after="120"/>
      <w:ind w:left="1620" w:hanging="900"/>
      <w:outlineLvl w:val="1"/>
    </w:pPr>
    <w:rPr>
      <w:rFonts w:ascii="Arial" w:hAnsi="Arial"/>
      <w:noProof/>
      <w:sz w:val="32"/>
    </w:rPr>
  </w:style>
  <w:style w:type="paragraph" w:styleId="TOC3">
    <w:name w:val="toc 3"/>
    <w:basedOn w:val="Normal"/>
    <w:next w:val="BodyText"/>
    <w:autoRedefine/>
    <w:uiPriority w:val="39"/>
    <w:rsid w:val="007F2FB6"/>
    <w:pPr>
      <w:tabs>
        <w:tab w:val="left" w:pos="2700"/>
        <w:tab w:val="right" w:leader="dot" w:pos="9346"/>
      </w:tabs>
      <w:spacing w:before="60"/>
      <w:ind w:left="2707" w:hanging="1080"/>
      <w:outlineLvl w:val="2"/>
    </w:pPr>
    <w:rPr>
      <w:rFonts w:ascii="Arial" w:hAnsi="Arial"/>
      <w:noProof/>
      <w:sz w:val="28"/>
    </w:rPr>
  </w:style>
  <w:style w:type="paragraph" w:customStyle="1" w:styleId="BodyTextBullet2">
    <w:name w:val="Body Text Bullet 2"/>
    <w:rsid w:val="00A149C0"/>
    <w:pPr>
      <w:numPr>
        <w:numId w:val="6"/>
      </w:numPr>
      <w:spacing w:before="60" w:after="60"/>
    </w:pPr>
    <w:rPr>
      <w:sz w:val="22"/>
      <w:lang w:bidi="ar-SA"/>
    </w:rPr>
  </w:style>
  <w:style w:type="paragraph" w:customStyle="1" w:styleId="BodyTextNumbered1">
    <w:name w:val="Body Text Numbered 1"/>
    <w:rsid w:val="007A6696"/>
    <w:pPr>
      <w:numPr>
        <w:numId w:val="1"/>
      </w:numPr>
      <w:spacing w:before="60" w:after="60"/>
    </w:pPr>
    <w:rPr>
      <w:sz w:val="24"/>
      <w:lang w:bidi="ar-SA"/>
    </w:rPr>
  </w:style>
  <w:style w:type="paragraph" w:customStyle="1" w:styleId="BodyTextNumbered2">
    <w:name w:val="Body Text Numbered 2"/>
    <w:rsid w:val="00D713C8"/>
    <w:pPr>
      <w:numPr>
        <w:numId w:val="2"/>
      </w:numPr>
      <w:tabs>
        <w:tab w:val="clear" w:pos="1440"/>
        <w:tab w:val="num" w:pos="1080"/>
      </w:tabs>
      <w:spacing w:before="120" w:after="120"/>
      <w:ind w:left="1080"/>
    </w:pPr>
    <w:rPr>
      <w:sz w:val="22"/>
      <w:lang w:bidi="ar-SA"/>
    </w:rPr>
  </w:style>
  <w:style w:type="paragraph" w:customStyle="1" w:styleId="BodyTextLettered1">
    <w:name w:val="Body Text Lettered 1"/>
    <w:rsid w:val="00D713C8"/>
    <w:pPr>
      <w:numPr>
        <w:numId w:val="3"/>
      </w:numPr>
      <w:tabs>
        <w:tab w:val="clear" w:pos="1080"/>
        <w:tab w:val="num" w:pos="720"/>
      </w:tabs>
      <w:ind w:left="720"/>
    </w:pPr>
    <w:rPr>
      <w:sz w:val="22"/>
      <w:lang w:bidi="ar-SA"/>
    </w:rPr>
  </w:style>
  <w:style w:type="paragraph" w:customStyle="1" w:styleId="BodyTextLettered2">
    <w:name w:val="Body Text Lettered 2"/>
    <w:rsid w:val="00D713C8"/>
    <w:pPr>
      <w:numPr>
        <w:numId w:val="4"/>
      </w:numPr>
      <w:tabs>
        <w:tab w:val="clear" w:pos="1440"/>
        <w:tab w:val="num" w:pos="1080"/>
      </w:tabs>
      <w:spacing w:before="120" w:after="120"/>
      <w:ind w:left="1080"/>
    </w:pPr>
    <w:rPr>
      <w:sz w:val="22"/>
      <w:lang w:bidi="ar-SA"/>
    </w:rPr>
  </w:style>
  <w:style w:type="paragraph" w:styleId="Footer">
    <w:name w:val="footer"/>
    <w:link w:val="FooterChar"/>
    <w:rsid w:val="002B735E"/>
    <w:pPr>
      <w:tabs>
        <w:tab w:val="center" w:pos="4680"/>
        <w:tab w:val="right" w:pos="9360"/>
      </w:tabs>
    </w:pPr>
    <w:rPr>
      <w:rFonts w:cs="Tahoma"/>
      <w:color w:val="000000"/>
      <w:szCs w:val="16"/>
      <w:lang w:bidi="ar-SA"/>
    </w:rPr>
  </w:style>
  <w:style w:type="character" w:styleId="PageNumber">
    <w:name w:val="page number"/>
    <w:basedOn w:val="DefaultParagraphFont"/>
    <w:rsid w:val="002E751D"/>
  </w:style>
  <w:style w:type="character" w:customStyle="1" w:styleId="TextItalics">
    <w:name w:val="Text Italics"/>
    <w:rsid w:val="00FA5B5C"/>
    <w:rPr>
      <w:i/>
    </w:rPr>
  </w:style>
  <w:style w:type="table" w:styleId="TableGrid">
    <w:name w:val="Table Grid"/>
    <w:basedOn w:val="TableNormal"/>
    <w:uiPriority w:val="39"/>
    <w:rsid w:val="0045118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extBold">
    <w:name w:val="Text Bold"/>
    <w:rsid w:val="00DB4A3F"/>
    <w:rPr>
      <w:b/>
    </w:rPr>
  </w:style>
  <w:style w:type="character" w:customStyle="1" w:styleId="TextBoldItalics">
    <w:name w:val="Text Bold Italics"/>
    <w:rsid w:val="00DB4A3F"/>
    <w:rPr>
      <w:b/>
      <w:i/>
    </w:rPr>
  </w:style>
  <w:style w:type="paragraph" w:styleId="TOC4">
    <w:name w:val="toc 4"/>
    <w:basedOn w:val="Normal"/>
    <w:next w:val="BodyText"/>
    <w:autoRedefine/>
    <w:uiPriority w:val="39"/>
    <w:rsid w:val="007F2FB6"/>
    <w:pPr>
      <w:tabs>
        <w:tab w:val="left" w:pos="4140"/>
        <w:tab w:val="right" w:leader="dot" w:pos="9350"/>
      </w:tabs>
      <w:spacing w:before="60"/>
      <w:ind w:left="4147" w:hanging="1440"/>
    </w:pPr>
    <w:rPr>
      <w:rFonts w:ascii="Arial" w:hAnsi="Arial"/>
      <w:noProof/>
      <w:sz w:val="26"/>
    </w:rPr>
  </w:style>
  <w:style w:type="paragraph" w:customStyle="1" w:styleId="CoverTitleInstructions">
    <w:name w:val="Cover Title Instructions"/>
    <w:basedOn w:val="InstructionalText1"/>
    <w:rsid w:val="000F3438"/>
    <w:pPr>
      <w:jc w:val="center"/>
    </w:pPr>
    <w:rPr>
      <w:szCs w:val="28"/>
    </w:rPr>
  </w:style>
  <w:style w:type="paragraph" w:customStyle="1" w:styleId="InstructionalText1">
    <w:name w:val="Instructional Text 1"/>
    <w:basedOn w:val="Normal"/>
    <w:next w:val="BodyText"/>
    <w:link w:val="InstructionalText1Char"/>
    <w:rsid w:val="006244C7"/>
    <w:pPr>
      <w:keepLines/>
      <w:autoSpaceDE w:val="0"/>
      <w:autoSpaceDN w:val="0"/>
      <w:adjustRightInd w:val="0"/>
      <w:spacing w:before="60" w:after="120" w:line="240" w:lineRule="atLeast"/>
    </w:pPr>
    <w:rPr>
      <w:i/>
      <w:iCs/>
      <w:color w:val="0000FF"/>
      <w:sz w:val="24"/>
      <w:szCs w:val="20"/>
    </w:rPr>
  </w:style>
  <w:style w:type="character" w:customStyle="1" w:styleId="InstructionalText1Char">
    <w:name w:val="Instructional Text 1 Char"/>
    <w:link w:val="InstructionalText1"/>
    <w:rsid w:val="006244C7"/>
    <w:rPr>
      <w:i/>
      <w:iCs/>
      <w:color w:val="0000FF"/>
      <w:sz w:val="24"/>
    </w:rPr>
  </w:style>
  <w:style w:type="paragraph" w:customStyle="1" w:styleId="InstructionalNote">
    <w:name w:val="Instructional Note"/>
    <w:basedOn w:val="Normal"/>
    <w:rsid w:val="000F3438"/>
    <w:pPr>
      <w:numPr>
        <w:numId w:val="7"/>
      </w:numPr>
      <w:tabs>
        <w:tab w:val="clear" w:pos="1512"/>
      </w:tabs>
      <w:autoSpaceDE w:val="0"/>
      <w:autoSpaceDN w:val="0"/>
      <w:adjustRightInd w:val="0"/>
      <w:spacing w:before="60" w:after="60"/>
      <w:ind w:left="1260" w:hanging="900"/>
    </w:pPr>
    <w:rPr>
      <w:i/>
      <w:iCs/>
      <w:color w:val="0000FF"/>
      <w:szCs w:val="22"/>
    </w:rPr>
  </w:style>
  <w:style w:type="paragraph" w:customStyle="1" w:styleId="InstructionalBullet1">
    <w:name w:val="Instructional Bullet 1"/>
    <w:rsid w:val="0082491E"/>
    <w:pPr>
      <w:numPr>
        <w:numId w:val="8"/>
      </w:numPr>
      <w:spacing w:before="60" w:after="60"/>
    </w:pPr>
    <w:rPr>
      <w:i/>
      <w:color w:val="0000FF"/>
      <w:sz w:val="24"/>
      <w:szCs w:val="24"/>
      <w:lang w:bidi="ar-SA"/>
    </w:rPr>
  </w:style>
  <w:style w:type="paragraph" w:customStyle="1" w:styleId="InstructionalBullet2">
    <w:name w:val="Instructional Bullet 2"/>
    <w:basedOn w:val="InstructionalBullet1"/>
    <w:rsid w:val="000F3438"/>
    <w:pPr>
      <w:tabs>
        <w:tab w:val="num" w:pos="1260"/>
      </w:tabs>
      <w:ind w:left="1260"/>
    </w:pPr>
  </w:style>
  <w:style w:type="paragraph" w:customStyle="1" w:styleId="BodyBullet2">
    <w:name w:val="Body Bullet 2"/>
    <w:basedOn w:val="Normal"/>
    <w:link w:val="BodyBullet2Char"/>
    <w:rsid w:val="005D18C5"/>
    <w:pPr>
      <w:numPr>
        <w:numId w:val="9"/>
      </w:numPr>
      <w:tabs>
        <w:tab w:val="clear" w:pos="1800"/>
        <w:tab w:val="num" w:pos="1260"/>
      </w:tabs>
      <w:autoSpaceDE w:val="0"/>
      <w:autoSpaceDN w:val="0"/>
      <w:adjustRightInd w:val="0"/>
      <w:spacing w:before="60" w:after="60"/>
      <w:ind w:left="1260"/>
    </w:pPr>
    <w:rPr>
      <w:iCs/>
      <w:szCs w:val="22"/>
    </w:rPr>
  </w:style>
  <w:style w:type="character" w:customStyle="1" w:styleId="BodyBullet2Char">
    <w:name w:val="Body Bullet 2 Char"/>
    <w:link w:val="BodyBullet2"/>
    <w:rsid w:val="005D18C5"/>
    <w:rPr>
      <w:iCs/>
      <w:sz w:val="22"/>
      <w:szCs w:val="22"/>
      <w:lang w:bidi="ar-SA"/>
    </w:rPr>
  </w:style>
  <w:style w:type="character" w:customStyle="1" w:styleId="InstructionalTextBold">
    <w:name w:val="Instructional Text Bold"/>
    <w:rsid w:val="000F3438"/>
    <w:rPr>
      <w:b/>
      <w:bCs/>
      <w:color w:val="0000FF"/>
    </w:rPr>
  </w:style>
  <w:style w:type="paragraph" w:customStyle="1" w:styleId="InstructionalText2">
    <w:name w:val="Instructional Text 2"/>
    <w:basedOn w:val="InstructionalText1"/>
    <w:next w:val="BodyText"/>
    <w:link w:val="InstructionalText2Char"/>
    <w:rsid w:val="000F3438"/>
    <w:pPr>
      <w:ind w:left="720"/>
    </w:pPr>
  </w:style>
  <w:style w:type="character" w:customStyle="1" w:styleId="InstructionalText2Char">
    <w:name w:val="Instructional Text 2 Char"/>
    <w:link w:val="InstructionalText2"/>
    <w:rsid w:val="000F3438"/>
    <w:rPr>
      <w:i/>
      <w:iCs/>
      <w:color w:val="0000FF"/>
      <w:sz w:val="24"/>
    </w:rPr>
  </w:style>
  <w:style w:type="paragraph" w:styleId="ListBullet4">
    <w:name w:val="List Bullet 4"/>
    <w:basedOn w:val="Normal"/>
    <w:autoRedefine/>
    <w:semiHidden/>
    <w:rsid w:val="000F3438"/>
    <w:pPr>
      <w:tabs>
        <w:tab w:val="num" w:pos="1440"/>
      </w:tabs>
      <w:ind w:left="1440" w:hanging="360"/>
    </w:pPr>
  </w:style>
  <w:style w:type="paragraph" w:customStyle="1" w:styleId="InstructionalTable">
    <w:name w:val="Instructional Table"/>
    <w:basedOn w:val="Normal"/>
    <w:rsid w:val="000F3438"/>
    <w:rPr>
      <w:i/>
      <w:color w:val="0000FF"/>
    </w:rPr>
  </w:style>
  <w:style w:type="paragraph" w:customStyle="1" w:styleId="Appendix1">
    <w:name w:val="Appendix 1"/>
    <w:basedOn w:val="Heading1"/>
    <w:next w:val="BodyText"/>
    <w:rsid w:val="00BD40C6"/>
    <w:pPr>
      <w:numPr>
        <w:numId w:val="10"/>
      </w:numPr>
      <w:tabs>
        <w:tab w:val="right" w:pos="9346"/>
      </w:tabs>
      <w:ind w:hanging="720"/>
    </w:pPr>
    <w:rPr>
      <w:rFonts w:ascii="Arial" w:hAnsi="Arial"/>
      <w:bCs w:val="0"/>
      <w:szCs w:val="24"/>
    </w:rPr>
  </w:style>
  <w:style w:type="paragraph" w:customStyle="1" w:styleId="Appendix2">
    <w:name w:val="Appendix 2"/>
    <w:basedOn w:val="Appendix1"/>
    <w:rsid w:val="00A04018"/>
    <w:pPr>
      <w:numPr>
        <w:ilvl w:val="1"/>
      </w:numPr>
      <w:tabs>
        <w:tab w:val="clear" w:pos="1152"/>
        <w:tab w:val="num" w:pos="900"/>
      </w:tabs>
      <w:ind w:left="900" w:hanging="900"/>
    </w:pPr>
  </w:style>
  <w:style w:type="paragraph" w:customStyle="1" w:styleId="In-lineInstruction">
    <w:name w:val="In-line Instruction"/>
    <w:basedOn w:val="Normal"/>
    <w:link w:val="In-lineInstructionChar"/>
    <w:rsid w:val="005D18C5"/>
    <w:pPr>
      <w:spacing w:before="120" w:after="120"/>
    </w:pPr>
    <w:rPr>
      <w:i/>
      <w:color w:val="0000FF"/>
      <w:szCs w:val="20"/>
    </w:rPr>
  </w:style>
  <w:style w:type="character" w:customStyle="1" w:styleId="In-lineInstructionChar">
    <w:name w:val="In-line Instruction Char"/>
    <w:link w:val="In-lineInstruction"/>
    <w:rsid w:val="009921F2"/>
    <w:rPr>
      <w:i/>
      <w:color w:val="0000FF"/>
      <w:sz w:val="22"/>
      <w:lang w:val="en-US" w:eastAsia="en-US" w:bidi="ar-SA"/>
    </w:rPr>
  </w:style>
  <w:style w:type="paragraph" w:customStyle="1" w:styleId="TemplateInstructions">
    <w:name w:val="Template Instructions"/>
    <w:basedOn w:val="Normal"/>
    <w:next w:val="Normal"/>
    <w:link w:val="TemplateInstructionsChar"/>
    <w:rsid w:val="00A83EB5"/>
    <w:pPr>
      <w:keepNext/>
      <w:keepLines/>
      <w:spacing w:before="40"/>
    </w:pPr>
    <w:rPr>
      <w:i/>
      <w:iCs/>
      <w:color w:val="0000FF"/>
      <w:szCs w:val="22"/>
    </w:rPr>
  </w:style>
  <w:style w:type="character" w:customStyle="1" w:styleId="TemplateInstructionsChar">
    <w:name w:val="Template Instructions Char"/>
    <w:link w:val="TemplateInstructions"/>
    <w:rsid w:val="00A83EB5"/>
    <w:rPr>
      <w:i/>
      <w:iCs/>
      <w:color w:val="0000FF"/>
      <w:sz w:val="22"/>
      <w:szCs w:val="22"/>
      <w:lang w:val="en-US" w:eastAsia="en-US" w:bidi="ar-SA"/>
    </w:rPr>
  </w:style>
  <w:style w:type="paragraph" w:customStyle="1" w:styleId="BulletInstructions">
    <w:name w:val="Bullet Instructions"/>
    <w:basedOn w:val="Normal"/>
    <w:rsid w:val="00A83EB5"/>
    <w:pPr>
      <w:numPr>
        <w:numId w:val="11"/>
      </w:numPr>
      <w:tabs>
        <w:tab w:val="num" w:pos="720"/>
      </w:tabs>
      <w:ind w:left="720"/>
    </w:pPr>
    <w:rPr>
      <w:i/>
      <w:color w:val="0000FF"/>
    </w:rPr>
  </w:style>
  <w:style w:type="paragraph" w:styleId="Caption">
    <w:name w:val="caption"/>
    <w:basedOn w:val="Normal"/>
    <w:next w:val="Normal"/>
    <w:qFormat/>
    <w:rsid w:val="00175C2D"/>
    <w:pPr>
      <w:keepNext/>
      <w:keepLines/>
      <w:spacing w:before="240" w:after="60"/>
    </w:pPr>
    <w:rPr>
      <w:rFonts w:ascii="Arial" w:hAnsi="Arial" w:cs="Arial"/>
      <w:b/>
      <w:bCs/>
      <w:sz w:val="20"/>
      <w:szCs w:val="20"/>
    </w:rPr>
  </w:style>
  <w:style w:type="paragraph" w:customStyle="1" w:styleId="templateinstructions0">
    <w:name w:val="templateinstructions"/>
    <w:basedOn w:val="Normal"/>
    <w:rsid w:val="00C96FD1"/>
    <w:pPr>
      <w:spacing w:before="100" w:beforeAutospacing="1" w:after="100" w:afterAutospacing="1"/>
    </w:pPr>
    <w:rPr>
      <w:sz w:val="24"/>
    </w:rPr>
  </w:style>
  <w:style w:type="paragraph" w:customStyle="1" w:styleId="CrossReference">
    <w:name w:val="CrossReference"/>
    <w:basedOn w:val="Normal"/>
    <w:rsid w:val="005D18C5"/>
    <w:pPr>
      <w:keepNext/>
      <w:keepLines/>
      <w:autoSpaceDE w:val="0"/>
      <w:autoSpaceDN w:val="0"/>
      <w:adjustRightInd w:val="0"/>
      <w:spacing w:before="60" w:after="60"/>
    </w:pPr>
    <w:rPr>
      <w:iCs/>
      <w:color w:val="0000FF"/>
      <w:sz w:val="20"/>
      <w:szCs w:val="22"/>
      <w:u w:val="single"/>
    </w:rPr>
  </w:style>
  <w:style w:type="paragraph" w:customStyle="1" w:styleId="Appendix11">
    <w:name w:val="Appendix 1.1"/>
    <w:basedOn w:val="Heading2"/>
    <w:next w:val="BodyText"/>
    <w:rsid w:val="00165AB8"/>
    <w:pPr>
      <w:keepLines/>
      <w:numPr>
        <w:numId w:val="12"/>
      </w:numPr>
    </w:pPr>
  </w:style>
  <w:style w:type="character" w:customStyle="1" w:styleId="BodyItalic">
    <w:name w:val="Body Italic"/>
    <w:rsid w:val="00680563"/>
    <w:rPr>
      <w:i/>
    </w:rPr>
  </w:style>
  <w:style w:type="paragraph" w:customStyle="1" w:styleId="TableHeadingCentered">
    <w:name w:val="Table Heading Centered"/>
    <w:basedOn w:val="TableHeading"/>
    <w:rsid w:val="00680563"/>
    <w:pPr>
      <w:jc w:val="center"/>
    </w:pPr>
    <w:rPr>
      <w:rFonts w:cs="Times New Roman"/>
      <w:sz w:val="16"/>
      <w:szCs w:val="16"/>
    </w:rPr>
  </w:style>
  <w:style w:type="character" w:customStyle="1" w:styleId="TableTextChar">
    <w:name w:val="Table Text Char"/>
    <w:link w:val="TableText"/>
    <w:rsid w:val="009F5E75"/>
    <w:rPr>
      <w:rFonts w:ascii="Arial" w:hAnsi="Arial" w:cs="Arial"/>
      <w:sz w:val="22"/>
      <w:lang w:val="en-US" w:eastAsia="en-US" w:bidi="ar-SA"/>
    </w:rPr>
  </w:style>
  <w:style w:type="paragraph" w:styleId="TOC5">
    <w:name w:val="toc 5"/>
    <w:basedOn w:val="Normal"/>
    <w:next w:val="Normal"/>
    <w:autoRedefine/>
    <w:uiPriority w:val="39"/>
    <w:rsid w:val="00AA7363"/>
    <w:pPr>
      <w:ind w:left="880"/>
    </w:pPr>
  </w:style>
  <w:style w:type="paragraph" w:styleId="TOC6">
    <w:name w:val="toc 6"/>
    <w:basedOn w:val="Normal"/>
    <w:next w:val="Normal"/>
    <w:autoRedefine/>
    <w:uiPriority w:val="39"/>
    <w:rsid w:val="00AA7363"/>
    <w:pPr>
      <w:ind w:left="1100"/>
    </w:pPr>
  </w:style>
  <w:style w:type="paragraph" w:styleId="TOC7">
    <w:name w:val="toc 7"/>
    <w:basedOn w:val="Normal"/>
    <w:next w:val="Normal"/>
    <w:autoRedefine/>
    <w:uiPriority w:val="39"/>
    <w:rsid w:val="00AA7363"/>
    <w:pPr>
      <w:ind w:left="1320"/>
    </w:pPr>
  </w:style>
  <w:style w:type="paragraph" w:styleId="TOC8">
    <w:name w:val="toc 8"/>
    <w:basedOn w:val="Normal"/>
    <w:next w:val="Normal"/>
    <w:autoRedefine/>
    <w:uiPriority w:val="39"/>
    <w:rsid w:val="00AA7363"/>
    <w:pPr>
      <w:ind w:left="1540"/>
    </w:pPr>
  </w:style>
  <w:style w:type="paragraph" w:styleId="TOC9">
    <w:name w:val="toc 9"/>
    <w:basedOn w:val="Normal"/>
    <w:next w:val="Normal"/>
    <w:autoRedefine/>
    <w:uiPriority w:val="39"/>
    <w:rsid w:val="00AA7363"/>
    <w:pPr>
      <w:ind w:left="1760"/>
    </w:pPr>
  </w:style>
  <w:style w:type="paragraph" w:styleId="BodyText">
    <w:name w:val="Body Text"/>
    <w:link w:val="BodyTextChar"/>
    <w:rsid w:val="006E5523"/>
    <w:pPr>
      <w:spacing w:before="120" w:after="120"/>
    </w:pPr>
    <w:rPr>
      <w:sz w:val="24"/>
      <w:lang w:bidi="ar-SA"/>
    </w:rPr>
  </w:style>
  <w:style w:type="character" w:customStyle="1" w:styleId="BodyTextChar">
    <w:name w:val="Body Text Char"/>
    <w:link w:val="BodyText"/>
    <w:rsid w:val="006E5523"/>
    <w:rPr>
      <w:sz w:val="24"/>
      <w:lang w:val="en-US" w:eastAsia="en-US" w:bidi="ar-SA"/>
    </w:rPr>
  </w:style>
  <w:style w:type="character" w:customStyle="1" w:styleId="FooterChar">
    <w:name w:val="Footer Char"/>
    <w:link w:val="Footer"/>
    <w:rsid w:val="002B735E"/>
    <w:rPr>
      <w:rFonts w:cs="Tahoma"/>
      <w:color w:val="000000"/>
      <w:szCs w:val="16"/>
    </w:rPr>
  </w:style>
  <w:style w:type="paragraph" w:styleId="BlockText">
    <w:name w:val="Block Text"/>
    <w:basedOn w:val="Normal"/>
    <w:rsid w:val="006E5523"/>
    <w:pPr>
      <w:spacing w:after="120"/>
      <w:ind w:left="1440" w:right="1440"/>
    </w:pPr>
  </w:style>
  <w:style w:type="paragraph" w:styleId="BalloonText">
    <w:name w:val="Balloon Text"/>
    <w:basedOn w:val="Normal"/>
    <w:link w:val="BalloonTextChar"/>
    <w:rsid w:val="00AE0630"/>
    <w:rPr>
      <w:rFonts w:ascii="Tahoma" w:hAnsi="Tahoma" w:cs="Tahoma"/>
      <w:sz w:val="16"/>
      <w:szCs w:val="16"/>
    </w:rPr>
  </w:style>
  <w:style w:type="character" w:customStyle="1" w:styleId="BalloonTextChar">
    <w:name w:val="Balloon Text Char"/>
    <w:link w:val="BalloonText"/>
    <w:rsid w:val="00AE0630"/>
    <w:rPr>
      <w:rFonts w:ascii="Tahoma" w:hAnsi="Tahoma" w:cs="Tahoma"/>
      <w:sz w:val="16"/>
      <w:szCs w:val="16"/>
    </w:rPr>
  </w:style>
  <w:style w:type="paragraph" w:customStyle="1" w:styleId="InstructionalTextMainTitle">
    <w:name w:val="Instructional Text Main Title"/>
    <w:basedOn w:val="InstructionalText1"/>
    <w:next w:val="Title"/>
    <w:qFormat/>
    <w:rsid w:val="00DF6735"/>
    <w:pPr>
      <w:jc w:val="center"/>
    </w:pPr>
    <w:rPr>
      <w:szCs w:val="22"/>
    </w:rPr>
  </w:style>
  <w:style w:type="paragraph" w:customStyle="1" w:styleId="InstructionalTextTitle2">
    <w:name w:val="Instructional Text Title 2"/>
    <w:basedOn w:val="Title2"/>
    <w:next w:val="Title2"/>
    <w:qFormat/>
    <w:rsid w:val="00DF6735"/>
    <w:rPr>
      <w:rFonts w:ascii="Times New Roman" w:hAnsi="Times New Roman" w:cs="Times New Roman"/>
      <w:b w:val="0"/>
      <w:i/>
      <w:color w:val="0000FF"/>
      <w:sz w:val="24"/>
      <w:szCs w:val="22"/>
    </w:rPr>
  </w:style>
  <w:style w:type="numbering" w:customStyle="1" w:styleId="Headings">
    <w:name w:val="Headings"/>
    <w:uiPriority w:val="99"/>
    <w:rsid w:val="00C84F82"/>
    <w:pPr>
      <w:numPr>
        <w:numId w:val="13"/>
      </w:numPr>
    </w:pPr>
  </w:style>
  <w:style w:type="character" w:customStyle="1" w:styleId="TitleChar">
    <w:name w:val="Title Char"/>
    <w:link w:val="Title"/>
    <w:rsid w:val="001B0B28"/>
    <w:rPr>
      <w:rFonts w:ascii="Arial" w:hAnsi="Arial" w:cs="Arial"/>
      <w:b/>
      <w:bCs/>
      <w:color w:val="000000"/>
      <w:sz w:val="36"/>
      <w:szCs w:val="32"/>
    </w:rPr>
  </w:style>
  <w:style w:type="paragraph" w:customStyle="1" w:styleId="InstructionalFooter">
    <w:name w:val="Instructional Footer"/>
    <w:basedOn w:val="Footer"/>
    <w:next w:val="Footer"/>
    <w:qFormat/>
    <w:rsid w:val="0028784E"/>
    <w:rPr>
      <w:i/>
      <w:color w:val="0000FF"/>
    </w:rPr>
  </w:style>
  <w:style w:type="character" w:styleId="CommentReference">
    <w:name w:val="annotation reference"/>
    <w:rsid w:val="004E38A9"/>
    <w:rPr>
      <w:sz w:val="16"/>
      <w:szCs w:val="16"/>
    </w:rPr>
  </w:style>
  <w:style w:type="paragraph" w:styleId="CommentText">
    <w:name w:val="annotation text"/>
    <w:basedOn w:val="Normal"/>
    <w:link w:val="CommentTextChar"/>
    <w:rsid w:val="004E38A9"/>
    <w:rPr>
      <w:sz w:val="20"/>
      <w:szCs w:val="20"/>
    </w:rPr>
  </w:style>
  <w:style w:type="character" w:customStyle="1" w:styleId="CommentTextChar">
    <w:name w:val="Comment Text Char"/>
    <w:basedOn w:val="DefaultParagraphFont"/>
    <w:link w:val="CommentText"/>
    <w:rsid w:val="004E38A9"/>
  </w:style>
  <w:style w:type="paragraph" w:styleId="CommentSubject">
    <w:name w:val="annotation subject"/>
    <w:basedOn w:val="CommentText"/>
    <w:next w:val="CommentText"/>
    <w:link w:val="CommentSubjectChar"/>
    <w:rsid w:val="004E38A9"/>
    <w:rPr>
      <w:b/>
      <w:bCs/>
    </w:rPr>
  </w:style>
  <w:style w:type="character" w:customStyle="1" w:styleId="CommentSubjectChar">
    <w:name w:val="Comment Subject Char"/>
    <w:link w:val="CommentSubject"/>
    <w:rsid w:val="004E38A9"/>
    <w:rPr>
      <w:b/>
      <w:bCs/>
    </w:rPr>
  </w:style>
  <w:style w:type="paragraph" w:styleId="ListBullet">
    <w:name w:val="List Bullet"/>
    <w:basedOn w:val="Normal"/>
    <w:link w:val="ListBulletChar"/>
    <w:uiPriority w:val="99"/>
    <w:qFormat/>
    <w:rsid w:val="000919CB"/>
    <w:pPr>
      <w:numPr>
        <w:numId w:val="14"/>
      </w:numPr>
      <w:tabs>
        <w:tab w:val="clear" w:pos="360"/>
        <w:tab w:val="num" w:pos="720"/>
      </w:tabs>
      <w:spacing w:before="120"/>
      <w:ind w:left="720"/>
    </w:pPr>
  </w:style>
  <w:style w:type="character" w:customStyle="1" w:styleId="ListBulletChar">
    <w:name w:val="List Bullet Char"/>
    <w:link w:val="ListBullet"/>
    <w:uiPriority w:val="99"/>
    <w:locked/>
    <w:rsid w:val="0081501F"/>
    <w:rPr>
      <w:sz w:val="22"/>
      <w:szCs w:val="24"/>
      <w:lang w:bidi="ar-SA"/>
    </w:rPr>
  </w:style>
  <w:style w:type="paragraph" w:styleId="ListBullet2">
    <w:name w:val="List Bullet 2"/>
    <w:basedOn w:val="Normal"/>
    <w:link w:val="ListBullet2Char"/>
    <w:qFormat/>
    <w:rsid w:val="009A003E"/>
    <w:pPr>
      <w:numPr>
        <w:numId w:val="15"/>
      </w:numPr>
      <w:contextualSpacing/>
    </w:pPr>
  </w:style>
  <w:style w:type="character" w:customStyle="1" w:styleId="ListBullet2Char">
    <w:name w:val="List Bullet 2 Char"/>
    <w:link w:val="ListBullet2"/>
    <w:locked/>
    <w:rsid w:val="009A003E"/>
    <w:rPr>
      <w:sz w:val="22"/>
      <w:szCs w:val="24"/>
      <w:lang w:bidi="ar-SA"/>
    </w:rPr>
  </w:style>
  <w:style w:type="paragraph" w:styleId="Revision">
    <w:name w:val="Revision"/>
    <w:hidden/>
    <w:uiPriority w:val="99"/>
    <w:semiHidden/>
    <w:rsid w:val="00554C3A"/>
    <w:rPr>
      <w:sz w:val="22"/>
      <w:szCs w:val="24"/>
      <w:lang w:bidi="ar-SA"/>
    </w:rPr>
  </w:style>
  <w:style w:type="paragraph" w:styleId="FootnoteText">
    <w:name w:val="footnote text"/>
    <w:basedOn w:val="Normal"/>
    <w:link w:val="FootnoteTextChar"/>
    <w:rsid w:val="006962A8"/>
    <w:rPr>
      <w:sz w:val="20"/>
      <w:szCs w:val="20"/>
    </w:rPr>
  </w:style>
  <w:style w:type="character" w:customStyle="1" w:styleId="FootnoteTextChar">
    <w:name w:val="Footnote Text Char"/>
    <w:basedOn w:val="DefaultParagraphFont"/>
    <w:link w:val="FootnoteText"/>
    <w:rsid w:val="006962A8"/>
  </w:style>
  <w:style w:type="character" w:styleId="FootnoteReference">
    <w:name w:val="footnote reference"/>
    <w:rsid w:val="006962A8"/>
    <w:rPr>
      <w:vertAlign w:val="superscript"/>
    </w:rPr>
  </w:style>
  <w:style w:type="paragraph" w:customStyle="1" w:styleId="Default">
    <w:name w:val="Default"/>
    <w:rsid w:val="00C87EDC"/>
    <w:pPr>
      <w:autoSpaceDE w:val="0"/>
      <w:autoSpaceDN w:val="0"/>
      <w:adjustRightInd w:val="0"/>
    </w:pPr>
    <w:rPr>
      <w:rFonts w:ascii="Arial" w:hAnsi="Arial" w:cs="Arial"/>
      <w:color w:val="000000"/>
      <w:sz w:val="24"/>
      <w:szCs w:val="24"/>
      <w:lang w:bidi="ar-SA"/>
    </w:rPr>
  </w:style>
  <w:style w:type="paragraph" w:styleId="NormalWeb">
    <w:name w:val="Normal (Web)"/>
    <w:basedOn w:val="Normal"/>
    <w:uiPriority w:val="99"/>
    <w:unhideWhenUsed/>
    <w:rsid w:val="00EE08BA"/>
    <w:pPr>
      <w:spacing w:before="150" w:after="150"/>
    </w:pPr>
    <w:rPr>
      <w:rFonts w:eastAsia="Calibri"/>
      <w:sz w:val="24"/>
    </w:rPr>
  </w:style>
  <w:style w:type="paragraph" w:styleId="ListParagraph">
    <w:name w:val="List Paragraph"/>
    <w:basedOn w:val="Normal"/>
    <w:uiPriority w:val="34"/>
    <w:qFormat/>
    <w:rsid w:val="00990BCA"/>
    <w:pPr>
      <w:spacing w:after="240"/>
      <w:ind w:left="720"/>
      <w:contextualSpacing/>
    </w:pPr>
  </w:style>
  <w:style w:type="paragraph" w:styleId="TableofFigures">
    <w:name w:val="table of figures"/>
    <w:aliases w:val="Table of Tables"/>
    <w:basedOn w:val="Normal"/>
    <w:next w:val="Normal"/>
    <w:uiPriority w:val="99"/>
    <w:unhideWhenUsed/>
    <w:rsid w:val="008A4599"/>
    <w:pPr>
      <w:ind w:left="720" w:hanging="720"/>
    </w:pPr>
  </w:style>
  <w:style w:type="paragraph" w:styleId="TOCHeading">
    <w:name w:val="TOC Heading"/>
    <w:basedOn w:val="Heading1"/>
    <w:next w:val="Normal"/>
    <w:uiPriority w:val="39"/>
    <w:unhideWhenUsed/>
    <w:qFormat/>
    <w:rsid w:val="00AC77F8"/>
    <w:pPr>
      <w:keepLines/>
      <w:tabs>
        <w:tab w:val="clear" w:pos="720"/>
        <w:tab w:val="clear" w:pos="9346"/>
      </w:tabs>
      <w:autoSpaceDE/>
      <w:autoSpaceDN/>
      <w:adjustRightInd/>
      <w:spacing w:after="0" w:line="259" w:lineRule="auto"/>
      <w:outlineLvl w:val="9"/>
    </w:pPr>
    <w:rPr>
      <w:rFonts w:asciiTheme="majorHAnsi" w:eastAsiaTheme="majorEastAsia" w:hAnsiTheme="majorHAnsi" w:cstheme="majorBidi"/>
      <w:b w:val="0"/>
      <w:bCs w:val="0"/>
      <w:color w:val="365F91" w:themeColor="accent1" w:themeShade="BF"/>
      <w:kern w:val="0"/>
      <w:sz w:val="32"/>
    </w:rPr>
  </w:style>
  <w:style w:type="paragraph" w:styleId="NoSpacing">
    <w:name w:val="No Spacing"/>
    <w:next w:val="NormalIndent"/>
    <w:uiPriority w:val="1"/>
    <w:qFormat/>
    <w:rsid w:val="005A2BBE"/>
    <w:rPr>
      <w:sz w:val="24"/>
      <w:szCs w:val="24"/>
      <w:lang w:bidi="ar-SA"/>
    </w:rPr>
  </w:style>
  <w:style w:type="paragraph" w:styleId="NormalIndent">
    <w:name w:val="Normal Indent"/>
    <w:basedOn w:val="Normal"/>
    <w:unhideWhenUsed/>
    <w:rsid w:val="005A2BBE"/>
    <w:pPr>
      <w:ind w:left="720"/>
    </w:pPr>
  </w:style>
  <w:style w:type="paragraph" w:customStyle="1" w:styleId="rally-rte-class-09ed8651f8f96b">
    <w:name w:val="rally-rte-class-09ed8651f8f96b"/>
    <w:basedOn w:val="Normal"/>
    <w:rsid w:val="0064129E"/>
    <w:pPr>
      <w:spacing w:before="100" w:beforeAutospacing="1" w:after="100" w:afterAutospacing="1"/>
    </w:pPr>
    <w:rPr>
      <w:sz w:val="24"/>
    </w:rPr>
  </w:style>
  <w:style w:type="paragraph" w:customStyle="1" w:styleId="rally-rte-class-0853fe051a6714">
    <w:name w:val="rally-rte-class-0853fe051a6714"/>
    <w:basedOn w:val="Normal"/>
    <w:rsid w:val="0064129E"/>
    <w:pPr>
      <w:spacing w:before="100" w:beforeAutospacing="1" w:after="100" w:afterAutospacing="1"/>
    </w:pPr>
    <w:rPr>
      <w:sz w:val="24"/>
    </w:rPr>
  </w:style>
  <w:style w:type="character" w:customStyle="1" w:styleId="rally-rte-class-0f74d357c0f19f">
    <w:name w:val="rally-rte-class-0f74d357c0f19f"/>
    <w:basedOn w:val="DefaultParagraphFont"/>
    <w:rsid w:val="0064129E"/>
  </w:style>
  <w:style w:type="paragraph" w:customStyle="1" w:styleId="rally-rte-class-0a9c0a1c2b7c93">
    <w:name w:val="rally-rte-class-0a9c0a1c2b7c93"/>
    <w:basedOn w:val="Normal"/>
    <w:rsid w:val="0064129E"/>
    <w:pPr>
      <w:spacing w:before="100" w:beforeAutospacing="1" w:after="100" w:afterAutospacing="1"/>
    </w:pPr>
    <w:rPr>
      <w:sz w:val="24"/>
    </w:rPr>
  </w:style>
  <w:style w:type="paragraph" w:customStyle="1" w:styleId="rally-rte-class-03a5e72186906c8">
    <w:name w:val="rally-rte-class-03a5e72186906c8"/>
    <w:basedOn w:val="Normal"/>
    <w:rsid w:val="0064129E"/>
    <w:pPr>
      <w:spacing w:before="100" w:beforeAutospacing="1" w:after="100" w:afterAutospacing="1"/>
    </w:pPr>
    <w:rPr>
      <w:sz w:val="24"/>
    </w:rPr>
  </w:style>
  <w:style w:type="paragraph" w:customStyle="1" w:styleId="rally-rte-class-08986c75f17e04">
    <w:name w:val="rally-rte-class-08986c75f17e04"/>
    <w:basedOn w:val="Normal"/>
    <w:rsid w:val="0064129E"/>
    <w:pPr>
      <w:spacing w:before="100" w:beforeAutospacing="1" w:after="100" w:afterAutospacing="1"/>
    </w:pPr>
    <w:rPr>
      <w:sz w:val="24"/>
    </w:rPr>
  </w:style>
  <w:style w:type="paragraph" w:customStyle="1" w:styleId="usa-monospace">
    <w:name w:val="usa-monospace"/>
    <w:basedOn w:val="Normal"/>
    <w:rsid w:val="00ED15C6"/>
    <w:pPr>
      <w:spacing w:before="240" w:after="240"/>
    </w:pPr>
    <w:rPr>
      <w:rFonts w:ascii="Consolas" w:hAnsi="Consolas" w:cs="Consolas"/>
      <w:sz w:val="24"/>
    </w:rPr>
  </w:style>
  <w:style w:type="character" w:styleId="Emphasis">
    <w:name w:val="Emphasis"/>
    <w:basedOn w:val="DefaultParagraphFont"/>
    <w:uiPriority w:val="20"/>
    <w:qFormat/>
    <w:rsid w:val="00ED15C6"/>
    <w:rPr>
      <w:i/>
      <w:iCs/>
    </w:rPr>
  </w:style>
  <w:style w:type="character" w:styleId="Strong">
    <w:name w:val="Strong"/>
    <w:basedOn w:val="DefaultParagraphFont"/>
    <w:uiPriority w:val="22"/>
    <w:qFormat/>
    <w:rsid w:val="004B1812"/>
    <w:rPr>
      <w:b/>
      <w:bCs/>
    </w:rPr>
  </w:style>
  <w:style w:type="character" w:styleId="HTMLCode">
    <w:name w:val="HTML Code"/>
    <w:basedOn w:val="DefaultParagraphFont"/>
    <w:uiPriority w:val="99"/>
    <w:semiHidden/>
    <w:unhideWhenUsed/>
    <w:rsid w:val="004B1812"/>
    <w:rPr>
      <w:rFonts w:ascii="Courier New" w:eastAsia="Times New Roman" w:hAnsi="Courier New" w:cs="Courier New"/>
      <w:sz w:val="20"/>
      <w:szCs w:val="20"/>
    </w:rPr>
  </w:style>
  <w:style w:type="paragraph" w:customStyle="1" w:styleId="usa-font-lead">
    <w:name w:val="usa-font-lead"/>
    <w:basedOn w:val="Normal"/>
    <w:rsid w:val="00731C11"/>
    <w:pPr>
      <w:spacing w:before="100" w:beforeAutospacing="1" w:after="100" w:afterAutospacing="1"/>
    </w:pPr>
    <w:rPr>
      <w:sz w:val="24"/>
    </w:rPr>
  </w:style>
  <w:style w:type="paragraph" w:styleId="HTMLPreformatted">
    <w:name w:val="HTML Preformatted"/>
    <w:basedOn w:val="Normal"/>
    <w:link w:val="HTMLPreformattedChar"/>
    <w:uiPriority w:val="99"/>
    <w:unhideWhenUsed/>
    <w:rsid w:val="002F1B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F1B76"/>
    <w:rPr>
      <w:rFonts w:ascii="Courier New" w:hAnsi="Courier New" w:cs="Courier New"/>
      <w:lang w:bidi="ar-SA"/>
    </w:rPr>
  </w:style>
  <w:style w:type="character" w:customStyle="1" w:styleId="nt">
    <w:name w:val="nt"/>
    <w:basedOn w:val="DefaultParagraphFont"/>
    <w:rsid w:val="002F1B76"/>
  </w:style>
  <w:style w:type="character" w:customStyle="1" w:styleId="na">
    <w:name w:val="na"/>
    <w:basedOn w:val="DefaultParagraphFont"/>
    <w:rsid w:val="002F1B76"/>
  </w:style>
  <w:style w:type="character" w:customStyle="1" w:styleId="s">
    <w:name w:val="s"/>
    <w:basedOn w:val="DefaultParagraphFont"/>
    <w:rsid w:val="002F1B76"/>
  </w:style>
  <w:style w:type="character" w:styleId="UnresolvedMention">
    <w:name w:val="Unresolved Mention"/>
    <w:basedOn w:val="DefaultParagraphFont"/>
    <w:uiPriority w:val="99"/>
    <w:semiHidden/>
    <w:unhideWhenUsed/>
    <w:rsid w:val="00745B48"/>
    <w:rPr>
      <w:color w:val="808080"/>
      <w:shd w:val="clear" w:color="auto" w:fill="E6E6E6"/>
    </w:rPr>
  </w:style>
  <w:style w:type="character" w:styleId="SubtleEmphasis">
    <w:name w:val="Subtle Emphasis"/>
    <w:basedOn w:val="DefaultParagraphFont"/>
    <w:uiPriority w:val="19"/>
    <w:qFormat/>
    <w:rsid w:val="00793180"/>
    <w:rPr>
      <w:i/>
      <w:iCs/>
      <w:color w:val="404040" w:themeColor="text1" w:themeTint="BF"/>
    </w:rPr>
  </w:style>
  <w:style w:type="paragraph" w:styleId="IntenseQuote">
    <w:name w:val="Intense Quote"/>
    <w:basedOn w:val="Normal"/>
    <w:next w:val="Normal"/>
    <w:link w:val="IntenseQuoteChar"/>
    <w:uiPriority w:val="30"/>
    <w:qFormat/>
    <w:rsid w:val="005B6492"/>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5B6492"/>
    <w:rPr>
      <w:i/>
      <w:iCs/>
      <w:color w:val="4F81BD" w:themeColor="accent1"/>
      <w:sz w:val="22"/>
      <w:szCs w:val="24"/>
      <w:lang w:bidi="ar-SA"/>
    </w:rPr>
  </w:style>
  <w:style w:type="paragraph" w:customStyle="1" w:styleId="code">
    <w:name w:val="code"/>
    <w:link w:val="codeChar"/>
    <w:qFormat/>
    <w:rsid w:val="00C9031B"/>
    <w:rPr>
      <w:rFonts w:ascii="Courier New" w:hAnsi="Courier New" w:cs="Courier New"/>
      <w:sz w:val="18"/>
      <w:szCs w:val="18"/>
      <w:lang w:val="en" w:bidi="ar-SA"/>
    </w:rPr>
  </w:style>
  <w:style w:type="character" w:customStyle="1" w:styleId="codeChar">
    <w:name w:val="code Char"/>
    <w:basedOn w:val="BodyTextChar"/>
    <w:link w:val="code"/>
    <w:rsid w:val="00C9031B"/>
    <w:rPr>
      <w:rFonts w:ascii="Courier New" w:hAnsi="Courier New" w:cs="Courier New"/>
      <w:sz w:val="18"/>
      <w:szCs w:val="18"/>
      <w:lang w:val="en" w:eastAsia="en-US" w:bidi="ar-SA"/>
    </w:rPr>
  </w:style>
  <w:style w:type="numbering" w:customStyle="1" w:styleId="Headings-2">
    <w:name w:val="Headings-2"/>
    <w:uiPriority w:val="99"/>
    <w:rsid w:val="00D102C9"/>
    <w:pPr>
      <w:numPr>
        <w:numId w:val="53"/>
      </w:numPr>
    </w:pPr>
  </w:style>
  <w:style w:type="character" w:customStyle="1" w:styleId="rally-rte-class-0440db53a4bfc1">
    <w:name w:val="rally-rte-class-0440db53a4bfc1"/>
    <w:basedOn w:val="DefaultParagraphFont"/>
    <w:rsid w:val="00C302AD"/>
  </w:style>
  <w:style w:type="character" w:customStyle="1" w:styleId="rally-rte-class-0478b765278a65">
    <w:name w:val="rally-rte-class-0478b765278a65"/>
    <w:basedOn w:val="DefaultParagraphFont"/>
    <w:rsid w:val="00C302AD"/>
  </w:style>
  <w:style w:type="character" w:customStyle="1" w:styleId="uicontrol">
    <w:name w:val="uicontrol"/>
    <w:basedOn w:val="DefaultParagraphFont"/>
    <w:rsid w:val="00E107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748834">
      <w:bodyDiv w:val="1"/>
      <w:marLeft w:val="0"/>
      <w:marRight w:val="0"/>
      <w:marTop w:val="0"/>
      <w:marBottom w:val="0"/>
      <w:divBdr>
        <w:top w:val="none" w:sz="0" w:space="0" w:color="auto"/>
        <w:left w:val="none" w:sz="0" w:space="0" w:color="auto"/>
        <w:bottom w:val="none" w:sz="0" w:space="0" w:color="auto"/>
        <w:right w:val="none" w:sz="0" w:space="0" w:color="auto"/>
      </w:divBdr>
    </w:div>
    <w:div w:id="42487527">
      <w:bodyDiv w:val="1"/>
      <w:marLeft w:val="0"/>
      <w:marRight w:val="0"/>
      <w:marTop w:val="0"/>
      <w:marBottom w:val="0"/>
      <w:divBdr>
        <w:top w:val="none" w:sz="0" w:space="0" w:color="auto"/>
        <w:left w:val="none" w:sz="0" w:space="0" w:color="auto"/>
        <w:bottom w:val="none" w:sz="0" w:space="0" w:color="auto"/>
        <w:right w:val="none" w:sz="0" w:space="0" w:color="auto"/>
      </w:divBdr>
    </w:div>
    <w:div w:id="72430613">
      <w:bodyDiv w:val="1"/>
      <w:marLeft w:val="0"/>
      <w:marRight w:val="0"/>
      <w:marTop w:val="0"/>
      <w:marBottom w:val="0"/>
      <w:divBdr>
        <w:top w:val="none" w:sz="0" w:space="0" w:color="auto"/>
        <w:left w:val="none" w:sz="0" w:space="0" w:color="auto"/>
        <w:bottom w:val="none" w:sz="0" w:space="0" w:color="auto"/>
        <w:right w:val="none" w:sz="0" w:space="0" w:color="auto"/>
      </w:divBdr>
      <w:divsChild>
        <w:div w:id="272982216">
          <w:marLeft w:val="0"/>
          <w:marRight w:val="0"/>
          <w:marTop w:val="0"/>
          <w:marBottom w:val="0"/>
          <w:divBdr>
            <w:top w:val="none" w:sz="0" w:space="0" w:color="auto"/>
            <w:left w:val="none" w:sz="0" w:space="0" w:color="auto"/>
            <w:bottom w:val="none" w:sz="0" w:space="0" w:color="auto"/>
            <w:right w:val="none" w:sz="0" w:space="0" w:color="auto"/>
          </w:divBdr>
        </w:div>
      </w:divsChild>
    </w:div>
    <w:div w:id="156460203">
      <w:bodyDiv w:val="1"/>
      <w:marLeft w:val="0"/>
      <w:marRight w:val="0"/>
      <w:marTop w:val="0"/>
      <w:marBottom w:val="0"/>
      <w:divBdr>
        <w:top w:val="none" w:sz="0" w:space="0" w:color="auto"/>
        <w:left w:val="none" w:sz="0" w:space="0" w:color="auto"/>
        <w:bottom w:val="none" w:sz="0" w:space="0" w:color="auto"/>
        <w:right w:val="none" w:sz="0" w:space="0" w:color="auto"/>
      </w:divBdr>
    </w:div>
    <w:div w:id="307130830">
      <w:bodyDiv w:val="1"/>
      <w:marLeft w:val="0"/>
      <w:marRight w:val="0"/>
      <w:marTop w:val="0"/>
      <w:marBottom w:val="0"/>
      <w:divBdr>
        <w:top w:val="none" w:sz="0" w:space="0" w:color="auto"/>
        <w:left w:val="none" w:sz="0" w:space="0" w:color="auto"/>
        <w:bottom w:val="none" w:sz="0" w:space="0" w:color="auto"/>
        <w:right w:val="none" w:sz="0" w:space="0" w:color="auto"/>
      </w:divBdr>
      <w:divsChild>
        <w:div w:id="1350991007">
          <w:marLeft w:val="0"/>
          <w:marRight w:val="0"/>
          <w:marTop w:val="0"/>
          <w:marBottom w:val="0"/>
          <w:divBdr>
            <w:top w:val="none" w:sz="0" w:space="0" w:color="auto"/>
            <w:left w:val="none" w:sz="0" w:space="0" w:color="auto"/>
            <w:bottom w:val="none" w:sz="0" w:space="0" w:color="auto"/>
            <w:right w:val="none" w:sz="0" w:space="0" w:color="auto"/>
          </w:divBdr>
        </w:div>
        <w:div w:id="1418670915">
          <w:marLeft w:val="0"/>
          <w:marRight w:val="325"/>
          <w:marTop w:val="0"/>
          <w:marBottom w:val="0"/>
          <w:divBdr>
            <w:top w:val="none" w:sz="0" w:space="0" w:color="auto"/>
            <w:left w:val="none" w:sz="0" w:space="0" w:color="auto"/>
            <w:bottom w:val="none" w:sz="0" w:space="0" w:color="auto"/>
            <w:right w:val="none" w:sz="0" w:space="0" w:color="auto"/>
          </w:divBdr>
        </w:div>
      </w:divsChild>
    </w:div>
    <w:div w:id="376399357">
      <w:bodyDiv w:val="1"/>
      <w:marLeft w:val="0"/>
      <w:marRight w:val="0"/>
      <w:marTop w:val="0"/>
      <w:marBottom w:val="0"/>
      <w:divBdr>
        <w:top w:val="none" w:sz="0" w:space="0" w:color="auto"/>
        <w:left w:val="none" w:sz="0" w:space="0" w:color="auto"/>
        <w:bottom w:val="none" w:sz="0" w:space="0" w:color="auto"/>
        <w:right w:val="none" w:sz="0" w:space="0" w:color="auto"/>
      </w:divBdr>
    </w:div>
    <w:div w:id="418140681">
      <w:bodyDiv w:val="1"/>
      <w:marLeft w:val="0"/>
      <w:marRight w:val="0"/>
      <w:marTop w:val="0"/>
      <w:marBottom w:val="0"/>
      <w:divBdr>
        <w:top w:val="none" w:sz="0" w:space="0" w:color="auto"/>
        <w:left w:val="none" w:sz="0" w:space="0" w:color="auto"/>
        <w:bottom w:val="none" w:sz="0" w:space="0" w:color="auto"/>
        <w:right w:val="none" w:sz="0" w:space="0" w:color="auto"/>
      </w:divBdr>
    </w:div>
    <w:div w:id="446169411">
      <w:bodyDiv w:val="1"/>
      <w:marLeft w:val="0"/>
      <w:marRight w:val="0"/>
      <w:marTop w:val="0"/>
      <w:marBottom w:val="0"/>
      <w:divBdr>
        <w:top w:val="none" w:sz="0" w:space="0" w:color="auto"/>
        <w:left w:val="none" w:sz="0" w:space="0" w:color="auto"/>
        <w:bottom w:val="none" w:sz="0" w:space="0" w:color="auto"/>
        <w:right w:val="none" w:sz="0" w:space="0" w:color="auto"/>
      </w:divBdr>
    </w:div>
    <w:div w:id="464545897">
      <w:bodyDiv w:val="1"/>
      <w:marLeft w:val="0"/>
      <w:marRight w:val="0"/>
      <w:marTop w:val="0"/>
      <w:marBottom w:val="0"/>
      <w:divBdr>
        <w:top w:val="none" w:sz="0" w:space="0" w:color="auto"/>
        <w:left w:val="none" w:sz="0" w:space="0" w:color="auto"/>
        <w:bottom w:val="none" w:sz="0" w:space="0" w:color="auto"/>
        <w:right w:val="none" w:sz="0" w:space="0" w:color="auto"/>
      </w:divBdr>
    </w:div>
    <w:div w:id="505635624">
      <w:bodyDiv w:val="1"/>
      <w:marLeft w:val="0"/>
      <w:marRight w:val="0"/>
      <w:marTop w:val="0"/>
      <w:marBottom w:val="0"/>
      <w:divBdr>
        <w:top w:val="none" w:sz="0" w:space="0" w:color="auto"/>
        <w:left w:val="none" w:sz="0" w:space="0" w:color="auto"/>
        <w:bottom w:val="none" w:sz="0" w:space="0" w:color="auto"/>
        <w:right w:val="none" w:sz="0" w:space="0" w:color="auto"/>
      </w:divBdr>
    </w:div>
    <w:div w:id="507410277">
      <w:bodyDiv w:val="1"/>
      <w:marLeft w:val="0"/>
      <w:marRight w:val="0"/>
      <w:marTop w:val="0"/>
      <w:marBottom w:val="0"/>
      <w:divBdr>
        <w:top w:val="none" w:sz="0" w:space="0" w:color="auto"/>
        <w:left w:val="none" w:sz="0" w:space="0" w:color="auto"/>
        <w:bottom w:val="none" w:sz="0" w:space="0" w:color="auto"/>
        <w:right w:val="none" w:sz="0" w:space="0" w:color="auto"/>
      </w:divBdr>
    </w:div>
    <w:div w:id="588272556">
      <w:bodyDiv w:val="1"/>
      <w:marLeft w:val="0"/>
      <w:marRight w:val="0"/>
      <w:marTop w:val="0"/>
      <w:marBottom w:val="0"/>
      <w:divBdr>
        <w:top w:val="none" w:sz="0" w:space="0" w:color="auto"/>
        <w:left w:val="none" w:sz="0" w:space="0" w:color="auto"/>
        <w:bottom w:val="none" w:sz="0" w:space="0" w:color="auto"/>
        <w:right w:val="none" w:sz="0" w:space="0" w:color="auto"/>
      </w:divBdr>
      <w:divsChild>
        <w:div w:id="607398239">
          <w:marLeft w:val="0"/>
          <w:marRight w:val="0"/>
          <w:marTop w:val="0"/>
          <w:marBottom w:val="1200"/>
          <w:divBdr>
            <w:top w:val="none" w:sz="0" w:space="0" w:color="auto"/>
            <w:left w:val="none" w:sz="0" w:space="0" w:color="auto"/>
            <w:bottom w:val="none" w:sz="0" w:space="0" w:color="auto"/>
            <w:right w:val="none" w:sz="0" w:space="0" w:color="auto"/>
          </w:divBdr>
          <w:divsChild>
            <w:div w:id="1471364778">
              <w:marLeft w:val="0"/>
              <w:marRight w:val="0"/>
              <w:marTop w:val="0"/>
              <w:marBottom w:val="0"/>
              <w:divBdr>
                <w:top w:val="none" w:sz="0" w:space="0" w:color="auto"/>
                <w:left w:val="none" w:sz="0" w:space="0" w:color="auto"/>
                <w:bottom w:val="none" w:sz="0" w:space="0" w:color="auto"/>
                <w:right w:val="none" w:sz="0" w:space="0" w:color="auto"/>
              </w:divBdr>
              <w:divsChild>
                <w:div w:id="1624538380">
                  <w:marLeft w:val="0"/>
                  <w:marRight w:val="0"/>
                  <w:marTop w:val="0"/>
                  <w:marBottom w:val="0"/>
                  <w:divBdr>
                    <w:top w:val="none" w:sz="0" w:space="0" w:color="auto"/>
                    <w:left w:val="none" w:sz="0" w:space="0" w:color="auto"/>
                    <w:bottom w:val="none" w:sz="0" w:space="0" w:color="auto"/>
                    <w:right w:val="none" w:sz="0" w:space="0" w:color="auto"/>
                  </w:divBdr>
                  <w:divsChild>
                    <w:div w:id="129467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6466637">
      <w:bodyDiv w:val="1"/>
      <w:marLeft w:val="0"/>
      <w:marRight w:val="0"/>
      <w:marTop w:val="0"/>
      <w:marBottom w:val="0"/>
      <w:divBdr>
        <w:top w:val="none" w:sz="0" w:space="0" w:color="auto"/>
        <w:left w:val="none" w:sz="0" w:space="0" w:color="auto"/>
        <w:bottom w:val="none" w:sz="0" w:space="0" w:color="auto"/>
        <w:right w:val="none" w:sz="0" w:space="0" w:color="auto"/>
      </w:divBdr>
    </w:div>
    <w:div w:id="751004724">
      <w:bodyDiv w:val="1"/>
      <w:marLeft w:val="60"/>
      <w:marRight w:val="60"/>
      <w:marTop w:val="60"/>
      <w:marBottom w:val="60"/>
      <w:divBdr>
        <w:top w:val="none" w:sz="0" w:space="0" w:color="auto"/>
        <w:left w:val="none" w:sz="0" w:space="0" w:color="auto"/>
        <w:bottom w:val="none" w:sz="0" w:space="0" w:color="auto"/>
        <w:right w:val="none" w:sz="0" w:space="0" w:color="auto"/>
      </w:divBdr>
    </w:div>
    <w:div w:id="764034064">
      <w:bodyDiv w:val="1"/>
      <w:marLeft w:val="0"/>
      <w:marRight w:val="0"/>
      <w:marTop w:val="0"/>
      <w:marBottom w:val="0"/>
      <w:divBdr>
        <w:top w:val="none" w:sz="0" w:space="0" w:color="auto"/>
        <w:left w:val="none" w:sz="0" w:space="0" w:color="auto"/>
        <w:bottom w:val="none" w:sz="0" w:space="0" w:color="auto"/>
        <w:right w:val="none" w:sz="0" w:space="0" w:color="auto"/>
      </w:divBdr>
      <w:divsChild>
        <w:div w:id="24524151">
          <w:marLeft w:val="0"/>
          <w:marRight w:val="0"/>
          <w:marTop w:val="0"/>
          <w:marBottom w:val="1200"/>
          <w:divBdr>
            <w:top w:val="none" w:sz="0" w:space="0" w:color="auto"/>
            <w:left w:val="none" w:sz="0" w:space="0" w:color="auto"/>
            <w:bottom w:val="none" w:sz="0" w:space="0" w:color="auto"/>
            <w:right w:val="none" w:sz="0" w:space="0" w:color="auto"/>
          </w:divBdr>
          <w:divsChild>
            <w:div w:id="947156563">
              <w:marLeft w:val="0"/>
              <w:marRight w:val="0"/>
              <w:marTop w:val="0"/>
              <w:marBottom w:val="0"/>
              <w:divBdr>
                <w:top w:val="none" w:sz="0" w:space="0" w:color="auto"/>
                <w:left w:val="none" w:sz="0" w:space="0" w:color="auto"/>
                <w:bottom w:val="none" w:sz="0" w:space="0" w:color="auto"/>
                <w:right w:val="none" w:sz="0" w:space="0" w:color="auto"/>
              </w:divBdr>
              <w:divsChild>
                <w:div w:id="2039116236">
                  <w:marLeft w:val="0"/>
                  <w:marRight w:val="0"/>
                  <w:marTop w:val="0"/>
                  <w:marBottom w:val="0"/>
                  <w:divBdr>
                    <w:top w:val="none" w:sz="0" w:space="0" w:color="auto"/>
                    <w:left w:val="none" w:sz="0" w:space="0" w:color="auto"/>
                    <w:bottom w:val="none" w:sz="0" w:space="0" w:color="auto"/>
                    <w:right w:val="none" w:sz="0" w:space="0" w:color="auto"/>
                  </w:divBdr>
                  <w:divsChild>
                    <w:div w:id="178784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0897160">
      <w:bodyDiv w:val="1"/>
      <w:marLeft w:val="0"/>
      <w:marRight w:val="0"/>
      <w:marTop w:val="0"/>
      <w:marBottom w:val="0"/>
      <w:divBdr>
        <w:top w:val="none" w:sz="0" w:space="0" w:color="auto"/>
        <w:left w:val="none" w:sz="0" w:space="0" w:color="auto"/>
        <w:bottom w:val="none" w:sz="0" w:space="0" w:color="auto"/>
        <w:right w:val="none" w:sz="0" w:space="0" w:color="auto"/>
      </w:divBdr>
    </w:div>
    <w:div w:id="795830107">
      <w:bodyDiv w:val="1"/>
      <w:marLeft w:val="0"/>
      <w:marRight w:val="0"/>
      <w:marTop w:val="0"/>
      <w:marBottom w:val="0"/>
      <w:divBdr>
        <w:top w:val="none" w:sz="0" w:space="0" w:color="auto"/>
        <w:left w:val="none" w:sz="0" w:space="0" w:color="auto"/>
        <w:bottom w:val="none" w:sz="0" w:space="0" w:color="auto"/>
        <w:right w:val="none" w:sz="0" w:space="0" w:color="auto"/>
      </w:divBdr>
    </w:div>
    <w:div w:id="802189679">
      <w:bodyDiv w:val="1"/>
      <w:marLeft w:val="0"/>
      <w:marRight w:val="0"/>
      <w:marTop w:val="0"/>
      <w:marBottom w:val="0"/>
      <w:divBdr>
        <w:top w:val="none" w:sz="0" w:space="0" w:color="auto"/>
        <w:left w:val="none" w:sz="0" w:space="0" w:color="auto"/>
        <w:bottom w:val="none" w:sz="0" w:space="0" w:color="auto"/>
        <w:right w:val="none" w:sz="0" w:space="0" w:color="auto"/>
      </w:divBdr>
    </w:div>
    <w:div w:id="863255003">
      <w:bodyDiv w:val="1"/>
      <w:marLeft w:val="0"/>
      <w:marRight w:val="0"/>
      <w:marTop w:val="0"/>
      <w:marBottom w:val="0"/>
      <w:divBdr>
        <w:top w:val="none" w:sz="0" w:space="0" w:color="auto"/>
        <w:left w:val="none" w:sz="0" w:space="0" w:color="auto"/>
        <w:bottom w:val="none" w:sz="0" w:space="0" w:color="auto"/>
        <w:right w:val="none" w:sz="0" w:space="0" w:color="auto"/>
      </w:divBdr>
    </w:div>
    <w:div w:id="923104062">
      <w:bodyDiv w:val="1"/>
      <w:marLeft w:val="0"/>
      <w:marRight w:val="0"/>
      <w:marTop w:val="0"/>
      <w:marBottom w:val="0"/>
      <w:divBdr>
        <w:top w:val="none" w:sz="0" w:space="0" w:color="auto"/>
        <w:left w:val="none" w:sz="0" w:space="0" w:color="auto"/>
        <w:bottom w:val="none" w:sz="0" w:space="0" w:color="auto"/>
        <w:right w:val="none" w:sz="0" w:space="0" w:color="auto"/>
      </w:divBdr>
    </w:div>
    <w:div w:id="946497539">
      <w:bodyDiv w:val="1"/>
      <w:marLeft w:val="0"/>
      <w:marRight w:val="0"/>
      <w:marTop w:val="0"/>
      <w:marBottom w:val="0"/>
      <w:divBdr>
        <w:top w:val="none" w:sz="0" w:space="0" w:color="auto"/>
        <w:left w:val="none" w:sz="0" w:space="0" w:color="auto"/>
        <w:bottom w:val="none" w:sz="0" w:space="0" w:color="auto"/>
        <w:right w:val="none" w:sz="0" w:space="0" w:color="auto"/>
      </w:divBdr>
      <w:divsChild>
        <w:div w:id="341128654">
          <w:marLeft w:val="0"/>
          <w:marRight w:val="0"/>
          <w:marTop w:val="0"/>
          <w:marBottom w:val="1200"/>
          <w:divBdr>
            <w:top w:val="none" w:sz="0" w:space="0" w:color="auto"/>
            <w:left w:val="none" w:sz="0" w:space="0" w:color="auto"/>
            <w:bottom w:val="none" w:sz="0" w:space="0" w:color="auto"/>
            <w:right w:val="none" w:sz="0" w:space="0" w:color="auto"/>
          </w:divBdr>
          <w:divsChild>
            <w:div w:id="375815841">
              <w:marLeft w:val="0"/>
              <w:marRight w:val="0"/>
              <w:marTop w:val="0"/>
              <w:marBottom w:val="0"/>
              <w:divBdr>
                <w:top w:val="none" w:sz="0" w:space="0" w:color="auto"/>
                <w:left w:val="none" w:sz="0" w:space="0" w:color="auto"/>
                <w:bottom w:val="none" w:sz="0" w:space="0" w:color="auto"/>
                <w:right w:val="none" w:sz="0" w:space="0" w:color="auto"/>
              </w:divBdr>
              <w:divsChild>
                <w:div w:id="2009283896">
                  <w:marLeft w:val="0"/>
                  <w:marRight w:val="0"/>
                  <w:marTop w:val="0"/>
                  <w:marBottom w:val="0"/>
                  <w:divBdr>
                    <w:top w:val="none" w:sz="0" w:space="0" w:color="auto"/>
                    <w:left w:val="none" w:sz="0" w:space="0" w:color="auto"/>
                    <w:bottom w:val="none" w:sz="0" w:space="0" w:color="auto"/>
                    <w:right w:val="none" w:sz="0" w:space="0" w:color="auto"/>
                  </w:divBdr>
                  <w:divsChild>
                    <w:div w:id="164727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9357152">
      <w:bodyDiv w:val="1"/>
      <w:marLeft w:val="0"/>
      <w:marRight w:val="0"/>
      <w:marTop w:val="0"/>
      <w:marBottom w:val="0"/>
      <w:divBdr>
        <w:top w:val="none" w:sz="0" w:space="0" w:color="auto"/>
        <w:left w:val="none" w:sz="0" w:space="0" w:color="auto"/>
        <w:bottom w:val="none" w:sz="0" w:space="0" w:color="auto"/>
        <w:right w:val="none" w:sz="0" w:space="0" w:color="auto"/>
      </w:divBdr>
    </w:div>
    <w:div w:id="951087875">
      <w:bodyDiv w:val="1"/>
      <w:marLeft w:val="0"/>
      <w:marRight w:val="0"/>
      <w:marTop w:val="0"/>
      <w:marBottom w:val="0"/>
      <w:divBdr>
        <w:top w:val="none" w:sz="0" w:space="0" w:color="auto"/>
        <w:left w:val="none" w:sz="0" w:space="0" w:color="auto"/>
        <w:bottom w:val="none" w:sz="0" w:space="0" w:color="auto"/>
        <w:right w:val="none" w:sz="0" w:space="0" w:color="auto"/>
      </w:divBdr>
    </w:div>
    <w:div w:id="978414396">
      <w:bodyDiv w:val="1"/>
      <w:marLeft w:val="0"/>
      <w:marRight w:val="0"/>
      <w:marTop w:val="0"/>
      <w:marBottom w:val="0"/>
      <w:divBdr>
        <w:top w:val="none" w:sz="0" w:space="0" w:color="auto"/>
        <w:left w:val="none" w:sz="0" w:space="0" w:color="auto"/>
        <w:bottom w:val="none" w:sz="0" w:space="0" w:color="auto"/>
        <w:right w:val="none" w:sz="0" w:space="0" w:color="auto"/>
      </w:divBdr>
    </w:div>
    <w:div w:id="1003510808">
      <w:bodyDiv w:val="1"/>
      <w:marLeft w:val="0"/>
      <w:marRight w:val="0"/>
      <w:marTop w:val="0"/>
      <w:marBottom w:val="0"/>
      <w:divBdr>
        <w:top w:val="none" w:sz="0" w:space="0" w:color="auto"/>
        <w:left w:val="none" w:sz="0" w:space="0" w:color="auto"/>
        <w:bottom w:val="none" w:sz="0" w:space="0" w:color="auto"/>
        <w:right w:val="none" w:sz="0" w:space="0" w:color="auto"/>
      </w:divBdr>
      <w:divsChild>
        <w:div w:id="1674607306">
          <w:marLeft w:val="0"/>
          <w:marRight w:val="0"/>
          <w:marTop w:val="0"/>
          <w:marBottom w:val="1200"/>
          <w:divBdr>
            <w:top w:val="none" w:sz="0" w:space="0" w:color="auto"/>
            <w:left w:val="none" w:sz="0" w:space="0" w:color="auto"/>
            <w:bottom w:val="none" w:sz="0" w:space="0" w:color="auto"/>
            <w:right w:val="none" w:sz="0" w:space="0" w:color="auto"/>
          </w:divBdr>
          <w:divsChild>
            <w:div w:id="243608321">
              <w:marLeft w:val="0"/>
              <w:marRight w:val="0"/>
              <w:marTop w:val="0"/>
              <w:marBottom w:val="0"/>
              <w:divBdr>
                <w:top w:val="none" w:sz="0" w:space="0" w:color="auto"/>
                <w:left w:val="none" w:sz="0" w:space="0" w:color="auto"/>
                <w:bottom w:val="none" w:sz="0" w:space="0" w:color="auto"/>
                <w:right w:val="none" w:sz="0" w:space="0" w:color="auto"/>
              </w:divBdr>
              <w:divsChild>
                <w:div w:id="477456839">
                  <w:marLeft w:val="0"/>
                  <w:marRight w:val="0"/>
                  <w:marTop w:val="0"/>
                  <w:marBottom w:val="0"/>
                  <w:divBdr>
                    <w:top w:val="none" w:sz="0" w:space="0" w:color="auto"/>
                    <w:left w:val="none" w:sz="0" w:space="0" w:color="auto"/>
                    <w:bottom w:val="none" w:sz="0" w:space="0" w:color="auto"/>
                    <w:right w:val="none" w:sz="0" w:space="0" w:color="auto"/>
                  </w:divBdr>
                  <w:divsChild>
                    <w:div w:id="93763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4039639">
      <w:bodyDiv w:val="1"/>
      <w:marLeft w:val="0"/>
      <w:marRight w:val="0"/>
      <w:marTop w:val="0"/>
      <w:marBottom w:val="0"/>
      <w:divBdr>
        <w:top w:val="none" w:sz="0" w:space="0" w:color="auto"/>
        <w:left w:val="none" w:sz="0" w:space="0" w:color="auto"/>
        <w:bottom w:val="none" w:sz="0" w:space="0" w:color="auto"/>
        <w:right w:val="none" w:sz="0" w:space="0" w:color="auto"/>
      </w:divBdr>
      <w:divsChild>
        <w:div w:id="504518493">
          <w:marLeft w:val="0"/>
          <w:marRight w:val="0"/>
          <w:marTop w:val="0"/>
          <w:marBottom w:val="1200"/>
          <w:divBdr>
            <w:top w:val="none" w:sz="0" w:space="0" w:color="auto"/>
            <w:left w:val="none" w:sz="0" w:space="0" w:color="auto"/>
            <w:bottom w:val="none" w:sz="0" w:space="0" w:color="auto"/>
            <w:right w:val="none" w:sz="0" w:space="0" w:color="auto"/>
          </w:divBdr>
          <w:divsChild>
            <w:div w:id="445006146">
              <w:marLeft w:val="0"/>
              <w:marRight w:val="0"/>
              <w:marTop w:val="0"/>
              <w:marBottom w:val="0"/>
              <w:divBdr>
                <w:top w:val="none" w:sz="0" w:space="0" w:color="auto"/>
                <w:left w:val="none" w:sz="0" w:space="0" w:color="auto"/>
                <w:bottom w:val="none" w:sz="0" w:space="0" w:color="auto"/>
                <w:right w:val="none" w:sz="0" w:space="0" w:color="auto"/>
              </w:divBdr>
              <w:divsChild>
                <w:div w:id="939065758">
                  <w:marLeft w:val="0"/>
                  <w:marRight w:val="0"/>
                  <w:marTop w:val="0"/>
                  <w:marBottom w:val="0"/>
                  <w:divBdr>
                    <w:top w:val="none" w:sz="0" w:space="0" w:color="auto"/>
                    <w:left w:val="none" w:sz="0" w:space="0" w:color="auto"/>
                    <w:bottom w:val="none" w:sz="0" w:space="0" w:color="auto"/>
                    <w:right w:val="none" w:sz="0" w:space="0" w:color="auto"/>
                  </w:divBdr>
                  <w:divsChild>
                    <w:div w:id="1414082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303215">
      <w:bodyDiv w:val="1"/>
      <w:marLeft w:val="0"/>
      <w:marRight w:val="0"/>
      <w:marTop w:val="0"/>
      <w:marBottom w:val="0"/>
      <w:divBdr>
        <w:top w:val="none" w:sz="0" w:space="0" w:color="auto"/>
        <w:left w:val="none" w:sz="0" w:space="0" w:color="auto"/>
        <w:bottom w:val="none" w:sz="0" w:space="0" w:color="auto"/>
        <w:right w:val="none" w:sz="0" w:space="0" w:color="auto"/>
      </w:divBdr>
    </w:div>
    <w:div w:id="1168981288">
      <w:bodyDiv w:val="1"/>
      <w:marLeft w:val="0"/>
      <w:marRight w:val="0"/>
      <w:marTop w:val="0"/>
      <w:marBottom w:val="0"/>
      <w:divBdr>
        <w:top w:val="none" w:sz="0" w:space="0" w:color="auto"/>
        <w:left w:val="none" w:sz="0" w:space="0" w:color="auto"/>
        <w:bottom w:val="none" w:sz="0" w:space="0" w:color="auto"/>
        <w:right w:val="none" w:sz="0" w:space="0" w:color="auto"/>
      </w:divBdr>
    </w:div>
    <w:div w:id="1283463057">
      <w:bodyDiv w:val="1"/>
      <w:marLeft w:val="0"/>
      <w:marRight w:val="0"/>
      <w:marTop w:val="0"/>
      <w:marBottom w:val="0"/>
      <w:divBdr>
        <w:top w:val="none" w:sz="0" w:space="0" w:color="auto"/>
        <w:left w:val="none" w:sz="0" w:space="0" w:color="auto"/>
        <w:bottom w:val="none" w:sz="0" w:space="0" w:color="auto"/>
        <w:right w:val="none" w:sz="0" w:space="0" w:color="auto"/>
      </w:divBdr>
    </w:div>
    <w:div w:id="1356662285">
      <w:bodyDiv w:val="1"/>
      <w:marLeft w:val="0"/>
      <w:marRight w:val="0"/>
      <w:marTop w:val="0"/>
      <w:marBottom w:val="0"/>
      <w:divBdr>
        <w:top w:val="none" w:sz="0" w:space="0" w:color="auto"/>
        <w:left w:val="none" w:sz="0" w:space="0" w:color="auto"/>
        <w:bottom w:val="none" w:sz="0" w:space="0" w:color="auto"/>
        <w:right w:val="none" w:sz="0" w:space="0" w:color="auto"/>
      </w:divBdr>
      <w:divsChild>
        <w:div w:id="864902206">
          <w:marLeft w:val="0"/>
          <w:marRight w:val="0"/>
          <w:marTop w:val="0"/>
          <w:marBottom w:val="1200"/>
          <w:divBdr>
            <w:top w:val="none" w:sz="0" w:space="0" w:color="auto"/>
            <w:left w:val="none" w:sz="0" w:space="0" w:color="auto"/>
            <w:bottom w:val="none" w:sz="0" w:space="0" w:color="auto"/>
            <w:right w:val="none" w:sz="0" w:space="0" w:color="auto"/>
          </w:divBdr>
          <w:divsChild>
            <w:div w:id="1767269384">
              <w:marLeft w:val="0"/>
              <w:marRight w:val="0"/>
              <w:marTop w:val="0"/>
              <w:marBottom w:val="0"/>
              <w:divBdr>
                <w:top w:val="none" w:sz="0" w:space="0" w:color="auto"/>
                <w:left w:val="none" w:sz="0" w:space="0" w:color="auto"/>
                <w:bottom w:val="none" w:sz="0" w:space="0" w:color="auto"/>
                <w:right w:val="none" w:sz="0" w:space="0" w:color="auto"/>
              </w:divBdr>
              <w:divsChild>
                <w:div w:id="1694920808">
                  <w:marLeft w:val="0"/>
                  <w:marRight w:val="0"/>
                  <w:marTop w:val="0"/>
                  <w:marBottom w:val="0"/>
                  <w:divBdr>
                    <w:top w:val="none" w:sz="0" w:space="0" w:color="auto"/>
                    <w:left w:val="none" w:sz="0" w:space="0" w:color="auto"/>
                    <w:bottom w:val="none" w:sz="0" w:space="0" w:color="auto"/>
                    <w:right w:val="none" w:sz="0" w:space="0" w:color="auto"/>
                  </w:divBdr>
                  <w:divsChild>
                    <w:div w:id="1796213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7804779">
      <w:bodyDiv w:val="1"/>
      <w:marLeft w:val="0"/>
      <w:marRight w:val="0"/>
      <w:marTop w:val="0"/>
      <w:marBottom w:val="0"/>
      <w:divBdr>
        <w:top w:val="none" w:sz="0" w:space="0" w:color="auto"/>
        <w:left w:val="none" w:sz="0" w:space="0" w:color="auto"/>
        <w:bottom w:val="none" w:sz="0" w:space="0" w:color="auto"/>
        <w:right w:val="none" w:sz="0" w:space="0" w:color="auto"/>
      </w:divBdr>
      <w:divsChild>
        <w:div w:id="882715907">
          <w:marLeft w:val="0"/>
          <w:marRight w:val="0"/>
          <w:marTop w:val="0"/>
          <w:marBottom w:val="1200"/>
          <w:divBdr>
            <w:top w:val="none" w:sz="0" w:space="0" w:color="auto"/>
            <w:left w:val="none" w:sz="0" w:space="0" w:color="auto"/>
            <w:bottom w:val="none" w:sz="0" w:space="0" w:color="auto"/>
            <w:right w:val="none" w:sz="0" w:space="0" w:color="auto"/>
          </w:divBdr>
          <w:divsChild>
            <w:div w:id="1773931839">
              <w:marLeft w:val="0"/>
              <w:marRight w:val="0"/>
              <w:marTop w:val="0"/>
              <w:marBottom w:val="0"/>
              <w:divBdr>
                <w:top w:val="none" w:sz="0" w:space="0" w:color="auto"/>
                <w:left w:val="none" w:sz="0" w:space="0" w:color="auto"/>
                <w:bottom w:val="none" w:sz="0" w:space="0" w:color="auto"/>
                <w:right w:val="none" w:sz="0" w:space="0" w:color="auto"/>
              </w:divBdr>
              <w:divsChild>
                <w:div w:id="1282375615">
                  <w:marLeft w:val="0"/>
                  <w:marRight w:val="0"/>
                  <w:marTop w:val="0"/>
                  <w:marBottom w:val="0"/>
                  <w:divBdr>
                    <w:top w:val="none" w:sz="0" w:space="0" w:color="auto"/>
                    <w:left w:val="none" w:sz="0" w:space="0" w:color="auto"/>
                    <w:bottom w:val="none" w:sz="0" w:space="0" w:color="auto"/>
                    <w:right w:val="none" w:sz="0" w:space="0" w:color="auto"/>
                  </w:divBdr>
                  <w:divsChild>
                    <w:div w:id="343552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9040640">
      <w:bodyDiv w:val="1"/>
      <w:marLeft w:val="0"/>
      <w:marRight w:val="0"/>
      <w:marTop w:val="0"/>
      <w:marBottom w:val="0"/>
      <w:divBdr>
        <w:top w:val="none" w:sz="0" w:space="0" w:color="auto"/>
        <w:left w:val="none" w:sz="0" w:space="0" w:color="auto"/>
        <w:bottom w:val="none" w:sz="0" w:space="0" w:color="auto"/>
        <w:right w:val="none" w:sz="0" w:space="0" w:color="auto"/>
      </w:divBdr>
    </w:div>
    <w:div w:id="1374041553">
      <w:bodyDiv w:val="1"/>
      <w:marLeft w:val="0"/>
      <w:marRight w:val="0"/>
      <w:marTop w:val="0"/>
      <w:marBottom w:val="0"/>
      <w:divBdr>
        <w:top w:val="none" w:sz="0" w:space="0" w:color="auto"/>
        <w:left w:val="none" w:sz="0" w:space="0" w:color="auto"/>
        <w:bottom w:val="none" w:sz="0" w:space="0" w:color="auto"/>
        <w:right w:val="none" w:sz="0" w:space="0" w:color="auto"/>
      </w:divBdr>
    </w:div>
    <w:div w:id="1481459117">
      <w:bodyDiv w:val="1"/>
      <w:marLeft w:val="0"/>
      <w:marRight w:val="0"/>
      <w:marTop w:val="0"/>
      <w:marBottom w:val="0"/>
      <w:divBdr>
        <w:top w:val="none" w:sz="0" w:space="0" w:color="auto"/>
        <w:left w:val="none" w:sz="0" w:space="0" w:color="auto"/>
        <w:bottom w:val="none" w:sz="0" w:space="0" w:color="auto"/>
        <w:right w:val="none" w:sz="0" w:space="0" w:color="auto"/>
      </w:divBdr>
      <w:divsChild>
        <w:div w:id="1548642077">
          <w:marLeft w:val="0"/>
          <w:marRight w:val="0"/>
          <w:marTop w:val="0"/>
          <w:marBottom w:val="0"/>
          <w:divBdr>
            <w:top w:val="none" w:sz="0" w:space="0" w:color="auto"/>
            <w:left w:val="none" w:sz="0" w:space="0" w:color="auto"/>
            <w:bottom w:val="none" w:sz="0" w:space="0" w:color="auto"/>
            <w:right w:val="none" w:sz="0" w:space="0" w:color="auto"/>
          </w:divBdr>
        </w:div>
      </w:divsChild>
    </w:div>
    <w:div w:id="1538617249">
      <w:bodyDiv w:val="1"/>
      <w:marLeft w:val="0"/>
      <w:marRight w:val="0"/>
      <w:marTop w:val="0"/>
      <w:marBottom w:val="0"/>
      <w:divBdr>
        <w:top w:val="none" w:sz="0" w:space="0" w:color="auto"/>
        <w:left w:val="none" w:sz="0" w:space="0" w:color="auto"/>
        <w:bottom w:val="none" w:sz="0" w:space="0" w:color="auto"/>
        <w:right w:val="none" w:sz="0" w:space="0" w:color="auto"/>
      </w:divBdr>
    </w:div>
    <w:div w:id="1588422303">
      <w:bodyDiv w:val="1"/>
      <w:marLeft w:val="0"/>
      <w:marRight w:val="0"/>
      <w:marTop w:val="0"/>
      <w:marBottom w:val="0"/>
      <w:divBdr>
        <w:top w:val="none" w:sz="0" w:space="0" w:color="auto"/>
        <w:left w:val="none" w:sz="0" w:space="0" w:color="auto"/>
        <w:bottom w:val="none" w:sz="0" w:space="0" w:color="auto"/>
        <w:right w:val="none" w:sz="0" w:space="0" w:color="auto"/>
      </w:divBdr>
      <w:divsChild>
        <w:div w:id="539784159">
          <w:marLeft w:val="0"/>
          <w:marRight w:val="0"/>
          <w:marTop w:val="0"/>
          <w:marBottom w:val="1200"/>
          <w:divBdr>
            <w:top w:val="none" w:sz="0" w:space="0" w:color="auto"/>
            <w:left w:val="none" w:sz="0" w:space="0" w:color="auto"/>
            <w:bottom w:val="none" w:sz="0" w:space="0" w:color="auto"/>
            <w:right w:val="none" w:sz="0" w:space="0" w:color="auto"/>
          </w:divBdr>
          <w:divsChild>
            <w:div w:id="1216621345">
              <w:marLeft w:val="0"/>
              <w:marRight w:val="0"/>
              <w:marTop w:val="0"/>
              <w:marBottom w:val="0"/>
              <w:divBdr>
                <w:top w:val="none" w:sz="0" w:space="0" w:color="auto"/>
                <w:left w:val="none" w:sz="0" w:space="0" w:color="auto"/>
                <w:bottom w:val="none" w:sz="0" w:space="0" w:color="auto"/>
                <w:right w:val="none" w:sz="0" w:space="0" w:color="auto"/>
              </w:divBdr>
              <w:divsChild>
                <w:div w:id="82575762">
                  <w:marLeft w:val="0"/>
                  <w:marRight w:val="0"/>
                  <w:marTop w:val="0"/>
                  <w:marBottom w:val="0"/>
                  <w:divBdr>
                    <w:top w:val="none" w:sz="0" w:space="0" w:color="auto"/>
                    <w:left w:val="none" w:sz="0" w:space="0" w:color="auto"/>
                    <w:bottom w:val="none" w:sz="0" w:space="0" w:color="auto"/>
                    <w:right w:val="none" w:sz="0" w:space="0" w:color="auto"/>
                  </w:divBdr>
                  <w:divsChild>
                    <w:div w:id="137835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321864">
      <w:bodyDiv w:val="1"/>
      <w:marLeft w:val="0"/>
      <w:marRight w:val="0"/>
      <w:marTop w:val="0"/>
      <w:marBottom w:val="0"/>
      <w:divBdr>
        <w:top w:val="none" w:sz="0" w:space="0" w:color="auto"/>
        <w:left w:val="none" w:sz="0" w:space="0" w:color="auto"/>
        <w:bottom w:val="none" w:sz="0" w:space="0" w:color="auto"/>
        <w:right w:val="none" w:sz="0" w:space="0" w:color="auto"/>
      </w:divBdr>
    </w:div>
    <w:div w:id="1697121011">
      <w:bodyDiv w:val="1"/>
      <w:marLeft w:val="0"/>
      <w:marRight w:val="0"/>
      <w:marTop w:val="0"/>
      <w:marBottom w:val="0"/>
      <w:divBdr>
        <w:top w:val="none" w:sz="0" w:space="0" w:color="auto"/>
        <w:left w:val="none" w:sz="0" w:space="0" w:color="auto"/>
        <w:bottom w:val="none" w:sz="0" w:space="0" w:color="auto"/>
        <w:right w:val="none" w:sz="0" w:space="0" w:color="auto"/>
      </w:divBdr>
    </w:div>
    <w:div w:id="1716657007">
      <w:bodyDiv w:val="1"/>
      <w:marLeft w:val="0"/>
      <w:marRight w:val="0"/>
      <w:marTop w:val="0"/>
      <w:marBottom w:val="0"/>
      <w:divBdr>
        <w:top w:val="none" w:sz="0" w:space="0" w:color="auto"/>
        <w:left w:val="none" w:sz="0" w:space="0" w:color="auto"/>
        <w:bottom w:val="none" w:sz="0" w:space="0" w:color="auto"/>
        <w:right w:val="none" w:sz="0" w:space="0" w:color="auto"/>
      </w:divBdr>
    </w:div>
    <w:div w:id="1721902818">
      <w:bodyDiv w:val="1"/>
      <w:marLeft w:val="0"/>
      <w:marRight w:val="0"/>
      <w:marTop w:val="0"/>
      <w:marBottom w:val="0"/>
      <w:divBdr>
        <w:top w:val="none" w:sz="0" w:space="0" w:color="auto"/>
        <w:left w:val="none" w:sz="0" w:space="0" w:color="auto"/>
        <w:bottom w:val="none" w:sz="0" w:space="0" w:color="auto"/>
        <w:right w:val="none" w:sz="0" w:space="0" w:color="auto"/>
      </w:divBdr>
    </w:div>
    <w:div w:id="1722366709">
      <w:bodyDiv w:val="1"/>
      <w:marLeft w:val="0"/>
      <w:marRight w:val="0"/>
      <w:marTop w:val="0"/>
      <w:marBottom w:val="0"/>
      <w:divBdr>
        <w:top w:val="none" w:sz="0" w:space="0" w:color="auto"/>
        <w:left w:val="none" w:sz="0" w:space="0" w:color="auto"/>
        <w:bottom w:val="none" w:sz="0" w:space="0" w:color="auto"/>
        <w:right w:val="none" w:sz="0" w:space="0" w:color="auto"/>
      </w:divBdr>
    </w:div>
    <w:div w:id="1746150010">
      <w:bodyDiv w:val="1"/>
      <w:marLeft w:val="0"/>
      <w:marRight w:val="0"/>
      <w:marTop w:val="0"/>
      <w:marBottom w:val="0"/>
      <w:divBdr>
        <w:top w:val="none" w:sz="0" w:space="0" w:color="auto"/>
        <w:left w:val="none" w:sz="0" w:space="0" w:color="auto"/>
        <w:bottom w:val="none" w:sz="0" w:space="0" w:color="auto"/>
        <w:right w:val="none" w:sz="0" w:space="0" w:color="auto"/>
      </w:divBdr>
    </w:div>
    <w:div w:id="1769692329">
      <w:bodyDiv w:val="1"/>
      <w:marLeft w:val="0"/>
      <w:marRight w:val="0"/>
      <w:marTop w:val="0"/>
      <w:marBottom w:val="0"/>
      <w:divBdr>
        <w:top w:val="none" w:sz="0" w:space="0" w:color="auto"/>
        <w:left w:val="none" w:sz="0" w:space="0" w:color="auto"/>
        <w:bottom w:val="none" w:sz="0" w:space="0" w:color="auto"/>
        <w:right w:val="none" w:sz="0" w:space="0" w:color="auto"/>
      </w:divBdr>
      <w:divsChild>
        <w:div w:id="344020817">
          <w:marLeft w:val="0"/>
          <w:marRight w:val="0"/>
          <w:marTop w:val="0"/>
          <w:marBottom w:val="1200"/>
          <w:divBdr>
            <w:top w:val="none" w:sz="0" w:space="0" w:color="auto"/>
            <w:left w:val="none" w:sz="0" w:space="0" w:color="auto"/>
            <w:bottom w:val="none" w:sz="0" w:space="0" w:color="auto"/>
            <w:right w:val="none" w:sz="0" w:space="0" w:color="auto"/>
          </w:divBdr>
          <w:divsChild>
            <w:div w:id="139734803">
              <w:marLeft w:val="0"/>
              <w:marRight w:val="0"/>
              <w:marTop w:val="0"/>
              <w:marBottom w:val="0"/>
              <w:divBdr>
                <w:top w:val="none" w:sz="0" w:space="0" w:color="auto"/>
                <w:left w:val="none" w:sz="0" w:space="0" w:color="auto"/>
                <w:bottom w:val="none" w:sz="0" w:space="0" w:color="auto"/>
                <w:right w:val="none" w:sz="0" w:space="0" w:color="auto"/>
              </w:divBdr>
              <w:divsChild>
                <w:div w:id="2083287398">
                  <w:marLeft w:val="0"/>
                  <w:marRight w:val="0"/>
                  <w:marTop w:val="0"/>
                  <w:marBottom w:val="0"/>
                  <w:divBdr>
                    <w:top w:val="none" w:sz="0" w:space="0" w:color="auto"/>
                    <w:left w:val="none" w:sz="0" w:space="0" w:color="auto"/>
                    <w:bottom w:val="none" w:sz="0" w:space="0" w:color="auto"/>
                    <w:right w:val="none" w:sz="0" w:space="0" w:color="auto"/>
                  </w:divBdr>
                  <w:divsChild>
                    <w:div w:id="58145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421481">
      <w:bodyDiv w:val="1"/>
      <w:marLeft w:val="0"/>
      <w:marRight w:val="0"/>
      <w:marTop w:val="0"/>
      <w:marBottom w:val="0"/>
      <w:divBdr>
        <w:top w:val="none" w:sz="0" w:space="0" w:color="auto"/>
        <w:left w:val="none" w:sz="0" w:space="0" w:color="auto"/>
        <w:bottom w:val="none" w:sz="0" w:space="0" w:color="auto"/>
        <w:right w:val="none" w:sz="0" w:space="0" w:color="auto"/>
      </w:divBdr>
    </w:div>
    <w:div w:id="2008172340">
      <w:bodyDiv w:val="1"/>
      <w:marLeft w:val="0"/>
      <w:marRight w:val="0"/>
      <w:marTop w:val="0"/>
      <w:marBottom w:val="0"/>
      <w:divBdr>
        <w:top w:val="none" w:sz="0" w:space="0" w:color="auto"/>
        <w:left w:val="none" w:sz="0" w:space="0" w:color="auto"/>
        <w:bottom w:val="none" w:sz="0" w:space="0" w:color="auto"/>
        <w:right w:val="none" w:sz="0" w:space="0" w:color="auto"/>
      </w:divBdr>
    </w:div>
    <w:div w:id="2069110227">
      <w:bodyDiv w:val="1"/>
      <w:marLeft w:val="0"/>
      <w:marRight w:val="0"/>
      <w:marTop w:val="0"/>
      <w:marBottom w:val="0"/>
      <w:divBdr>
        <w:top w:val="none" w:sz="0" w:space="0" w:color="auto"/>
        <w:left w:val="none" w:sz="0" w:space="0" w:color="auto"/>
        <w:bottom w:val="none" w:sz="0" w:space="0" w:color="auto"/>
        <w:right w:val="none" w:sz="0" w:space="0" w:color="auto"/>
      </w:divBdr>
    </w:div>
    <w:div w:id="2087680330">
      <w:bodyDiv w:val="1"/>
      <w:marLeft w:val="0"/>
      <w:marRight w:val="0"/>
      <w:marTop w:val="0"/>
      <w:marBottom w:val="0"/>
      <w:divBdr>
        <w:top w:val="none" w:sz="0" w:space="0" w:color="auto"/>
        <w:left w:val="none" w:sz="0" w:space="0" w:color="auto"/>
        <w:bottom w:val="none" w:sz="0" w:space="0" w:color="auto"/>
        <w:right w:val="none" w:sz="0" w:space="0" w:color="auto"/>
      </w:divBdr>
    </w:div>
    <w:div w:id="2107919579">
      <w:bodyDiv w:val="1"/>
      <w:marLeft w:val="0"/>
      <w:marRight w:val="0"/>
      <w:marTop w:val="0"/>
      <w:marBottom w:val="0"/>
      <w:divBdr>
        <w:top w:val="none" w:sz="0" w:space="0" w:color="auto"/>
        <w:left w:val="none" w:sz="0" w:space="0" w:color="auto"/>
        <w:bottom w:val="none" w:sz="0" w:space="0" w:color="auto"/>
        <w:right w:val="none" w:sz="0" w:space="0" w:color="auto"/>
      </w:divBdr>
    </w:div>
    <w:div w:id="2144540827">
      <w:bodyDiv w:val="1"/>
      <w:marLeft w:val="0"/>
      <w:marRight w:val="0"/>
      <w:marTop w:val="0"/>
      <w:marBottom w:val="0"/>
      <w:divBdr>
        <w:top w:val="none" w:sz="0" w:space="0" w:color="auto"/>
        <w:left w:val="none" w:sz="0" w:space="0" w:color="auto"/>
        <w:bottom w:val="none" w:sz="0" w:space="0" w:color="auto"/>
        <w:right w:val="none" w:sz="0" w:space="0" w:color="auto"/>
      </w:divBdr>
      <w:divsChild>
        <w:div w:id="189729316">
          <w:marLeft w:val="0"/>
          <w:marRight w:val="0"/>
          <w:marTop w:val="0"/>
          <w:marBottom w:val="1200"/>
          <w:divBdr>
            <w:top w:val="none" w:sz="0" w:space="0" w:color="auto"/>
            <w:left w:val="none" w:sz="0" w:space="0" w:color="auto"/>
            <w:bottom w:val="none" w:sz="0" w:space="0" w:color="auto"/>
            <w:right w:val="none" w:sz="0" w:space="0" w:color="auto"/>
          </w:divBdr>
          <w:divsChild>
            <w:div w:id="1300383896">
              <w:marLeft w:val="0"/>
              <w:marRight w:val="0"/>
              <w:marTop w:val="0"/>
              <w:marBottom w:val="0"/>
              <w:divBdr>
                <w:top w:val="none" w:sz="0" w:space="0" w:color="auto"/>
                <w:left w:val="none" w:sz="0" w:space="0" w:color="auto"/>
                <w:bottom w:val="none" w:sz="0" w:space="0" w:color="auto"/>
                <w:right w:val="none" w:sz="0" w:space="0" w:color="auto"/>
              </w:divBdr>
              <w:divsChild>
                <w:div w:id="69742881">
                  <w:marLeft w:val="0"/>
                  <w:marRight w:val="0"/>
                  <w:marTop w:val="0"/>
                  <w:marBottom w:val="0"/>
                  <w:divBdr>
                    <w:top w:val="none" w:sz="0" w:space="0" w:color="auto"/>
                    <w:left w:val="none" w:sz="0" w:space="0" w:color="auto"/>
                    <w:bottom w:val="none" w:sz="0" w:space="0" w:color="auto"/>
                    <w:right w:val="none" w:sz="0" w:space="0" w:color="auto"/>
                  </w:divBdr>
                  <w:divsChild>
                    <w:div w:id="9491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onts.google.com/specimen/Source+Sans+Pro" TargetMode="External"/><Relationship Id="rId117" Type="http://schemas.openxmlformats.org/officeDocument/2006/relationships/image" Target="media/image90.png"/><Relationship Id="rId21" Type="http://schemas.openxmlformats.org/officeDocument/2006/relationships/image" Target="media/image7.png"/><Relationship Id="rId42" Type="http://schemas.openxmlformats.org/officeDocument/2006/relationships/image" Target="media/image19.png"/><Relationship Id="rId47" Type="http://schemas.openxmlformats.org/officeDocument/2006/relationships/image" Target="media/image24.png"/><Relationship Id="rId63" Type="http://schemas.openxmlformats.org/officeDocument/2006/relationships/image" Target="media/image39.png"/><Relationship Id="rId68" Type="http://schemas.openxmlformats.org/officeDocument/2006/relationships/image" Target="media/image44.png"/><Relationship Id="rId84" Type="http://schemas.openxmlformats.org/officeDocument/2006/relationships/image" Target="media/image58.png"/><Relationship Id="rId89" Type="http://schemas.openxmlformats.org/officeDocument/2006/relationships/image" Target="media/image63.png"/><Relationship Id="rId112" Type="http://schemas.openxmlformats.org/officeDocument/2006/relationships/image" Target="media/image85.png"/><Relationship Id="rId133" Type="http://schemas.openxmlformats.org/officeDocument/2006/relationships/image" Target="media/image103.png"/><Relationship Id="rId138" Type="http://schemas.openxmlformats.org/officeDocument/2006/relationships/image" Target="media/image107.png"/><Relationship Id="rId154" Type="http://schemas.openxmlformats.org/officeDocument/2006/relationships/oleObject" Target="embeddings/oleObject3.bin"/><Relationship Id="rId159" Type="http://schemas.openxmlformats.org/officeDocument/2006/relationships/image" Target="media/image125.png"/><Relationship Id="rId175" Type="http://schemas.openxmlformats.org/officeDocument/2006/relationships/image" Target="media/image141.png"/><Relationship Id="rId170" Type="http://schemas.openxmlformats.org/officeDocument/2006/relationships/image" Target="media/image136.png"/><Relationship Id="rId16" Type="http://schemas.openxmlformats.org/officeDocument/2006/relationships/image" Target="media/image2.png"/><Relationship Id="rId107" Type="http://schemas.openxmlformats.org/officeDocument/2006/relationships/image" Target="media/image81.png"/><Relationship Id="rId11" Type="http://schemas.openxmlformats.org/officeDocument/2006/relationships/footer" Target="footer1.xml"/><Relationship Id="rId32" Type="http://schemas.openxmlformats.org/officeDocument/2006/relationships/image" Target="media/image13.png"/><Relationship Id="rId37" Type="http://schemas.openxmlformats.org/officeDocument/2006/relationships/hyperlink" Target="javascript:void(0);"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0.png"/><Relationship Id="rId79" Type="http://schemas.openxmlformats.org/officeDocument/2006/relationships/image" Target="media/image53.png"/><Relationship Id="rId102" Type="http://schemas.openxmlformats.org/officeDocument/2006/relationships/image" Target="media/image76.png"/><Relationship Id="rId123" Type="http://schemas.openxmlformats.org/officeDocument/2006/relationships/image" Target="media/image96.png"/><Relationship Id="rId128" Type="http://schemas.openxmlformats.org/officeDocument/2006/relationships/image" Target="media/image98.png"/><Relationship Id="rId144" Type="http://schemas.openxmlformats.org/officeDocument/2006/relationships/image" Target="media/image113.png"/><Relationship Id="rId149" Type="http://schemas.openxmlformats.org/officeDocument/2006/relationships/image" Target="media/image117.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9.png"/><Relationship Id="rId160" Type="http://schemas.openxmlformats.org/officeDocument/2006/relationships/image" Target="media/image126.png"/><Relationship Id="rId165" Type="http://schemas.openxmlformats.org/officeDocument/2006/relationships/image" Target="media/image131.png"/><Relationship Id="rId22" Type="http://schemas.openxmlformats.org/officeDocument/2006/relationships/image" Target="media/image8.png"/><Relationship Id="rId27" Type="http://schemas.openxmlformats.org/officeDocument/2006/relationships/hyperlink" Target="https://fonts.google.com/specimen/Merriweather" TargetMode="External"/><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image" Target="media/image40.png"/><Relationship Id="rId69" Type="http://schemas.openxmlformats.org/officeDocument/2006/relationships/image" Target="media/image45.png"/><Relationship Id="rId113" Type="http://schemas.openxmlformats.org/officeDocument/2006/relationships/image" Target="media/image86.png"/><Relationship Id="rId118" Type="http://schemas.openxmlformats.org/officeDocument/2006/relationships/image" Target="media/image91.png"/><Relationship Id="rId134" Type="http://schemas.openxmlformats.org/officeDocument/2006/relationships/image" Target="media/image104.png"/><Relationship Id="rId139" Type="http://schemas.openxmlformats.org/officeDocument/2006/relationships/image" Target="media/image108.png"/><Relationship Id="rId80" Type="http://schemas.openxmlformats.org/officeDocument/2006/relationships/image" Target="media/image54.png"/><Relationship Id="rId85" Type="http://schemas.openxmlformats.org/officeDocument/2006/relationships/image" Target="media/image59.png"/><Relationship Id="rId150" Type="http://schemas.openxmlformats.org/officeDocument/2006/relationships/image" Target="media/image118.png"/><Relationship Id="rId155" Type="http://schemas.openxmlformats.org/officeDocument/2006/relationships/image" Target="media/image121.png"/><Relationship Id="rId171" Type="http://schemas.openxmlformats.org/officeDocument/2006/relationships/image" Target="media/image137.png"/><Relationship Id="rId176" Type="http://schemas.openxmlformats.org/officeDocument/2006/relationships/image" Target="media/image142.png"/><Relationship Id="rId12" Type="http://schemas.openxmlformats.org/officeDocument/2006/relationships/footer" Target="footer2.xml"/><Relationship Id="rId17" Type="http://schemas.openxmlformats.org/officeDocument/2006/relationships/image" Target="media/image3.png"/><Relationship Id="rId33" Type="http://schemas.openxmlformats.org/officeDocument/2006/relationships/hyperlink" Target="javascript:void(0);" TargetMode="External"/><Relationship Id="rId38" Type="http://schemas.openxmlformats.org/officeDocument/2006/relationships/image" Target="media/image15.png"/><Relationship Id="rId59" Type="http://schemas.openxmlformats.org/officeDocument/2006/relationships/image" Target="media/image36.png"/><Relationship Id="rId103" Type="http://schemas.openxmlformats.org/officeDocument/2006/relationships/image" Target="media/image77.png"/><Relationship Id="rId108" Type="http://schemas.openxmlformats.org/officeDocument/2006/relationships/image" Target="media/image82.png"/><Relationship Id="rId124" Type="http://schemas.openxmlformats.org/officeDocument/2006/relationships/hyperlink" Target="https://www.filamentgroup.com/lab/politespace.html" TargetMode="External"/><Relationship Id="rId129" Type="http://schemas.openxmlformats.org/officeDocument/2006/relationships/image" Target="media/image99.png"/><Relationship Id="rId54" Type="http://schemas.openxmlformats.org/officeDocument/2006/relationships/image" Target="media/image31.png"/><Relationship Id="rId70" Type="http://schemas.openxmlformats.org/officeDocument/2006/relationships/image" Target="media/image46.png"/><Relationship Id="rId75" Type="http://schemas.openxmlformats.org/officeDocument/2006/relationships/image" Target="media/image51.png"/><Relationship Id="rId91" Type="http://schemas.openxmlformats.org/officeDocument/2006/relationships/image" Target="media/image65.png"/><Relationship Id="rId96" Type="http://schemas.openxmlformats.org/officeDocument/2006/relationships/image" Target="media/image70.png"/><Relationship Id="rId140" Type="http://schemas.openxmlformats.org/officeDocument/2006/relationships/image" Target="media/image109.png"/><Relationship Id="rId145" Type="http://schemas.openxmlformats.org/officeDocument/2006/relationships/image" Target="media/image114.png"/><Relationship Id="rId161" Type="http://schemas.openxmlformats.org/officeDocument/2006/relationships/image" Target="media/image127.png"/><Relationship Id="rId166" Type="http://schemas.openxmlformats.org/officeDocument/2006/relationships/image" Target="media/image132.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localhost:4200" TargetMode="External"/><Relationship Id="rId28" Type="http://schemas.openxmlformats.org/officeDocument/2006/relationships/image" Target="media/image10.png"/><Relationship Id="rId49" Type="http://schemas.openxmlformats.org/officeDocument/2006/relationships/image" Target="media/image26.png"/><Relationship Id="rId114" Type="http://schemas.openxmlformats.org/officeDocument/2006/relationships/image" Target="media/image87.png"/><Relationship Id="rId119" Type="http://schemas.openxmlformats.org/officeDocument/2006/relationships/image" Target="media/image92.png"/><Relationship Id="rId10" Type="http://schemas.openxmlformats.org/officeDocument/2006/relationships/header" Target="header2.xml"/><Relationship Id="rId31" Type="http://schemas.openxmlformats.org/officeDocument/2006/relationships/image" Target="media/image12.png"/><Relationship Id="rId44" Type="http://schemas.openxmlformats.org/officeDocument/2006/relationships/image" Target="media/image21.png"/><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52.png"/><Relationship Id="rId81" Type="http://schemas.openxmlformats.org/officeDocument/2006/relationships/image" Target="media/image55.png"/><Relationship Id="rId86" Type="http://schemas.openxmlformats.org/officeDocument/2006/relationships/image" Target="media/image60.png"/><Relationship Id="rId94" Type="http://schemas.openxmlformats.org/officeDocument/2006/relationships/image" Target="media/image68.png"/><Relationship Id="rId99" Type="http://schemas.openxmlformats.org/officeDocument/2006/relationships/image" Target="media/image73.png"/><Relationship Id="rId101" Type="http://schemas.openxmlformats.org/officeDocument/2006/relationships/image" Target="media/image75.png"/><Relationship Id="rId122" Type="http://schemas.openxmlformats.org/officeDocument/2006/relationships/image" Target="media/image95.png"/><Relationship Id="rId130" Type="http://schemas.openxmlformats.org/officeDocument/2006/relationships/image" Target="media/image100.png"/><Relationship Id="rId135" Type="http://schemas.openxmlformats.org/officeDocument/2006/relationships/image" Target="media/image105.png"/><Relationship Id="rId143" Type="http://schemas.openxmlformats.org/officeDocument/2006/relationships/image" Target="media/image112.png"/><Relationship Id="rId148" Type="http://schemas.openxmlformats.org/officeDocument/2006/relationships/image" Target="media/image116.png"/><Relationship Id="rId151" Type="http://schemas.openxmlformats.org/officeDocument/2006/relationships/oleObject" Target="embeddings/oleObject2.bin"/><Relationship Id="rId156" Type="http://schemas.openxmlformats.org/officeDocument/2006/relationships/image" Target="media/image122.png"/><Relationship Id="rId164" Type="http://schemas.openxmlformats.org/officeDocument/2006/relationships/image" Target="media/image130.png"/><Relationship Id="rId169" Type="http://schemas.openxmlformats.org/officeDocument/2006/relationships/image" Target="media/image135.png"/><Relationship Id="rId177" Type="http://schemas.openxmlformats.org/officeDocument/2006/relationships/image" Target="media/image143.png"/><Relationship Id="rId4" Type="http://schemas.openxmlformats.org/officeDocument/2006/relationships/settings" Target="settings.xml"/><Relationship Id="rId9" Type="http://schemas.openxmlformats.org/officeDocument/2006/relationships/header" Target="header1.xml"/><Relationship Id="rId172" Type="http://schemas.openxmlformats.org/officeDocument/2006/relationships/image" Target="media/image138.png"/><Relationship Id="rId180" Type="http://schemas.openxmlformats.org/officeDocument/2006/relationships/theme" Target="theme/theme1.xml"/><Relationship Id="rId13" Type="http://schemas.openxmlformats.org/officeDocument/2006/relationships/header" Target="header3.xml"/><Relationship Id="rId18" Type="http://schemas.openxmlformats.org/officeDocument/2006/relationships/image" Target="media/image4.png"/><Relationship Id="rId39" Type="http://schemas.openxmlformats.org/officeDocument/2006/relationships/image" Target="media/image16.png"/><Relationship Id="rId109" Type="http://schemas.openxmlformats.org/officeDocument/2006/relationships/hyperlink" Target="https://www.primefaces.org/primeng/" TargetMode="External"/><Relationship Id="rId34" Type="http://schemas.openxmlformats.org/officeDocument/2006/relationships/hyperlink" Target="javascript:void(0);"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yperlink" Target="https://webaim.org/resources/contrastchecker/" TargetMode="External"/><Relationship Id="rId97" Type="http://schemas.openxmlformats.org/officeDocument/2006/relationships/image" Target="media/image71.png"/><Relationship Id="rId104" Type="http://schemas.openxmlformats.org/officeDocument/2006/relationships/image" Target="media/image78.png"/><Relationship Id="rId120" Type="http://schemas.openxmlformats.org/officeDocument/2006/relationships/image" Target="media/image93.png"/><Relationship Id="rId125" Type="http://schemas.openxmlformats.org/officeDocument/2006/relationships/hyperlink" Target="https://www.filamentgroup.com/lab/politespace.html" TargetMode="External"/><Relationship Id="rId141" Type="http://schemas.openxmlformats.org/officeDocument/2006/relationships/image" Target="media/image110.png"/><Relationship Id="rId146" Type="http://schemas.openxmlformats.org/officeDocument/2006/relationships/image" Target="media/image115.png"/><Relationship Id="rId167" Type="http://schemas.openxmlformats.org/officeDocument/2006/relationships/image" Target="media/image133.png"/><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image" Target="media/image66.png"/><Relationship Id="rId162" Type="http://schemas.openxmlformats.org/officeDocument/2006/relationships/image" Target="media/image128.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9.png"/><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image" Target="media/image42.png"/><Relationship Id="rId87" Type="http://schemas.openxmlformats.org/officeDocument/2006/relationships/image" Target="media/image61.png"/><Relationship Id="rId110" Type="http://schemas.openxmlformats.org/officeDocument/2006/relationships/image" Target="media/image83.png"/><Relationship Id="rId115" Type="http://schemas.openxmlformats.org/officeDocument/2006/relationships/image" Target="media/image88.png"/><Relationship Id="rId131" Type="http://schemas.openxmlformats.org/officeDocument/2006/relationships/image" Target="media/image101.png"/><Relationship Id="rId136" Type="http://schemas.openxmlformats.org/officeDocument/2006/relationships/image" Target="media/image106.png"/><Relationship Id="rId157" Type="http://schemas.openxmlformats.org/officeDocument/2006/relationships/image" Target="media/image123.png"/><Relationship Id="rId178" Type="http://schemas.openxmlformats.org/officeDocument/2006/relationships/image" Target="media/image144.png"/><Relationship Id="rId61" Type="http://schemas.openxmlformats.org/officeDocument/2006/relationships/image" Target="media/image38.png"/><Relationship Id="rId82" Type="http://schemas.openxmlformats.org/officeDocument/2006/relationships/image" Target="media/image56.png"/><Relationship Id="rId152" Type="http://schemas.openxmlformats.org/officeDocument/2006/relationships/image" Target="media/image119.png"/><Relationship Id="rId173" Type="http://schemas.openxmlformats.org/officeDocument/2006/relationships/image" Target="media/image139.png"/><Relationship Id="rId19" Type="http://schemas.openxmlformats.org/officeDocument/2006/relationships/image" Target="media/image5.png"/><Relationship Id="rId14" Type="http://schemas.openxmlformats.org/officeDocument/2006/relationships/footer" Target="footer3.xml"/><Relationship Id="rId30" Type="http://schemas.openxmlformats.org/officeDocument/2006/relationships/hyperlink" Target="http://fontawesome.io/icons/" TargetMode="External"/><Relationship Id="rId35" Type="http://schemas.openxmlformats.org/officeDocument/2006/relationships/image" Target="media/image14.png"/><Relationship Id="rId56" Type="http://schemas.openxmlformats.org/officeDocument/2006/relationships/image" Target="media/image33.png"/><Relationship Id="rId77" Type="http://schemas.openxmlformats.org/officeDocument/2006/relationships/hyperlink" Target="https://webaim.org/resources/contrastchecker/" TargetMode="External"/><Relationship Id="rId100" Type="http://schemas.openxmlformats.org/officeDocument/2006/relationships/image" Target="media/image74.png"/><Relationship Id="rId105" Type="http://schemas.openxmlformats.org/officeDocument/2006/relationships/image" Target="media/image79.png"/><Relationship Id="rId126" Type="http://schemas.openxmlformats.org/officeDocument/2006/relationships/image" Target="media/image97.png"/><Relationship Id="rId147" Type="http://schemas.openxmlformats.org/officeDocument/2006/relationships/oleObject" Target="embeddings/oleObject1.bin"/><Relationship Id="rId168" Type="http://schemas.openxmlformats.org/officeDocument/2006/relationships/image" Target="media/image134.png"/><Relationship Id="rId8" Type="http://schemas.openxmlformats.org/officeDocument/2006/relationships/image" Target="media/image1.jpeg"/><Relationship Id="rId51" Type="http://schemas.openxmlformats.org/officeDocument/2006/relationships/image" Target="media/image28.png"/><Relationship Id="rId72" Type="http://schemas.openxmlformats.org/officeDocument/2006/relationships/image" Target="media/image48.png"/><Relationship Id="rId93" Type="http://schemas.openxmlformats.org/officeDocument/2006/relationships/image" Target="media/image67.png"/><Relationship Id="rId98" Type="http://schemas.openxmlformats.org/officeDocument/2006/relationships/image" Target="media/image72.png"/><Relationship Id="rId121" Type="http://schemas.openxmlformats.org/officeDocument/2006/relationships/image" Target="media/image94.png"/><Relationship Id="rId142" Type="http://schemas.openxmlformats.org/officeDocument/2006/relationships/image" Target="media/image111.png"/><Relationship Id="rId163" Type="http://schemas.openxmlformats.org/officeDocument/2006/relationships/image" Target="media/image129.png"/><Relationship Id="rId3" Type="http://schemas.openxmlformats.org/officeDocument/2006/relationships/styles" Target="styles.xml"/><Relationship Id="rId25" Type="http://schemas.openxmlformats.org/officeDocument/2006/relationships/hyperlink" Target="https://www.primefaces.org/primeng/" TargetMode="External"/><Relationship Id="rId46" Type="http://schemas.openxmlformats.org/officeDocument/2006/relationships/image" Target="media/image23.png"/><Relationship Id="rId67" Type="http://schemas.openxmlformats.org/officeDocument/2006/relationships/image" Target="media/image43.png"/><Relationship Id="rId116" Type="http://schemas.openxmlformats.org/officeDocument/2006/relationships/image" Target="media/image89.png"/><Relationship Id="rId137" Type="http://schemas.openxmlformats.org/officeDocument/2006/relationships/hyperlink" Target="https://www.npmjs.com/package/ngx-treeview" TargetMode="External"/><Relationship Id="rId158" Type="http://schemas.openxmlformats.org/officeDocument/2006/relationships/image" Target="media/image124.png"/><Relationship Id="rId20" Type="http://schemas.openxmlformats.org/officeDocument/2006/relationships/image" Target="media/image6.png"/><Relationship Id="rId41" Type="http://schemas.openxmlformats.org/officeDocument/2006/relationships/image" Target="media/image18.png"/><Relationship Id="rId62" Type="http://schemas.microsoft.com/office/2007/relationships/hdphoto" Target="media/hdphoto1.wdp"/><Relationship Id="rId83" Type="http://schemas.openxmlformats.org/officeDocument/2006/relationships/image" Target="media/image57.png"/><Relationship Id="rId88" Type="http://schemas.openxmlformats.org/officeDocument/2006/relationships/image" Target="media/image62.png"/><Relationship Id="rId111" Type="http://schemas.openxmlformats.org/officeDocument/2006/relationships/image" Target="media/image84.png"/><Relationship Id="rId132" Type="http://schemas.openxmlformats.org/officeDocument/2006/relationships/image" Target="media/image102.png"/><Relationship Id="rId153" Type="http://schemas.openxmlformats.org/officeDocument/2006/relationships/image" Target="media/image120.png"/><Relationship Id="rId174" Type="http://schemas.openxmlformats.org/officeDocument/2006/relationships/image" Target="media/image140.png"/><Relationship Id="rId179" Type="http://schemas.openxmlformats.org/officeDocument/2006/relationships/fontTable" Target="fontTable.xml"/><Relationship Id="rId15" Type="http://schemas.openxmlformats.org/officeDocument/2006/relationships/footer" Target="footer4.xml"/><Relationship Id="rId36" Type="http://schemas.openxmlformats.org/officeDocument/2006/relationships/hyperlink" Target="http://media.giphy.com/media/8sgNa77Dvj7tC/giphy.gif" TargetMode="External"/><Relationship Id="rId57" Type="http://schemas.openxmlformats.org/officeDocument/2006/relationships/image" Target="media/image34.png"/><Relationship Id="rId106" Type="http://schemas.openxmlformats.org/officeDocument/2006/relationships/image" Target="media/image80.png"/><Relationship Id="rId127" Type="http://schemas.openxmlformats.org/officeDocument/2006/relationships/hyperlink" Target="https://github.com/usnistgov/800-63-3/blob/nist-pages/sp800-63b/appA_memorized.m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A347A8-B8E1-418E-AC0F-0CDEECE989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71</Pages>
  <Words>13649</Words>
  <Characters>77800</Characters>
  <Application>Microsoft Office Word</Application>
  <DocSecurity>0</DocSecurity>
  <Lines>648</Lines>
  <Paragraphs>182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91267</CharactersWithSpaces>
  <SharedDoc>false</SharedDoc>
  <HLinks>
    <vt:vector size="66" baseType="variant">
      <vt:variant>
        <vt:i4>1114174</vt:i4>
      </vt:variant>
      <vt:variant>
        <vt:i4>62</vt:i4>
      </vt:variant>
      <vt:variant>
        <vt:i4>0</vt:i4>
      </vt:variant>
      <vt:variant>
        <vt:i4>5</vt:i4>
      </vt:variant>
      <vt:variant>
        <vt:lpwstr/>
      </vt:variant>
      <vt:variant>
        <vt:lpwstr>_Toc322683719</vt:lpwstr>
      </vt:variant>
      <vt:variant>
        <vt:i4>1114174</vt:i4>
      </vt:variant>
      <vt:variant>
        <vt:i4>56</vt:i4>
      </vt:variant>
      <vt:variant>
        <vt:i4>0</vt:i4>
      </vt:variant>
      <vt:variant>
        <vt:i4>5</vt:i4>
      </vt:variant>
      <vt:variant>
        <vt:lpwstr/>
      </vt:variant>
      <vt:variant>
        <vt:lpwstr>_Toc322683718</vt:lpwstr>
      </vt:variant>
      <vt:variant>
        <vt:i4>1114174</vt:i4>
      </vt:variant>
      <vt:variant>
        <vt:i4>50</vt:i4>
      </vt:variant>
      <vt:variant>
        <vt:i4>0</vt:i4>
      </vt:variant>
      <vt:variant>
        <vt:i4>5</vt:i4>
      </vt:variant>
      <vt:variant>
        <vt:lpwstr/>
      </vt:variant>
      <vt:variant>
        <vt:lpwstr>_Toc322683717</vt:lpwstr>
      </vt:variant>
      <vt:variant>
        <vt:i4>1114174</vt:i4>
      </vt:variant>
      <vt:variant>
        <vt:i4>44</vt:i4>
      </vt:variant>
      <vt:variant>
        <vt:i4>0</vt:i4>
      </vt:variant>
      <vt:variant>
        <vt:i4>5</vt:i4>
      </vt:variant>
      <vt:variant>
        <vt:lpwstr/>
      </vt:variant>
      <vt:variant>
        <vt:lpwstr>_Toc322683716</vt:lpwstr>
      </vt:variant>
      <vt:variant>
        <vt:i4>1114174</vt:i4>
      </vt:variant>
      <vt:variant>
        <vt:i4>38</vt:i4>
      </vt:variant>
      <vt:variant>
        <vt:i4>0</vt:i4>
      </vt:variant>
      <vt:variant>
        <vt:i4>5</vt:i4>
      </vt:variant>
      <vt:variant>
        <vt:lpwstr/>
      </vt:variant>
      <vt:variant>
        <vt:lpwstr>_Toc322683715</vt:lpwstr>
      </vt:variant>
      <vt:variant>
        <vt:i4>1114174</vt:i4>
      </vt:variant>
      <vt:variant>
        <vt:i4>32</vt:i4>
      </vt:variant>
      <vt:variant>
        <vt:i4>0</vt:i4>
      </vt:variant>
      <vt:variant>
        <vt:i4>5</vt:i4>
      </vt:variant>
      <vt:variant>
        <vt:lpwstr/>
      </vt:variant>
      <vt:variant>
        <vt:lpwstr>_Toc322683714</vt:lpwstr>
      </vt:variant>
      <vt:variant>
        <vt:i4>1114174</vt:i4>
      </vt:variant>
      <vt:variant>
        <vt:i4>26</vt:i4>
      </vt:variant>
      <vt:variant>
        <vt:i4>0</vt:i4>
      </vt:variant>
      <vt:variant>
        <vt:i4>5</vt:i4>
      </vt:variant>
      <vt:variant>
        <vt:lpwstr/>
      </vt:variant>
      <vt:variant>
        <vt:lpwstr>_Toc322683713</vt:lpwstr>
      </vt:variant>
      <vt:variant>
        <vt:i4>1114174</vt:i4>
      </vt:variant>
      <vt:variant>
        <vt:i4>20</vt:i4>
      </vt:variant>
      <vt:variant>
        <vt:i4>0</vt:i4>
      </vt:variant>
      <vt:variant>
        <vt:i4>5</vt:i4>
      </vt:variant>
      <vt:variant>
        <vt:lpwstr/>
      </vt:variant>
      <vt:variant>
        <vt:lpwstr>_Toc322683712</vt:lpwstr>
      </vt:variant>
      <vt:variant>
        <vt:i4>1114174</vt:i4>
      </vt:variant>
      <vt:variant>
        <vt:i4>14</vt:i4>
      </vt:variant>
      <vt:variant>
        <vt:i4>0</vt:i4>
      </vt:variant>
      <vt:variant>
        <vt:i4>5</vt:i4>
      </vt:variant>
      <vt:variant>
        <vt:lpwstr/>
      </vt:variant>
      <vt:variant>
        <vt:lpwstr>_Toc322683711</vt:lpwstr>
      </vt:variant>
      <vt:variant>
        <vt:i4>1114174</vt:i4>
      </vt:variant>
      <vt:variant>
        <vt:i4>8</vt:i4>
      </vt:variant>
      <vt:variant>
        <vt:i4>0</vt:i4>
      </vt:variant>
      <vt:variant>
        <vt:i4>5</vt:i4>
      </vt:variant>
      <vt:variant>
        <vt:lpwstr/>
      </vt:variant>
      <vt:variant>
        <vt:lpwstr>_Toc322683710</vt:lpwstr>
      </vt:variant>
      <vt:variant>
        <vt:i4>1048638</vt:i4>
      </vt:variant>
      <vt:variant>
        <vt:i4>2</vt:i4>
      </vt:variant>
      <vt:variant>
        <vt:i4>0</vt:i4>
      </vt:variant>
      <vt:variant>
        <vt:i4>5</vt:i4>
      </vt:variant>
      <vt:variant>
        <vt:lpwstr/>
      </vt:variant>
      <vt:variant>
        <vt:lpwstr>_Toc322683709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2019-01-29T17:58:00Z</dcterms:created>
  <dcterms:modified xsi:type="dcterms:W3CDTF">2019-01-30T19:18:00Z</dcterms:modified>
</cp:coreProperties>
</file>