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FEDE9" w14:textId="77777777" w:rsidR="00111074" w:rsidRDefault="00111074" w:rsidP="00F64F84">
      <w:pPr>
        <w:pStyle w:val="Title"/>
        <w:jc w:val="left"/>
      </w:pPr>
      <w:bookmarkStart w:id="0" w:name="_Toc13907870"/>
      <w:bookmarkStart w:id="1" w:name="_Toc205632711"/>
    </w:p>
    <w:p w14:paraId="054FEDEB" w14:textId="77777777" w:rsidR="00111074" w:rsidRDefault="00111074" w:rsidP="009F7C75"/>
    <w:p w14:paraId="054FEDED" w14:textId="4BA4B4FD" w:rsidR="00D833E9" w:rsidRDefault="002F3C0F" w:rsidP="00C53DD3">
      <w:pPr>
        <w:pStyle w:val="Title2"/>
        <w:keepNext/>
      </w:pPr>
      <w:r>
        <w:t>Medical Care Collection</w:t>
      </w:r>
      <w:r w:rsidR="008E378E">
        <w:t>s</w:t>
      </w:r>
      <w:r>
        <w:t xml:space="preserve"> Fund (MCCF) </w:t>
      </w:r>
      <w:r w:rsidR="001508D5">
        <w:t>ePayments</w:t>
      </w:r>
    </w:p>
    <w:p w14:paraId="376BF9D2" w14:textId="1051EA65" w:rsidR="001508D5" w:rsidRDefault="001508D5" w:rsidP="00C53DD3">
      <w:pPr>
        <w:pStyle w:val="Title2"/>
        <w:keepNext/>
      </w:pPr>
      <w:r>
        <w:t>Electronic Data Interchange (EDI)</w:t>
      </w:r>
    </w:p>
    <w:p w14:paraId="445BC99A" w14:textId="249206E4" w:rsidR="001508D5" w:rsidRDefault="001508D5" w:rsidP="00C53DD3">
      <w:pPr>
        <w:pStyle w:val="Title2"/>
        <w:keepNext/>
      </w:pPr>
      <w:r>
        <w:t>Transactions Application</w:t>
      </w:r>
      <w:r w:rsidR="00C53DD3">
        <w:t>s</w:t>
      </w:r>
      <w:r>
        <w:t xml:space="preserve"> Suite (TAS)</w:t>
      </w:r>
    </w:p>
    <w:p w14:paraId="054FEDEE" w14:textId="3EB82958" w:rsidR="009F7FBA" w:rsidRDefault="00111074" w:rsidP="00C53DD3">
      <w:pPr>
        <w:pStyle w:val="Title2"/>
        <w:keepNext/>
      </w:pPr>
      <w:r>
        <w:t>Interface Control Document</w:t>
      </w:r>
    </w:p>
    <w:p w14:paraId="054FEDF0" w14:textId="77777777" w:rsidR="00111074" w:rsidRDefault="00111074" w:rsidP="00C53DD3">
      <w:pPr>
        <w:pStyle w:val="Title2"/>
        <w:keepNext/>
      </w:pPr>
    </w:p>
    <w:p w14:paraId="23E1514A" w14:textId="77777777" w:rsidR="00FF36B4" w:rsidRDefault="008E378E" w:rsidP="00C53DD3">
      <w:pPr>
        <w:pStyle w:val="Title2"/>
        <w:keepNext/>
      </w:pPr>
      <w:r w:rsidRPr="00C316EF">
        <w:t>ASC X12N/005010</w:t>
      </w:r>
      <w:r>
        <w:t xml:space="preserve"> 835 </w:t>
      </w:r>
      <w:r w:rsidR="001508D5">
        <w:t xml:space="preserve">Health Care Claim Payment </w:t>
      </w:r>
    </w:p>
    <w:p w14:paraId="054FEDF2" w14:textId="4B374F12" w:rsidR="00111074" w:rsidRDefault="001508D5" w:rsidP="00C53DD3">
      <w:pPr>
        <w:pStyle w:val="Title2"/>
        <w:keepNext/>
      </w:pPr>
      <w:r>
        <w:t>and Remittance Advice</w:t>
      </w:r>
    </w:p>
    <w:p w14:paraId="054FEDF3" w14:textId="77777777" w:rsidR="00EE7995" w:rsidRDefault="00EE7995" w:rsidP="00111074">
      <w:pPr>
        <w:pStyle w:val="Title2"/>
      </w:pPr>
    </w:p>
    <w:p w14:paraId="721534C2" w14:textId="77777777" w:rsidR="002F3C0F" w:rsidRDefault="002F3C0F" w:rsidP="00111074">
      <w:pPr>
        <w:pStyle w:val="Title2"/>
      </w:pPr>
    </w:p>
    <w:p w14:paraId="054FEDF4" w14:textId="77777777" w:rsidR="00EE7995" w:rsidRDefault="00EE7995" w:rsidP="00111074">
      <w:pPr>
        <w:pStyle w:val="Title2"/>
      </w:pPr>
    </w:p>
    <w:p w14:paraId="054FEDF5" w14:textId="77777777" w:rsidR="00111074" w:rsidRDefault="00267512" w:rsidP="00EE7995">
      <w:pPr>
        <w:jc w:val="center"/>
      </w:pPr>
      <w:r w:rsidRPr="00560616">
        <w:rPr>
          <w:noProof/>
        </w:rPr>
        <w:drawing>
          <wp:inline distT="0" distB="0" distL="0" distR="0" wp14:anchorId="05501EF0" wp14:editId="40E2B438">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068FD" w:rsidRDefault="00111074" w:rsidP="00111074"/>
    <w:p w14:paraId="054FEDF7" w14:textId="77777777" w:rsidR="00111074" w:rsidRDefault="00111074" w:rsidP="00111074"/>
    <w:p w14:paraId="054FEDF8" w14:textId="77777777" w:rsidR="00CE41B2" w:rsidRDefault="00CE41B2" w:rsidP="00111074"/>
    <w:p w14:paraId="054FEDF9" w14:textId="77777777" w:rsidR="00EE7995" w:rsidRDefault="00EE7995" w:rsidP="00111074"/>
    <w:p w14:paraId="054FEDFA" w14:textId="77777777" w:rsidR="00EE7995" w:rsidRDefault="00EE7995" w:rsidP="00111074"/>
    <w:p w14:paraId="054FEDFB" w14:textId="77777777" w:rsidR="00CE41B2" w:rsidRDefault="00CE41B2" w:rsidP="001E6E2D"/>
    <w:p w14:paraId="054FEDFC" w14:textId="77777777" w:rsidR="00CE41B2" w:rsidRPr="00CD0220" w:rsidRDefault="00CE41B2" w:rsidP="00111074"/>
    <w:p w14:paraId="3295FA47" w14:textId="77777777" w:rsidR="002F3C0F" w:rsidRDefault="002F3C0F" w:rsidP="00111074">
      <w:pPr>
        <w:pStyle w:val="Title2"/>
      </w:pPr>
      <w:r>
        <w:t>Department of Veterans Affairs</w:t>
      </w:r>
    </w:p>
    <w:p w14:paraId="054FEDFD" w14:textId="54BFA26E" w:rsidR="00111074" w:rsidRDefault="00740CF4" w:rsidP="00111074">
      <w:pPr>
        <w:pStyle w:val="Title2"/>
      </w:pPr>
      <w:del w:id="2" w:author="Steffen Maerdian" w:date="2018-04-19T11:25:00Z">
        <w:r w:rsidDel="0021232A">
          <w:delText>March</w:delText>
        </w:r>
        <w:r w:rsidR="00751E5A" w:rsidDel="0021232A">
          <w:delText xml:space="preserve"> </w:delText>
        </w:r>
      </w:del>
      <w:ins w:id="3" w:author="Steffen Maerdian" w:date="2018-04-19T11:25:00Z">
        <w:del w:id="4" w:author="Keith Oulson" w:date="2018-05-02T10:26:00Z">
          <w:r w:rsidR="0021232A" w:rsidDel="006350D3">
            <w:delText>April</w:delText>
          </w:r>
        </w:del>
      </w:ins>
      <w:ins w:id="5" w:author="Keith Oulson" w:date="2018-05-02T10:26:00Z">
        <w:r w:rsidR="006350D3">
          <w:t>May</w:t>
        </w:r>
      </w:ins>
      <w:ins w:id="6" w:author="Steffen Maerdian" w:date="2018-04-19T11:25:00Z">
        <w:r w:rsidR="0021232A">
          <w:t xml:space="preserve"> </w:t>
        </w:r>
      </w:ins>
      <w:r w:rsidR="00751E5A">
        <w:t>20</w:t>
      </w:r>
      <w:r w:rsidR="00B70B67">
        <w:t>18</w:t>
      </w:r>
    </w:p>
    <w:p w14:paraId="054FEDFE" w14:textId="7753480A" w:rsidR="004337F4" w:rsidRDefault="004337F4" w:rsidP="00111074">
      <w:pPr>
        <w:pStyle w:val="Title2"/>
      </w:pPr>
      <w:r>
        <w:t xml:space="preserve">Version </w:t>
      </w:r>
      <w:ins w:id="7" w:author="Keith Oulson" w:date="2018-05-02T10:27:00Z">
        <w:r w:rsidR="006350D3">
          <w:t>3.0</w:t>
        </w:r>
      </w:ins>
      <w:del w:id="8" w:author="Keith Oulson" w:date="2018-05-02T10:26:00Z">
        <w:r w:rsidR="00F46722" w:rsidDel="006350D3">
          <w:delText>2.</w:delText>
        </w:r>
      </w:del>
      <w:ins w:id="9" w:author="Steffen Maerdian" w:date="2018-04-19T11:25:00Z">
        <w:del w:id="10" w:author="Keith Oulson" w:date="2018-05-02T10:26:00Z">
          <w:r w:rsidR="0021232A" w:rsidDel="006350D3">
            <w:delText>1</w:delText>
          </w:r>
        </w:del>
      </w:ins>
      <w:del w:id="11" w:author="Steffen Maerdian" w:date="2018-04-19T11:25:00Z">
        <w:r w:rsidR="00F46722" w:rsidDel="0021232A">
          <w:delText>0</w:delText>
        </w:r>
      </w:del>
    </w:p>
    <w:p w14:paraId="054FEDFF" w14:textId="77777777" w:rsidR="009F7C75" w:rsidRDefault="009F7C75" w:rsidP="00111074">
      <w:pPr>
        <w:pStyle w:val="Title2"/>
        <w:sectPr w:rsidR="009F7C75" w:rsidSect="009F7C75">
          <w:footerReference w:type="even" r:id="rId14"/>
          <w:footerReference w:type="default" r:id="rId15"/>
          <w:pgSz w:w="12240" w:h="15840" w:code="1"/>
          <w:pgMar w:top="1440" w:right="1440" w:bottom="1440" w:left="1440" w:header="720" w:footer="720" w:gutter="0"/>
          <w:pgNumType w:fmt="lowerRoman"/>
          <w:cols w:space="720"/>
          <w:titlePg/>
          <w:docGrid w:linePitch="360"/>
        </w:sectPr>
      </w:pPr>
    </w:p>
    <w:p w14:paraId="054FEE00" w14:textId="77777777" w:rsidR="00111074" w:rsidRDefault="0048501A" w:rsidP="00C53DD3">
      <w:pPr>
        <w:pStyle w:val="Title2"/>
        <w:keepNext/>
      </w:pPr>
      <w: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BF3707" w14:paraId="054FEE05" w14:textId="77777777" w:rsidTr="00E91E51">
        <w:tc>
          <w:tcPr>
            <w:tcW w:w="1728" w:type="dxa"/>
            <w:shd w:val="clear" w:color="auto" w:fill="F2F2F2"/>
          </w:tcPr>
          <w:p w14:paraId="054FEE01" w14:textId="77777777" w:rsidR="00B03986" w:rsidRPr="00BF3707" w:rsidRDefault="00B03986" w:rsidP="000A7B20">
            <w:pPr>
              <w:pStyle w:val="TableHeading"/>
            </w:pPr>
            <w:r w:rsidRPr="00BF3707">
              <w:t>Date</w:t>
            </w:r>
          </w:p>
        </w:tc>
        <w:tc>
          <w:tcPr>
            <w:tcW w:w="1080" w:type="dxa"/>
            <w:shd w:val="clear" w:color="auto" w:fill="F2F2F2"/>
          </w:tcPr>
          <w:p w14:paraId="054FEE02" w14:textId="77777777" w:rsidR="00B03986" w:rsidRPr="00BF3707" w:rsidRDefault="00B03986" w:rsidP="000A7B20">
            <w:pPr>
              <w:pStyle w:val="TableHeading"/>
            </w:pPr>
            <w:r w:rsidRPr="00BF3707">
              <w:t>Version</w:t>
            </w:r>
          </w:p>
        </w:tc>
        <w:tc>
          <w:tcPr>
            <w:tcW w:w="4392" w:type="dxa"/>
            <w:shd w:val="clear" w:color="auto" w:fill="F2F2F2"/>
          </w:tcPr>
          <w:p w14:paraId="054FEE03" w14:textId="77777777" w:rsidR="00B03986" w:rsidRPr="00BF3707" w:rsidRDefault="00B03986" w:rsidP="000A7B20">
            <w:pPr>
              <w:pStyle w:val="TableHeading"/>
            </w:pPr>
            <w:r w:rsidRPr="00BF3707">
              <w:t>Description</w:t>
            </w:r>
          </w:p>
        </w:tc>
        <w:tc>
          <w:tcPr>
            <w:tcW w:w="2329" w:type="dxa"/>
            <w:shd w:val="clear" w:color="auto" w:fill="F2F2F2"/>
          </w:tcPr>
          <w:p w14:paraId="054FEE04" w14:textId="77777777" w:rsidR="00B03986" w:rsidRPr="00BF3707" w:rsidRDefault="00B03986" w:rsidP="000A7B20">
            <w:pPr>
              <w:pStyle w:val="TableHeading"/>
            </w:pPr>
            <w:r w:rsidRPr="00BF3707">
              <w:t>Author</w:t>
            </w:r>
          </w:p>
        </w:tc>
      </w:tr>
      <w:tr w:rsidR="00F5512D" w14:paraId="054FEE0B" w14:textId="77777777" w:rsidTr="00E91E51">
        <w:tc>
          <w:tcPr>
            <w:tcW w:w="1728" w:type="dxa"/>
          </w:tcPr>
          <w:p w14:paraId="054FEE06" w14:textId="14EF027F" w:rsidR="00F5512D" w:rsidRPr="00F7010D" w:rsidRDefault="006F0EC9" w:rsidP="004554EB">
            <w:pPr>
              <w:pStyle w:val="TableText"/>
              <w:rPr>
                <w:rFonts w:ascii="Verdana" w:hAnsi="Verdana"/>
                <w:sz w:val="24"/>
                <w:szCs w:val="24"/>
              </w:rPr>
            </w:pPr>
            <w:r w:rsidRPr="00F7010D">
              <w:rPr>
                <w:rFonts w:ascii="Verdana" w:hAnsi="Verdana"/>
                <w:sz w:val="24"/>
                <w:szCs w:val="24"/>
              </w:rPr>
              <w:t>2/</w:t>
            </w:r>
            <w:r w:rsidR="004554EB" w:rsidRPr="00F7010D">
              <w:rPr>
                <w:rFonts w:ascii="Verdana" w:hAnsi="Verdana"/>
                <w:sz w:val="24"/>
                <w:szCs w:val="24"/>
              </w:rPr>
              <w:t>22</w:t>
            </w:r>
            <w:r w:rsidRPr="00F7010D">
              <w:rPr>
                <w:rFonts w:ascii="Verdana" w:hAnsi="Verdana"/>
                <w:sz w:val="24"/>
                <w:szCs w:val="24"/>
              </w:rPr>
              <w:t>/18</w:t>
            </w:r>
          </w:p>
        </w:tc>
        <w:tc>
          <w:tcPr>
            <w:tcW w:w="1080" w:type="dxa"/>
          </w:tcPr>
          <w:p w14:paraId="054FEE07" w14:textId="0BFE9FCD" w:rsidR="00F5512D" w:rsidRPr="00F7010D" w:rsidRDefault="006F0EC9" w:rsidP="00230CC8">
            <w:pPr>
              <w:pStyle w:val="TableText"/>
              <w:rPr>
                <w:rFonts w:ascii="Verdana" w:hAnsi="Verdana"/>
                <w:sz w:val="24"/>
                <w:szCs w:val="24"/>
              </w:rPr>
            </w:pPr>
            <w:r w:rsidRPr="00F7010D">
              <w:rPr>
                <w:rFonts w:ascii="Verdana" w:hAnsi="Verdana"/>
                <w:sz w:val="24"/>
                <w:szCs w:val="24"/>
              </w:rPr>
              <w:t>0.0.1</w:t>
            </w:r>
          </w:p>
        </w:tc>
        <w:tc>
          <w:tcPr>
            <w:tcW w:w="4392" w:type="dxa"/>
          </w:tcPr>
          <w:p w14:paraId="054FEE08" w14:textId="42452A01" w:rsidR="00F5512D" w:rsidRPr="00F7010D" w:rsidRDefault="006F0EC9" w:rsidP="00230CC8">
            <w:pPr>
              <w:pStyle w:val="TableText"/>
              <w:rPr>
                <w:rFonts w:ascii="Verdana" w:hAnsi="Verdana"/>
                <w:sz w:val="24"/>
                <w:szCs w:val="24"/>
              </w:rPr>
            </w:pPr>
            <w:r w:rsidRPr="00F7010D">
              <w:rPr>
                <w:rFonts w:ascii="Verdana" w:hAnsi="Verdana"/>
                <w:sz w:val="24"/>
                <w:szCs w:val="24"/>
              </w:rPr>
              <w:t>Initial creation of document</w:t>
            </w:r>
          </w:p>
        </w:tc>
        <w:tc>
          <w:tcPr>
            <w:tcW w:w="2329" w:type="dxa"/>
          </w:tcPr>
          <w:p w14:paraId="054FEE0A" w14:textId="72693A7B" w:rsidR="00F5512D" w:rsidRPr="00F7010D" w:rsidRDefault="006F0EC9" w:rsidP="00230CC8">
            <w:pPr>
              <w:pStyle w:val="TableText"/>
              <w:rPr>
                <w:rFonts w:ascii="Verdana" w:hAnsi="Verdana"/>
                <w:sz w:val="24"/>
                <w:szCs w:val="24"/>
              </w:rPr>
            </w:pPr>
            <w:r w:rsidRPr="00F7010D">
              <w:rPr>
                <w:rFonts w:ascii="Verdana" w:hAnsi="Verdana"/>
                <w:sz w:val="24"/>
                <w:szCs w:val="24"/>
              </w:rPr>
              <w:t>Steffen Maerdian - Halfaker</w:t>
            </w:r>
          </w:p>
        </w:tc>
      </w:tr>
      <w:tr w:rsidR="008E378E" w14:paraId="054FEE10" w14:textId="77777777" w:rsidTr="00E91E51">
        <w:tc>
          <w:tcPr>
            <w:tcW w:w="1728" w:type="dxa"/>
          </w:tcPr>
          <w:p w14:paraId="054FEE0C" w14:textId="7D15963E" w:rsidR="008E378E" w:rsidRPr="00F7010D" w:rsidRDefault="008E378E" w:rsidP="00230CC8">
            <w:pPr>
              <w:pStyle w:val="TableText"/>
              <w:rPr>
                <w:rFonts w:ascii="Verdana" w:hAnsi="Verdana"/>
                <w:sz w:val="24"/>
                <w:szCs w:val="24"/>
              </w:rPr>
            </w:pPr>
            <w:r w:rsidRPr="00F7010D">
              <w:rPr>
                <w:rFonts w:ascii="Verdana" w:hAnsi="Verdana"/>
                <w:sz w:val="24"/>
                <w:szCs w:val="24"/>
              </w:rPr>
              <w:t>2/26/18</w:t>
            </w:r>
          </w:p>
        </w:tc>
        <w:tc>
          <w:tcPr>
            <w:tcW w:w="1080" w:type="dxa"/>
          </w:tcPr>
          <w:p w14:paraId="054FEE0D" w14:textId="278565BA" w:rsidR="008E378E" w:rsidRPr="00F7010D" w:rsidRDefault="008E378E" w:rsidP="00230CC8">
            <w:pPr>
              <w:pStyle w:val="TableText"/>
              <w:rPr>
                <w:rFonts w:ascii="Verdana" w:hAnsi="Verdana"/>
                <w:sz w:val="24"/>
                <w:szCs w:val="24"/>
              </w:rPr>
            </w:pPr>
            <w:r w:rsidRPr="00F7010D">
              <w:rPr>
                <w:rFonts w:ascii="Verdana" w:hAnsi="Verdana"/>
                <w:sz w:val="24"/>
                <w:szCs w:val="24"/>
              </w:rPr>
              <w:t>0.0.2</w:t>
            </w:r>
          </w:p>
        </w:tc>
        <w:tc>
          <w:tcPr>
            <w:tcW w:w="4392" w:type="dxa"/>
          </w:tcPr>
          <w:p w14:paraId="054FEE0E" w14:textId="439C4F36" w:rsidR="008E378E" w:rsidRPr="00F7010D" w:rsidRDefault="008E378E" w:rsidP="00230CC8">
            <w:pPr>
              <w:pStyle w:val="TableText"/>
              <w:rPr>
                <w:rFonts w:ascii="Verdana" w:hAnsi="Verdana"/>
                <w:sz w:val="24"/>
                <w:szCs w:val="24"/>
              </w:rPr>
            </w:pPr>
            <w:r w:rsidRPr="00F7010D">
              <w:rPr>
                <w:rFonts w:ascii="Verdana" w:hAnsi="Verdana"/>
                <w:sz w:val="24"/>
                <w:szCs w:val="24"/>
              </w:rPr>
              <w:t>Formatting</w:t>
            </w:r>
          </w:p>
        </w:tc>
        <w:tc>
          <w:tcPr>
            <w:tcW w:w="2329" w:type="dxa"/>
          </w:tcPr>
          <w:p w14:paraId="054FEE0F" w14:textId="1901B6F4" w:rsidR="008E378E" w:rsidRPr="00F7010D" w:rsidRDefault="008E378E" w:rsidP="00230CC8">
            <w:pPr>
              <w:pStyle w:val="TableText"/>
              <w:rPr>
                <w:rFonts w:ascii="Verdana" w:hAnsi="Verdana"/>
                <w:sz w:val="24"/>
                <w:szCs w:val="24"/>
              </w:rPr>
            </w:pPr>
            <w:r w:rsidRPr="00F7010D">
              <w:rPr>
                <w:rFonts w:ascii="Verdana" w:hAnsi="Verdana"/>
                <w:sz w:val="24"/>
                <w:szCs w:val="24"/>
              </w:rPr>
              <w:t>Steffen Maerdian - Halfaker</w:t>
            </w:r>
          </w:p>
        </w:tc>
      </w:tr>
      <w:tr w:rsidR="008E378E" w14:paraId="340B98DC" w14:textId="77777777" w:rsidTr="00163A7E">
        <w:tc>
          <w:tcPr>
            <w:tcW w:w="1728" w:type="dxa"/>
          </w:tcPr>
          <w:p w14:paraId="02E77BAD" w14:textId="086DD07C" w:rsidR="008E378E" w:rsidRPr="00F7010D" w:rsidRDefault="008E378E" w:rsidP="008E378E">
            <w:pPr>
              <w:pStyle w:val="TableText"/>
              <w:rPr>
                <w:rFonts w:ascii="Verdana" w:hAnsi="Verdana"/>
                <w:sz w:val="24"/>
                <w:szCs w:val="24"/>
              </w:rPr>
            </w:pPr>
            <w:r w:rsidRPr="00F7010D">
              <w:rPr>
                <w:rFonts w:ascii="Verdana" w:hAnsi="Verdana"/>
                <w:sz w:val="24"/>
                <w:szCs w:val="24"/>
              </w:rPr>
              <w:t>3/1/18</w:t>
            </w:r>
          </w:p>
        </w:tc>
        <w:tc>
          <w:tcPr>
            <w:tcW w:w="1080" w:type="dxa"/>
          </w:tcPr>
          <w:p w14:paraId="05804224" w14:textId="76F7BE1B" w:rsidR="008E378E" w:rsidRPr="00F7010D" w:rsidRDefault="008E378E" w:rsidP="00163A7E">
            <w:pPr>
              <w:pStyle w:val="TableText"/>
              <w:rPr>
                <w:rFonts w:ascii="Verdana" w:hAnsi="Verdana"/>
                <w:sz w:val="24"/>
                <w:szCs w:val="24"/>
              </w:rPr>
            </w:pPr>
            <w:r w:rsidRPr="00F7010D">
              <w:rPr>
                <w:rFonts w:ascii="Verdana" w:hAnsi="Verdana"/>
                <w:sz w:val="24"/>
                <w:szCs w:val="24"/>
              </w:rPr>
              <w:t>1</w:t>
            </w:r>
          </w:p>
        </w:tc>
        <w:tc>
          <w:tcPr>
            <w:tcW w:w="4392" w:type="dxa"/>
          </w:tcPr>
          <w:p w14:paraId="24760B97" w14:textId="7D2CA4DF" w:rsidR="008E378E" w:rsidRPr="00F7010D" w:rsidRDefault="008E378E" w:rsidP="00163A7E">
            <w:pPr>
              <w:pStyle w:val="TableText"/>
              <w:rPr>
                <w:rFonts w:ascii="Verdana" w:hAnsi="Verdana"/>
                <w:sz w:val="24"/>
                <w:szCs w:val="24"/>
              </w:rPr>
            </w:pPr>
            <w:r w:rsidRPr="00F7010D">
              <w:rPr>
                <w:rFonts w:ascii="Verdana" w:hAnsi="Verdana"/>
                <w:sz w:val="24"/>
                <w:szCs w:val="24"/>
              </w:rPr>
              <w:t>Finalizing draft</w:t>
            </w:r>
          </w:p>
        </w:tc>
        <w:tc>
          <w:tcPr>
            <w:tcW w:w="2329" w:type="dxa"/>
          </w:tcPr>
          <w:p w14:paraId="5FA76647" w14:textId="25323C17" w:rsidR="008E378E" w:rsidRPr="00F7010D" w:rsidRDefault="008E378E" w:rsidP="00163A7E">
            <w:pPr>
              <w:pStyle w:val="TableText"/>
              <w:rPr>
                <w:rFonts w:ascii="Verdana" w:hAnsi="Verdana"/>
                <w:sz w:val="24"/>
                <w:szCs w:val="24"/>
              </w:rPr>
            </w:pPr>
            <w:r w:rsidRPr="00F7010D">
              <w:rPr>
                <w:rFonts w:ascii="Verdana" w:hAnsi="Verdana"/>
                <w:sz w:val="24"/>
                <w:szCs w:val="24"/>
              </w:rPr>
              <w:t>Steffen Maerdian - Halfaker</w:t>
            </w:r>
          </w:p>
        </w:tc>
      </w:tr>
      <w:tr w:rsidR="008C4CF5" w14:paraId="054FEE15" w14:textId="77777777" w:rsidTr="00E91E51">
        <w:tc>
          <w:tcPr>
            <w:tcW w:w="1728" w:type="dxa"/>
          </w:tcPr>
          <w:p w14:paraId="054FEE11" w14:textId="433EA795" w:rsidR="008C4CF5" w:rsidRPr="00F7010D" w:rsidRDefault="008C4CF5" w:rsidP="008C4CF5">
            <w:pPr>
              <w:pStyle w:val="TableText"/>
              <w:rPr>
                <w:rFonts w:ascii="Verdana" w:hAnsi="Verdana"/>
                <w:sz w:val="24"/>
                <w:szCs w:val="24"/>
              </w:rPr>
            </w:pPr>
            <w:r w:rsidRPr="00F7010D">
              <w:rPr>
                <w:rFonts w:ascii="Verdana" w:hAnsi="Verdana"/>
                <w:sz w:val="24"/>
                <w:szCs w:val="24"/>
              </w:rPr>
              <w:t>3/19/18</w:t>
            </w:r>
          </w:p>
        </w:tc>
        <w:tc>
          <w:tcPr>
            <w:tcW w:w="1080" w:type="dxa"/>
          </w:tcPr>
          <w:p w14:paraId="054FEE12" w14:textId="7D60B6A7" w:rsidR="008C4CF5" w:rsidRPr="00F7010D" w:rsidRDefault="008C4CF5" w:rsidP="008C4CF5">
            <w:pPr>
              <w:pStyle w:val="TableText"/>
              <w:rPr>
                <w:rFonts w:ascii="Verdana" w:hAnsi="Verdana"/>
                <w:sz w:val="24"/>
                <w:szCs w:val="24"/>
              </w:rPr>
            </w:pPr>
            <w:r w:rsidRPr="00F7010D">
              <w:rPr>
                <w:rFonts w:ascii="Verdana" w:hAnsi="Verdana"/>
                <w:sz w:val="24"/>
                <w:szCs w:val="24"/>
              </w:rPr>
              <w:t>1.1</w:t>
            </w:r>
          </w:p>
        </w:tc>
        <w:tc>
          <w:tcPr>
            <w:tcW w:w="4392" w:type="dxa"/>
          </w:tcPr>
          <w:p w14:paraId="054FEE13" w14:textId="1B1947FC" w:rsidR="008C4CF5" w:rsidRPr="00F7010D" w:rsidRDefault="008C4CF5" w:rsidP="008C4CF5">
            <w:pPr>
              <w:pStyle w:val="TableText"/>
              <w:rPr>
                <w:rFonts w:ascii="Verdana" w:hAnsi="Verdana"/>
                <w:sz w:val="24"/>
                <w:szCs w:val="24"/>
              </w:rPr>
            </w:pPr>
            <w:r w:rsidRPr="00F7010D">
              <w:rPr>
                <w:rFonts w:ascii="Verdana" w:hAnsi="Verdana"/>
                <w:sz w:val="24"/>
                <w:szCs w:val="24"/>
              </w:rPr>
              <w:t>Incorporation of review remarks</w:t>
            </w:r>
            <w:r w:rsidR="0071222D" w:rsidRPr="00F7010D">
              <w:rPr>
                <w:rFonts w:ascii="Verdana" w:hAnsi="Verdana"/>
                <w:sz w:val="24"/>
                <w:szCs w:val="24"/>
              </w:rPr>
              <w:t xml:space="preserve"> from technical writer, FSC team, and product team.</w:t>
            </w:r>
          </w:p>
        </w:tc>
        <w:tc>
          <w:tcPr>
            <w:tcW w:w="2329" w:type="dxa"/>
          </w:tcPr>
          <w:p w14:paraId="054FEE14" w14:textId="2A462F6D" w:rsidR="008C4CF5" w:rsidRPr="00F7010D" w:rsidRDefault="008C4CF5" w:rsidP="008C4CF5">
            <w:pPr>
              <w:pStyle w:val="TableText"/>
              <w:rPr>
                <w:rFonts w:ascii="Verdana" w:hAnsi="Verdana"/>
                <w:sz w:val="24"/>
                <w:szCs w:val="24"/>
              </w:rPr>
            </w:pPr>
            <w:r w:rsidRPr="00F7010D">
              <w:rPr>
                <w:rFonts w:ascii="Verdana" w:hAnsi="Verdana"/>
                <w:sz w:val="24"/>
                <w:szCs w:val="24"/>
              </w:rPr>
              <w:t>Steffen Maerdian - Halfaker</w:t>
            </w:r>
          </w:p>
        </w:tc>
      </w:tr>
      <w:tr w:rsidR="0071222D" w14:paraId="054FEE1A" w14:textId="77777777" w:rsidTr="00E91E51">
        <w:tc>
          <w:tcPr>
            <w:tcW w:w="1728" w:type="dxa"/>
          </w:tcPr>
          <w:p w14:paraId="054FEE16" w14:textId="4658DD8F" w:rsidR="0071222D" w:rsidRPr="00F7010D" w:rsidRDefault="0071222D" w:rsidP="0071222D">
            <w:pPr>
              <w:pStyle w:val="TableText"/>
              <w:rPr>
                <w:rFonts w:ascii="Verdana" w:hAnsi="Verdana"/>
                <w:sz w:val="24"/>
                <w:szCs w:val="24"/>
              </w:rPr>
            </w:pPr>
            <w:r w:rsidRPr="00F7010D">
              <w:rPr>
                <w:rFonts w:ascii="Verdana" w:hAnsi="Verdana"/>
                <w:sz w:val="24"/>
                <w:szCs w:val="24"/>
              </w:rPr>
              <w:t>3/20/18</w:t>
            </w:r>
          </w:p>
        </w:tc>
        <w:tc>
          <w:tcPr>
            <w:tcW w:w="1080" w:type="dxa"/>
          </w:tcPr>
          <w:p w14:paraId="054FEE17" w14:textId="70E701A8" w:rsidR="0071222D" w:rsidRPr="00F7010D" w:rsidRDefault="0071222D" w:rsidP="0071222D">
            <w:pPr>
              <w:pStyle w:val="TableText"/>
              <w:rPr>
                <w:rFonts w:ascii="Verdana" w:hAnsi="Verdana"/>
                <w:sz w:val="24"/>
                <w:szCs w:val="24"/>
              </w:rPr>
            </w:pPr>
            <w:r w:rsidRPr="00F7010D">
              <w:rPr>
                <w:rFonts w:ascii="Verdana" w:hAnsi="Verdana"/>
                <w:sz w:val="24"/>
                <w:szCs w:val="24"/>
              </w:rPr>
              <w:t>1.2</w:t>
            </w:r>
          </w:p>
        </w:tc>
        <w:tc>
          <w:tcPr>
            <w:tcW w:w="4392" w:type="dxa"/>
          </w:tcPr>
          <w:p w14:paraId="054FEE18" w14:textId="516C9454" w:rsidR="0071222D" w:rsidRPr="00F7010D" w:rsidRDefault="0071222D" w:rsidP="0071222D">
            <w:pPr>
              <w:pStyle w:val="TableText"/>
              <w:rPr>
                <w:rFonts w:ascii="Verdana" w:hAnsi="Verdana"/>
                <w:sz w:val="24"/>
                <w:szCs w:val="24"/>
              </w:rPr>
            </w:pPr>
            <w:r w:rsidRPr="00F7010D">
              <w:rPr>
                <w:rFonts w:ascii="Verdana" w:hAnsi="Verdana"/>
                <w:sz w:val="24"/>
                <w:szCs w:val="24"/>
              </w:rPr>
              <w:t>Including EFT section.</w:t>
            </w:r>
          </w:p>
        </w:tc>
        <w:tc>
          <w:tcPr>
            <w:tcW w:w="2329" w:type="dxa"/>
          </w:tcPr>
          <w:p w14:paraId="054FEE19" w14:textId="59852EBF" w:rsidR="0071222D" w:rsidRPr="00F7010D" w:rsidRDefault="0071222D" w:rsidP="0071222D">
            <w:pPr>
              <w:pStyle w:val="TableText"/>
              <w:rPr>
                <w:rFonts w:ascii="Verdana" w:hAnsi="Verdana"/>
                <w:sz w:val="24"/>
                <w:szCs w:val="24"/>
              </w:rPr>
            </w:pPr>
            <w:r w:rsidRPr="00F7010D">
              <w:rPr>
                <w:rFonts w:ascii="Verdana" w:hAnsi="Verdana"/>
                <w:sz w:val="24"/>
                <w:szCs w:val="24"/>
              </w:rPr>
              <w:t>Steffen Maerdian - Halfaker</w:t>
            </w:r>
          </w:p>
        </w:tc>
      </w:tr>
      <w:tr w:rsidR="0071222D" w14:paraId="054FEE20" w14:textId="77777777" w:rsidTr="00E91E51">
        <w:tc>
          <w:tcPr>
            <w:tcW w:w="1728" w:type="dxa"/>
          </w:tcPr>
          <w:p w14:paraId="054FEE1B" w14:textId="69190669" w:rsidR="0071222D" w:rsidRPr="00F46722" w:rsidRDefault="00F46722" w:rsidP="0071222D">
            <w:pPr>
              <w:pStyle w:val="TableText"/>
              <w:rPr>
                <w:rFonts w:ascii="Verdana" w:hAnsi="Verdana"/>
                <w:sz w:val="24"/>
                <w:szCs w:val="24"/>
              </w:rPr>
            </w:pPr>
            <w:r w:rsidRPr="00F46722">
              <w:rPr>
                <w:rFonts w:ascii="Verdana" w:hAnsi="Verdana"/>
                <w:sz w:val="24"/>
                <w:szCs w:val="24"/>
              </w:rPr>
              <w:t>3/26/18</w:t>
            </w:r>
          </w:p>
        </w:tc>
        <w:tc>
          <w:tcPr>
            <w:tcW w:w="1080" w:type="dxa"/>
          </w:tcPr>
          <w:p w14:paraId="054FEE1C" w14:textId="7D5ADDC5" w:rsidR="0071222D" w:rsidRPr="00F46722" w:rsidRDefault="00F46722" w:rsidP="0071222D">
            <w:pPr>
              <w:pStyle w:val="TableText"/>
              <w:rPr>
                <w:rFonts w:ascii="Verdana" w:hAnsi="Verdana"/>
                <w:sz w:val="24"/>
                <w:szCs w:val="24"/>
              </w:rPr>
            </w:pPr>
            <w:r w:rsidRPr="00F46722">
              <w:rPr>
                <w:rFonts w:ascii="Verdana" w:hAnsi="Verdana"/>
                <w:sz w:val="24"/>
                <w:szCs w:val="24"/>
              </w:rPr>
              <w:t>2.0</w:t>
            </w:r>
          </w:p>
        </w:tc>
        <w:tc>
          <w:tcPr>
            <w:tcW w:w="4392" w:type="dxa"/>
          </w:tcPr>
          <w:p w14:paraId="054FEE1E" w14:textId="750CDF45" w:rsidR="0071222D" w:rsidRPr="00F46722" w:rsidRDefault="00F46722" w:rsidP="0071222D">
            <w:pPr>
              <w:pStyle w:val="TableText"/>
              <w:rPr>
                <w:rFonts w:ascii="Verdana" w:hAnsi="Verdana"/>
                <w:sz w:val="24"/>
                <w:szCs w:val="24"/>
              </w:rPr>
            </w:pPr>
            <w:r w:rsidRPr="00F46722">
              <w:rPr>
                <w:rFonts w:ascii="Verdana" w:hAnsi="Verdana"/>
                <w:sz w:val="24"/>
                <w:szCs w:val="24"/>
              </w:rPr>
              <w:t>Final Draft Review</w:t>
            </w:r>
          </w:p>
        </w:tc>
        <w:tc>
          <w:tcPr>
            <w:tcW w:w="2329" w:type="dxa"/>
          </w:tcPr>
          <w:p w14:paraId="054FEE1F" w14:textId="5C7E4F27" w:rsidR="0071222D" w:rsidRPr="00F46722" w:rsidRDefault="00F46722" w:rsidP="0071222D">
            <w:pPr>
              <w:pStyle w:val="TableText"/>
              <w:rPr>
                <w:rFonts w:ascii="Verdana" w:hAnsi="Verdana"/>
                <w:sz w:val="24"/>
                <w:szCs w:val="24"/>
              </w:rPr>
            </w:pPr>
            <w:r w:rsidRPr="00F46722">
              <w:rPr>
                <w:rFonts w:ascii="Verdana" w:hAnsi="Verdana"/>
                <w:sz w:val="24"/>
                <w:szCs w:val="24"/>
              </w:rPr>
              <w:t>Keith Oulson – Halfaker &amp; Associates</w:t>
            </w:r>
          </w:p>
        </w:tc>
      </w:tr>
      <w:tr w:rsidR="0021232A" w:rsidRPr="0021232A" w14:paraId="054FEE25" w14:textId="77777777" w:rsidTr="00E91E51">
        <w:tc>
          <w:tcPr>
            <w:tcW w:w="1728" w:type="dxa"/>
          </w:tcPr>
          <w:p w14:paraId="054FEE21" w14:textId="2D2960A6" w:rsidR="0021232A" w:rsidRPr="0021232A" w:rsidRDefault="0021232A" w:rsidP="0021232A">
            <w:pPr>
              <w:pStyle w:val="TableText"/>
              <w:rPr>
                <w:rFonts w:ascii="Verdana" w:hAnsi="Verdana"/>
                <w:sz w:val="24"/>
                <w:szCs w:val="24"/>
                <w:rPrChange w:id="17" w:author="Steffen Maerdian" w:date="2018-04-19T11:25:00Z">
                  <w:rPr/>
                </w:rPrChange>
              </w:rPr>
            </w:pPr>
            <w:ins w:id="18" w:author="Steffen Maerdian" w:date="2018-04-19T11:24:00Z">
              <w:r w:rsidRPr="0021232A">
                <w:rPr>
                  <w:rFonts w:ascii="Verdana" w:hAnsi="Verdana"/>
                  <w:sz w:val="24"/>
                  <w:szCs w:val="24"/>
                  <w:rPrChange w:id="19" w:author="Steffen Maerdian" w:date="2018-04-19T11:25:00Z">
                    <w:rPr/>
                  </w:rPrChange>
                </w:rPr>
                <w:t>4/19/18</w:t>
              </w:r>
            </w:ins>
          </w:p>
        </w:tc>
        <w:tc>
          <w:tcPr>
            <w:tcW w:w="1080" w:type="dxa"/>
          </w:tcPr>
          <w:p w14:paraId="054FEE22" w14:textId="66DC38ED" w:rsidR="0021232A" w:rsidRPr="0021232A" w:rsidRDefault="0021232A" w:rsidP="0021232A">
            <w:pPr>
              <w:pStyle w:val="TableText"/>
              <w:rPr>
                <w:rFonts w:ascii="Verdana" w:hAnsi="Verdana"/>
                <w:sz w:val="24"/>
                <w:szCs w:val="24"/>
                <w:rPrChange w:id="20" w:author="Steffen Maerdian" w:date="2018-04-19T11:25:00Z">
                  <w:rPr/>
                </w:rPrChange>
              </w:rPr>
            </w:pPr>
            <w:ins w:id="21" w:author="Steffen Maerdian" w:date="2018-04-19T11:24:00Z">
              <w:r w:rsidRPr="0021232A">
                <w:rPr>
                  <w:rFonts w:ascii="Verdana" w:hAnsi="Verdana"/>
                  <w:sz w:val="24"/>
                  <w:szCs w:val="24"/>
                  <w:rPrChange w:id="22" w:author="Steffen Maerdian" w:date="2018-04-19T11:25:00Z">
                    <w:rPr/>
                  </w:rPrChange>
                </w:rPr>
                <w:t>2.1</w:t>
              </w:r>
            </w:ins>
          </w:p>
        </w:tc>
        <w:tc>
          <w:tcPr>
            <w:tcW w:w="4392" w:type="dxa"/>
          </w:tcPr>
          <w:p w14:paraId="054FEE23" w14:textId="6682A187" w:rsidR="0021232A" w:rsidRPr="0021232A" w:rsidRDefault="0021232A" w:rsidP="0021232A">
            <w:pPr>
              <w:pStyle w:val="TableText"/>
              <w:rPr>
                <w:rFonts w:ascii="Verdana" w:hAnsi="Verdana"/>
                <w:sz w:val="24"/>
                <w:szCs w:val="24"/>
                <w:rPrChange w:id="23" w:author="Steffen Maerdian" w:date="2018-04-19T11:25:00Z">
                  <w:rPr/>
                </w:rPrChange>
              </w:rPr>
            </w:pPr>
            <w:ins w:id="24" w:author="Steffen Maerdian" w:date="2018-04-19T11:24:00Z">
              <w:r w:rsidRPr="0021232A">
                <w:rPr>
                  <w:rFonts w:ascii="Verdana" w:hAnsi="Verdana"/>
                  <w:sz w:val="24"/>
                  <w:szCs w:val="24"/>
                  <w:rPrChange w:id="25" w:author="Steffen Maerdian" w:date="2018-04-19T11:25:00Z">
                    <w:rPr/>
                  </w:rPrChange>
                </w:rPr>
                <w:t>Adding latest mapping sheet</w:t>
              </w:r>
            </w:ins>
          </w:p>
        </w:tc>
        <w:tc>
          <w:tcPr>
            <w:tcW w:w="2329" w:type="dxa"/>
          </w:tcPr>
          <w:p w14:paraId="054FEE24" w14:textId="62A27707" w:rsidR="0021232A" w:rsidRPr="0021232A" w:rsidRDefault="0021232A" w:rsidP="0021232A">
            <w:pPr>
              <w:pStyle w:val="TableText"/>
              <w:rPr>
                <w:rFonts w:ascii="Verdana" w:hAnsi="Verdana"/>
                <w:sz w:val="24"/>
                <w:szCs w:val="24"/>
                <w:rPrChange w:id="26" w:author="Steffen Maerdian" w:date="2018-04-19T11:25:00Z">
                  <w:rPr/>
                </w:rPrChange>
              </w:rPr>
            </w:pPr>
            <w:ins w:id="27" w:author="Steffen Maerdian" w:date="2018-04-19T11:24:00Z">
              <w:r w:rsidRPr="0021232A">
                <w:rPr>
                  <w:rFonts w:ascii="Verdana" w:hAnsi="Verdana"/>
                  <w:sz w:val="24"/>
                  <w:szCs w:val="24"/>
                </w:rPr>
                <w:t>Steffen Maerdian - Halfaker</w:t>
              </w:r>
            </w:ins>
          </w:p>
        </w:tc>
      </w:tr>
      <w:tr w:rsidR="00D27748" w14:paraId="054FEE2A" w14:textId="77777777" w:rsidTr="00E91E51">
        <w:tc>
          <w:tcPr>
            <w:tcW w:w="1728" w:type="dxa"/>
          </w:tcPr>
          <w:p w14:paraId="054FEE26" w14:textId="71FF778B" w:rsidR="00D27748" w:rsidRPr="00D27748" w:rsidRDefault="00D27748" w:rsidP="00D27748">
            <w:pPr>
              <w:pStyle w:val="TableText"/>
              <w:rPr>
                <w:rFonts w:ascii="Verdana" w:hAnsi="Verdana"/>
                <w:sz w:val="24"/>
                <w:szCs w:val="24"/>
                <w:rPrChange w:id="28" w:author="Keith Oulson" w:date="2018-05-01T08:15:00Z">
                  <w:rPr/>
                </w:rPrChange>
              </w:rPr>
            </w:pPr>
            <w:ins w:id="29" w:author="Keith Oulson" w:date="2018-05-01T08:14:00Z">
              <w:r w:rsidRPr="00D27748">
                <w:rPr>
                  <w:rFonts w:ascii="Verdana" w:hAnsi="Verdana"/>
                  <w:sz w:val="24"/>
                  <w:szCs w:val="24"/>
                  <w:rPrChange w:id="30" w:author="Keith Oulson" w:date="2018-05-01T08:15:00Z">
                    <w:rPr/>
                  </w:rPrChange>
                </w:rPr>
                <w:t>4/30/2018</w:t>
              </w:r>
            </w:ins>
          </w:p>
        </w:tc>
        <w:tc>
          <w:tcPr>
            <w:tcW w:w="1080" w:type="dxa"/>
          </w:tcPr>
          <w:p w14:paraId="054FEE27" w14:textId="2C2DC940" w:rsidR="00D27748" w:rsidRPr="00D27748" w:rsidRDefault="00D27748" w:rsidP="00D27748">
            <w:pPr>
              <w:pStyle w:val="TableText"/>
              <w:rPr>
                <w:rFonts w:ascii="Verdana" w:hAnsi="Verdana"/>
                <w:sz w:val="24"/>
                <w:szCs w:val="24"/>
                <w:rPrChange w:id="31" w:author="Keith Oulson" w:date="2018-05-01T08:15:00Z">
                  <w:rPr/>
                </w:rPrChange>
              </w:rPr>
            </w:pPr>
            <w:ins w:id="32" w:author="Keith Oulson" w:date="2018-05-01T08:14:00Z">
              <w:r w:rsidRPr="00D27748">
                <w:rPr>
                  <w:rFonts w:ascii="Verdana" w:hAnsi="Verdana"/>
                  <w:sz w:val="24"/>
                  <w:szCs w:val="24"/>
                  <w:rPrChange w:id="33" w:author="Keith Oulson" w:date="2018-05-01T08:15:00Z">
                    <w:rPr/>
                  </w:rPrChange>
                </w:rPr>
                <w:t>2.11</w:t>
              </w:r>
            </w:ins>
          </w:p>
        </w:tc>
        <w:tc>
          <w:tcPr>
            <w:tcW w:w="4392" w:type="dxa"/>
          </w:tcPr>
          <w:p w14:paraId="054FEE28" w14:textId="4C9AD27E" w:rsidR="00D27748" w:rsidRDefault="00D27748" w:rsidP="00D27748">
            <w:pPr>
              <w:pStyle w:val="TableText"/>
            </w:pPr>
            <w:ins w:id="34" w:author="Keith Oulson" w:date="2018-05-01T08:15:00Z">
              <w:r>
                <w:rPr>
                  <w:rFonts w:ascii="Verdana" w:hAnsi="Verdana"/>
                  <w:sz w:val="24"/>
                  <w:szCs w:val="24"/>
                </w:rPr>
                <w:t>Corrected signature page according to Frank Annecchini</w:t>
              </w:r>
            </w:ins>
          </w:p>
        </w:tc>
        <w:tc>
          <w:tcPr>
            <w:tcW w:w="2329" w:type="dxa"/>
          </w:tcPr>
          <w:p w14:paraId="054FEE29" w14:textId="6A8A0DED" w:rsidR="00D27748" w:rsidRDefault="00D27748" w:rsidP="00D27748">
            <w:pPr>
              <w:pStyle w:val="TableText"/>
            </w:pPr>
            <w:ins w:id="35" w:author="Keith Oulson" w:date="2018-05-01T08:15:00Z">
              <w:r>
                <w:rPr>
                  <w:rFonts w:ascii="Verdana" w:hAnsi="Verdana"/>
                  <w:sz w:val="24"/>
                  <w:szCs w:val="24"/>
                </w:rPr>
                <w:t>Keith Oulson – Halfaker &amp; Associates</w:t>
              </w:r>
            </w:ins>
          </w:p>
        </w:tc>
      </w:tr>
      <w:tr w:rsidR="0021232A" w14:paraId="054FEE30" w14:textId="77777777" w:rsidTr="00E91E51">
        <w:tc>
          <w:tcPr>
            <w:tcW w:w="1728" w:type="dxa"/>
          </w:tcPr>
          <w:p w14:paraId="054FEE2B" w14:textId="523E7528" w:rsidR="0021232A" w:rsidRPr="006350D3" w:rsidRDefault="006350D3" w:rsidP="0021232A">
            <w:pPr>
              <w:pStyle w:val="TableText"/>
              <w:rPr>
                <w:rFonts w:ascii="Verdana" w:hAnsi="Verdana"/>
                <w:sz w:val="24"/>
                <w:szCs w:val="24"/>
                <w:rPrChange w:id="36" w:author="Keith Oulson" w:date="2018-05-02T10:28:00Z">
                  <w:rPr/>
                </w:rPrChange>
              </w:rPr>
            </w:pPr>
            <w:ins w:id="37" w:author="Keith Oulson" w:date="2018-05-02T10:27:00Z">
              <w:r w:rsidRPr="006350D3">
                <w:rPr>
                  <w:rFonts w:ascii="Verdana" w:hAnsi="Verdana"/>
                  <w:sz w:val="24"/>
                  <w:szCs w:val="24"/>
                  <w:rPrChange w:id="38" w:author="Keith Oulson" w:date="2018-05-02T10:28:00Z">
                    <w:rPr/>
                  </w:rPrChange>
                </w:rPr>
                <w:t>5/2/2018</w:t>
              </w:r>
            </w:ins>
          </w:p>
        </w:tc>
        <w:tc>
          <w:tcPr>
            <w:tcW w:w="1080" w:type="dxa"/>
          </w:tcPr>
          <w:p w14:paraId="054FEE2C" w14:textId="2CE4C562" w:rsidR="0021232A" w:rsidRPr="006350D3" w:rsidRDefault="006350D3" w:rsidP="0021232A">
            <w:pPr>
              <w:pStyle w:val="TableText"/>
              <w:rPr>
                <w:rFonts w:ascii="Verdana" w:hAnsi="Verdana"/>
                <w:sz w:val="24"/>
                <w:szCs w:val="24"/>
                <w:rPrChange w:id="39" w:author="Keith Oulson" w:date="2018-05-02T10:28:00Z">
                  <w:rPr/>
                </w:rPrChange>
              </w:rPr>
            </w:pPr>
            <w:ins w:id="40" w:author="Keith Oulson" w:date="2018-05-02T10:27:00Z">
              <w:r w:rsidRPr="006350D3">
                <w:rPr>
                  <w:rFonts w:ascii="Verdana" w:hAnsi="Verdana"/>
                  <w:sz w:val="24"/>
                  <w:szCs w:val="24"/>
                  <w:rPrChange w:id="41" w:author="Keith Oulson" w:date="2018-05-02T10:28:00Z">
                    <w:rPr/>
                  </w:rPrChange>
                </w:rPr>
                <w:t>3.0</w:t>
              </w:r>
            </w:ins>
          </w:p>
        </w:tc>
        <w:tc>
          <w:tcPr>
            <w:tcW w:w="4392" w:type="dxa"/>
          </w:tcPr>
          <w:p w14:paraId="054FEE2E" w14:textId="5BFF5B35" w:rsidR="0021232A" w:rsidRPr="006350D3" w:rsidRDefault="006350D3" w:rsidP="0021232A">
            <w:pPr>
              <w:pStyle w:val="TableText"/>
              <w:rPr>
                <w:rFonts w:ascii="Verdana" w:hAnsi="Verdana"/>
                <w:sz w:val="24"/>
                <w:szCs w:val="24"/>
                <w:rPrChange w:id="42" w:author="Keith Oulson" w:date="2018-05-02T10:28:00Z">
                  <w:rPr/>
                </w:rPrChange>
              </w:rPr>
            </w:pPr>
            <w:ins w:id="43" w:author="Keith Oulson" w:date="2018-05-02T10:27:00Z">
              <w:r w:rsidRPr="006350D3">
                <w:rPr>
                  <w:rFonts w:ascii="Verdana" w:hAnsi="Verdana"/>
                  <w:sz w:val="24"/>
                  <w:szCs w:val="24"/>
                  <w:rPrChange w:id="44" w:author="Keith Oulson" w:date="2018-05-02T10:28:00Z">
                    <w:rPr/>
                  </w:rPrChange>
                </w:rPr>
                <w:t>Carve out MRA</w:t>
              </w:r>
            </w:ins>
          </w:p>
        </w:tc>
        <w:tc>
          <w:tcPr>
            <w:tcW w:w="2329" w:type="dxa"/>
          </w:tcPr>
          <w:p w14:paraId="054FEE2F" w14:textId="6FB91BFC" w:rsidR="0021232A" w:rsidRPr="006350D3" w:rsidRDefault="006350D3" w:rsidP="0021232A">
            <w:pPr>
              <w:pStyle w:val="TableText"/>
              <w:rPr>
                <w:rFonts w:ascii="Verdana" w:hAnsi="Verdana"/>
                <w:sz w:val="24"/>
                <w:szCs w:val="24"/>
                <w:rPrChange w:id="45" w:author="Keith Oulson" w:date="2018-05-02T10:28:00Z">
                  <w:rPr/>
                </w:rPrChange>
              </w:rPr>
            </w:pPr>
            <w:ins w:id="46" w:author="Keith Oulson" w:date="2018-05-02T10:27:00Z">
              <w:r w:rsidRPr="006350D3">
                <w:rPr>
                  <w:rFonts w:ascii="Verdana" w:hAnsi="Verdana"/>
                  <w:sz w:val="24"/>
                  <w:szCs w:val="24"/>
                  <w:rPrChange w:id="47" w:author="Keith Oulson" w:date="2018-05-02T10:28:00Z">
                    <w:rPr/>
                  </w:rPrChange>
                </w:rPr>
                <w:t>Keith Oulson – Halfaker &amp; Associates</w:t>
              </w:r>
            </w:ins>
          </w:p>
        </w:tc>
      </w:tr>
      <w:tr w:rsidR="00B23316" w14:paraId="0BE12C06" w14:textId="77777777" w:rsidTr="00571E73">
        <w:trPr>
          <w:ins w:id="48" w:author="Steffen Maerdian" w:date="2018-05-08T15:21:00Z"/>
        </w:trPr>
        <w:tc>
          <w:tcPr>
            <w:tcW w:w="1728" w:type="dxa"/>
          </w:tcPr>
          <w:p w14:paraId="5FBDC281" w14:textId="64CC7BD3" w:rsidR="00B23316" w:rsidRPr="00571E73" w:rsidRDefault="00B23316" w:rsidP="00B23316">
            <w:pPr>
              <w:pStyle w:val="TableText"/>
              <w:rPr>
                <w:ins w:id="49" w:author="Steffen Maerdian" w:date="2018-05-08T15:21:00Z"/>
                <w:rFonts w:ascii="Verdana" w:hAnsi="Verdana"/>
                <w:sz w:val="24"/>
                <w:szCs w:val="24"/>
              </w:rPr>
            </w:pPr>
            <w:ins w:id="50" w:author="Steffen Maerdian" w:date="2018-05-08T15:21:00Z">
              <w:r w:rsidRPr="00571E73">
                <w:rPr>
                  <w:rFonts w:ascii="Verdana" w:hAnsi="Verdana"/>
                  <w:sz w:val="24"/>
                  <w:szCs w:val="24"/>
                </w:rPr>
                <w:t>5/</w:t>
              </w:r>
              <w:r>
                <w:rPr>
                  <w:rFonts w:ascii="Verdana" w:hAnsi="Verdana"/>
                  <w:sz w:val="24"/>
                  <w:szCs w:val="24"/>
                </w:rPr>
                <w:t>8</w:t>
              </w:r>
              <w:r w:rsidRPr="00571E73">
                <w:rPr>
                  <w:rFonts w:ascii="Verdana" w:hAnsi="Verdana"/>
                  <w:sz w:val="24"/>
                  <w:szCs w:val="24"/>
                </w:rPr>
                <w:t>/2018</w:t>
              </w:r>
            </w:ins>
          </w:p>
        </w:tc>
        <w:tc>
          <w:tcPr>
            <w:tcW w:w="1080" w:type="dxa"/>
          </w:tcPr>
          <w:p w14:paraId="0DDBB658" w14:textId="44232C62" w:rsidR="00B23316" w:rsidRPr="00571E73" w:rsidRDefault="00B23316" w:rsidP="00B23316">
            <w:pPr>
              <w:pStyle w:val="TableText"/>
              <w:rPr>
                <w:ins w:id="51" w:author="Steffen Maerdian" w:date="2018-05-08T15:21:00Z"/>
                <w:rFonts w:ascii="Verdana" w:hAnsi="Verdana"/>
                <w:sz w:val="24"/>
                <w:szCs w:val="24"/>
              </w:rPr>
            </w:pPr>
            <w:ins w:id="52" w:author="Steffen Maerdian" w:date="2018-05-08T15:21:00Z">
              <w:r w:rsidRPr="00571E73">
                <w:rPr>
                  <w:rFonts w:ascii="Verdana" w:hAnsi="Verdana"/>
                  <w:sz w:val="24"/>
                  <w:szCs w:val="24"/>
                </w:rPr>
                <w:t>3.</w:t>
              </w:r>
              <w:r>
                <w:rPr>
                  <w:rFonts w:ascii="Verdana" w:hAnsi="Verdana"/>
                  <w:sz w:val="24"/>
                  <w:szCs w:val="24"/>
                </w:rPr>
                <w:t>1</w:t>
              </w:r>
            </w:ins>
          </w:p>
        </w:tc>
        <w:tc>
          <w:tcPr>
            <w:tcW w:w="4392" w:type="dxa"/>
          </w:tcPr>
          <w:p w14:paraId="40EEFB87" w14:textId="2D7F842B" w:rsidR="00B23316" w:rsidRPr="00571E73" w:rsidRDefault="00B23316" w:rsidP="00B23316">
            <w:pPr>
              <w:pStyle w:val="TableText"/>
              <w:rPr>
                <w:ins w:id="53" w:author="Steffen Maerdian" w:date="2018-05-08T15:21:00Z"/>
                <w:rFonts w:ascii="Verdana" w:hAnsi="Verdana"/>
                <w:sz w:val="24"/>
                <w:szCs w:val="24"/>
              </w:rPr>
            </w:pPr>
            <w:ins w:id="54" w:author="Steffen Maerdian" w:date="2018-05-08T15:21:00Z">
              <w:r>
                <w:rPr>
                  <w:rFonts w:ascii="Verdana" w:hAnsi="Verdana"/>
                  <w:sz w:val="24"/>
                  <w:szCs w:val="24"/>
                </w:rPr>
                <w:t xml:space="preserve">Added corrected ERA </w:t>
              </w:r>
            </w:ins>
            <w:ins w:id="55" w:author="Steffen Maerdian" w:date="2018-05-08T15:45:00Z">
              <w:r w:rsidR="000334E8">
                <w:rPr>
                  <w:rFonts w:ascii="Verdana" w:hAnsi="Verdana"/>
                  <w:sz w:val="24"/>
                  <w:szCs w:val="24"/>
                </w:rPr>
                <w:t xml:space="preserve">and EFT </w:t>
              </w:r>
            </w:ins>
            <w:ins w:id="56" w:author="Steffen Maerdian" w:date="2018-05-08T15:21:00Z">
              <w:r>
                <w:rPr>
                  <w:rFonts w:ascii="Verdana" w:hAnsi="Verdana"/>
                  <w:sz w:val="24"/>
                  <w:szCs w:val="24"/>
                </w:rPr>
                <w:t>JSON file</w:t>
              </w:r>
            </w:ins>
            <w:ins w:id="57" w:author="Steffen Maerdian" w:date="2018-05-08T15:45:00Z">
              <w:r w:rsidR="000334E8">
                <w:rPr>
                  <w:rFonts w:ascii="Verdana" w:hAnsi="Verdana"/>
                  <w:sz w:val="24"/>
                  <w:szCs w:val="24"/>
                </w:rPr>
                <w:t>s</w:t>
              </w:r>
            </w:ins>
          </w:p>
        </w:tc>
        <w:tc>
          <w:tcPr>
            <w:tcW w:w="2329" w:type="dxa"/>
          </w:tcPr>
          <w:p w14:paraId="2B342E4E" w14:textId="24AC0495" w:rsidR="00B23316" w:rsidRPr="00571E73" w:rsidRDefault="00B23316" w:rsidP="00B23316">
            <w:pPr>
              <w:pStyle w:val="TableText"/>
              <w:rPr>
                <w:ins w:id="58" w:author="Steffen Maerdian" w:date="2018-05-08T15:21:00Z"/>
                <w:rFonts w:ascii="Verdana" w:hAnsi="Verdana"/>
                <w:sz w:val="24"/>
                <w:szCs w:val="24"/>
              </w:rPr>
            </w:pPr>
            <w:ins w:id="59" w:author="Steffen Maerdian" w:date="2018-05-08T15:21:00Z">
              <w:r w:rsidRPr="0021232A">
                <w:rPr>
                  <w:rFonts w:ascii="Verdana" w:hAnsi="Verdana"/>
                  <w:sz w:val="24"/>
                  <w:szCs w:val="24"/>
                </w:rPr>
                <w:t>Steffen Maerdian - Halfaker</w:t>
              </w:r>
            </w:ins>
          </w:p>
        </w:tc>
      </w:tr>
      <w:tr w:rsidR="0021232A" w14:paraId="054FEE36" w14:textId="77777777" w:rsidTr="00E91E51">
        <w:tc>
          <w:tcPr>
            <w:tcW w:w="1728" w:type="dxa"/>
          </w:tcPr>
          <w:p w14:paraId="054FEE31" w14:textId="1D366B74" w:rsidR="0021232A" w:rsidRDefault="0021232A" w:rsidP="0021232A">
            <w:pPr>
              <w:pStyle w:val="TableText"/>
            </w:pPr>
          </w:p>
        </w:tc>
        <w:tc>
          <w:tcPr>
            <w:tcW w:w="1080" w:type="dxa"/>
          </w:tcPr>
          <w:p w14:paraId="054FEE32" w14:textId="49D22085" w:rsidR="0021232A" w:rsidRDefault="0021232A" w:rsidP="0021232A">
            <w:pPr>
              <w:pStyle w:val="TableText"/>
            </w:pPr>
          </w:p>
        </w:tc>
        <w:tc>
          <w:tcPr>
            <w:tcW w:w="4392" w:type="dxa"/>
          </w:tcPr>
          <w:p w14:paraId="054FEE34" w14:textId="7AA5E86A" w:rsidR="0021232A" w:rsidRDefault="0021232A" w:rsidP="0021232A">
            <w:pPr>
              <w:pStyle w:val="TableText"/>
            </w:pPr>
          </w:p>
        </w:tc>
        <w:tc>
          <w:tcPr>
            <w:tcW w:w="2329" w:type="dxa"/>
          </w:tcPr>
          <w:p w14:paraId="054FEE35" w14:textId="6F646C91" w:rsidR="0021232A" w:rsidRDefault="0021232A" w:rsidP="0021232A">
            <w:pPr>
              <w:pStyle w:val="TableText"/>
            </w:pPr>
          </w:p>
        </w:tc>
      </w:tr>
      <w:tr w:rsidR="0021232A" w14:paraId="054FEE3D" w14:textId="77777777" w:rsidTr="00E91E51">
        <w:tc>
          <w:tcPr>
            <w:tcW w:w="1728" w:type="dxa"/>
          </w:tcPr>
          <w:p w14:paraId="054FEE37" w14:textId="5A4C7397" w:rsidR="0021232A" w:rsidRDefault="0021232A" w:rsidP="0021232A">
            <w:pPr>
              <w:pStyle w:val="TableText"/>
            </w:pPr>
          </w:p>
        </w:tc>
        <w:tc>
          <w:tcPr>
            <w:tcW w:w="1080" w:type="dxa"/>
          </w:tcPr>
          <w:p w14:paraId="054FEE38" w14:textId="33B24D4E" w:rsidR="0021232A" w:rsidRDefault="0021232A" w:rsidP="0021232A">
            <w:pPr>
              <w:pStyle w:val="TableText"/>
            </w:pPr>
          </w:p>
        </w:tc>
        <w:tc>
          <w:tcPr>
            <w:tcW w:w="4392" w:type="dxa"/>
          </w:tcPr>
          <w:p w14:paraId="054FEE39" w14:textId="62640F78" w:rsidR="0021232A" w:rsidRDefault="0021232A" w:rsidP="0021232A">
            <w:pPr>
              <w:pStyle w:val="TableText"/>
            </w:pPr>
          </w:p>
        </w:tc>
        <w:tc>
          <w:tcPr>
            <w:tcW w:w="2329" w:type="dxa"/>
          </w:tcPr>
          <w:p w14:paraId="054FEE3C" w14:textId="4BC51283" w:rsidR="0021232A" w:rsidRDefault="0021232A" w:rsidP="0021232A">
            <w:pPr>
              <w:pStyle w:val="TableText"/>
            </w:pPr>
          </w:p>
        </w:tc>
      </w:tr>
      <w:tr w:rsidR="0021232A" w14:paraId="054FEE44" w14:textId="77777777" w:rsidTr="00E91E51">
        <w:tc>
          <w:tcPr>
            <w:tcW w:w="1728" w:type="dxa"/>
          </w:tcPr>
          <w:p w14:paraId="054FEE3E" w14:textId="730384AF" w:rsidR="0021232A" w:rsidRDefault="0021232A" w:rsidP="0021232A">
            <w:pPr>
              <w:pStyle w:val="TableText"/>
            </w:pPr>
          </w:p>
        </w:tc>
        <w:tc>
          <w:tcPr>
            <w:tcW w:w="1080" w:type="dxa"/>
          </w:tcPr>
          <w:p w14:paraId="054FEE3F" w14:textId="6C3CC94D" w:rsidR="0021232A" w:rsidRDefault="0021232A" w:rsidP="0021232A">
            <w:pPr>
              <w:pStyle w:val="TableText"/>
            </w:pPr>
          </w:p>
        </w:tc>
        <w:tc>
          <w:tcPr>
            <w:tcW w:w="4392" w:type="dxa"/>
          </w:tcPr>
          <w:p w14:paraId="054FEE40" w14:textId="5F1CBAF2" w:rsidR="0021232A" w:rsidRDefault="0021232A" w:rsidP="0021232A">
            <w:pPr>
              <w:pStyle w:val="TableText"/>
            </w:pPr>
          </w:p>
        </w:tc>
        <w:tc>
          <w:tcPr>
            <w:tcW w:w="2329" w:type="dxa"/>
          </w:tcPr>
          <w:p w14:paraId="054FEE43" w14:textId="41FB41EB" w:rsidR="0021232A" w:rsidRDefault="0021232A" w:rsidP="0021232A">
            <w:pPr>
              <w:pStyle w:val="TableText"/>
            </w:pPr>
          </w:p>
        </w:tc>
      </w:tr>
      <w:tr w:rsidR="0021232A" w14:paraId="054FEE4A" w14:textId="77777777" w:rsidTr="00E91E51">
        <w:tc>
          <w:tcPr>
            <w:tcW w:w="1728" w:type="dxa"/>
          </w:tcPr>
          <w:p w14:paraId="054FEE45" w14:textId="7A943FDE" w:rsidR="0021232A" w:rsidRDefault="0021232A" w:rsidP="0021232A">
            <w:pPr>
              <w:pStyle w:val="TableText"/>
            </w:pPr>
          </w:p>
        </w:tc>
        <w:tc>
          <w:tcPr>
            <w:tcW w:w="1080" w:type="dxa"/>
          </w:tcPr>
          <w:p w14:paraId="054FEE46" w14:textId="1BBE9CDB" w:rsidR="0021232A" w:rsidRDefault="0021232A" w:rsidP="0021232A">
            <w:pPr>
              <w:pStyle w:val="TableText"/>
            </w:pPr>
          </w:p>
        </w:tc>
        <w:tc>
          <w:tcPr>
            <w:tcW w:w="4392" w:type="dxa"/>
          </w:tcPr>
          <w:p w14:paraId="054FEE47" w14:textId="29682776" w:rsidR="0021232A" w:rsidRDefault="0021232A" w:rsidP="0021232A">
            <w:pPr>
              <w:pStyle w:val="TableText"/>
            </w:pPr>
          </w:p>
        </w:tc>
        <w:tc>
          <w:tcPr>
            <w:tcW w:w="2329" w:type="dxa"/>
          </w:tcPr>
          <w:p w14:paraId="054FEE49" w14:textId="69061533" w:rsidR="0021232A" w:rsidRDefault="0021232A" w:rsidP="0021232A">
            <w:pPr>
              <w:pStyle w:val="TableText"/>
            </w:pPr>
          </w:p>
        </w:tc>
      </w:tr>
      <w:tr w:rsidR="0021232A" w14:paraId="054FEE52" w14:textId="77777777" w:rsidTr="00E91E51">
        <w:tc>
          <w:tcPr>
            <w:tcW w:w="1728" w:type="dxa"/>
          </w:tcPr>
          <w:p w14:paraId="054FEE4B" w14:textId="7111891B" w:rsidR="0021232A" w:rsidRDefault="0021232A" w:rsidP="0021232A">
            <w:pPr>
              <w:pStyle w:val="TableText"/>
            </w:pPr>
          </w:p>
        </w:tc>
        <w:tc>
          <w:tcPr>
            <w:tcW w:w="1080" w:type="dxa"/>
          </w:tcPr>
          <w:p w14:paraId="054FEE4C" w14:textId="64D240EC" w:rsidR="0021232A" w:rsidRDefault="0021232A" w:rsidP="0021232A">
            <w:pPr>
              <w:pStyle w:val="TableText"/>
            </w:pPr>
          </w:p>
        </w:tc>
        <w:tc>
          <w:tcPr>
            <w:tcW w:w="4392" w:type="dxa"/>
          </w:tcPr>
          <w:p w14:paraId="054FEE4E" w14:textId="098F984C" w:rsidR="0021232A" w:rsidRDefault="0021232A" w:rsidP="0021232A">
            <w:pPr>
              <w:pStyle w:val="TableText"/>
            </w:pPr>
          </w:p>
        </w:tc>
        <w:tc>
          <w:tcPr>
            <w:tcW w:w="2329" w:type="dxa"/>
          </w:tcPr>
          <w:p w14:paraId="054FEE51" w14:textId="24631E56" w:rsidR="0021232A" w:rsidRDefault="0021232A" w:rsidP="0021232A">
            <w:pPr>
              <w:pStyle w:val="TableText"/>
            </w:pPr>
          </w:p>
        </w:tc>
      </w:tr>
      <w:tr w:rsidR="0021232A" w14:paraId="054FEE57" w14:textId="77777777" w:rsidTr="00E91E51">
        <w:tc>
          <w:tcPr>
            <w:tcW w:w="1728" w:type="dxa"/>
          </w:tcPr>
          <w:p w14:paraId="054FEE53" w14:textId="0997EF0F" w:rsidR="0021232A" w:rsidRDefault="0021232A" w:rsidP="0021232A">
            <w:pPr>
              <w:pStyle w:val="TableText"/>
            </w:pPr>
          </w:p>
        </w:tc>
        <w:tc>
          <w:tcPr>
            <w:tcW w:w="1080" w:type="dxa"/>
          </w:tcPr>
          <w:p w14:paraId="054FEE54" w14:textId="26D9B8EC" w:rsidR="0021232A" w:rsidRDefault="0021232A" w:rsidP="0021232A">
            <w:pPr>
              <w:pStyle w:val="TableText"/>
            </w:pPr>
          </w:p>
        </w:tc>
        <w:tc>
          <w:tcPr>
            <w:tcW w:w="4392" w:type="dxa"/>
          </w:tcPr>
          <w:p w14:paraId="054FEE55" w14:textId="63DCC0B5" w:rsidR="0021232A" w:rsidRDefault="0021232A" w:rsidP="0021232A">
            <w:pPr>
              <w:pStyle w:val="TableText"/>
            </w:pPr>
          </w:p>
        </w:tc>
        <w:tc>
          <w:tcPr>
            <w:tcW w:w="2329" w:type="dxa"/>
          </w:tcPr>
          <w:p w14:paraId="054FEE56" w14:textId="48C5B5D0" w:rsidR="0021232A" w:rsidRDefault="0021232A" w:rsidP="0021232A">
            <w:pPr>
              <w:pStyle w:val="TableText"/>
            </w:pPr>
          </w:p>
        </w:tc>
      </w:tr>
      <w:tr w:rsidR="0021232A" w14:paraId="75624D74" w14:textId="77777777" w:rsidTr="00E91E51">
        <w:tc>
          <w:tcPr>
            <w:tcW w:w="1728" w:type="dxa"/>
          </w:tcPr>
          <w:p w14:paraId="78CE8D2E" w14:textId="6AF00C90" w:rsidR="0021232A" w:rsidRDefault="0021232A" w:rsidP="0021232A">
            <w:pPr>
              <w:pStyle w:val="TableText"/>
            </w:pPr>
          </w:p>
        </w:tc>
        <w:tc>
          <w:tcPr>
            <w:tcW w:w="1080" w:type="dxa"/>
          </w:tcPr>
          <w:p w14:paraId="270B12FA" w14:textId="75196978" w:rsidR="0021232A" w:rsidRDefault="0021232A" w:rsidP="0021232A">
            <w:pPr>
              <w:pStyle w:val="TableText"/>
            </w:pPr>
          </w:p>
        </w:tc>
        <w:tc>
          <w:tcPr>
            <w:tcW w:w="4392" w:type="dxa"/>
          </w:tcPr>
          <w:p w14:paraId="6EE3BEA2" w14:textId="2C05C9BF" w:rsidR="0021232A" w:rsidRDefault="0021232A" w:rsidP="0021232A">
            <w:pPr>
              <w:pStyle w:val="TableText"/>
            </w:pPr>
          </w:p>
        </w:tc>
        <w:tc>
          <w:tcPr>
            <w:tcW w:w="2329" w:type="dxa"/>
          </w:tcPr>
          <w:p w14:paraId="3215476F" w14:textId="24BAC434" w:rsidR="0021232A" w:rsidRDefault="0021232A" w:rsidP="0021232A">
            <w:pPr>
              <w:pStyle w:val="TableText"/>
            </w:pPr>
          </w:p>
        </w:tc>
      </w:tr>
      <w:tr w:rsidR="0021232A" w14:paraId="4DCF4723" w14:textId="77777777" w:rsidTr="00E91E51">
        <w:tc>
          <w:tcPr>
            <w:tcW w:w="1728" w:type="dxa"/>
          </w:tcPr>
          <w:p w14:paraId="5CCC1AB6" w14:textId="1F00BDB6" w:rsidR="0021232A" w:rsidRDefault="0021232A" w:rsidP="0021232A">
            <w:pPr>
              <w:pStyle w:val="TableText"/>
            </w:pPr>
          </w:p>
        </w:tc>
        <w:tc>
          <w:tcPr>
            <w:tcW w:w="1080" w:type="dxa"/>
          </w:tcPr>
          <w:p w14:paraId="1D299B79" w14:textId="126DF29A" w:rsidR="0021232A" w:rsidRDefault="0021232A" w:rsidP="0021232A">
            <w:pPr>
              <w:pStyle w:val="TableText"/>
            </w:pPr>
          </w:p>
        </w:tc>
        <w:tc>
          <w:tcPr>
            <w:tcW w:w="4392" w:type="dxa"/>
          </w:tcPr>
          <w:p w14:paraId="603E4540" w14:textId="3A881A83" w:rsidR="0021232A" w:rsidRDefault="0021232A" w:rsidP="0021232A">
            <w:pPr>
              <w:pStyle w:val="TableText"/>
            </w:pPr>
          </w:p>
        </w:tc>
        <w:tc>
          <w:tcPr>
            <w:tcW w:w="2329" w:type="dxa"/>
          </w:tcPr>
          <w:p w14:paraId="4FF38F5A" w14:textId="161EE6C7" w:rsidR="0021232A" w:rsidRPr="00CC5008" w:rsidRDefault="0021232A" w:rsidP="0021232A">
            <w:pPr>
              <w:pStyle w:val="TableText"/>
            </w:pPr>
          </w:p>
        </w:tc>
      </w:tr>
      <w:tr w:rsidR="0021232A" w14:paraId="11ECACFA" w14:textId="77777777" w:rsidTr="00E91E51">
        <w:tc>
          <w:tcPr>
            <w:tcW w:w="1728" w:type="dxa"/>
          </w:tcPr>
          <w:p w14:paraId="73B87C2C" w14:textId="79D47441" w:rsidR="0021232A" w:rsidRDefault="0021232A" w:rsidP="0021232A">
            <w:pPr>
              <w:pStyle w:val="TableText"/>
            </w:pPr>
          </w:p>
        </w:tc>
        <w:tc>
          <w:tcPr>
            <w:tcW w:w="1080" w:type="dxa"/>
          </w:tcPr>
          <w:p w14:paraId="07808791" w14:textId="64B47409" w:rsidR="0021232A" w:rsidRDefault="0021232A" w:rsidP="0021232A">
            <w:pPr>
              <w:pStyle w:val="TableText"/>
            </w:pPr>
          </w:p>
        </w:tc>
        <w:tc>
          <w:tcPr>
            <w:tcW w:w="4392" w:type="dxa"/>
          </w:tcPr>
          <w:p w14:paraId="68DD8896" w14:textId="510C6CBD" w:rsidR="0021232A" w:rsidRDefault="0021232A" w:rsidP="0021232A">
            <w:pPr>
              <w:pStyle w:val="TableText"/>
            </w:pPr>
          </w:p>
        </w:tc>
        <w:tc>
          <w:tcPr>
            <w:tcW w:w="2329" w:type="dxa"/>
          </w:tcPr>
          <w:p w14:paraId="15CDC434" w14:textId="7A7AB8B2" w:rsidR="0021232A" w:rsidRDefault="0021232A" w:rsidP="0021232A">
            <w:pPr>
              <w:pStyle w:val="TableText"/>
            </w:pPr>
          </w:p>
        </w:tc>
      </w:tr>
      <w:tr w:rsidR="0021232A" w14:paraId="25DC1C72" w14:textId="77777777" w:rsidTr="00E91E51">
        <w:tc>
          <w:tcPr>
            <w:tcW w:w="1728" w:type="dxa"/>
          </w:tcPr>
          <w:p w14:paraId="7BE86D9E" w14:textId="17E95CFD" w:rsidR="0021232A" w:rsidRDefault="0021232A" w:rsidP="0021232A">
            <w:pPr>
              <w:pStyle w:val="TableText"/>
            </w:pPr>
          </w:p>
        </w:tc>
        <w:tc>
          <w:tcPr>
            <w:tcW w:w="1080" w:type="dxa"/>
          </w:tcPr>
          <w:p w14:paraId="1EC2525E" w14:textId="3A6D8DE5" w:rsidR="0021232A" w:rsidRDefault="0021232A" w:rsidP="0021232A">
            <w:pPr>
              <w:pStyle w:val="TableText"/>
            </w:pPr>
          </w:p>
        </w:tc>
        <w:tc>
          <w:tcPr>
            <w:tcW w:w="4392" w:type="dxa"/>
          </w:tcPr>
          <w:p w14:paraId="1FDE9F51" w14:textId="5CBF8566" w:rsidR="0021232A" w:rsidRDefault="0021232A" w:rsidP="0021232A">
            <w:pPr>
              <w:pStyle w:val="TableText"/>
            </w:pPr>
          </w:p>
        </w:tc>
        <w:tc>
          <w:tcPr>
            <w:tcW w:w="2329" w:type="dxa"/>
          </w:tcPr>
          <w:p w14:paraId="3A929E9F" w14:textId="667CCC89" w:rsidR="0021232A" w:rsidRDefault="0021232A" w:rsidP="0021232A">
            <w:pPr>
              <w:pStyle w:val="TableText"/>
            </w:pPr>
          </w:p>
        </w:tc>
      </w:tr>
      <w:tr w:rsidR="0021232A" w14:paraId="6789DE7E" w14:textId="77777777" w:rsidTr="00E91E51">
        <w:tc>
          <w:tcPr>
            <w:tcW w:w="1728" w:type="dxa"/>
          </w:tcPr>
          <w:p w14:paraId="59F74ED0" w14:textId="6311FC6A" w:rsidR="0021232A" w:rsidRDefault="0021232A" w:rsidP="0021232A">
            <w:pPr>
              <w:pStyle w:val="TableText"/>
            </w:pPr>
          </w:p>
        </w:tc>
        <w:tc>
          <w:tcPr>
            <w:tcW w:w="1080" w:type="dxa"/>
          </w:tcPr>
          <w:p w14:paraId="7F9767FC" w14:textId="4074FCC6" w:rsidR="0021232A" w:rsidRDefault="0021232A" w:rsidP="0021232A">
            <w:pPr>
              <w:pStyle w:val="TableText"/>
            </w:pPr>
          </w:p>
        </w:tc>
        <w:tc>
          <w:tcPr>
            <w:tcW w:w="4392" w:type="dxa"/>
          </w:tcPr>
          <w:p w14:paraId="6E7D3A5C" w14:textId="370B1D6F" w:rsidR="0021232A" w:rsidRDefault="0021232A" w:rsidP="0021232A">
            <w:pPr>
              <w:pStyle w:val="TableText"/>
            </w:pPr>
          </w:p>
        </w:tc>
        <w:tc>
          <w:tcPr>
            <w:tcW w:w="2329" w:type="dxa"/>
          </w:tcPr>
          <w:p w14:paraId="5534D986" w14:textId="6EA124BB" w:rsidR="0021232A" w:rsidRDefault="0021232A" w:rsidP="0021232A">
            <w:pPr>
              <w:pStyle w:val="TableText"/>
            </w:pPr>
          </w:p>
        </w:tc>
      </w:tr>
      <w:tr w:rsidR="0021232A" w14:paraId="105C4F83" w14:textId="77777777" w:rsidTr="00E91E51">
        <w:tc>
          <w:tcPr>
            <w:tcW w:w="1728" w:type="dxa"/>
          </w:tcPr>
          <w:p w14:paraId="4CD4887A" w14:textId="794B4F5D" w:rsidR="0021232A" w:rsidRDefault="0021232A" w:rsidP="0021232A">
            <w:pPr>
              <w:pStyle w:val="TableText"/>
            </w:pPr>
          </w:p>
        </w:tc>
        <w:tc>
          <w:tcPr>
            <w:tcW w:w="1080" w:type="dxa"/>
          </w:tcPr>
          <w:p w14:paraId="1084879D" w14:textId="18D332A9" w:rsidR="0021232A" w:rsidRDefault="0021232A" w:rsidP="0021232A">
            <w:pPr>
              <w:pStyle w:val="TableText"/>
            </w:pPr>
          </w:p>
        </w:tc>
        <w:tc>
          <w:tcPr>
            <w:tcW w:w="4392" w:type="dxa"/>
          </w:tcPr>
          <w:p w14:paraId="47535CF7" w14:textId="4CBA0EB6" w:rsidR="0021232A" w:rsidRDefault="0021232A" w:rsidP="0021232A">
            <w:pPr>
              <w:pStyle w:val="TableText"/>
            </w:pPr>
          </w:p>
        </w:tc>
        <w:tc>
          <w:tcPr>
            <w:tcW w:w="2329" w:type="dxa"/>
          </w:tcPr>
          <w:p w14:paraId="64223BC8" w14:textId="440D4919" w:rsidR="0021232A" w:rsidRDefault="0021232A" w:rsidP="0021232A">
            <w:pPr>
              <w:pStyle w:val="TableText"/>
            </w:pPr>
          </w:p>
        </w:tc>
      </w:tr>
    </w:tbl>
    <w:p w14:paraId="665D142B" w14:textId="77777777" w:rsidR="00754387" w:rsidRDefault="00754387" w:rsidP="00942690">
      <w:pPr>
        <w:pStyle w:val="Title2"/>
      </w:pPr>
    </w:p>
    <w:p w14:paraId="51987DF3" w14:textId="77777777" w:rsidR="00754387" w:rsidRDefault="00754387">
      <w:pPr>
        <w:rPr>
          <w:rFonts w:cs="Arial"/>
          <w:b/>
          <w:bCs/>
          <w:sz w:val="28"/>
          <w:szCs w:val="32"/>
        </w:rPr>
      </w:pPr>
      <w:del w:id="60" w:author="Department of Veterans Affairs" w:date="2018-05-03T09:57:00Z">
        <w:r w:rsidDel="00AE0360">
          <w:br w:type="page"/>
        </w:r>
      </w:del>
    </w:p>
    <w:p w14:paraId="054FEE5E" w14:textId="1BDB92B9" w:rsidR="00942690" w:rsidRDefault="00942690" w:rsidP="00942690">
      <w:pPr>
        <w:pStyle w:val="Title2"/>
      </w:pPr>
      <w:r>
        <w:t>Table of Contents</w:t>
      </w:r>
    </w:p>
    <w:p w14:paraId="45FE77A2" w14:textId="77777777" w:rsidR="00D241B6" w:rsidRDefault="00CE41B2">
      <w:pPr>
        <w:pStyle w:val="TOC1"/>
        <w:tabs>
          <w:tab w:val="left" w:pos="440"/>
          <w:tab w:val="right" w:leader="dot" w:pos="9350"/>
        </w:tabs>
        <w:rPr>
          <w:ins w:id="61" w:author="Department of Veterans Affairs" w:date="2018-05-03T09:58:00Z"/>
          <w:rFonts w:asciiTheme="minorHAnsi" w:eastAsiaTheme="minorEastAsia" w:hAnsiTheme="minorHAnsi" w:cstheme="minorBidi"/>
          <w:b w:val="0"/>
          <w:bCs w:val="0"/>
          <w:noProof/>
          <w:szCs w:val="22"/>
        </w:rPr>
      </w:pPr>
      <w:r>
        <w:rPr>
          <w:caps/>
        </w:rPr>
        <w:fldChar w:fldCharType="begin"/>
      </w:r>
      <w:r>
        <w:rPr>
          <w:caps/>
        </w:rPr>
        <w:instrText xml:space="preserve"> TOC \o "1-3" \h \z \u </w:instrText>
      </w:r>
      <w:r>
        <w:rPr>
          <w:caps/>
        </w:rPr>
        <w:fldChar w:fldCharType="separate"/>
      </w:r>
      <w:ins w:id="62" w:author="Department of Veterans Affairs" w:date="2018-05-03T09:58:00Z">
        <w:r w:rsidR="00D241B6" w:rsidRPr="00583772">
          <w:rPr>
            <w:rStyle w:val="Hyperlink"/>
            <w:noProof/>
          </w:rPr>
          <w:fldChar w:fldCharType="begin"/>
        </w:r>
        <w:r w:rsidR="00D241B6" w:rsidRPr="00583772">
          <w:rPr>
            <w:rStyle w:val="Hyperlink"/>
            <w:noProof/>
          </w:rPr>
          <w:instrText xml:space="preserve"> </w:instrText>
        </w:r>
        <w:r w:rsidR="00D241B6">
          <w:rPr>
            <w:noProof/>
          </w:rPr>
          <w:instrText>HYPERLINK \l "_Toc513104840"</w:instrText>
        </w:r>
        <w:r w:rsidR="00D241B6" w:rsidRPr="00583772">
          <w:rPr>
            <w:rStyle w:val="Hyperlink"/>
            <w:noProof/>
          </w:rPr>
          <w:instrText xml:space="preserve"> </w:instrText>
        </w:r>
        <w:r w:rsidR="00D241B6" w:rsidRPr="00583772">
          <w:rPr>
            <w:rStyle w:val="Hyperlink"/>
            <w:noProof/>
          </w:rPr>
          <w:fldChar w:fldCharType="separate"/>
        </w:r>
        <w:r w:rsidR="00D241B6" w:rsidRPr="00583772">
          <w:rPr>
            <w:rStyle w:val="Hyperlink"/>
            <w:noProof/>
          </w:rPr>
          <w:t>1</w:t>
        </w:r>
        <w:r w:rsidR="00D241B6">
          <w:rPr>
            <w:rFonts w:asciiTheme="minorHAnsi" w:eastAsiaTheme="minorEastAsia" w:hAnsiTheme="minorHAnsi" w:cstheme="minorBidi"/>
            <w:b w:val="0"/>
            <w:bCs w:val="0"/>
            <w:noProof/>
            <w:szCs w:val="22"/>
          </w:rPr>
          <w:tab/>
        </w:r>
        <w:r w:rsidR="00D241B6" w:rsidRPr="00583772">
          <w:rPr>
            <w:rStyle w:val="Hyperlink"/>
            <w:noProof/>
          </w:rPr>
          <w:t>Introduction</w:t>
        </w:r>
        <w:r w:rsidR="00D241B6">
          <w:rPr>
            <w:noProof/>
            <w:webHidden/>
          </w:rPr>
          <w:tab/>
        </w:r>
        <w:r w:rsidR="00D241B6">
          <w:rPr>
            <w:noProof/>
            <w:webHidden/>
          </w:rPr>
          <w:fldChar w:fldCharType="begin"/>
        </w:r>
        <w:r w:rsidR="00D241B6">
          <w:rPr>
            <w:noProof/>
            <w:webHidden/>
          </w:rPr>
          <w:instrText xml:space="preserve"> PAGEREF _Toc513104840 \h </w:instrText>
        </w:r>
      </w:ins>
      <w:r w:rsidR="00D241B6">
        <w:rPr>
          <w:noProof/>
          <w:webHidden/>
        </w:rPr>
      </w:r>
      <w:r w:rsidR="00D241B6">
        <w:rPr>
          <w:noProof/>
          <w:webHidden/>
        </w:rPr>
        <w:fldChar w:fldCharType="separate"/>
      </w:r>
      <w:ins w:id="63" w:author="Department of Veterans Affairs" w:date="2018-05-03T09:58:00Z">
        <w:r w:rsidR="00D241B6">
          <w:rPr>
            <w:noProof/>
            <w:webHidden/>
          </w:rPr>
          <w:t>1</w:t>
        </w:r>
        <w:r w:rsidR="00D241B6">
          <w:rPr>
            <w:noProof/>
            <w:webHidden/>
          </w:rPr>
          <w:fldChar w:fldCharType="end"/>
        </w:r>
        <w:r w:rsidR="00D241B6" w:rsidRPr="00583772">
          <w:rPr>
            <w:rStyle w:val="Hyperlink"/>
            <w:noProof/>
          </w:rPr>
          <w:fldChar w:fldCharType="end"/>
        </w:r>
      </w:ins>
    </w:p>
    <w:p w14:paraId="4E40698D" w14:textId="77777777" w:rsidR="00D241B6" w:rsidRDefault="00D241B6">
      <w:pPr>
        <w:pStyle w:val="TOC2"/>
        <w:tabs>
          <w:tab w:val="left" w:pos="880"/>
          <w:tab w:val="right" w:leader="dot" w:pos="9350"/>
        </w:tabs>
        <w:rPr>
          <w:ins w:id="64" w:author="Department of Veterans Affairs" w:date="2018-05-03T09:58:00Z"/>
          <w:rFonts w:asciiTheme="minorHAnsi" w:eastAsiaTheme="minorEastAsia" w:hAnsiTheme="minorHAnsi" w:cstheme="minorBidi"/>
          <w:b w:val="0"/>
          <w:noProof/>
          <w:sz w:val="22"/>
          <w:szCs w:val="22"/>
        </w:rPr>
      </w:pPr>
      <w:ins w:id="65"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"_Toc513104841"</w:instrText>
        </w:r>
        <w:r w:rsidRPr="00583772">
          <w:rPr>
            <w:rStyle w:val="Hyperlink"/>
            <w:noProof/>
          </w:rPr>
          <w:instrText xml:space="preserve"> </w:instrText>
        </w:r>
        <w:r w:rsidRPr="00583772">
          <w:rPr>
            <w:rStyle w:val="Hyperlink"/>
            <w:noProof/>
          </w:rPr>
          <w:fldChar w:fldCharType="separate"/>
        </w:r>
        <w:r w:rsidRPr="00583772">
          <w:rPr>
            <w:rStyle w:val="Hyperlink"/>
            <w:noProof/>
          </w:rPr>
          <w:t>1.1</w:t>
        </w:r>
        <w:r>
          <w:rPr>
            <w:rFonts w:asciiTheme="minorHAnsi" w:eastAsiaTheme="minorEastAsia" w:hAnsiTheme="minorHAnsi" w:cstheme="minorBidi"/>
            <w:b w:val="0"/>
            <w:noProof/>
            <w:sz w:val="22"/>
            <w:szCs w:val="22"/>
          </w:rPr>
          <w:tab/>
        </w:r>
        <w:r w:rsidRPr="00583772">
          <w:rPr>
            <w:rStyle w:val="Hyperlink"/>
            <w:noProof/>
          </w:rPr>
          <w:t>Purpose</w:t>
        </w:r>
        <w:r>
          <w:rPr>
            <w:noProof/>
            <w:webHidden/>
          </w:rPr>
          <w:tab/>
        </w:r>
        <w:r>
          <w:rPr>
            <w:noProof/>
            <w:webHidden/>
          </w:rPr>
          <w:fldChar w:fldCharType="begin"/>
        </w:r>
        <w:r>
          <w:rPr>
            <w:noProof/>
            <w:webHidden/>
          </w:rPr>
          <w:instrText xml:space="preserve"> PAGEREF _Toc513104841 \h </w:instrText>
        </w:r>
      </w:ins>
      <w:r>
        <w:rPr>
          <w:noProof/>
          <w:webHidden/>
        </w:rPr>
      </w:r>
      <w:r>
        <w:rPr>
          <w:noProof/>
          <w:webHidden/>
        </w:rPr>
        <w:fldChar w:fldCharType="separate"/>
      </w:r>
      <w:ins w:id="66" w:author="Department of Veterans Affairs" w:date="2018-05-03T09:58:00Z">
        <w:r>
          <w:rPr>
            <w:noProof/>
            <w:webHidden/>
          </w:rPr>
          <w:t>1</w:t>
        </w:r>
        <w:r>
          <w:rPr>
            <w:noProof/>
            <w:webHidden/>
          </w:rPr>
          <w:fldChar w:fldCharType="end"/>
        </w:r>
        <w:r w:rsidRPr="00583772">
          <w:rPr>
            <w:rStyle w:val="Hyperlink"/>
            <w:noProof/>
          </w:rPr>
          <w:fldChar w:fldCharType="end"/>
        </w:r>
      </w:ins>
    </w:p>
    <w:p w14:paraId="181E2F0D" w14:textId="77777777" w:rsidR="00D241B6" w:rsidRDefault="00D241B6">
      <w:pPr>
        <w:pStyle w:val="TOC2"/>
        <w:tabs>
          <w:tab w:val="left" w:pos="880"/>
          <w:tab w:val="right" w:leader="dot" w:pos="9350"/>
        </w:tabs>
        <w:rPr>
          <w:ins w:id="67" w:author="Department of Veterans Affairs" w:date="2018-05-03T09:58:00Z"/>
          <w:rFonts w:asciiTheme="minorHAnsi" w:eastAsiaTheme="minorEastAsia" w:hAnsiTheme="minorHAnsi" w:cstheme="minorBidi"/>
          <w:b w:val="0"/>
          <w:noProof/>
          <w:sz w:val="22"/>
          <w:szCs w:val="22"/>
        </w:rPr>
      </w:pPr>
      <w:ins w:id="68"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"_Toc513104842"</w:instrText>
        </w:r>
        <w:r w:rsidRPr="00583772">
          <w:rPr>
            <w:rStyle w:val="Hyperlink"/>
            <w:noProof/>
          </w:rPr>
          <w:instrText xml:space="preserve"> </w:instrText>
        </w:r>
        <w:r w:rsidRPr="00583772">
          <w:rPr>
            <w:rStyle w:val="Hyperlink"/>
            <w:noProof/>
          </w:rPr>
          <w:fldChar w:fldCharType="separate"/>
        </w:r>
        <w:r w:rsidRPr="00583772">
          <w:rPr>
            <w:rStyle w:val="Hyperlink"/>
            <w:noProof/>
          </w:rPr>
          <w:t>1.2</w:t>
        </w:r>
        <w:r>
          <w:rPr>
            <w:rFonts w:asciiTheme="minorHAnsi" w:eastAsiaTheme="minorEastAsia" w:hAnsiTheme="minorHAnsi" w:cstheme="minorBidi"/>
            <w:b w:val="0"/>
            <w:noProof/>
            <w:sz w:val="22"/>
            <w:szCs w:val="22"/>
          </w:rPr>
          <w:tab/>
        </w:r>
        <w:r w:rsidRPr="00583772">
          <w:rPr>
            <w:rStyle w:val="Hyperlink"/>
            <w:noProof/>
          </w:rPr>
          <w:t>Scope</w:t>
        </w:r>
        <w:r>
          <w:rPr>
            <w:noProof/>
            <w:webHidden/>
          </w:rPr>
          <w:tab/>
        </w:r>
        <w:r>
          <w:rPr>
            <w:noProof/>
            <w:webHidden/>
          </w:rPr>
          <w:fldChar w:fldCharType="begin"/>
        </w:r>
        <w:r>
          <w:rPr>
            <w:noProof/>
            <w:webHidden/>
          </w:rPr>
          <w:instrText xml:space="preserve"> PAGEREF _Toc513104842 \h </w:instrText>
        </w:r>
      </w:ins>
      <w:r>
        <w:rPr>
          <w:noProof/>
          <w:webHidden/>
        </w:rPr>
      </w:r>
      <w:r>
        <w:rPr>
          <w:noProof/>
          <w:webHidden/>
        </w:rPr>
        <w:fldChar w:fldCharType="separate"/>
      </w:r>
      <w:ins w:id="69" w:author="Department of Veterans Affairs" w:date="2018-05-03T09:58:00Z">
        <w:r>
          <w:rPr>
            <w:noProof/>
            <w:webHidden/>
          </w:rPr>
          <w:t>1</w:t>
        </w:r>
        <w:r>
          <w:rPr>
            <w:noProof/>
            <w:webHidden/>
          </w:rPr>
          <w:fldChar w:fldCharType="end"/>
        </w:r>
        <w:r w:rsidRPr="00583772">
          <w:rPr>
            <w:rStyle w:val="Hyperlink"/>
            <w:noProof/>
          </w:rPr>
          <w:fldChar w:fldCharType="end"/>
        </w:r>
      </w:ins>
    </w:p>
    <w:p w14:paraId="58FFBD9E" w14:textId="77777777" w:rsidR="00D241B6" w:rsidRDefault="00D241B6">
      <w:pPr>
        <w:pStyle w:val="TOC2"/>
        <w:tabs>
          <w:tab w:val="left" w:pos="880"/>
          <w:tab w:val="right" w:leader="dot" w:pos="9350"/>
        </w:tabs>
        <w:rPr>
          <w:ins w:id="70" w:author="Department of Veterans Affairs" w:date="2018-05-03T09:58:00Z"/>
          <w:rFonts w:asciiTheme="minorHAnsi" w:eastAsiaTheme="minorEastAsia" w:hAnsiTheme="minorHAnsi" w:cstheme="minorBidi"/>
          <w:b w:val="0"/>
          <w:noProof/>
          <w:sz w:val="22"/>
          <w:szCs w:val="22"/>
        </w:rPr>
      </w:pPr>
      <w:ins w:id="71"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"_Toc513104843"</w:instrText>
        </w:r>
        <w:r w:rsidRPr="00583772">
          <w:rPr>
            <w:rStyle w:val="Hyperlink"/>
            <w:noProof/>
          </w:rPr>
          <w:instrText xml:space="preserve"> </w:instrText>
        </w:r>
        <w:r w:rsidRPr="00583772">
          <w:rPr>
            <w:rStyle w:val="Hyperlink"/>
            <w:noProof/>
          </w:rPr>
          <w:fldChar w:fldCharType="separate"/>
        </w:r>
        <w:r w:rsidRPr="00583772">
          <w:rPr>
            <w:rStyle w:val="Hyperlink"/>
            <w:noProof/>
          </w:rPr>
          <w:t>1.3</w:t>
        </w:r>
        <w:r>
          <w:rPr>
            <w:rFonts w:asciiTheme="minorHAnsi" w:eastAsiaTheme="minorEastAsia" w:hAnsiTheme="minorHAnsi" w:cstheme="minorBidi"/>
            <w:b w:val="0"/>
            <w:noProof/>
            <w:sz w:val="22"/>
            <w:szCs w:val="22"/>
          </w:rPr>
          <w:tab/>
        </w:r>
        <w:r w:rsidRPr="00583772">
          <w:rPr>
            <w:rStyle w:val="Hyperlink"/>
            <w:noProof/>
          </w:rPr>
          <w:t>System Identification</w:t>
        </w:r>
        <w:r>
          <w:rPr>
            <w:noProof/>
            <w:webHidden/>
          </w:rPr>
          <w:tab/>
        </w:r>
        <w:r>
          <w:rPr>
            <w:noProof/>
            <w:webHidden/>
          </w:rPr>
          <w:fldChar w:fldCharType="begin"/>
        </w:r>
        <w:r>
          <w:rPr>
            <w:noProof/>
            <w:webHidden/>
          </w:rPr>
          <w:instrText xml:space="preserve"> PAGEREF _Toc513104843 \h </w:instrText>
        </w:r>
      </w:ins>
      <w:r>
        <w:rPr>
          <w:noProof/>
          <w:webHidden/>
        </w:rPr>
      </w:r>
      <w:r>
        <w:rPr>
          <w:noProof/>
          <w:webHidden/>
        </w:rPr>
        <w:fldChar w:fldCharType="separate"/>
      </w:r>
      <w:ins w:id="72" w:author="Department of Veterans Affairs" w:date="2018-05-03T09:58:00Z">
        <w:r>
          <w:rPr>
            <w:noProof/>
            <w:webHidden/>
          </w:rPr>
          <w:t>1</w:t>
        </w:r>
        <w:r>
          <w:rPr>
            <w:noProof/>
            <w:webHidden/>
          </w:rPr>
          <w:fldChar w:fldCharType="end"/>
        </w:r>
        <w:r w:rsidRPr="00583772">
          <w:rPr>
            <w:rStyle w:val="Hyperlink"/>
            <w:noProof/>
          </w:rPr>
          <w:fldChar w:fldCharType="end"/>
        </w:r>
      </w:ins>
    </w:p>
    <w:p w14:paraId="661A4391" w14:textId="77777777" w:rsidR="00D241B6" w:rsidRDefault="00D241B6">
      <w:pPr>
        <w:pStyle w:val="TOC3"/>
        <w:tabs>
          <w:tab w:val="left" w:pos="1320"/>
          <w:tab w:val="right" w:leader="dot" w:pos="9350"/>
        </w:tabs>
        <w:rPr>
          <w:ins w:id="73" w:author="Department of Veterans Affairs" w:date="2018-05-03T09:58:00Z"/>
          <w:rFonts w:asciiTheme="minorHAnsi" w:eastAsiaTheme="minorEastAsia" w:hAnsiTheme="minorHAnsi" w:cstheme="minorBidi"/>
          <w:iCs w:val="0"/>
          <w:noProof/>
          <w:sz w:val="22"/>
          <w:szCs w:val="22"/>
        </w:rPr>
      </w:pPr>
      <w:ins w:id="74"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"_Toc513104844"</w:instrText>
        </w:r>
        <w:r w:rsidRPr="00583772">
          <w:rPr>
            <w:rStyle w:val="Hyperlink"/>
            <w:noProof/>
          </w:rPr>
          <w:instrText xml:space="preserve"> </w:instrText>
        </w:r>
        <w:r w:rsidRPr="00583772">
          <w:rPr>
            <w:rStyle w:val="Hyperlink"/>
            <w:noProof/>
          </w:rPr>
          <w:fldChar w:fldCharType="separate"/>
        </w:r>
        <w:r w:rsidRPr="00583772">
          <w:rPr>
            <w:rStyle w:val="Hyperlink"/>
            <w:noProof/>
          </w:rPr>
          <w:t>1.3.1</w:t>
        </w:r>
        <w:r>
          <w:rPr>
            <w:rFonts w:asciiTheme="minorHAnsi" w:eastAsiaTheme="minorEastAsia" w:hAnsiTheme="minorHAnsi" w:cstheme="minorBidi"/>
            <w:iCs w:val="0"/>
            <w:noProof/>
            <w:sz w:val="22"/>
            <w:szCs w:val="22"/>
          </w:rPr>
          <w:tab/>
        </w:r>
        <w:r w:rsidRPr="00583772">
          <w:rPr>
            <w:rStyle w:val="Hyperlink"/>
            <w:noProof/>
          </w:rPr>
          <w:t>MCCF EDI TAS ePayments</w:t>
        </w:r>
        <w:r>
          <w:rPr>
            <w:noProof/>
            <w:webHidden/>
          </w:rPr>
          <w:tab/>
        </w:r>
        <w:r>
          <w:rPr>
            <w:noProof/>
            <w:webHidden/>
          </w:rPr>
          <w:fldChar w:fldCharType="begin"/>
        </w:r>
        <w:r>
          <w:rPr>
            <w:noProof/>
            <w:webHidden/>
          </w:rPr>
          <w:instrText xml:space="preserve"> PAGEREF _Toc513104844 \h </w:instrText>
        </w:r>
      </w:ins>
      <w:r>
        <w:rPr>
          <w:noProof/>
          <w:webHidden/>
        </w:rPr>
      </w:r>
      <w:r>
        <w:rPr>
          <w:noProof/>
          <w:webHidden/>
        </w:rPr>
        <w:fldChar w:fldCharType="separate"/>
      </w:r>
      <w:ins w:id="75" w:author="Department of Veterans Affairs" w:date="2018-05-03T09:58:00Z">
        <w:r>
          <w:rPr>
            <w:noProof/>
            <w:webHidden/>
          </w:rPr>
          <w:t>1</w:t>
        </w:r>
        <w:r>
          <w:rPr>
            <w:noProof/>
            <w:webHidden/>
          </w:rPr>
          <w:fldChar w:fldCharType="end"/>
        </w:r>
        <w:r w:rsidRPr="00583772">
          <w:rPr>
            <w:rStyle w:val="Hyperlink"/>
            <w:noProof/>
          </w:rPr>
          <w:fldChar w:fldCharType="end"/>
        </w:r>
      </w:ins>
    </w:p>
    <w:p w14:paraId="189F0478" w14:textId="77777777" w:rsidR="00D241B6" w:rsidRDefault="00D241B6">
      <w:pPr>
        <w:pStyle w:val="TOC3"/>
        <w:tabs>
          <w:tab w:val="left" w:pos="1320"/>
          <w:tab w:val="right" w:leader="dot" w:pos="9350"/>
        </w:tabs>
        <w:rPr>
          <w:ins w:id="76" w:author="Department of Veterans Affairs" w:date="2018-05-03T09:58:00Z"/>
          <w:rFonts w:asciiTheme="minorHAnsi" w:eastAsiaTheme="minorEastAsia" w:hAnsiTheme="minorHAnsi" w:cstheme="minorBidi"/>
          <w:iCs w:val="0"/>
          <w:noProof/>
          <w:sz w:val="22"/>
          <w:szCs w:val="22"/>
        </w:rPr>
      </w:pPr>
      <w:ins w:id="77"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"_Toc513104845"</w:instrText>
        </w:r>
        <w:r w:rsidRPr="00583772">
          <w:rPr>
            <w:rStyle w:val="Hyperlink"/>
            <w:noProof/>
          </w:rPr>
          <w:instrText xml:space="preserve"> </w:instrText>
        </w:r>
        <w:r w:rsidRPr="00583772">
          <w:rPr>
            <w:rStyle w:val="Hyperlink"/>
            <w:noProof/>
          </w:rPr>
          <w:fldChar w:fldCharType="separate"/>
        </w:r>
        <w:r w:rsidRPr="00583772">
          <w:rPr>
            <w:rStyle w:val="Hyperlink"/>
            <w:noProof/>
          </w:rPr>
          <w:t>1.3.2</w:t>
        </w:r>
        <w:r>
          <w:rPr>
            <w:rFonts w:asciiTheme="minorHAnsi" w:eastAsiaTheme="minorEastAsia" w:hAnsiTheme="minorHAnsi" w:cstheme="minorBidi"/>
            <w:iCs w:val="0"/>
            <w:noProof/>
            <w:sz w:val="22"/>
            <w:szCs w:val="22"/>
          </w:rPr>
          <w:tab/>
        </w:r>
        <w:r w:rsidRPr="00583772">
          <w:rPr>
            <w:rStyle w:val="Hyperlink"/>
            <w:noProof/>
          </w:rPr>
          <w:t>FSC</w:t>
        </w:r>
        <w:r>
          <w:rPr>
            <w:noProof/>
            <w:webHidden/>
          </w:rPr>
          <w:tab/>
        </w:r>
        <w:r>
          <w:rPr>
            <w:noProof/>
            <w:webHidden/>
          </w:rPr>
          <w:fldChar w:fldCharType="begin"/>
        </w:r>
        <w:r>
          <w:rPr>
            <w:noProof/>
            <w:webHidden/>
          </w:rPr>
          <w:instrText xml:space="preserve"> PAGEREF _Toc513104845 \h </w:instrText>
        </w:r>
      </w:ins>
      <w:r>
        <w:rPr>
          <w:noProof/>
          <w:webHidden/>
        </w:rPr>
      </w:r>
      <w:r>
        <w:rPr>
          <w:noProof/>
          <w:webHidden/>
        </w:rPr>
        <w:fldChar w:fldCharType="separate"/>
      </w:r>
      <w:ins w:id="78" w:author="Department of Veterans Affairs" w:date="2018-05-03T09:58:00Z">
        <w:r>
          <w:rPr>
            <w:noProof/>
            <w:webHidden/>
          </w:rPr>
          <w:t>2</w:t>
        </w:r>
        <w:r>
          <w:rPr>
            <w:noProof/>
            <w:webHidden/>
          </w:rPr>
          <w:fldChar w:fldCharType="end"/>
        </w:r>
        <w:r w:rsidRPr="00583772">
          <w:rPr>
            <w:rStyle w:val="Hyperlink"/>
            <w:noProof/>
          </w:rPr>
          <w:fldChar w:fldCharType="end"/>
        </w:r>
      </w:ins>
    </w:p>
    <w:p w14:paraId="277B2D90" w14:textId="77777777" w:rsidR="00D241B6" w:rsidRDefault="00D241B6">
      <w:pPr>
        <w:pStyle w:val="TOC2"/>
        <w:tabs>
          <w:tab w:val="left" w:pos="880"/>
          <w:tab w:val="right" w:leader="dot" w:pos="9350"/>
        </w:tabs>
        <w:rPr>
          <w:ins w:id="79" w:author="Department of Veterans Affairs" w:date="2018-05-03T09:58:00Z"/>
          <w:rFonts w:asciiTheme="minorHAnsi" w:eastAsiaTheme="minorEastAsia" w:hAnsiTheme="minorHAnsi" w:cstheme="minorBidi"/>
          <w:b w:val="0"/>
          <w:noProof/>
          <w:sz w:val="22"/>
          <w:szCs w:val="22"/>
        </w:rPr>
      </w:pPr>
      <w:ins w:id="80"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"_Toc513104846"</w:instrText>
        </w:r>
        <w:r w:rsidRPr="00583772">
          <w:rPr>
            <w:rStyle w:val="Hyperlink"/>
            <w:noProof/>
          </w:rPr>
          <w:instrText xml:space="preserve"> </w:instrText>
        </w:r>
        <w:r w:rsidRPr="00583772">
          <w:rPr>
            <w:rStyle w:val="Hyperlink"/>
            <w:noProof/>
          </w:rPr>
          <w:fldChar w:fldCharType="separate"/>
        </w:r>
        <w:r w:rsidRPr="00583772">
          <w:rPr>
            <w:rStyle w:val="Hyperlink"/>
            <w:noProof/>
          </w:rPr>
          <w:t>1.4</w:t>
        </w:r>
        <w:r>
          <w:rPr>
            <w:rFonts w:asciiTheme="minorHAnsi" w:eastAsiaTheme="minorEastAsia" w:hAnsiTheme="minorHAnsi" w:cstheme="minorBidi"/>
            <w:b w:val="0"/>
            <w:noProof/>
            <w:sz w:val="22"/>
            <w:szCs w:val="22"/>
          </w:rPr>
          <w:tab/>
        </w:r>
        <w:r w:rsidRPr="00583772">
          <w:rPr>
            <w:rStyle w:val="Hyperlink"/>
            <w:noProof/>
          </w:rPr>
          <w:t>Operational Agreement</w:t>
        </w:r>
        <w:r>
          <w:rPr>
            <w:noProof/>
            <w:webHidden/>
          </w:rPr>
          <w:tab/>
        </w:r>
        <w:r>
          <w:rPr>
            <w:noProof/>
            <w:webHidden/>
          </w:rPr>
          <w:fldChar w:fldCharType="begin"/>
        </w:r>
        <w:r>
          <w:rPr>
            <w:noProof/>
            <w:webHidden/>
          </w:rPr>
          <w:instrText xml:space="preserve"> PAGEREF _Toc513104846 \h </w:instrText>
        </w:r>
      </w:ins>
      <w:r>
        <w:rPr>
          <w:noProof/>
          <w:webHidden/>
        </w:rPr>
      </w:r>
      <w:r>
        <w:rPr>
          <w:noProof/>
          <w:webHidden/>
        </w:rPr>
        <w:fldChar w:fldCharType="separate"/>
      </w:r>
      <w:ins w:id="81" w:author="Department of Veterans Affairs" w:date="2018-05-03T09:58:00Z">
        <w:r>
          <w:rPr>
            <w:noProof/>
            <w:webHidden/>
          </w:rPr>
          <w:t>2</w:t>
        </w:r>
        <w:r>
          <w:rPr>
            <w:noProof/>
            <w:webHidden/>
          </w:rPr>
          <w:fldChar w:fldCharType="end"/>
        </w:r>
        <w:r w:rsidRPr="00583772">
          <w:rPr>
            <w:rStyle w:val="Hyperlink"/>
            <w:noProof/>
          </w:rPr>
          <w:fldChar w:fldCharType="end"/>
        </w:r>
      </w:ins>
    </w:p>
    <w:p w14:paraId="3B8FA91B" w14:textId="77777777" w:rsidR="00D241B6" w:rsidRDefault="00D241B6">
      <w:pPr>
        <w:pStyle w:val="TOC1"/>
        <w:tabs>
          <w:tab w:val="left" w:pos="440"/>
          <w:tab w:val="right" w:leader="dot" w:pos="9350"/>
        </w:tabs>
        <w:rPr>
          <w:ins w:id="82" w:author="Department of Veterans Affairs" w:date="2018-05-03T09:58:00Z"/>
          <w:rFonts w:asciiTheme="minorHAnsi" w:eastAsiaTheme="minorEastAsia" w:hAnsiTheme="minorHAnsi" w:cstheme="minorBidi"/>
          <w:b w:val="0"/>
          <w:bCs w:val="0"/>
          <w:noProof/>
          <w:szCs w:val="22"/>
        </w:rPr>
      </w:pPr>
      <w:ins w:id="83"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"_Toc513104847"</w:instrText>
        </w:r>
        <w:r w:rsidRPr="00583772">
          <w:rPr>
            <w:rStyle w:val="Hyperlink"/>
            <w:noProof/>
          </w:rPr>
          <w:instrText xml:space="preserve"> </w:instrText>
        </w:r>
        <w:r w:rsidRPr="00583772">
          <w:rPr>
            <w:rStyle w:val="Hyperlink"/>
            <w:noProof/>
          </w:rPr>
          <w:fldChar w:fldCharType="separate"/>
        </w:r>
        <w:r w:rsidRPr="00583772">
          <w:rPr>
            <w:rStyle w:val="Hyperlink"/>
            <w:noProof/>
          </w:rPr>
          <w:t>2</w:t>
        </w:r>
        <w:r>
          <w:rPr>
            <w:rFonts w:asciiTheme="minorHAnsi" w:eastAsiaTheme="minorEastAsia" w:hAnsiTheme="minorHAnsi" w:cstheme="minorBidi"/>
            <w:b w:val="0"/>
            <w:bCs w:val="0"/>
            <w:noProof/>
            <w:szCs w:val="22"/>
          </w:rPr>
          <w:tab/>
        </w:r>
        <w:r w:rsidRPr="00583772">
          <w:rPr>
            <w:rStyle w:val="Hyperlink"/>
            <w:noProof/>
          </w:rPr>
          <w:t>Interface Definition</w:t>
        </w:r>
        <w:r>
          <w:rPr>
            <w:noProof/>
            <w:webHidden/>
          </w:rPr>
          <w:tab/>
        </w:r>
        <w:r>
          <w:rPr>
            <w:noProof/>
            <w:webHidden/>
          </w:rPr>
          <w:fldChar w:fldCharType="begin"/>
        </w:r>
        <w:r>
          <w:rPr>
            <w:noProof/>
            <w:webHidden/>
          </w:rPr>
          <w:instrText xml:space="preserve"> PAGEREF _Toc513104847 \h </w:instrText>
        </w:r>
      </w:ins>
      <w:r>
        <w:rPr>
          <w:noProof/>
          <w:webHidden/>
        </w:rPr>
      </w:r>
      <w:r>
        <w:rPr>
          <w:noProof/>
          <w:webHidden/>
        </w:rPr>
        <w:fldChar w:fldCharType="separate"/>
      </w:r>
      <w:ins w:id="84" w:author="Department of Veterans Affairs" w:date="2018-05-03T09:58:00Z">
        <w:r>
          <w:rPr>
            <w:noProof/>
            <w:webHidden/>
          </w:rPr>
          <w:t>2</w:t>
        </w:r>
        <w:r>
          <w:rPr>
            <w:noProof/>
            <w:webHidden/>
          </w:rPr>
          <w:fldChar w:fldCharType="end"/>
        </w:r>
        <w:r w:rsidRPr="00583772">
          <w:rPr>
            <w:rStyle w:val="Hyperlink"/>
            <w:noProof/>
          </w:rPr>
          <w:fldChar w:fldCharType="end"/>
        </w:r>
      </w:ins>
    </w:p>
    <w:p w14:paraId="115748B4" w14:textId="77777777" w:rsidR="00D241B6" w:rsidRDefault="00D241B6">
      <w:pPr>
        <w:pStyle w:val="TOC2"/>
        <w:tabs>
          <w:tab w:val="left" w:pos="880"/>
          <w:tab w:val="right" w:leader="dot" w:pos="9350"/>
        </w:tabs>
        <w:rPr>
          <w:ins w:id="85" w:author="Department of Veterans Affairs" w:date="2018-05-03T09:58:00Z"/>
          <w:rFonts w:asciiTheme="minorHAnsi" w:eastAsiaTheme="minorEastAsia" w:hAnsiTheme="minorHAnsi" w:cstheme="minorBidi"/>
          <w:b w:val="0"/>
          <w:noProof/>
          <w:sz w:val="22"/>
          <w:szCs w:val="22"/>
        </w:rPr>
      </w:pPr>
      <w:ins w:id="86"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"_Toc513104848"</w:instrText>
        </w:r>
        <w:r w:rsidRPr="00583772">
          <w:rPr>
            <w:rStyle w:val="Hyperlink"/>
            <w:noProof/>
          </w:rPr>
          <w:instrText xml:space="preserve"> </w:instrText>
        </w:r>
        <w:r w:rsidRPr="00583772">
          <w:rPr>
            <w:rStyle w:val="Hyperlink"/>
            <w:noProof/>
          </w:rPr>
          <w:fldChar w:fldCharType="separate"/>
        </w:r>
        <w:r w:rsidRPr="00583772">
          <w:rPr>
            <w:rStyle w:val="Hyperlink"/>
            <w:noProof/>
          </w:rPr>
          <w:t>2.1</w:t>
        </w:r>
        <w:r>
          <w:rPr>
            <w:rFonts w:asciiTheme="minorHAnsi" w:eastAsiaTheme="minorEastAsia" w:hAnsiTheme="minorHAnsi" w:cstheme="minorBidi"/>
            <w:b w:val="0"/>
            <w:noProof/>
            <w:sz w:val="22"/>
            <w:szCs w:val="22"/>
          </w:rPr>
          <w:tab/>
        </w:r>
        <w:r w:rsidRPr="00583772">
          <w:rPr>
            <w:rStyle w:val="Hyperlink"/>
            <w:noProof/>
          </w:rPr>
          <w:t>System Overview</w:t>
        </w:r>
        <w:r>
          <w:rPr>
            <w:noProof/>
            <w:webHidden/>
          </w:rPr>
          <w:tab/>
        </w:r>
        <w:r>
          <w:rPr>
            <w:noProof/>
            <w:webHidden/>
          </w:rPr>
          <w:fldChar w:fldCharType="begin"/>
        </w:r>
        <w:r>
          <w:rPr>
            <w:noProof/>
            <w:webHidden/>
          </w:rPr>
          <w:instrText xml:space="preserve"> PAGEREF _Toc513104848 \h </w:instrText>
        </w:r>
      </w:ins>
      <w:r>
        <w:rPr>
          <w:noProof/>
          <w:webHidden/>
        </w:rPr>
      </w:r>
      <w:r>
        <w:rPr>
          <w:noProof/>
          <w:webHidden/>
        </w:rPr>
        <w:fldChar w:fldCharType="separate"/>
      </w:r>
      <w:ins w:id="87" w:author="Department of Veterans Affairs" w:date="2018-05-03T09:58:00Z">
        <w:r>
          <w:rPr>
            <w:noProof/>
            <w:webHidden/>
          </w:rPr>
          <w:t>2</w:t>
        </w:r>
        <w:r>
          <w:rPr>
            <w:noProof/>
            <w:webHidden/>
          </w:rPr>
          <w:fldChar w:fldCharType="end"/>
        </w:r>
        <w:r w:rsidRPr="00583772">
          <w:rPr>
            <w:rStyle w:val="Hyperlink"/>
            <w:noProof/>
          </w:rPr>
          <w:fldChar w:fldCharType="end"/>
        </w:r>
      </w:ins>
    </w:p>
    <w:p w14:paraId="5C8CD756" w14:textId="77777777" w:rsidR="00D241B6" w:rsidRDefault="00D241B6">
      <w:pPr>
        <w:pStyle w:val="TOC3"/>
        <w:tabs>
          <w:tab w:val="left" w:pos="1320"/>
          <w:tab w:val="right" w:leader="dot" w:pos="9350"/>
        </w:tabs>
        <w:rPr>
          <w:ins w:id="88" w:author="Department of Veterans Affairs" w:date="2018-05-03T09:58:00Z"/>
          <w:rFonts w:asciiTheme="minorHAnsi" w:eastAsiaTheme="minorEastAsia" w:hAnsiTheme="minorHAnsi" w:cstheme="minorBidi"/>
          <w:iCs w:val="0"/>
          <w:noProof/>
          <w:sz w:val="22"/>
          <w:szCs w:val="22"/>
        </w:rPr>
      </w:pPr>
      <w:ins w:id="89"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"_Toc513104849"</w:instrText>
        </w:r>
        <w:r w:rsidRPr="00583772">
          <w:rPr>
            <w:rStyle w:val="Hyperlink"/>
            <w:noProof/>
          </w:rPr>
          <w:instrText xml:space="preserve"> </w:instrText>
        </w:r>
        <w:r w:rsidRPr="00583772">
          <w:rPr>
            <w:rStyle w:val="Hyperlink"/>
            <w:noProof/>
          </w:rPr>
          <w:fldChar w:fldCharType="separate"/>
        </w:r>
        <w:r w:rsidRPr="00583772">
          <w:rPr>
            <w:rStyle w:val="Hyperlink"/>
            <w:noProof/>
          </w:rPr>
          <w:t>2.1.1</w:t>
        </w:r>
        <w:r>
          <w:rPr>
            <w:rFonts w:asciiTheme="minorHAnsi" w:eastAsiaTheme="minorEastAsia" w:hAnsiTheme="minorHAnsi" w:cstheme="minorBidi"/>
            <w:iCs w:val="0"/>
            <w:noProof/>
            <w:sz w:val="22"/>
            <w:szCs w:val="22"/>
          </w:rPr>
          <w:tab/>
        </w:r>
        <w:r w:rsidRPr="00583772">
          <w:rPr>
            <w:rStyle w:val="Hyperlink"/>
            <w:noProof/>
          </w:rPr>
          <w:t>Overview Diagram</w:t>
        </w:r>
        <w:r>
          <w:rPr>
            <w:noProof/>
            <w:webHidden/>
          </w:rPr>
          <w:tab/>
        </w:r>
        <w:r>
          <w:rPr>
            <w:noProof/>
            <w:webHidden/>
          </w:rPr>
          <w:fldChar w:fldCharType="begin"/>
        </w:r>
        <w:r>
          <w:rPr>
            <w:noProof/>
            <w:webHidden/>
          </w:rPr>
          <w:instrText xml:space="preserve"> PAGEREF _Toc513104849 \h </w:instrText>
        </w:r>
      </w:ins>
      <w:r>
        <w:rPr>
          <w:noProof/>
          <w:webHidden/>
        </w:rPr>
      </w:r>
      <w:r>
        <w:rPr>
          <w:noProof/>
          <w:webHidden/>
        </w:rPr>
        <w:fldChar w:fldCharType="separate"/>
      </w:r>
      <w:ins w:id="90" w:author="Department of Veterans Affairs" w:date="2018-05-03T09:58:00Z">
        <w:r>
          <w:rPr>
            <w:noProof/>
            <w:webHidden/>
          </w:rPr>
          <w:t>3</w:t>
        </w:r>
        <w:r>
          <w:rPr>
            <w:noProof/>
            <w:webHidden/>
          </w:rPr>
          <w:fldChar w:fldCharType="end"/>
        </w:r>
        <w:r w:rsidRPr="00583772">
          <w:rPr>
            <w:rStyle w:val="Hyperlink"/>
            <w:noProof/>
          </w:rPr>
          <w:fldChar w:fldCharType="end"/>
        </w:r>
      </w:ins>
    </w:p>
    <w:p w14:paraId="222DF60E" w14:textId="77777777" w:rsidR="00D241B6" w:rsidRDefault="00D241B6">
      <w:pPr>
        <w:pStyle w:val="TOC2"/>
        <w:tabs>
          <w:tab w:val="left" w:pos="880"/>
          <w:tab w:val="right" w:leader="dot" w:pos="9350"/>
        </w:tabs>
        <w:rPr>
          <w:ins w:id="91" w:author="Department of Veterans Affairs" w:date="2018-05-03T09:58:00Z"/>
          <w:rFonts w:asciiTheme="minorHAnsi" w:eastAsiaTheme="minorEastAsia" w:hAnsiTheme="minorHAnsi" w:cstheme="minorBidi"/>
          <w:b w:val="0"/>
          <w:noProof/>
          <w:sz w:val="22"/>
          <w:szCs w:val="22"/>
        </w:rPr>
      </w:pPr>
      <w:ins w:id="92"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"_Toc513104850"</w:instrText>
        </w:r>
        <w:r w:rsidRPr="00583772">
          <w:rPr>
            <w:rStyle w:val="Hyperlink"/>
            <w:noProof/>
          </w:rPr>
          <w:instrText xml:space="preserve"> </w:instrText>
        </w:r>
        <w:r w:rsidRPr="00583772">
          <w:rPr>
            <w:rStyle w:val="Hyperlink"/>
            <w:noProof/>
          </w:rPr>
          <w:fldChar w:fldCharType="separate"/>
        </w:r>
        <w:r w:rsidRPr="00583772">
          <w:rPr>
            <w:rStyle w:val="Hyperlink"/>
            <w:noProof/>
          </w:rPr>
          <w:t>2.2</w:t>
        </w:r>
        <w:r>
          <w:rPr>
            <w:rFonts w:asciiTheme="minorHAnsi" w:eastAsiaTheme="minorEastAsia" w:hAnsiTheme="minorHAnsi" w:cstheme="minorBidi"/>
            <w:b w:val="0"/>
            <w:noProof/>
            <w:sz w:val="22"/>
            <w:szCs w:val="22"/>
          </w:rPr>
          <w:tab/>
        </w:r>
        <w:r w:rsidRPr="00583772">
          <w:rPr>
            <w:rStyle w:val="Hyperlink"/>
            <w:noProof/>
          </w:rPr>
          <w:t>Interface Overview</w:t>
        </w:r>
        <w:r>
          <w:rPr>
            <w:noProof/>
            <w:webHidden/>
          </w:rPr>
          <w:tab/>
        </w:r>
        <w:r>
          <w:rPr>
            <w:noProof/>
            <w:webHidden/>
          </w:rPr>
          <w:fldChar w:fldCharType="begin"/>
        </w:r>
        <w:r>
          <w:rPr>
            <w:noProof/>
            <w:webHidden/>
          </w:rPr>
          <w:instrText xml:space="preserve"> PAGEREF _Toc513104850 \h </w:instrText>
        </w:r>
      </w:ins>
      <w:r>
        <w:rPr>
          <w:noProof/>
          <w:webHidden/>
        </w:rPr>
      </w:r>
      <w:r>
        <w:rPr>
          <w:noProof/>
          <w:webHidden/>
        </w:rPr>
        <w:fldChar w:fldCharType="separate"/>
      </w:r>
      <w:ins w:id="93" w:author="Department of Veterans Affairs" w:date="2018-05-03T09:58:00Z">
        <w:r>
          <w:rPr>
            <w:noProof/>
            <w:webHidden/>
          </w:rPr>
          <w:t>5</w:t>
        </w:r>
        <w:r>
          <w:rPr>
            <w:noProof/>
            <w:webHidden/>
          </w:rPr>
          <w:fldChar w:fldCharType="end"/>
        </w:r>
        <w:r w:rsidRPr="00583772">
          <w:rPr>
            <w:rStyle w:val="Hyperlink"/>
            <w:noProof/>
          </w:rPr>
          <w:fldChar w:fldCharType="end"/>
        </w:r>
      </w:ins>
    </w:p>
    <w:p w14:paraId="58453B92" w14:textId="77777777" w:rsidR="00D241B6" w:rsidRDefault="00D241B6">
      <w:pPr>
        <w:pStyle w:val="TOC3"/>
        <w:tabs>
          <w:tab w:val="left" w:pos="1320"/>
          <w:tab w:val="right" w:leader="dot" w:pos="9350"/>
        </w:tabs>
        <w:rPr>
          <w:ins w:id="94" w:author="Department of Veterans Affairs" w:date="2018-05-03T09:58:00Z"/>
          <w:rFonts w:asciiTheme="minorHAnsi" w:eastAsiaTheme="minorEastAsia" w:hAnsiTheme="minorHAnsi" w:cstheme="minorBidi"/>
          <w:iCs w:val="0"/>
          <w:noProof/>
          <w:sz w:val="22"/>
          <w:szCs w:val="22"/>
        </w:rPr>
      </w:pPr>
      <w:ins w:id="95"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"_Toc513104851"</w:instrText>
        </w:r>
        <w:r w:rsidRPr="00583772">
          <w:rPr>
            <w:rStyle w:val="Hyperlink"/>
            <w:noProof/>
          </w:rPr>
          <w:instrText xml:space="preserve"> </w:instrText>
        </w:r>
        <w:r w:rsidRPr="00583772">
          <w:rPr>
            <w:rStyle w:val="Hyperlink"/>
            <w:noProof/>
          </w:rPr>
          <w:fldChar w:fldCharType="separate"/>
        </w:r>
        <w:r w:rsidRPr="00583772">
          <w:rPr>
            <w:rStyle w:val="Hyperlink"/>
            <w:noProof/>
          </w:rPr>
          <w:t>2.2.1</w:t>
        </w:r>
        <w:r>
          <w:rPr>
            <w:rFonts w:asciiTheme="minorHAnsi" w:eastAsiaTheme="minorEastAsia" w:hAnsiTheme="minorHAnsi" w:cstheme="minorBidi"/>
            <w:iCs w:val="0"/>
            <w:noProof/>
            <w:sz w:val="22"/>
            <w:szCs w:val="22"/>
          </w:rPr>
          <w:tab/>
        </w:r>
        <w:r w:rsidRPr="00583772">
          <w:rPr>
            <w:rStyle w:val="Hyperlink"/>
            <w:noProof/>
          </w:rPr>
          <w:t>Connectivity between the systems</w:t>
        </w:r>
        <w:r>
          <w:rPr>
            <w:noProof/>
            <w:webHidden/>
          </w:rPr>
          <w:tab/>
        </w:r>
        <w:r>
          <w:rPr>
            <w:noProof/>
            <w:webHidden/>
          </w:rPr>
          <w:fldChar w:fldCharType="begin"/>
        </w:r>
        <w:r>
          <w:rPr>
            <w:noProof/>
            <w:webHidden/>
          </w:rPr>
          <w:instrText xml:space="preserve"> PAGEREF _Toc513104851 \h </w:instrText>
        </w:r>
      </w:ins>
      <w:r>
        <w:rPr>
          <w:noProof/>
          <w:webHidden/>
        </w:rPr>
      </w:r>
      <w:r>
        <w:rPr>
          <w:noProof/>
          <w:webHidden/>
        </w:rPr>
        <w:fldChar w:fldCharType="separate"/>
      </w:r>
      <w:ins w:id="96" w:author="Department of Veterans Affairs" w:date="2018-05-03T09:58:00Z">
        <w:r>
          <w:rPr>
            <w:noProof/>
            <w:webHidden/>
          </w:rPr>
          <w:t>5</w:t>
        </w:r>
        <w:r>
          <w:rPr>
            <w:noProof/>
            <w:webHidden/>
          </w:rPr>
          <w:fldChar w:fldCharType="end"/>
        </w:r>
        <w:r w:rsidRPr="00583772">
          <w:rPr>
            <w:rStyle w:val="Hyperlink"/>
            <w:noProof/>
          </w:rPr>
          <w:fldChar w:fldCharType="end"/>
        </w:r>
      </w:ins>
    </w:p>
    <w:p w14:paraId="730B2AA0" w14:textId="77777777" w:rsidR="00D241B6" w:rsidRDefault="00D241B6">
      <w:pPr>
        <w:pStyle w:val="TOC2"/>
        <w:tabs>
          <w:tab w:val="left" w:pos="880"/>
          <w:tab w:val="right" w:leader="dot" w:pos="9350"/>
        </w:tabs>
        <w:rPr>
          <w:ins w:id="97" w:author="Department of Veterans Affairs" w:date="2018-05-03T09:58:00Z"/>
          <w:rFonts w:asciiTheme="minorHAnsi" w:eastAsiaTheme="minorEastAsia" w:hAnsiTheme="minorHAnsi" w:cstheme="minorBidi"/>
          <w:b w:val="0"/>
          <w:noProof/>
          <w:sz w:val="22"/>
          <w:szCs w:val="22"/>
        </w:rPr>
      </w:pPr>
      <w:ins w:id="98"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"_Toc513104852"</w:instrText>
        </w:r>
        <w:r w:rsidRPr="00583772">
          <w:rPr>
            <w:rStyle w:val="Hyperlink"/>
            <w:noProof/>
          </w:rPr>
          <w:instrText xml:space="preserve"> </w:instrText>
        </w:r>
        <w:r w:rsidRPr="00583772">
          <w:rPr>
            <w:rStyle w:val="Hyperlink"/>
            <w:noProof/>
          </w:rPr>
          <w:fldChar w:fldCharType="separate"/>
        </w:r>
        <w:r w:rsidRPr="00583772">
          <w:rPr>
            <w:rStyle w:val="Hyperlink"/>
            <w:noProof/>
          </w:rPr>
          <w:t>2.3</w:t>
        </w:r>
        <w:r>
          <w:rPr>
            <w:rFonts w:asciiTheme="minorHAnsi" w:eastAsiaTheme="minorEastAsia" w:hAnsiTheme="minorHAnsi" w:cstheme="minorBidi"/>
            <w:b w:val="0"/>
            <w:noProof/>
            <w:sz w:val="22"/>
            <w:szCs w:val="22"/>
          </w:rPr>
          <w:tab/>
        </w:r>
        <w:r w:rsidRPr="00583772">
          <w:rPr>
            <w:rStyle w:val="Hyperlink"/>
            <w:noProof/>
          </w:rPr>
          <w:t>Operations</w:t>
        </w:r>
        <w:r>
          <w:rPr>
            <w:noProof/>
            <w:webHidden/>
          </w:rPr>
          <w:tab/>
        </w:r>
        <w:r>
          <w:rPr>
            <w:noProof/>
            <w:webHidden/>
          </w:rPr>
          <w:fldChar w:fldCharType="begin"/>
        </w:r>
        <w:r>
          <w:rPr>
            <w:noProof/>
            <w:webHidden/>
          </w:rPr>
          <w:instrText xml:space="preserve"> PAGEREF _Toc513104852 \h </w:instrText>
        </w:r>
      </w:ins>
      <w:r>
        <w:rPr>
          <w:noProof/>
          <w:webHidden/>
        </w:rPr>
      </w:r>
      <w:r>
        <w:rPr>
          <w:noProof/>
          <w:webHidden/>
        </w:rPr>
        <w:fldChar w:fldCharType="separate"/>
      </w:r>
      <w:ins w:id="99" w:author="Department of Veterans Affairs" w:date="2018-05-03T09:58:00Z">
        <w:r>
          <w:rPr>
            <w:noProof/>
            <w:webHidden/>
          </w:rPr>
          <w:t>5</w:t>
        </w:r>
        <w:r>
          <w:rPr>
            <w:noProof/>
            <w:webHidden/>
          </w:rPr>
          <w:fldChar w:fldCharType="end"/>
        </w:r>
        <w:r w:rsidRPr="00583772">
          <w:rPr>
            <w:rStyle w:val="Hyperlink"/>
            <w:noProof/>
          </w:rPr>
          <w:fldChar w:fldCharType="end"/>
        </w:r>
      </w:ins>
    </w:p>
    <w:p w14:paraId="0E6F2D1F" w14:textId="77777777" w:rsidR="00D241B6" w:rsidRDefault="00D241B6">
      <w:pPr>
        <w:pStyle w:val="TOC3"/>
        <w:tabs>
          <w:tab w:val="left" w:pos="1320"/>
          <w:tab w:val="right" w:leader="dot" w:pos="9350"/>
        </w:tabs>
        <w:rPr>
          <w:ins w:id="100" w:author="Department of Veterans Affairs" w:date="2018-05-03T09:58:00Z"/>
          <w:rFonts w:asciiTheme="minorHAnsi" w:eastAsiaTheme="minorEastAsia" w:hAnsiTheme="minorHAnsi" w:cstheme="minorBidi"/>
          <w:iCs w:val="0"/>
          <w:noProof/>
          <w:sz w:val="22"/>
          <w:szCs w:val="22"/>
        </w:rPr>
      </w:pPr>
      <w:ins w:id="101"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"_Toc513104853"</w:instrText>
        </w:r>
        <w:r w:rsidRPr="00583772">
          <w:rPr>
            <w:rStyle w:val="Hyperlink"/>
            <w:noProof/>
          </w:rPr>
          <w:instrText xml:space="preserve"> </w:instrText>
        </w:r>
        <w:r w:rsidRPr="00583772">
          <w:rPr>
            <w:rStyle w:val="Hyperlink"/>
            <w:noProof/>
          </w:rPr>
          <w:fldChar w:fldCharType="separate"/>
        </w:r>
        <w:r w:rsidRPr="00583772">
          <w:rPr>
            <w:rStyle w:val="Hyperlink"/>
            <w:noProof/>
          </w:rPr>
          <w:t>2.3.1</w:t>
        </w:r>
        <w:r>
          <w:rPr>
            <w:rFonts w:asciiTheme="minorHAnsi" w:eastAsiaTheme="minorEastAsia" w:hAnsiTheme="minorHAnsi" w:cstheme="minorBidi"/>
            <w:iCs w:val="0"/>
            <w:noProof/>
            <w:sz w:val="22"/>
            <w:szCs w:val="22"/>
          </w:rPr>
          <w:tab/>
        </w:r>
        <w:r w:rsidRPr="00583772">
          <w:rPr>
            <w:rStyle w:val="Hyperlink"/>
            <w:noProof/>
          </w:rPr>
          <w:t>Data Extraction</w:t>
        </w:r>
        <w:r>
          <w:rPr>
            <w:noProof/>
            <w:webHidden/>
          </w:rPr>
          <w:tab/>
        </w:r>
        <w:r>
          <w:rPr>
            <w:noProof/>
            <w:webHidden/>
          </w:rPr>
          <w:fldChar w:fldCharType="begin"/>
        </w:r>
        <w:r>
          <w:rPr>
            <w:noProof/>
            <w:webHidden/>
          </w:rPr>
          <w:instrText xml:space="preserve"> PAGEREF _Toc513104853 \h </w:instrText>
        </w:r>
      </w:ins>
      <w:r>
        <w:rPr>
          <w:noProof/>
          <w:webHidden/>
        </w:rPr>
      </w:r>
      <w:r>
        <w:rPr>
          <w:noProof/>
          <w:webHidden/>
        </w:rPr>
        <w:fldChar w:fldCharType="separate"/>
      </w:r>
      <w:ins w:id="102" w:author="Department of Veterans Affairs" w:date="2018-05-03T09:58:00Z">
        <w:r>
          <w:rPr>
            <w:noProof/>
            <w:webHidden/>
          </w:rPr>
          <w:t>5</w:t>
        </w:r>
        <w:r>
          <w:rPr>
            <w:noProof/>
            <w:webHidden/>
          </w:rPr>
          <w:fldChar w:fldCharType="end"/>
        </w:r>
        <w:r w:rsidRPr="00583772">
          <w:rPr>
            <w:rStyle w:val="Hyperlink"/>
            <w:noProof/>
          </w:rPr>
          <w:fldChar w:fldCharType="end"/>
        </w:r>
      </w:ins>
    </w:p>
    <w:p w14:paraId="5A22AE70" w14:textId="77777777" w:rsidR="00D241B6" w:rsidRDefault="00D241B6">
      <w:pPr>
        <w:pStyle w:val="TOC3"/>
        <w:tabs>
          <w:tab w:val="left" w:pos="1320"/>
          <w:tab w:val="right" w:leader="dot" w:pos="9350"/>
        </w:tabs>
        <w:rPr>
          <w:ins w:id="103" w:author="Department of Veterans Affairs" w:date="2018-05-03T09:58:00Z"/>
          <w:rFonts w:asciiTheme="minorHAnsi" w:eastAsiaTheme="minorEastAsia" w:hAnsiTheme="minorHAnsi" w:cstheme="minorBidi"/>
          <w:iCs w:val="0"/>
          <w:noProof/>
          <w:sz w:val="22"/>
          <w:szCs w:val="22"/>
        </w:rPr>
      </w:pPr>
      <w:ins w:id="104"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"_Toc513104854"</w:instrText>
        </w:r>
        <w:r w:rsidRPr="00583772">
          <w:rPr>
            <w:rStyle w:val="Hyperlink"/>
            <w:noProof/>
          </w:rPr>
          <w:instrText xml:space="preserve"> </w:instrText>
        </w:r>
        <w:r w:rsidRPr="00583772">
          <w:rPr>
            <w:rStyle w:val="Hyperlink"/>
            <w:noProof/>
          </w:rPr>
          <w:fldChar w:fldCharType="separate"/>
        </w:r>
        <w:r w:rsidRPr="00583772">
          <w:rPr>
            <w:rStyle w:val="Hyperlink"/>
            <w:noProof/>
          </w:rPr>
          <w:t>2.3.2</w:t>
        </w:r>
        <w:r>
          <w:rPr>
            <w:rFonts w:asciiTheme="minorHAnsi" w:eastAsiaTheme="minorEastAsia" w:hAnsiTheme="minorHAnsi" w:cstheme="minorBidi"/>
            <w:iCs w:val="0"/>
            <w:noProof/>
            <w:sz w:val="22"/>
            <w:szCs w:val="22"/>
          </w:rPr>
          <w:tab/>
        </w:r>
        <w:r w:rsidRPr="00583772">
          <w:rPr>
            <w:rStyle w:val="Hyperlink"/>
            <w:noProof/>
          </w:rPr>
          <w:t>Data Transformation</w:t>
        </w:r>
        <w:r>
          <w:rPr>
            <w:noProof/>
            <w:webHidden/>
          </w:rPr>
          <w:tab/>
        </w:r>
        <w:r>
          <w:rPr>
            <w:noProof/>
            <w:webHidden/>
          </w:rPr>
          <w:fldChar w:fldCharType="begin"/>
        </w:r>
        <w:r>
          <w:rPr>
            <w:noProof/>
            <w:webHidden/>
          </w:rPr>
          <w:instrText xml:space="preserve"> PAGEREF _Toc513104854 \h </w:instrText>
        </w:r>
      </w:ins>
      <w:r>
        <w:rPr>
          <w:noProof/>
          <w:webHidden/>
        </w:rPr>
      </w:r>
      <w:r>
        <w:rPr>
          <w:noProof/>
          <w:webHidden/>
        </w:rPr>
        <w:fldChar w:fldCharType="separate"/>
      </w:r>
      <w:ins w:id="105" w:author="Department of Veterans Affairs" w:date="2018-05-03T09:58:00Z">
        <w:r>
          <w:rPr>
            <w:noProof/>
            <w:webHidden/>
          </w:rPr>
          <w:t>6</w:t>
        </w:r>
        <w:r>
          <w:rPr>
            <w:noProof/>
            <w:webHidden/>
          </w:rPr>
          <w:fldChar w:fldCharType="end"/>
        </w:r>
        <w:r w:rsidRPr="00583772">
          <w:rPr>
            <w:rStyle w:val="Hyperlink"/>
            <w:noProof/>
          </w:rPr>
          <w:fldChar w:fldCharType="end"/>
        </w:r>
      </w:ins>
    </w:p>
    <w:p w14:paraId="7F8AF705" w14:textId="77777777" w:rsidR="00D241B6" w:rsidRDefault="00D241B6">
      <w:pPr>
        <w:pStyle w:val="TOC3"/>
        <w:tabs>
          <w:tab w:val="left" w:pos="1320"/>
          <w:tab w:val="right" w:leader="dot" w:pos="9350"/>
        </w:tabs>
        <w:rPr>
          <w:ins w:id="106" w:author="Department of Veterans Affairs" w:date="2018-05-03T09:58:00Z"/>
          <w:rFonts w:asciiTheme="minorHAnsi" w:eastAsiaTheme="minorEastAsia" w:hAnsiTheme="minorHAnsi" w:cstheme="minorBidi"/>
          <w:iCs w:val="0"/>
          <w:noProof/>
          <w:sz w:val="22"/>
          <w:szCs w:val="22"/>
        </w:rPr>
      </w:pPr>
      <w:ins w:id="107"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"_Toc513104855"</w:instrText>
        </w:r>
        <w:r w:rsidRPr="00583772">
          <w:rPr>
            <w:rStyle w:val="Hyperlink"/>
            <w:noProof/>
          </w:rPr>
          <w:instrText xml:space="preserve"> </w:instrText>
        </w:r>
        <w:r w:rsidRPr="00583772">
          <w:rPr>
            <w:rStyle w:val="Hyperlink"/>
            <w:noProof/>
          </w:rPr>
          <w:fldChar w:fldCharType="separate"/>
        </w:r>
        <w:r w:rsidRPr="00583772">
          <w:rPr>
            <w:rStyle w:val="Hyperlink"/>
            <w:noProof/>
          </w:rPr>
          <w:t>2.3.3</w:t>
        </w:r>
        <w:r>
          <w:rPr>
            <w:rFonts w:asciiTheme="minorHAnsi" w:eastAsiaTheme="minorEastAsia" w:hAnsiTheme="minorHAnsi" w:cstheme="minorBidi"/>
            <w:iCs w:val="0"/>
            <w:noProof/>
            <w:sz w:val="22"/>
            <w:szCs w:val="22"/>
          </w:rPr>
          <w:tab/>
        </w:r>
        <w:r w:rsidRPr="00583772">
          <w:rPr>
            <w:rStyle w:val="Hyperlink"/>
            <w:noProof/>
          </w:rPr>
          <w:t>Sending/Receiving</w:t>
        </w:r>
        <w:r>
          <w:rPr>
            <w:noProof/>
            <w:webHidden/>
          </w:rPr>
          <w:tab/>
        </w:r>
        <w:r>
          <w:rPr>
            <w:noProof/>
            <w:webHidden/>
          </w:rPr>
          <w:fldChar w:fldCharType="begin"/>
        </w:r>
        <w:r>
          <w:rPr>
            <w:noProof/>
            <w:webHidden/>
          </w:rPr>
          <w:instrText xml:space="preserve"> PAGEREF _Toc513104855 \h </w:instrText>
        </w:r>
      </w:ins>
      <w:r>
        <w:rPr>
          <w:noProof/>
          <w:webHidden/>
        </w:rPr>
      </w:r>
      <w:r>
        <w:rPr>
          <w:noProof/>
          <w:webHidden/>
        </w:rPr>
        <w:fldChar w:fldCharType="separate"/>
      </w:r>
      <w:ins w:id="108" w:author="Department of Veterans Affairs" w:date="2018-05-03T09:58:00Z">
        <w:r>
          <w:rPr>
            <w:noProof/>
            <w:webHidden/>
          </w:rPr>
          <w:t>6</w:t>
        </w:r>
        <w:r>
          <w:rPr>
            <w:noProof/>
            <w:webHidden/>
          </w:rPr>
          <w:fldChar w:fldCharType="end"/>
        </w:r>
        <w:r w:rsidRPr="00583772">
          <w:rPr>
            <w:rStyle w:val="Hyperlink"/>
            <w:noProof/>
          </w:rPr>
          <w:fldChar w:fldCharType="end"/>
        </w:r>
      </w:ins>
    </w:p>
    <w:p w14:paraId="11337015" w14:textId="77777777" w:rsidR="00D241B6" w:rsidRDefault="00D241B6">
      <w:pPr>
        <w:pStyle w:val="TOC2"/>
        <w:tabs>
          <w:tab w:val="left" w:pos="880"/>
          <w:tab w:val="right" w:leader="dot" w:pos="9350"/>
        </w:tabs>
        <w:rPr>
          <w:ins w:id="109" w:author="Department of Veterans Affairs" w:date="2018-05-03T09:58:00Z"/>
          <w:rFonts w:asciiTheme="minorHAnsi" w:eastAsiaTheme="minorEastAsia" w:hAnsiTheme="minorHAnsi" w:cstheme="minorBidi"/>
          <w:b w:val="0"/>
          <w:noProof/>
          <w:sz w:val="22"/>
          <w:szCs w:val="22"/>
        </w:rPr>
      </w:pPr>
      <w:ins w:id="110"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"_Toc513104856"</w:instrText>
        </w:r>
        <w:r w:rsidRPr="00583772">
          <w:rPr>
            <w:rStyle w:val="Hyperlink"/>
            <w:noProof/>
          </w:rPr>
          <w:instrText xml:space="preserve"> </w:instrText>
        </w:r>
        <w:r w:rsidRPr="00583772">
          <w:rPr>
            <w:rStyle w:val="Hyperlink"/>
            <w:noProof/>
          </w:rPr>
          <w:fldChar w:fldCharType="separate"/>
        </w:r>
        <w:r w:rsidRPr="00583772">
          <w:rPr>
            <w:rStyle w:val="Hyperlink"/>
            <w:noProof/>
          </w:rPr>
          <w:t>2.4</w:t>
        </w:r>
        <w:r>
          <w:rPr>
            <w:rFonts w:asciiTheme="minorHAnsi" w:eastAsiaTheme="minorEastAsia" w:hAnsiTheme="minorHAnsi" w:cstheme="minorBidi"/>
            <w:b w:val="0"/>
            <w:noProof/>
            <w:sz w:val="22"/>
            <w:szCs w:val="22"/>
          </w:rPr>
          <w:tab/>
        </w:r>
        <w:r w:rsidRPr="00583772">
          <w:rPr>
            <w:rStyle w:val="Hyperlink"/>
            <w:noProof/>
          </w:rPr>
          <w:t>Data Transfer</w:t>
        </w:r>
        <w:r>
          <w:rPr>
            <w:noProof/>
            <w:webHidden/>
          </w:rPr>
          <w:tab/>
        </w:r>
        <w:r>
          <w:rPr>
            <w:noProof/>
            <w:webHidden/>
          </w:rPr>
          <w:fldChar w:fldCharType="begin"/>
        </w:r>
        <w:r>
          <w:rPr>
            <w:noProof/>
            <w:webHidden/>
          </w:rPr>
          <w:instrText xml:space="preserve"> PAGEREF _Toc513104856 \h </w:instrText>
        </w:r>
      </w:ins>
      <w:r>
        <w:rPr>
          <w:noProof/>
          <w:webHidden/>
        </w:rPr>
      </w:r>
      <w:r>
        <w:rPr>
          <w:noProof/>
          <w:webHidden/>
        </w:rPr>
        <w:fldChar w:fldCharType="separate"/>
      </w:r>
      <w:ins w:id="111" w:author="Department of Veterans Affairs" w:date="2018-05-03T09:58:00Z">
        <w:r>
          <w:rPr>
            <w:noProof/>
            <w:webHidden/>
          </w:rPr>
          <w:t>6</w:t>
        </w:r>
        <w:r>
          <w:rPr>
            <w:noProof/>
            <w:webHidden/>
          </w:rPr>
          <w:fldChar w:fldCharType="end"/>
        </w:r>
        <w:r w:rsidRPr="00583772">
          <w:rPr>
            <w:rStyle w:val="Hyperlink"/>
            <w:noProof/>
          </w:rPr>
          <w:fldChar w:fldCharType="end"/>
        </w:r>
      </w:ins>
    </w:p>
    <w:p w14:paraId="7D5F9371" w14:textId="77777777" w:rsidR="00D241B6" w:rsidRDefault="00D241B6">
      <w:pPr>
        <w:pStyle w:val="TOC2"/>
        <w:tabs>
          <w:tab w:val="left" w:pos="880"/>
          <w:tab w:val="right" w:leader="dot" w:pos="9350"/>
        </w:tabs>
        <w:rPr>
          <w:ins w:id="112" w:author="Department of Veterans Affairs" w:date="2018-05-03T09:58:00Z"/>
          <w:rFonts w:asciiTheme="minorHAnsi" w:eastAsiaTheme="minorEastAsia" w:hAnsiTheme="minorHAnsi" w:cstheme="minorBidi"/>
          <w:b w:val="0"/>
          <w:noProof/>
          <w:sz w:val="22"/>
          <w:szCs w:val="22"/>
        </w:rPr>
      </w:pPr>
      <w:ins w:id="113"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"_Toc513104857"</w:instrText>
        </w:r>
        <w:r w:rsidRPr="00583772">
          <w:rPr>
            <w:rStyle w:val="Hyperlink"/>
            <w:noProof/>
          </w:rPr>
          <w:instrText xml:space="preserve"> </w:instrText>
        </w:r>
        <w:r w:rsidRPr="00583772">
          <w:rPr>
            <w:rStyle w:val="Hyperlink"/>
            <w:noProof/>
          </w:rPr>
          <w:fldChar w:fldCharType="separate"/>
        </w:r>
        <w:r w:rsidRPr="00583772">
          <w:rPr>
            <w:rStyle w:val="Hyperlink"/>
            <w:noProof/>
          </w:rPr>
          <w:t>2.5</w:t>
        </w:r>
        <w:r>
          <w:rPr>
            <w:rFonts w:asciiTheme="minorHAnsi" w:eastAsiaTheme="minorEastAsia" w:hAnsiTheme="minorHAnsi" w:cstheme="minorBidi"/>
            <w:b w:val="0"/>
            <w:noProof/>
            <w:sz w:val="22"/>
            <w:szCs w:val="22"/>
          </w:rPr>
          <w:tab/>
        </w:r>
        <w:r w:rsidRPr="00583772">
          <w:rPr>
            <w:rStyle w:val="Hyperlink"/>
            <w:noProof/>
          </w:rPr>
          <w:t>Transaction Types</w:t>
        </w:r>
        <w:r>
          <w:rPr>
            <w:noProof/>
            <w:webHidden/>
          </w:rPr>
          <w:tab/>
        </w:r>
        <w:r>
          <w:rPr>
            <w:noProof/>
            <w:webHidden/>
          </w:rPr>
          <w:fldChar w:fldCharType="begin"/>
        </w:r>
        <w:r>
          <w:rPr>
            <w:noProof/>
            <w:webHidden/>
          </w:rPr>
          <w:instrText xml:space="preserve"> PAGEREF _Toc513104857 \h </w:instrText>
        </w:r>
      </w:ins>
      <w:r>
        <w:rPr>
          <w:noProof/>
          <w:webHidden/>
        </w:rPr>
      </w:r>
      <w:r>
        <w:rPr>
          <w:noProof/>
          <w:webHidden/>
        </w:rPr>
        <w:fldChar w:fldCharType="separate"/>
      </w:r>
      <w:ins w:id="114" w:author="Department of Veterans Affairs" w:date="2018-05-03T09:58:00Z">
        <w:r>
          <w:rPr>
            <w:noProof/>
            <w:webHidden/>
          </w:rPr>
          <w:t>6</w:t>
        </w:r>
        <w:r>
          <w:rPr>
            <w:noProof/>
            <w:webHidden/>
          </w:rPr>
          <w:fldChar w:fldCharType="end"/>
        </w:r>
        <w:r w:rsidRPr="00583772">
          <w:rPr>
            <w:rStyle w:val="Hyperlink"/>
            <w:noProof/>
          </w:rPr>
          <w:fldChar w:fldCharType="end"/>
        </w:r>
      </w:ins>
    </w:p>
    <w:p w14:paraId="56A850A2" w14:textId="77777777" w:rsidR="00D241B6" w:rsidRDefault="00D241B6">
      <w:pPr>
        <w:pStyle w:val="TOC2"/>
        <w:tabs>
          <w:tab w:val="left" w:pos="880"/>
          <w:tab w:val="right" w:leader="dot" w:pos="9350"/>
        </w:tabs>
        <w:rPr>
          <w:ins w:id="115" w:author="Department of Veterans Affairs" w:date="2018-05-03T09:58:00Z"/>
          <w:rFonts w:asciiTheme="minorHAnsi" w:eastAsiaTheme="minorEastAsia" w:hAnsiTheme="minorHAnsi" w:cstheme="minorBidi"/>
          <w:b w:val="0"/>
          <w:noProof/>
          <w:sz w:val="22"/>
          <w:szCs w:val="22"/>
        </w:rPr>
      </w:pPr>
      <w:ins w:id="116"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"_Toc513104858"</w:instrText>
        </w:r>
        <w:r w:rsidRPr="00583772">
          <w:rPr>
            <w:rStyle w:val="Hyperlink"/>
            <w:noProof/>
          </w:rPr>
          <w:instrText xml:space="preserve"> </w:instrText>
        </w:r>
        <w:r w:rsidRPr="00583772">
          <w:rPr>
            <w:rStyle w:val="Hyperlink"/>
            <w:noProof/>
          </w:rPr>
          <w:fldChar w:fldCharType="separate"/>
        </w:r>
        <w:r w:rsidRPr="00583772">
          <w:rPr>
            <w:rStyle w:val="Hyperlink"/>
            <w:noProof/>
          </w:rPr>
          <w:t>2.6</w:t>
        </w:r>
        <w:r>
          <w:rPr>
            <w:rFonts w:asciiTheme="minorHAnsi" w:eastAsiaTheme="minorEastAsia" w:hAnsiTheme="minorHAnsi" w:cstheme="minorBidi"/>
            <w:b w:val="0"/>
            <w:noProof/>
            <w:sz w:val="22"/>
            <w:szCs w:val="22"/>
          </w:rPr>
          <w:tab/>
        </w:r>
        <w:r w:rsidRPr="00583772">
          <w:rPr>
            <w:rStyle w:val="Hyperlink"/>
            <w:noProof/>
          </w:rPr>
          <w:t>Data Exchanges</w:t>
        </w:r>
        <w:r>
          <w:rPr>
            <w:noProof/>
            <w:webHidden/>
          </w:rPr>
          <w:tab/>
        </w:r>
        <w:r>
          <w:rPr>
            <w:noProof/>
            <w:webHidden/>
          </w:rPr>
          <w:fldChar w:fldCharType="begin"/>
        </w:r>
        <w:r>
          <w:rPr>
            <w:noProof/>
            <w:webHidden/>
          </w:rPr>
          <w:instrText xml:space="preserve"> PAGEREF _Toc513104858 \h </w:instrText>
        </w:r>
      </w:ins>
      <w:r>
        <w:rPr>
          <w:noProof/>
          <w:webHidden/>
        </w:rPr>
      </w:r>
      <w:r>
        <w:rPr>
          <w:noProof/>
          <w:webHidden/>
        </w:rPr>
        <w:fldChar w:fldCharType="separate"/>
      </w:r>
      <w:ins w:id="117" w:author="Department of Veterans Affairs" w:date="2018-05-03T09:58:00Z">
        <w:r>
          <w:rPr>
            <w:noProof/>
            <w:webHidden/>
          </w:rPr>
          <w:t>6</w:t>
        </w:r>
        <w:r>
          <w:rPr>
            <w:noProof/>
            <w:webHidden/>
          </w:rPr>
          <w:fldChar w:fldCharType="end"/>
        </w:r>
        <w:r w:rsidRPr="00583772">
          <w:rPr>
            <w:rStyle w:val="Hyperlink"/>
            <w:noProof/>
          </w:rPr>
          <w:fldChar w:fldCharType="end"/>
        </w:r>
      </w:ins>
    </w:p>
    <w:p w14:paraId="122A36FD" w14:textId="77777777" w:rsidR="00D241B6" w:rsidRDefault="00D241B6">
      <w:pPr>
        <w:pStyle w:val="TOC3"/>
        <w:tabs>
          <w:tab w:val="left" w:pos="1320"/>
          <w:tab w:val="right" w:leader="dot" w:pos="9350"/>
        </w:tabs>
        <w:rPr>
          <w:ins w:id="118" w:author="Department of Veterans Affairs" w:date="2018-05-03T09:58:00Z"/>
          <w:rFonts w:asciiTheme="minorHAnsi" w:eastAsiaTheme="minorEastAsia" w:hAnsiTheme="minorHAnsi" w:cstheme="minorBidi"/>
          <w:iCs w:val="0"/>
          <w:noProof/>
          <w:sz w:val="22"/>
          <w:szCs w:val="22"/>
        </w:rPr>
      </w:pPr>
      <w:ins w:id="119"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"_Toc513104859"</w:instrText>
        </w:r>
        <w:r w:rsidRPr="00583772">
          <w:rPr>
            <w:rStyle w:val="Hyperlink"/>
            <w:noProof/>
          </w:rPr>
          <w:instrText xml:space="preserve"> </w:instrText>
        </w:r>
        <w:r w:rsidRPr="00583772">
          <w:rPr>
            <w:rStyle w:val="Hyperlink"/>
            <w:noProof/>
          </w:rPr>
          <w:fldChar w:fldCharType="separate"/>
        </w:r>
        <w:r w:rsidRPr="00583772">
          <w:rPr>
            <w:rStyle w:val="Hyperlink"/>
            <w:noProof/>
          </w:rPr>
          <w:t>2.6.1</w:t>
        </w:r>
        <w:r>
          <w:rPr>
            <w:rFonts w:asciiTheme="minorHAnsi" w:eastAsiaTheme="minorEastAsia" w:hAnsiTheme="minorHAnsi" w:cstheme="minorBidi"/>
            <w:iCs w:val="0"/>
            <w:noProof/>
            <w:sz w:val="22"/>
            <w:szCs w:val="22"/>
          </w:rPr>
          <w:tab/>
        </w:r>
        <w:r w:rsidRPr="00583772">
          <w:rPr>
            <w:rStyle w:val="Hyperlink"/>
            <w:noProof/>
          </w:rPr>
          <w:t>FHIR Based Resources</w:t>
        </w:r>
        <w:r>
          <w:rPr>
            <w:noProof/>
            <w:webHidden/>
          </w:rPr>
          <w:tab/>
        </w:r>
        <w:r>
          <w:rPr>
            <w:noProof/>
            <w:webHidden/>
          </w:rPr>
          <w:fldChar w:fldCharType="begin"/>
        </w:r>
        <w:r>
          <w:rPr>
            <w:noProof/>
            <w:webHidden/>
          </w:rPr>
          <w:instrText xml:space="preserve"> PAGEREF _Toc513104859 \h </w:instrText>
        </w:r>
      </w:ins>
      <w:r>
        <w:rPr>
          <w:noProof/>
          <w:webHidden/>
        </w:rPr>
      </w:r>
      <w:r>
        <w:rPr>
          <w:noProof/>
          <w:webHidden/>
        </w:rPr>
        <w:fldChar w:fldCharType="separate"/>
      </w:r>
      <w:ins w:id="120" w:author="Department of Veterans Affairs" w:date="2018-05-03T09:58:00Z">
        <w:r>
          <w:rPr>
            <w:noProof/>
            <w:webHidden/>
          </w:rPr>
          <w:t>6</w:t>
        </w:r>
        <w:r>
          <w:rPr>
            <w:noProof/>
            <w:webHidden/>
          </w:rPr>
          <w:fldChar w:fldCharType="end"/>
        </w:r>
        <w:r w:rsidRPr="00583772">
          <w:rPr>
            <w:rStyle w:val="Hyperlink"/>
            <w:noProof/>
          </w:rPr>
          <w:fldChar w:fldCharType="end"/>
        </w:r>
      </w:ins>
    </w:p>
    <w:p w14:paraId="788C3D1B" w14:textId="77777777" w:rsidR="00D241B6" w:rsidRDefault="00D241B6">
      <w:pPr>
        <w:pStyle w:val="TOC3"/>
        <w:tabs>
          <w:tab w:val="left" w:pos="1320"/>
          <w:tab w:val="right" w:leader="dot" w:pos="9350"/>
        </w:tabs>
        <w:rPr>
          <w:ins w:id="121" w:author="Department of Veterans Affairs" w:date="2018-05-03T09:58:00Z"/>
          <w:rFonts w:asciiTheme="minorHAnsi" w:eastAsiaTheme="minorEastAsia" w:hAnsiTheme="minorHAnsi" w:cstheme="minorBidi"/>
          <w:iCs w:val="0"/>
          <w:noProof/>
          <w:sz w:val="22"/>
          <w:szCs w:val="22"/>
        </w:rPr>
      </w:pPr>
      <w:ins w:id="122"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"_Toc513104860"</w:instrText>
        </w:r>
        <w:r w:rsidRPr="00583772">
          <w:rPr>
            <w:rStyle w:val="Hyperlink"/>
            <w:noProof/>
          </w:rPr>
          <w:instrText xml:space="preserve"> </w:instrText>
        </w:r>
        <w:r w:rsidRPr="00583772">
          <w:rPr>
            <w:rStyle w:val="Hyperlink"/>
            <w:noProof/>
          </w:rPr>
          <w:fldChar w:fldCharType="separate"/>
        </w:r>
        <w:r w:rsidRPr="00583772">
          <w:rPr>
            <w:rStyle w:val="Hyperlink"/>
            <w:noProof/>
          </w:rPr>
          <w:t>2.6.2</w:t>
        </w:r>
        <w:r>
          <w:rPr>
            <w:rFonts w:asciiTheme="minorHAnsi" w:eastAsiaTheme="minorEastAsia" w:hAnsiTheme="minorHAnsi" w:cstheme="minorBidi"/>
            <w:iCs w:val="0"/>
            <w:noProof/>
            <w:sz w:val="22"/>
            <w:szCs w:val="22"/>
          </w:rPr>
          <w:tab/>
        </w:r>
        <w:r w:rsidRPr="00583772">
          <w:rPr>
            <w:rStyle w:val="Hyperlink"/>
            <w:noProof/>
          </w:rPr>
          <w:t>Bundle Definition</w:t>
        </w:r>
        <w:r>
          <w:rPr>
            <w:noProof/>
            <w:webHidden/>
          </w:rPr>
          <w:tab/>
        </w:r>
        <w:r>
          <w:rPr>
            <w:noProof/>
            <w:webHidden/>
          </w:rPr>
          <w:fldChar w:fldCharType="begin"/>
        </w:r>
        <w:r>
          <w:rPr>
            <w:noProof/>
            <w:webHidden/>
          </w:rPr>
          <w:instrText xml:space="preserve"> PAGEREF _Toc513104860 \h </w:instrText>
        </w:r>
      </w:ins>
      <w:r>
        <w:rPr>
          <w:noProof/>
          <w:webHidden/>
        </w:rPr>
      </w:r>
      <w:r>
        <w:rPr>
          <w:noProof/>
          <w:webHidden/>
        </w:rPr>
        <w:fldChar w:fldCharType="separate"/>
      </w:r>
      <w:ins w:id="123" w:author="Department of Veterans Affairs" w:date="2018-05-03T09:58:00Z">
        <w:r>
          <w:rPr>
            <w:noProof/>
            <w:webHidden/>
          </w:rPr>
          <w:t>7</w:t>
        </w:r>
        <w:r>
          <w:rPr>
            <w:noProof/>
            <w:webHidden/>
          </w:rPr>
          <w:fldChar w:fldCharType="end"/>
        </w:r>
        <w:r w:rsidRPr="00583772">
          <w:rPr>
            <w:rStyle w:val="Hyperlink"/>
            <w:noProof/>
          </w:rPr>
          <w:fldChar w:fldCharType="end"/>
        </w:r>
      </w:ins>
    </w:p>
    <w:p w14:paraId="371133AA" w14:textId="77777777" w:rsidR="00D241B6" w:rsidRDefault="00D241B6">
      <w:pPr>
        <w:pStyle w:val="TOC2"/>
        <w:tabs>
          <w:tab w:val="left" w:pos="880"/>
          <w:tab w:val="right" w:leader="dot" w:pos="9350"/>
        </w:tabs>
        <w:rPr>
          <w:ins w:id="124" w:author="Department of Veterans Affairs" w:date="2018-05-03T09:58:00Z"/>
          <w:rFonts w:asciiTheme="minorHAnsi" w:eastAsiaTheme="minorEastAsia" w:hAnsiTheme="minorHAnsi" w:cstheme="minorBidi"/>
          <w:b w:val="0"/>
          <w:noProof/>
          <w:sz w:val="22"/>
          <w:szCs w:val="22"/>
        </w:rPr>
      </w:pPr>
      <w:ins w:id="125"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"_Toc513104861"</w:instrText>
        </w:r>
        <w:r w:rsidRPr="00583772">
          <w:rPr>
            <w:rStyle w:val="Hyperlink"/>
            <w:noProof/>
          </w:rPr>
          <w:instrText xml:space="preserve"> </w:instrText>
        </w:r>
        <w:r w:rsidRPr="00583772">
          <w:rPr>
            <w:rStyle w:val="Hyperlink"/>
            <w:noProof/>
          </w:rPr>
          <w:fldChar w:fldCharType="separate"/>
        </w:r>
        <w:r w:rsidRPr="00583772">
          <w:rPr>
            <w:rStyle w:val="Hyperlink"/>
            <w:noProof/>
          </w:rPr>
          <w:t>2.7</w:t>
        </w:r>
        <w:r>
          <w:rPr>
            <w:rFonts w:asciiTheme="minorHAnsi" w:eastAsiaTheme="minorEastAsia" w:hAnsiTheme="minorHAnsi" w:cstheme="minorBidi"/>
            <w:b w:val="0"/>
            <w:noProof/>
            <w:sz w:val="22"/>
            <w:szCs w:val="22"/>
          </w:rPr>
          <w:tab/>
        </w:r>
        <w:r w:rsidRPr="00583772">
          <w:rPr>
            <w:rStyle w:val="Hyperlink"/>
            <w:noProof/>
          </w:rPr>
          <w:t>Communications Methods</w:t>
        </w:r>
        <w:r>
          <w:rPr>
            <w:noProof/>
            <w:webHidden/>
          </w:rPr>
          <w:tab/>
        </w:r>
        <w:r>
          <w:rPr>
            <w:noProof/>
            <w:webHidden/>
          </w:rPr>
          <w:fldChar w:fldCharType="begin"/>
        </w:r>
        <w:r>
          <w:rPr>
            <w:noProof/>
            <w:webHidden/>
          </w:rPr>
          <w:instrText xml:space="preserve"> PAGEREF _Toc513104861 \h </w:instrText>
        </w:r>
      </w:ins>
      <w:r>
        <w:rPr>
          <w:noProof/>
          <w:webHidden/>
        </w:rPr>
      </w:r>
      <w:r>
        <w:rPr>
          <w:noProof/>
          <w:webHidden/>
        </w:rPr>
        <w:fldChar w:fldCharType="separate"/>
      </w:r>
      <w:ins w:id="126" w:author="Department of Veterans Affairs" w:date="2018-05-03T09:58:00Z">
        <w:r>
          <w:rPr>
            <w:noProof/>
            <w:webHidden/>
          </w:rPr>
          <w:t>10</w:t>
        </w:r>
        <w:r>
          <w:rPr>
            <w:noProof/>
            <w:webHidden/>
          </w:rPr>
          <w:fldChar w:fldCharType="end"/>
        </w:r>
        <w:r w:rsidRPr="00583772">
          <w:rPr>
            <w:rStyle w:val="Hyperlink"/>
            <w:noProof/>
          </w:rPr>
          <w:fldChar w:fldCharType="end"/>
        </w:r>
      </w:ins>
    </w:p>
    <w:p w14:paraId="29F7C82B" w14:textId="77777777" w:rsidR="00D241B6" w:rsidRDefault="00D241B6">
      <w:pPr>
        <w:pStyle w:val="TOC3"/>
        <w:tabs>
          <w:tab w:val="left" w:pos="1320"/>
          <w:tab w:val="right" w:leader="dot" w:pos="9350"/>
        </w:tabs>
        <w:rPr>
          <w:ins w:id="127" w:author="Department of Veterans Affairs" w:date="2018-05-03T09:58:00Z"/>
          <w:rFonts w:asciiTheme="minorHAnsi" w:eastAsiaTheme="minorEastAsia" w:hAnsiTheme="minorHAnsi" w:cstheme="minorBidi"/>
          <w:iCs w:val="0"/>
          <w:noProof/>
          <w:sz w:val="22"/>
          <w:szCs w:val="22"/>
        </w:rPr>
      </w:pPr>
      <w:ins w:id="128"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"_Toc513104862"</w:instrText>
        </w:r>
        <w:r w:rsidRPr="00583772">
          <w:rPr>
            <w:rStyle w:val="Hyperlink"/>
            <w:noProof/>
          </w:rPr>
          <w:instrText xml:space="preserve"> </w:instrText>
        </w:r>
        <w:r w:rsidRPr="00583772">
          <w:rPr>
            <w:rStyle w:val="Hyperlink"/>
            <w:noProof/>
          </w:rPr>
          <w:fldChar w:fldCharType="separate"/>
        </w:r>
        <w:r w:rsidRPr="00583772">
          <w:rPr>
            <w:rStyle w:val="Hyperlink"/>
            <w:noProof/>
          </w:rPr>
          <w:t>2.7.1</w:t>
        </w:r>
        <w:r>
          <w:rPr>
            <w:rFonts w:asciiTheme="minorHAnsi" w:eastAsiaTheme="minorEastAsia" w:hAnsiTheme="minorHAnsi" w:cstheme="minorBidi"/>
            <w:iCs w:val="0"/>
            <w:noProof/>
            <w:sz w:val="22"/>
            <w:szCs w:val="22"/>
          </w:rPr>
          <w:tab/>
        </w:r>
        <w:r w:rsidRPr="00583772">
          <w:rPr>
            <w:rStyle w:val="Hyperlink"/>
            <w:noProof/>
          </w:rPr>
          <w:t>Ports and Protocols</w:t>
        </w:r>
        <w:r>
          <w:rPr>
            <w:noProof/>
            <w:webHidden/>
          </w:rPr>
          <w:tab/>
        </w:r>
        <w:r>
          <w:rPr>
            <w:noProof/>
            <w:webHidden/>
          </w:rPr>
          <w:fldChar w:fldCharType="begin"/>
        </w:r>
        <w:r>
          <w:rPr>
            <w:noProof/>
            <w:webHidden/>
          </w:rPr>
          <w:instrText xml:space="preserve"> PAGEREF _Toc513104862 \h </w:instrText>
        </w:r>
      </w:ins>
      <w:r>
        <w:rPr>
          <w:noProof/>
          <w:webHidden/>
        </w:rPr>
      </w:r>
      <w:r>
        <w:rPr>
          <w:noProof/>
          <w:webHidden/>
        </w:rPr>
        <w:fldChar w:fldCharType="separate"/>
      </w:r>
      <w:ins w:id="129" w:author="Department of Veterans Affairs" w:date="2018-05-03T09:58:00Z">
        <w:r>
          <w:rPr>
            <w:noProof/>
            <w:webHidden/>
          </w:rPr>
          <w:t>10</w:t>
        </w:r>
        <w:r>
          <w:rPr>
            <w:noProof/>
            <w:webHidden/>
          </w:rPr>
          <w:fldChar w:fldCharType="end"/>
        </w:r>
        <w:r w:rsidRPr="00583772">
          <w:rPr>
            <w:rStyle w:val="Hyperlink"/>
            <w:noProof/>
          </w:rPr>
          <w:fldChar w:fldCharType="end"/>
        </w:r>
      </w:ins>
    </w:p>
    <w:p w14:paraId="21C6D112" w14:textId="77777777" w:rsidR="00D241B6" w:rsidRDefault="00D241B6">
      <w:pPr>
        <w:pStyle w:val="TOC3"/>
        <w:tabs>
          <w:tab w:val="left" w:pos="1320"/>
          <w:tab w:val="right" w:leader="dot" w:pos="9350"/>
        </w:tabs>
        <w:rPr>
          <w:ins w:id="130" w:author="Department of Veterans Affairs" w:date="2018-05-03T09:58:00Z"/>
          <w:rFonts w:asciiTheme="minorHAnsi" w:eastAsiaTheme="minorEastAsia" w:hAnsiTheme="minorHAnsi" w:cstheme="minorBidi"/>
          <w:iCs w:val="0"/>
          <w:noProof/>
          <w:sz w:val="22"/>
          <w:szCs w:val="22"/>
        </w:rPr>
      </w:pPr>
      <w:ins w:id="131"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"_Toc513104863"</w:instrText>
        </w:r>
        <w:r w:rsidRPr="00583772">
          <w:rPr>
            <w:rStyle w:val="Hyperlink"/>
            <w:noProof/>
          </w:rPr>
          <w:instrText xml:space="preserve"> </w:instrText>
        </w:r>
        <w:r w:rsidRPr="00583772">
          <w:rPr>
            <w:rStyle w:val="Hyperlink"/>
            <w:noProof/>
          </w:rPr>
          <w:fldChar w:fldCharType="separate"/>
        </w:r>
        <w:r w:rsidRPr="00583772">
          <w:rPr>
            <w:rStyle w:val="Hyperlink"/>
            <w:noProof/>
          </w:rPr>
          <w:t>2.7.2</w:t>
        </w:r>
        <w:r>
          <w:rPr>
            <w:rFonts w:asciiTheme="minorHAnsi" w:eastAsiaTheme="minorEastAsia" w:hAnsiTheme="minorHAnsi" w:cstheme="minorBidi"/>
            <w:iCs w:val="0"/>
            <w:noProof/>
            <w:sz w:val="22"/>
            <w:szCs w:val="22"/>
          </w:rPr>
          <w:tab/>
        </w:r>
        <w:r w:rsidRPr="00583772">
          <w:rPr>
            <w:rStyle w:val="Hyperlink"/>
            <w:noProof/>
          </w:rPr>
          <w:t>ESB Configuration(s)</w:t>
        </w:r>
        <w:r>
          <w:rPr>
            <w:noProof/>
            <w:webHidden/>
          </w:rPr>
          <w:tab/>
        </w:r>
        <w:r>
          <w:rPr>
            <w:noProof/>
            <w:webHidden/>
          </w:rPr>
          <w:fldChar w:fldCharType="begin"/>
        </w:r>
        <w:r>
          <w:rPr>
            <w:noProof/>
            <w:webHidden/>
          </w:rPr>
          <w:instrText xml:space="preserve"> PAGEREF _Toc513104863 \h </w:instrText>
        </w:r>
      </w:ins>
      <w:r>
        <w:rPr>
          <w:noProof/>
          <w:webHidden/>
        </w:rPr>
      </w:r>
      <w:r>
        <w:rPr>
          <w:noProof/>
          <w:webHidden/>
        </w:rPr>
        <w:fldChar w:fldCharType="separate"/>
      </w:r>
      <w:ins w:id="132" w:author="Department of Veterans Affairs" w:date="2018-05-03T09:58:00Z">
        <w:r>
          <w:rPr>
            <w:noProof/>
            <w:webHidden/>
          </w:rPr>
          <w:t>10</w:t>
        </w:r>
        <w:r>
          <w:rPr>
            <w:noProof/>
            <w:webHidden/>
          </w:rPr>
          <w:fldChar w:fldCharType="end"/>
        </w:r>
        <w:r w:rsidRPr="00583772">
          <w:rPr>
            <w:rStyle w:val="Hyperlink"/>
            <w:noProof/>
          </w:rPr>
          <w:fldChar w:fldCharType="end"/>
        </w:r>
      </w:ins>
    </w:p>
    <w:p w14:paraId="634F62E6" w14:textId="77777777" w:rsidR="00D241B6" w:rsidRDefault="00D241B6">
      <w:pPr>
        <w:pStyle w:val="TOC3"/>
        <w:tabs>
          <w:tab w:val="left" w:pos="1320"/>
          <w:tab w:val="right" w:leader="dot" w:pos="9350"/>
        </w:tabs>
        <w:rPr>
          <w:ins w:id="133" w:author="Department of Veterans Affairs" w:date="2018-05-03T09:58:00Z"/>
          <w:rFonts w:asciiTheme="minorHAnsi" w:eastAsiaTheme="minorEastAsia" w:hAnsiTheme="minorHAnsi" w:cstheme="minorBidi"/>
          <w:iCs w:val="0"/>
          <w:noProof/>
          <w:sz w:val="22"/>
          <w:szCs w:val="22"/>
        </w:rPr>
      </w:pPr>
      <w:ins w:id="134"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"_Toc513104864"</w:instrText>
        </w:r>
        <w:r w:rsidRPr="00583772">
          <w:rPr>
            <w:rStyle w:val="Hyperlink"/>
            <w:noProof/>
          </w:rPr>
          <w:instrText xml:space="preserve"> </w:instrText>
        </w:r>
        <w:r w:rsidRPr="00583772">
          <w:rPr>
            <w:rStyle w:val="Hyperlink"/>
            <w:noProof/>
          </w:rPr>
          <w:fldChar w:fldCharType="separate"/>
        </w:r>
        <w:r w:rsidRPr="00583772">
          <w:rPr>
            <w:rStyle w:val="Hyperlink"/>
            <w:noProof/>
          </w:rPr>
          <w:t>2.7.3</w:t>
        </w:r>
        <w:r>
          <w:rPr>
            <w:rFonts w:asciiTheme="minorHAnsi" w:eastAsiaTheme="minorEastAsia" w:hAnsiTheme="minorHAnsi" w:cstheme="minorBidi"/>
            <w:iCs w:val="0"/>
            <w:noProof/>
            <w:sz w:val="22"/>
            <w:szCs w:val="22"/>
          </w:rPr>
          <w:tab/>
        </w:r>
        <w:r w:rsidRPr="00583772">
          <w:rPr>
            <w:rStyle w:val="Hyperlink"/>
            <w:noProof/>
          </w:rPr>
          <w:t>System Configuration</w:t>
        </w:r>
        <w:r>
          <w:rPr>
            <w:noProof/>
            <w:webHidden/>
          </w:rPr>
          <w:tab/>
        </w:r>
        <w:r>
          <w:rPr>
            <w:noProof/>
            <w:webHidden/>
          </w:rPr>
          <w:fldChar w:fldCharType="begin"/>
        </w:r>
        <w:r>
          <w:rPr>
            <w:noProof/>
            <w:webHidden/>
          </w:rPr>
          <w:instrText xml:space="preserve"> PAGEREF _Toc513104864 \h </w:instrText>
        </w:r>
      </w:ins>
      <w:r>
        <w:rPr>
          <w:noProof/>
          <w:webHidden/>
        </w:rPr>
      </w:r>
      <w:r>
        <w:rPr>
          <w:noProof/>
          <w:webHidden/>
        </w:rPr>
        <w:fldChar w:fldCharType="separate"/>
      </w:r>
      <w:ins w:id="135" w:author="Department of Veterans Affairs" w:date="2018-05-03T09:58:00Z">
        <w:r>
          <w:rPr>
            <w:noProof/>
            <w:webHidden/>
          </w:rPr>
          <w:t>10</w:t>
        </w:r>
        <w:r>
          <w:rPr>
            <w:noProof/>
            <w:webHidden/>
          </w:rPr>
          <w:fldChar w:fldCharType="end"/>
        </w:r>
        <w:r w:rsidRPr="00583772">
          <w:rPr>
            <w:rStyle w:val="Hyperlink"/>
            <w:noProof/>
          </w:rPr>
          <w:fldChar w:fldCharType="end"/>
        </w:r>
      </w:ins>
    </w:p>
    <w:p w14:paraId="7791F6B4" w14:textId="77777777" w:rsidR="00D241B6" w:rsidRDefault="00D241B6">
      <w:pPr>
        <w:pStyle w:val="TOC2"/>
        <w:tabs>
          <w:tab w:val="left" w:pos="880"/>
          <w:tab w:val="right" w:leader="dot" w:pos="9350"/>
        </w:tabs>
        <w:rPr>
          <w:ins w:id="136" w:author="Department of Veterans Affairs" w:date="2018-05-03T09:58:00Z"/>
          <w:rFonts w:asciiTheme="minorHAnsi" w:eastAsiaTheme="minorEastAsia" w:hAnsiTheme="minorHAnsi" w:cstheme="minorBidi"/>
          <w:b w:val="0"/>
          <w:noProof/>
          <w:sz w:val="22"/>
          <w:szCs w:val="22"/>
        </w:rPr>
      </w:pPr>
      <w:ins w:id="137"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"_Toc513104865"</w:instrText>
        </w:r>
        <w:r w:rsidRPr="00583772">
          <w:rPr>
            <w:rStyle w:val="Hyperlink"/>
            <w:noProof/>
          </w:rPr>
          <w:instrText xml:space="preserve"> </w:instrText>
        </w:r>
        <w:r w:rsidRPr="00583772">
          <w:rPr>
            <w:rStyle w:val="Hyperlink"/>
            <w:noProof/>
          </w:rPr>
          <w:fldChar w:fldCharType="separate"/>
        </w:r>
        <w:r w:rsidRPr="00583772">
          <w:rPr>
            <w:rStyle w:val="Hyperlink"/>
            <w:noProof/>
          </w:rPr>
          <w:t>2.8</w:t>
        </w:r>
        <w:r>
          <w:rPr>
            <w:rFonts w:asciiTheme="minorHAnsi" w:eastAsiaTheme="minorEastAsia" w:hAnsiTheme="minorHAnsi" w:cstheme="minorBidi"/>
            <w:b w:val="0"/>
            <w:noProof/>
            <w:sz w:val="22"/>
            <w:szCs w:val="22"/>
          </w:rPr>
          <w:tab/>
        </w:r>
        <w:r w:rsidRPr="00583772">
          <w:rPr>
            <w:rStyle w:val="Hyperlink"/>
            <w:noProof/>
          </w:rPr>
          <w:t>Performance Requirements</w:t>
        </w:r>
        <w:r>
          <w:rPr>
            <w:noProof/>
            <w:webHidden/>
          </w:rPr>
          <w:tab/>
        </w:r>
        <w:r>
          <w:rPr>
            <w:noProof/>
            <w:webHidden/>
          </w:rPr>
          <w:fldChar w:fldCharType="begin"/>
        </w:r>
        <w:r>
          <w:rPr>
            <w:noProof/>
            <w:webHidden/>
          </w:rPr>
          <w:instrText xml:space="preserve"> PAGEREF _Toc513104865 \h </w:instrText>
        </w:r>
      </w:ins>
      <w:r>
        <w:rPr>
          <w:noProof/>
          <w:webHidden/>
        </w:rPr>
      </w:r>
      <w:r>
        <w:rPr>
          <w:noProof/>
          <w:webHidden/>
        </w:rPr>
        <w:fldChar w:fldCharType="separate"/>
      </w:r>
      <w:ins w:id="138" w:author="Department of Veterans Affairs" w:date="2018-05-03T09:58:00Z">
        <w:r>
          <w:rPr>
            <w:noProof/>
            <w:webHidden/>
          </w:rPr>
          <w:t>10</w:t>
        </w:r>
        <w:r>
          <w:rPr>
            <w:noProof/>
            <w:webHidden/>
          </w:rPr>
          <w:fldChar w:fldCharType="end"/>
        </w:r>
        <w:r w:rsidRPr="00583772">
          <w:rPr>
            <w:rStyle w:val="Hyperlink"/>
            <w:noProof/>
          </w:rPr>
          <w:fldChar w:fldCharType="end"/>
        </w:r>
      </w:ins>
    </w:p>
    <w:p w14:paraId="35B25FD6" w14:textId="77777777" w:rsidR="00D241B6" w:rsidRDefault="00D241B6">
      <w:pPr>
        <w:pStyle w:val="TOC2"/>
        <w:tabs>
          <w:tab w:val="left" w:pos="880"/>
          <w:tab w:val="right" w:leader="dot" w:pos="9350"/>
        </w:tabs>
        <w:rPr>
          <w:ins w:id="139" w:author="Department of Veterans Affairs" w:date="2018-05-03T09:58:00Z"/>
          <w:rFonts w:asciiTheme="minorHAnsi" w:eastAsiaTheme="minorEastAsia" w:hAnsiTheme="minorHAnsi" w:cstheme="minorBidi"/>
          <w:b w:val="0"/>
          <w:noProof/>
          <w:sz w:val="22"/>
          <w:szCs w:val="22"/>
        </w:rPr>
      </w:pPr>
      <w:ins w:id="140"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"_Toc513104866"</w:instrText>
        </w:r>
        <w:r w:rsidRPr="00583772">
          <w:rPr>
            <w:rStyle w:val="Hyperlink"/>
            <w:noProof/>
          </w:rPr>
          <w:instrText xml:space="preserve"> </w:instrText>
        </w:r>
        <w:r w:rsidRPr="00583772">
          <w:rPr>
            <w:rStyle w:val="Hyperlink"/>
            <w:noProof/>
          </w:rPr>
          <w:fldChar w:fldCharType="separate"/>
        </w:r>
        <w:r w:rsidRPr="00583772">
          <w:rPr>
            <w:rStyle w:val="Hyperlink"/>
            <w:noProof/>
          </w:rPr>
          <w:t>2.9</w:t>
        </w:r>
        <w:r>
          <w:rPr>
            <w:rFonts w:asciiTheme="minorHAnsi" w:eastAsiaTheme="minorEastAsia" w:hAnsiTheme="minorHAnsi" w:cstheme="minorBidi"/>
            <w:b w:val="0"/>
            <w:noProof/>
            <w:sz w:val="22"/>
            <w:szCs w:val="22"/>
          </w:rPr>
          <w:tab/>
        </w:r>
        <w:r w:rsidRPr="00583772">
          <w:rPr>
            <w:rStyle w:val="Hyperlink"/>
            <w:noProof/>
          </w:rPr>
          <w:t>Security</w:t>
        </w:r>
        <w:r>
          <w:rPr>
            <w:noProof/>
            <w:webHidden/>
          </w:rPr>
          <w:tab/>
        </w:r>
        <w:r>
          <w:rPr>
            <w:noProof/>
            <w:webHidden/>
          </w:rPr>
          <w:fldChar w:fldCharType="begin"/>
        </w:r>
        <w:r>
          <w:rPr>
            <w:noProof/>
            <w:webHidden/>
          </w:rPr>
          <w:instrText xml:space="preserve"> PAGEREF _Toc513104866 \h </w:instrText>
        </w:r>
      </w:ins>
      <w:r>
        <w:rPr>
          <w:noProof/>
          <w:webHidden/>
        </w:rPr>
      </w:r>
      <w:r>
        <w:rPr>
          <w:noProof/>
          <w:webHidden/>
        </w:rPr>
        <w:fldChar w:fldCharType="separate"/>
      </w:r>
      <w:ins w:id="141" w:author="Department of Veterans Affairs" w:date="2018-05-03T09:58:00Z">
        <w:r>
          <w:rPr>
            <w:noProof/>
            <w:webHidden/>
          </w:rPr>
          <w:t>10</w:t>
        </w:r>
        <w:r>
          <w:rPr>
            <w:noProof/>
            <w:webHidden/>
          </w:rPr>
          <w:fldChar w:fldCharType="end"/>
        </w:r>
        <w:r w:rsidRPr="00583772">
          <w:rPr>
            <w:rStyle w:val="Hyperlink"/>
            <w:noProof/>
          </w:rPr>
          <w:fldChar w:fldCharType="end"/>
        </w:r>
      </w:ins>
    </w:p>
    <w:p w14:paraId="171365BE" w14:textId="77777777" w:rsidR="00D241B6" w:rsidRDefault="00D241B6">
      <w:pPr>
        <w:pStyle w:val="TOC2"/>
        <w:tabs>
          <w:tab w:val="left" w:pos="880"/>
          <w:tab w:val="right" w:leader="dot" w:pos="9350"/>
        </w:tabs>
        <w:rPr>
          <w:ins w:id="142" w:author="Department of Veterans Affairs" w:date="2018-05-03T09:58:00Z"/>
          <w:rFonts w:asciiTheme="minorHAnsi" w:eastAsiaTheme="minorEastAsia" w:hAnsiTheme="minorHAnsi" w:cstheme="minorBidi"/>
          <w:b w:val="0"/>
          <w:noProof/>
          <w:sz w:val="22"/>
          <w:szCs w:val="22"/>
        </w:rPr>
      </w:pPr>
      <w:ins w:id="143"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"_Toc513104867"</w:instrText>
        </w:r>
        <w:r w:rsidRPr="00583772">
          <w:rPr>
            <w:rStyle w:val="Hyperlink"/>
            <w:noProof/>
          </w:rPr>
          <w:instrText xml:space="preserve"> </w:instrText>
        </w:r>
        <w:r w:rsidRPr="00583772">
          <w:rPr>
            <w:rStyle w:val="Hyperlink"/>
            <w:noProof/>
          </w:rPr>
          <w:fldChar w:fldCharType="separate"/>
        </w:r>
        <w:r w:rsidRPr="00583772">
          <w:rPr>
            <w:rStyle w:val="Hyperlink"/>
            <w:noProof/>
          </w:rPr>
          <w:t>2.10</w:t>
        </w:r>
        <w:r>
          <w:rPr>
            <w:rFonts w:asciiTheme="minorHAnsi" w:eastAsiaTheme="minorEastAsia" w:hAnsiTheme="minorHAnsi" w:cstheme="minorBidi"/>
            <w:b w:val="0"/>
            <w:noProof/>
            <w:sz w:val="22"/>
            <w:szCs w:val="22"/>
          </w:rPr>
          <w:tab/>
        </w:r>
        <w:r w:rsidRPr="00583772">
          <w:rPr>
            <w:rStyle w:val="Hyperlink"/>
            <w:noProof/>
          </w:rPr>
          <w:t>Testing Requirements</w:t>
        </w:r>
        <w:r>
          <w:rPr>
            <w:noProof/>
            <w:webHidden/>
          </w:rPr>
          <w:tab/>
        </w:r>
        <w:r>
          <w:rPr>
            <w:noProof/>
            <w:webHidden/>
          </w:rPr>
          <w:fldChar w:fldCharType="begin"/>
        </w:r>
        <w:r>
          <w:rPr>
            <w:noProof/>
            <w:webHidden/>
          </w:rPr>
          <w:instrText xml:space="preserve"> PAGEREF _Toc513104867 \h </w:instrText>
        </w:r>
      </w:ins>
      <w:r>
        <w:rPr>
          <w:noProof/>
          <w:webHidden/>
        </w:rPr>
      </w:r>
      <w:r>
        <w:rPr>
          <w:noProof/>
          <w:webHidden/>
        </w:rPr>
        <w:fldChar w:fldCharType="separate"/>
      </w:r>
      <w:ins w:id="144" w:author="Department of Veterans Affairs" w:date="2018-05-03T09:58:00Z">
        <w:r>
          <w:rPr>
            <w:noProof/>
            <w:webHidden/>
          </w:rPr>
          <w:t>10</w:t>
        </w:r>
        <w:r>
          <w:rPr>
            <w:noProof/>
            <w:webHidden/>
          </w:rPr>
          <w:fldChar w:fldCharType="end"/>
        </w:r>
        <w:r w:rsidRPr="00583772">
          <w:rPr>
            <w:rStyle w:val="Hyperlink"/>
            <w:noProof/>
          </w:rPr>
          <w:fldChar w:fldCharType="end"/>
        </w:r>
      </w:ins>
    </w:p>
    <w:p w14:paraId="5E32EB0F" w14:textId="77777777" w:rsidR="00D241B6" w:rsidRDefault="00D241B6">
      <w:pPr>
        <w:pStyle w:val="TOC3"/>
        <w:tabs>
          <w:tab w:val="left" w:pos="1320"/>
          <w:tab w:val="right" w:leader="dot" w:pos="9350"/>
        </w:tabs>
        <w:rPr>
          <w:ins w:id="145" w:author="Department of Veterans Affairs" w:date="2018-05-03T09:58:00Z"/>
          <w:rFonts w:asciiTheme="minorHAnsi" w:eastAsiaTheme="minorEastAsia" w:hAnsiTheme="minorHAnsi" w:cstheme="minorBidi"/>
          <w:iCs w:val="0"/>
          <w:noProof/>
          <w:sz w:val="22"/>
          <w:szCs w:val="22"/>
        </w:rPr>
      </w:pPr>
      <w:ins w:id="146"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"_Toc513104868"</w:instrText>
        </w:r>
        <w:r w:rsidRPr="00583772">
          <w:rPr>
            <w:rStyle w:val="Hyperlink"/>
            <w:noProof/>
          </w:rPr>
          <w:instrText xml:space="preserve"> </w:instrText>
        </w:r>
        <w:r w:rsidRPr="00583772">
          <w:rPr>
            <w:rStyle w:val="Hyperlink"/>
            <w:noProof/>
          </w:rPr>
          <w:fldChar w:fldCharType="separate"/>
        </w:r>
        <w:r w:rsidRPr="00583772">
          <w:rPr>
            <w:rStyle w:val="Hyperlink"/>
            <w:noProof/>
          </w:rPr>
          <w:t>2.10.1</w:t>
        </w:r>
        <w:r>
          <w:rPr>
            <w:rFonts w:asciiTheme="minorHAnsi" w:eastAsiaTheme="minorEastAsia" w:hAnsiTheme="minorHAnsi" w:cstheme="minorBidi"/>
            <w:iCs w:val="0"/>
            <w:noProof/>
            <w:sz w:val="22"/>
            <w:szCs w:val="22"/>
          </w:rPr>
          <w:tab/>
        </w:r>
        <w:r w:rsidRPr="00583772">
          <w:rPr>
            <w:rStyle w:val="Hyperlink"/>
            <w:noProof/>
          </w:rPr>
          <w:t>Comparison of Data</w:t>
        </w:r>
        <w:r>
          <w:rPr>
            <w:noProof/>
            <w:webHidden/>
          </w:rPr>
          <w:tab/>
        </w:r>
        <w:r>
          <w:rPr>
            <w:noProof/>
            <w:webHidden/>
          </w:rPr>
          <w:fldChar w:fldCharType="begin"/>
        </w:r>
        <w:r>
          <w:rPr>
            <w:noProof/>
            <w:webHidden/>
          </w:rPr>
          <w:instrText xml:space="preserve"> PAGEREF _Toc513104868 \h </w:instrText>
        </w:r>
      </w:ins>
      <w:r>
        <w:rPr>
          <w:noProof/>
          <w:webHidden/>
        </w:rPr>
      </w:r>
      <w:r>
        <w:rPr>
          <w:noProof/>
          <w:webHidden/>
        </w:rPr>
        <w:fldChar w:fldCharType="separate"/>
      </w:r>
      <w:ins w:id="147" w:author="Department of Veterans Affairs" w:date="2018-05-03T09:58:00Z">
        <w:r>
          <w:rPr>
            <w:noProof/>
            <w:webHidden/>
          </w:rPr>
          <w:t>10</w:t>
        </w:r>
        <w:r>
          <w:rPr>
            <w:noProof/>
            <w:webHidden/>
          </w:rPr>
          <w:fldChar w:fldCharType="end"/>
        </w:r>
        <w:r w:rsidRPr="00583772">
          <w:rPr>
            <w:rStyle w:val="Hyperlink"/>
            <w:noProof/>
          </w:rPr>
          <w:fldChar w:fldCharType="end"/>
        </w:r>
      </w:ins>
    </w:p>
    <w:p w14:paraId="627091C3" w14:textId="77777777" w:rsidR="00D241B6" w:rsidRDefault="00D241B6">
      <w:pPr>
        <w:pStyle w:val="TOC3"/>
        <w:tabs>
          <w:tab w:val="left" w:pos="1320"/>
          <w:tab w:val="right" w:leader="dot" w:pos="9350"/>
        </w:tabs>
        <w:rPr>
          <w:ins w:id="148" w:author="Department of Veterans Affairs" w:date="2018-05-03T09:58:00Z"/>
          <w:rFonts w:asciiTheme="minorHAnsi" w:eastAsiaTheme="minorEastAsia" w:hAnsiTheme="minorHAnsi" w:cstheme="minorBidi"/>
          <w:iCs w:val="0"/>
          <w:noProof/>
          <w:sz w:val="22"/>
          <w:szCs w:val="22"/>
        </w:rPr>
      </w:pPr>
      <w:ins w:id="149"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"_Toc513104869"</w:instrText>
        </w:r>
        <w:r w:rsidRPr="00583772">
          <w:rPr>
            <w:rStyle w:val="Hyperlink"/>
            <w:noProof/>
          </w:rPr>
          <w:instrText xml:space="preserve"> </w:instrText>
        </w:r>
        <w:r w:rsidRPr="00583772">
          <w:rPr>
            <w:rStyle w:val="Hyperlink"/>
            <w:noProof/>
          </w:rPr>
          <w:fldChar w:fldCharType="separate"/>
        </w:r>
        <w:r w:rsidRPr="00583772">
          <w:rPr>
            <w:rStyle w:val="Hyperlink"/>
            <w:noProof/>
          </w:rPr>
          <w:t>2.10.2</w:t>
        </w:r>
        <w:r>
          <w:rPr>
            <w:rFonts w:asciiTheme="minorHAnsi" w:eastAsiaTheme="minorEastAsia" w:hAnsiTheme="minorHAnsi" w:cstheme="minorBidi"/>
            <w:iCs w:val="0"/>
            <w:noProof/>
            <w:sz w:val="22"/>
            <w:szCs w:val="22"/>
          </w:rPr>
          <w:tab/>
        </w:r>
        <w:r w:rsidRPr="00583772">
          <w:rPr>
            <w:rStyle w:val="Hyperlink"/>
            <w:noProof/>
          </w:rPr>
          <w:t>Completeness</w:t>
        </w:r>
        <w:r>
          <w:rPr>
            <w:noProof/>
            <w:webHidden/>
          </w:rPr>
          <w:tab/>
        </w:r>
        <w:r>
          <w:rPr>
            <w:noProof/>
            <w:webHidden/>
          </w:rPr>
          <w:fldChar w:fldCharType="begin"/>
        </w:r>
        <w:r>
          <w:rPr>
            <w:noProof/>
            <w:webHidden/>
          </w:rPr>
          <w:instrText xml:space="preserve"> PAGEREF _Toc513104869 \h </w:instrText>
        </w:r>
      </w:ins>
      <w:r>
        <w:rPr>
          <w:noProof/>
          <w:webHidden/>
        </w:rPr>
      </w:r>
      <w:r>
        <w:rPr>
          <w:noProof/>
          <w:webHidden/>
        </w:rPr>
        <w:fldChar w:fldCharType="separate"/>
      </w:r>
      <w:ins w:id="150" w:author="Department of Veterans Affairs" w:date="2018-05-03T09:58:00Z">
        <w:r>
          <w:rPr>
            <w:noProof/>
            <w:webHidden/>
          </w:rPr>
          <w:t>10</w:t>
        </w:r>
        <w:r>
          <w:rPr>
            <w:noProof/>
            <w:webHidden/>
          </w:rPr>
          <w:fldChar w:fldCharType="end"/>
        </w:r>
        <w:r w:rsidRPr="00583772">
          <w:rPr>
            <w:rStyle w:val="Hyperlink"/>
            <w:noProof/>
          </w:rPr>
          <w:fldChar w:fldCharType="end"/>
        </w:r>
      </w:ins>
    </w:p>
    <w:p w14:paraId="1394D496" w14:textId="77777777" w:rsidR="00D241B6" w:rsidRDefault="00D241B6">
      <w:pPr>
        <w:pStyle w:val="TOC3"/>
        <w:tabs>
          <w:tab w:val="left" w:pos="1320"/>
          <w:tab w:val="right" w:leader="dot" w:pos="9350"/>
        </w:tabs>
        <w:rPr>
          <w:ins w:id="151" w:author="Department of Veterans Affairs" w:date="2018-05-03T09:58:00Z"/>
          <w:rFonts w:asciiTheme="minorHAnsi" w:eastAsiaTheme="minorEastAsia" w:hAnsiTheme="minorHAnsi" w:cstheme="minorBidi"/>
          <w:iCs w:val="0"/>
          <w:noProof/>
          <w:sz w:val="22"/>
          <w:szCs w:val="22"/>
        </w:rPr>
      </w:pPr>
      <w:ins w:id="152"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"_Toc513104870"</w:instrText>
        </w:r>
        <w:r w:rsidRPr="00583772">
          <w:rPr>
            <w:rStyle w:val="Hyperlink"/>
            <w:noProof/>
          </w:rPr>
          <w:instrText xml:space="preserve"> </w:instrText>
        </w:r>
        <w:r w:rsidRPr="00583772">
          <w:rPr>
            <w:rStyle w:val="Hyperlink"/>
            <w:noProof/>
          </w:rPr>
          <w:fldChar w:fldCharType="separate"/>
        </w:r>
        <w:r w:rsidRPr="00583772">
          <w:rPr>
            <w:rStyle w:val="Hyperlink"/>
            <w:noProof/>
          </w:rPr>
          <w:t>2.10.3</w:t>
        </w:r>
        <w:r>
          <w:rPr>
            <w:rFonts w:asciiTheme="minorHAnsi" w:eastAsiaTheme="minorEastAsia" w:hAnsiTheme="minorHAnsi" w:cstheme="minorBidi"/>
            <w:iCs w:val="0"/>
            <w:noProof/>
            <w:sz w:val="22"/>
            <w:szCs w:val="22"/>
          </w:rPr>
          <w:tab/>
        </w:r>
        <w:r w:rsidRPr="00583772">
          <w:rPr>
            <w:rStyle w:val="Hyperlink"/>
            <w:noProof/>
          </w:rPr>
          <w:t>Load Testing</w:t>
        </w:r>
        <w:r>
          <w:rPr>
            <w:noProof/>
            <w:webHidden/>
          </w:rPr>
          <w:tab/>
        </w:r>
        <w:r>
          <w:rPr>
            <w:noProof/>
            <w:webHidden/>
          </w:rPr>
          <w:fldChar w:fldCharType="begin"/>
        </w:r>
        <w:r>
          <w:rPr>
            <w:noProof/>
            <w:webHidden/>
          </w:rPr>
          <w:instrText xml:space="preserve"> PAGEREF _Toc513104870 \h </w:instrText>
        </w:r>
      </w:ins>
      <w:r>
        <w:rPr>
          <w:noProof/>
          <w:webHidden/>
        </w:rPr>
      </w:r>
      <w:r>
        <w:rPr>
          <w:noProof/>
          <w:webHidden/>
        </w:rPr>
        <w:fldChar w:fldCharType="separate"/>
      </w:r>
      <w:ins w:id="153" w:author="Department of Veterans Affairs" w:date="2018-05-03T09:58:00Z">
        <w:r>
          <w:rPr>
            <w:noProof/>
            <w:webHidden/>
          </w:rPr>
          <w:t>11</w:t>
        </w:r>
        <w:r>
          <w:rPr>
            <w:noProof/>
            <w:webHidden/>
          </w:rPr>
          <w:fldChar w:fldCharType="end"/>
        </w:r>
        <w:r w:rsidRPr="00583772">
          <w:rPr>
            <w:rStyle w:val="Hyperlink"/>
            <w:noProof/>
          </w:rPr>
          <w:fldChar w:fldCharType="end"/>
        </w:r>
      </w:ins>
    </w:p>
    <w:p w14:paraId="4FAC43CD" w14:textId="77777777" w:rsidR="00D241B6" w:rsidRDefault="00D241B6">
      <w:pPr>
        <w:pStyle w:val="TOC2"/>
        <w:tabs>
          <w:tab w:val="left" w:pos="880"/>
          <w:tab w:val="right" w:leader="dot" w:pos="9350"/>
        </w:tabs>
        <w:rPr>
          <w:ins w:id="154" w:author="Department of Veterans Affairs" w:date="2018-05-03T09:58:00Z"/>
          <w:rFonts w:asciiTheme="minorHAnsi" w:eastAsiaTheme="minorEastAsia" w:hAnsiTheme="minorHAnsi" w:cstheme="minorBidi"/>
          <w:b w:val="0"/>
          <w:noProof/>
          <w:sz w:val="22"/>
          <w:szCs w:val="22"/>
        </w:rPr>
      </w:pPr>
      <w:ins w:id="155"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"_Toc513104871"</w:instrText>
        </w:r>
        <w:r w:rsidRPr="00583772">
          <w:rPr>
            <w:rStyle w:val="Hyperlink"/>
            <w:noProof/>
          </w:rPr>
          <w:instrText xml:space="preserve"> </w:instrText>
        </w:r>
        <w:r w:rsidRPr="00583772">
          <w:rPr>
            <w:rStyle w:val="Hyperlink"/>
            <w:noProof/>
          </w:rPr>
          <w:fldChar w:fldCharType="separate"/>
        </w:r>
        <w:r w:rsidRPr="00583772">
          <w:rPr>
            <w:rStyle w:val="Hyperlink"/>
            <w:noProof/>
          </w:rPr>
          <w:t>2.11</w:t>
        </w:r>
        <w:r>
          <w:rPr>
            <w:rFonts w:asciiTheme="minorHAnsi" w:eastAsiaTheme="minorEastAsia" w:hAnsiTheme="minorHAnsi" w:cstheme="minorBidi"/>
            <w:b w:val="0"/>
            <w:noProof/>
            <w:sz w:val="22"/>
            <w:szCs w:val="22"/>
          </w:rPr>
          <w:tab/>
        </w:r>
        <w:r w:rsidRPr="00583772">
          <w:rPr>
            <w:rStyle w:val="Hyperlink"/>
            <w:noProof/>
          </w:rPr>
          <w:t>Policies and Constraints</w:t>
        </w:r>
        <w:r>
          <w:rPr>
            <w:noProof/>
            <w:webHidden/>
          </w:rPr>
          <w:tab/>
        </w:r>
        <w:r>
          <w:rPr>
            <w:noProof/>
            <w:webHidden/>
          </w:rPr>
          <w:fldChar w:fldCharType="begin"/>
        </w:r>
        <w:r>
          <w:rPr>
            <w:noProof/>
            <w:webHidden/>
          </w:rPr>
          <w:instrText xml:space="preserve"> PAGEREF _Toc513104871 \h </w:instrText>
        </w:r>
      </w:ins>
      <w:r>
        <w:rPr>
          <w:noProof/>
          <w:webHidden/>
        </w:rPr>
      </w:r>
      <w:r>
        <w:rPr>
          <w:noProof/>
          <w:webHidden/>
        </w:rPr>
        <w:fldChar w:fldCharType="separate"/>
      </w:r>
      <w:ins w:id="156" w:author="Department of Veterans Affairs" w:date="2018-05-03T09:58:00Z">
        <w:r>
          <w:rPr>
            <w:noProof/>
            <w:webHidden/>
          </w:rPr>
          <w:t>11</w:t>
        </w:r>
        <w:r>
          <w:rPr>
            <w:noProof/>
            <w:webHidden/>
          </w:rPr>
          <w:fldChar w:fldCharType="end"/>
        </w:r>
        <w:r w:rsidRPr="00583772">
          <w:rPr>
            <w:rStyle w:val="Hyperlink"/>
            <w:noProof/>
          </w:rPr>
          <w:fldChar w:fldCharType="end"/>
        </w:r>
      </w:ins>
    </w:p>
    <w:p w14:paraId="1EB1E9FD" w14:textId="77777777" w:rsidR="00D241B6" w:rsidRDefault="00D241B6">
      <w:pPr>
        <w:pStyle w:val="TOC3"/>
        <w:tabs>
          <w:tab w:val="left" w:pos="1320"/>
          <w:tab w:val="right" w:leader="dot" w:pos="9350"/>
        </w:tabs>
        <w:rPr>
          <w:ins w:id="157" w:author="Department of Veterans Affairs" w:date="2018-05-03T09:58:00Z"/>
          <w:rFonts w:asciiTheme="minorHAnsi" w:eastAsiaTheme="minorEastAsia" w:hAnsiTheme="minorHAnsi" w:cstheme="minorBidi"/>
          <w:iCs w:val="0"/>
          <w:noProof/>
          <w:sz w:val="22"/>
          <w:szCs w:val="22"/>
        </w:rPr>
      </w:pPr>
      <w:ins w:id="158"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"_Toc513104872"</w:instrText>
        </w:r>
        <w:r w:rsidRPr="00583772">
          <w:rPr>
            <w:rStyle w:val="Hyperlink"/>
            <w:noProof/>
          </w:rPr>
          <w:instrText xml:space="preserve"> </w:instrText>
        </w:r>
        <w:r w:rsidRPr="00583772">
          <w:rPr>
            <w:rStyle w:val="Hyperlink"/>
            <w:noProof/>
          </w:rPr>
          <w:fldChar w:fldCharType="separate"/>
        </w:r>
        <w:r w:rsidRPr="00583772">
          <w:rPr>
            <w:rStyle w:val="Hyperlink"/>
            <w:noProof/>
          </w:rPr>
          <w:t>2.11.1</w:t>
        </w:r>
        <w:r>
          <w:rPr>
            <w:rFonts w:asciiTheme="minorHAnsi" w:eastAsiaTheme="minorEastAsia" w:hAnsiTheme="minorHAnsi" w:cstheme="minorBidi"/>
            <w:iCs w:val="0"/>
            <w:noProof/>
            <w:sz w:val="22"/>
            <w:szCs w:val="22"/>
          </w:rPr>
          <w:tab/>
        </w:r>
        <w:r w:rsidRPr="00583772">
          <w:rPr>
            <w:rStyle w:val="Hyperlink"/>
            <w:noProof/>
          </w:rPr>
          <w:t>HIPAA Compliance</w:t>
        </w:r>
        <w:r>
          <w:rPr>
            <w:noProof/>
            <w:webHidden/>
          </w:rPr>
          <w:tab/>
        </w:r>
        <w:r>
          <w:rPr>
            <w:noProof/>
            <w:webHidden/>
          </w:rPr>
          <w:fldChar w:fldCharType="begin"/>
        </w:r>
        <w:r>
          <w:rPr>
            <w:noProof/>
            <w:webHidden/>
          </w:rPr>
          <w:instrText xml:space="preserve"> PAGEREF _Toc513104872 \h </w:instrText>
        </w:r>
      </w:ins>
      <w:r>
        <w:rPr>
          <w:noProof/>
          <w:webHidden/>
        </w:rPr>
      </w:r>
      <w:r>
        <w:rPr>
          <w:noProof/>
          <w:webHidden/>
        </w:rPr>
        <w:fldChar w:fldCharType="separate"/>
      </w:r>
      <w:ins w:id="159" w:author="Department of Veterans Affairs" w:date="2018-05-03T09:58:00Z">
        <w:r>
          <w:rPr>
            <w:noProof/>
            <w:webHidden/>
          </w:rPr>
          <w:t>11</w:t>
        </w:r>
        <w:r>
          <w:rPr>
            <w:noProof/>
            <w:webHidden/>
          </w:rPr>
          <w:fldChar w:fldCharType="end"/>
        </w:r>
        <w:r w:rsidRPr="00583772">
          <w:rPr>
            <w:rStyle w:val="Hyperlink"/>
            <w:noProof/>
          </w:rPr>
          <w:fldChar w:fldCharType="end"/>
        </w:r>
      </w:ins>
    </w:p>
    <w:p w14:paraId="2A6A5292" w14:textId="77777777" w:rsidR="00D241B6" w:rsidRDefault="00D241B6">
      <w:pPr>
        <w:pStyle w:val="TOC1"/>
        <w:tabs>
          <w:tab w:val="left" w:pos="440"/>
          <w:tab w:val="right" w:leader="dot" w:pos="9350"/>
        </w:tabs>
        <w:rPr>
          <w:ins w:id="160" w:author="Department of Veterans Affairs" w:date="2018-05-03T09:58:00Z"/>
          <w:rFonts w:asciiTheme="minorHAnsi" w:eastAsiaTheme="minorEastAsia" w:hAnsiTheme="minorHAnsi" w:cstheme="minorBidi"/>
          <w:b w:val="0"/>
          <w:bCs w:val="0"/>
          <w:noProof/>
          <w:szCs w:val="22"/>
        </w:rPr>
      </w:pPr>
      <w:ins w:id="161"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"_Toc513104873"</w:instrText>
        </w:r>
        <w:r w:rsidRPr="00583772">
          <w:rPr>
            <w:rStyle w:val="Hyperlink"/>
            <w:noProof/>
          </w:rPr>
          <w:instrText xml:space="preserve"> </w:instrText>
        </w:r>
        <w:r w:rsidRPr="00583772">
          <w:rPr>
            <w:rStyle w:val="Hyperlink"/>
            <w:noProof/>
          </w:rPr>
          <w:fldChar w:fldCharType="separate"/>
        </w:r>
        <w:r w:rsidRPr="00583772">
          <w:rPr>
            <w:rStyle w:val="Hyperlink"/>
            <w:noProof/>
          </w:rPr>
          <w:t>3</w:t>
        </w:r>
        <w:r>
          <w:rPr>
            <w:rFonts w:asciiTheme="minorHAnsi" w:eastAsiaTheme="minorEastAsia" w:hAnsiTheme="minorHAnsi" w:cstheme="minorBidi"/>
            <w:b w:val="0"/>
            <w:bCs w:val="0"/>
            <w:noProof/>
            <w:szCs w:val="22"/>
          </w:rPr>
          <w:tab/>
        </w:r>
        <w:r w:rsidRPr="00583772">
          <w:rPr>
            <w:rStyle w:val="Hyperlink"/>
            <w:noProof/>
          </w:rPr>
          <w:t>Appendix A</w:t>
        </w:r>
        <w:r>
          <w:rPr>
            <w:noProof/>
            <w:webHidden/>
          </w:rPr>
          <w:tab/>
        </w:r>
        <w:r>
          <w:rPr>
            <w:noProof/>
            <w:webHidden/>
          </w:rPr>
          <w:fldChar w:fldCharType="begin"/>
        </w:r>
        <w:r>
          <w:rPr>
            <w:noProof/>
            <w:webHidden/>
          </w:rPr>
          <w:instrText xml:space="preserve"> PAGEREF _Toc513104873 \h </w:instrText>
        </w:r>
      </w:ins>
      <w:r>
        <w:rPr>
          <w:noProof/>
          <w:webHidden/>
        </w:rPr>
      </w:r>
      <w:r>
        <w:rPr>
          <w:noProof/>
          <w:webHidden/>
        </w:rPr>
        <w:fldChar w:fldCharType="separate"/>
      </w:r>
      <w:ins w:id="162" w:author="Department of Veterans Affairs" w:date="2018-05-03T09:58:00Z">
        <w:r>
          <w:rPr>
            <w:noProof/>
            <w:webHidden/>
          </w:rPr>
          <w:t>12</w:t>
        </w:r>
        <w:r>
          <w:rPr>
            <w:noProof/>
            <w:webHidden/>
          </w:rPr>
          <w:fldChar w:fldCharType="end"/>
        </w:r>
        <w:r w:rsidRPr="00583772">
          <w:rPr>
            <w:rStyle w:val="Hyperlink"/>
            <w:noProof/>
          </w:rPr>
          <w:fldChar w:fldCharType="end"/>
        </w:r>
      </w:ins>
    </w:p>
    <w:p w14:paraId="4BEE85B4" w14:textId="77777777" w:rsidR="00D241B6" w:rsidRDefault="00D241B6">
      <w:pPr>
        <w:pStyle w:val="TOC2"/>
        <w:tabs>
          <w:tab w:val="left" w:pos="880"/>
          <w:tab w:val="right" w:leader="dot" w:pos="9350"/>
        </w:tabs>
        <w:rPr>
          <w:ins w:id="163" w:author="Department of Veterans Affairs" w:date="2018-05-03T09:58:00Z"/>
          <w:rFonts w:asciiTheme="minorHAnsi" w:eastAsiaTheme="minorEastAsia" w:hAnsiTheme="minorHAnsi" w:cstheme="minorBidi"/>
          <w:b w:val="0"/>
          <w:noProof/>
          <w:sz w:val="22"/>
          <w:szCs w:val="22"/>
        </w:rPr>
      </w:pPr>
      <w:ins w:id="164"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"_Toc513104874"</w:instrText>
        </w:r>
        <w:r w:rsidRPr="00583772">
          <w:rPr>
            <w:rStyle w:val="Hyperlink"/>
            <w:noProof/>
          </w:rPr>
          <w:instrText xml:space="preserve"> </w:instrText>
        </w:r>
        <w:r w:rsidRPr="00583772">
          <w:rPr>
            <w:rStyle w:val="Hyperlink"/>
            <w:noProof/>
          </w:rPr>
          <w:fldChar w:fldCharType="separate"/>
        </w:r>
        <w:r w:rsidRPr="00583772">
          <w:rPr>
            <w:rStyle w:val="Hyperlink"/>
            <w:noProof/>
          </w:rPr>
          <w:t>3.1</w:t>
        </w:r>
        <w:r>
          <w:rPr>
            <w:rFonts w:asciiTheme="minorHAnsi" w:eastAsiaTheme="minorEastAsia" w:hAnsiTheme="minorHAnsi" w:cstheme="minorBidi"/>
            <w:b w:val="0"/>
            <w:noProof/>
            <w:sz w:val="22"/>
            <w:szCs w:val="22"/>
          </w:rPr>
          <w:tab/>
        </w:r>
        <w:r w:rsidRPr="00583772">
          <w:rPr>
            <w:rStyle w:val="Hyperlink"/>
            <w:noProof/>
          </w:rPr>
          <w:t>Data Elements</w:t>
        </w:r>
        <w:r>
          <w:rPr>
            <w:noProof/>
            <w:webHidden/>
          </w:rPr>
          <w:tab/>
        </w:r>
        <w:r>
          <w:rPr>
            <w:noProof/>
            <w:webHidden/>
          </w:rPr>
          <w:fldChar w:fldCharType="begin"/>
        </w:r>
        <w:r>
          <w:rPr>
            <w:noProof/>
            <w:webHidden/>
          </w:rPr>
          <w:instrText xml:space="preserve"> PAGEREF _Toc513104874 \h </w:instrText>
        </w:r>
      </w:ins>
      <w:r>
        <w:rPr>
          <w:noProof/>
          <w:webHidden/>
        </w:rPr>
      </w:r>
      <w:r>
        <w:rPr>
          <w:noProof/>
          <w:webHidden/>
        </w:rPr>
        <w:fldChar w:fldCharType="separate"/>
      </w:r>
      <w:ins w:id="165" w:author="Department of Veterans Affairs" w:date="2018-05-03T09:58:00Z">
        <w:r>
          <w:rPr>
            <w:noProof/>
            <w:webHidden/>
          </w:rPr>
          <w:t>12</w:t>
        </w:r>
        <w:r>
          <w:rPr>
            <w:noProof/>
            <w:webHidden/>
          </w:rPr>
          <w:fldChar w:fldCharType="end"/>
        </w:r>
        <w:r w:rsidRPr="00583772">
          <w:rPr>
            <w:rStyle w:val="Hyperlink"/>
            <w:noProof/>
          </w:rPr>
          <w:fldChar w:fldCharType="end"/>
        </w:r>
      </w:ins>
    </w:p>
    <w:p w14:paraId="188C1BFE" w14:textId="77777777" w:rsidR="00D241B6" w:rsidRDefault="00D241B6">
      <w:pPr>
        <w:pStyle w:val="TOC2"/>
        <w:tabs>
          <w:tab w:val="left" w:pos="880"/>
          <w:tab w:val="right" w:leader="dot" w:pos="9350"/>
        </w:tabs>
        <w:rPr>
          <w:ins w:id="166" w:author="Department of Veterans Affairs" w:date="2018-05-03T09:58:00Z"/>
          <w:rFonts w:asciiTheme="minorHAnsi" w:eastAsiaTheme="minorEastAsia" w:hAnsiTheme="minorHAnsi" w:cstheme="minorBidi"/>
          <w:b w:val="0"/>
          <w:noProof/>
          <w:sz w:val="22"/>
          <w:szCs w:val="22"/>
        </w:rPr>
      </w:pPr>
      <w:ins w:id="167"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"_Toc513104875"</w:instrText>
        </w:r>
        <w:r w:rsidRPr="00583772">
          <w:rPr>
            <w:rStyle w:val="Hyperlink"/>
            <w:noProof/>
          </w:rPr>
          <w:instrText xml:space="preserve"> </w:instrText>
        </w:r>
        <w:r w:rsidRPr="00583772">
          <w:rPr>
            <w:rStyle w:val="Hyperlink"/>
            <w:noProof/>
          </w:rPr>
          <w:fldChar w:fldCharType="separate"/>
        </w:r>
        <w:r w:rsidRPr="00583772">
          <w:rPr>
            <w:rStyle w:val="Hyperlink"/>
            <w:noProof/>
          </w:rPr>
          <w:t>3.2</w:t>
        </w:r>
        <w:r>
          <w:rPr>
            <w:rFonts w:asciiTheme="minorHAnsi" w:eastAsiaTheme="minorEastAsia" w:hAnsiTheme="minorHAnsi" w:cstheme="minorBidi"/>
            <w:b w:val="0"/>
            <w:noProof/>
            <w:sz w:val="22"/>
            <w:szCs w:val="22"/>
          </w:rPr>
          <w:tab/>
        </w:r>
        <w:r w:rsidRPr="00583772">
          <w:rPr>
            <w:rStyle w:val="Hyperlink"/>
            <w:noProof/>
          </w:rPr>
          <w:t>Bundle</w:t>
        </w:r>
        <w:r>
          <w:rPr>
            <w:noProof/>
            <w:webHidden/>
          </w:rPr>
          <w:tab/>
        </w:r>
        <w:r>
          <w:rPr>
            <w:noProof/>
            <w:webHidden/>
          </w:rPr>
          <w:fldChar w:fldCharType="begin"/>
        </w:r>
        <w:r>
          <w:rPr>
            <w:noProof/>
            <w:webHidden/>
          </w:rPr>
          <w:instrText xml:space="preserve"> PAGEREF _Toc513104875 \h </w:instrText>
        </w:r>
      </w:ins>
      <w:r>
        <w:rPr>
          <w:noProof/>
          <w:webHidden/>
        </w:rPr>
      </w:r>
      <w:r>
        <w:rPr>
          <w:noProof/>
          <w:webHidden/>
        </w:rPr>
        <w:fldChar w:fldCharType="separate"/>
      </w:r>
      <w:ins w:id="168" w:author="Department of Veterans Affairs" w:date="2018-05-03T09:58:00Z">
        <w:r>
          <w:rPr>
            <w:noProof/>
            <w:webHidden/>
          </w:rPr>
          <w:t>12</w:t>
        </w:r>
        <w:r>
          <w:rPr>
            <w:noProof/>
            <w:webHidden/>
          </w:rPr>
          <w:fldChar w:fldCharType="end"/>
        </w:r>
        <w:r w:rsidRPr="00583772">
          <w:rPr>
            <w:rStyle w:val="Hyperlink"/>
            <w:noProof/>
          </w:rPr>
          <w:fldChar w:fldCharType="end"/>
        </w:r>
      </w:ins>
    </w:p>
    <w:p w14:paraId="521A8B55" w14:textId="77777777" w:rsidR="00D241B6" w:rsidRDefault="00D241B6">
      <w:pPr>
        <w:pStyle w:val="TOC3"/>
        <w:tabs>
          <w:tab w:val="left" w:pos="1320"/>
          <w:tab w:val="right" w:leader="dot" w:pos="9350"/>
        </w:tabs>
        <w:rPr>
          <w:ins w:id="169" w:author="Department of Veterans Affairs" w:date="2018-05-03T09:58:00Z"/>
          <w:rFonts w:asciiTheme="minorHAnsi" w:eastAsiaTheme="minorEastAsia" w:hAnsiTheme="minorHAnsi" w:cstheme="minorBidi"/>
          <w:iCs w:val="0"/>
          <w:noProof/>
          <w:sz w:val="22"/>
          <w:szCs w:val="22"/>
        </w:rPr>
      </w:pPr>
      <w:ins w:id="170"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"_Toc513104876"</w:instrText>
        </w:r>
        <w:r w:rsidRPr="00583772">
          <w:rPr>
            <w:rStyle w:val="Hyperlink"/>
            <w:noProof/>
          </w:rPr>
          <w:instrText xml:space="preserve"> </w:instrText>
        </w:r>
        <w:r w:rsidRPr="00583772">
          <w:rPr>
            <w:rStyle w:val="Hyperlink"/>
            <w:noProof/>
          </w:rPr>
          <w:fldChar w:fldCharType="separate"/>
        </w:r>
        <w:r w:rsidRPr="00583772">
          <w:rPr>
            <w:rStyle w:val="Hyperlink"/>
            <w:noProof/>
          </w:rPr>
          <w:t>3.2.1</w:t>
        </w:r>
        <w:r>
          <w:rPr>
            <w:rFonts w:asciiTheme="minorHAnsi" w:eastAsiaTheme="minorEastAsia" w:hAnsiTheme="minorHAnsi" w:cstheme="minorBidi"/>
            <w:iCs w:val="0"/>
            <w:noProof/>
            <w:sz w:val="22"/>
            <w:szCs w:val="22"/>
          </w:rPr>
          <w:tab/>
        </w:r>
        <w:r w:rsidRPr="00583772">
          <w:rPr>
            <w:rStyle w:val="Hyperlink"/>
            <w:noProof/>
          </w:rPr>
          <w:t>ERA Bundle</w:t>
        </w:r>
        <w:r>
          <w:rPr>
            <w:noProof/>
            <w:webHidden/>
          </w:rPr>
          <w:tab/>
        </w:r>
        <w:r>
          <w:rPr>
            <w:noProof/>
            <w:webHidden/>
          </w:rPr>
          <w:fldChar w:fldCharType="begin"/>
        </w:r>
        <w:r>
          <w:rPr>
            <w:noProof/>
            <w:webHidden/>
          </w:rPr>
          <w:instrText xml:space="preserve"> PAGEREF _Toc513104876 \h </w:instrText>
        </w:r>
      </w:ins>
      <w:r>
        <w:rPr>
          <w:noProof/>
          <w:webHidden/>
        </w:rPr>
      </w:r>
      <w:r>
        <w:rPr>
          <w:noProof/>
          <w:webHidden/>
        </w:rPr>
        <w:fldChar w:fldCharType="separate"/>
      </w:r>
      <w:ins w:id="171" w:author="Department of Veterans Affairs" w:date="2018-05-03T09:58:00Z">
        <w:r>
          <w:rPr>
            <w:noProof/>
            <w:webHidden/>
          </w:rPr>
          <w:t>12</w:t>
        </w:r>
        <w:r>
          <w:rPr>
            <w:noProof/>
            <w:webHidden/>
          </w:rPr>
          <w:fldChar w:fldCharType="end"/>
        </w:r>
        <w:r w:rsidRPr="00583772">
          <w:rPr>
            <w:rStyle w:val="Hyperlink"/>
            <w:noProof/>
          </w:rPr>
          <w:fldChar w:fldCharType="end"/>
        </w:r>
      </w:ins>
    </w:p>
    <w:p w14:paraId="5F600E39" w14:textId="77777777" w:rsidR="00D241B6" w:rsidRDefault="00D241B6">
      <w:pPr>
        <w:pStyle w:val="TOC3"/>
        <w:tabs>
          <w:tab w:val="left" w:pos="1320"/>
          <w:tab w:val="right" w:leader="dot" w:pos="9350"/>
        </w:tabs>
        <w:rPr>
          <w:ins w:id="172" w:author="Department of Veterans Affairs" w:date="2018-05-03T09:58:00Z"/>
          <w:rFonts w:asciiTheme="minorHAnsi" w:eastAsiaTheme="minorEastAsia" w:hAnsiTheme="minorHAnsi" w:cstheme="minorBidi"/>
          <w:iCs w:val="0"/>
          <w:noProof/>
          <w:sz w:val="22"/>
          <w:szCs w:val="22"/>
        </w:rPr>
      </w:pPr>
      <w:ins w:id="173"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"_Toc513104877"</w:instrText>
        </w:r>
        <w:r w:rsidRPr="00583772">
          <w:rPr>
            <w:rStyle w:val="Hyperlink"/>
            <w:noProof/>
          </w:rPr>
          <w:instrText xml:space="preserve"> </w:instrText>
        </w:r>
        <w:r w:rsidRPr="00583772">
          <w:rPr>
            <w:rStyle w:val="Hyperlink"/>
            <w:noProof/>
          </w:rPr>
          <w:fldChar w:fldCharType="separate"/>
        </w:r>
        <w:r w:rsidRPr="00583772">
          <w:rPr>
            <w:rStyle w:val="Hyperlink"/>
            <w:noProof/>
          </w:rPr>
          <w:t>3.2.2</w:t>
        </w:r>
        <w:r>
          <w:rPr>
            <w:rFonts w:asciiTheme="minorHAnsi" w:eastAsiaTheme="minorEastAsia" w:hAnsiTheme="minorHAnsi" w:cstheme="minorBidi"/>
            <w:iCs w:val="0"/>
            <w:noProof/>
            <w:sz w:val="22"/>
            <w:szCs w:val="22"/>
          </w:rPr>
          <w:tab/>
        </w:r>
        <w:r w:rsidRPr="00583772">
          <w:rPr>
            <w:rStyle w:val="Hyperlink"/>
            <w:noProof/>
          </w:rPr>
          <w:t>EFT Bundle</w:t>
        </w:r>
        <w:r>
          <w:rPr>
            <w:noProof/>
            <w:webHidden/>
          </w:rPr>
          <w:tab/>
        </w:r>
        <w:r>
          <w:rPr>
            <w:noProof/>
            <w:webHidden/>
          </w:rPr>
          <w:fldChar w:fldCharType="begin"/>
        </w:r>
        <w:r>
          <w:rPr>
            <w:noProof/>
            <w:webHidden/>
          </w:rPr>
          <w:instrText xml:space="preserve"> PAGEREF _Toc513104877 \h </w:instrText>
        </w:r>
      </w:ins>
      <w:r>
        <w:rPr>
          <w:noProof/>
          <w:webHidden/>
        </w:rPr>
      </w:r>
      <w:r>
        <w:rPr>
          <w:noProof/>
          <w:webHidden/>
        </w:rPr>
        <w:fldChar w:fldCharType="separate"/>
      </w:r>
      <w:ins w:id="174" w:author="Department of Veterans Affairs" w:date="2018-05-03T09:58:00Z">
        <w:r>
          <w:rPr>
            <w:noProof/>
            <w:webHidden/>
          </w:rPr>
          <w:t>12</w:t>
        </w:r>
        <w:r>
          <w:rPr>
            <w:noProof/>
            <w:webHidden/>
          </w:rPr>
          <w:fldChar w:fldCharType="end"/>
        </w:r>
        <w:r w:rsidRPr="00583772">
          <w:rPr>
            <w:rStyle w:val="Hyperlink"/>
            <w:noProof/>
          </w:rPr>
          <w:fldChar w:fldCharType="end"/>
        </w:r>
      </w:ins>
    </w:p>
    <w:p w14:paraId="030E9274" w14:textId="77777777" w:rsidR="00D241B6" w:rsidRDefault="00D241B6">
      <w:pPr>
        <w:pStyle w:val="TOC2"/>
        <w:tabs>
          <w:tab w:val="left" w:pos="880"/>
          <w:tab w:val="right" w:leader="dot" w:pos="9350"/>
        </w:tabs>
        <w:rPr>
          <w:ins w:id="175" w:author="Department of Veterans Affairs" w:date="2018-05-03T09:58:00Z"/>
          <w:rFonts w:asciiTheme="minorHAnsi" w:eastAsiaTheme="minorEastAsia" w:hAnsiTheme="minorHAnsi" w:cstheme="minorBidi"/>
          <w:b w:val="0"/>
          <w:noProof/>
          <w:sz w:val="22"/>
          <w:szCs w:val="22"/>
        </w:rPr>
      </w:pPr>
      <w:ins w:id="176"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"_Toc513104878"</w:instrText>
        </w:r>
        <w:r w:rsidRPr="00583772">
          <w:rPr>
            <w:rStyle w:val="Hyperlink"/>
            <w:noProof/>
          </w:rPr>
          <w:instrText xml:space="preserve"> </w:instrText>
        </w:r>
        <w:r w:rsidRPr="00583772">
          <w:rPr>
            <w:rStyle w:val="Hyperlink"/>
            <w:noProof/>
          </w:rPr>
          <w:fldChar w:fldCharType="separate"/>
        </w:r>
        <w:r w:rsidRPr="00583772">
          <w:rPr>
            <w:rStyle w:val="Hyperlink"/>
            <w:noProof/>
          </w:rPr>
          <w:t>3.3</w:t>
        </w:r>
        <w:r>
          <w:rPr>
            <w:rFonts w:asciiTheme="minorHAnsi" w:eastAsiaTheme="minorEastAsia" w:hAnsiTheme="minorHAnsi" w:cstheme="minorBidi"/>
            <w:b w:val="0"/>
            <w:noProof/>
            <w:sz w:val="22"/>
            <w:szCs w:val="22"/>
          </w:rPr>
          <w:tab/>
        </w:r>
        <w:r w:rsidRPr="00583772">
          <w:rPr>
            <w:rStyle w:val="Hyperlink"/>
            <w:noProof/>
          </w:rPr>
          <w:t>Resource Sections</w:t>
        </w:r>
        <w:r>
          <w:rPr>
            <w:noProof/>
            <w:webHidden/>
          </w:rPr>
          <w:tab/>
        </w:r>
        <w:r>
          <w:rPr>
            <w:noProof/>
            <w:webHidden/>
          </w:rPr>
          <w:fldChar w:fldCharType="begin"/>
        </w:r>
        <w:r>
          <w:rPr>
            <w:noProof/>
            <w:webHidden/>
          </w:rPr>
          <w:instrText xml:space="preserve"> PAGEREF _Toc513104878 \h </w:instrText>
        </w:r>
      </w:ins>
      <w:r>
        <w:rPr>
          <w:noProof/>
          <w:webHidden/>
        </w:rPr>
      </w:r>
      <w:r>
        <w:rPr>
          <w:noProof/>
          <w:webHidden/>
        </w:rPr>
        <w:fldChar w:fldCharType="separate"/>
      </w:r>
      <w:ins w:id="177" w:author="Department of Veterans Affairs" w:date="2018-05-03T09:58:00Z">
        <w:r>
          <w:rPr>
            <w:noProof/>
            <w:webHidden/>
          </w:rPr>
          <w:t>13</w:t>
        </w:r>
        <w:r>
          <w:rPr>
            <w:noProof/>
            <w:webHidden/>
          </w:rPr>
          <w:fldChar w:fldCharType="end"/>
        </w:r>
        <w:r w:rsidRPr="00583772">
          <w:rPr>
            <w:rStyle w:val="Hyperlink"/>
            <w:noProof/>
          </w:rPr>
          <w:fldChar w:fldCharType="end"/>
        </w:r>
      </w:ins>
    </w:p>
    <w:p w14:paraId="61151546" w14:textId="77777777" w:rsidR="00D241B6" w:rsidRDefault="00D241B6">
      <w:pPr>
        <w:pStyle w:val="TOC3"/>
        <w:tabs>
          <w:tab w:val="left" w:pos="1320"/>
          <w:tab w:val="right" w:leader="dot" w:pos="9350"/>
        </w:tabs>
        <w:rPr>
          <w:ins w:id="178" w:author="Department of Veterans Affairs" w:date="2018-05-03T09:58:00Z"/>
          <w:rFonts w:asciiTheme="minorHAnsi" w:eastAsiaTheme="minorEastAsia" w:hAnsiTheme="minorHAnsi" w:cstheme="minorBidi"/>
          <w:iCs w:val="0"/>
          <w:noProof/>
          <w:sz w:val="22"/>
          <w:szCs w:val="22"/>
        </w:rPr>
      </w:pPr>
      <w:ins w:id="179"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"_Toc513104879"</w:instrText>
        </w:r>
        <w:r w:rsidRPr="00583772">
          <w:rPr>
            <w:rStyle w:val="Hyperlink"/>
            <w:noProof/>
          </w:rPr>
          <w:instrText xml:space="preserve"> </w:instrText>
        </w:r>
        <w:r w:rsidRPr="00583772">
          <w:rPr>
            <w:rStyle w:val="Hyperlink"/>
            <w:noProof/>
          </w:rPr>
          <w:fldChar w:fldCharType="separate"/>
        </w:r>
        <w:r w:rsidRPr="00583772">
          <w:rPr>
            <w:rStyle w:val="Hyperlink"/>
            <w:noProof/>
          </w:rPr>
          <w:t>3.3.1</w:t>
        </w:r>
        <w:r>
          <w:rPr>
            <w:rFonts w:asciiTheme="minorHAnsi" w:eastAsiaTheme="minorEastAsia" w:hAnsiTheme="minorHAnsi" w:cstheme="minorBidi"/>
            <w:iCs w:val="0"/>
            <w:noProof/>
            <w:sz w:val="22"/>
            <w:szCs w:val="22"/>
          </w:rPr>
          <w:tab/>
        </w:r>
        <w:r w:rsidRPr="00583772">
          <w:rPr>
            <w:rStyle w:val="Hyperlink"/>
            <w:noProof/>
          </w:rPr>
          <w:t>835 ERA FHIR Bundle Resources</w:t>
        </w:r>
        <w:r>
          <w:rPr>
            <w:noProof/>
            <w:webHidden/>
          </w:rPr>
          <w:tab/>
        </w:r>
        <w:r>
          <w:rPr>
            <w:noProof/>
            <w:webHidden/>
          </w:rPr>
          <w:fldChar w:fldCharType="begin"/>
        </w:r>
        <w:r>
          <w:rPr>
            <w:noProof/>
            <w:webHidden/>
          </w:rPr>
          <w:instrText xml:space="preserve"> PAGEREF _Toc513104879 \h </w:instrText>
        </w:r>
      </w:ins>
      <w:r>
        <w:rPr>
          <w:noProof/>
          <w:webHidden/>
        </w:rPr>
      </w:r>
      <w:r>
        <w:rPr>
          <w:noProof/>
          <w:webHidden/>
        </w:rPr>
        <w:fldChar w:fldCharType="separate"/>
      </w:r>
      <w:ins w:id="180" w:author="Department of Veterans Affairs" w:date="2018-05-03T09:58:00Z">
        <w:r>
          <w:rPr>
            <w:noProof/>
            <w:webHidden/>
          </w:rPr>
          <w:t>13</w:t>
        </w:r>
        <w:r>
          <w:rPr>
            <w:noProof/>
            <w:webHidden/>
          </w:rPr>
          <w:fldChar w:fldCharType="end"/>
        </w:r>
        <w:r w:rsidRPr="00583772">
          <w:rPr>
            <w:rStyle w:val="Hyperlink"/>
            <w:noProof/>
          </w:rPr>
          <w:fldChar w:fldCharType="end"/>
        </w:r>
      </w:ins>
    </w:p>
    <w:p w14:paraId="00DE13EC" w14:textId="77777777" w:rsidR="00D241B6" w:rsidRDefault="00D241B6">
      <w:pPr>
        <w:pStyle w:val="TOC3"/>
        <w:tabs>
          <w:tab w:val="left" w:pos="1320"/>
          <w:tab w:val="right" w:leader="dot" w:pos="9350"/>
        </w:tabs>
        <w:rPr>
          <w:ins w:id="181" w:author="Department of Veterans Affairs" w:date="2018-05-03T09:58:00Z"/>
          <w:rFonts w:asciiTheme="minorHAnsi" w:eastAsiaTheme="minorEastAsia" w:hAnsiTheme="minorHAnsi" w:cstheme="minorBidi"/>
          <w:iCs w:val="0"/>
          <w:noProof/>
          <w:sz w:val="22"/>
          <w:szCs w:val="22"/>
        </w:rPr>
      </w:pPr>
      <w:ins w:id="182"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"_Toc513104880"</w:instrText>
        </w:r>
        <w:r w:rsidRPr="00583772">
          <w:rPr>
            <w:rStyle w:val="Hyperlink"/>
            <w:noProof/>
          </w:rPr>
          <w:instrText xml:space="preserve"> </w:instrText>
        </w:r>
        <w:r w:rsidRPr="00583772">
          <w:rPr>
            <w:rStyle w:val="Hyperlink"/>
            <w:noProof/>
          </w:rPr>
          <w:fldChar w:fldCharType="separate"/>
        </w:r>
        <w:r w:rsidRPr="00583772">
          <w:rPr>
            <w:rStyle w:val="Hyperlink"/>
            <w:noProof/>
          </w:rPr>
          <w:t>3.3.2</w:t>
        </w:r>
        <w:r>
          <w:rPr>
            <w:rFonts w:asciiTheme="minorHAnsi" w:eastAsiaTheme="minorEastAsia" w:hAnsiTheme="minorHAnsi" w:cstheme="minorBidi"/>
            <w:iCs w:val="0"/>
            <w:noProof/>
            <w:sz w:val="22"/>
            <w:szCs w:val="22"/>
          </w:rPr>
          <w:tab/>
        </w:r>
        <w:r w:rsidRPr="00583772">
          <w:rPr>
            <w:rStyle w:val="Hyperlink"/>
            <w:noProof/>
          </w:rPr>
          <w:t>835 EFT FHIR Bundle Resources</w:t>
        </w:r>
        <w:r>
          <w:rPr>
            <w:noProof/>
            <w:webHidden/>
          </w:rPr>
          <w:tab/>
        </w:r>
        <w:r>
          <w:rPr>
            <w:noProof/>
            <w:webHidden/>
          </w:rPr>
          <w:fldChar w:fldCharType="begin"/>
        </w:r>
        <w:r>
          <w:rPr>
            <w:noProof/>
            <w:webHidden/>
          </w:rPr>
          <w:instrText xml:space="preserve"> PAGEREF _Toc513104880 \h </w:instrText>
        </w:r>
      </w:ins>
      <w:r>
        <w:rPr>
          <w:noProof/>
          <w:webHidden/>
        </w:rPr>
      </w:r>
      <w:r>
        <w:rPr>
          <w:noProof/>
          <w:webHidden/>
        </w:rPr>
        <w:fldChar w:fldCharType="separate"/>
      </w:r>
      <w:ins w:id="183" w:author="Department of Veterans Affairs" w:date="2018-05-03T09:58:00Z">
        <w:r>
          <w:rPr>
            <w:noProof/>
            <w:webHidden/>
          </w:rPr>
          <w:t>13</w:t>
        </w:r>
        <w:r>
          <w:rPr>
            <w:noProof/>
            <w:webHidden/>
          </w:rPr>
          <w:fldChar w:fldCharType="end"/>
        </w:r>
        <w:r w:rsidRPr="00583772">
          <w:rPr>
            <w:rStyle w:val="Hyperlink"/>
            <w:noProof/>
          </w:rPr>
          <w:fldChar w:fldCharType="end"/>
        </w:r>
      </w:ins>
    </w:p>
    <w:p w14:paraId="62AF0805" w14:textId="77777777" w:rsidR="00D241B6" w:rsidRDefault="00D241B6">
      <w:pPr>
        <w:pStyle w:val="TOC2"/>
        <w:tabs>
          <w:tab w:val="left" w:pos="880"/>
          <w:tab w:val="right" w:leader="dot" w:pos="9350"/>
        </w:tabs>
        <w:rPr>
          <w:ins w:id="184" w:author="Department of Veterans Affairs" w:date="2018-05-03T09:58:00Z"/>
          <w:rFonts w:asciiTheme="minorHAnsi" w:eastAsiaTheme="minorEastAsia" w:hAnsiTheme="minorHAnsi" w:cstheme="minorBidi"/>
          <w:b w:val="0"/>
          <w:noProof/>
          <w:sz w:val="22"/>
          <w:szCs w:val="22"/>
        </w:rPr>
      </w:pPr>
      <w:ins w:id="185"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"_Toc513104881"</w:instrText>
        </w:r>
        <w:r w:rsidRPr="00583772">
          <w:rPr>
            <w:rStyle w:val="Hyperlink"/>
            <w:noProof/>
          </w:rPr>
          <w:instrText xml:space="preserve"> </w:instrText>
        </w:r>
        <w:r w:rsidRPr="00583772">
          <w:rPr>
            <w:rStyle w:val="Hyperlink"/>
            <w:noProof/>
          </w:rPr>
          <w:fldChar w:fldCharType="separate"/>
        </w:r>
        <w:r w:rsidRPr="00583772">
          <w:rPr>
            <w:rStyle w:val="Hyperlink"/>
            <w:noProof/>
          </w:rPr>
          <w:t>3.4</w:t>
        </w:r>
        <w:r>
          <w:rPr>
            <w:rFonts w:asciiTheme="minorHAnsi" w:eastAsiaTheme="minorEastAsia" w:hAnsiTheme="minorHAnsi" w:cstheme="minorBidi"/>
            <w:b w:val="0"/>
            <w:noProof/>
            <w:sz w:val="22"/>
            <w:szCs w:val="22"/>
          </w:rPr>
          <w:tab/>
        </w:r>
        <w:r w:rsidRPr="00583772">
          <w:rPr>
            <w:rStyle w:val="Hyperlink"/>
            <w:noProof/>
          </w:rPr>
          <w:t>Mapping Sheet</w:t>
        </w:r>
        <w:r>
          <w:rPr>
            <w:noProof/>
            <w:webHidden/>
          </w:rPr>
          <w:tab/>
        </w:r>
        <w:r>
          <w:rPr>
            <w:noProof/>
            <w:webHidden/>
          </w:rPr>
          <w:fldChar w:fldCharType="begin"/>
        </w:r>
        <w:r>
          <w:rPr>
            <w:noProof/>
            <w:webHidden/>
          </w:rPr>
          <w:instrText xml:space="preserve"> PAGEREF _Toc513104881 \h </w:instrText>
        </w:r>
      </w:ins>
      <w:r>
        <w:rPr>
          <w:noProof/>
          <w:webHidden/>
        </w:rPr>
      </w:r>
      <w:r>
        <w:rPr>
          <w:noProof/>
          <w:webHidden/>
        </w:rPr>
        <w:fldChar w:fldCharType="separate"/>
      </w:r>
      <w:ins w:id="186" w:author="Department of Veterans Affairs" w:date="2018-05-03T09:58:00Z">
        <w:r>
          <w:rPr>
            <w:noProof/>
            <w:webHidden/>
          </w:rPr>
          <w:t>15</w:t>
        </w:r>
        <w:r>
          <w:rPr>
            <w:noProof/>
            <w:webHidden/>
          </w:rPr>
          <w:fldChar w:fldCharType="end"/>
        </w:r>
        <w:r w:rsidRPr="00583772">
          <w:rPr>
            <w:rStyle w:val="Hyperlink"/>
            <w:noProof/>
          </w:rPr>
          <w:fldChar w:fldCharType="end"/>
        </w:r>
      </w:ins>
    </w:p>
    <w:p w14:paraId="6FD38600" w14:textId="77777777" w:rsidR="00D241B6" w:rsidRDefault="00D241B6">
      <w:pPr>
        <w:pStyle w:val="TOC1"/>
        <w:tabs>
          <w:tab w:val="left" w:pos="440"/>
          <w:tab w:val="right" w:leader="dot" w:pos="9350"/>
        </w:tabs>
        <w:rPr>
          <w:ins w:id="187" w:author="Department of Veterans Affairs" w:date="2018-05-03T09:58:00Z"/>
          <w:rFonts w:asciiTheme="minorHAnsi" w:eastAsiaTheme="minorEastAsia" w:hAnsiTheme="minorHAnsi" w:cstheme="minorBidi"/>
          <w:b w:val="0"/>
          <w:bCs w:val="0"/>
          <w:noProof/>
          <w:szCs w:val="22"/>
        </w:rPr>
      </w:pPr>
      <w:ins w:id="188"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"_Toc513104882"</w:instrText>
        </w:r>
        <w:r w:rsidRPr="00583772">
          <w:rPr>
            <w:rStyle w:val="Hyperlink"/>
            <w:noProof/>
          </w:rPr>
          <w:instrText xml:space="preserve"> </w:instrText>
        </w:r>
        <w:r w:rsidRPr="00583772">
          <w:rPr>
            <w:rStyle w:val="Hyperlink"/>
            <w:noProof/>
          </w:rPr>
          <w:fldChar w:fldCharType="separate"/>
        </w:r>
        <w:r w:rsidRPr="00583772">
          <w:rPr>
            <w:rStyle w:val="Hyperlink"/>
            <w:noProof/>
          </w:rPr>
          <w:t>4</w:t>
        </w:r>
        <w:r>
          <w:rPr>
            <w:rFonts w:asciiTheme="minorHAnsi" w:eastAsiaTheme="minorEastAsia" w:hAnsiTheme="minorHAnsi" w:cstheme="minorBidi"/>
            <w:b w:val="0"/>
            <w:bCs w:val="0"/>
            <w:noProof/>
            <w:szCs w:val="22"/>
          </w:rPr>
          <w:tab/>
        </w:r>
        <w:r w:rsidRPr="00583772">
          <w:rPr>
            <w:rStyle w:val="Hyperlink"/>
            <w:noProof/>
          </w:rPr>
          <w:t>Appendix B - TASCore Mapping Rules</w:t>
        </w:r>
        <w:r>
          <w:rPr>
            <w:noProof/>
            <w:webHidden/>
          </w:rPr>
          <w:tab/>
        </w:r>
        <w:r>
          <w:rPr>
            <w:noProof/>
            <w:webHidden/>
          </w:rPr>
          <w:fldChar w:fldCharType="begin"/>
        </w:r>
        <w:r>
          <w:rPr>
            <w:noProof/>
            <w:webHidden/>
          </w:rPr>
          <w:instrText xml:space="preserve"> PAGEREF _Toc513104882 \h </w:instrText>
        </w:r>
      </w:ins>
      <w:r>
        <w:rPr>
          <w:noProof/>
          <w:webHidden/>
        </w:rPr>
      </w:r>
      <w:r>
        <w:rPr>
          <w:noProof/>
          <w:webHidden/>
        </w:rPr>
        <w:fldChar w:fldCharType="separate"/>
      </w:r>
      <w:ins w:id="189" w:author="Department of Veterans Affairs" w:date="2018-05-03T09:58:00Z">
        <w:r>
          <w:rPr>
            <w:noProof/>
            <w:webHidden/>
          </w:rPr>
          <w:t>15</w:t>
        </w:r>
        <w:r>
          <w:rPr>
            <w:noProof/>
            <w:webHidden/>
          </w:rPr>
          <w:fldChar w:fldCharType="end"/>
        </w:r>
        <w:r w:rsidRPr="00583772">
          <w:rPr>
            <w:rStyle w:val="Hyperlink"/>
            <w:noProof/>
          </w:rPr>
          <w:fldChar w:fldCharType="end"/>
        </w:r>
      </w:ins>
    </w:p>
    <w:p w14:paraId="20C89FAB" w14:textId="77777777" w:rsidR="00D241B6" w:rsidRDefault="00D241B6">
      <w:pPr>
        <w:pStyle w:val="TOC1"/>
        <w:tabs>
          <w:tab w:val="left" w:pos="440"/>
          <w:tab w:val="right" w:leader="dot" w:pos="9350"/>
        </w:tabs>
        <w:rPr>
          <w:ins w:id="190" w:author="Department of Veterans Affairs" w:date="2018-05-03T09:58:00Z"/>
          <w:rFonts w:asciiTheme="minorHAnsi" w:eastAsiaTheme="minorEastAsia" w:hAnsiTheme="minorHAnsi" w:cstheme="minorBidi"/>
          <w:b w:val="0"/>
          <w:bCs w:val="0"/>
          <w:noProof/>
          <w:szCs w:val="22"/>
        </w:rPr>
      </w:pPr>
      <w:ins w:id="191"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"_Toc513104883"</w:instrText>
        </w:r>
        <w:r w:rsidRPr="00583772">
          <w:rPr>
            <w:rStyle w:val="Hyperlink"/>
            <w:noProof/>
          </w:rPr>
          <w:instrText xml:space="preserve"> </w:instrText>
        </w:r>
        <w:r w:rsidRPr="00583772">
          <w:rPr>
            <w:rStyle w:val="Hyperlink"/>
            <w:noProof/>
          </w:rPr>
          <w:fldChar w:fldCharType="separate"/>
        </w:r>
        <w:r w:rsidRPr="00583772">
          <w:rPr>
            <w:rStyle w:val="Hyperlink"/>
            <w:noProof/>
          </w:rPr>
          <w:t>5</w:t>
        </w:r>
        <w:r>
          <w:rPr>
            <w:rFonts w:asciiTheme="minorHAnsi" w:eastAsiaTheme="minorEastAsia" w:hAnsiTheme="minorHAnsi" w:cstheme="minorBidi"/>
            <w:b w:val="0"/>
            <w:bCs w:val="0"/>
            <w:noProof/>
            <w:szCs w:val="22"/>
          </w:rPr>
          <w:tab/>
        </w:r>
        <w:r w:rsidRPr="00583772">
          <w:rPr>
            <w:rStyle w:val="Hyperlink"/>
            <w:noProof/>
          </w:rPr>
          <w:t>Appendix C – TASCore Default Values</w:t>
        </w:r>
        <w:r>
          <w:rPr>
            <w:noProof/>
            <w:webHidden/>
          </w:rPr>
          <w:tab/>
        </w:r>
        <w:r>
          <w:rPr>
            <w:noProof/>
            <w:webHidden/>
          </w:rPr>
          <w:fldChar w:fldCharType="begin"/>
        </w:r>
        <w:r>
          <w:rPr>
            <w:noProof/>
            <w:webHidden/>
          </w:rPr>
          <w:instrText xml:space="preserve"> PAGEREF _Toc513104883 \h </w:instrText>
        </w:r>
      </w:ins>
      <w:r>
        <w:rPr>
          <w:noProof/>
          <w:webHidden/>
        </w:rPr>
      </w:r>
      <w:r>
        <w:rPr>
          <w:noProof/>
          <w:webHidden/>
        </w:rPr>
        <w:fldChar w:fldCharType="separate"/>
      </w:r>
      <w:ins w:id="192" w:author="Department of Veterans Affairs" w:date="2018-05-03T09:58:00Z">
        <w:r>
          <w:rPr>
            <w:noProof/>
            <w:webHidden/>
          </w:rPr>
          <w:t>15</w:t>
        </w:r>
        <w:r>
          <w:rPr>
            <w:noProof/>
            <w:webHidden/>
          </w:rPr>
          <w:fldChar w:fldCharType="end"/>
        </w:r>
        <w:r w:rsidRPr="00583772">
          <w:rPr>
            <w:rStyle w:val="Hyperlink"/>
            <w:noProof/>
          </w:rPr>
          <w:fldChar w:fldCharType="end"/>
        </w:r>
      </w:ins>
    </w:p>
    <w:p w14:paraId="4BA22BBA" w14:textId="77777777" w:rsidR="00D241B6" w:rsidRDefault="00D241B6">
      <w:pPr>
        <w:pStyle w:val="TOC1"/>
        <w:tabs>
          <w:tab w:val="left" w:pos="440"/>
          <w:tab w:val="right" w:leader="dot" w:pos="9350"/>
        </w:tabs>
        <w:rPr>
          <w:ins w:id="193" w:author="Department of Veterans Affairs" w:date="2018-05-03T09:58:00Z"/>
          <w:rFonts w:asciiTheme="minorHAnsi" w:eastAsiaTheme="minorEastAsia" w:hAnsiTheme="minorHAnsi" w:cstheme="minorBidi"/>
          <w:b w:val="0"/>
          <w:bCs w:val="0"/>
          <w:noProof/>
          <w:szCs w:val="22"/>
        </w:rPr>
      </w:pPr>
      <w:ins w:id="194" w:author="Department of Veterans Affairs" w:date="2018-05-03T09:58:00Z">
        <w:r w:rsidRPr="00583772">
          <w:rPr>
            <w:rStyle w:val="Hyperlink"/>
            <w:noProof/>
          </w:rPr>
          <w:lastRenderedPageBreak/>
          <w:fldChar w:fldCharType="begin"/>
        </w:r>
        <w:r w:rsidRPr="00583772">
          <w:rPr>
            <w:rStyle w:val="Hyperlink"/>
            <w:noProof/>
          </w:rPr>
          <w:instrText xml:space="preserve"> </w:instrText>
        </w:r>
        <w:r>
          <w:rPr>
            <w:noProof/>
          </w:rPr>
          <w:instrText>HYPERLINK \l "_Toc513104884"</w:instrText>
        </w:r>
        <w:r w:rsidRPr="00583772">
          <w:rPr>
            <w:rStyle w:val="Hyperlink"/>
            <w:noProof/>
          </w:rPr>
          <w:instrText xml:space="preserve"> </w:instrText>
        </w:r>
        <w:r w:rsidRPr="00583772">
          <w:rPr>
            <w:rStyle w:val="Hyperlink"/>
            <w:noProof/>
          </w:rPr>
          <w:fldChar w:fldCharType="separate"/>
        </w:r>
        <w:r w:rsidRPr="00583772">
          <w:rPr>
            <w:rStyle w:val="Hyperlink"/>
            <w:noProof/>
          </w:rPr>
          <w:t>6</w:t>
        </w:r>
        <w:r>
          <w:rPr>
            <w:rFonts w:asciiTheme="minorHAnsi" w:eastAsiaTheme="minorEastAsia" w:hAnsiTheme="minorHAnsi" w:cstheme="minorBidi"/>
            <w:b w:val="0"/>
            <w:bCs w:val="0"/>
            <w:noProof/>
            <w:szCs w:val="22"/>
          </w:rPr>
          <w:tab/>
        </w:r>
        <w:r w:rsidRPr="00583772">
          <w:rPr>
            <w:rStyle w:val="Hyperlink"/>
            <w:noProof/>
          </w:rPr>
          <w:t>Appendix D – FSC Mapping Rules</w:t>
        </w:r>
        <w:r>
          <w:rPr>
            <w:noProof/>
            <w:webHidden/>
          </w:rPr>
          <w:tab/>
        </w:r>
        <w:r>
          <w:rPr>
            <w:noProof/>
            <w:webHidden/>
          </w:rPr>
          <w:fldChar w:fldCharType="begin"/>
        </w:r>
        <w:r>
          <w:rPr>
            <w:noProof/>
            <w:webHidden/>
          </w:rPr>
          <w:instrText xml:space="preserve"> PAGEREF _Toc513104884 \h </w:instrText>
        </w:r>
      </w:ins>
      <w:r>
        <w:rPr>
          <w:noProof/>
          <w:webHidden/>
        </w:rPr>
      </w:r>
      <w:r>
        <w:rPr>
          <w:noProof/>
          <w:webHidden/>
        </w:rPr>
        <w:fldChar w:fldCharType="separate"/>
      </w:r>
      <w:ins w:id="195" w:author="Department of Veterans Affairs" w:date="2018-05-03T09:58:00Z">
        <w:r>
          <w:rPr>
            <w:noProof/>
            <w:webHidden/>
          </w:rPr>
          <w:t>15</w:t>
        </w:r>
        <w:r>
          <w:rPr>
            <w:noProof/>
            <w:webHidden/>
          </w:rPr>
          <w:fldChar w:fldCharType="end"/>
        </w:r>
        <w:r w:rsidRPr="00583772">
          <w:rPr>
            <w:rStyle w:val="Hyperlink"/>
            <w:noProof/>
          </w:rPr>
          <w:fldChar w:fldCharType="end"/>
        </w:r>
      </w:ins>
    </w:p>
    <w:p w14:paraId="277458C9" w14:textId="77777777" w:rsidR="00D241B6" w:rsidRDefault="00D241B6">
      <w:pPr>
        <w:pStyle w:val="TOC1"/>
        <w:tabs>
          <w:tab w:val="left" w:pos="440"/>
          <w:tab w:val="right" w:leader="dot" w:pos="9350"/>
        </w:tabs>
        <w:rPr>
          <w:ins w:id="196" w:author="Department of Veterans Affairs" w:date="2018-05-03T09:58:00Z"/>
          <w:rFonts w:asciiTheme="minorHAnsi" w:eastAsiaTheme="minorEastAsia" w:hAnsiTheme="minorHAnsi" w:cstheme="minorBidi"/>
          <w:b w:val="0"/>
          <w:bCs w:val="0"/>
          <w:noProof/>
          <w:szCs w:val="22"/>
        </w:rPr>
      </w:pPr>
      <w:ins w:id="197"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"_Toc513104885"</w:instrText>
        </w:r>
        <w:r w:rsidRPr="00583772">
          <w:rPr>
            <w:rStyle w:val="Hyperlink"/>
            <w:noProof/>
          </w:rPr>
          <w:instrText xml:space="preserve"> </w:instrText>
        </w:r>
        <w:r w:rsidRPr="00583772">
          <w:rPr>
            <w:rStyle w:val="Hyperlink"/>
            <w:noProof/>
          </w:rPr>
          <w:fldChar w:fldCharType="separate"/>
        </w:r>
        <w:r w:rsidRPr="00583772">
          <w:rPr>
            <w:rStyle w:val="Hyperlink"/>
            <w:noProof/>
          </w:rPr>
          <w:t>7</w:t>
        </w:r>
        <w:r>
          <w:rPr>
            <w:rFonts w:asciiTheme="minorHAnsi" w:eastAsiaTheme="minorEastAsia" w:hAnsiTheme="minorHAnsi" w:cstheme="minorBidi"/>
            <w:b w:val="0"/>
            <w:bCs w:val="0"/>
            <w:noProof/>
            <w:szCs w:val="22"/>
          </w:rPr>
          <w:tab/>
        </w:r>
        <w:r w:rsidRPr="00583772">
          <w:rPr>
            <w:rStyle w:val="Hyperlink"/>
            <w:noProof/>
          </w:rPr>
          <w:t>Appendix E – FSC Default Values</w:t>
        </w:r>
        <w:r>
          <w:rPr>
            <w:noProof/>
            <w:webHidden/>
          </w:rPr>
          <w:tab/>
        </w:r>
        <w:r>
          <w:rPr>
            <w:noProof/>
            <w:webHidden/>
          </w:rPr>
          <w:fldChar w:fldCharType="begin"/>
        </w:r>
        <w:r>
          <w:rPr>
            <w:noProof/>
            <w:webHidden/>
          </w:rPr>
          <w:instrText xml:space="preserve"> PAGEREF _Toc513104885 \h </w:instrText>
        </w:r>
      </w:ins>
      <w:r>
        <w:rPr>
          <w:noProof/>
          <w:webHidden/>
        </w:rPr>
      </w:r>
      <w:r>
        <w:rPr>
          <w:noProof/>
          <w:webHidden/>
        </w:rPr>
        <w:fldChar w:fldCharType="separate"/>
      </w:r>
      <w:ins w:id="198" w:author="Department of Veterans Affairs" w:date="2018-05-03T09:58:00Z">
        <w:r>
          <w:rPr>
            <w:noProof/>
            <w:webHidden/>
          </w:rPr>
          <w:t>15</w:t>
        </w:r>
        <w:r>
          <w:rPr>
            <w:noProof/>
            <w:webHidden/>
          </w:rPr>
          <w:fldChar w:fldCharType="end"/>
        </w:r>
        <w:r w:rsidRPr="00583772">
          <w:rPr>
            <w:rStyle w:val="Hyperlink"/>
            <w:noProof/>
          </w:rPr>
          <w:fldChar w:fldCharType="end"/>
        </w:r>
      </w:ins>
    </w:p>
    <w:p w14:paraId="357EE52C" w14:textId="77777777" w:rsidR="00D241B6" w:rsidRDefault="00D241B6">
      <w:pPr>
        <w:pStyle w:val="TOC1"/>
        <w:tabs>
          <w:tab w:val="left" w:pos="440"/>
          <w:tab w:val="right" w:leader="dot" w:pos="9350"/>
        </w:tabs>
        <w:rPr>
          <w:ins w:id="199" w:author="Department of Veterans Affairs" w:date="2018-05-03T09:58:00Z"/>
          <w:rFonts w:asciiTheme="minorHAnsi" w:eastAsiaTheme="minorEastAsia" w:hAnsiTheme="minorHAnsi" w:cstheme="minorBidi"/>
          <w:b w:val="0"/>
          <w:bCs w:val="0"/>
          <w:noProof/>
          <w:szCs w:val="22"/>
        </w:rPr>
      </w:pPr>
      <w:ins w:id="200"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"_Toc513104886"</w:instrText>
        </w:r>
        <w:r w:rsidRPr="00583772">
          <w:rPr>
            <w:rStyle w:val="Hyperlink"/>
            <w:noProof/>
          </w:rPr>
          <w:instrText xml:space="preserve"> </w:instrText>
        </w:r>
        <w:r w:rsidRPr="00583772">
          <w:rPr>
            <w:rStyle w:val="Hyperlink"/>
            <w:noProof/>
          </w:rPr>
          <w:fldChar w:fldCharType="separate"/>
        </w:r>
        <w:r w:rsidRPr="00583772">
          <w:rPr>
            <w:rStyle w:val="Hyperlink"/>
            <w:noProof/>
          </w:rPr>
          <w:t>8</w:t>
        </w:r>
        <w:r>
          <w:rPr>
            <w:rFonts w:asciiTheme="minorHAnsi" w:eastAsiaTheme="minorEastAsia" w:hAnsiTheme="minorHAnsi" w:cstheme="minorBidi"/>
            <w:b w:val="0"/>
            <w:bCs w:val="0"/>
            <w:noProof/>
            <w:szCs w:val="22"/>
          </w:rPr>
          <w:tab/>
        </w:r>
        <w:r w:rsidRPr="00583772">
          <w:rPr>
            <w:rStyle w:val="Hyperlink"/>
            <w:noProof/>
          </w:rPr>
          <w:t>Glossary</w:t>
        </w:r>
        <w:r>
          <w:rPr>
            <w:noProof/>
            <w:webHidden/>
          </w:rPr>
          <w:tab/>
        </w:r>
        <w:r>
          <w:rPr>
            <w:noProof/>
            <w:webHidden/>
          </w:rPr>
          <w:fldChar w:fldCharType="begin"/>
        </w:r>
        <w:r>
          <w:rPr>
            <w:noProof/>
            <w:webHidden/>
          </w:rPr>
          <w:instrText xml:space="preserve"> PAGEREF _Toc513104886 \h </w:instrText>
        </w:r>
      </w:ins>
      <w:r>
        <w:rPr>
          <w:noProof/>
          <w:webHidden/>
        </w:rPr>
      </w:r>
      <w:r>
        <w:rPr>
          <w:noProof/>
          <w:webHidden/>
        </w:rPr>
        <w:fldChar w:fldCharType="separate"/>
      </w:r>
      <w:ins w:id="201" w:author="Department of Veterans Affairs" w:date="2018-05-03T09:58:00Z">
        <w:r>
          <w:rPr>
            <w:noProof/>
            <w:webHidden/>
          </w:rPr>
          <w:t>15</w:t>
        </w:r>
        <w:r>
          <w:rPr>
            <w:noProof/>
            <w:webHidden/>
          </w:rPr>
          <w:fldChar w:fldCharType="end"/>
        </w:r>
        <w:r w:rsidRPr="00583772">
          <w:rPr>
            <w:rStyle w:val="Hyperlink"/>
            <w:noProof/>
          </w:rPr>
          <w:fldChar w:fldCharType="end"/>
        </w:r>
      </w:ins>
    </w:p>
    <w:p w14:paraId="602A8DC4" w14:textId="77777777" w:rsidR="00D241B6" w:rsidRDefault="00D241B6">
      <w:pPr>
        <w:pStyle w:val="TOC1"/>
        <w:tabs>
          <w:tab w:val="left" w:pos="440"/>
          <w:tab w:val="right" w:leader="dot" w:pos="9350"/>
        </w:tabs>
        <w:rPr>
          <w:ins w:id="202" w:author="Department of Veterans Affairs" w:date="2018-05-03T09:58:00Z"/>
          <w:rFonts w:asciiTheme="minorHAnsi" w:eastAsiaTheme="minorEastAsia" w:hAnsiTheme="minorHAnsi" w:cstheme="minorBidi"/>
          <w:b w:val="0"/>
          <w:bCs w:val="0"/>
          <w:noProof/>
          <w:szCs w:val="22"/>
        </w:rPr>
      </w:pPr>
      <w:ins w:id="203" w:author="Department of Veterans Affairs" w:date="2018-05-03T09:58:00Z">
        <w:r w:rsidRPr="00583772">
          <w:rPr>
            <w:rStyle w:val="Hyperlink"/>
            <w:noProof/>
          </w:rPr>
          <w:fldChar w:fldCharType="begin"/>
        </w:r>
        <w:r w:rsidRPr="00583772">
          <w:rPr>
            <w:rStyle w:val="Hyperlink"/>
            <w:noProof/>
          </w:rPr>
          <w:instrText xml:space="preserve"> </w:instrText>
        </w:r>
        <w:r>
          <w:rPr>
            <w:noProof/>
          </w:rPr>
          <w:instrText>HYPERLINK \l "_Toc513104892"</w:instrText>
        </w:r>
        <w:r w:rsidRPr="00583772">
          <w:rPr>
            <w:rStyle w:val="Hyperlink"/>
            <w:noProof/>
          </w:rPr>
          <w:instrText xml:space="preserve"> </w:instrText>
        </w:r>
        <w:r w:rsidRPr="00583772">
          <w:rPr>
            <w:rStyle w:val="Hyperlink"/>
            <w:noProof/>
          </w:rPr>
          <w:fldChar w:fldCharType="separate"/>
        </w:r>
        <w:r w:rsidRPr="00583772">
          <w:rPr>
            <w:rStyle w:val="Hyperlink"/>
            <w:noProof/>
          </w:rPr>
          <w:t>9</w:t>
        </w:r>
        <w:r>
          <w:rPr>
            <w:rFonts w:asciiTheme="minorHAnsi" w:eastAsiaTheme="minorEastAsia" w:hAnsiTheme="minorHAnsi" w:cstheme="minorBidi"/>
            <w:b w:val="0"/>
            <w:bCs w:val="0"/>
            <w:noProof/>
            <w:szCs w:val="22"/>
          </w:rPr>
          <w:tab/>
        </w:r>
        <w:r w:rsidRPr="00583772">
          <w:rPr>
            <w:rStyle w:val="Hyperlink"/>
            <w:noProof/>
          </w:rPr>
          <w:t>Attachment A – Approval Signatures</w:t>
        </w:r>
        <w:r>
          <w:rPr>
            <w:noProof/>
            <w:webHidden/>
          </w:rPr>
          <w:tab/>
        </w:r>
        <w:r>
          <w:rPr>
            <w:noProof/>
            <w:webHidden/>
          </w:rPr>
          <w:fldChar w:fldCharType="begin"/>
        </w:r>
        <w:r>
          <w:rPr>
            <w:noProof/>
            <w:webHidden/>
          </w:rPr>
          <w:instrText xml:space="preserve"> PAGEREF _Toc513104892 \h </w:instrText>
        </w:r>
      </w:ins>
      <w:r>
        <w:rPr>
          <w:noProof/>
          <w:webHidden/>
        </w:rPr>
      </w:r>
      <w:r>
        <w:rPr>
          <w:noProof/>
          <w:webHidden/>
        </w:rPr>
        <w:fldChar w:fldCharType="separate"/>
      </w:r>
      <w:ins w:id="204" w:author="Department of Veterans Affairs" w:date="2018-05-03T09:58:00Z">
        <w:r>
          <w:rPr>
            <w:noProof/>
            <w:webHidden/>
          </w:rPr>
          <w:t>16</w:t>
        </w:r>
        <w:r>
          <w:rPr>
            <w:noProof/>
            <w:webHidden/>
          </w:rPr>
          <w:fldChar w:fldCharType="end"/>
        </w:r>
        <w:r w:rsidRPr="00583772">
          <w:rPr>
            <w:rStyle w:val="Hyperlink"/>
            <w:noProof/>
          </w:rPr>
          <w:fldChar w:fldCharType="end"/>
        </w:r>
      </w:ins>
    </w:p>
    <w:p w14:paraId="7305EA15" w14:textId="2619B231" w:rsidR="00096382" w:rsidDel="00D241B6" w:rsidRDefault="00096382">
      <w:pPr>
        <w:pStyle w:val="TOC1"/>
        <w:tabs>
          <w:tab w:val="left" w:pos="440"/>
          <w:tab w:val="right" w:leader="dot" w:pos="9350"/>
        </w:tabs>
        <w:rPr>
          <w:ins w:id="205" w:author="Keith Oulson" w:date="2018-05-02T10:40:00Z"/>
          <w:del w:id="206" w:author="Department of Veterans Affairs" w:date="2018-05-03T09:58:00Z"/>
          <w:rFonts w:asciiTheme="minorHAnsi" w:eastAsiaTheme="minorEastAsia" w:hAnsiTheme="minorHAnsi" w:cstheme="minorBidi"/>
          <w:b w:val="0"/>
          <w:bCs w:val="0"/>
          <w:noProof/>
          <w:szCs w:val="22"/>
        </w:rPr>
      </w:pPr>
      <w:ins w:id="207" w:author="Keith Oulson" w:date="2018-05-02T10:40:00Z">
        <w:del w:id="208" w:author="Department of Veterans Affairs" w:date="2018-05-03T09:58:00Z">
          <w:r w:rsidRPr="00D241B6" w:rsidDel="00D241B6">
            <w:rPr>
              <w:rStyle w:val="Hyperlink"/>
              <w:b w:val="0"/>
              <w:bCs w:val="0"/>
              <w:noProof/>
            </w:rPr>
            <w:delText>1</w:delText>
          </w:r>
          <w:r w:rsidDel="00D241B6">
            <w:rPr>
              <w:rFonts w:asciiTheme="minorHAnsi" w:eastAsiaTheme="minorEastAsia" w:hAnsiTheme="minorHAnsi" w:cstheme="minorBidi"/>
              <w:b w:val="0"/>
              <w:bCs w:val="0"/>
              <w:noProof/>
              <w:szCs w:val="22"/>
            </w:rPr>
            <w:tab/>
          </w:r>
          <w:r w:rsidRPr="00D241B6" w:rsidDel="00D241B6">
            <w:rPr>
              <w:rStyle w:val="Hyperlink"/>
              <w:b w:val="0"/>
              <w:bCs w:val="0"/>
              <w:noProof/>
            </w:rPr>
            <w:delText>Introduction</w:delText>
          </w:r>
          <w:r w:rsidDel="00D241B6">
            <w:rPr>
              <w:noProof/>
              <w:webHidden/>
            </w:rPr>
            <w:tab/>
            <w:delText>1</w:delText>
          </w:r>
        </w:del>
      </w:ins>
    </w:p>
    <w:p w14:paraId="44F221FD" w14:textId="160F28F0" w:rsidR="00096382" w:rsidDel="00D241B6" w:rsidRDefault="00096382">
      <w:pPr>
        <w:pStyle w:val="TOC2"/>
        <w:tabs>
          <w:tab w:val="left" w:pos="880"/>
          <w:tab w:val="right" w:leader="dot" w:pos="9350"/>
        </w:tabs>
        <w:rPr>
          <w:ins w:id="209" w:author="Keith Oulson" w:date="2018-05-02T10:40:00Z"/>
          <w:del w:id="210" w:author="Department of Veterans Affairs" w:date="2018-05-03T09:58:00Z"/>
          <w:rFonts w:asciiTheme="minorHAnsi" w:eastAsiaTheme="minorEastAsia" w:hAnsiTheme="minorHAnsi" w:cstheme="minorBidi"/>
          <w:b w:val="0"/>
          <w:noProof/>
          <w:sz w:val="22"/>
          <w:szCs w:val="22"/>
        </w:rPr>
      </w:pPr>
      <w:ins w:id="211" w:author="Keith Oulson" w:date="2018-05-02T10:40:00Z">
        <w:del w:id="212" w:author="Department of Veterans Affairs" w:date="2018-05-03T09:58:00Z">
          <w:r w:rsidRPr="00D241B6" w:rsidDel="00D241B6">
            <w:rPr>
              <w:rStyle w:val="Hyperlink"/>
              <w:b w:val="0"/>
              <w:noProof/>
            </w:rPr>
            <w:delText>1.1</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Purpose</w:delText>
          </w:r>
          <w:r w:rsidDel="00D241B6">
            <w:rPr>
              <w:noProof/>
              <w:webHidden/>
            </w:rPr>
            <w:tab/>
            <w:delText>1</w:delText>
          </w:r>
        </w:del>
      </w:ins>
    </w:p>
    <w:p w14:paraId="180EB237" w14:textId="19AD0944" w:rsidR="00096382" w:rsidDel="00D241B6" w:rsidRDefault="00096382">
      <w:pPr>
        <w:pStyle w:val="TOC2"/>
        <w:tabs>
          <w:tab w:val="left" w:pos="880"/>
          <w:tab w:val="right" w:leader="dot" w:pos="9350"/>
        </w:tabs>
        <w:rPr>
          <w:ins w:id="213" w:author="Keith Oulson" w:date="2018-05-02T10:40:00Z"/>
          <w:del w:id="214" w:author="Department of Veterans Affairs" w:date="2018-05-03T09:58:00Z"/>
          <w:rFonts w:asciiTheme="minorHAnsi" w:eastAsiaTheme="minorEastAsia" w:hAnsiTheme="minorHAnsi" w:cstheme="minorBidi"/>
          <w:b w:val="0"/>
          <w:noProof/>
          <w:sz w:val="22"/>
          <w:szCs w:val="22"/>
        </w:rPr>
      </w:pPr>
      <w:ins w:id="215" w:author="Keith Oulson" w:date="2018-05-02T10:40:00Z">
        <w:del w:id="216" w:author="Department of Veterans Affairs" w:date="2018-05-03T09:58:00Z">
          <w:r w:rsidRPr="00D241B6" w:rsidDel="00D241B6">
            <w:rPr>
              <w:rStyle w:val="Hyperlink"/>
              <w:b w:val="0"/>
              <w:noProof/>
            </w:rPr>
            <w:delText>1.2</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Scope</w:delText>
          </w:r>
          <w:r w:rsidDel="00D241B6">
            <w:rPr>
              <w:noProof/>
              <w:webHidden/>
            </w:rPr>
            <w:tab/>
            <w:delText>1</w:delText>
          </w:r>
        </w:del>
      </w:ins>
    </w:p>
    <w:p w14:paraId="06D7B084" w14:textId="37BFE9AB" w:rsidR="00096382" w:rsidDel="00D241B6" w:rsidRDefault="00096382">
      <w:pPr>
        <w:pStyle w:val="TOC2"/>
        <w:tabs>
          <w:tab w:val="left" w:pos="880"/>
          <w:tab w:val="right" w:leader="dot" w:pos="9350"/>
        </w:tabs>
        <w:rPr>
          <w:ins w:id="217" w:author="Keith Oulson" w:date="2018-05-02T10:40:00Z"/>
          <w:del w:id="218" w:author="Department of Veterans Affairs" w:date="2018-05-03T09:58:00Z"/>
          <w:rFonts w:asciiTheme="minorHAnsi" w:eastAsiaTheme="minorEastAsia" w:hAnsiTheme="minorHAnsi" w:cstheme="minorBidi"/>
          <w:b w:val="0"/>
          <w:noProof/>
          <w:sz w:val="22"/>
          <w:szCs w:val="22"/>
        </w:rPr>
      </w:pPr>
      <w:ins w:id="219" w:author="Keith Oulson" w:date="2018-05-02T10:40:00Z">
        <w:del w:id="220" w:author="Department of Veterans Affairs" w:date="2018-05-03T09:58:00Z">
          <w:r w:rsidRPr="00D241B6" w:rsidDel="00D241B6">
            <w:rPr>
              <w:rStyle w:val="Hyperlink"/>
              <w:b w:val="0"/>
              <w:noProof/>
            </w:rPr>
            <w:delText>1.3</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System Identification</w:delText>
          </w:r>
          <w:r w:rsidDel="00D241B6">
            <w:rPr>
              <w:noProof/>
              <w:webHidden/>
            </w:rPr>
            <w:tab/>
            <w:delText>1</w:delText>
          </w:r>
        </w:del>
      </w:ins>
    </w:p>
    <w:p w14:paraId="1B9B64D6" w14:textId="0C0D8854" w:rsidR="00096382" w:rsidDel="00D241B6" w:rsidRDefault="00096382">
      <w:pPr>
        <w:pStyle w:val="TOC3"/>
        <w:tabs>
          <w:tab w:val="left" w:pos="1320"/>
          <w:tab w:val="right" w:leader="dot" w:pos="9350"/>
        </w:tabs>
        <w:rPr>
          <w:ins w:id="221" w:author="Keith Oulson" w:date="2018-05-02T10:40:00Z"/>
          <w:del w:id="222" w:author="Department of Veterans Affairs" w:date="2018-05-03T09:58:00Z"/>
          <w:rFonts w:asciiTheme="minorHAnsi" w:eastAsiaTheme="minorEastAsia" w:hAnsiTheme="minorHAnsi" w:cstheme="minorBidi"/>
          <w:iCs w:val="0"/>
          <w:noProof/>
          <w:sz w:val="22"/>
          <w:szCs w:val="22"/>
        </w:rPr>
      </w:pPr>
      <w:ins w:id="223" w:author="Keith Oulson" w:date="2018-05-02T10:40:00Z">
        <w:del w:id="224" w:author="Department of Veterans Affairs" w:date="2018-05-03T09:58:00Z">
          <w:r w:rsidRPr="00D241B6" w:rsidDel="00D241B6">
            <w:rPr>
              <w:rStyle w:val="Hyperlink"/>
              <w:iCs w:val="0"/>
              <w:noProof/>
            </w:rPr>
            <w:delText>1.3.1</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MCCF EDI TAS ePayments</w:delText>
          </w:r>
          <w:r w:rsidDel="00D241B6">
            <w:rPr>
              <w:noProof/>
              <w:webHidden/>
            </w:rPr>
            <w:tab/>
            <w:delText>1</w:delText>
          </w:r>
        </w:del>
      </w:ins>
    </w:p>
    <w:p w14:paraId="33783804" w14:textId="73D67C8D" w:rsidR="00096382" w:rsidDel="00D241B6" w:rsidRDefault="00096382">
      <w:pPr>
        <w:pStyle w:val="TOC3"/>
        <w:tabs>
          <w:tab w:val="left" w:pos="1320"/>
          <w:tab w:val="right" w:leader="dot" w:pos="9350"/>
        </w:tabs>
        <w:rPr>
          <w:ins w:id="225" w:author="Keith Oulson" w:date="2018-05-02T10:40:00Z"/>
          <w:del w:id="226" w:author="Department of Veterans Affairs" w:date="2018-05-03T09:58:00Z"/>
          <w:rFonts w:asciiTheme="minorHAnsi" w:eastAsiaTheme="minorEastAsia" w:hAnsiTheme="minorHAnsi" w:cstheme="minorBidi"/>
          <w:iCs w:val="0"/>
          <w:noProof/>
          <w:sz w:val="22"/>
          <w:szCs w:val="22"/>
        </w:rPr>
      </w:pPr>
      <w:ins w:id="227" w:author="Keith Oulson" w:date="2018-05-02T10:40:00Z">
        <w:del w:id="228" w:author="Department of Veterans Affairs" w:date="2018-05-03T09:58:00Z">
          <w:r w:rsidRPr="00D241B6" w:rsidDel="00D241B6">
            <w:rPr>
              <w:rStyle w:val="Hyperlink"/>
              <w:iCs w:val="0"/>
              <w:noProof/>
            </w:rPr>
            <w:delText>1.3.2</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FSC</w:delText>
          </w:r>
          <w:r w:rsidDel="00D241B6">
            <w:rPr>
              <w:noProof/>
              <w:webHidden/>
            </w:rPr>
            <w:tab/>
            <w:delText>2</w:delText>
          </w:r>
        </w:del>
      </w:ins>
    </w:p>
    <w:p w14:paraId="2609B5DD" w14:textId="17AB08C4" w:rsidR="00096382" w:rsidDel="00D241B6" w:rsidRDefault="00096382">
      <w:pPr>
        <w:pStyle w:val="TOC2"/>
        <w:tabs>
          <w:tab w:val="left" w:pos="880"/>
          <w:tab w:val="right" w:leader="dot" w:pos="9350"/>
        </w:tabs>
        <w:rPr>
          <w:ins w:id="229" w:author="Keith Oulson" w:date="2018-05-02T10:40:00Z"/>
          <w:del w:id="230" w:author="Department of Veterans Affairs" w:date="2018-05-03T09:58:00Z"/>
          <w:rFonts w:asciiTheme="minorHAnsi" w:eastAsiaTheme="minorEastAsia" w:hAnsiTheme="minorHAnsi" w:cstheme="minorBidi"/>
          <w:b w:val="0"/>
          <w:noProof/>
          <w:sz w:val="22"/>
          <w:szCs w:val="22"/>
        </w:rPr>
      </w:pPr>
      <w:ins w:id="231" w:author="Keith Oulson" w:date="2018-05-02T10:40:00Z">
        <w:del w:id="232" w:author="Department of Veterans Affairs" w:date="2018-05-03T09:58:00Z">
          <w:r w:rsidRPr="00D241B6" w:rsidDel="00D241B6">
            <w:rPr>
              <w:rStyle w:val="Hyperlink"/>
              <w:b w:val="0"/>
              <w:noProof/>
            </w:rPr>
            <w:delText>1.4</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Operational Agreement</w:delText>
          </w:r>
          <w:r w:rsidDel="00D241B6">
            <w:rPr>
              <w:noProof/>
              <w:webHidden/>
            </w:rPr>
            <w:tab/>
            <w:delText>2</w:delText>
          </w:r>
        </w:del>
      </w:ins>
    </w:p>
    <w:p w14:paraId="5D92B2E7" w14:textId="49CB5E35" w:rsidR="00096382" w:rsidDel="00D241B6" w:rsidRDefault="00096382">
      <w:pPr>
        <w:pStyle w:val="TOC1"/>
        <w:tabs>
          <w:tab w:val="left" w:pos="440"/>
          <w:tab w:val="right" w:leader="dot" w:pos="9350"/>
        </w:tabs>
        <w:rPr>
          <w:ins w:id="233" w:author="Keith Oulson" w:date="2018-05-02T10:40:00Z"/>
          <w:del w:id="234" w:author="Department of Veterans Affairs" w:date="2018-05-03T09:58:00Z"/>
          <w:rFonts w:asciiTheme="minorHAnsi" w:eastAsiaTheme="minorEastAsia" w:hAnsiTheme="minorHAnsi" w:cstheme="minorBidi"/>
          <w:b w:val="0"/>
          <w:bCs w:val="0"/>
          <w:noProof/>
          <w:szCs w:val="22"/>
        </w:rPr>
      </w:pPr>
      <w:ins w:id="235" w:author="Keith Oulson" w:date="2018-05-02T10:40:00Z">
        <w:del w:id="236" w:author="Department of Veterans Affairs" w:date="2018-05-03T09:58:00Z">
          <w:r w:rsidRPr="00D241B6" w:rsidDel="00D241B6">
            <w:rPr>
              <w:rStyle w:val="Hyperlink"/>
              <w:b w:val="0"/>
              <w:bCs w:val="0"/>
              <w:noProof/>
            </w:rPr>
            <w:delText>2</w:delText>
          </w:r>
          <w:r w:rsidDel="00D241B6">
            <w:rPr>
              <w:rFonts w:asciiTheme="minorHAnsi" w:eastAsiaTheme="minorEastAsia" w:hAnsiTheme="minorHAnsi" w:cstheme="minorBidi"/>
              <w:b w:val="0"/>
              <w:bCs w:val="0"/>
              <w:noProof/>
              <w:szCs w:val="22"/>
            </w:rPr>
            <w:tab/>
          </w:r>
          <w:r w:rsidRPr="00D241B6" w:rsidDel="00D241B6">
            <w:rPr>
              <w:rStyle w:val="Hyperlink"/>
              <w:b w:val="0"/>
              <w:bCs w:val="0"/>
              <w:noProof/>
            </w:rPr>
            <w:delText>Interface Definition</w:delText>
          </w:r>
          <w:r w:rsidDel="00D241B6">
            <w:rPr>
              <w:noProof/>
              <w:webHidden/>
            </w:rPr>
            <w:tab/>
            <w:delText>2</w:delText>
          </w:r>
        </w:del>
      </w:ins>
    </w:p>
    <w:p w14:paraId="5FE63D07" w14:textId="0BE8BAD8" w:rsidR="00096382" w:rsidDel="00D241B6" w:rsidRDefault="00096382">
      <w:pPr>
        <w:pStyle w:val="TOC2"/>
        <w:tabs>
          <w:tab w:val="left" w:pos="880"/>
          <w:tab w:val="right" w:leader="dot" w:pos="9350"/>
        </w:tabs>
        <w:rPr>
          <w:ins w:id="237" w:author="Keith Oulson" w:date="2018-05-02T10:40:00Z"/>
          <w:del w:id="238" w:author="Department of Veterans Affairs" w:date="2018-05-03T09:58:00Z"/>
          <w:rFonts w:asciiTheme="minorHAnsi" w:eastAsiaTheme="minorEastAsia" w:hAnsiTheme="minorHAnsi" w:cstheme="minorBidi"/>
          <w:b w:val="0"/>
          <w:noProof/>
          <w:sz w:val="22"/>
          <w:szCs w:val="22"/>
        </w:rPr>
      </w:pPr>
      <w:ins w:id="239" w:author="Keith Oulson" w:date="2018-05-02T10:40:00Z">
        <w:del w:id="240" w:author="Department of Veterans Affairs" w:date="2018-05-03T09:58:00Z">
          <w:r w:rsidRPr="00D241B6" w:rsidDel="00D241B6">
            <w:rPr>
              <w:rStyle w:val="Hyperlink"/>
              <w:b w:val="0"/>
              <w:noProof/>
            </w:rPr>
            <w:delText>2.1</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System Overview</w:delText>
          </w:r>
          <w:r w:rsidDel="00D241B6">
            <w:rPr>
              <w:noProof/>
              <w:webHidden/>
            </w:rPr>
            <w:tab/>
            <w:delText>2</w:delText>
          </w:r>
        </w:del>
      </w:ins>
    </w:p>
    <w:p w14:paraId="1EC03213" w14:textId="2FDFC784" w:rsidR="00096382" w:rsidDel="00D241B6" w:rsidRDefault="00096382">
      <w:pPr>
        <w:pStyle w:val="TOC3"/>
        <w:tabs>
          <w:tab w:val="left" w:pos="1320"/>
          <w:tab w:val="right" w:leader="dot" w:pos="9350"/>
        </w:tabs>
        <w:rPr>
          <w:ins w:id="241" w:author="Keith Oulson" w:date="2018-05-02T10:40:00Z"/>
          <w:del w:id="242" w:author="Department of Veterans Affairs" w:date="2018-05-03T09:58:00Z"/>
          <w:rFonts w:asciiTheme="minorHAnsi" w:eastAsiaTheme="minorEastAsia" w:hAnsiTheme="minorHAnsi" w:cstheme="minorBidi"/>
          <w:iCs w:val="0"/>
          <w:noProof/>
          <w:sz w:val="22"/>
          <w:szCs w:val="22"/>
        </w:rPr>
      </w:pPr>
      <w:ins w:id="243" w:author="Keith Oulson" w:date="2018-05-02T10:40:00Z">
        <w:del w:id="244" w:author="Department of Veterans Affairs" w:date="2018-05-03T09:58:00Z">
          <w:r w:rsidRPr="00D241B6" w:rsidDel="00D241B6">
            <w:rPr>
              <w:rStyle w:val="Hyperlink"/>
              <w:iCs w:val="0"/>
              <w:noProof/>
            </w:rPr>
            <w:delText>2.1.1</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Overview Diagram</w:delText>
          </w:r>
          <w:r w:rsidDel="00D241B6">
            <w:rPr>
              <w:noProof/>
              <w:webHidden/>
            </w:rPr>
            <w:tab/>
            <w:delText>3</w:delText>
          </w:r>
        </w:del>
      </w:ins>
    </w:p>
    <w:p w14:paraId="4E4DD865" w14:textId="48F8D30B" w:rsidR="00096382" w:rsidDel="00D241B6" w:rsidRDefault="00096382">
      <w:pPr>
        <w:pStyle w:val="TOC2"/>
        <w:tabs>
          <w:tab w:val="left" w:pos="880"/>
          <w:tab w:val="right" w:leader="dot" w:pos="9350"/>
        </w:tabs>
        <w:rPr>
          <w:ins w:id="245" w:author="Keith Oulson" w:date="2018-05-02T10:40:00Z"/>
          <w:del w:id="246" w:author="Department of Veterans Affairs" w:date="2018-05-03T09:58:00Z"/>
          <w:rFonts w:asciiTheme="minorHAnsi" w:eastAsiaTheme="minorEastAsia" w:hAnsiTheme="minorHAnsi" w:cstheme="minorBidi"/>
          <w:b w:val="0"/>
          <w:noProof/>
          <w:sz w:val="22"/>
          <w:szCs w:val="22"/>
        </w:rPr>
      </w:pPr>
      <w:ins w:id="247" w:author="Keith Oulson" w:date="2018-05-02T10:40:00Z">
        <w:del w:id="248" w:author="Department of Veterans Affairs" w:date="2018-05-03T09:58:00Z">
          <w:r w:rsidRPr="00D241B6" w:rsidDel="00D241B6">
            <w:rPr>
              <w:rStyle w:val="Hyperlink"/>
              <w:b w:val="0"/>
              <w:noProof/>
            </w:rPr>
            <w:delText>2.2</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Interface Overview</w:delText>
          </w:r>
          <w:r w:rsidDel="00D241B6">
            <w:rPr>
              <w:noProof/>
              <w:webHidden/>
            </w:rPr>
            <w:tab/>
            <w:delText>5</w:delText>
          </w:r>
        </w:del>
      </w:ins>
    </w:p>
    <w:p w14:paraId="1B737E33" w14:textId="462948D3" w:rsidR="00096382" w:rsidDel="00D241B6" w:rsidRDefault="00096382">
      <w:pPr>
        <w:pStyle w:val="TOC3"/>
        <w:tabs>
          <w:tab w:val="left" w:pos="1320"/>
          <w:tab w:val="right" w:leader="dot" w:pos="9350"/>
        </w:tabs>
        <w:rPr>
          <w:ins w:id="249" w:author="Keith Oulson" w:date="2018-05-02T10:40:00Z"/>
          <w:del w:id="250" w:author="Department of Veterans Affairs" w:date="2018-05-03T09:58:00Z"/>
          <w:rFonts w:asciiTheme="minorHAnsi" w:eastAsiaTheme="minorEastAsia" w:hAnsiTheme="minorHAnsi" w:cstheme="minorBidi"/>
          <w:iCs w:val="0"/>
          <w:noProof/>
          <w:sz w:val="22"/>
          <w:szCs w:val="22"/>
        </w:rPr>
      </w:pPr>
      <w:ins w:id="251" w:author="Keith Oulson" w:date="2018-05-02T10:40:00Z">
        <w:del w:id="252" w:author="Department of Veterans Affairs" w:date="2018-05-03T09:58:00Z">
          <w:r w:rsidRPr="00D241B6" w:rsidDel="00D241B6">
            <w:rPr>
              <w:rStyle w:val="Hyperlink"/>
              <w:iCs w:val="0"/>
              <w:noProof/>
            </w:rPr>
            <w:delText>2.2.1</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Connectivity between the systems</w:delText>
          </w:r>
          <w:r w:rsidDel="00D241B6">
            <w:rPr>
              <w:noProof/>
              <w:webHidden/>
            </w:rPr>
            <w:tab/>
            <w:delText>5</w:delText>
          </w:r>
        </w:del>
      </w:ins>
    </w:p>
    <w:p w14:paraId="38BD2665" w14:textId="484CE8F1" w:rsidR="00096382" w:rsidDel="00D241B6" w:rsidRDefault="00096382">
      <w:pPr>
        <w:pStyle w:val="TOC2"/>
        <w:tabs>
          <w:tab w:val="left" w:pos="880"/>
          <w:tab w:val="right" w:leader="dot" w:pos="9350"/>
        </w:tabs>
        <w:rPr>
          <w:ins w:id="253" w:author="Keith Oulson" w:date="2018-05-02T10:40:00Z"/>
          <w:del w:id="254" w:author="Department of Veterans Affairs" w:date="2018-05-03T09:58:00Z"/>
          <w:rFonts w:asciiTheme="minorHAnsi" w:eastAsiaTheme="minorEastAsia" w:hAnsiTheme="minorHAnsi" w:cstheme="minorBidi"/>
          <w:b w:val="0"/>
          <w:noProof/>
          <w:sz w:val="22"/>
          <w:szCs w:val="22"/>
        </w:rPr>
      </w:pPr>
      <w:ins w:id="255" w:author="Keith Oulson" w:date="2018-05-02T10:40:00Z">
        <w:del w:id="256" w:author="Department of Veterans Affairs" w:date="2018-05-03T09:58:00Z">
          <w:r w:rsidRPr="00D241B6" w:rsidDel="00D241B6">
            <w:rPr>
              <w:rStyle w:val="Hyperlink"/>
              <w:b w:val="0"/>
              <w:noProof/>
            </w:rPr>
            <w:delText>2.3</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Operations</w:delText>
          </w:r>
          <w:r w:rsidDel="00D241B6">
            <w:rPr>
              <w:noProof/>
              <w:webHidden/>
            </w:rPr>
            <w:tab/>
            <w:delText>5</w:delText>
          </w:r>
        </w:del>
      </w:ins>
    </w:p>
    <w:p w14:paraId="4B76CF8D" w14:textId="10EAFAD2" w:rsidR="00096382" w:rsidDel="00D241B6" w:rsidRDefault="00096382">
      <w:pPr>
        <w:pStyle w:val="TOC3"/>
        <w:tabs>
          <w:tab w:val="left" w:pos="1320"/>
          <w:tab w:val="right" w:leader="dot" w:pos="9350"/>
        </w:tabs>
        <w:rPr>
          <w:ins w:id="257" w:author="Keith Oulson" w:date="2018-05-02T10:40:00Z"/>
          <w:del w:id="258" w:author="Department of Veterans Affairs" w:date="2018-05-03T09:58:00Z"/>
          <w:rFonts w:asciiTheme="minorHAnsi" w:eastAsiaTheme="minorEastAsia" w:hAnsiTheme="minorHAnsi" w:cstheme="minorBidi"/>
          <w:iCs w:val="0"/>
          <w:noProof/>
          <w:sz w:val="22"/>
          <w:szCs w:val="22"/>
        </w:rPr>
      </w:pPr>
      <w:ins w:id="259" w:author="Keith Oulson" w:date="2018-05-02T10:40:00Z">
        <w:del w:id="260" w:author="Department of Veterans Affairs" w:date="2018-05-03T09:58:00Z">
          <w:r w:rsidRPr="00D241B6" w:rsidDel="00D241B6">
            <w:rPr>
              <w:rStyle w:val="Hyperlink"/>
              <w:iCs w:val="0"/>
              <w:noProof/>
            </w:rPr>
            <w:delText>2.3.1</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Data Extraction</w:delText>
          </w:r>
          <w:r w:rsidDel="00D241B6">
            <w:rPr>
              <w:noProof/>
              <w:webHidden/>
            </w:rPr>
            <w:tab/>
            <w:delText>5</w:delText>
          </w:r>
        </w:del>
      </w:ins>
    </w:p>
    <w:p w14:paraId="28052C6A" w14:textId="20F73776" w:rsidR="00096382" w:rsidDel="00D241B6" w:rsidRDefault="00096382">
      <w:pPr>
        <w:pStyle w:val="TOC3"/>
        <w:tabs>
          <w:tab w:val="left" w:pos="1320"/>
          <w:tab w:val="right" w:leader="dot" w:pos="9350"/>
        </w:tabs>
        <w:rPr>
          <w:ins w:id="261" w:author="Keith Oulson" w:date="2018-05-02T10:40:00Z"/>
          <w:del w:id="262" w:author="Department of Veterans Affairs" w:date="2018-05-03T09:58:00Z"/>
          <w:rFonts w:asciiTheme="minorHAnsi" w:eastAsiaTheme="minorEastAsia" w:hAnsiTheme="minorHAnsi" w:cstheme="minorBidi"/>
          <w:iCs w:val="0"/>
          <w:noProof/>
          <w:sz w:val="22"/>
          <w:szCs w:val="22"/>
        </w:rPr>
      </w:pPr>
      <w:ins w:id="263" w:author="Keith Oulson" w:date="2018-05-02T10:40:00Z">
        <w:del w:id="264" w:author="Department of Veterans Affairs" w:date="2018-05-03T09:58:00Z">
          <w:r w:rsidRPr="00D241B6" w:rsidDel="00D241B6">
            <w:rPr>
              <w:rStyle w:val="Hyperlink"/>
              <w:iCs w:val="0"/>
              <w:noProof/>
            </w:rPr>
            <w:delText>2.3.2</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Data Transformation</w:delText>
          </w:r>
          <w:r w:rsidDel="00D241B6">
            <w:rPr>
              <w:noProof/>
              <w:webHidden/>
            </w:rPr>
            <w:tab/>
            <w:delText>6</w:delText>
          </w:r>
        </w:del>
      </w:ins>
    </w:p>
    <w:p w14:paraId="6985B054" w14:textId="25E5E7A1" w:rsidR="00096382" w:rsidDel="00D241B6" w:rsidRDefault="00096382">
      <w:pPr>
        <w:pStyle w:val="TOC3"/>
        <w:tabs>
          <w:tab w:val="left" w:pos="1320"/>
          <w:tab w:val="right" w:leader="dot" w:pos="9350"/>
        </w:tabs>
        <w:rPr>
          <w:ins w:id="265" w:author="Keith Oulson" w:date="2018-05-02T10:40:00Z"/>
          <w:del w:id="266" w:author="Department of Veterans Affairs" w:date="2018-05-03T09:58:00Z"/>
          <w:rFonts w:asciiTheme="minorHAnsi" w:eastAsiaTheme="minorEastAsia" w:hAnsiTheme="minorHAnsi" w:cstheme="minorBidi"/>
          <w:iCs w:val="0"/>
          <w:noProof/>
          <w:sz w:val="22"/>
          <w:szCs w:val="22"/>
        </w:rPr>
      </w:pPr>
      <w:ins w:id="267" w:author="Keith Oulson" w:date="2018-05-02T10:40:00Z">
        <w:del w:id="268" w:author="Department of Veterans Affairs" w:date="2018-05-03T09:58:00Z">
          <w:r w:rsidRPr="00D241B6" w:rsidDel="00D241B6">
            <w:rPr>
              <w:rStyle w:val="Hyperlink"/>
              <w:iCs w:val="0"/>
              <w:noProof/>
            </w:rPr>
            <w:delText>2.3.3</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Sending/Receiving</w:delText>
          </w:r>
          <w:r w:rsidDel="00D241B6">
            <w:rPr>
              <w:noProof/>
              <w:webHidden/>
            </w:rPr>
            <w:tab/>
            <w:delText>6</w:delText>
          </w:r>
        </w:del>
      </w:ins>
    </w:p>
    <w:p w14:paraId="48CA6DD7" w14:textId="40B8027A" w:rsidR="00096382" w:rsidDel="00D241B6" w:rsidRDefault="00096382">
      <w:pPr>
        <w:pStyle w:val="TOC2"/>
        <w:tabs>
          <w:tab w:val="left" w:pos="880"/>
          <w:tab w:val="right" w:leader="dot" w:pos="9350"/>
        </w:tabs>
        <w:rPr>
          <w:ins w:id="269" w:author="Keith Oulson" w:date="2018-05-02T10:40:00Z"/>
          <w:del w:id="270" w:author="Department of Veterans Affairs" w:date="2018-05-03T09:58:00Z"/>
          <w:rFonts w:asciiTheme="minorHAnsi" w:eastAsiaTheme="minorEastAsia" w:hAnsiTheme="minorHAnsi" w:cstheme="minorBidi"/>
          <w:b w:val="0"/>
          <w:noProof/>
          <w:sz w:val="22"/>
          <w:szCs w:val="22"/>
        </w:rPr>
      </w:pPr>
      <w:ins w:id="271" w:author="Keith Oulson" w:date="2018-05-02T10:40:00Z">
        <w:del w:id="272" w:author="Department of Veterans Affairs" w:date="2018-05-03T09:58:00Z">
          <w:r w:rsidRPr="00D241B6" w:rsidDel="00D241B6">
            <w:rPr>
              <w:rStyle w:val="Hyperlink"/>
              <w:b w:val="0"/>
              <w:noProof/>
            </w:rPr>
            <w:delText>2.4</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Data Transfer</w:delText>
          </w:r>
          <w:r w:rsidDel="00D241B6">
            <w:rPr>
              <w:noProof/>
              <w:webHidden/>
            </w:rPr>
            <w:tab/>
            <w:delText>6</w:delText>
          </w:r>
        </w:del>
      </w:ins>
    </w:p>
    <w:p w14:paraId="18E4BD74" w14:textId="272CEBDA" w:rsidR="00096382" w:rsidDel="00D241B6" w:rsidRDefault="00096382">
      <w:pPr>
        <w:pStyle w:val="TOC2"/>
        <w:tabs>
          <w:tab w:val="left" w:pos="880"/>
          <w:tab w:val="right" w:leader="dot" w:pos="9350"/>
        </w:tabs>
        <w:rPr>
          <w:ins w:id="273" w:author="Keith Oulson" w:date="2018-05-02T10:40:00Z"/>
          <w:del w:id="274" w:author="Department of Veterans Affairs" w:date="2018-05-03T09:58:00Z"/>
          <w:rFonts w:asciiTheme="minorHAnsi" w:eastAsiaTheme="minorEastAsia" w:hAnsiTheme="minorHAnsi" w:cstheme="minorBidi"/>
          <w:b w:val="0"/>
          <w:noProof/>
          <w:sz w:val="22"/>
          <w:szCs w:val="22"/>
        </w:rPr>
      </w:pPr>
      <w:ins w:id="275" w:author="Keith Oulson" w:date="2018-05-02T10:40:00Z">
        <w:del w:id="276" w:author="Department of Veterans Affairs" w:date="2018-05-03T09:58:00Z">
          <w:r w:rsidRPr="00D241B6" w:rsidDel="00D241B6">
            <w:rPr>
              <w:rStyle w:val="Hyperlink"/>
              <w:b w:val="0"/>
              <w:noProof/>
            </w:rPr>
            <w:delText>2.5</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Transaction Types</w:delText>
          </w:r>
          <w:r w:rsidDel="00D241B6">
            <w:rPr>
              <w:noProof/>
              <w:webHidden/>
            </w:rPr>
            <w:tab/>
            <w:delText>6</w:delText>
          </w:r>
        </w:del>
      </w:ins>
    </w:p>
    <w:p w14:paraId="1A44D7A5" w14:textId="05724604" w:rsidR="00096382" w:rsidDel="00D241B6" w:rsidRDefault="00096382">
      <w:pPr>
        <w:pStyle w:val="TOC2"/>
        <w:tabs>
          <w:tab w:val="left" w:pos="880"/>
          <w:tab w:val="right" w:leader="dot" w:pos="9350"/>
        </w:tabs>
        <w:rPr>
          <w:ins w:id="277" w:author="Keith Oulson" w:date="2018-05-02T10:40:00Z"/>
          <w:del w:id="278" w:author="Department of Veterans Affairs" w:date="2018-05-03T09:58:00Z"/>
          <w:rFonts w:asciiTheme="minorHAnsi" w:eastAsiaTheme="minorEastAsia" w:hAnsiTheme="minorHAnsi" w:cstheme="minorBidi"/>
          <w:b w:val="0"/>
          <w:noProof/>
          <w:sz w:val="22"/>
          <w:szCs w:val="22"/>
        </w:rPr>
      </w:pPr>
      <w:ins w:id="279" w:author="Keith Oulson" w:date="2018-05-02T10:40:00Z">
        <w:del w:id="280" w:author="Department of Veterans Affairs" w:date="2018-05-03T09:58:00Z">
          <w:r w:rsidRPr="00D241B6" w:rsidDel="00D241B6">
            <w:rPr>
              <w:rStyle w:val="Hyperlink"/>
              <w:b w:val="0"/>
              <w:noProof/>
            </w:rPr>
            <w:delText>2.6</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Data Exchanges</w:delText>
          </w:r>
          <w:r w:rsidDel="00D241B6">
            <w:rPr>
              <w:noProof/>
              <w:webHidden/>
            </w:rPr>
            <w:tab/>
            <w:delText>6</w:delText>
          </w:r>
        </w:del>
      </w:ins>
    </w:p>
    <w:p w14:paraId="5E1199E0" w14:textId="35E09590" w:rsidR="00096382" w:rsidDel="00D241B6" w:rsidRDefault="00096382">
      <w:pPr>
        <w:pStyle w:val="TOC3"/>
        <w:tabs>
          <w:tab w:val="left" w:pos="1320"/>
          <w:tab w:val="right" w:leader="dot" w:pos="9350"/>
        </w:tabs>
        <w:rPr>
          <w:ins w:id="281" w:author="Keith Oulson" w:date="2018-05-02T10:40:00Z"/>
          <w:del w:id="282" w:author="Department of Veterans Affairs" w:date="2018-05-03T09:58:00Z"/>
          <w:rFonts w:asciiTheme="minorHAnsi" w:eastAsiaTheme="minorEastAsia" w:hAnsiTheme="minorHAnsi" w:cstheme="minorBidi"/>
          <w:iCs w:val="0"/>
          <w:noProof/>
          <w:sz w:val="22"/>
          <w:szCs w:val="22"/>
        </w:rPr>
      </w:pPr>
      <w:ins w:id="283" w:author="Keith Oulson" w:date="2018-05-02T10:40:00Z">
        <w:del w:id="284" w:author="Department of Veterans Affairs" w:date="2018-05-03T09:58:00Z">
          <w:r w:rsidRPr="00D241B6" w:rsidDel="00D241B6">
            <w:rPr>
              <w:rStyle w:val="Hyperlink"/>
              <w:iCs w:val="0"/>
              <w:noProof/>
            </w:rPr>
            <w:delText>2.6.1</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FHIR Based Resources</w:delText>
          </w:r>
          <w:r w:rsidDel="00D241B6">
            <w:rPr>
              <w:noProof/>
              <w:webHidden/>
            </w:rPr>
            <w:tab/>
            <w:delText>6</w:delText>
          </w:r>
        </w:del>
      </w:ins>
    </w:p>
    <w:p w14:paraId="64490468" w14:textId="2A649CFD" w:rsidR="00096382" w:rsidDel="00D241B6" w:rsidRDefault="00096382">
      <w:pPr>
        <w:pStyle w:val="TOC3"/>
        <w:tabs>
          <w:tab w:val="left" w:pos="1320"/>
          <w:tab w:val="right" w:leader="dot" w:pos="9350"/>
        </w:tabs>
        <w:rPr>
          <w:ins w:id="285" w:author="Keith Oulson" w:date="2018-05-02T10:40:00Z"/>
          <w:del w:id="286" w:author="Department of Veterans Affairs" w:date="2018-05-03T09:58:00Z"/>
          <w:rFonts w:asciiTheme="minorHAnsi" w:eastAsiaTheme="minorEastAsia" w:hAnsiTheme="minorHAnsi" w:cstheme="minorBidi"/>
          <w:iCs w:val="0"/>
          <w:noProof/>
          <w:sz w:val="22"/>
          <w:szCs w:val="22"/>
        </w:rPr>
      </w:pPr>
      <w:ins w:id="287" w:author="Keith Oulson" w:date="2018-05-02T10:40:00Z">
        <w:del w:id="288" w:author="Department of Veterans Affairs" w:date="2018-05-03T09:58:00Z">
          <w:r w:rsidRPr="00D241B6" w:rsidDel="00D241B6">
            <w:rPr>
              <w:rStyle w:val="Hyperlink"/>
              <w:iCs w:val="0"/>
              <w:noProof/>
            </w:rPr>
            <w:delText>2.6.2</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Bundle Definition</w:delText>
          </w:r>
          <w:r w:rsidDel="00D241B6">
            <w:rPr>
              <w:noProof/>
              <w:webHidden/>
            </w:rPr>
            <w:tab/>
            <w:delText>7</w:delText>
          </w:r>
        </w:del>
      </w:ins>
    </w:p>
    <w:p w14:paraId="603B0869" w14:textId="7530D575" w:rsidR="00096382" w:rsidDel="00D241B6" w:rsidRDefault="00096382">
      <w:pPr>
        <w:pStyle w:val="TOC2"/>
        <w:tabs>
          <w:tab w:val="left" w:pos="880"/>
          <w:tab w:val="right" w:leader="dot" w:pos="9350"/>
        </w:tabs>
        <w:rPr>
          <w:ins w:id="289" w:author="Keith Oulson" w:date="2018-05-02T10:40:00Z"/>
          <w:del w:id="290" w:author="Department of Veterans Affairs" w:date="2018-05-03T09:58:00Z"/>
          <w:rFonts w:asciiTheme="minorHAnsi" w:eastAsiaTheme="minorEastAsia" w:hAnsiTheme="minorHAnsi" w:cstheme="minorBidi"/>
          <w:b w:val="0"/>
          <w:noProof/>
          <w:sz w:val="22"/>
          <w:szCs w:val="22"/>
        </w:rPr>
      </w:pPr>
      <w:ins w:id="291" w:author="Keith Oulson" w:date="2018-05-02T10:40:00Z">
        <w:del w:id="292" w:author="Department of Veterans Affairs" w:date="2018-05-03T09:58:00Z">
          <w:r w:rsidRPr="00D241B6" w:rsidDel="00D241B6">
            <w:rPr>
              <w:rStyle w:val="Hyperlink"/>
              <w:b w:val="0"/>
              <w:noProof/>
            </w:rPr>
            <w:delText>2.7</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Communications Methods</w:delText>
          </w:r>
          <w:r w:rsidDel="00D241B6">
            <w:rPr>
              <w:noProof/>
              <w:webHidden/>
            </w:rPr>
            <w:tab/>
            <w:delText>10</w:delText>
          </w:r>
        </w:del>
      </w:ins>
    </w:p>
    <w:p w14:paraId="53BE7CEF" w14:textId="43AC5A68" w:rsidR="00096382" w:rsidDel="00D241B6" w:rsidRDefault="00096382">
      <w:pPr>
        <w:pStyle w:val="TOC3"/>
        <w:tabs>
          <w:tab w:val="left" w:pos="1320"/>
          <w:tab w:val="right" w:leader="dot" w:pos="9350"/>
        </w:tabs>
        <w:rPr>
          <w:ins w:id="293" w:author="Keith Oulson" w:date="2018-05-02T10:40:00Z"/>
          <w:del w:id="294" w:author="Department of Veterans Affairs" w:date="2018-05-03T09:58:00Z"/>
          <w:rFonts w:asciiTheme="minorHAnsi" w:eastAsiaTheme="minorEastAsia" w:hAnsiTheme="minorHAnsi" w:cstheme="minorBidi"/>
          <w:iCs w:val="0"/>
          <w:noProof/>
          <w:sz w:val="22"/>
          <w:szCs w:val="22"/>
        </w:rPr>
      </w:pPr>
      <w:ins w:id="295" w:author="Keith Oulson" w:date="2018-05-02T10:40:00Z">
        <w:del w:id="296" w:author="Department of Veterans Affairs" w:date="2018-05-03T09:58:00Z">
          <w:r w:rsidRPr="00D241B6" w:rsidDel="00D241B6">
            <w:rPr>
              <w:rStyle w:val="Hyperlink"/>
              <w:iCs w:val="0"/>
              <w:noProof/>
            </w:rPr>
            <w:delText>2.7.1</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Ports and Protocols</w:delText>
          </w:r>
          <w:r w:rsidDel="00D241B6">
            <w:rPr>
              <w:noProof/>
              <w:webHidden/>
            </w:rPr>
            <w:tab/>
            <w:delText>10</w:delText>
          </w:r>
        </w:del>
      </w:ins>
    </w:p>
    <w:p w14:paraId="4DCBC007" w14:textId="26778DA4" w:rsidR="00096382" w:rsidDel="00D241B6" w:rsidRDefault="00096382">
      <w:pPr>
        <w:pStyle w:val="TOC3"/>
        <w:tabs>
          <w:tab w:val="left" w:pos="1320"/>
          <w:tab w:val="right" w:leader="dot" w:pos="9350"/>
        </w:tabs>
        <w:rPr>
          <w:ins w:id="297" w:author="Keith Oulson" w:date="2018-05-02T10:40:00Z"/>
          <w:del w:id="298" w:author="Department of Veterans Affairs" w:date="2018-05-03T09:58:00Z"/>
          <w:rFonts w:asciiTheme="minorHAnsi" w:eastAsiaTheme="minorEastAsia" w:hAnsiTheme="minorHAnsi" w:cstheme="minorBidi"/>
          <w:iCs w:val="0"/>
          <w:noProof/>
          <w:sz w:val="22"/>
          <w:szCs w:val="22"/>
        </w:rPr>
      </w:pPr>
      <w:ins w:id="299" w:author="Keith Oulson" w:date="2018-05-02T10:40:00Z">
        <w:del w:id="300" w:author="Department of Veterans Affairs" w:date="2018-05-03T09:58:00Z">
          <w:r w:rsidRPr="00D241B6" w:rsidDel="00D241B6">
            <w:rPr>
              <w:rStyle w:val="Hyperlink"/>
              <w:iCs w:val="0"/>
              <w:noProof/>
            </w:rPr>
            <w:delText>2.7.2</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ESB Configuration(s)</w:delText>
          </w:r>
          <w:r w:rsidDel="00D241B6">
            <w:rPr>
              <w:noProof/>
              <w:webHidden/>
            </w:rPr>
            <w:tab/>
            <w:delText>10</w:delText>
          </w:r>
        </w:del>
      </w:ins>
    </w:p>
    <w:p w14:paraId="1C92B944" w14:textId="7C8FCEDE" w:rsidR="00096382" w:rsidDel="00D241B6" w:rsidRDefault="00096382">
      <w:pPr>
        <w:pStyle w:val="TOC3"/>
        <w:tabs>
          <w:tab w:val="left" w:pos="1320"/>
          <w:tab w:val="right" w:leader="dot" w:pos="9350"/>
        </w:tabs>
        <w:rPr>
          <w:ins w:id="301" w:author="Keith Oulson" w:date="2018-05-02T10:40:00Z"/>
          <w:del w:id="302" w:author="Department of Veterans Affairs" w:date="2018-05-03T09:58:00Z"/>
          <w:rFonts w:asciiTheme="minorHAnsi" w:eastAsiaTheme="minorEastAsia" w:hAnsiTheme="minorHAnsi" w:cstheme="minorBidi"/>
          <w:iCs w:val="0"/>
          <w:noProof/>
          <w:sz w:val="22"/>
          <w:szCs w:val="22"/>
        </w:rPr>
      </w:pPr>
      <w:ins w:id="303" w:author="Keith Oulson" w:date="2018-05-02T10:40:00Z">
        <w:del w:id="304" w:author="Department of Veterans Affairs" w:date="2018-05-03T09:58:00Z">
          <w:r w:rsidRPr="00D241B6" w:rsidDel="00D241B6">
            <w:rPr>
              <w:rStyle w:val="Hyperlink"/>
              <w:iCs w:val="0"/>
              <w:noProof/>
            </w:rPr>
            <w:delText>2.7.3</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System Configuration</w:delText>
          </w:r>
          <w:r w:rsidDel="00D241B6">
            <w:rPr>
              <w:noProof/>
              <w:webHidden/>
            </w:rPr>
            <w:tab/>
            <w:delText>10</w:delText>
          </w:r>
        </w:del>
      </w:ins>
    </w:p>
    <w:p w14:paraId="43DA2EAF" w14:textId="32E92A2D" w:rsidR="00096382" w:rsidDel="00D241B6" w:rsidRDefault="00096382">
      <w:pPr>
        <w:pStyle w:val="TOC2"/>
        <w:tabs>
          <w:tab w:val="left" w:pos="880"/>
          <w:tab w:val="right" w:leader="dot" w:pos="9350"/>
        </w:tabs>
        <w:rPr>
          <w:ins w:id="305" w:author="Keith Oulson" w:date="2018-05-02T10:40:00Z"/>
          <w:del w:id="306" w:author="Department of Veterans Affairs" w:date="2018-05-03T09:58:00Z"/>
          <w:rFonts w:asciiTheme="minorHAnsi" w:eastAsiaTheme="minorEastAsia" w:hAnsiTheme="minorHAnsi" w:cstheme="minorBidi"/>
          <w:b w:val="0"/>
          <w:noProof/>
          <w:sz w:val="22"/>
          <w:szCs w:val="22"/>
        </w:rPr>
      </w:pPr>
      <w:ins w:id="307" w:author="Keith Oulson" w:date="2018-05-02T10:40:00Z">
        <w:del w:id="308" w:author="Department of Veterans Affairs" w:date="2018-05-03T09:58:00Z">
          <w:r w:rsidRPr="00D241B6" w:rsidDel="00D241B6">
            <w:rPr>
              <w:rStyle w:val="Hyperlink"/>
              <w:b w:val="0"/>
              <w:noProof/>
            </w:rPr>
            <w:delText>2.8</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Performance Requirements</w:delText>
          </w:r>
          <w:r w:rsidDel="00D241B6">
            <w:rPr>
              <w:noProof/>
              <w:webHidden/>
            </w:rPr>
            <w:tab/>
            <w:delText>10</w:delText>
          </w:r>
        </w:del>
      </w:ins>
    </w:p>
    <w:p w14:paraId="243DC645" w14:textId="4CA6FD72" w:rsidR="00096382" w:rsidDel="00D241B6" w:rsidRDefault="00096382">
      <w:pPr>
        <w:pStyle w:val="TOC2"/>
        <w:tabs>
          <w:tab w:val="left" w:pos="880"/>
          <w:tab w:val="right" w:leader="dot" w:pos="9350"/>
        </w:tabs>
        <w:rPr>
          <w:ins w:id="309" w:author="Keith Oulson" w:date="2018-05-02T10:40:00Z"/>
          <w:del w:id="310" w:author="Department of Veterans Affairs" w:date="2018-05-03T09:58:00Z"/>
          <w:rFonts w:asciiTheme="minorHAnsi" w:eastAsiaTheme="minorEastAsia" w:hAnsiTheme="minorHAnsi" w:cstheme="minorBidi"/>
          <w:b w:val="0"/>
          <w:noProof/>
          <w:sz w:val="22"/>
          <w:szCs w:val="22"/>
        </w:rPr>
      </w:pPr>
      <w:ins w:id="311" w:author="Keith Oulson" w:date="2018-05-02T10:40:00Z">
        <w:del w:id="312" w:author="Department of Veterans Affairs" w:date="2018-05-03T09:58:00Z">
          <w:r w:rsidRPr="00D241B6" w:rsidDel="00D241B6">
            <w:rPr>
              <w:rStyle w:val="Hyperlink"/>
              <w:b w:val="0"/>
              <w:noProof/>
            </w:rPr>
            <w:delText>2.9</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Security</w:delText>
          </w:r>
          <w:r w:rsidDel="00D241B6">
            <w:rPr>
              <w:noProof/>
              <w:webHidden/>
            </w:rPr>
            <w:tab/>
            <w:delText>10</w:delText>
          </w:r>
        </w:del>
      </w:ins>
    </w:p>
    <w:p w14:paraId="70EBFE9C" w14:textId="4E53BCFA" w:rsidR="00096382" w:rsidDel="00D241B6" w:rsidRDefault="00096382">
      <w:pPr>
        <w:pStyle w:val="TOC2"/>
        <w:tabs>
          <w:tab w:val="left" w:pos="880"/>
          <w:tab w:val="right" w:leader="dot" w:pos="9350"/>
        </w:tabs>
        <w:rPr>
          <w:ins w:id="313" w:author="Keith Oulson" w:date="2018-05-02T10:40:00Z"/>
          <w:del w:id="314" w:author="Department of Veterans Affairs" w:date="2018-05-03T09:58:00Z"/>
          <w:rFonts w:asciiTheme="minorHAnsi" w:eastAsiaTheme="minorEastAsia" w:hAnsiTheme="minorHAnsi" w:cstheme="minorBidi"/>
          <w:b w:val="0"/>
          <w:noProof/>
          <w:sz w:val="22"/>
          <w:szCs w:val="22"/>
        </w:rPr>
      </w:pPr>
      <w:ins w:id="315" w:author="Keith Oulson" w:date="2018-05-02T10:40:00Z">
        <w:del w:id="316" w:author="Department of Veterans Affairs" w:date="2018-05-03T09:58:00Z">
          <w:r w:rsidRPr="00D241B6" w:rsidDel="00D241B6">
            <w:rPr>
              <w:rStyle w:val="Hyperlink"/>
              <w:b w:val="0"/>
              <w:noProof/>
            </w:rPr>
            <w:delText>2.10</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Testing Requirements</w:delText>
          </w:r>
          <w:r w:rsidDel="00D241B6">
            <w:rPr>
              <w:noProof/>
              <w:webHidden/>
            </w:rPr>
            <w:tab/>
            <w:delText>10</w:delText>
          </w:r>
        </w:del>
      </w:ins>
    </w:p>
    <w:p w14:paraId="289393B2" w14:textId="3392F25E" w:rsidR="00096382" w:rsidDel="00D241B6" w:rsidRDefault="00096382">
      <w:pPr>
        <w:pStyle w:val="TOC3"/>
        <w:tabs>
          <w:tab w:val="left" w:pos="1320"/>
          <w:tab w:val="right" w:leader="dot" w:pos="9350"/>
        </w:tabs>
        <w:rPr>
          <w:ins w:id="317" w:author="Keith Oulson" w:date="2018-05-02T10:40:00Z"/>
          <w:del w:id="318" w:author="Department of Veterans Affairs" w:date="2018-05-03T09:58:00Z"/>
          <w:rFonts w:asciiTheme="minorHAnsi" w:eastAsiaTheme="minorEastAsia" w:hAnsiTheme="minorHAnsi" w:cstheme="minorBidi"/>
          <w:iCs w:val="0"/>
          <w:noProof/>
          <w:sz w:val="22"/>
          <w:szCs w:val="22"/>
        </w:rPr>
      </w:pPr>
      <w:ins w:id="319" w:author="Keith Oulson" w:date="2018-05-02T10:40:00Z">
        <w:del w:id="320" w:author="Department of Veterans Affairs" w:date="2018-05-03T09:58:00Z">
          <w:r w:rsidRPr="00D241B6" w:rsidDel="00D241B6">
            <w:rPr>
              <w:rStyle w:val="Hyperlink"/>
              <w:iCs w:val="0"/>
              <w:noProof/>
            </w:rPr>
            <w:delText>2.10.1</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Comparison of Data</w:delText>
          </w:r>
          <w:r w:rsidDel="00D241B6">
            <w:rPr>
              <w:noProof/>
              <w:webHidden/>
            </w:rPr>
            <w:tab/>
            <w:delText>10</w:delText>
          </w:r>
        </w:del>
      </w:ins>
    </w:p>
    <w:p w14:paraId="4095D23B" w14:textId="4ADFCFC2" w:rsidR="00096382" w:rsidDel="00D241B6" w:rsidRDefault="00096382">
      <w:pPr>
        <w:pStyle w:val="TOC3"/>
        <w:tabs>
          <w:tab w:val="left" w:pos="1320"/>
          <w:tab w:val="right" w:leader="dot" w:pos="9350"/>
        </w:tabs>
        <w:rPr>
          <w:ins w:id="321" w:author="Keith Oulson" w:date="2018-05-02T10:40:00Z"/>
          <w:del w:id="322" w:author="Department of Veterans Affairs" w:date="2018-05-03T09:58:00Z"/>
          <w:rFonts w:asciiTheme="minorHAnsi" w:eastAsiaTheme="minorEastAsia" w:hAnsiTheme="minorHAnsi" w:cstheme="minorBidi"/>
          <w:iCs w:val="0"/>
          <w:noProof/>
          <w:sz w:val="22"/>
          <w:szCs w:val="22"/>
        </w:rPr>
      </w:pPr>
      <w:ins w:id="323" w:author="Keith Oulson" w:date="2018-05-02T10:40:00Z">
        <w:del w:id="324" w:author="Department of Veterans Affairs" w:date="2018-05-03T09:58:00Z">
          <w:r w:rsidRPr="00D241B6" w:rsidDel="00D241B6">
            <w:rPr>
              <w:rStyle w:val="Hyperlink"/>
              <w:iCs w:val="0"/>
              <w:noProof/>
            </w:rPr>
            <w:delText>2.10.2</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Completeness</w:delText>
          </w:r>
          <w:r w:rsidDel="00D241B6">
            <w:rPr>
              <w:noProof/>
              <w:webHidden/>
            </w:rPr>
            <w:tab/>
            <w:delText>10</w:delText>
          </w:r>
        </w:del>
      </w:ins>
    </w:p>
    <w:p w14:paraId="4EAEEE9C" w14:textId="42549282" w:rsidR="00096382" w:rsidDel="00D241B6" w:rsidRDefault="00096382">
      <w:pPr>
        <w:pStyle w:val="TOC3"/>
        <w:tabs>
          <w:tab w:val="left" w:pos="1320"/>
          <w:tab w:val="right" w:leader="dot" w:pos="9350"/>
        </w:tabs>
        <w:rPr>
          <w:ins w:id="325" w:author="Keith Oulson" w:date="2018-05-02T10:40:00Z"/>
          <w:del w:id="326" w:author="Department of Veterans Affairs" w:date="2018-05-03T09:58:00Z"/>
          <w:rFonts w:asciiTheme="minorHAnsi" w:eastAsiaTheme="minorEastAsia" w:hAnsiTheme="minorHAnsi" w:cstheme="minorBidi"/>
          <w:iCs w:val="0"/>
          <w:noProof/>
          <w:sz w:val="22"/>
          <w:szCs w:val="22"/>
        </w:rPr>
      </w:pPr>
      <w:ins w:id="327" w:author="Keith Oulson" w:date="2018-05-02T10:40:00Z">
        <w:del w:id="328" w:author="Department of Veterans Affairs" w:date="2018-05-03T09:58:00Z">
          <w:r w:rsidRPr="00D241B6" w:rsidDel="00D241B6">
            <w:rPr>
              <w:rStyle w:val="Hyperlink"/>
              <w:iCs w:val="0"/>
              <w:noProof/>
            </w:rPr>
            <w:delText>2.10.3</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Load Testing</w:delText>
          </w:r>
          <w:r w:rsidDel="00D241B6">
            <w:rPr>
              <w:noProof/>
              <w:webHidden/>
            </w:rPr>
            <w:tab/>
            <w:delText>11</w:delText>
          </w:r>
        </w:del>
      </w:ins>
    </w:p>
    <w:p w14:paraId="2804B3F6" w14:textId="51047054" w:rsidR="00096382" w:rsidDel="00D241B6" w:rsidRDefault="00096382">
      <w:pPr>
        <w:pStyle w:val="TOC2"/>
        <w:tabs>
          <w:tab w:val="left" w:pos="880"/>
          <w:tab w:val="right" w:leader="dot" w:pos="9350"/>
        </w:tabs>
        <w:rPr>
          <w:ins w:id="329" w:author="Keith Oulson" w:date="2018-05-02T10:40:00Z"/>
          <w:del w:id="330" w:author="Department of Veterans Affairs" w:date="2018-05-03T09:58:00Z"/>
          <w:rFonts w:asciiTheme="minorHAnsi" w:eastAsiaTheme="minorEastAsia" w:hAnsiTheme="minorHAnsi" w:cstheme="minorBidi"/>
          <w:b w:val="0"/>
          <w:noProof/>
          <w:sz w:val="22"/>
          <w:szCs w:val="22"/>
        </w:rPr>
      </w:pPr>
      <w:ins w:id="331" w:author="Keith Oulson" w:date="2018-05-02T10:40:00Z">
        <w:del w:id="332" w:author="Department of Veterans Affairs" w:date="2018-05-03T09:58:00Z">
          <w:r w:rsidRPr="00D241B6" w:rsidDel="00D241B6">
            <w:rPr>
              <w:rStyle w:val="Hyperlink"/>
              <w:b w:val="0"/>
              <w:noProof/>
            </w:rPr>
            <w:delText>2.11</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Policies and Constraints</w:delText>
          </w:r>
          <w:r w:rsidDel="00D241B6">
            <w:rPr>
              <w:noProof/>
              <w:webHidden/>
            </w:rPr>
            <w:tab/>
            <w:delText>11</w:delText>
          </w:r>
        </w:del>
      </w:ins>
    </w:p>
    <w:p w14:paraId="57789D50" w14:textId="03852921" w:rsidR="00096382" w:rsidDel="00D241B6" w:rsidRDefault="00096382">
      <w:pPr>
        <w:pStyle w:val="TOC3"/>
        <w:tabs>
          <w:tab w:val="left" w:pos="1320"/>
          <w:tab w:val="right" w:leader="dot" w:pos="9350"/>
        </w:tabs>
        <w:rPr>
          <w:ins w:id="333" w:author="Keith Oulson" w:date="2018-05-02T10:40:00Z"/>
          <w:del w:id="334" w:author="Department of Veterans Affairs" w:date="2018-05-03T09:58:00Z"/>
          <w:rFonts w:asciiTheme="minorHAnsi" w:eastAsiaTheme="minorEastAsia" w:hAnsiTheme="minorHAnsi" w:cstheme="minorBidi"/>
          <w:iCs w:val="0"/>
          <w:noProof/>
          <w:sz w:val="22"/>
          <w:szCs w:val="22"/>
        </w:rPr>
      </w:pPr>
      <w:ins w:id="335" w:author="Keith Oulson" w:date="2018-05-02T10:40:00Z">
        <w:del w:id="336" w:author="Department of Veterans Affairs" w:date="2018-05-03T09:58:00Z">
          <w:r w:rsidRPr="00D241B6" w:rsidDel="00D241B6">
            <w:rPr>
              <w:rStyle w:val="Hyperlink"/>
              <w:iCs w:val="0"/>
              <w:noProof/>
            </w:rPr>
            <w:delText>2.11.1</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HIPAA Compliance</w:delText>
          </w:r>
          <w:r w:rsidDel="00D241B6">
            <w:rPr>
              <w:noProof/>
              <w:webHidden/>
            </w:rPr>
            <w:tab/>
            <w:delText>11</w:delText>
          </w:r>
        </w:del>
      </w:ins>
    </w:p>
    <w:p w14:paraId="4937E1B3" w14:textId="4A9FD0AB" w:rsidR="00096382" w:rsidDel="00D241B6" w:rsidRDefault="00096382">
      <w:pPr>
        <w:pStyle w:val="TOC1"/>
        <w:tabs>
          <w:tab w:val="left" w:pos="440"/>
          <w:tab w:val="right" w:leader="dot" w:pos="9350"/>
        </w:tabs>
        <w:rPr>
          <w:ins w:id="337" w:author="Keith Oulson" w:date="2018-05-02T10:40:00Z"/>
          <w:del w:id="338" w:author="Department of Veterans Affairs" w:date="2018-05-03T09:58:00Z"/>
          <w:rFonts w:asciiTheme="minorHAnsi" w:eastAsiaTheme="minorEastAsia" w:hAnsiTheme="minorHAnsi" w:cstheme="minorBidi"/>
          <w:b w:val="0"/>
          <w:bCs w:val="0"/>
          <w:noProof/>
          <w:szCs w:val="22"/>
        </w:rPr>
      </w:pPr>
      <w:ins w:id="339" w:author="Keith Oulson" w:date="2018-05-02T10:40:00Z">
        <w:del w:id="340" w:author="Department of Veterans Affairs" w:date="2018-05-03T09:58:00Z">
          <w:r w:rsidRPr="00D241B6" w:rsidDel="00D241B6">
            <w:rPr>
              <w:rStyle w:val="Hyperlink"/>
              <w:b w:val="0"/>
              <w:bCs w:val="0"/>
              <w:noProof/>
            </w:rPr>
            <w:delText>3</w:delText>
          </w:r>
          <w:r w:rsidDel="00D241B6">
            <w:rPr>
              <w:rFonts w:asciiTheme="minorHAnsi" w:eastAsiaTheme="minorEastAsia" w:hAnsiTheme="minorHAnsi" w:cstheme="minorBidi"/>
              <w:b w:val="0"/>
              <w:bCs w:val="0"/>
              <w:noProof/>
              <w:szCs w:val="22"/>
            </w:rPr>
            <w:tab/>
          </w:r>
          <w:r w:rsidRPr="00D241B6" w:rsidDel="00D241B6">
            <w:rPr>
              <w:rStyle w:val="Hyperlink"/>
              <w:b w:val="0"/>
              <w:bCs w:val="0"/>
              <w:noProof/>
            </w:rPr>
            <w:delText>Appendix A</w:delText>
          </w:r>
          <w:r w:rsidDel="00D241B6">
            <w:rPr>
              <w:noProof/>
              <w:webHidden/>
            </w:rPr>
            <w:tab/>
            <w:delText>12</w:delText>
          </w:r>
        </w:del>
      </w:ins>
    </w:p>
    <w:p w14:paraId="7FDA6F7B" w14:textId="1A4C8326" w:rsidR="00096382" w:rsidDel="00D241B6" w:rsidRDefault="00096382">
      <w:pPr>
        <w:pStyle w:val="TOC2"/>
        <w:tabs>
          <w:tab w:val="left" w:pos="880"/>
          <w:tab w:val="right" w:leader="dot" w:pos="9350"/>
        </w:tabs>
        <w:rPr>
          <w:ins w:id="341" w:author="Keith Oulson" w:date="2018-05-02T10:40:00Z"/>
          <w:del w:id="342" w:author="Department of Veterans Affairs" w:date="2018-05-03T09:58:00Z"/>
          <w:rFonts w:asciiTheme="minorHAnsi" w:eastAsiaTheme="minorEastAsia" w:hAnsiTheme="minorHAnsi" w:cstheme="minorBidi"/>
          <w:b w:val="0"/>
          <w:noProof/>
          <w:sz w:val="22"/>
          <w:szCs w:val="22"/>
        </w:rPr>
      </w:pPr>
      <w:ins w:id="343" w:author="Keith Oulson" w:date="2018-05-02T10:40:00Z">
        <w:del w:id="344" w:author="Department of Veterans Affairs" w:date="2018-05-03T09:58:00Z">
          <w:r w:rsidRPr="00D241B6" w:rsidDel="00D241B6">
            <w:rPr>
              <w:rStyle w:val="Hyperlink"/>
              <w:b w:val="0"/>
              <w:noProof/>
            </w:rPr>
            <w:delText>3.1</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Data Elements</w:delText>
          </w:r>
          <w:r w:rsidDel="00D241B6">
            <w:rPr>
              <w:noProof/>
              <w:webHidden/>
            </w:rPr>
            <w:tab/>
            <w:delText>12</w:delText>
          </w:r>
        </w:del>
      </w:ins>
    </w:p>
    <w:p w14:paraId="79F3D19E" w14:textId="3A348FBB" w:rsidR="00096382" w:rsidDel="00D241B6" w:rsidRDefault="00096382">
      <w:pPr>
        <w:pStyle w:val="TOC2"/>
        <w:tabs>
          <w:tab w:val="left" w:pos="880"/>
          <w:tab w:val="right" w:leader="dot" w:pos="9350"/>
        </w:tabs>
        <w:rPr>
          <w:ins w:id="345" w:author="Keith Oulson" w:date="2018-05-02T10:40:00Z"/>
          <w:del w:id="346" w:author="Department of Veterans Affairs" w:date="2018-05-03T09:58:00Z"/>
          <w:rFonts w:asciiTheme="minorHAnsi" w:eastAsiaTheme="minorEastAsia" w:hAnsiTheme="minorHAnsi" w:cstheme="minorBidi"/>
          <w:b w:val="0"/>
          <w:noProof/>
          <w:sz w:val="22"/>
          <w:szCs w:val="22"/>
        </w:rPr>
      </w:pPr>
      <w:ins w:id="347" w:author="Keith Oulson" w:date="2018-05-02T10:40:00Z">
        <w:del w:id="348" w:author="Department of Veterans Affairs" w:date="2018-05-03T09:58:00Z">
          <w:r w:rsidRPr="00D241B6" w:rsidDel="00D241B6">
            <w:rPr>
              <w:rStyle w:val="Hyperlink"/>
              <w:b w:val="0"/>
              <w:noProof/>
            </w:rPr>
            <w:delText>3.2</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Bundle</w:delText>
          </w:r>
          <w:r w:rsidDel="00D241B6">
            <w:rPr>
              <w:noProof/>
              <w:webHidden/>
            </w:rPr>
            <w:tab/>
            <w:delText>12</w:delText>
          </w:r>
        </w:del>
      </w:ins>
    </w:p>
    <w:p w14:paraId="19BD980E" w14:textId="6755CA0D" w:rsidR="00096382" w:rsidDel="00D241B6" w:rsidRDefault="00096382">
      <w:pPr>
        <w:pStyle w:val="TOC3"/>
        <w:tabs>
          <w:tab w:val="left" w:pos="1320"/>
          <w:tab w:val="right" w:leader="dot" w:pos="9350"/>
        </w:tabs>
        <w:rPr>
          <w:ins w:id="349" w:author="Keith Oulson" w:date="2018-05-02T10:40:00Z"/>
          <w:del w:id="350" w:author="Department of Veterans Affairs" w:date="2018-05-03T09:58:00Z"/>
          <w:rFonts w:asciiTheme="minorHAnsi" w:eastAsiaTheme="minorEastAsia" w:hAnsiTheme="minorHAnsi" w:cstheme="minorBidi"/>
          <w:iCs w:val="0"/>
          <w:noProof/>
          <w:sz w:val="22"/>
          <w:szCs w:val="22"/>
        </w:rPr>
      </w:pPr>
      <w:ins w:id="351" w:author="Keith Oulson" w:date="2018-05-02T10:40:00Z">
        <w:del w:id="352" w:author="Department of Veterans Affairs" w:date="2018-05-03T09:58:00Z">
          <w:r w:rsidRPr="00D241B6" w:rsidDel="00D241B6">
            <w:rPr>
              <w:rStyle w:val="Hyperlink"/>
              <w:iCs w:val="0"/>
              <w:noProof/>
            </w:rPr>
            <w:delText>3.2.1</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ERA Bundle</w:delText>
          </w:r>
          <w:r w:rsidDel="00D241B6">
            <w:rPr>
              <w:noProof/>
              <w:webHidden/>
            </w:rPr>
            <w:tab/>
            <w:delText>12</w:delText>
          </w:r>
        </w:del>
      </w:ins>
    </w:p>
    <w:p w14:paraId="197F1C18" w14:textId="3F586C5F" w:rsidR="00096382" w:rsidDel="00D241B6" w:rsidRDefault="00096382">
      <w:pPr>
        <w:pStyle w:val="TOC3"/>
        <w:tabs>
          <w:tab w:val="left" w:pos="1320"/>
          <w:tab w:val="right" w:leader="dot" w:pos="9350"/>
        </w:tabs>
        <w:rPr>
          <w:ins w:id="353" w:author="Keith Oulson" w:date="2018-05-02T10:40:00Z"/>
          <w:del w:id="354" w:author="Department of Veterans Affairs" w:date="2018-05-03T09:58:00Z"/>
          <w:rFonts w:asciiTheme="minorHAnsi" w:eastAsiaTheme="minorEastAsia" w:hAnsiTheme="minorHAnsi" w:cstheme="minorBidi"/>
          <w:iCs w:val="0"/>
          <w:noProof/>
          <w:sz w:val="22"/>
          <w:szCs w:val="22"/>
        </w:rPr>
      </w:pPr>
      <w:ins w:id="355" w:author="Keith Oulson" w:date="2018-05-02T10:40:00Z">
        <w:del w:id="356" w:author="Department of Veterans Affairs" w:date="2018-05-03T09:58:00Z">
          <w:r w:rsidRPr="00D241B6" w:rsidDel="00D241B6">
            <w:rPr>
              <w:rStyle w:val="Hyperlink"/>
              <w:iCs w:val="0"/>
              <w:noProof/>
            </w:rPr>
            <w:delText>3.2.2</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EFT Bundle</w:delText>
          </w:r>
          <w:r w:rsidDel="00D241B6">
            <w:rPr>
              <w:noProof/>
              <w:webHidden/>
            </w:rPr>
            <w:tab/>
            <w:delText>12</w:delText>
          </w:r>
        </w:del>
      </w:ins>
    </w:p>
    <w:p w14:paraId="3C657160" w14:textId="039BB039" w:rsidR="00096382" w:rsidDel="00D241B6" w:rsidRDefault="00096382">
      <w:pPr>
        <w:pStyle w:val="TOC2"/>
        <w:tabs>
          <w:tab w:val="left" w:pos="880"/>
          <w:tab w:val="right" w:leader="dot" w:pos="9350"/>
        </w:tabs>
        <w:rPr>
          <w:ins w:id="357" w:author="Keith Oulson" w:date="2018-05-02T10:40:00Z"/>
          <w:del w:id="358" w:author="Department of Veterans Affairs" w:date="2018-05-03T09:58:00Z"/>
          <w:rFonts w:asciiTheme="minorHAnsi" w:eastAsiaTheme="minorEastAsia" w:hAnsiTheme="minorHAnsi" w:cstheme="minorBidi"/>
          <w:b w:val="0"/>
          <w:noProof/>
          <w:sz w:val="22"/>
          <w:szCs w:val="22"/>
        </w:rPr>
      </w:pPr>
      <w:ins w:id="359" w:author="Keith Oulson" w:date="2018-05-02T10:40:00Z">
        <w:del w:id="360" w:author="Department of Veterans Affairs" w:date="2018-05-03T09:58:00Z">
          <w:r w:rsidRPr="00D241B6" w:rsidDel="00D241B6">
            <w:rPr>
              <w:rStyle w:val="Hyperlink"/>
              <w:b w:val="0"/>
              <w:noProof/>
            </w:rPr>
            <w:delText>3.3</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Resource Sections</w:delText>
          </w:r>
          <w:r w:rsidDel="00D241B6">
            <w:rPr>
              <w:noProof/>
              <w:webHidden/>
            </w:rPr>
            <w:tab/>
            <w:delText>13</w:delText>
          </w:r>
        </w:del>
      </w:ins>
    </w:p>
    <w:p w14:paraId="1ABB539B" w14:textId="78A5861E" w:rsidR="00096382" w:rsidDel="00D241B6" w:rsidRDefault="00096382">
      <w:pPr>
        <w:pStyle w:val="TOC3"/>
        <w:tabs>
          <w:tab w:val="left" w:pos="1320"/>
          <w:tab w:val="right" w:leader="dot" w:pos="9350"/>
        </w:tabs>
        <w:rPr>
          <w:ins w:id="361" w:author="Keith Oulson" w:date="2018-05-02T10:40:00Z"/>
          <w:del w:id="362" w:author="Department of Veterans Affairs" w:date="2018-05-03T09:58:00Z"/>
          <w:rFonts w:asciiTheme="minorHAnsi" w:eastAsiaTheme="minorEastAsia" w:hAnsiTheme="minorHAnsi" w:cstheme="minorBidi"/>
          <w:iCs w:val="0"/>
          <w:noProof/>
          <w:sz w:val="22"/>
          <w:szCs w:val="22"/>
        </w:rPr>
      </w:pPr>
      <w:ins w:id="363" w:author="Keith Oulson" w:date="2018-05-02T10:40:00Z">
        <w:del w:id="364" w:author="Department of Veterans Affairs" w:date="2018-05-03T09:58:00Z">
          <w:r w:rsidRPr="00D241B6" w:rsidDel="00D241B6">
            <w:rPr>
              <w:rStyle w:val="Hyperlink"/>
              <w:iCs w:val="0"/>
              <w:noProof/>
            </w:rPr>
            <w:delText>3.3.1</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835 ERA FHIR Bundle Resources</w:delText>
          </w:r>
          <w:r w:rsidDel="00D241B6">
            <w:rPr>
              <w:noProof/>
              <w:webHidden/>
            </w:rPr>
            <w:tab/>
            <w:delText>13</w:delText>
          </w:r>
        </w:del>
      </w:ins>
    </w:p>
    <w:p w14:paraId="1F833215" w14:textId="32EF9A61" w:rsidR="00096382" w:rsidDel="00D241B6" w:rsidRDefault="00096382">
      <w:pPr>
        <w:pStyle w:val="TOC3"/>
        <w:tabs>
          <w:tab w:val="left" w:pos="1320"/>
          <w:tab w:val="right" w:leader="dot" w:pos="9350"/>
        </w:tabs>
        <w:rPr>
          <w:ins w:id="365" w:author="Keith Oulson" w:date="2018-05-02T10:40:00Z"/>
          <w:del w:id="366" w:author="Department of Veterans Affairs" w:date="2018-05-03T09:58:00Z"/>
          <w:rFonts w:asciiTheme="minorHAnsi" w:eastAsiaTheme="minorEastAsia" w:hAnsiTheme="minorHAnsi" w:cstheme="minorBidi"/>
          <w:iCs w:val="0"/>
          <w:noProof/>
          <w:sz w:val="22"/>
          <w:szCs w:val="22"/>
        </w:rPr>
      </w:pPr>
      <w:ins w:id="367" w:author="Keith Oulson" w:date="2018-05-02T10:40:00Z">
        <w:del w:id="368" w:author="Department of Veterans Affairs" w:date="2018-05-03T09:58:00Z">
          <w:r w:rsidRPr="00D241B6" w:rsidDel="00D241B6">
            <w:rPr>
              <w:rStyle w:val="Hyperlink"/>
              <w:iCs w:val="0"/>
              <w:noProof/>
            </w:rPr>
            <w:delText>3.3.2</w:delText>
          </w:r>
          <w:r w:rsidDel="00D241B6">
            <w:rPr>
              <w:rFonts w:asciiTheme="minorHAnsi" w:eastAsiaTheme="minorEastAsia" w:hAnsiTheme="minorHAnsi" w:cstheme="minorBidi"/>
              <w:iCs w:val="0"/>
              <w:noProof/>
              <w:sz w:val="22"/>
              <w:szCs w:val="22"/>
            </w:rPr>
            <w:tab/>
          </w:r>
          <w:r w:rsidRPr="00D241B6" w:rsidDel="00D241B6">
            <w:rPr>
              <w:rStyle w:val="Hyperlink"/>
              <w:iCs w:val="0"/>
              <w:noProof/>
            </w:rPr>
            <w:delText>835 EFT FHIR Bundle Resources</w:delText>
          </w:r>
          <w:r w:rsidDel="00D241B6">
            <w:rPr>
              <w:noProof/>
              <w:webHidden/>
            </w:rPr>
            <w:tab/>
            <w:delText>13</w:delText>
          </w:r>
        </w:del>
      </w:ins>
    </w:p>
    <w:p w14:paraId="07252221" w14:textId="0A38BE98" w:rsidR="00096382" w:rsidDel="00D241B6" w:rsidRDefault="00096382">
      <w:pPr>
        <w:pStyle w:val="TOC2"/>
        <w:tabs>
          <w:tab w:val="left" w:pos="880"/>
          <w:tab w:val="right" w:leader="dot" w:pos="9350"/>
        </w:tabs>
        <w:rPr>
          <w:ins w:id="369" w:author="Keith Oulson" w:date="2018-05-02T10:40:00Z"/>
          <w:del w:id="370" w:author="Department of Veterans Affairs" w:date="2018-05-03T09:58:00Z"/>
          <w:rFonts w:asciiTheme="minorHAnsi" w:eastAsiaTheme="minorEastAsia" w:hAnsiTheme="minorHAnsi" w:cstheme="minorBidi"/>
          <w:b w:val="0"/>
          <w:noProof/>
          <w:sz w:val="22"/>
          <w:szCs w:val="22"/>
        </w:rPr>
      </w:pPr>
      <w:ins w:id="371" w:author="Keith Oulson" w:date="2018-05-02T10:40:00Z">
        <w:del w:id="372" w:author="Department of Veterans Affairs" w:date="2018-05-03T09:58:00Z">
          <w:r w:rsidRPr="00D241B6" w:rsidDel="00D241B6">
            <w:rPr>
              <w:rStyle w:val="Hyperlink"/>
              <w:b w:val="0"/>
              <w:noProof/>
            </w:rPr>
            <w:delText>3.4</w:delText>
          </w:r>
          <w:r w:rsidDel="00D241B6">
            <w:rPr>
              <w:rFonts w:asciiTheme="minorHAnsi" w:eastAsiaTheme="minorEastAsia" w:hAnsiTheme="minorHAnsi" w:cstheme="minorBidi"/>
              <w:b w:val="0"/>
              <w:noProof/>
              <w:sz w:val="22"/>
              <w:szCs w:val="22"/>
            </w:rPr>
            <w:tab/>
          </w:r>
          <w:r w:rsidRPr="00D241B6" w:rsidDel="00D241B6">
            <w:rPr>
              <w:rStyle w:val="Hyperlink"/>
              <w:b w:val="0"/>
              <w:noProof/>
            </w:rPr>
            <w:delText>Mapping Sheet</w:delText>
          </w:r>
          <w:r w:rsidDel="00D241B6">
            <w:rPr>
              <w:noProof/>
              <w:webHidden/>
            </w:rPr>
            <w:tab/>
            <w:delText>15</w:delText>
          </w:r>
        </w:del>
      </w:ins>
    </w:p>
    <w:p w14:paraId="369AFEF1" w14:textId="285687F2" w:rsidR="00096382" w:rsidDel="00D241B6" w:rsidRDefault="00096382">
      <w:pPr>
        <w:pStyle w:val="TOC1"/>
        <w:tabs>
          <w:tab w:val="left" w:pos="440"/>
          <w:tab w:val="right" w:leader="dot" w:pos="9350"/>
        </w:tabs>
        <w:rPr>
          <w:ins w:id="373" w:author="Keith Oulson" w:date="2018-05-02T10:40:00Z"/>
          <w:del w:id="374" w:author="Department of Veterans Affairs" w:date="2018-05-03T09:58:00Z"/>
          <w:rFonts w:asciiTheme="minorHAnsi" w:eastAsiaTheme="minorEastAsia" w:hAnsiTheme="minorHAnsi" w:cstheme="minorBidi"/>
          <w:b w:val="0"/>
          <w:bCs w:val="0"/>
          <w:noProof/>
          <w:szCs w:val="22"/>
        </w:rPr>
      </w:pPr>
      <w:ins w:id="375" w:author="Keith Oulson" w:date="2018-05-02T10:40:00Z">
        <w:del w:id="376" w:author="Department of Veterans Affairs" w:date="2018-05-03T09:58:00Z">
          <w:r w:rsidRPr="00D241B6" w:rsidDel="00D241B6">
            <w:rPr>
              <w:rStyle w:val="Hyperlink"/>
              <w:b w:val="0"/>
              <w:bCs w:val="0"/>
              <w:noProof/>
            </w:rPr>
            <w:delText>4</w:delText>
          </w:r>
          <w:r w:rsidDel="00D241B6">
            <w:rPr>
              <w:rFonts w:asciiTheme="minorHAnsi" w:eastAsiaTheme="minorEastAsia" w:hAnsiTheme="minorHAnsi" w:cstheme="minorBidi"/>
              <w:b w:val="0"/>
              <w:bCs w:val="0"/>
              <w:noProof/>
              <w:szCs w:val="22"/>
            </w:rPr>
            <w:tab/>
          </w:r>
          <w:r w:rsidRPr="00D241B6" w:rsidDel="00D241B6">
            <w:rPr>
              <w:rStyle w:val="Hyperlink"/>
              <w:b w:val="0"/>
              <w:bCs w:val="0"/>
              <w:noProof/>
            </w:rPr>
            <w:delText>Appendix B - TASCore Mapping Rules</w:delText>
          </w:r>
          <w:r w:rsidDel="00D241B6">
            <w:rPr>
              <w:noProof/>
              <w:webHidden/>
            </w:rPr>
            <w:tab/>
            <w:delText>15</w:delText>
          </w:r>
        </w:del>
      </w:ins>
    </w:p>
    <w:p w14:paraId="73332ACE" w14:textId="0843DC50" w:rsidR="00096382" w:rsidDel="00D241B6" w:rsidRDefault="00096382">
      <w:pPr>
        <w:pStyle w:val="TOC1"/>
        <w:tabs>
          <w:tab w:val="left" w:pos="440"/>
          <w:tab w:val="right" w:leader="dot" w:pos="9350"/>
        </w:tabs>
        <w:rPr>
          <w:ins w:id="377" w:author="Keith Oulson" w:date="2018-05-02T10:40:00Z"/>
          <w:del w:id="378" w:author="Department of Veterans Affairs" w:date="2018-05-03T09:58:00Z"/>
          <w:rFonts w:asciiTheme="minorHAnsi" w:eastAsiaTheme="minorEastAsia" w:hAnsiTheme="minorHAnsi" w:cstheme="minorBidi"/>
          <w:b w:val="0"/>
          <w:bCs w:val="0"/>
          <w:noProof/>
          <w:szCs w:val="22"/>
        </w:rPr>
      </w:pPr>
      <w:ins w:id="379" w:author="Keith Oulson" w:date="2018-05-02T10:40:00Z">
        <w:del w:id="380" w:author="Department of Veterans Affairs" w:date="2018-05-03T09:58:00Z">
          <w:r w:rsidRPr="00D241B6" w:rsidDel="00D241B6">
            <w:rPr>
              <w:rStyle w:val="Hyperlink"/>
              <w:b w:val="0"/>
              <w:bCs w:val="0"/>
              <w:noProof/>
            </w:rPr>
            <w:delText>5</w:delText>
          </w:r>
          <w:r w:rsidDel="00D241B6">
            <w:rPr>
              <w:rFonts w:asciiTheme="minorHAnsi" w:eastAsiaTheme="minorEastAsia" w:hAnsiTheme="minorHAnsi" w:cstheme="minorBidi"/>
              <w:b w:val="0"/>
              <w:bCs w:val="0"/>
              <w:noProof/>
              <w:szCs w:val="22"/>
            </w:rPr>
            <w:tab/>
          </w:r>
          <w:r w:rsidRPr="00D241B6" w:rsidDel="00D241B6">
            <w:rPr>
              <w:rStyle w:val="Hyperlink"/>
              <w:b w:val="0"/>
              <w:bCs w:val="0"/>
              <w:noProof/>
            </w:rPr>
            <w:delText>Appendix C – TASCore Default Values</w:delText>
          </w:r>
          <w:r w:rsidDel="00D241B6">
            <w:rPr>
              <w:noProof/>
              <w:webHidden/>
            </w:rPr>
            <w:tab/>
            <w:delText>15</w:delText>
          </w:r>
        </w:del>
      </w:ins>
    </w:p>
    <w:p w14:paraId="0CFE1714" w14:textId="3558B6D5" w:rsidR="00096382" w:rsidDel="00D241B6" w:rsidRDefault="00096382">
      <w:pPr>
        <w:pStyle w:val="TOC1"/>
        <w:tabs>
          <w:tab w:val="left" w:pos="440"/>
          <w:tab w:val="right" w:leader="dot" w:pos="9350"/>
        </w:tabs>
        <w:rPr>
          <w:ins w:id="381" w:author="Keith Oulson" w:date="2018-05-02T10:40:00Z"/>
          <w:del w:id="382" w:author="Department of Veterans Affairs" w:date="2018-05-03T09:58:00Z"/>
          <w:rFonts w:asciiTheme="minorHAnsi" w:eastAsiaTheme="minorEastAsia" w:hAnsiTheme="minorHAnsi" w:cstheme="minorBidi"/>
          <w:b w:val="0"/>
          <w:bCs w:val="0"/>
          <w:noProof/>
          <w:szCs w:val="22"/>
        </w:rPr>
      </w:pPr>
      <w:ins w:id="383" w:author="Keith Oulson" w:date="2018-05-02T10:40:00Z">
        <w:del w:id="384" w:author="Department of Veterans Affairs" w:date="2018-05-03T09:58:00Z">
          <w:r w:rsidRPr="00D241B6" w:rsidDel="00D241B6">
            <w:rPr>
              <w:rStyle w:val="Hyperlink"/>
              <w:b w:val="0"/>
              <w:bCs w:val="0"/>
              <w:noProof/>
            </w:rPr>
            <w:delText>6</w:delText>
          </w:r>
          <w:r w:rsidDel="00D241B6">
            <w:rPr>
              <w:rFonts w:asciiTheme="minorHAnsi" w:eastAsiaTheme="minorEastAsia" w:hAnsiTheme="minorHAnsi" w:cstheme="minorBidi"/>
              <w:b w:val="0"/>
              <w:bCs w:val="0"/>
              <w:noProof/>
              <w:szCs w:val="22"/>
            </w:rPr>
            <w:tab/>
          </w:r>
          <w:r w:rsidRPr="00D241B6" w:rsidDel="00D241B6">
            <w:rPr>
              <w:rStyle w:val="Hyperlink"/>
              <w:b w:val="0"/>
              <w:bCs w:val="0"/>
              <w:noProof/>
            </w:rPr>
            <w:delText>Appendix D – FSC Mapping Rules</w:delText>
          </w:r>
          <w:r w:rsidDel="00D241B6">
            <w:rPr>
              <w:noProof/>
              <w:webHidden/>
            </w:rPr>
            <w:tab/>
            <w:delText>15</w:delText>
          </w:r>
        </w:del>
      </w:ins>
    </w:p>
    <w:p w14:paraId="0AC7FFA9" w14:textId="38B85FA4" w:rsidR="00096382" w:rsidDel="00D241B6" w:rsidRDefault="00096382">
      <w:pPr>
        <w:pStyle w:val="TOC1"/>
        <w:tabs>
          <w:tab w:val="left" w:pos="440"/>
          <w:tab w:val="right" w:leader="dot" w:pos="9350"/>
        </w:tabs>
        <w:rPr>
          <w:ins w:id="385" w:author="Keith Oulson" w:date="2018-05-02T10:40:00Z"/>
          <w:del w:id="386" w:author="Department of Veterans Affairs" w:date="2018-05-03T09:58:00Z"/>
          <w:rFonts w:asciiTheme="minorHAnsi" w:eastAsiaTheme="minorEastAsia" w:hAnsiTheme="minorHAnsi" w:cstheme="minorBidi"/>
          <w:b w:val="0"/>
          <w:bCs w:val="0"/>
          <w:noProof/>
          <w:szCs w:val="22"/>
        </w:rPr>
      </w:pPr>
      <w:ins w:id="387" w:author="Keith Oulson" w:date="2018-05-02T10:40:00Z">
        <w:del w:id="388" w:author="Department of Veterans Affairs" w:date="2018-05-03T09:58:00Z">
          <w:r w:rsidRPr="00D241B6" w:rsidDel="00D241B6">
            <w:rPr>
              <w:rStyle w:val="Hyperlink"/>
              <w:b w:val="0"/>
              <w:bCs w:val="0"/>
              <w:noProof/>
            </w:rPr>
            <w:delText>7</w:delText>
          </w:r>
          <w:r w:rsidDel="00D241B6">
            <w:rPr>
              <w:rFonts w:asciiTheme="minorHAnsi" w:eastAsiaTheme="minorEastAsia" w:hAnsiTheme="minorHAnsi" w:cstheme="minorBidi"/>
              <w:b w:val="0"/>
              <w:bCs w:val="0"/>
              <w:noProof/>
              <w:szCs w:val="22"/>
            </w:rPr>
            <w:tab/>
          </w:r>
          <w:r w:rsidRPr="00D241B6" w:rsidDel="00D241B6">
            <w:rPr>
              <w:rStyle w:val="Hyperlink"/>
              <w:b w:val="0"/>
              <w:bCs w:val="0"/>
              <w:noProof/>
            </w:rPr>
            <w:delText>Appendix E – FSC Default Values</w:delText>
          </w:r>
          <w:r w:rsidDel="00D241B6">
            <w:rPr>
              <w:noProof/>
              <w:webHidden/>
            </w:rPr>
            <w:tab/>
            <w:delText>15</w:delText>
          </w:r>
        </w:del>
      </w:ins>
    </w:p>
    <w:p w14:paraId="35A79C02" w14:textId="0A177EE9" w:rsidR="00096382" w:rsidDel="00D241B6" w:rsidRDefault="00096382">
      <w:pPr>
        <w:pStyle w:val="TOC1"/>
        <w:tabs>
          <w:tab w:val="left" w:pos="440"/>
          <w:tab w:val="right" w:leader="dot" w:pos="9350"/>
        </w:tabs>
        <w:rPr>
          <w:ins w:id="389" w:author="Keith Oulson" w:date="2018-05-02T10:40:00Z"/>
          <w:del w:id="390" w:author="Department of Veterans Affairs" w:date="2018-05-03T09:58:00Z"/>
          <w:rFonts w:asciiTheme="minorHAnsi" w:eastAsiaTheme="minorEastAsia" w:hAnsiTheme="minorHAnsi" w:cstheme="minorBidi"/>
          <w:b w:val="0"/>
          <w:bCs w:val="0"/>
          <w:noProof/>
          <w:szCs w:val="22"/>
        </w:rPr>
      </w:pPr>
      <w:ins w:id="391" w:author="Keith Oulson" w:date="2018-05-02T10:40:00Z">
        <w:del w:id="392" w:author="Department of Veterans Affairs" w:date="2018-05-03T09:58:00Z">
          <w:r w:rsidRPr="00D241B6" w:rsidDel="00D241B6">
            <w:rPr>
              <w:rStyle w:val="Hyperlink"/>
              <w:b w:val="0"/>
              <w:bCs w:val="0"/>
              <w:noProof/>
            </w:rPr>
            <w:delText>8</w:delText>
          </w:r>
          <w:r w:rsidDel="00D241B6">
            <w:rPr>
              <w:rFonts w:asciiTheme="minorHAnsi" w:eastAsiaTheme="minorEastAsia" w:hAnsiTheme="minorHAnsi" w:cstheme="minorBidi"/>
              <w:b w:val="0"/>
              <w:bCs w:val="0"/>
              <w:noProof/>
              <w:szCs w:val="22"/>
            </w:rPr>
            <w:tab/>
          </w:r>
          <w:r w:rsidRPr="00D241B6" w:rsidDel="00D241B6">
            <w:rPr>
              <w:rStyle w:val="Hyperlink"/>
              <w:b w:val="0"/>
              <w:bCs w:val="0"/>
              <w:noProof/>
            </w:rPr>
            <w:delText>Glossary</w:delText>
          </w:r>
          <w:r w:rsidDel="00D241B6">
            <w:rPr>
              <w:noProof/>
              <w:webHidden/>
            </w:rPr>
            <w:tab/>
            <w:delText>15</w:delText>
          </w:r>
        </w:del>
      </w:ins>
    </w:p>
    <w:p w14:paraId="7A18D99B" w14:textId="0DBB8445" w:rsidR="00096382" w:rsidDel="00D241B6" w:rsidRDefault="00096382">
      <w:pPr>
        <w:pStyle w:val="TOC1"/>
        <w:tabs>
          <w:tab w:val="left" w:pos="440"/>
          <w:tab w:val="right" w:leader="dot" w:pos="9350"/>
        </w:tabs>
        <w:rPr>
          <w:ins w:id="393" w:author="Keith Oulson" w:date="2018-05-02T10:40:00Z"/>
          <w:del w:id="394" w:author="Department of Veterans Affairs" w:date="2018-05-03T09:58:00Z"/>
          <w:rFonts w:asciiTheme="minorHAnsi" w:eastAsiaTheme="minorEastAsia" w:hAnsiTheme="minorHAnsi" w:cstheme="minorBidi"/>
          <w:b w:val="0"/>
          <w:bCs w:val="0"/>
          <w:noProof/>
          <w:szCs w:val="22"/>
        </w:rPr>
      </w:pPr>
      <w:ins w:id="395" w:author="Keith Oulson" w:date="2018-05-02T10:40:00Z">
        <w:del w:id="396" w:author="Department of Veterans Affairs" w:date="2018-05-03T09:58:00Z">
          <w:r w:rsidRPr="00D241B6" w:rsidDel="00D241B6">
            <w:rPr>
              <w:rStyle w:val="Hyperlink"/>
              <w:b w:val="0"/>
              <w:bCs w:val="0"/>
              <w:noProof/>
            </w:rPr>
            <w:delText>9</w:delText>
          </w:r>
          <w:r w:rsidDel="00D241B6">
            <w:rPr>
              <w:rFonts w:asciiTheme="minorHAnsi" w:eastAsiaTheme="minorEastAsia" w:hAnsiTheme="minorHAnsi" w:cstheme="minorBidi"/>
              <w:b w:val="0"/>
              <w:bCs w:val="0"/>
              <w:noProof/>
              <w:szCs w:val="22"/>
            </w:rPr>
            <w:tab/>
          </w:r>
          <w:r w:rsidRPr="00D241B6" w:rsidDel="00D241B6">
            <w:rPr>
              <w:rStyle w:val="Hyperlink"/>
              <w:b w:val="0"/>
              <w:bCs w:val="0"/>
              <w:noProof/>
            </w:rPr>
            <w:delText>Attachment A – Approval Signatures</w:delText>
          </w:r>
          <w:r w:rsidDel="00D241B6">
            <w:rPr>
              <w:noProof/>
              <w:webHidden/>
            </w:rPr>
            <w:tab/>
            <w:delText>16</w:delText>
          </w:r>
        </w:del>
      </w:ins>
    </w:p>
    <w:p w14:paraId="13B9B1A7" w14:textId="2AD61C3C" w:rsidR="00294264" w:rsidDel="00D241B6" w:rsidRDefault="00294264">
      <w:pPr>
        <w:pStyle w:val="TOC1"/>
        <w:tabs>
          <w:tab w:val="left" w:pos="440"/>
          <w:tab w:val="right" w:leader="dot" w:pos="9350"/>
        </w:tabs>
        <w:rPr>
          <w:del w:id="397" w:author="Department of Veterans Affairs" w:date="2018-05-03T09:58:00Z"/>
          <w:rFonts w:asciiTheme="minorHAnsi" w:eastAsiaTheme="minorEastAsia" w:hAnsiTheme="minorHAnsi" w:cstheme="minorBidi"/>
          <w:b w:val="0"/>
          <w:bCs w:val="0"/>
          <w:noProof/>
          <w:szCs w:val="22"/>
        </w:rPr>
      </w:pPr>
      <w:del w:id="398" w:author="Department of Veterans Affairs" w:date="2018-05-03T09:58:00Z">
        <w:r w:rsidRPr="003B3BFB" w:rsidDel="00D241B6">
          <w:rPr>
            <w:rPrChange w:id="399" w:author="Keith Oulson" w:date="2018-05-01T08:18:00Z">
              <w:rPr>
                <w:rStyle w:val="Hyperlink"/>
                <w:b w:val="0"/>
                <w:bCs w:val="0"/>
                <w:noProof/>
              </w:rPr>
            </w:rPrChange>
          </w:rPr>
          <w:delText>1</w:delText>
        </w:r>
        <w:r w:rsidDel="00D241B6">
          <w:rPr>
            <w:rFonts w:asciiTheme="minorHAnsi" w:eastAsiaTheme="minorEastAsia" w:hAnsiTheme="minorHAnsi" w:cstheme="minorBidi"/>
            <w:b w:val="0"/>
            <w:bCs w:val="0"/>
            <w:noProof/>
            <w:szCs w:val="22"/>
          </w:rPr>
          <w:tab/>
        </w:r>
        <w:r w:rsidRPr="003B3BFB" w:rsidDel="00D241B6">
          <w:rPr>
            <w:rPrChange w:id="400" w:author="Keith Oulson" w:date="2018-05-01T08:18:00Z">
              <w:rPr>
                <w:rStyle w:val="Hyperlink"/>
                <w:b w:val="0"/>
                <w:bCs w:val="0"/>
                <w:noProof/>
              </w:rPr>
            </w:rPrChange>
          </w:rPr>
          <w:delText>Introduction</w:delText>
        </w:r>
        <w:r w:rsidDel="00D241B6">
          <w:rPr>
            <w:noProof/>
            <w:webHidden/>
          </w:rPr>
          <w:tab/>
          <w:delText>1</w:delText>
        </w:r>
      </w:del>
    </w:p>
    <w:p w14:paraId="55E11C92" w14:textId="397D4FAF" w:rsidR="00294264" w:rsidDel="00D241B6" w:rsidRDefault="00294264">
      <w:pPr>
        <w:pStyle w:val="TOC2"/>
        <w:tabs>
          <w:tab w:val="left" w:pos="880"/>
          <w:tab w:val="right" w:leader="dot" w:pos="9350"/>
        </w:tabs>
        <w:rPr>
          <w:del w:id="401" w:author="Department of Veterans Affairs" w:date="2018-05-03T09:58:00Z"/>
          <w:rFonts w:asciiTheme="minorHAnsi" w:eastAsiaTheme="minorEastAsia" w:hAnsiTheme="minorHAnsi" w:cstheme="minorBidi"/>
          <w:b w:val="0"/>
          <w:noProof/>
          <w:sz w:val="22"/>
          <w:szCs w:val="22"/>
        </w:rPr>
      </w:pPr>
      <w:del w:id="402" w:author="Department of Veterans Affairs" w:date="2018-05-03T09:58:00Z">
        <w:r w:rsidRPr="003B3BFB" w:rsidDel="00D241B6">
          <w:rPr>
            <w:rPrChange w:id="403" w:author="Keith Oulson" w:date="2018-05-01T08:18:00Z">
              <w:rPr>
                <w:rStyle w:val="Hyperlink"/>
                <w:b w:val="0"/>
                <w:noProof/>
              </w:rPr>
            </w:rPrChange>
          </w:rPr>
          <w:delText>1.1</w:delText>
        </w:r>
        <w:r w:rsidDel="00D241B6">
          <w:rPr>
            <w:rFonts w:asciiTheme="minorHAnsi" w:eastAsiaTheme="minorEastAsia" w:hAnsiTheme="minorHAnsi" w:cstheme="minorBidi"/>
            <w:b w:val="0"/>
            <w:noProof/>
            <w:sz w:val="22"/>
            <w:szCs w:val="22"/>
          </w:rPr>
          <w:tab/>
        </w:r>
        <w:r w:rsidRPr="003B3BFB" w:rsidDel="00D241B6">
          <w:rPr>
            <w:rPrChange w:id="404" w:author="Keith Oulson" w:date="2018-05-01T08:18:00Z">
              <w:rPr>
                <w:rStyle w:val="Hyperlink"/>
                <w:b w:val="0"/>
                <w:noProof/>
              </w:rPr>
            </w:rPrChange>
          </w:rPr>
          <w:delText>Purpose</w:delText>
        </w:r>
        <w:r w:rsidDel="00D241B6">
          <w:rPr>
            <w:noProof/>
            <w:webHidden/>
          </w:rPr>
          <w:tab/>
          <w:delText>1</w:delText>
        </w:r>
      </w:del>
    </w:p>
    <w:p w14:paraId="38120320" w14:textId="4A245264" w:rsidR="00294264" w:rsidDel="00D241B6" w:rsidRDefault="00294264">
      <w:pPr>
        <w:pStyle w:val="TOC2"/>
        <w:tabs>
          <w:tab w:val="left" w:pos="880"/>
          <w:tab w:val="right" w:leader="dot" w:pos="9350"/>
        </w:tabs>
        <w:rPr>
          <w:del w:id="405" w:author="Department of Veterans Affairs" w:date="2018-05-03T09:58:00Z"/>
          <w:rFonts w:asciiTheme="minorHAnsi" w:eastAsiaTheme="minorEastAsia" w:hAnsiTheme="minorHAnsi" w:cstheme="minorBidi"/>
          <w:b w:val="0"/>
          <w:noProof/>
          <w:sz w:val="22"/>
          <w:szCs w:val="22"/>
        </w:rPr>
      </w:pPr>
      <w:del w:id="406" w:author="Department of Veterans Affairs" w:date="2018-05-03T09:58:00Z">
        <w:r w:rsidRPr="003B3BFB" w:rsidDel="00D241B6">
          <w:rPr>
            <w:rPrChange w:id="407" w:author="Keith Oulson" w:date="2018-05-01T08:18:00Z">
              <w:rPr>
                <w:rStyle w:val="Hyperlink"/>
                <w:b w:val="0"/>
                <w:noProof/>
              </w:rPr>
            </w:rPrChange>
          </w:rPr>
          <w:delText>1.2</w:delText>
        </w:r>
        <w:r w:rsidDel="00D241B6">
          <w:rPr>
            <w:rFonts w:asciiTheme="minorHAnsi" w:eastAsiaTheme="minorEastAsia" w:hAnsiTheme="minorHAnsi" w:cstheme="minorBidi"/>
            <w:b w:val="0"/>
            <w:noProof/>
            <w:sz w:val="22"/>
            <w:szCs w:val="22"/>
          </w:rPr>
          <w:tab/>
        </w:r>
        <w:r w:rsidRPr="003B3BFB" w:rsidDel="00D241B6">
          <w:rPr>
            <w:rPrChange w:id="408" w:author="Keith Oulson" w:date="2018-05-01T08:18:00Z">
              <w:rPr>
                <w:rStyle w:val="Hyperlink"/>
                <w:b w:val="0"/>
                <w:noProof/>
              </w:rPr>
            </w:rPrChange>
          </w:rPr>
          <w:delText>Scope</w:delText>
        </w:r>
        <w:r w:rsidDel="00D241B6">
          <w:rPr>
            <w:noProof/>
            <w:webHidden/>
          </w:rPr>
          <w:tab/>
          <w:delText>1</w:delText>
        </w:r>
      </w:del>
    </w:p>
    <w:p w14:paraId="260EC6A8" w14:textId="53903ADA" w:rsidR="00294264" w:rsidDel="00D241B6" w:rsidRDefault="00294264">
      <w:pPr>
        <w:pStyle w:val="TOC2"/>
        <w:tabs>
          <w:tab w:val="left" w:pos="880"/>
          <w:tab w:val="right" w:leader="dot" w:pos="9350"/>
        </w:tabs>
        <w:rPr>
          <w:del w:id="409" w:author="Department of Veterans Affairs" w:date="2018-05-03T09:58:00Z"/>
          <w:rFonts w:asciiTheme="minorHAnsi" w:eastAsiaTheme="minorEastAsia" w:hAnsiTheme="minorHAnsi" w:cstheme="minorBidi"/>
          <w:b w:val="0"/>
          <w:noProof/>
          <w:sz w:val="22"/>
          <w:szCs w:val="22"/>
        </w:rPr>
      </w:pPr>
      <w:del w:id="410" w:author="Department of Veterans Affairs" w:date="2018-05-03T09:58:00Z">
        <w:r w:rsidRPr="003B3BFB" w:rsidDel="00D241B6">
          <w:rPr>
            <w:rPrChange w:id="411" w:author="Keith Oulson" w:date="2018-05-01T08:18:00Z">
              <w:rPr>
                <w:rStyle w:val="Hyperlink"/>
                <w:b w:val="0"/>
                <w:noProof/>
              </w:rPr>
            </w:rPrChange>
          </w:rPr>
          <w:delText>1.3</w:delText>
        </w:r>
        <w:r w:rsidDel="00D241B6">
          <w:rPr>
            <w:rFonts w:asciiTheme="minorHAnsi" w:eastAsiaTheme="minorEastAsia" w:hAnsiTheme="minorHAnsi" w:cstheme="minorBidi"/>
            <w:b w:val="0"/>
            <w:noProof/>
            <w:sz w:val="22"/>
            <w:szCs w:val="22"/>
          </w:rPr>
          <w:tab/>
        </w:r>
        <w:r w:rsidRPr="003B3BFB" w:rsidDel="00D241B6">
          <w:rPr>
            <w:rPrChange w:id="412" w:author="Keith Oulson" w:date="2018-05-01T08:18:00Z">
              <w:rPr>
                <w:rStyle w:val="Hyperlink"/>
                <w:b w:val="0"/>
                <w:noProof/>
              </w:rPr>
            </w:rPrChange>
          </w:rPr>
          <w:delText>System Identification</w:delText>
        </w:r>
        <w:r w:rsidDel="00D241B6">
          <w:rPr>
            <w:noProof/>
            <w:webHidden/>
          </w:rPr>
          <w:tab/>
          <w:delText>1</w:delText>
        </w:r>
      </w:del>
    </w:p>
    <w:p w14:paraId="1FE7E151" w14:textId="49A98261" w:rsidR="00294264" w:rsidDel="00D241B6" w:rsidRDefault="00294264">
      <w:pPr>
        <w:pStyle w:val="TOC3"/>
        <w:tabs>
          <w:tab w:val="left" w:pos="1320"/>
          <w:tab w:val="right" w:leader="dot" w:pos="9350"/>
        </w:tabs>
        <w:rPr>
          <w:del w:id="413" w:author="Department of Veterans Affairs" w:date="2018-05-03T09:58:00Z"/>
          <w:rFonts w:asciiTheme="minorHAnsi" w:eastAsiaTheme="minorEastAsia" w:hAnsiTheme="minorHAnsi" w:cstheme="minorBidi"/>
          <w:iCs w:val="0"/>
          <w:noProof/>
          <w:sz w:val="22"/>
          <w:szCs w:val="22"/>
        </w:rPr>
      </w:pPr>
      <w:del w:id="414" w:author="Department of Veterans Affairs" w:date="2018-05-03T09:58:00Z">
        <w:r w:rsidRPr="003B3BFB" w:rsidDel="00D241B6">
          <w:rPr>
            <w:rPrChange w:id="415" w:author="Keith Oulson" w:date="2018-05-01T08:18:00Z">
              <w:rPr>
                <w:rStyle w:val="Hyperlink"/>
                <w:iCs w:val="0"/>
                <w:noProof/>
              </w:rPr>
            </w:rPrChange>
          </w:rPr>
          <w:delText>1.3.1</w:delText>
        </w:r>
        <w:r w:rsidDel="00D241B6">
          <w:rPr>
            <w:rFonts w:asciiTheme="minorHAnsi" w:eastAsiaTheme="minorEastAsia" w:hAnsiTheme="minorHAnsi" w:cstheme="minorBidi"/>
            <w:iCs w:val="0"/>
            <w:noProof/>
            <w:sz w:val="22"/>
            <w:szCs w:val="22"/>
          </w:rPr>
          <w:tab/>
        </w:r>
        <w:r w:rsidRPr="003B3BFB" w:rsidDel="00D241B6">
          <w:rPr>
            <w:rPrChange w:id="416" w:author="Keith Oulson" w:date="2018-05-01T08:18:00Z">
              <w:rPr>
                <w:rStyle w:val="Hyperlink"/>
                <w:iCs w:val="0"/>
                <w:noProof/>
              </w:rPr>
            </w:rPrChange>
          </w:rPr>
          <w:delText>MCCF EDI TAS ePayments</w:delText>
        </w:r>
        <w:r w:rsidDel="00D241B6">
          <w:rPr>
            <w:noProof/>
            <w:webHidden/>
          </w:rPr>
          <w:tab/>
          <w:delText>1</w:delText>
        </w:r>
      </w:del>
    </w:p>
    <w:p w14:paraId="1DBBA271" w14:textId="62B315EC" w:rsidR="00294264" w:rsidDel="00D241B6" w:rsidRDefault="00294264">
      <w:pPr>
        <w:pStyle w:val="TOC3"/>
        <w:tabs>
          <w:tab w:val="left" w:pos="1320"/>
          <w:tab w:val="right" w:leader="dot" w:pos="9350"/>
        </w:tabs>
        <w:rPr>
          <w:del w:id="417" w:author="Department of Veterans Affairs" w:date="2018-05-03T09:58:00Z"/>
          <w:rFonts w:asciiTheme="minorHAnsi" w:eastAsiaTheme="minorEastAsia" w:hAnsiTheme="minorHAnsi" w:cstheme="minorBidi"/>
          <w:iCs w:val="0"/>
          <w:noProof/>
          <w:sz w:val="22"/>
          <w:szCs w:val="22"/>
        </w:rPr>
      </w:pPr>
      <w:del w:id="418" w:author="Department of Veterans Affairs" w:date="2018-05-03T09:58:00Z">
        <w:r w:rsidRPr="003B3BFB" w:rsidDel="00D241B6">
          <w:rPr>
            <w:rPrChange w:id="419" w:author="Keith Oulson" w:date="2018-05-01T08:18:00Z">
              <w:rPr>
                <w:rStyle w:val="Hyperlink"/>
                <w:iCs w:val="0"/>
                <w:noProof/>
              </w:rPr>
            </w:rPrChange>
          </w:rPr>
          <w:delText>1.3.2</w:delText>
        </w:r>
        <w:r w:rsidDel="00D241B6">
          <w:rPr>
            <w:rFonts w:asciiTheme="minorHAnsi" w:eastAsiaTheme="minorEastAsia" w:hAnsiTheme="minorHAnsi" w:cstheme="minorBidi"/>
            <w:iCs w:val="0"/>
            <w:noProof/>
            <w:sz w:val="22"/>
            <w:szCs w:val="22"/>
          </w:rPr>
          <w:tab/>
        </w:r>
        <w:r w:rsidRPr="003B3BFB" w:rsidDel="00D241B6">
          <w:rPr>
            <w:rPrChange w:id="420" w:author="Keith Oulson" w:date="2018-05-01T08:18:00Z">
              <w:rPr>
                <w:rStyle w:val="Hyperlink"/>
                <w:iCs w:val="0"/>
                <w:noProof/>
              </w:rPr>
            </w:rPrChange>
          </w:rPr>
          <w:delText>FSC</w:delText>
        </w:r>
        <w:r w:rsidDel="00D241B6">
          <w:rPr>
            <w:noProof/>
            <w:webHidden/>
          </w:rPr>
          <w:tab/>
          <w:delText>2</w:delText>
        </w:r>
      </w:del>
    </w:p>
    <w:p w14:paraId="42537D80" w14:textId="29378658" w:rsidR="00294264" w:rsidDel="00D241B6" w:rsidRDefault="00294264">
      <w:pPr>
        <w:pStyle w:val="TOC2"/>
        <w:tabs>
          <w:tab w:val="left" w:pos="880"/>
          <w:tab w:val="right" w:leader="dot" w:pos="9350"/>
        </w:tabs>
        <w:rPr>
          <w:del w:id="421" w:author="Department of Veterans Affairs" w:date="2018-05-03T09:58:00Z"/>
          <w:rFonts w:asciiTheme="minorHAnsi" w:eastAsiaTheme="minorEastAsia" w:hAnsiTheme="minorHAnsi" w:cstheme="minorBidi"/>
          <w:b w:val="0"/>
          <w:noProof/>
          <w:sz w:val="22"/>
          <w:szCs w:val="22"/>
        </w:rPr>
      </w:pPr>
      <w:del w:id="422" w:author="Department of Veterans Affairs" w:date="2018-05-03T09:58:00Z">
        <w:r w:rsidRPr="003B3BFB" w:rsidDel="00D241B6">
          <w:rPr>
            <w:rPrChange w:id="423" w:author="Keith Oulson" w:date="2018-05-01T08:18:00Z">
              <w:rPr>
                <w:rStyle w:val="Hyperlink"/>
                <w:b w:val="0"/>
                <w:noProof/>
              </w:rPr>
            </w:rPrChange>
          </w:rPr>
          <w:delText>1.4</w:delText>
        </w:r>
        <w:r w:rsidDel="00D241B6">
          <w:rPr>
            <w:rFonts w:asciiTheme="minorHAnsi" w:eastAsiaTheme="minorEastAsia" w:hAnsiTheme="minorHAnsi" w:cstheme="minorBidi"/>
            <w:b w:val="0"/>
            <w:noProof/>
            <w:sz w:val="22"/>
            <w:szCs w:val="22"/>
          </w:rPr>
          <w:tab/>
        </w:r>
        <w:r w:rsidRPr="003B3BFB" w:rsidDel="00D241B6">
          <w:rPr>
            <w:rPrChange w:id="424" w:author="Keith Oulson" w:date="2018-05-01T08:18:00Z">
              <w:rPr>
                <w:rStyle w:val="Hyperlink"/>
                <w:b w:val="0"/>
                <w:noProof/>
              </w:rPr>
            </w:rPrChange>
          </w:rPr>
          <w:delText>Operational Agreement</w:delText>
        </w:r>
        <w:r w:rsidDel="00D241B6">
          <w:rPr>
            <w:noProof/>
            <w:webHidden/>
          </w:rPr>
          <w:tab/>
          <w:delText>2</w:delText>
        </w:r>
      </w:del>
    </w:p>
    <w:p w14:paraId="18027709" w14:textId="2DE15D88" w:rsidR="00294264" w:rsidDel="00D241B6" w:rsidRDefault="00294264">
      <w:pPr>
        <w:pStyle w:val="TOC1"/>
        <w:tabs>
          <w:tab w:val="left" w:pos="440"/>
          <w:tab w:val="right" w:leader="dot" w:pos="9350"/>
        </w:tabs>
        <w:rPr>
          <w:del w:id="425" w:author="Department of Veterans Affairs" w:date="2018-05-03T09:58:00Z"/>
          <w:rFonts w:asciiTheme="minorHAnsi" w:eastAsiaTheme="minorEastAsia" w:hAnsiTheme="minorHAnsi" w:cstheme="minorBidi"/>
          <w:b w:val="0"/>
          <w:bCs w:val="0"/>
          <w:noProof/>
          <w:szCs w:val="22"/>
        </w:rPr>
      </w:pPr>
      <w:del w:id="426" w:author="Department of Veterans Affairs" w:date="2018-05-03T09:58:00Z">
        <w:r w:rsidRPr="003B3BFB" w:rsidDel="00D241B6">
          <w:rPr>
            <w:rPrChange w:id="427" w:author="Keith Oulson" w:date="2018-05-01T08:18:00Z">
              <w:rPr>
                <w:rStyle w:val="Hyperlink"/>
                <w:b w:val="0"/>
                <w:bCs w:val="0"/>
                <w:noProof/>
              </w:rPr>
            </w:rPrChange>
          </w:rPr>
          <w:delText>2</w:delText>
        </w:r>
        <w:r w:rsidDel="00D241B6">
          <w:rPr>
            <w:rFonts w:asciiTheme="minorHAnsi" w:eastAsiaTheme="minorEastAsia" w:hAnsiTheme="minorHAnsi" w:cstheme="minorBidi"/>
            <w:b w:val="0"/>
            <w:bCs w:val="0"/>
            <w:noProof/>
            <w:szCs w:val="22"/>
          </w:rPr>
          <w:tab/>
        </w:r>
        <w:r w:rsidRPr="003B3BFB" w:rsidDel="00D241B6">
          <w:rPr>
            <w:rPrChange w:id="428" w:author="Keith Oulson" w:date="2018-05-01T08:18:00Z">
              <w:rPr>
                <w:rStyle w:val="Hyperlink"/>
                <w:b w:val="0"/>
                <w:bCs w:val="0"/>
                <w:noProof/>
              </w:rPr>
            </w:rPrChange>
          </w:rPr>
          <w:delText>Interface Definition</w:delText>
        </w:r>
        <w:r w:rsidDel="00D241B6">
          <w:rPr>
            <w:noProof/>
            <w:webHidden/>
          </w:rPr>
          <w:tab/>
          <w:delText>2</w:delText>
        </w:r>
      </w:del>
    </w:p>
    <w:p w14:paraId="319D5E73" w14:textId="1B0FD19F" w:rsidR="00294264" w:rsidDel="00D241B6" w:rsidRDefault="00294264">
      <w:pPr>
        <w:pStyle w:val="TOC2"/>
        <w:tabs>
          <w:tab w:val="left" w:pos="880"/>
          <w:tab w:val="right" w:leader="dot" w:pos="9350"/>
        </w:tabs>
        <w:rPr>
          <w:del w:id="429" w:author="Department of Veterans Affairs" w:date="2018-05-03T09:58:00Z"/>
          <w:rFonts w:asciiTheme="minorHAnsi" w:eastAsiaTheme="minorEastAsia" w:hAnsiTheme="minorHAnsi" w:cstheme="minorBidi"/>
          <w:b w:val="0"/>
          <w:noProof/>
          <w:sz w:val="22"/>
          <w:szCs w:val="22"/>
        </w:rPr>
      </w:pPr>
      <w:del w:id="430" w:author="Department of Veterans Affairs" w:date="2018-05-03T09:58:00Z">
        <w:r w:rsidRPr="003B3BFB" w:rsidDel="00D241B6">
          <w:rPr>
            <w:rPrChange w:id="431" w:author="Keith Oulson" w:date="2018-05-01T08:18:00Z">
              <w:rPr>
                <w:rStyle w:val="Hyperlink"/>
                <w:b w:val="0"/>
                <w:noProof/>
              </w:rPr>
            </w:rPrChange>
          </w:rPr>
          <w:delText>2.1</w:delText>
        </w:r>
        <w:r w:rsidDel="00D241B6">
          <w:rPr>
            <w:rFonts w:asciiTheme="minorHAnsi" w:eastAsiaTheme="minorEastAsia" w:hAnsiTheme="minorHAnsi" w:cstheme="minorBidi"/>
            <w:b w:val="0"/>
            <w:noProof/>
            <w:sz w:val="22"/>
            <w:szCs w:val="22"/>
          </w:rPr>
          <w:tab/>
        </w:r>
        <w:r w:rsidRPr="003B3BFB" w:rsidDel="00D241B6">
          <w:rPr>
            <w:rPrChange w:id="432" w:author="Keith Oulson" w:date="2018-05-01T08:18:00Z">
              <w:rPr>
                <w:rStyle w:val="Hyperlink"/>
                <w:b w:val="0"/>
                <w:noProof/>
              </w:rPr>
            </w:rPrChange>
          </w:rPr>
          <w:delText>System Overview</w:delText>
        </w:r>
        <w:r w:rsidDel="00D241B6">
          <w:rPr>
            <w:noProof/>
            <w:webHidden/>
          </w:rPr>
          <w:tab/>
          <w:delText>2</w:delText>
        </w:r>
      </w:del>
    </w:p>
    <w:p w14:paraId="7D3D34DF" w14:textId="5D1ACF13" w:rsidR="00294264" w:rsidDel="00D241B6" w:rsidRDefault="00294264">
      <w:pPr>
        <w:pStyle w:val="TOC3"/>
        <w:tabs>
          <w:tab w:val="left" w:pos="1320"/>
          <w:tab w:val="right" w:leader="dot" w:pos="9350"/>
        </w:tabs>
        <w:rPr>
          <w:del w:id="433" w:author="Department of Veterans Affairs" w:date="2018-05-03T09:58:00Z"/>
          <w:rFonts w:asciiTheme="minorHAnsi" w:eastAsiaTheme="minorEastAsia" w:hAnsiTheme="minorHAnsi" w:cstheme="minorBidi"/>
          <w:iCs w:val="0"/>
          <w:noProof/>
          <w:sz w:val="22"/>
          <w:szCs w:val="22"/>
        </w:rPr>
      </w:pPr>
      <w:del w:id="434" w:author="Department of Veterans Affairs" w:date="2018-05-03T09:58:00Z">
        <w:r w:rsidRPr="003B3BFB" w:rsidDel="00D241B6">
          <w:rPr>
            <w:rPrChange w:id="435" w:author="Keith Oulson" w:date="2018-05-01T08:18:00Z">
              <w:rPr>
                <w:rStyle w:val="Hyperlink"/>
                <w:iCs w:val="0"/>
                <w:noProof/>
              </w:rPr>
            </w:rPrChange>
          </w:rPr>
          <w:delText>2.1.1</w:delText>
        </w:r>
        <w:r w:rsidDel="00D241B6">
          <w:rPr>
            <w:rFonts w:asciiTheme="minorHAnsi" w:eastAsiaTheme="minorEastAsia" w:hAnsiTheme="minorHAnsi" w:cstheme="minorBidi"/>
            <w:iCs w:val="0"/>
            <w:noProof/>
            <w:sz w:val="22"/>
            <w:szCs w:val="22"/>
          </w:rPr>
          <w:tab/>
        </w:r>
        <w:r w:rsidRPr="003B3BFB" w:rsidDel="00D241B6">
          <w:rPr>
            <w:rPrChange w:id="436" w:author="Keith Oulson" w:date="2018-05-01T08:18:00Z">
              <w:rPr>
                <w:rStyle w:val="Hyperlink"/>
                <w:iCs w:val="0"/>
                <w:noProof/>
              </w:rPr>
            </w:rPrChange>
          </w:rPr>
          <w:delText>Overview Diagram</w:delText>
        </w:r>
        <w:r w:rsidDel="00D241B6">
          <w:rPr>
            <w:noProof/>
            <w:webHidden/>
          </w:rPr>
          <w:tab/>
          <w:delText>3</w:delText>
        </w:r>
      </w:del>
    </w:p>
    <w:p w14:paraId="302239B6" w14:textId="3E09EE7A" w:rsidR="00294264" w:rsidDel="00D241B6" w:rsidRDefault="00294264">
      <w:pPr>
        <w:pStyle w:val="TOC2"/>
        <w:tabs>
          <w:tab w:val="left" w:pos="880"/>
          <w:tab w:val="right" w:leader="dot" w:pos="9350"/>
        </w:tabs>
        <w:rPr>
          <w:del w:id="437" w:author="Department of Veterans Affairs" w:date="2018-05-03T09:58:00Z"/>
          <w:rFonts w:asciiTheme="minorHAnsi" w:eastAsiaTheme="minorEastAsia" w:hAnsiTheme="minorHAnsi" w:cstheme="minorBidi"/>
          <w:b w:val="0"/>
          <w:noProof/>
          <w:sz w:val="22"/>
          <w:szCs w:val="22"/>
        </w:rPr>
      </w:pPr>
      <w:del w:id="438" w:author="Department of Veterans Affairs" w:date="2018-05-03T09:58:00Z">
        <w:r w:rsidRPr="003B3BFB" w:rsidDel="00D241B6">
          <w:rPr>
            <w:rPrChange w:id="439" w:author="Keith Oulson" w:date="2018-05-01T08:18:00Z">
              <w:rPr>
                <w:rStyle w:val="Hyperlink"/>
                <w:b w:val="0"/>
                <w:noProof/>
              </w:rPr>
            </w:rPrChange>
          </w:rPr>
          <w:delText>2.2</w:delText>
        </w:r>
        <w:r w:rsidDel="00D241B6">
          <w:rPr>
            <w:rFonts w:asciiTheme="minorHAnsi" w:eastAsiaTheme="minorEastAsia" w:hAnsiTheme="minorHAnsi" w:cstheme="minorBidi"/>
            <w:b w:val="0"/>
            <w:noProof/>
            <w:sz w:val="22"/>
            <w:szCs w:val="22"/>
          </w:rPr>
          <w:tab/>
        </w:r>
        <w:r w:rsidRPr="003B3BFB" w:rsidDel="00D241B6">
          <w:rPr>
            <w:rPrChange w:id="440" w:author="Keith Oulson" w:date="2018-05-01T08:18:00Z">
              <w:rPr>
                <w:rStyle w:val="Hyperlink"/>
                <w:b w:val="0"/>
                <w:noProof/>
              </w:rPr>
            </w:rPrChange>
          </w:rPr>
          <w:delText>Interface Overview</w:delText>
        </w:r>
        <w:r w:rsidDel="00D241B6">
          <w:rPr>
            <w:noProof/>
            <w:webHidden/>
          </w:rPr>
          <w:tab/>
          <w:delText>5</w:delText>
        </w:r>
      </w:del>
    </w:p>
    <w:p w14:paraId="2C0CC7C5" w14:textId="305ADA8B" w:rsidR="00294264" w:rsidDel="00D241B6" w:rsidRDefault="00294264">
      <w:pPr>
        <w:pStyle w:val="TOC3"/>
        <w:tabs>
          <w:tab w:val="left" w:pos="1320"/>
          <w:tab w:val="right" w:leader="dot" w:pos="9350"/>
        </w:tabs>
        <w:rPr>
          <w:del w:id="441" w:author="Department of Veterans Affairs" w:date="2018-05-03T09:58:00Z"/>
          <w:rFonts w:asciiTheme="minorHAnsi" w:eastAsiaTheme="minorEastAsia" w:hAnsiTheme="minorHAnsi" w:cstheme="minorBidi"/>
          <w:iCs w:val="0"/>
          <w:noProof/>
          <w:sz w:val="22"/>
          <w:szCs w:val="22"/>
        </w:rPr>
      </w:pPr>
      <w:del w:id="442" w:author="Department of Veterans Affairs" w:date="2018-05-03T09:58:00Z">
        <w:r w:rsidRPr="003B3BFB" w:rsidDel="00D241B6">
          <w:rPr>
            <w:rPrChange w:id="443" w:author="Keith Oulson" w:date="2018-05-01T08:18:00Z">
              <w:rPr>
                <w:rStyle w:val="Hyperlink"/>
                <w:iCs w:val="0"/>
                <w:noProof/>
              </w:rPr>
            </w:rPrChange>
          </w:rPr>
          <w:delText>2.2.1</w:delText>
        </w:r>
        <w:r w:rsidDel="00D241B6">
          <w:rPr>
            <w:rFonts w:asciiTheme="minorHAnsi" w:eastAsiaTheme="minorEastAsia" w:hAnsiTheme="minorHAnsi" w:cstheme="minorBidi"/>
            <w:iCs w:val="0"/>
            <w:noProof/>
            <w:sz w:val="22"/>
            <w:szCs w:val="22"/>
          </w:rPr>
          <w:tab/>
        </w:r>
        <w:r w:rsidRPr="003B3BFB" w:rsidDel="00D241B6">
          <w:rPr>
            <w:rPrChange w:id="444" w:author="Keith Oulson" w:date="2018-05-01T08:18:00Z">
              <w:rPr>
                <w:rStyle w:val="Hyperlink"/>
                <w:iCs w:val="0"/>
                <w:noProof/>
              </w:rPr>
            </w:rPrChange>
          </w:rPr>
          <w:delText>Connectivity between the systems</w:delText>
        </w:r>
        <w:r w:rsidDel="00D241B6">
          <w:rPr>
            <w:noProof/>
            <w:webHidden/>
          </w:rPr>
          <w:tab/>
          <w:delText>5</w:delText>
        </w:r>
      </w:del>
    </w:p>
    <w:p w14:paraId="0158A371" w14:textId="1740D61B" w:rsidR="00294264" w:rsidDel="00D241B6" w:rsidRDefault="00294264">
      <w:pPr>
        <w:pStyle w:val="TOC2"/>
        <w:tabs>
          <w:tab w:val="left" w:pos="880"/>
          <w:tab w:val="right" w:leader="dot" w:pos="9350"/>
        </w:tabs>
        <w:rPr>
          <w:del w:id="445" w:author="Department of Veterans Affairs" w:date="2018-05-03T09:58:00Z"/>
          <w:rFonts w:asciiTheme="minorHAnsi" w:eastAsiaTheme="minorEastAsia" w:hAnsiTheme="minorHAnsi" w:cstheme="minorBidi"/>
          <w:b w:val="0"/>
          <w:noProof/>
          <w:sz w:val="22"/>
          <w:szCs w:val="22"/>
        </w:rPr>
      </w:pPr>
      <w:del w:id="446" w:author="Department of Veterans Affairs" w:date="2018-05-03T09:58:00Z">
        <w:r w:rsidRPr="003B3BFB" w:rsidDel="00D241B6">
          <w:rPr>
            <w:rPrChange w:id="447" w:author="Keith Oulson" w:date="2018-05-01T08:18:00Z">
              <w:rPr>
                <w:rStyle w:val="Hyperlink"/>
                <w:b w:val="0"/>
                <w:noProof/>
              </w:rPr>
            </w:rPrChange>
          </w:rPr>
          <w:delText>2.3</w:delText>
        </w:r>
        <w:r w:rsidDel="00D241B6">
          <w:rPr>
            <w:rFonts w:asciiTheme="minorHAnsi" w:eastAsiaTheme="minorEastAsia" w:hAnsiTheme="minorHAnsi" w:cstheme="minorBidi"/>
            <w:b w:val="0"/>
            <w:noProof/>
            <w:sz w:val="22"/>
            <w:szCs w:val="22"/>
          </w:rPr>
          <w:tab/>
        </w:r>
        <w:r w:rsidRPr="003B3BFB" w:rsidDel="00D241B6">
          <w:rPr>
            <w:rPrChange w:id="448" w:author="Keith Oulson" w:date="2018-05-01T08:18:00Z">
              <w:rPr>
                <w:rStyle w:val="Hyperlink"/>
                <w:b w:val="0"/>
                <w:noProof/>
              </w:rPr>
            </w:rPrChange>
          </w:rPr>
          <w:delText>Operations</w:delText>
        </w:r>
        <w:r w:rsidDel="00D241B6">
          <w:rPr>
            <w:noProof/>
            <w:webHidden/>
          </w:rPr>
          <w:tab/>
          <w:delText>5</w:delText>
        </w:r>
      </w:del>
    </w:p>
    <w:p w14:paraId="4082D57B" w14:textId="32F0759F" w:rsidR="00294264" w:rsidDel="00D241B6" w:rsidRDefault="00294264">
      <w:pPr>
        <w:pStyle w:val="TOC3"/>
        <w:tabs>
          <w:tab w:val="left" w:pos="1320"/>
          <w:tab w:val="right" w:leader="dot" w:pos="9350"/>
        </w:tabs>
        <w:rPr>
          <w:del w:id="449" w:author="Department of Veterans Affairs" w:date="2018-05-03T09:58:00Z"/>
          <w:rFonts w:asciiTheme="minorHAnsi" w:eastAsiaTheme="minorEastAsia" w:hAnsiTheme="minorHAnsi" w:cstheme="minorBidi"/>
          <w:iCs w:val="0"/>
          <w:noProof/>
          <w:sz w:val="22"/>
          <w:szCs w:val="22"/>
        </w:rPr>
      </w:pPr>
      <w:del w:id="450" w:author="Department of Veterans Affairs" w:date="2018-05-03T09:58:00Z">
        <w:r w:rsidRPr="003B3BFB" w:rsidDel="00D241B6">
          <w:rPr>
            <w:rPrChange w:id="451" w:author="Keith Oulson" w:date="2018-05-01T08:18:00Z">
              <w:rPr>
                <w:rStyle w:val="Hyperlink"/>
                <w:iCs w:val="0"/>
                <w:noProof/>
              </w:rPr>
            </w:rPrChange>
          </w:rPr>
          <w:delText>2.3.1</w:delText>
        </w:r>
        <w:r w:rsidDel="00D241B6">
          <w:rPr>
            <w:rFonts w:asciiTheme="minorHAnsi" w:eastAsiaTheme="minorEastAsia" w:hAnsiTheme="minorHAnsi" w:cstheme="minorBidi"/>
            <w:iCs w:val="0"/>
            <w:noProof/>
            <w:sz w:val="22"/>
            <w:szCs w:val="22"/>
          </w:rPr>
          <w:tab/>
        </w:r>
        <w:r w:rsidRPr="003B3BFB" w:rsidDel="00D241B6">
          <w:rPr>
            <w:rPrChange w:id="452" w:author="Keith Oulson" w:date="2018-05-01T08:18:00Z">
              <w:rPr>
                <w:rStyle w:val="Hyperlink"/>
                <w:iCs w:val="0"/>
                <w:noProof/>
              </w:rPr>
            </w:rPrChange>
          </w:rPr>
          <w:delText>Data Extraction</w:delText>
        </w:r>
        <w:r w:rsidDel="00D241B6">
          <w:rPr>
            <w:noProof/>
            <w:webHidden/>
          </w:rPr>
          <w:tab/>
          <w:delText>5</w:delText>
        </w:r>
      </w:del>
    </w:p>
    <w:p w14:paraId="7644A8B2" w14:textId="0168AA18" w:rsidR="00294264" w:rsidDel="00D241B6" w:rsidRDefault="00294264">
      <w:pPr>
        <w:pStyle w:val="TOC3"/>
        <w:tabs>
          <w:tab w:val="left" w:pos="1320"/>
          <w:tab w:val="right" w:leader="dot" w:pos="9350"/>
        </w:tabs>
        <w:rPr>
          <w:del w:id="453" w:author="Department of Veterans Affairs" w:date="2018-05-03T09:58:00Z"/>
          <w:rFonts w:asciiTheme="minorHAnsi" w:eastAsiaTheme="minorEastAsia" w:hAnsiTheme="minorHAnsi" w:cstheme="minorBidi"/>
          <w:iCs w:val="0"/>
          <w:noProof/>
          <w:sz w:val="22"/>
          <w:szCs w:val="22"/>
        </w:rPr>
      </w:pPr>
      <w:del w:id="454" w:author="Department of Veterans Affairs" w:date="2018-05-03T09:58:00Z">
        <w:r w:rsidRPr="003B3BFB" w:rsidDel="00D241B6">
          <w:rPr>
            <w:rPrChange w:id="455" w:author="Keith Oulson" w:date="2018-05-01T08:18:00Z">
              <w:rPr>
                <w:rStyle w:val="Hyperlink"/>
                <w:iCs w:val="0"/>
                <w:noProof/>
              </w:rPr>
            </w:rPrChange>
          </w:rPr>
          <w:delText>2.3.2</w:delText>
        </w:r>
        <w:r w:rsidDel="00D241B6">
          <w:rPr>
            <w:rFonts w:asciiTheme="minorHAnsi" w:eastAsiaTheme="minorEastAsia" w:hAnsiTheme="minorHAnsi" w:cstheme="minorBidi"/>
            <w:iCs w:val="0"/>
            <w:noProof/>
            <w:sz w:val="22"/>
            <w:szCs w:val="22"/>
          </w:rPr>
          <w:tab/>
        </w:r>
        <w:r w:rsidRPr="003B3BFB" w:rsidDel="00D241B6">
          <w:rPr>
            <w:rPrChange w:id="456" w:author="Keith Oulson" w:date="2018-05-01T08:18:00Z">
              <w:rPr>
                <w:rStyle w:val="Hyperlink"/>
                <w:iCs w:val="0"/>
                <w:noProof/>
              </w:rPr>
            </w:rPrChange>
          </w:rPr>
          <w:delText>Data Transformation</w:delText>
        </w:r>
        <w:r w:rsidDel="00D241B6">
          <w:rPr>
            <w:noProof/>
            <w:webHidden/>
          </w:rPr>
          <w:tab/>
          <w:delText>5</w:delText>
        </w:r>
      </w:del>
    </w:p>
    <w:p w14:paraId="4308B83D" w14:textId="4DEB0D5E" w:rsidR="00294264" w:rsidDel="00D241B6" w:rsidRDefault="00294264">
      <w:pPr>
        <w:pStyle w:val="TOC3"/>
        <w:tabs>
          <w:tab w:val="left" w:pos="1320"/>
          <w:tab w:val="right" w:leader="dot" w:pos="9350"/>
        </w:tabs>
        <w:rPr>
          <w:del w:id="457" w:author="Department of Veterans Affairs" w:date="2018-05-03T09:58:00Z"/>
          <w:rFonts w:asciiTheme="minorHAnsi" w:eastAsiaTheme="minorEastAsia" w:hAnsiTheme="minorHAnsi" w:cstheme="minorBidi"/>
          <w:iCs w:val="0"/>
          <w:noProof/>
          <w:sz w:val="22"/>
          <w:szCs w:val="22"/>
        </w:rPr>
      </w:pPr>
      <w:del w:id="458" w:author="Department of Veterans Affairs" w:date="2018-05-03T09:58:00Z">
        <w:r w:rsidRPr="003B3BFB" w:rsidDel="00D241B6">
          <w:rPr>
            <w:rPrChange w:id="459" w:author="Keith Oulson" w:date="2018-05-01T08:18:00Z">
              <w:rPr>
                <w:rStyle w:val="Hyperlink"/>
                <w:iCs w:val="0"/>
                <w:noProof/>
              </w:rPr>
            </w:rPrChange>
          </w:rPr>
          <w:delText>2.3.3</w:delText>
        </w:r>
        <w:r w:rsidDel="00D241B6">
          <w:rPr>
            <w:rFonts w:asciiTheme="minorHAnsi" w:eastAsiaTheme="minorEastAsia" w:hAnsiTheme="minorHAnsi" w:cstheme="minorBidi"/>
            <w:iCs w:val="0"/>
            <w:noProof/>
            <w:sz w:val="22"/>
            <w:szCs w:val="22"/>
          </w:rPr>
          <w:tab/>
        </w:r>
        <w:r w:rsidRPr="003B3BFB" w:rsidDel="00D241B6">
          <w:rPr>
            <w:rPrChange w:id="460" w:author="Keith Oulson" w:date="2018-05-01T08:18:00Z">
              <w:rPr>
                <w:rStyle w:val="Hyperlink"/>
                <w:iCs w:val="0"/>
                <w:noProof/>
              </w:rPr>
            </w:rPrChange>
          </w:rPr>
          <w:delText>Sending/Receiving</w:delText>
        </w:r>
        <w:r w:rsidDel="00D241B6">
          <w:rPr>
            <w:noProof/>
            <w:webHidden/>
          </w:rPr>
          <w:tab/>
          <w:delText>6</w:delText>
        </w:r>
      </w:del>
    </w:p>
    <w:p w14:paraId="4090D480" w14:textId="234D1D8D" w:rsidR="00294264" w:rsidDel="00D241B6" w:rsidRDefault="00294264">
      <w:pPr>
        <w:pStyle w:val="TOC2"/>
        <w:tabs>
          <w:tab w:val="left" w:pos="880"/>
          <w:tab w:val="right" w:leader="dot" w:pos="9350"/>
        </w:tabs>
        <w:rPr>
          <w:del w:id="461" w:author="Department of Veterans Affairs" w:date="2018-05-03T09:58:00Z"/>
          <w:rFonts w:asciiTheme="minorHAnsi" w:eastAsiaTheme="minorEastAsia" w:hAnsiTheme="minorHAnsi" w:cstheme="minorBidi"/>
          <w:b w:val="0"/>
          <w:noProof/>
          <w:sz w:val="22"/>
          <w:szCs w:val="22"/>
        </w:rPr>
      </w:pPr>
      <w:del w:id="462" w:author="Department of Veterans Affairs" w:date="2018-05-03T09:58:00Z">
        <w:r w:rsidRPr="003B3BFB" w:rsidDel="00D241B6">
          <w:rPr>
            <w:rPrChange w:id="463" w:author="Keith Oulson" w:date="2018-05-01T08:18:00Z">
              <w:rPr>
                <w:rStyle w:val="Hyperlink"/>
                <w:b w:val="0"/>
                <w:noProof/>
              </w:rPr>
            </w:rPrChange>
          </w:rPr>
          <w:delText>2.4</w:delText>
        </w:r>
        <w:r w:rsidDel="00D241B6">
          <w:rPr>
            <w:rFonts w:asciiTheme="minorHAnsi" w:eastAsiaTheme="minorEastAsia" w:hAnsiTheme="minorHAnsi" w:cstheme="minorBidi"/>
            <w:b w:val="0"/>
            <w:noProof/>
            <w:sz w:val="22"/>
            <w:szCs w:val="22"/>
          </w:rPr>
          <w:tab/>
        </w:r>
        <w:r w:rsidRPr="003B3BFB" w:rsidDel="00D241B6">
          <w:rPr>
            <w:rPrChange w:id="464" w:author="Keith Oulson" w:date="2018-05-01T08:18:00Z">
              <w:rPr>
                <w:rStyle w:val="Hyperlink"/>
                <w:b w:val="0"/>
                <w:noProof/>
              </w:rPr>
            </w:rPrChange>
          </w:rPr>
          <w:delText>Data Transfer</w:delText>
        </w:r>
        <w:r w:rsidDel="00D241B6">
          <w:rPr>
            <w:noProof/>
            <w:webHidden/>
          </w:rPr>
          <w:tab/>
          <w:delText>6</w:delText>
        </w:r>
      </w:del>
    </w:p>
    <w:p w14:paraId="0F351243" w14:textId="12079CD7" w:rsidR="00294264" w:rsidDel="00D241B6" w:rsidRDefault="00294264">
      <w:pPr>
        <w:pStyle w:val="TOC2"/>
        <w:tabs>
          <w:tab w:val="left" w:pos="880"/>
          <w:tab w:val="right" w:leader="dot" w:pos="9350"/>
        </w:tabs>
        <w:rPr>
          <w:del w:id="465" w:author="Department of Veterans Affairs" w:date="2018-05-03T09:58:00Z"/>
          <w:rFonts w:asciiTheme="minorHAnsi" w:eastAsiaTheme="minorEastAsia" w:hAnsiTheme="minorHAnsi" w:cstheme="minorBidi"/>
          <w:b w:val="0"/>
          <w:noProof/>
          <w:sz w:val="22"/>
          <w:szCs w:val="22"/>
        </w:rPr>
      </w:pPr>
      <w:del w:id="466" w:author="Department of Veterans Affairs" w:date="2018-05-03T09:58:00Z">
        <w:r w:rsidRPr="003B3BFB" w:rsidDel="00D241B6">
          <w:rPr>
            <w:rPrChange w:id="467" w:author="Keith Oulson" w:date="2018-05-01T08:18:00Z">
              <w:rPr>
                <w:rStyle w:val="Hyperlink"/>
                <w:b w:val="0"/>
                <w:noProof/>
              </w:rPr>
            </w:rPrChange>
          </w:rPr>
          <w:delText>2.5</w:delText>
        </w:r>
        <w:r w:rsidDel="00D241B6">
          <w:rPr>
            <w:rFonts w:asciiTheme="minorHAnsi" w:eastAsiaTheme="minorEastAsia" w:hAnsiTheme="minorHAnsi" w:cstheme="minorBidi"/>
            <w:b w:val="0"/>
            <w:noProof/>
            <w:sz w:val="22"/>
            <w:szCs w:val="22"/>
          </w:rPr>
          <w:tab/>
        </w:r>
        <w:r w:rsidRPr="003B3BFB" w:rsidDel="00D241B6">
          <w:rPr>
            <w:rPrChange w:id="468" w:author="Keith Oulson" w:date="2018-05-01T08:18:00Z">
              <w:rPr>
                <w:rStyle w:val="Hyperlink"/>
                <w:b w:val="0"/>
                <w:noProof/>
              </w:rPr>
            </w:rPrChange>
          </w:rPr>
          <w:delText>Transaction Types</w:delText>
        </w:r>
        <w:r w:rsidDel="00D241B6">
          <w:rPr>
            <w:noProof/>
            <w:webHidden/>
          </w:rPr>
          <w:tab/>
          <w:delText>6</w:delText>
        </w:r>
      </w:del>
    </w:p>
    <w:p w14:paraId="020A4D11" w14:textId="73B3D8AD" w:rsidR="00294264" w:rsidDel="00D241B6" w:rsidRDefault="00294264">
      <w:pPr>
        <w:pStyle w:val="TOC2"/>
        <w:tabs>
          <w:tab w:val="left" w:pos="880"/>
          <w:tab w:val="right" w:leader="dot" w:pos="9350"/>
        </w:tabs>
        <w:rPr>
          <w:del w:id="469" w:author="Department of Veterans Affairs" w:date="2018-05-03T09:58:00Z"/>
          <w:rFonts w:asciiTheme="minorHAnsi" w:eastAsiaTheme="minorEastAsia" w:hAnsiTheme="minorHAnsi" w:cstheme="minorBidi"/>
          <w:b w:val="0"/>
          <w:noProof/>
          <w:sz w:val="22"/>
          <w:szCs w:val="22"/>
        </w:rPr>
      </w:pPr>
      <w:del w:id="470" w:author="Department of Veterans Affairs" w:date="2018-05-03T09:58:00Z">
        <w:r w:rsidRPr="003B3BFB" w:rsidDel="00D241B6">
          <w:rPr>
            <w:rPrChange w:id="471" w:author="Keith Oulson" w:date="2018-05-01T08:18:00Z">
              <w:rPr>
                <w:rStyle w:val="Hyperlink"/>
                <w:b w:val="0"/>
                <w:noProof/>
              </w:rPr>
            </w:rPrChange>
          </w:rPr>
          <w:delText>2.6</w:delText>
        </w:r>
        <w:r w:rsidDel="00D241B6">
          <w:rPr>
            <w:rFonts w:asciiTheme="minorHAnsi" w:eastAsiaTheme="minorEastAsia" w:hAnsiTheme="minorHAnsi" w:cstheme="minorBidi"/>
            <w:b w:val="0"/>
            <w:noProof/>
            <w:sz w:val="22"/>
            <w:szCs w:val="22"/>
          </w:rPr>
          <w:tab/>
        </w:r>
        <w:r w:rsidRPr="003B3BFB" w:rsidDel="00D241B6">
          <w:rPr>
            <w:rPrChange w:id="472" w:author="Keith Oulson" w:date="2018-05-01T08:18:00Z">
              <w:rPr>
                <w:rStyle w:val="Hyperlink"/>
                <w:b w:val="0"/>
                <w:noProof/>
              </w:rPr>
            </w:rPrChange>
          </w:rPr>
          <w:delText>Data Exchanges</w:delText>
        </w:r>
        <w:r w:rsidDel="00D241B6">
          <w:rPr>
            <w:noProof/>
            <w:webHidden/>
          </w:rPr>
          <w:tab/>
          <w:delText>6</w:delText>
        </w:r>
      </w:del>
    </w:p>
    <w:p w14:paraId="603B258B" w14:textId="6FC4A1FB" w:rsidR="00294264" w:rsidDel="00D241B6" w:rsidRDefault="00294264">
      <w:pPr>
        <w:pStyle w:val="TOC3"/>
        <w:tabs>
          <w:tab w:val="left" w:pos="1320"/>
          <w:tab w:val="right" w:leader="dot" w:pos="9350"/>
        </w:tabs>
        <w:rPr>
          <w:del w:id="473" w:author="Department of Veterans Affairs" w:date="2018-05-03T09:58:00Z"/>
          <w:rFonts w:asciiTheme="minorHAnsi" w:eastAsiaTheme="minorEastAsia" w:hAnsiTheme="minorHAnsi" w:cstheme="minorBidi"/>
          <w:iCs w:val="0"/>
          <w:noProof/>
          <w:sz w:val="22"/>
          <w:szCs w:val="22"/>
        </w:rPr>
      </w:pPr>
      <w:del w:id="474" w:author="Department of Veterans Affairs" w:date="2018-05-03T09:58:00Z">
        <w:r w:rsidRPr="003B3BFB" w:rsidDel="00D241B6">
          <w:rPr>
            <w:rPrChange w:id="475" w:author="Keith Oulson" w:date="2018-05-01T08:18:00Z">
              <w:rPr>
                <w:rStyle w:val="Hyperlink"/>
                <w:iCs w:val="0"/>
                <w:noProof/>
              </w:rPr>
            </w:rPrChange>
          </w:rPr>
          <w:delText>2.6.1</w:delText>
        </w:r>
        <w:r w:rsidDel="00D241B6">
          <w:rPr>
            <w:rFonts w:asciiTheme="minorHAnsi" w:eastAsiaTheme="minorEastAsia" w:hAnsiTheme="minorHAnsi" w:cstheme="minorBidi"/>
            <w:iCs w:val="0"/>
            <w:noProof/>
            <w:sz w:val="22"/>
            <w:szCs w:val="22"/>
          </w:rPr>
          <w:tab/>
        </w:r>
        <w:r w:rsidRPr="003B3BFB" w:rsidDel="00D241B6">
          <w:rPr>
            <w:rPrChange w:id="476" w:author="Keith Oulson" w:date="2018-05-01T08:18:00Z">
              <w:rPr>
                <w:rStyle w:val="Hyperlink"/>
                <w:iCs w:val="0"/>
                <w:noProof/>
              </w:rPr>
            </w:rPrChange>
          </w:rPr>
          <w:delText>FHIR Based Resources</w:delText>
        </w:r>
        <w:r w:rsidDel="00D241B6">
          <w:rPr>
            <w:noProof/>
            <w:webHidden/>
          </w:rPr>
          <w:tab/>
          <w:delText>6</w:delText>
        </w:r>
      </w:del>
    </w:p>
    <w:p w14:paraId="581C3152" w14:textId="680C273F" w:rsidR="00294264" w:rsidDel="00D241B6" w:rsidRDefault="00294264">
      <w:pPr>
        <w:pStyle w:val="TOC3"/>
        <w:tabs>
          <w:tab w:val="left" w:pos="1320"/>
          <w:tab w:val="right" w:leader="dot" w:pos="9350"/>
        </w:tabs>
        <w:rPr>
          <w:del w:id="477" w:author="Department of Veterans Affairs" w:date="2018-05-03T09:58:00Z"/>
          <w:rFonts w:asciiTheme="minorHAnsi" w:eastAsiaTheme="minorEastAsia" w:hAnsiTheme="minorHAnsi" w:cstheme="minorBidi"/>
          <w:iCs w:val="0"/>
          <w:noProof/>
          <w:sz w:val="22"/>
          <w:szCs w:val="22"/>
        </w:rPr>
      </w:pPr>
      <w:del w:id="478" w:author="Department of Veterans Affairs" w:date="2018-05-03T09:58:00Z">
        <w:r w:rsidRPr="003B3BFB" w:rsidDel="00D241B6">
          <w:rPr>
            <w:rPrChange w:id="479" w:author="Keith Oulson" w:date="2018-05-01T08:18:00Z">
              <w:rPr>
                <w:rStyle w:val="Hyperlink"/>
                <w:iCs w:val="0"/>
                <w:noProof/>
              </w:rPr>
            </w:rPrChange>
          </w:rPr>
          <w:delText>2.6.2</w:delText>
        </w:r>
        <w:r w:rsidDel="00D241B6">
          <w:rPr>
            <w:rFonts w:asciiTheme="minorHAnsi" w:eastAsiaTheme="minorEastAsia" w:hAnsiTheme="minorHAnsi" w:cstheme="minorBidi"/>
            <w:iCs w:val="0"/>
            <w:noProof/>
            <w:sz w:val="22"/>
            <w:szCs w:val="22"/>
          </w:rPr>
          <w:tab/>
        </w:r>
        <w:r w:rsidRPr="003B3BFB" w:rsidDel="00D241B6">
          <w:rPr>
            <w:rPrChange w:id="480" w:author="Keith Oulson" w:date="2018-05-01T08:18:00Z">
              <w:rPr>
                <w:rStyle w:val="Hyperlink"/>
                <w:iCs w:val="0"/>
                <w:noProof/>
              </w:rPr>
            </w:rPrChange>
          </w:rPr>
          <w:delText>Bundle Definition</w:delText>
        </w:r>
        <w:r w:rsidDel="00D241B6">
          <w:rPr>
            <w:noProof/>
            <w:webHidden/>
          </w:rPr>
          <w:tab/>
          <w:delText>8</w:delText>
        </w:r>
      </w:del>
    </w:p>
    <w:p w14:paraId="4C9CEFE1" w14:textId="37F6C446" w:rsidR="00294264" w:rsidDel="00D241B6" w:rsidRDefault="00294264">
      <w:pPr>
        <w:pStyle w:val="TOC2"/>
        <w:tabs>
          <w:tab w:val="left" w:pos="880"/>
          <w:tab w:val="right" w:leader="dot" w:pos="9350"/>
        </w:tabs>
        <w:rPr>
          <w:del w:id="481" w:author="Department of Veterans Affairs" w:date="2018-05-03T09:58:00Z"/>
          <w:rFonts w:asciiTheme="minorHAnsi" w:eastAsiaTheme="minorEastAsia" w:hAnsiTheme="minorHAnsi" w:cstheme="minorBidi"/>
          <w:b w:val="0"/>
          <w:noProof/>
          <w:sz w:val="22"/>
          <w:szCs w:val="22"/>
        </w:rPr>
      </w:pPr>
      <w:del w:id="482" w:author="Department of Veterans Affairs" w:date="2018-05-03T09:58:00Z">
        <w:r w:rsidRPr="003B3BFB" w:rsidDel="00D241B6">
          <w:rPr>
            <w:rPrChange w:id="483" w:author="Keith Oulson" w:date="2018-05-01T08:18:00Z">
              <w:rPr>
                <w:rStyle w:val="Hyperlink"/>
                <w:b w:val="0"/>
                <w:noProof/>
              </w:rPr>
            </w:rPrChange>
          </w:rPr>
          <w:delText>2.7</w:delText>
        </w:r>
        <w:r w:rsidDel="00D241B6">
          <w:rPr>
            <w:rFonts w:asciiTheme="minorHAnsi" w:eastAsiaTheme="minorEastAsia" w:hAnsiTheme="minorHAnsi" w:cstheme="minorBidi"/>
            <w:b w:val="0"/>
            <w:noProof/>
            <w:sz w:val="22"/>
            <w:szCs w:val="22"/>
          </w:rPr>
          <w:tab/>
        </w:r>
        <w:r w:rsidRPr="003B3BFB" w:rsidDel="00D241B6">
          <w:rPr>
            <w:rPrChange w:id="484" w:author="Keith Oulson" w:date="2018-05-01T08:18:00Z">
              <w:rPr>
                <w:rStyle w:val="Hyperlink"/>
                <w:b w:val="0"/>
                <w:noProof/>
              </w:rPr>
            </w:rPrChange>
          </w:rPr>
          <w:delText>Communications Methods</w:delText>
        </w:r>
        <w:r w:rsidDel="00D241B6">
          <w:rPr>
            <w:noProof/>
            <w:webHidden/>
          </w:rPr>
          <w:tab/>
          <w:delText>11</w:delText>
        </w:r>
      </w:del>
    </w:p>
    <w:p w14:paraId="3BAB6374" w14:textId="13070AC6" w:rsidR="00294264" w:rsidDel="00D241B6" w:rsidRDefault="00294264">
      <w:pPr>
        <w:pStyle w:val="TOC3"/>
        <w:tabs>
          <w:tab w:val="left" w:pos="1320"/>
          <w:tab w:val="right" w:leader="dot" w:pos="9350"/>
        </w:tabs>
        <w:rPr>
          <w:del w:id="485" w:author="Department of Veterans Affairs" w:date="2018-05-03T09:58:00Z"/>
          <w:rFonts w:asciiTheme="minorHAnsi" w:eastAsiaTheme="minorEastAsia" w:hAnsiTheme="minorHAnsi" w:cstheme="minorBidi"/>
          <w:iCs w:val="0"/>
          <w:noProof/>
          <w:sz w:val="22"/>
          <w:szCs w:val="22"/>
        </w:rPr>
      </w:pPr>
      <w:del w:id="486" w:author="Department of Veterans Affairs" w:date="2018-05-03T09:58:00Z">
        <w:r w:rsidRPr="003B3BFB" w:rsidDel="00D241B6">
          <w:rPr>
            <w:rPrChange w:id="487" w:author="Keith Oulson" w:date="2018-05-01T08:18:00Z">
              <w:rPr>
                <w:rStyle w:val="Hyperlink"/>
                <w:iCs w:val="0"/>
                <w:noProof/>
              </w:rPr>
            </w:rPrChange>
          </w:rPr>
          <w:delText>2.7.1</w:delText>
        </w:r>
        <w:r w:rsidDel="00D241B6">
          <w:rPr>
            <w:rFonts w:asciiTheme="minorHAnsi" w:eastAsiaTheme="minorEastAsia" w:hAnsiTheme="minorHAnsi" w:cstheme="minorBidi"/>
            <w:iCs w:val="0"/>
            <w:noProof/>
            <w:sz w:val="22"/>
            <w:szCs w:val="22"/>
          </w:rPr>
          <w:tab/>
        </w:r>
        <w:r w:rsidRPr="003B3BFB" w:rsidDel="00D241B6">
          <w:rPr>
            <w:rPrChange w:id="488" w:author="Keith Oulson" w:date="2018-05-01T08:18:00Z">
              <w:rPr>
                <w:rStyle w:val="Hyperlink"/>
                <w:iCs w:val="0"/>
                <w:noProof/>
              </w:rPr>
            </w:rPrChange>
          </w:rPr>
          <w:delText>Ports and Protocols</w:delText>
        </w:r>
        <w:r w:rsidDel="00D241B6">
          <w:rPr>
            <w:noProof/>
            <w:webHidden/>
          </w:rPr>
          <w:tab/>
          <w:delText>11</w:delText>
        </w:r>
      </w:del>
    </w:p>
    <w:p w14:paraId="39133561" w14:textId="6D4D83A4" w:rsidR="00294264" w:rsidDel="00D241B6" w:rsidRDefault="00294264">
      <w:pPr>
        <w:pStyle w:val="TOC3"/>
        <w:tabs>
          <w:tab w:val="left" w:pos="1320"/>
          <w:tab w:val="right" w:leader="dot" w:pos="9350"/>
        </w:tabs>
        <w:rPr>
          <w:del w:id="489" w:author="Department of Veterans Affairs" w:date="2018-05-03T09:58:00Z"/>
          <w:rFonts w:asciiTheme="minorHAnsi" w:eastAsiaTheme="minorEastAsia" w:hAnsiTheme="minorHAnsi" w:cstheme="minorBidi"/>
          <w:iCs w:val="0"/>
          <w:noProof/>
          <w:sz w:val="22"/>
          <w:szCs w:val="22"/>
        </w:rPr>
      </w:pPr>
      <w:del w:id="490" w:author="Department of Veterans Affairs" w:date="2018-05-03T09:58:00Z">
        <w:r w:rsidRPr="003B3BFB" w:rsidDel="00D241B6">
          <w:rPr>
            <w:rPrChange w:id="491" w:author="Keith Oulson" w:date="2018-05-01T08:18:00Z">
              <w:rPr>
                <w:rStyle w:val="Hyperlink"/>
                <w:iCs w:val="0"/>
                <w:noProof/>
              </w:rPr>
            </w:rPrChange>
          </w:rPr>
          <w:delText>2.7.2</w:delText>
        </w:r>
        <w:r w:rsidDel="00D241B6">
          <w:rPr>
            <w:rFonts w:asciiTheme="minorHAnsi" w:eastAsiaTheme="minorEastAsia" w:hAnsiTheme="minorHAnsi" w:cstheme="minorBidi"/>
            <w:iCs w:val="0"/>
            <w:noProof/>
            <w:sz w:val="22"/>
            <w:szCs w:val="22"/>
          </w:rPr>
          <w:tab/>
        </w:r>
        <w:r w:rsidRPr="003B3BFB" w:rsidDel="00D241B6">
          <w:rPr>
            <w:rPrChange w:id="492" w:author="Keith Oulson" w:date="2018-05-01T08:18:00Z">
              <w:rPr>
                <w:rStyle w:val="Hyperlink"/>
                <w:iCs w:val="0"/>
                <w:noProof/>
              </w:rPr>
            </w:rPrChange>
          </w:rPr>
          <w:delText>ESB Configuration(s)</w:delText>
        </w:r>
        <w:r w:rsidDel="00D241B6">
          <w:rPr>
            <w:noProof/>
            <w:webHidden/>
          </w:rPr>
          <w:tab/>
          <w:delText>11</w:delText>
        </w:r>
      </w:del>
    </w:p>
    <w:p w14:paraId="30F394B8" w14:textId="4DFDDF27" w:rsidR="00294264" w:rsidDel="00D241B6" w:rsidRDefault="00294264">
      <w:pPr>
        <w:pStyle w:val="TOC3"/>
        <w:tabs>
          <w:tab w:val="left" w:pos="1320"/>
          <w:tab w:val="right" w:leader="dot" w:pos="9350"/>
        </w:tabs>
        <w:rPr>
          <w:del w:id="493" w:author="Department of Veterans Affairs" w:date="2018-05-03T09:58:00Z"/>
          <w:rFonts w:asciiTheme="minorHAnsi" w:eastAsiaTheme="minorEastAsia" w:hAnsiTheme="minorHAnsi" w:cstheme="minorBidi"/>
          <w:iCs w:val="0"/>
          <w:noProof/>
          <w:sz w:val="22"/>
          <w:szCs w:val="22"/>
        </w:rPr>
      </w:pPr>
      <w:del w:id="494" w:author="Department of Veterans Affairs" w:date="2018-05-03T09:58:00Z">
        <w:r w:rsidRPr="003B3BFB" w:rsidDel="00D241B6">
          <w:rPr>
            <w:rPrChange w:id="495" w:author="Keith Oulson" w:date="2018-05-01T08:18:00Z">
              <w:rPr>
                <w:rStyle w:val="Hyperlink"/>
                <w:iCs w:val="0"/>
                <w:noProof/>
              </w:rPr>
            </w:rPrChange>
          </w:rPr>
          <w:delText>2.7.3</w:delText>
        </w:r>
        <w:r w:rsidDel="00D241B6">
          <w:rPr>
            <w:rFonts w:asciiTheme="minorHAnsi" w:eastAsiaTheme="minorEastAsia" w:hAnsiTheme="minorHAnsi" w:cstheme="minorBidi"/>
            <w:iCs w:val="0"/>
            <w:noProof/>
            <w:sz w:val="22"/>
            <w:szCs w:val="22"/>
          </w:rPr>
          <w:tab/>
        </w:r>
        <w:r w:rsidRPr="003B3BFB" w:rsidDel="00D241B6">
          <w:rPr>
            <w:rPrChange w:id="496" w:author="Keith Oulson" w:date="2018-05-01T08:18:00Z">
              <w:rPr>
                <w:rStyle w:val="Hyperlink"/>
                <w:iCs w:val="0"/>
                <w:noProof/>
              </w:rPr>
            </w:rPrChange>
          </w:rPr>
          <w:delText>System Configuration</w:delText>
        </w:r>
        <w:r w:rsidDel="00D241B6">
          <w:rPr>
            <w:noProof/>
            <w:webHidden/>
          </w:rPr>
          <w:tab/>
          <w:delText>11</w:delText>
        </w:r>
      </w:del>
    </w:p>
    <w:p w14:paraId="0B9D1F74" w14:textId="1EC16CDA" w:rsidR="00294264" w:rsidDel="00D241B6" w:rsidRDefault="00294264">
      <w:pPr>
        <w:pStyle w:val="TOC2"/>
        <w:tabs>
          <w:tab w:val="left" w:pos="880"/>
          <w:tab w:val="right" w:leader="dot" w:pos="9350"/>
        </w:tabs>
        <w:rPr>
          <w:del w:id="497" w:author="Department of Veterans Affairs" w:date="2018-05-03T09:58:00Z"/>
          <w:rFonts w:asciiTheme="minorHAnsi" w:eastAsiaTheme="minorEastAsia" w:hAnsiTheme="minorHAnsi" w:cstheme="minorBidi"/>
          <w:b w:val="0"/>
          <w:noProof/>
          <w:sz w:val="22"/>
          <w:szCs w:val="22"/>
        </w:rPr>
      </w:pPr>
      <w:del w:id="498" w:author="Department of Veterans Affairs" w:date="2018-05-03T09:58:00Z">
        <w:r w:rsidRPr="003B3BFB" w:rsidDel="00D241B6">
          <w:rPr>
            <w:rPrChange w:id="499" w:author="Keith Oulson" w:date="2018-05-01T08:18:00Z">
              <w:rPr>
                <w:rStyle w:val="Hyperlink"/>
                <w:b w:val="0"/>
                <w:noProof/>
              </w:rPr>
            </w:rPrChange>
          </w:rPr>
          <w:delText>2.8</w:delText>
        </w:r>
        <w:r w:rsidDel="00D241B6">
          <w:rPr>
            <w:rFonts w:asciiTheme="minorHAnsi" w:eastAsiaTheme="minorEastAsia" w:hAnsiTheme="minorHAnsi" w:cstheme="minorBidi"/>
            <w:b w:val="0"/>
            <w:noProof/>
            <w:sz w:val="22"/>
            <w:szCs w:val="22"/>
          </w:rPr>
          <w:tab/>
        </w:r>
        <w:r w:rsidRPr="003B3BFB" w:rsidDel="00D241B6">
          <w:rPr>
            <w:rPrChange w:id="500" w:author="Keith Oulson" w:date="2018-05-01T08:18:00Z">
              <w:rPr>
                <w:rStyle w:val="Hyperlink"/>
                <w:b w:val="0"/>
                <w:noProof/>
              </w:rPr>
            </w:rPrChange>
          </w:rPr>
          <w:delText>Performance Requirements</w:delText>
        </w:r>
        <w:r w:rsidDel="00D241B6">
          <w:rPr>
            <w:noProof/>
            <w:webHidden/>
          </w:rPr>
          <w:tab/>
          <w:delText>11</w:delText>
        </w:r>
      </w:del>
    </w:p>
    <w:p w14:paraId="25CC58FE" w14:textId="40D7FB4B" w:rsidR="00294264" w:rsidDel="00D241B6" w:rsidRDefault="00294264">
      <w:pPr>
        <w:pStyle w:val="TOC2"/>
        <w:tabs>
          <w:tab w:val="left" w:pos="880"/>
          <w:tab w:val="right" w:leader="dot" w:pos="9350"/>
        </w:tabs>
        <w:rPr>
          <w:del w:id="501" w:author="Department of Veterans Affairs" w:date="2018-05-03T09:58:00Z"/>
          <w:rFonts w:asciiTheme="minorHAnsi" w:eastAsiaTheme="minorEastAsia" w:hAnsiTheme="minorHAnsi" w:cstheme="minorBidi"/>
          <w:b w:val="0"/>
          <w:noProof/>
          <w:sz w:val="22"/>
          <w:szCs w:val="22"/>
        </w:rPr>
      </w:pPr>
      <w:del w:id="502" w:author="Department of Veterans Affairs" w:date="2018-05-03T09:58:00Z">
        <w:r w:rsidRPr="003B3BFB" w:rsidDel="00D241B6">
          <w:rPr>
            <w:rPrChange w:id="503" w:author="Keith Oulson" w:date="2018-05-01T08:18:00Z">
              <w:rPr>
                <w:rStyle w:val="Hyperlink"/>
                <w:b w:val="0"/>
                <w:noProof/>
              </w:rPr>
            </w:rPrChange>
          </w:rPr>
          <w:delText>2.9</w:delText>
        </w:r>
        <w:r w:rsidDel="00D241B6">
          <w:rPr>
            <w:rFonts w:asciiTheme="minorHAnsi" w:eastAsiaTheme="minorEastAsia" w:hAnsiTheme="minorHAnsi" w:cstheme="minorBidi"/>
            <w:b w:val="0"/>
            <w:noProof/>
            <w:sz w:val="22"/>
            <w:szCs w:val="22"/>
          </w:rPr>
          <w:tab/>
        </w:r>
        <w:r w:rsidRPr="003B3BFB" w:rsidDel="00D241B6">
          <w:rPr>
            <w:rPrChange w:id="504" w:author="Keith Oulson" w:date="2018-05-01T08:18:00Z">
              <w:rPr>
                <w:rStyle w:val="Hyperlink"/>
                <w:b w:val="0"/>
                <w:noProof/>
              </w:rPr>
            </w:rPrChange>
          </w:rPr>
          <w:delText>Security</w:delText>
        </w:r>
        <w:r w:rsidDel="00D241B6">
          <w:rPr>
            <w:noProof/>
            <w:webHidden/>
          </w:rPr>
          <w:tab/>
          <w:delText>11</w:delText>
        </w:r>
      </w:del>
    </w:p>
    <w:p w14:paraId="2B7ED66D" w14:textId="60F8A65A" w:rsidR="00294264" w:rsidDel="00D241B6" w:rsidRDefault="00294264">
      <w:pPr>
        <w:pStyle w:val="TOC2"/>
        <w:tabs>
          <w:tab w:val="left" w:pos="880"/>
          <w:tab w:val="right" w:leader="dot" w:pos="9350"/>
        </w:tabs>
        <w:rPr>
          <w:del w:id="505" w:author="Department of Veterans Affairs" w:date="2018-05-03T09:58:00Z"/>
          <w:rFonts w:asciiTheme="minorHAnsi" w:eastAsiaTheme="minorEastAsia" w:hAnsiTheme="minorHAnsi" w:cstheme="minorBidi"/>
          <w:b w:val="0"/>
          <w:noProof/>
          <w:sz w:val="22"/>
          <w:szCs w:val="22"/>
        </w:rPr>
      </w:pPr>
      <w:del w:id="506" w:author="Department of Veterans Affairs" w:date="2018-05-03T09:58:00Z">
        <w:r w:rsidRPr="003B3BFB" w:rsidDel="00D241B6">
          <w:rPr>
            <w:rPrChange w:id="507" w:author="Keith Oulson" w:date="2018-05-01T08:18:00Z">
              <w:rPr>
                <w:rStyle w:val="Hyperlink"/>
                <w:b w:val="0"/>
                <w:noProof/>
              </w:rPr>
            </w:rPrChange>
          </w:rPr>
          <w:delText>2.10</w:delText>
        </w:r>
        <w:r w:rsidDel="00D241B6">
          <w:rPr>
            <w:rFonts w:asciiTheme="minorHAnsi" w:eastAsiaTheme="minorEastAsia" w:hAnsiTheme="minorHAnsi" w:cstheme="minorBidi"/>
            <w:b w:val="0"/>
            <w:noProof/>
            <w:sz w:val="22"/>
            <w:szCs w:val="22"/>
          </w:rPr>
          <w:tab/>
        </w:r>
        <w:r w:rsidRPr="003B3BFB" w:rsidDel="00D241B6">
          <w:rPr>
            <w:rPrChange w:id="508" w:author="Keith Oulson" w:date="2018-05-01T08:18:00Z">
              <w:rPr>
                <w:rStyle w:val="Hyperlink"/>
                <w:b w:val="0"/>
                <w:noProof/>
              </w:rPr>
            </w:rPrChange>
          </w:rPr>
          <w:delText>Testing Requirements</w:delText>
        </w:r>
        <w:r w:rsidDel="00D241B6">
          <w:rPr>
            <w:noProof/>
            <w:webHidden/>
          </w:rPr>
          <w:tab/>
          <w:delText>11</w:delText>
        </w:r>
      </w:del>
    </w:p>
    <w:p w14:paraId="3BF4D862" w14:textId="77D36F95" w:rsidR="00294264" w:rsidDel="00D241B6" w:rsidRDefault="00294264">
      <w:pPr>
        <w:pStyle w:val="TOC3"/>
        <w:tabs>
          <w:tab w:val="left" w:pos="1320"/>
          <w:tab w:val="right" w:leader="dot" w:pos="9350"/>
        </w:tabs>
        <w:rPr>
          <w:del w:id="509" w:author="Department of Veterans Affairs" w:date="2018-05-03T09:58:00Z"/>
          <w:rFonts w:asciiTheme="minorHAnsi" w:eastAsiaTheme="minorEastAsia" w:hAnsiTheme="minorHAnsi" w:cstheme="minorBidi"/>
          <w:iCs w:val="0"/>
          <w:noProof/>
          <w:sz w:val="22"/>
          <w:szCs w:val="22"/>
        </w:rPr>
      </w:pPr>
      <w:del w:id="510" w:author="Department of Veterans Affairs" w:date="2018-05-03T09:58:00Z">
        <w:r w:rsidRPr="003B3BFB" w:rsidDel="00D241B6">
          <w:rPr>
            <w:rPrChange w:id="511" w:author="Keith Oulson" w:date="2018-05-01T08:18:00Z">
              <w:rPr>
                <w:rStyle w:val="Hyperlink"/>
                <w:iCs w:val="0"/>
                <w:noProof/>
              </w:rPr>
            </w:rPrChange>
          </w:rPr>
          <w:delText>2.10.1</w:delText>
        </w:r>
        <w:r w:rsidDel="00D241B6">
          <w:rPr>
            <w:rFonts w:asciiTheme="minorHAnsi" w:eastAsiaTheme="minorEastAsia" w:hAnsiTheme="minorHAnsi" w:cstheme="minorBidi"/>
            <w:iCs w:val="0"/>
            <w:noProof/>
            <w:sz w:val="22"/>
            <w:szCs w:val="22"/>
          </w:rPr>
          <w:tab/>
        </w:r>
        <w:r w:rsidRPr="003B3BFB" w:rsidDel="00D241B6">
          <w:rPr>
            <w:rPrChange w:id="512" w:author="Keith Oulson" w:date="2018-05-01T08:18:00Z">
              <w:rPr>
                <w:rStyle w:val="Hyperlink"/>
                <w:iCs w:val="0"/>
                <w:noProof/>
              </w:rPr>
            </w:rPrChange>
          </w:rPr>
          <w:delText>Comparison of Data</w:delText>
        </w:r>
        <w:r w:rsidDel="00D241B6">
          <w:rPr>
            <w:noProof/>
            <w:webHidden/>
          </w:rPr>
          <w:tab/>
          <w:delText>11</w:delText>
        </w:r>
      </w:del>
    </w:p>
    <w:p w14:paraId="3B1DF7B3" w14:textId="3067C87E" w:rsidR="00294264" w:rsidDel="00D241B6" w:rsidRDefault="00294264">
      <w:pPr>
        <w:pStyle w:val="TOC3"/>
        <w:tabs>
          <w:tab w:val="left" w:pos="1320"/>
          <w:tab w:val="right" w:leader="dot" w:pos="9350"/>
        </w:tabs>
        <w:rPr>
          <w:del w:id="513" w:author="Department of Veterans Affairs" w:date="2018-05-03T09:58:00Z"/>
          <w:rFonts w:asciiTheme="minorHAnsi" w:eastAsiaTheme="minorEastAsia" w:hAnsiTheme="minorHAnsi" w:cstheme="minorBidi"/>
          <w:iCs w:val="0"/>
          <w:noProof/>
          <w:sz w:val="22"/>
          <w:szCs w:val="22"/>
        </w:rPr>
      </w:pPr>
      <w:del w:id="514" w:author="Department of Veterans Affairs" w:date="2018-05-03T09:58:00Z">
        <w:r w:rsidRPr="003B3BFB" w:rsidDel="00D241B6">
          <w:rPr>
            <w:rPrChange w:id="515" w:author="Keith Oulson" w:date="2018-05-01T08:18:00Z">
              <w:rPr>
                <w:rStyle w:val="Hyperlink"/>
                <w:iCs w:val="0"/>
                <w:noProof/>
              </w:rPr>
            </w:rPrChange>
          </w:rPr>
          <w:delText>2.10.2</w:delText>
        </w:r>
        <w:r w:rsidDel="00D241B6">
          <w:rPr>
            <w:rFonts w:asciiTheme="minorHAnsi" w:eastAsiaTheme="minorEastAsia" w:hAnsiTheme="minorHAnsi" w:cstheme="minorBidi"/>
            <w:iCs w:val="0"/>
            <w:noProof/>
            <w:sz w:val="22"/>
            <w:szCs w:val="22"/>
          </w:rPr>
          <w:tab/>
        </w:r>
        <w:r w:rsidRPr="003B3BFB" w:rsidDel="00D241B6">
          <w:rPr>
            <w:rPrChange w:id="516" w:author="Keith Oulson" w:date="2018-05-01T08:18:00Z">
              <w:rPr>
                <w:rStyle w:val="Hyperlink"/>
                <w:iCs w:val="0"/>
                <w:noProof/>
              </w:rPr>
            </w:rPrChange>
          </w:rPr>
          <w:delText>Completeness</w:delText>
        </w:r>
        <w:r w:rsidDel="00D241B6">
          <w:rPr>
            <w:noProof/>
            <w:webHidden/>
          </w:rPr>
          <w:tab/>
          <w:delText>11</w:delText>
        </w:r>
      </w:del>
    </w:p>
    <w:p w14:paraId="07B46E8A" w14:textId="38D2FFD3" w:rsidR="00294264" w:rsidDel="00D241B6" w:rsidRDefault="00294264">
      <w:pPr>
        <w:pStyle w:val="TOC3"/>
        <w:tabs>
          <w:tab w:val="left" w:pos="1320"/>
          <w:tab w:val="right" w:leader="dot" w:pos="9350"/>
        </w:tabs>
        <w:rPr>
          <w:del w:id="517" w:author="Department of Veterans Affairs" w:date="2018-05-03T09:58:00Z"/>
          <w:rFonts w:asciiTheme="minorHAnsi" w:eastAsiaTheme="minorEastAsia" w:hAnsiTheme="minorHAnsi" w:cstheme="minorBidi"/>
          <w:iCs w:val="0"/>
          <w:noProof/>
          <w:sz w:val="22"/>
          <w:szCs w:val="22"/>
        </w:rPr>
      </w:pPr>
      <w:del w:id="518" w:author="Department of Veterans Affairs" w:date="2018-05-03T09:58:00Z">
        <w:r w:rsidRPr="003B3BFB" w:rsidDel="00D241B6">
          <w:rPr>
            <w:rPrChange w:id="519" w:author="Keith Oulson" w:date="2018-05-01T08:18:00Z">
              <w:rPr>
                <w:rStyle w:val="Hyperlink"/>
                <w:iCs w:val="0"/>
                <w:noProof/>
              </w:rPr>
            </w:rPrChange>
          </w:rPr>
          <w:delText>2.10.3</w:delText>
        </w:r>
        <w:r w:rsidDel="00D241B6">
          <w:rPr>
            <w:rFonts w:asciiTheme="minorHAnsi" w:eastAsiaTheme="minorEastAsia" w:hAnsiTheme="minorHAnsi" w:cstheme="minorBidi"/>
            <w:iCs w:val="0"/>
            <w:noProof/>
            <w:sz w:val="22"/>
            <w:szCs w:val="22"/>
          </w:rPr>
          <w:tab/>
        </w:r>
        <w:r w:rsidRPr="003B3BFB" w:rsidDel="00D241B6">
          <w:rPr>
            <w:rPrChange w:id="520" w:author="Keith Oulson" w:date="2018-05-01T08:18:00Z">
              <w:rPr>
                <w:rStyle w:val="Hyperlink"/>
                <w:iCs w:val="0"/>
                <w:noProof/>
              </w:rPr>
            </w:rPrChange>
          </w:rPr>
          <w:delText>Load Testing</w:delText>
        </w:r>
        <w:r w:rsidDel="00D241B6">
          <w:rPr>
            <w:noProof/>
            <w:webHidden/>
          </w:rPr>
          <w:tab/>
          <w:delText>11</w:delText>
        </w:r>
      </w:del>
    </w:p>
    <w:p w14:paraId="300155D0" w14:textId="1B695322" w:rsidR="00294264" w:rsidDel="00D241B6" w:rsidRDefault="00294264">
      <w:pPr>
        <w:pStyle w:val="TOC2"/>
        <w:tabs>
          <w:tab w:val="left" w:pos="880"/>
          <w:tab w:val="right" w:leader="dot" w:pos="9350"/>
        </w:tabs>
        <w:rPr>
          <w:del w:id="521" w:author="Department of Veterans Affairs" w:date="2018-05-03T09:58:00Z"/>
          <w:rFonts w:asciiTheme="minorHAnsi" w:eastAsiaTheme="minorEastAsia" w:hAnsiTheme="minorHAnsi" w:cstheme="minorBidi"/>
          <w:b w:val="0"/>
          <w:noProof/>
          <w:sz w:val="22"/>
          <w:szCs w:val="22"/>
        </w:rPr>
      </w:pPr>
      <w:del w:id="522" w:author="Department of Veterans Affairs" w:date="2018-05-03T09:58:00Z">
        <w:r w:rsidRPr="003B3BFB" w:rsidDel="00D241B6">
          <w:rPr>
            <w:rPrChange w:id="523" w:author="Keith Oulson" w:date="2018-05-01T08:18:00Z">
              <w:rPr>
                <w:rStyle w:val="Hyperlink"/>
                <w:b w:val="0"/>
                <w:noProof/>
              </w:rPr>
            </w:rPrChange>
          </w:rPr>
          <w:delText>2.11</w:delText>
        </w:r>
        <w:r w:rsidDel="00D241B6">
          <w:rPr>
            <w:rFonts w:asciiTheme="minorHAnsi" w:eastAsiaTheme="minorEastAsia" w:hAnsiTheme="minorHAnsi" w:cstheme="minorBidi"/>
            <w:b w:val="0"/>
            <w:noProof/>
            <w:sz w:val="22"/>
            <w:szCs w:val="22"/>
          </w:rPr>
          <w:tab/>
        </w:r>
        <w:r w:rsidRPr="003B3BFB" w:rsidDel="00D241B6">
          <w:rPr>
            <w:rPrChange w:id="524" w:author="Keith Oulson" w:date="2018-05-01T08:18:00Z">
              <w:rPr>
                <w:rStyle w:val="Hyperlink"/>
                <w:b w:val="0"/>
                <w:noProof/>
              </w:rPr>
            </w:rPrChange>
          </w:rPr>
          <w:delText>Policies and Constraints</w:delText>
        </w:r>
        <w:r w:rsidDel="00D241B6">
          <w:rPr>
            <w:noProof/>
            <w:webHidden/>
          </w:rPr>
          <w:tab/>
          <w:delText>12</w:delText>
        </w:r>
      </w:del>
    </w:p>
    <w:p w14:paraId="3E45D073" w14:textId="50A38BA6" w:rsidR="00294264" w:rsidDel="00D241B6" w:rsidRDefault="00294264">
      <w:pPr>
        <w:pStyle w:val="TOC3"/>
        <w:tabs>
          <w:tab w:val="left" w:pos="1320"/>
          <w:tab w:val="right" w:leader="dot" w:pos="9350"/>
        </w:tabs>
        <w:rPr>
          <w:del w:id="525" w:author="Department of Veterans Affairs" w:date="2018-05-03T09:58:00Z"/>
          <w:rFonts w:asciiTheme="minorHAnsi" w:eastAsiaTheme="minorEastAsia" w:hAnsiTheme="minorHAnsi" w:cstheme="minorBidi"/>
          <w:iCs w:val="0"/>
          <w:noProof/>
          <w:sz w:val="22"/>
          <w:szCs w:val="22"/>
        </w:rPr>
      </w:pPr>
      <w:del w:id="526" w:author="Department of Veterans Affairs" w:date="2018-05-03T09:58:00Z">
        <w:r w:rsidRPr="003B3BFB" w:rsidDel="00D241B6">
          <w:rPr>
            <w:rPrChange w:id="527" w:author="Keith Oulson" w:date="2018-05-01T08:18:00Z">
              <w:rPr>
                <w:rStyle w:val="Hyperlink"/>
                <w:iCs w:val="0"/>
                <w:noProof/>
              </w:rPr>
            </w:rPrChange>
          </w:rPr>
          <w:delText>2.11.1</w:delText>
        </w:r>
        <w:r w:rsidDel="00D241B6">
          <w:rPr>
            <w:rFonts w:asciiTheme="minorHAnsi" w:eastAsiaTheme="minorEastAsia" w:hAnsiTheme="minorHAnsi" w:cstheme="minorBidi"/>
            <w:iCs w:val="0"/>
            <w:noProof/>
            <w:sz w:val="22"/>
            <w:szCs w:val="22"/>
          </w:rPr>
          <w:tab/>
        </w:r>
        <w:r w:rsidRPr="003B3BFB" w:rsidDel="00D241B6">
          <w:rPr>
            <w:rPrChange w:id="528" w:author="Keith Oulson" w:date="2018-05-01T08:18:00Z">
              <w:rPr>
                <w:rStyle w:val="Hyperlink"/>
                <w:iCs w:val="0"/>
                <w:noProof/>
              </w:rPr>
            </w:rPrChange>
          </w:rPr>
          <w:delText>HIPAA Compliance</w:delText>
        </w:r>
        <w:r w:rsidDel="00D241B6">
          <w:rPr>
            <w:noProof/>
            <w:webHidden/>
          </w:rPr>
          <w:tab/>
          <w:delText>12</w:delText>
        </w:r>
      </w:del>
    </w:p>
    <w:p w14:paraId="175A94FC" w14:textId="77C15E21" w:rsidR="00294264" w:rsidDel="00D241B6" w:rsidRDefault="00294264">
      <w:pPr>
        <w:pStyle w:val="TOC1"/>
        <w:tabs>
          <w:tab w:val="left" w:pos="440"/>
          <w:tab w:val="right" w:leader="dot" w:pos="9350"/>
        </w:tabs>
        <w:rPr>
          <w:del w:id="529" w:author="Department of Veterans Affairs" w:date="2018-05-03T09:58:00Z"/>
          <w:rFonts w:asciiTheme="minorHAnsi" w:eastAsiaTheme="minorEastAsia" w:hAnsiTheme="minorHAnsi" w:cstheme="minorBidi"/>
          <w:b w:val="0"/>
          <w:bCs w:val="0"/>
          <w:noProof/>
          <w:szCs w:val="22"/>
        </w:rPr>
      </w:pPr>
      <w:del w:id="530" w:author="Department of Veterans Affairs" w:date="2018-05-03T09:58:00Z">
        <w:r w:rsidRPr="003B3BFB" w:rsidDel="00D241B6">
          <w:rPr>
            <w:rPrChange w:id="531" w:author="Keith Oulson" w:date="2018-05-01T08:18:00Z">
              <w:rPr>
                <w:rStyle w:val="Hyperlink"/>
                <w:b w:val="0"/>
                <w:bCs w:val="0"/>
                <w:noProof/>
              </w:rPr>
            </w:rPrChange>
          </w:rPr>
          <w:delText>3</w:delText>
        </w:r>
        <w:r w:rsidDel="00D241B6">
          <w:rPr>
            <w:rFonts w:asciiTheme="minorHAnsi" w:eastAsiaTheme="minorEastAsia" w:hAnsiTheme="minorHAnsi" w:cstheme="minorBidi"/>
            <w:b w:val="0"/>
            <w:bCs w:val="0"/>
            <w:noProof/>
            <w:szCs w:val="22"/>
          </w:rPr>
          <w:tab/>
        </w:r>
        <w:r w:rsidRPr="003B3BFB" w:rsidDel="00D241B6">
          <w:rPr>
            <w:rPrChange w:id="532" w:author="Keith Oulson" w:date="2018-05-01T08:18:00Z">
              <w:rPr>
                <w:rStyle w:val="Hyperlink"/>
                <w:b w:val="0"/>
                <w:bCs w:val="0"/>
                <w:noProof/>
              </w:rPr>
            </w:rPrChange>
          </w:rPr>
          <w:delText>Appendix A</w:delText>
        </w:r>
        <w:r w:rsidDel="00D241B6">
          <w:rPr>
            <w:noProof/>
            <w:webHidden/>
          </w:rPr>
          <w:tab/>
          <w:delText>13</w:delText>
        </w:r>
      </w:del>
    </w:p>
    <w:p w14:paraId="09124CC9" w14:textId="0293B2D8" w:rsidR="00294264" w:rsidDel="00D241B6" w:rsidRDefault="00294264">
      <w:pPr>
        <w:pStyle w:val="TOC2"/>
        <w:tabs>
          <w:tab w:val="left" w:pos="880"/>
          <w:tab w:val="right" w:leader="dot" w:pos="9350"/>
        </w:tabs>
        <w:rPr>
          <w:del w:id="533" w:author="Department of Veterans Affairs" w:date="2018-05-03T09:58:00Z"/>
          <w:rFonts w:asciiTheme="minorHAnsi" w:eastAsiaTheme="minorEastAsia" w:hAnsiTheme="minorHAnsi" w:cstheme="minorBidi"/>
          <w:b w:val="0"/>
          <w:noProof/>
          <w:sz w:val="22"/>
          <w:szCs w:val="22"/>
        </w:rPr>
      </w:pPr>
      <w:del w:id="534" w:author="Department of Veterans Affairs" w:date="2018-05-03T09:58:00Z">
        <w:r w:rsidRPr="003B3BFB" w:rsidDel="00D241B6">
          <w:rPr>
            <w:rPrChange w:id="535" w:author="Keith Oulson" w:date="2018-05-01T08:18:00Z">
              <w:rPr>
                <w:rStyle w:val="Hyperlink"/>
                <w:b w:val="0"/>
                <w:noProof/>
              </w:rPr>
            </w:rPrChange>
          </w:rPr>
          <w:delText>3.1</w:delText>
        </w:r>
        <w:r w:rsidDel="00D241B6">
          <w:rPr>
            <w:rFonts w:asciiTheme="minorHAnsi" w:eastAsiaTheme="minorEastAsia" w:hAnsiTheme="minorHAnsi" w:cstheme="minorBidi"/>
            <w:b w:val="0"/>
            <w:noProof/>
            <w:sz w:val="22"/>
            <w:szCs w:val="22"/>
          </w:rPr>
          <w:tab/>
        </w:r>
        <w:r w:rsidRPr="003B3BFB" w:rsidDel="00D241B6">
          <w:rPr>
            <w:rPrChange w:id="536" w:author="Keith Oulson" w:date="2018-05-01T08:18:00Z">
              <w:rPr>
                <w:rStyle w:val="Hyperlink"/>
                <w:b w:val="0"/>
                <w:noProof/>
              </w:rPr>
            </w:rPrChange>
          </w:rPr>
          <w:delText>Data Elements</w:delText>
        </w:r>
        <w:r w:rsidDel="00D241B6">
          <w:rPr>
            <w:noProof/>
            <w:webHidden/>
          </w:rPr>
          <w:tab/>
          <w:delText>13</w:delText>
        </w:r>
      </w:del>
    </w:p>
    <w:p w14:paraId="1E186834" w14:textId="118FBF34" w:rsidR="00294264" w:rsidDel="00D241B6" w:rsidRDefault="00294264">
      <w:pPr>
        <w:pStyle w:val="TOC2"/>
        <w:tabs>
          <w:tab w:val="left" w:pos="880"/>
          <w:tab w:val="right" w:leader="dot" w:pos="9350"/>
        </w:tabs>
        <w:rPr>
          <w:del w:id="537" w:author="Department of Veterans Affairs" w:date="2018-05-03T09:58:00Z"/>
          <w:rFonts w:asciiTheme="minorHAnsi" w:eastAsiaTheme="minorEastAsia" w:hAnsiTheme="minorHAnsi" w:cstheme="minorBidi"/>
          <w:b w:val="0"/>
          <w:noProof/>
          <w:sz w:val="22"/>
          <w:szCs w:val="22"/>
        </w:rPr>
      </w:pPr>
      <w:del w:id="538" w:author="Department of Veterans Affairs" w:date="2018-05-03T09:58:00Z">
        <w:r w:rsidRPr="003B3BFB" w:rsidDel="00D241B6">
          <w:rPr>
            <w:rPrChange w:id="539" w:author="Keith Oulson" w:date="2018-05-01T08:18:00Z">
              <w:rPr>
                <w:rStyle w:val="Hyperlink"/>
                <w:b w:val="0"/>
                <w:noProof/>
              </w:rPr>
            </w:rPrChange>
          </w:rPr>
          <w:delText>3.2</w:delText>
        </w:r>
        <w:r w:rsidDel="00D241B6">
          <w:rPr>
            <w:rFonts w:asciiTheme="minorHAnsi" w:eastAsiaTheme="minorEastAsia" w:hAnsiTheme="minorHAnsi" w:cstheme="minorBidi"/>
            <w:b w:val="0"/>
            <w:noProof/>
            <w:sz w:val="22"/>
            <w:szCs w:val="22"/>
          </w:rPr>
          <w:tab/>
        </w:r>
        <w:r w:rsidRPr="003B3BFB" w:rsidDel="00D241B6">
          <w:rPr>
            <w:rPrChange w:id="540" w:author="Keith Oulson" w:date="2018-05-01T08:18:00Z">
              <w:rPr>
                <w:rStyle w:val="Hyperlink"/>
                <w:b w:val="0"/>
                <w:noProof/>
              </w:rPr>
            </w:rPrChange>
          </w:rPr>
          <w:delText>Bundle</w:delText>
        </w:r>
        <w:r w:rsidDel="00D241B6">
          <w:rPr>
            <w:noProof/>
            <w:webHidden/>
          </w:rPr>
          <w:tab/>
          <w:delText>13</w:delText>
        </w:r>
      </w:del>
    </w:p>
    <w:p w14:paraId="29625AAC" w14:textId="21D73CFF" w:rsidR="00294264" w:rsidDel="00D241B6" w:rsidRDefault="00294264">
      <w:pPr>
        <w:pStyle w:val="TOC3"/>
        <w:tabs>
          <w:tab w:val="left" w:pos="1320"/>
          <w:tab w:val="right" w:leader="dot" w:pos="9350"/>
        </w:tabs>
        <w:rPr>
          <w:del w:id="541" w:author="Department of Veterans Affairs" w:date="2018-05-03T09:58:00Z"/>
          <w:rFonts w:asciiTheme="minorHAnsi" w:eastAsiaTheme="minorEastAsia" w:hAnsiTheme="minorHAnsi" w:cstheme="minorBidi"/>
          <w:iCs w:val="0"/>
          <w:noProof/>
          <w:sz w:val="22"/>
          <w:szCs w:val="22"/>
        </w:rPr>
      </w:pPr>
      <w:del w:id="542" w:author="Department of Veterans Affairs" w:date="2018-05-03T09:58:00Z">
        <w:r w:rsidRPr="003B3BFB" w:rsidDel="00D241B6">
          <w:rPr>
            <w:rPrChange w:id="543" w:author="Keith Oulson" w:date="2018-05-01T08:18:00Z">
              <w:rPr>
                <w:rStyle w:val="Hyperlink"/>
                <w:iCs w:val="0"/>
                <w:noProof/>
              </w:rPr>
            </w:rPrChange>
          </w:rPr>
          <w:delText>3.2.1</w:delText>
        </w:r>
        <w:r w:rsidDel="00D241B6">
          <w:rPr>
            <w:rFonts w:asciiTheme="minorHAnsi" w:eastAsiaTheme="minorEastAsia" w:hAnsiTheme="minorHAnsi" w:cstheme="minorBidi"/>
            <w:iCs w:val="0"/>
            <w:noProof/>
            <w:sz w:val="22"/>
            <w:szCs w:val="22"/>
          </w:rPr>
          <w:tab/>
        </w:r>
        <w:r w:rsidRPr="003B3BFB" w:rsidDel="00D241B6">
          <w:rPr>
            <w:rPrChange w:id="544" w:author="Keith Oulson" w:date="2018-05-01T08:18:00Z">
              <w:rPr>
                <w:rStyle w:val="Hyperlink"/>
                <w:iCs w:val="0"/>
                <w:noProof/>
              </w:rPr>
            </w:rPrChange>
          </w:rPr>
          <w:delText>ERA Bundle</w:delText>
        </w:r>
        <w:r w:rsidDel="00D241B6">
          <w:rPr>
            <w:noProof/>
            <w:webHidden/>
          </w:rPr>
          <w:tab/>
          <w:delText>13</w:delText>
        </w:r>
      </w:del>
    </w:p>
    <w:p w14:paraId="3D3D52C6" w14:textId="494C7D6C" w:rsidR="00294264" w:rsidDel="00D241B6" w:rsidRDefault="00294264">
      <w:pPr>
        <w:pStyle w:val="TOC3"/>
        <w:tabs>
          <w:tab w:val="left" w:pos="1320"/>
          <w:tab w:val="right" w:leader="dot" w:pos="9350"/>
        </w:tabs>
        <w:rPr>
          <w:del w:id="545" w:author="Department of Veterans Affairs" w:date="2018-05-03T09:58:00Z"/>
          <w:rFonts w:asciiTheme="minorHAnsi" w:eastAsiaTheme="minorEastAsia" w:hAnsiTheme="minorHAnsi" w:cstheme="minorBidi"/>
          <w:iCs w:val="0"/>
          <w:noProof/>
          <w:sz w:val="22"/>
          <w:szCs w:val="22"/>
        </w:rPr>
      </w:pPr>
      <w:del w:id="546" w:author="Department of Veterans Affairs" w:date="2018-05-03T09:58:00Z">
        <w:r w:rsidRPr="003B3BFB" w:rsidDel="00D241B6">
          <w:rPr>
            <w:rPrChange w:id="547" w:author="Keith Oulson" w:date="2018-05-01T08:18:00Z">
              <w:rPr>
                <w:rStyle w:val="Hyperlink"/>
                <w:iCs w:val="0"/>
                <w:noProof/>
              </w:rPr>
            </w:rPrChange>
          </w:rPr>
          <w:delText>3.2.2</w:delText>
        </w:r>
        <w:r w:rsidDel="00D241B6">
          <w:rPr>
            <w:rFonts w:asciiTheme="minorHAnsi" w:eastAsiaTheme="minorEastAsia" w:hAnsiTheme="minorHAnsi" w:cstheme="minorBidi"/>
            <w:iCs w:val="0"/>
            <w:noProof/>
            <w:sz w:val="22"/>
            <w:szCs w:val="22"/>
          </w:rPr>
          <w:tab/>
        </w:r>
        <w:r w:rsidRPr="003B3BFB" w:rsidDel="00D241B6">
          <w:rPr>
            <w:rPrChange w:id="548" w:author="Keith Oulson" w:date="2018-05-01T08:18:00Z">
              <w:rPr>
                <w:rStyle w:val="Hyperlink"/>
                <w:iCs w:val="0"/>
                <w:noProof/>
              </w:rPr>
            </w:rPrChange>
          </w:rPr>
          <w:delText>MRA Bundle</w:delText>
        </w:r>
        <w:r w:rsidDel="00D241B6">
          <w:rPr>
            <w:noProof/>
            <w:webHidden/>
          </w:rPr>
          <w:tab/>
          <w:delText>13</w:delText>
        </w:r>
      </w:del>
    </w:p>
    <w:p w14:paraId="749D4B0C" w14:textId="651FAB02" w:rsidR="00294264" w:rsidDel="00D241B6" w:rsidRDefault="00294264">
      <w:pPr>
        <w:pStyle w:val="TOC3"/>
        <w:tabs>
          <w:tab w:val="left" w:pos="1320"/>
          <w:tab w:val="right" w:leader="dot" w:pos="9350"/>
        </w:tabs>
        <w:rPr>
          <w:del w:id="549" w:author="Department of Veterans Affairs" w:date="2018-05-03T09:58:00Z"/>
          <w:rFonts w:asciiTheme="minorHAnsi" w:eastAsiaTheme="minorEastAsia" w:hAnsiTheme="minorHAnsi" w:cstheme="minorBidi"/>
          <w:iCs w:val="0"/>
          <w:noProof/>
          <w:sz w:val="22"/>
          <w:szCs w:val="22"/>
        </w:rPr>
      </w:pPr>
      <w:del w:id="550" w:author="Department of Veterans Affairs" w:date="2018-05-03T09:58:00Z">
        <w:r w:rsidRPr="003B3BFB" w:rsidDel="00D241B6">
          <w:rPr>
            <w:rPrChange w:id="551" w:author="Keith Oulson" w:date="2018-05-01T08:18:00Z">
              <w:rPr>
                <w:rStyle w:val="Hyperlink"/>
                <w:iCs w:val="0"/>
                <w:noProof/>
              </w:rPr>
            </w:rPrChange>
          </w:rPr>
          <w:delText>3.2.3</w:delText>
        </w:r>
        <w:r w:rsidDel="00D241B6">
          <w:rPr>
            <w:rFonts w:asciiTheme="minorHAnsi" w:eastAsiaTheme="minorEastAsia" w:hAnsiTheme="minorHAnsi" w:cstheme="minorBidi"/>
            <w:iCs w:val="0"/>
            <w:noProof/>
            <w:sz w:val="22"/>
            <w:szCs w:val="22"/>
          </w:rPr>
          <w:tab/>
        </w:r>
        <w:r w:rsidRPr="003B3BFB" w:rsidDel="00D241B6">
          <w:rPr>
            <w:rPrChange w:id="552" w:author="Keith Oulson" w:date="2018-05-01T08:18:00Z">
              <w:rPr>
                <w:rStyle w:val="Hyperlink"/>
                <w:iCs w:val="0"/>
                <w:noProof/>
              </w:rPr>
            </w:rPrChange>
          </w:rPr>
          <w:delText>EFT Bundle</w:delText>
        </w:r>
        <w:r w:rsidDel="00D241B6">
          <w:rPr>
            <w:noProof/>
            <w:webHidden/>
          </w:rPr>
          <w:tab/>
          <w:delText>13</w:delText>
        </w:r>
      </w:del>
    </w:p>
    <w:p w14:paraId="5154F263" w14:textId="6B655E77" w:rsidR="00294264" w:rsidDel="00D241B6" w:rsidRDefault="00294264">
      <w:pPr>
        <w:pStyle w:val="TOC2"/>
        <w:tabs>
          <w:tab w:val="left" w:pos="880"/>
          <w:tab w:val="right" w:leader="dot" w:pos="9350"/>
        </w:tabs>
        <w:rPr>
          <w:del w:id="553" w:author="Department of Veterans Affairs" w:date="2018-05-03T09:58:00Z"/>
          <w:rFonts w:asciiTheme="minorHAnsi" w:eastAsiaTheme="minorEastAsia" w:hAnsiTheme="minorHAnsi" w:cstheme="minorBidi"/>
          <w:b w:val="0"/>
          <w:noProof/>
          <w:sz w:val="22"/>
          <w:szCs w:val="22"/>
        </w:rPr>
      </w:pPr>
      <w:del w:id="554" w:author="Department of Veterans Affairs" w:date="2018-05-03T09:58:00Z">
        <w:r w:rsidRPr="003B3BFB" w:rsidDel="00D241B6">
          <w:rPr>
            <w:rPrChange w:id="555" w:author="Keith Oulson" w:date="2018-05-01T08:18:00Z">
              <w:rPr>
                <w:rStyle w:val="Hyperlink"/>
                <w:b w:val="0"/>
                <w:noProof/>
              </w:rPr>
            </w:rPrChange>
          </w:rPr>
          <w:delText>3.3</w:delText>
        </w:r>
        <w:r w:rsidDel="00D241B6">
          <w:rPr>
            <w:rFonts w:asciiTheme="minorHAnsi" w:eastAsiaTheme="minorEastAsia" w:hAnsiTheme="minorHAnsi" w:cstheme="minorBidi"/>
            <w:b w:val="0"/>
            <w:noProof/>
            <w:sz w:val="22"/>
            <w:szCs w:val="22"/>
          </w:rPr>
          <w:tab/>
        </w:r>
        <w:r w:rsidRPr="003B3BFB" w:rsidDel="00D241B6">
          <w:rPr>
            <w:rPrChange w:id="556" w:author="Keith Oulson" w:date="2018-05-01T08:18:00Z">
              <w:rPr>
                <w:rStyle w:val="Hyperlink"/>
                <w:b w:val="0"/>
                <w:noProof/>
              </w:rPr>
            </w:rPrChange>
          </w:rPr>
          <w:delText>Resource Sections</w:delText>
        </w:r>
        <w:r w:rsidDel="00D241B6">
          <w:rPr>
            <w:noProof/>
            <w:webHidden/>
          </w:rPr>
          <w:tab/>
          <w:delText>14</w:delText>
        </w:r>
      </w:del>
    </w:p>
    <w:p w14:paraId="42E39083" w14:textId="0E891EDF" w:rsidR="00294264" w:rsidDel="00D241B6" w:rsidRDefault="00294264">
      <w:pPr>
        <w:pStyle w:val="TOC3"/>
        <w:tabs>
          <w:tab w:val="left" w:pos="1320"/>
          <w:tab w:val="right" w:leader="dot" w:pos="9350"/>
        </w:tabs>
        <w:rPr>
          <w:del w:id="557" w:author="Department of Veterans Affairs" w:date="2018-05-03T09:58:00Z"/>
          <w:rFonts w:asciiTheme="minorHAnsi" w:eastAsiaTheme="minorEastAsia" w:hAnsiTheme="minorHAnsi" w:cstheme="minorBidi"/>
          <w:iCs w:val="0"/>
          <w:noProof/>
          <w:sz w:val="22"/>
          <w:szCs w:val="22"/>
        </w:rPr>
      </w:pPr>
      <w:del w:id="558" w:author="Department of Veterans Affairs" w:date="2018-05-03T09:58:00Z">
        <w:r w:rsidRPr="003B3BFB" w:rsidDel="00D241B6">
          <w:rPr>
            <w:rPrChange w:id="559" w:author="Keith Oulson" w:date="2018-05-01T08:18:00Z">
              <w:rPr>
                <w:rStyle w:val="Hyperlink"/>
                <w:iCs w:val="0"/>
                <w:noProof/>
              </w:rPr>
            </w:rPrChange>
          </w:rPr>
          <w:delText>3.3.1</w:delText>
        </w:r>
        <w:r w:rsidDel="00D241B6">
          <w:rPr>
            <w:rFonts w:asciiTheme="minorHAnsi" w:eastAsiaTheme="minorEastAsia" w:hAnsiTheme="minorHAnsi" w:cstheme="minorBidi"/>
            <w:iCs w:val="0"/>
            <w:noProof/>
            <w:sz w:val="22"/>
            <w:szCs w:val="22"/>
          </w:rPr>
          <w:tab/>
        </w:r>
        <w:r w:rsidRPr="003B3BFB" w:rsidDel="00D241B6">
          <w:rPr>
            <w:rPrChange w:id="560" w:author="Keith Oulson" w:date="2018-05-01T08:18:00Z">
              <w:rPr>
                <w:rStyle w:val="Hyperlink"/>
                <w:iCs w:val="0"/>
                <w:noProof/>
              </w:rPr>
            </w:rPrChange>
          </w:rPr>
          <w:delText>835 ERA FHIR Bundle Resources</w:delText>
        </w:r>
        <w:r w:rsidDel="00D241B6">
          <w:rPr>
            <w:noProof/>
            <w:webHidden/>
          </w:rPr>
          <w:tab/>
          <w:delText>14</w:delText>
        </w:r>
      </w:del>
    </w:p>
    <w:p w14:paraId="2F2BD58C" w14:textId="2E134480" w:rsidR="00294264" w:rsidDel="00D241B6" w:rsidRDefault="00294264">
      <w:pPr>
        <w:pStyle w:val="TOC3"/>
        <w:tabs>
          <w:tab w:val="left" w:pos="1320"/>
          <w:tab w:val="right" w:leader="dot" w:pos="9350"/>
        </w:tabs>
        <w:rPr>
          <w:del w:id="561" w:author="Department of Veterans Affairs" w:date="2018-05-03T09:58:00Z"/>
          <w:rFonts w:asciiTheme="minorHAnsi" w:eastAsiaTheme="minorEastAsia" w:hAnsiTheme="minorHAnsi" w:cstheme="minorBidi"/>
          <w:iCs w:val="0"/>
          <w:noProof/>
          <w:sz w:val="22"/>
          <w:szCs w:val="22"/>
        </w:rPr>
      </w:pPr>
      <w:del w:id="562" w:author="Department of Veterans Affairs" w:date="2018-05-03T09:58:00Z">
        <w:r w:rsidRPr="003B3BFB" w:rsidDel="00D241B6">
          <w:rPr>
            <w:rPrChange w:id="563" w:author="Keith Oulson" w:date="2018-05-01T08:18:00Z">
              <w:rPr>
                <w:rStyle w:val="Hyperlink"/>
                <w:iCs w:val="0"/>
                <w:noProof/>
              </w:rPr>
            </w:rPrChange>
          </w:rPr>
          <w:delText>3.3.2</w:delText>
        </w:r>
        <w:r w:rsidDel="00D241B6">
          <w:rPr>
            <w:rFonts w:asciiTheme="minorHAnsi" w:eastAsiaTheme="minorEastAsia" w:hAnsiTheme="minorHAnsi" w:cstheme="minorBidi"/>
            <w:iCs w:val="0"/>
            <w:noProof/>
            <w:sz w:val="22"/>
            <w:szCs w:val="22"/>
          </w:rPr>
          <w:tab/>
        </w:r>
        <w:r w:rsidRPr="003B3BFB" w:rsidDel="00D241B6">
          <w:rPr>
            <w:rPrChange w:id="564" w:author="Keith Oulson" w:date="2018-05-01T08:18:00Z">
              <w:rPr>
                <w:rStyle w:val="Hyperlink"/>
                <w:iCs w:val="0"/>
                <w:noProof/>
              </w:rPr>
            </w:rPrChange>
          </w:rPr>
          <w:delText>835 MRA FHIR Bundle Resources</w:delText>
        </w:r>
        <w:r w:rsidDel="00D241B6">
          <w:rPr>
            <w:noProof/>
            <w:webHidden/>
          </w:rPr>
          <w:tab/>
          <w:delText>14</w:delText>
        </w:r>
      </w:del>
    </w:p>
    <w:p w14:paraId="3FAC1B2D" w14:textId="2422E5A1" w:rsidR="00294264" w:rsidDel="00D241B6" w:rsidRDefault="00294264">
      <w:pPr>
        <w:pStyle w:val="TOC3"/>
        <w:tabs>
          <w:tab w:val="left" w:pos="1320"/>
          <w:tab w:val="right" w:leader="dot" w:pos="9350"/>
        </w:tabs>
        <w:rPr>
          <w:del w:id="565" w:author="Department of Veterans Affairs" w:date="2018-05-03T09:58:00Z"/>
          <w:rFonts w:asciiTheme="minorHAnsi" w:eastAsiaTheme="minorEastAsia" w:hAnsiTheme="minorHAnsi" w:cstheme="minorBidi"/>
          <w:iCs w:val="0"/>
          <w:noProof/>
          <w:sz w:val="22"/>
          <w:szCs w:val="22"/>
        </w:rPr>
      </w:pPr>
      <w:del w:id="566" w:author="Department of Veterans Affairs" w:date="2018-05-03T09:58:00Z">
        <w:r w:rsidRPr="003B3BFB" w:rsidDel="00D241B6">
          <w:rPr>
            <w:rPrChange w:id="567" w:author="Keith Oulson" w:date="2018-05-01T08:18:00Z">
              <w:rPr>
                <w:rStyle w:val="Hyperlink"/>
                <w:iCs w:val="0"/>
                <w:noProof/>
              </w:rPr>
            </w:rPrChange>
          </w:rPr>
          <w:delText>3.3.3</w:delText>
        </w:r>
        <w:r w:rsidDel="00D241B6">
          <w:rPr>
            <w:rFonts w:asciiTheme="minorHAnsi" w:eastAsiaTheme="minorEastAsia" w:hAnsiTheme="minorHAnsi" w:cstheme="minorBidi"/>
            <w:iCs w:val="0"/>
            <w:noProof/>
            <w:sz w:val="22"/>
            <w:szCs w:val="22"/>
          </w:rPr>
          <w:tab/>
        </w:r>
        <w:r w:rsidRPr="003B3BFB" w:rsidDel="00D241B6">
          <w:rPr>
            <w:rPrChange w:id="568" w:author="Keith Oulson" w:date="2018-05-01T08:18:00Z">
              <w:rPr>
                <w:rStyle w:val="Hyperlink"/>
                <w:iCs w:val="0"/>
                <w:noProof/>
              </w:rPr>
            </w:rPrChange>
          </w:rPr>
          <w:delText>835 EFT FHIR Bundle Resources</w:delText>
        </w:r>
        <w:r w:rsidDel="00D241B6">
          <w:rPr>
            <w:noProof/>
            <w:webHidden/>
          </w:rPr>
          <w:tab/>
          <w:delText>15</w:delText>
        </w:r>
      </w:del>
    </w:p>
    <w:p w14:paraId="489B537B" w14:textId="24CC6306" w:rsidR="00294264" w:rsidDel="00D241B6" w:rsidRDefault="00294264">
      <w:pPr>
        <w:pStyle w:val="TOC2"/>
        <w:tabs>
          <w:tab w:val="left" w:pos="880"/>
          <w:tab w:val="right" w:leader="dot" w:pos="9350"/>
        </w:tabs>
        <w:rPr>
          <w:del w:id="569" w:author="Department of Veterans Affairs" w:date="2018-05-03T09:58:00Z"/>
          <w:rFonts w:asciiTheme="minorHAnsi" w:eastAsiaTheme="minorEastAsia" w:hAnsiTheme="minorHAnsi" w:cstheme="minorBidi"/>
          <w:b w:val="0"/>
          <w:noProof/>
          <w:sz w:val="22"/>
          <w:szCs w:val="22"/>
        </w:rPr>
      </w:pPr>
      <w:del w:id="570" w:author="Department of Veterans Affairs" w:date="2018-05-03T09:58:00Z">
        <w:r w:rsidRPr="003B3BFB" w:rsidDel="00D241B6">
          <w:rPr>
            <w:rPrChange w:id="571" w:author="Keith Oulson" w:date="2018-05-01T08:18:00Z">
              <w:rPr>
                <w:rStyle w:val="Hyperlink"/>
                <w:b w:val="0"/>
                <w:noProof/>
              </w:rPr>
            </w:rPrChange>
          </w:rPr>
          <w:delText>3.4</w:delText>
        </w:r>
        <w:r w:rsidDel="00D241B6">
          <w:rPr>
            <w:rFonts w:asciiTheme="minorHAnsi" w:eastAsiaTheme="minorEastAsia" w:hAnsiTheme="minorHAnsi" w:cstheme="minorBidi"/>
            <w:b w:val="0"/>
            <w:noProof/>
            <w:sz w:val="22"/>
            <w:szCs w:val="22"/>
          </w:rPr>
          <w:tab/>
        </w:r>
        <w:r w:rsidRPr="003B3BFB" w:rsidDel="00D241B6">
          <w:rPr>
            <w:rPrChange w:id="572" w:author="Keith Oulson" w:date="2018-05-01T08:18:00Z">
              <w:rPr>
                <w:rStyle w:val="Hyperlink"/>
                <w:b w:val="0"/>
                <w:noProof/>
              </w:rPr>
            </w:rPrChange>
          </w:rPr>
          <w:delText>Mapping Sheet</w:delText>
        </w:r>
        <w:r w:rsidDel="00D241B6">
          <w:rPr>
            <w:noProof/>
            <w:webHidden/>
          </w:rPr>
          <w:tab/>
          <w:delText>15</w:delText>
        </w:r>
      </w:del>
    </w:p>
    <w:p w14:paraId="09DE7020" w14:textId="40C64859" w:rsidR="00294264" w:rsidDel="00D241B6" w:rsidRDefault="00294264">
      <w:pPr>
        <w:pStyle w:val="TOC1"/>
        <w:tabs>
          <w:tab w:val="left" w:pos="440"/>
          <w:tab w:val="right" w:leader="dot" w:pos="9350"/>
        </w:tabs>
        <w:rPr>
          <w:del w:id="573" w:author="Department of Veterans Affairs" w:date="2018-05-03T09:58:00Z"/>
          <w:rFonts w:asciiTheme="minorHAnsi" w:eastAsiaTheme="minorEastAsia" w:hAnsiTheme="minorHAnsi" w:cstheme="minorBidi"/>
          <w:b w:val="0"/>
          <w:bCs w:val="0"/>
          <w:noProof/>
          <w:szCs w:val="22"/>
        </w:rPr>
      </w:pPr>
      <w:del w:id="574" w:author="Department of Veterans Affairs" w:date="2018-05-03T09:58:00Z">
        <w:r w:rsidRPr="003B3BFB" w:rsidDel="00D241B6">
          <w:rPr>
            <w:rPrChange w:id="575" w:author="Keith Oulson" w:date="2018-05-01T08:18:00Z">
              <w:rPr>
                <w:rStyle w:val="Hyperlink"/>
                <w:b w:val="0"/>
                <w:bCs w:val="0"/>
                <w:noProof/>
              </w:rPr>
            </w:rPrChange>
          </w:rPr>
          <w:delText>4</w:delText>
        </w:r>
        <w:r w:rsidDel="00D241B6">
          <w:rPr>
            <w:rFonts w:asciiTheme="minorHAnsi" w:eastAsiaTheme="minorEastAsia" w:hAnsiTheme="minorHAnsi" w:cstheme="minorBidi"/>
            <w:b w:val="0"/>
            <w:bCs w:val="0"/>
            <w:noProof/>
            <w:szCs w:val="22"/>
          </w:rPr>
          <w:tab/>
        </w:r>
        <w:r w:rsidRPr="003B3BFB" w:rsidDel="00D241B6">
          <w:rPr>
            <w:rPrChange w:id="576" w:author="Keith Oulson" w:date="2018-05-01T08:18:00Z">
              <w:rPr>
                <w:rStyle w:val="Hyperlink"/>
                <w:b w:val="0"/>
                <w:bCs w:val="0"/>
                <w:noProof/>
              </w:rPr>
            </w:rPrChange>
          </w:rPr>
          <w:delText>Appendix B - TASCore Mapping Rules</w:delText>
        </w:r>
        <w:r w:rsidDel="00D241B6">
          <w:rPr>
            <w:noProof/>
            <w:webHidden/>
          </w:rPr>
          <w:tab/>
          <w:delText>16</w:delText>
        </w:r>
      </w:del>
    </w:p>
    <w:p w14:paraId="35803851" w14:textId="360EE583" w:rsidR="00294264" w:rsidDel="00D241B6" w:rsidRDefault="00294264">
      <w:pPr>
        <w:pStyle w:val="TOC1"/>
        <w:tabs>
          <w:tab w:val="left" w:pos="440"/>
          <w:tab w:val="right" w:leader="dot" w:pos="9350"/>
        </w:tabs>
        <w:rPr>
          <w:del w:id="577" w:author="Department of Veterans Affairs" w:date="2018-05-03T09:58:00Z"/>
          <w:rFonts w:asciiTheme="minorHAnsi" w:eastAsiaTheme="minorEastAsia" w:hAnsiTheme="minorHAnsi" w:cstheme="minorBidi"/>
          <w:b w:val="0"/>
          <w:bCs w:val="0"/>
          <w:noProof/>
          <w:szCs w:val="22"/>
        </w:rPr>
      </w:pPr>
      <w:del w:id="578" w:author="Department of Veterans Affairs" w:date="2018-05-03T09:58:00Z">
        <w:r w:rsidRPr="003B3BFB" w:rsidDel="00D241B6">
          <w:rPr>
            <w:rPrChange w:id="579" w:author="Keith Oulson" w:date="2018-05-01T08:18:00Z">
              <w:rPr>
                <w:rStyle w:val="Hyperlink"/>
                <w:b w:val="0"/>
                <w:bCs w:val="0"/>
                <w:noProof/>
              </w:rPr>
            </w:rPrChange>
          </w:rPr>
          <w:delText>5</w:delText>
        </w:r>
        <w:r w:rsidDel="00D241B6">
          <w:rPr>
            <w:rFonts w:asciiTheme="minorHAnsi" w:eastAsiaTheme="minorEastAsia" w:hAnsiTheme="minorHAnsi" w:cstheme="minorBidi"/>
            <w:b w:val="0"/>
            <w:bCs w:val="0"/>
            <w:noProof/>
            <w:szCs w:val="22"/>
          </w:rPr>
          <w:tab/>
        </w:r>
        <w:r w:rsidRPr="003B3BFB" w:rsidDel="00D241B6">
          <w:rPr>
            <w:rPrChange w:id="580" w:author="Keith Oulson" w:date="2018-05-01T08:18:00Z">
              <w:rPr>
                <w:rStyle w:val="Hyperlink"/>
                <w:b w:val="0"/>
                <w:bCs w:val="0"/>
                <w:noProof/>
              </w:rPr>
            </w:rPrChange>
          </w:rPr>
          <w:delText>Appendix C – TASCore Default Values</w:delText>
        </w:r>
        <w:r w:rsidDel="00D241B6">
          <w:rPr>
            <w:noProof/>
            <w:webHidden/>
          </w:rPr>
          <w:tab/>
          <w:delText>16</w:delText>
        </w:r>
      </w:del>
    </w:p>
    <w:p w14:paraId="12FD5A37" w14:textId="33D32CBB" w:rsidR="00294264" w:rsidDel="00D241B6" w:rsidRDefault="00294264">
      <w:pPr>
        <w:pStyle w:val="TOC1"/>
        <w:tabs>
          <w:tab w:val="left" w:pos="440"/>
          <w:tab w:val="right" w:leader="dot" w:pos="9350"/>
        </w:tabs>
        <w:rPr>
          <w:del w:id="581" w:author="Department of Veterans Affairs" w:date="2018-05-03T09:58:00Z"/>
          <w:rFonts w:asciiTheme="minorHAnsi" w:eastAsiaTheme="minorEastAsia" w:hAnsiTheme="minorHAnsi" w:cstheme="minorBidi"/>
          <w:b w:val="0"/>
          <w:bCs w:val="0"/>
          <w:noProof/>
          <w:szCs w:val="22"/>
        </w:rPr>
      </w:pPr>
      <w:del w:id="582" w:author="Department of Veterans Affairs" w:date="2018-05-03T09:58:00Z">
        <w:r w:rsidRPr="003B3BFB" w:rsidDel="00D241B6">
          <w:rPr>
            <w:rPrChange w:id="583" w:author="Keith Oulson" w:date="2018-05-01T08:18:00Z">
              <w:rPr>
                <w:rStyle w:val="Hyperlink"/>
                <w:b w:val="0"/>
                <w:bCs w:val="0"/>
                <w:noProof/>
              </w:rPr>
            </w:rPrChange>
          </w:rPr>
          <w:delText>6</w:delText>
        </w:r>
        <w:r w:rsidDel="00D241B6">
          <w:rPr>
            <w:rFonts w:asciiTheme="minorHAnsi" w:eastAsiaTheme="minorEastAsia" w:hAnsiTheme="minorHAnsi" w:cstheme="minorBidi"/>
            <w:b w:val="0"/>
            <w:bCs w:val="0"/>
            <w:noProof/>
            <w:szCs w:val="22"/>
          </w:rPr>
          <w:tab/>
        </w:r>
        <w:r w:rsidRPr="003B3BFB" w:rsidDel="00D241B6">
          <w:rPr>
            <w:rPrChange w:id="584" w:author="Keith Oulson" w:date="2018-05-01T08:18:00Z">
              <w:rPr>
                <w:rStyle w:val="Hyperlink"/>
                <w:b w:val="0"/>
                <w:bCs w:val="0"/>
                <w:noProof/>
              </w:rPr>
            </w:rPrChange>
          </w:rPr>
          <w:delText>Appendix D – FSC Mapping Rules</w:delText>
        </w:r>
        <w:r w:rsidDel="00D241B6">
          <w:rPr>
            <w:noProof/>
            <w:webHidden/>
          </w:rPr>
          <w:tab/>
          <w:delText>16</w:delText>
        </w:r>
      </w:del>
    </w:p>
    <w:p w14:paraId="1C7A9AD8" w14:textId="50542F0C" w:rsidR="00294264" w:rsidDel="00D241B6" w:rsidRDefault="00294264">
      <w:pPr>
        <w:pStyle w:val="TOC1"/>
        <w:tabs>
          <w:tab w:val="left" w:pos="440"/>
          <w:tab w:val="right" w:leader="dot" w:pos="9350"/>
        </w:tabs>
        <w:rPr>
          <w:del w:id="585" w:author="Department of Veterans Affairs" w:date="2018-05-03T09:58:00Z"/>
          <w:rFonts w:asciiTheme="minorHAnsi" w:eastAsiaTheme="minorEastAsia" w:hAnsiTheme="minorHAnsi" w:cstheme="minorBidi"/>
          <w:b w:val="0"/>
          <w:bCs w:val="0"/>
          <w:noProof/>
          <w:szCs w:val="22"/>
        </w:rPr>
      </w:pPr>
      <w:del w:id="586" w:author="Department of Veterans Affairs" w:date="2018-05-03T09:58:00Z">
        <w:r w:rsidRPr="003B3BFB" w:rsidDel="00D241B6">
          <w:rPr>
            <w:rPrChange w:id="587" w:author="Keith Oulson" w:date="2018-05-01T08:18:00Z">
              <w:rPr>
                <w:rStyle w:val="Hyperlink"/>
                <w:b w:val="0"/>
                <w:bCs w:val="0"/>
                <w:noProof/>
              </w:rPr>
            </w:rPrChange>
          </w:rPr>
          <w:delText>7</w:delText>
        </w:r>
        <w:r w:rsidDel="00D241B6">
          <w:rPr>
            <w:rFonts w:asciiTheme="minorHAnsi" w:eastAsiaTheme="minorEastAsia" w:hAnsiTheme="minorHAnsi" w:cstheme="minorBidi"/>
            <w:b w:val="0"/>
            <w:bCs w:val="0"/>
            <w:noProof/>
            <w:szCs w:val="22"/>
          </w:rPr>
          <w:tab/>
        </w:r>
        <w:r w:rsidRPr="003B3BFB" w:rsidDel="00D241B6">
          <w:rPr>
            <w:rPrChange w:id="588" w:author="Keith Oulson" w:date="2018-05-01T08:18:00Z">
              <w:rPr>
                <w:rStyle w:val="Hyperlink"/>
                <w:b w:val="0"/>
                <w:bCs w:val="0"/>
                <w:noProof/>
              </w:rPr>
            </w:rPrChange>
          </w:rPr>
          <w:delText>Appendix E – FSC Default Values</w:delText>
        </w:r>
        <w:r w:rsidDel="00D241B6">
          <w:rPr>
            <w:noProof/>
            <w:webHidden/>
          </w:rPr>
          <w:tab/>
          <w:delText>16</w:delText>
        </w:r>
      </w:del>
    </w:p>
    <w:p w14:paraId="2693000D" w14:textId="446F179A" w:rsidR="00294264" w:rsidDel="00D241B6" w:rsidRDefault="00294264">
      <w:pPr>
        <w:pStyle w:val="TOC1"/>
        <w:tabs>
          <w:tab w:val="left" w:pos="440"/>
          <w:tab w:val="right" w:leader="dot" w:pos="9350"/>
        </w:tabs>
        <w:rPr>
          <w:del w:id="589" w:author="Department of Veterans Affairs" w:date="2018-05-03T09:58:00Z"/>
          <w:rFonts w:asciiTheme="minorHAnsi" w:eastAsiaTheme="minorEastAsia" w:hAnsiTheme="minorHAnsi" w:cstheme="minorBidi"/>
          <w:b w:val="0"/>
          <w:bCs w:val="0"/>
          <w:noProof/>
          <w:szCs w:val="22"/>
        </w:rPr>
      </w:pPr>
      <w:del w:id="590" w:author="Department of Veterans Affairs" w:date="2018-05-03T09:58:00Z">
        <w:r w:rsidRPr="003B3BFB" w:rsidDel="00D241B6">
          <w:rPr>
            <w:rPrChange w:id="591" w:author="Keith Oulson" w:date="2018-05-01T08:18:00Z">
              <w:rPr>
                <w:rStyle w:val="Hyperlink"/>
                <w:b w:val="0"/>
                <w:bCs w:val="0"/>
                <w:noProof/>
              </w:rPr>
            </w:rPrChange>
          </w:rPr>
          <w:delText>8</w:delText>
        </w:r>
        <w:r w:rsidDel="00D241B6">
          <w:rPr>
            <w:rFonts w:asciiTheme="minorHAnsi" w:eastAsiaTheme="minorEastAsia" w:hAnsiTheme="minorHAnsi" w:cstheme="minorBidi"/>
            <w:b w:val="0"/>
            <w:bCs w:val="0"/>
            <w:noProof/>
            <w:szCs w:val="22"/>
          </w:rPr>
          <w:tab/>
        </w:r>
        <w:r w:rsidRPr="003B3BFB" w:rsidDel="00D241B6">
          <w:rPr>
            <w:rPrChange w:id="592" w:author="Keith Oulson" w:date="2018-05-01T08:18:00Z">
              <w:rPr>
                <w:rStyle w:val="Hyperlink"/>
                <w:b w:val="0"/>
                <w:bCs w:val="0"/>
                <w:noProof/>
              </w:rPr>
            </w:rPrChange>
          </w:rPr>
          <w:delText>Glossary</w:delText>
        </w:r>
        <w:r w:rsidDel="00D241B6">
          <w:rPr>
            <w:noProof/>
            <w:webHidden/>
          </w:rPr>
          <w:tab/>
          <w:delText>16</w:delText>
        </w:r>
      </w:del>
    </w:p>
    <w:p w14:paraId="7075B34F" w14:textId="294D22EF" w:rsidR="00294264" w:rsidDel="00D241B6" w:rsidRDefault="00294264">
      <w:pPr>
        <w:pStyle w:val="TOC1"/>
        <w:tabs>
          <w:tab w:val="left" w:pos="440"/>
          <w:tab w:val="right" w:leader="dot" w:pos="9350"/>
        </w:tabs>
        <w:rPr>
          <w:del w:id="593" w:author="Department of Veterans Affairs" w:date="2018-05-03T09:58:00Z"/>
          <w:rFonts w:asciiTheme="minorHAnsi" w:eastAsiaTheme="minorEastAsia" w:hAnsiTheme="minorHAnsi" w:cstheme="minorBidi"/>
          <w:b w:val="0"/>
          <w:bCs w:val="0"/>
          <w:noProof/>
          <w:szCs w:val="22"/>
        </w:rPr>
      </w:pPr>
      <w:del w:id="594" w:author="Department of Veterans Affairs" w:date="2018-05-03T09:58:00Z">
        <w:r w:rsidRPr="003B3BFB" w:rsidDel="00D241B6">
          <w:rPr>
            <w:rPrChange w:id="595" w:author="Keith Oulson" w:date="2018-05-01T08:18:00Z">
              <w:rPr>
                <w:rStyle w:val="Hyperlink"/>
                <w:rFonts w:ascii="Verdana" w:hAnsi="Verdana"/>
                <w:b w:val="0"/>
                <w:bCs w:val="0"/>
                <w:noProof/>
              </w:rPr>
            </w:rPrChange>
          </w:rPr>
          <w:delText>9</w:delText>
        </w:r>
        <w:r w:rsidDel="00D241B6">
          <w:rPr>
            <w:rFonts w:asciiTheme="minorHAnsi" w:eastAsiaTheme="minorEastAsia" w:hAnsiTheme="minorHAnsi" w:cstheme="minorBidi"/>
            <w:b w:val="0"/>
            <w:bCs w:val="0"/>
            <w:noProof/>
            <w:szCs w:val="22"/>
          </w:rPr>
          <w:tab/>
        </w:r>
        <w:r w:rsidRPr="003B3BFB" w:rsidDel="00D241B6">
          <w:rPr>
            <w:rPrChange w:id="596" w:author="Keith Oulson" w:date="2018-05-01T08:18:00Z">
              <w:rPr>
                <w:rStyle w:val="Hyperlink"/>
                <w:b w:val="0"/>
                <w:bCs w:val="0"/>
                <w:noProof/>
              </w:rPr>
            </w:rPrChange>
          </w:rPr>
          <w:delText>Attachment A – Approval Signatures</w:delText>
        </w:r>
        <w:r w:rsidDel="00D241B6">
          <w:rPr>
            <w:noProof/>
            <w:webHidden/>
          </w:rPr>
          <w:tab/>
          <w:delText>17</w:delText>
        </w:r>
      </w:del>
    </w:p>
    <w:p w14:paraId="6E6CCD91" w14:textId="60ECEB62" w:rsidR="00294264" w:rsidDel="00D241B6" w:rsidRDefault="00294264">
      <w:pPr>
        <w:pStyle w:val="TOC2"/>
        <w:tabs>
          <w:tab w:val="left" w:pos="880"/>
          <w:tab w:val="right" w:leader="dot" w:pos="9350"/>
        </w:tabs>
        <w:rPr>
          <w:del w:id="597" w:author="Department of Veterans Affairs" w:date="2018-05-03T09:58:00Z"/>
          <w:rFonts w:asciiTheme="minorHAnsi" w:eastAsiaTheme="minorEastAsia" w:hAnsiTheme="minorHAnsi" w:cstheme="minorBidi"/>
          <w:b w:val="0"/>
          <w:noProof/>
          <w:sz w:val="22"/>
          <w:szCs w:val="22"/>
        </w:rPr>
      </w:pPr>
      <w:del w:id="598" w:author="Department of Veterans Affairs" w:date="2018-05-03T09:58:00Z">
        <w:r w:rsidRPr="003B3BFB" w:rsidDel="00D241B6">
          <w:rPr>
            <w:rPrChange w:id="599" w:author="Keith Oulson" w:date="2018-05-01T08:18:00Z">
              <w:rPr>
                <w:rStyle w:val="Hyperlink"/>
                <w:b w:val="0"/>
                <w:noProof/>
              </w:rPr>
            </w:rPrChange>
          </w:rPr>
          <w:delText>9.1</w:delText>
        </w:r>
        <w:r w:rsidDel="00D241B6">
          <w:rPr>
            <w:rFonts w:asciiTheme="minorHAnsi" w:eastAsiaTheme="minorEastAsia" w:hAnsiTheme="minorHAnsi" w:cstheme="minorBidi"/>
            <w:b w:val="0"/>
            <w:noProof/>
            <w:sz w:val="22"/>
            <w:szCs w:val="22"/>
          </w:rPr>
          <w:tab/>
        </w:r>
        <w:r w:rsidRPr="003B3BFB" w:rsidDel="00D241B6">
          <w:rPr>
            <w:rPrChange w:id="600" w:author="Keith Oulson" w:date="2018-05-01T08:18:00Z">
              <w:rPr>
                <w:rStyle w:val="Hyperlink"/>
                <w:b w:val="0"/>
                <w:noProof/>
              </w:rPr>
            </w:rPrChange>
          </w:rPr>
          <w:delText>Signature page continued</w:delText>
        </w:r>
        <w:r w:rsidDel="00D241B6">
          <w:rPr>
            <w:noProof/>
            <w:webHidden/>
          </w:rPr>
          <w:tab/>
          <w:delText>18</w:delText>
        </w:r>
      </w:del>
    </w:p>
    <w:p w14:paraId="054FEECE" w14:textId="3F5DFCD8" w:rsidR="00302507" w:rsidRPr="00302507" w:rsidRDefault="00CE41B2" w:rsidP="00302507">
      <w:pPr>
        <w:pStyle w:val="BodyText"/>
      </w:pPr>
      <w:r>
        <w:rPr>
          <w:caps/>
        </w:rPr>
        <w:fldChar w:fldCharType="end"/>
      </w:r>
    </w:p>
    <w:p w14:paraId="00EE52F7" w14:textId="77777777" w:rsidR="00530F00" w:rsidRDefault="00530F00" w:rsidP="00302507">
      <w:pPr>
        <w:pStyle w:val="BodyText"/>
      </w:pPr>
    </w:p>
    <w:p w14:paraId="6B7B0585" w14:textId="7B5789F7" w:rsidR="00530F00" w:rsidRDefault="00530F00" w:rsidP="00530F00">
      <w:pPr>
        <w:pStyle w:val="Title2"/>
      </w:pPr>
      <w:r>
        <w:t>Table of Figures</w:t>
      </w:r>
    </w:p>
    <w:p w14:paraId="322700B9" w14:textId="77777777" w:rsidR="00530F00" w:rsidRDefault="00530F00" w:rsidP="00302507">
      <w:pPr>
        <w:pStyle w:val="BodyText"/>
      </w:pPr>
    </w:p>
    <w:p w14:paraId="3EA4329B" w14:textId="77777777" w:rsidR="00D241B6" w:rsidRDefault="00530F00">
      <w:pPr>
        <w:pStyle w:val="TableofFigures"/>
        <w:tabs>
          <w:tab w:val="right" w:leader="dot" w:pos="9350"/>
        </w:tabs>
        <w:rPr>
          <w:ins w:id="601" w:author="Department of Veterans Affairs" w:date="2018-05-03T09:58:00Z"/>
          <w:rFonts w:asciiTheme="minorHAnsi" w:eastAsiaTheme="minorEastAsia" w:hAnsiTheme="minorHAnsi" w:cstheme="minorBidi"/>
          <w:i w:val="0"/>
          <w:iCs w:val="0"/>
          <w:noProof/>
          <w:sz w:val="22"/>
          <w:szCs w:val="22"/>
          <w:lang w:eastAsia="en-US"/>
        </w:rPr>
      </w:pPr>
      <w:r>
        <w:fldChar w:fldCharType="begin"/>
      </w:r>
      <w:r>
        <w:instrText xml:space="preserve"> TOC \h \z \c "Figure" </w:instrText>
      </w:r>
      <w:r>
        <w:fldChar w:fldCharType="separate"/>
      </w:r>
      <w:ins w:id="602" w:author="Department of Veterans Affairs" w:date="2018-05-03T09:58:00Z">
        <w:r w:rsidR="00D241B6" w:rsidRPr="005B0FF9">
          <w:rPr>
            <w:rStyle w:val="Hyperlink"/>
            <w:noProof/>
          </w:rPr>
          <w:fldChar w:fldCharType="begin"/>
        </w:r>
        <w:r w:rsidR="00D241B6" w:rsidRPr="005B0FF9">
          <w:rPr>
            <w:rStyle w:val="Hyperlink"/>
            <w:noProof/>
          </w:rPr>
          <w:instrText xml:space="preserve"> </w:instrText>
        </w:r>
        <w:r w:rsidR="00D241B6">
          <w:rPr>
            <w:noProof/>
          </w:rPr>
          <w:instrText>HYPERLINK \l "_Toc513104893"</w:instrText>
        </w:r>
        <w:r w:rsidR="00D241B6" w:rsidRPr="005B0FF9">
          <w:rPr>
            <w:rStyle w:val="Hyperlink"/>
            <w:noProof/>
          </w:rPr>
          <w:instrText xml:space="preserve"> </w:instrText>
        </w:r>
        <w:r w:rsidR="00D241B6" w:rsidRPr="005B0FF9">
          <w:rPr>
            <w:rStyle w:val="Hyperlink"/>
            <w:noProof/>
          </w:rPr>
          <w:fldChar w:fldCharType="separate"/>
        </w:r>
        <w:r w:rsidR="00D241B6" w:rsidRPr="005B0FF9">
          <w:rPr>
            <w:rStyle w:val="Hyperlink"/>
            <w:noProof/>
          </w:rPr>
          <w:t>Figure 1 - Interim Solution</w:t>
        </w:r>
        <w:r w:rsidR="00D241B6">
          <w:rPr>
            <w:noProof/>
            <w:webHidden/>
          </w:rPr>
          <w:tab/>
        </w:r>
        <w:r w:rsidR="00D241B6">
          <w:rPr>
            <w:noProof/>
            <w:webHidden/>
          </w:rPr>
          <w:fldChar w:fldCharType="begin"/>
        </w:r>
        <w:r w:rsidR="00D241B6">
          <w:rPr>
            <w:noProof/>
            <w:webHidden/>
          </w:rPr>
          <w:instrText xml:space="preserve"> PAGEREF _Toc513104893 \h </w:instrText>
        </w:r>
      </w:ins>
      <w:r w:rsidR="00D241B6">
        <w:rPr>
          <w:noProof/>
          <w:webHidden/>
        </w:rPr>
      </w:r>
      <w:r w:rsidR="00D241B6">
        <w:rPr>
          <w:noProof/>
          <w:webHidden/>
        </w:rPr>
        <w:fldChar w:fldCharType="separate"/>
      </w:r>
      <w:ins w:id="603" w:author="Department of Veterans Affairs" w:date="2018-05-03T09:58:00Z">
        <w:r w:rsidR="00D241B6">
          <w:rPr>
            <w:noProof/>
            <w:webHidden/>
          </w:rPr>
          <w:t>3</w:t>
        </w:r>
        <w:r w:rsidR="00D241B6">
          <w:rPr>
            <w:noProof/>
            <w:webHidden/>
          </w:rPr>
          <w:fldChar w:fldCharType="end"/>
        </w:r>
        <w:r w:rsidR="00D241B6" w:rsidRPr="005B0FF9">
          <w:rPr>
            <w:rStyle w:val="Hyperlink"/>
            <w:noProof/>
          </w:rPr>
          <w:fldChar w:fldCharType="end"/>
        </w:r>
      </w:ins>
    </w:p>
    <w:p w14:paraId="3C363DA0" w14:textId="77777777" w:rsidR="00D241B6" w:rsidRDefault="00D241B6">
      <w:pPr>
        <w:pStyle w:val="TableofFigures"/>
        <w:tabs>
          <w:tab w:val="right" w:leader="dot" w:pos="9350"/>
        </w:tabs>
        <w:rPr>
          <w:ins w:id="604" w:author="Department of Veterans Affairs" w:date="2018-05-03T09:58:00Z"/>
          <w:rFonts w:asciiTheme="minorHAnsi" w:eastAsiaTheme="minorEastAsia" w:hAnsiTheme="minorHAnsi" w:cstheme="minorBidi"/>
          <w:i w:val="0"/>
          <w:iCs w:val="0"/>
          <w:noProof/>
          <w:sz w:val="22"/>
          <w:szCs w:val="22"/>
          <w:lang w:eastAsia="en-US"/>
        </w:rPr>
      </w:pPr>
      <w:ins w:id="605" w:author="Department of Veterans Affairs" w:date="2018-05-03T09:58:00Z">
        <w:r w:rsidRPr="005B0FF9">
          <w:rPr>
            <w:rStyle w:val="Hyperlink"/>
            <w:noProof/>
          </w:rPr>
          <w:fldChar w:fldCharType="begin"/>
        </w:r>
        <w:r w:rsidRPr="005B0FF9">
          <w:rPr>
            <w:rStyle w:val="Hyperlink"/>
            <w:noProof/>
          </w:rPr>
          <w:instrText xml:space="preserve"> </w:instrText>
        </w:r>
        <w:r>
          <w:rPr>
            <w:noProof/>
          </w:rPr>
          <w:instrText>HYPERLINK \l "_Toc513104894"</w:instrText>
        </w:r>
        <w:r w:rsidRPr="005B0FF9">
          <w:rPr>
            <w:rStyle w:val="Hyperlink"/>
            <w:noProof/>
          </w:rPr>
          <w:instrText xml:space="preserve"> </w:instrText>
        </w:r>
        <w:r w:rsidRPr="005B0FF9">
          <w:rPr>
            <w:rStyle w:val="Hyperlink"/>
            <w:noProof/>
          </w:rPr>
          <w:fldChar w:fldCharType="separate"/>
        </w:r>
        <w:r w:rsidRPr="005B0FF9">
          <w:rPr>
            <w:rStyle w:val="Hyperlink"/>
            <w:noProof/>
          </w:rPr>
          <w:t>Figure 2 - To Be Solution</w:t>
        </w:r>
        <w:r>
          <w:rPr>
            <w:noProof/>
            <w:webHidden/>
          </w:rPr>
          <w:tab/>
        </w:r>
        <w:r>
          <w:rPr>
            <w:noProof/>
            <w:webHidden/>
          </w:rPr>
          <w:fldChar w:fldCharType="begin"/>
        </w:r>
        <w:r>
          <w:rPr>
            <w:noProof/>
            <w:webHidden/>
          </w:rPr>
          <w:instrText xml:space="preserve"> PAGEREF _Toc513104894 \h </w:instrText>
        </w:r>
      </w:ins>
      <w:r>
        <w:rPr>
          <w:noProof/>
          <w:webHidden/>
        </w:rPr>
      </w:r>
      <w:r>
        <w:rPr>
          <w:noProof/>
          <w:webHidden/>
        </w:rPr>
        <w:fldChar w:fldCharType="separate"/>
      </w:r>
      <w:ins w:id="606" w:author="Department of Veterans Affairs" w:date="2018-05-03T09:58:00Z">
        <w:r>
          <w:rPr>
            <w:noProof/>
            <w:webHidden/>
          </w:rPr>
          <w:t>4</w:t>
        </w:r>
        <w:r>
          <w:rPr>
            <w:noProof/>
            <w:webHidden/>
          </w:rPr>
          <w:fldChar w:fldCharType="end"/>
        </w:r>
        <w:r w:rsidRPr="005B0FF9">
          <w:rPr>
            <w:rStyle w:val="Hyperlink"/>
            <w:noProof/>
          </w:rPr>
          <w:fldChar w:fldCharType="end"/>
        </w:r>
      </w:ins>
    </w:p>
    <w:p w14:paraId="07E6EA63" w14:textId="77777777" w:rsidR="00D241B6" w:rsidRDefault="00D241B6">
      <w:pPr>
        <w:pStyle w:val="TableofFigures"/>
        <w:tabs>
          <w:tab w:val="right" w:leader="dot" w:pos="9350"/>
        </w:tabs>
        <w:rPr>
          <w:ins w:id="607" w:author="Department of Veterans Affairs" w:date="2018-05-03T09:58:00Z"/>
          <w:rFonts w:asciiTheme="minorHAnsi" w:eastAsiaTheme="minorEastAsia" w:hAnsiTheme="minorHAnsi" w:cstheme="minorBidi"/>
          <w:i w:val="0"/>
          <w:iCs w:val="0"/>
          <w:noProof/>
          <w:sz w:val="22"/>
          <w:szCs w:val="22"/>
          <w:lang w:eastAsia="en-US"/>
        </w:rPr>
      </w:pPr>
      <w:ins w:id="608" w:author="Department of Veterans Affairs" w:date="2018-05-03T09:58:00Z">
        <w:r w:rsidRPr="005B0FF9">
          <w:rPr>
            <w:rStyle w:val="Hyperlink"/>
            <w:noProof/>
          </w:rPr>
          <w:fldChar w:fldCharType="begin"/>
        </w:r>
        <w:r w:rsidRPr="005B0FF9">
          <w:rPr>
            <w:rStyle w:val="Hyperlink"/>
            <w:noProof/>
          </w:rPr>
          <w:instrText xml:space="preserve"> </w:instrText>
        </w:r>
        <w:r>
          <w:rPr>
            <w:noProof/>
          </w:rPr>
          <w:instrText>HYPERLINK \l "_Toc513104895"</w:instrText>
        </w:r>
        <w:r w:rsidRPr="005B0FF9">
          <w:rPr>
            <w:rStyle w:val="Hyperlink"/>
            <w:noProof/>
          </w:rPr>
          <w:instrText xml:space="preserve"> </w:instrText>
        </w:r>
        <w:r w:rsidRPr="005B0FF9">
          <w:rPr>
            <w:rStyle w:val="Hyperlink"/>
            <w:noProof/>
          </w:rPr>
          <w:fldChar w:fldCharType="separate"/>
        </w:r>
        <w:r w:rsidRPr="005B0FF9">
          <w:rPr>
            <w:rStyle w:val="Hyperlink"/>
            <w:noProof/>
          </w:rPr>
          <w:t>Figure 3 - Connectivity</w:t>
        </w:r>
        <w:r>
          <w:rPr>
            <w:noProof/>
            <w:webHidden/>
          </w:rPr>
          <w:tab/>
        </w:r>
        <w:r>
          <w:rPr>
            <w:noProof/>
            <w:webHidden/>
          </w:rPr>
          <w:fldChar w:fldCharType="begin"/>
        </w:r>
        <w:r>
          <w:rPr>
            <w:noProof/>
            <w:webHidden/>
          </w:rPr>
          <w:instrText xml:space="preserve"> PAGEREF _Toc513104895 \h </w:instrText>
        </w:r>
      </w:ins>
      <w:r>
        <w:rPr>
          <w:noProof/>
          <w:webHidden/>
        </w:rPr>
      </w:r>
      <w:r>
        <w:rPr>
          <w:noProof/>
          <w:webHidden/>
        </w:rPr>
        <w:fldChar w:fldCharType="separate"/>
      </w:r>
      <w:ins w:id="609" w:author="Department of Veterans Affairs" w:date="2018-05-03T09:58:00Z">
        <w:r>
          <w:rPr>
            <w:noProof/>
            <w:webHidden/>
          </w:rPr>
          <w:t>5</w:t>
        </w:r>
        <w:r>
          <w:rPr>
            <w:noProof/>
            <w:webHidden/>
          </w:rPr>
          <w:fldChar w:fldCharType="end"/>
        </w:r>
        <w:r w:rsidRPr="005B0FF9">
          <w:rPr>
            <w:rStyle w:val="Hyperlink"/>
            <w:noProof/>
          </w:rPr>
          <w:fldChar w:fldCharType="end"/>
        </w:r>
      </w:ins>
    </w:p>
    <w:p w14:paraId="40BA817A" w14:textId="77777777" w:rsidR="00D241B6" w:rsidRDefault="00D241B6">
      <w:pPr>
        <w:pStyle w:val="TableofFigures"/>
        <w:tabs>
          <w:tab w:val="right" w:leader="dot" w:pos="9350"/>
        </w:tabs>
        <w:rPr>
          <w:ins w:id="610" w:author="Department of Veterans Affairs" w:date="2018-05-03T09:58:00Z"/>
          <w:rFonts w:asciiTheme="minorHAnsi" w:eastAsiaTheme="minorEastAsia" w:hAnsiTheme="minorHAnsi" w:cstheme="minorBidi"/>
          <w:i w:val="0"/>
          <w:iCs w:val="0"/>
          <w:noProof/>
          <w:sz w:val="22"/>
          <w:szCs w:val="22"/>
          <w:lang w:eastAsia="en-US"/>
        </w:rPr>
      </w:pPr>
      <w:ins w:id="611" w:author="Department of Veterans Affairs" w:date="2018-05-03T09:58:00Z">
        <w:r w:rsidRPr="005B0FF9">
          <w:rPr>
            <w:rStyle w:val="Hyperlink"/>
            <w:noProof/>
          </w:rPr>
          <w:fldChar w:fldCharType="begin"/>
        </w:r>
        <w:r w:rsidRPr="005B0FF9">
          <w:rPr>
            <w:rStyle w:val="Hyperlink"/>
            <w:noProof/>
          </w:rPr>
          <w:instrText xml:space="preserve"> </w:instrText>
        </w:r>
        <w:r>
          <w:rPr>
            <w:noProof/>
          </w:rPr>
          <w:instrText>HYPERLINK \l "_Toc513104896"</w:instrText>
        </w:r>
        <w:r w:rsidRPr="005B0FF9">
          <w:rPr>
            <w:rStyle w:val="Hyperlink"/>
            <w:noProof/>
          </w:rPr>
          <w:instrText xml:space="preserve"> </w:instrText>
        </w:r>
        <w:r w:rsidRPr="005B0FF9">
          <w:rPr>
            <w:rStyle w:val="Hyperlink"/>
            <w:noProof/>
          </w:rPr>
          <w:fldChar w:fldCharType="separate"/>
        </w:r>
        <w:r w:rsidRPr="005B0FF9">
          <w:rPr>
            <w:rStyle w:val="Hyperlink"/>
            <w:noProof/>
          </w:rPr>
          <w:t>Figure 4 - FHIR Bundle</w:t>
        </w:r>
        <w:r>
          <w:rPr>
            <w:noProof/>
            <w:webHidden/>
          </w:rPr>
          <w:tab/>
        </w:r>
        <w:r>
          <w:rPr>
            <w:noProof/>
            <w:webHidden/>
          </w:rPr>
          <w:fldChar w:fldCharType="begin"/>
        </w:r>
        <w:r>
          <w:rPr>
            <w:noProof/>
            <w:webHidden/>
          </w:rPr>
          <w:instrText xml:space="preserve"> PAGEREF _Toc513104896 \h </w:instrText>
        </w:r>
      </w:ins>
      <w:r>
        <w:rPr>
          <w:noProof/>
          <w:webHidden/>
        </w:rPr>
      </w:r>
      <w:r>
        <w:rPr>
          <w:noProof/>
          <w:webHidden/>
        </w:rPr>
        <w:fldChar w:fldCharType="separate"/>
      </w:r>
      <w:ins w:id="612" w:author="Department of Veterans Affairs" w:date="2018-05-03T09:58:00Z">
        <w:r>
          <w:rPr>
            <w:noProof/>
            <w:webHidden/>
          </w:rPr>
          <w:t>8</w:t>
        </w:r>
        <w:r>
          <w:rPr>
            <w:noProof/>
            <w:webHidden/>
          </w:rPr>
          <w:fldChar w:fldCharType="end"/>
        </w:r>
        <w:r w:rsidRPr="005B0FF9">
          <w:rPr>
            <w:rStyle w:val="Hyperlink"/>
            <w:noProof/>
          </w:rPr>
          <w:fldChar w:fldCharType="end"/>
        </w:r>
      </w:ins>
    </w:p>
    <w:p w14:paraId="4E05F0EC" w14:textId="77777777" w:rsidR="00D241B6" w:rsidRDefault="00D241B6">
      <w:pPr>
        <w:pStyle w:val="TableofFigures"/>
        <w:tabs>
          <w:tab w:val="right" w:leader="dot" w:pos="9350"/>
        </w:tabs>
        <w:rPr>
          <w:ins w:id="613" w:author="Department of Veterans Affairs" w:date="2018-05-03T09:58:00Z"/>
          <w:rFonts w:asciiTheme="minorHAnsi" w:eastAsiaTheme="minorEastAsia" w:hAnsiTheme="minorHAnsi" w:cstheme="minorBidi"/>
          <w:i w:val="0"/>
          <w:iCs w:val="0"/>
          <w:noProof/>
          <w:sz w:val="22"/>
          <w:szCs w:val="22"/>
          <w:lang w:eastAsia="en-US"/>
        </w:rPr>
      </w:pPr>
      <w:ins w:id="614" w:author="Department of Veterans Affairs" w:date="2018-05-03T09:58:00Z">
        <w:r w:rsidRPr="005B0FF9">
          <w:rPr>
            <w:rStyle w:val="Hyperlink"/>
            <w:noProof/>
          </w:rPr>
          <w:fldChar w:fldCharType="begin"/>
        </w:r>
        <w:r w:rsidRPr="005B0FF9">
          <w:rPr>
            <w:rStyle w:val="Hyperlink"/>
            <w:noProof/>
          </w:rPr>
          <w:instrText xml:space="preserve"> </w:instrText>
        </w:r>
        <w:r>
          <w:rPr>
            <w:noProof/>
          </w:rPr>
          <w:instrText>HYPERLINK \l "_Toc513104897"</w:instrText>
        </w:r>
        <w:r w:rsidRPr="005B0FF9">
          <w:rPr>
            <w:rStyle w:val="Hyperlink"/>
            <w:noProof/>
          </w:rPr>
          <w:instrText xml:space="preserve"> </w:instrText>
        </w:r>
        <w:r w:rsidRPr="005B0FF9">
          <w:rPr>
            <w:rStyle w:val="Hyperlink"/>
            <w:noProof/>
          </w:rPr>
          <w:fldChar w:fldCharType="separate"/>
        </w:r>
        <w:r w:rsidRPr="005B0FF9">
          <w:rPr>
            <w:rStyle w:val="Hyperlink"/>
            <w:noProof/>
          </w:rPr>
          <w:t>Figure 5 - FHIR Bundle JSON</w:t>
        </w:r>
        <w:r>
          <w:rPr>
            <w:noProof/>
            <w:webHidden/>
          </w:rPr>
          <w:tab/>
        </w:r>
        <w:r>
          <w:rPr>
            <w:noProof/>
            <w:webHidden/>
          </w:rPr>
          <w:fldChar w:fldCharType="begin"/>
        </w:r>
        <w:r>
          <w:rPr>
            <w:noProof/>
            <w:webHidden/>
          </w:rPr>
          <w:instrText xml:space="preserve"> PAGEREF _Toc513104897 \h </w:instrText>
        </w:r>
      </w:ins>
      <w:r>
        <w:rPr>
          <w:noProof/>
          <w:webHidden/>
        </w:rPr>
      </w:r>
      <w:r>
        <w:rPr>
          <w:noProof/>
          <w:webHidden/>
        </w:rPr>
        <w:fldChar w:fldCharType="separate"/>
      </w:r>
      <w:ins w:id="615" w:author="Department of Veterans Affairs" w:date="2018-05-03T09:58:00Z">
        <w:r>
          <w:rPr>
            <w:noProof/>
            <w:webHidden/>
          </w:rPr>
          <w:t>9</w:t>
        </w:r>
        <w:r>
          <w:rPr>
            <w:noProof/>
            <w:webHidden/>
          </w:rPr>
          <w:fldChar w:fldCharType="end"/>
        </w:r>
        <w:r w:rsidRPr="005B0FF9">
          <w:rPr>
            <w:rStyle w:val="Hyperlink"/>
            <w:noProof/>
          </w:rPr>
          <w:fldChar w:fldCharType="end"/>
        </w:r>
      </w:ins>
    </w:p>
    <w:p w14:paraId="22F108CE" w14:textId="382F6FB8" w:rsidR="00096382" w:rsidDel="00D241B6" w:rsidRDefault="00096382">
      <w:pPr>
        <w:pStyle w:val="TableofFigures"/>
        <w:tabs>
          <w:tab w:val="right" w:leader="dot" w:pos="9350"/>
        </w:tabs>
        <w:rPr>
          <w:ins w:id="616" w:author="Keith Oulson" w:date="2018-05-02T10:40:00Z"/>
          <w:del w:id="617" w:author="Department of Veterans Affairs" w:date="2018-05-03T09:58:00Z"/>
          <w:rFonts w:asciiTheme="minorHAnsi" w:eastAsiaTheme="minorEastAsia" w:hAnsiTheme="minorHAnsi" w:cstheme="minorBidi"/>
          <w:i w:val="0"/>
          <w:iCs w:val="0"/>
          <w:noProof/>
          <w:sz w:val="22"/>
          <w:szCs w:val="22"/>
          <w:lang w:eastAsia="en-US"/>
        </w:rPr>
      </w:pPr>
      <w:ins w:id="618" w:author="Keith Oulson" w:date="2018-05-02T10:40:00Z">
        <w:del w:id="619" w:author="Department of Veterans Affairs" w:date="2018-05-03T09:58:00Z">
          <w:r w:rsidRPr="00D241B6" w:rsidDel="00D241B6">
            <w:rPr>
              <w:rStyle w:val="Hyperlink"/>
              <w:i w:val="0"/>
              <w:iCs w:val="0"/>
              <w:noProof/>
            </w:rPr>
            <w:delText>Figure 1 - Interim Solution</w:delText>
          </w:r>
          <w:r w:rsidDel="00D241B6">
            <w:rPr>
              <w:noProof/>
              <w:webHidden/>
            </w:rPr>
            <w:tab/>
            <w:delText>3</w:delText>
          </w:r>
        </w:del>
      </w:ins>
    </w:p>
    <w:p w14:paraId="13EB88C7" w14:textId="2B6ACB63" w:rsidR="00096382" w:rsidDel="00D241B6" w:rsidRDefault="00096382">
      <w:pPr>
        <w:pStyle w:val="TableofFigures"/>
        <w:tabs>
          <w:tab w:val="right" w:leader="dot" w:pos="9350"/>
        </w:tabs>
        <w:rPr>
          <w:ins w:id="620" w:author="Keith Oulson" w:date="2018-05-02T10:40:00Z"/>
          <w:del w:id="621" w:author="Department of Veterans Affairs" w:date="2018-05-03T09:58:00Z"/>
          <w:rFonts w:asciiTheme="minorHAnsi" w:eastAsiaTheme="minorEastAsia" w:hAnsiTheme="minorHAnsi" w:cstheme="minorBidi"/>
          <w:i w:val="0"/>
          <w:iCs w:val="0"/>
          <w:noProof/>
          <w:sz w:val="22"/>
          <w:szCs w:val="22"/>
          <w:lang w:eastAsia="en-US"/>
        </w:rPr>
      </w:pPr>
      <w:ins w:id="622" w:author="Keith Oulson" w:date="2018-05-02T10:40:00Z">
        <w:del w:id="623" w:author="Department of Veterans Affairs" w:date="2018-05-03T09:58:00Z">
          <w:r w:rsidRPr="00D241B6" w:rsidDel="00D241B6">
            <w:rPr>
              <w:rStyle w:val="Hyperlink"/>
              <w:i w:val="0"/>
              <w:iCs w:val="0"/>
              <w:noProof/>
            </w:rPr>
            <w:delText>Figure 2 - To Be Solution</w:delText>
          </w:r>
          <w:r w:rsidDel="00D241B6">
            <w:rPr>
              <w:noProof/>
              <w:webHidden/>
            </w:rPr>
            <w:tab/>
            <w:delText>4</w:delText>
          </w:r>
        </w:del>
      </w:ins>
    </w:p>
    <w:p w14:paraId="4DEAE7C6" w14:textId="0435348C" w:rsidR="00096382" w:rsidDel="00D241B6" w:rsidRDefault="00096382">
      <w:pPr>
        <w:pStyle w:val="TableofFigures"/>
        <w:tabs>
          <w:tab w:val="right" w:leader="dot" w:pos="9350"/>
        </w:tabs>
        <w:rPr>
          <w:ins w:id="624" w:author="Keith Oulson" w:date="2018-05-02T10:40:00Z"/>
          <w:del w:id="625" w:author="Department of Veterans Affairs" w:date="2018-05-03T09:58:00Z"/>
          <w:rFonts w:asciiTheme="minorHAnsi" w:eastAsiaTheme="minorEastAsia" w:hAnsiTheme="minorHAnsi" w:cstheme="minorBidi"/>
          <w:i w:val="0"/>
          <w:iCs w:val="0"/>
          <w:noProof/>
          <w:sz w:val="22"/>
          <w:szCs w:val="22"/>
          <w:lang w:eastAsia="en-US"/>
        </w:rPr>
      </w:pPr>
      <w:ins w:id="626" w:author="Keith Oulson" w:date="2018-05-02T10:40:00Z">
        <w:del w:id="627" w:author="Department of Veterans Affairs" w:date="2018-05-03T09:58:00Z">
          <w:r w:rsidRPr="00D241B6" w:rsidDel="00D241B6">
            <w:rPr>
              <w:rStyle w:val="Hyperlink"/>
              <w:i w:val="0"/>
              <w:iCs w:val="0"/>
              <w:noProof/>
            </w:rPr>
            <w:delText>Figure 3 - Connectivity</w:delText>
          </w:r>
          <w:r w:rsidDel="00D241B6">
            <w:rPr>
              <w:noProof/>
              <w:webHidden/>
            </w:rPr>
            <w:tab/>
            <w:delText>5</w:delText>
          </w:r>
        </w:del>
      </w:ins>
    </w:p>
    <w:p w14:paraId="47CA7A96" w14:textId="120869A1" w:rsidR="00096382" w:rsidDel="00D241B6" w:rsidRDefault="00096382">
      <w:pPr>
        <w:pStyle w:val="TableofFigures"/>
        <w:tabs>
          <w:tab w:val="right" w:leader="dot" w:pos="9350"/>
        </w:tabs>
        <w:rPr>
          <w:ins w:id="628" w:author="Keith Oulson" w:date="2018-05-02T10:40:00Z"/>
          <w:del w:id="629" w:author="Department of Veterans Affairs" w:date="2018-05-03T09:58:00Z"/>
          <w:rFonts w:asciiTheme="minorHAnsi" w:eastAsiaTheme="minorEastAsia" w:hAnsiTheme="minorHAnsi" w:cstheme="minorBidi"/>
          <w:i w:val="0"/>
          <w:iCs w:val="0"/>
          <w:noProof/>
          <w:sz w:val="22"/>
          <w:szCs w:val="22"/>
          <w:lang w:eastAsia="en-US"/>
        </w:rPr>
      </w:pPr>
      <w:ins w:id="630" w:author="Keith Oulson" w:date="2018-05-02T10:40:00Z">
        <w:del w:id="631" w:author="Department of Veterans Affairs" w:date="2018-05-03T09:58:00Z">
          <w:r w:rsidRPr="00D241B6" w:rsidDel="00D241B6">
            <w:rPr>
              <w:rStyle w:val="Hyperlink"/>
              <w:i w:val="0"/>
              <w:iCs w:val="0"/>
              <w:noProof/>
            </w:rPr>
            <w:delText>Figure 4 - FHIR Bundle</w:delText>
          </w:r>
          <w:r w:rsidDel="00D241B6">
            <w:rPr>
              <w:noProof/>
              <w:webHidden/>
            </w:rPr>
            <w:tab/>
            <w:delText>8</w:delText>
          </w:r>
        </w:del>
      </w:ins>
    </w:p>
    <w:p w14:paraId="3DCD964C" w14:textId="12197475" w:rsidR="00096382" w:rsidDel="00D241B6" w:rsidRDefault="00096382">
      <w:pPr>
        <w:pStyle w:val="TableofFigures"/>
        <w:tabs>
          <w:tab w:val="right" w:leader="dot" w:pos="9350"/>
        </w:tabs>
        <w:rPr>
          <w:ins w:id="632" w:author="Keith Oulson" w:date="2018-05-02T10:40:00Z"/>
          <w:del w:id="633" w:author="Department of Veterans Affairs" w:date="2018-05-03T09:58:00Z"/>
          <w:rFonts w:asciiTheme="minorHAnsi" w:eastAsiaTheme="minorEastAsia" w:hAnsiTheme="minorHAnsi" w:cstheme="minorBidi"/>
          <w:i w:val="0"/>
          <w:iCs w:val="0"/>
          <w:noProof/>
          <w:sz w:val="22"/>
          <w:szCs w:val="22"/>
          <w:lang w:eastAsia="en-US"/>
        </w:rPr>
      </w:pPr>
      <w:ins w:id="634" w:author="Keith Oulson" w:date="2018-05-02T10:40:00Z">
        <w:del w:id="635" w:author="Department of Veterans Affairs" w:date="2018-05-03T09:58:00Z">
          <w:r w:rsidRPr="00D241B6" w:rsidDel="00D241B6">
            <w:rPr>
              <w:rStyle w:val="Hyperlink"/>
              <w:i w:val="0"/>
              <w:iCs w:val="0"/>
              <w:noProof/>
            </w:rPr>
            <w:delText>Figure 5 - FHIR Bundle JSON</w:delText>
          </w:r>
          <w:r w:rsidDel="00D241B6">
            <w:rPr>
              <w:noProof/>
              <w:webHidden/>
            </w:rPr>
            <w:tab/>
            <w:delText>9</w:delText>
          </w:r>
        </w:del>
      </w:ins>
    </w:p>
    <w:p w14:paraId="6D030C68" w14:textId="0D9B895A" w:rsidR="000222A9" w:rsidDel="00D241B6" w:rsidRDefault="000222A9">
      <w:pPr>
        <w:pStyle w:val="TableofFigures"/>
        <w:tabs>
          <w:tab w:val="right" w:leader="dot" w:pos="9350"/>
        </w:tabs>
        <w:rPr>
          <w:del w:id="636" w:author="Department of Veterans Affairs" w:date="2018-05-03T09:58:00Z"/>
          <w:rFonts w:asciiTheme="minorHAnsi" w:eastAsiaTheme="minorEastAsia" w:hAnsiTheme="minorHAnsi" w:cstheme="minorBidi"/>
          <w:i w:val="0"/>
          <w:iCs w:val="0"/>
          <w:noProof/>
          <w:sz w:val="22"/>
          <w:szCs w:val="22"/>
          <w:lang w:eastAsia="en-US"/>
        </w:rPr>
      </w:pPr>
      <w:del w:id="637" w:author="Department of Veterans Affairs" w:date="2018-05-03T09:58:00Z">
        <w:r w:rsidRPr="00096382" w:rsidDel="00D241B6">
          <w:rPr>
            <w:rPrChange w:id="638" w:author="Keith Oulson" w:date="2018-05-02T10:40:00Z">
              <w:rPr>
                <w:rStyle w:val="Hyperlink"/>
                <w:noProof/>
              </w:rPr>
            </w:rPrChange>
          </w:rPr>
          <w:delText>Figure 1 - Interim Solution</w:delText>
        </w:r>
        <w:r w:rsidDel="00D241B6">
          <w:rPr>
            <w:noProof/>
            <w:webHidden/>
          </w:rPr>
          <w:tab/>
          <w:delText>3</w:delText>
        </w:r>
      </w:del>
    </w:p>
    <w:p w14:paraId="28FFDE5B" w14:textId="7B337DD8" w:rsidR="000222A9" w:rsidDel="00D241B6" w:rsidRDefault="000222A9">
      <w:pPr>
        <w:pStyle w:val="TableofFigures"/>
        <w:tabs>
          <w:tab w:val="right" w:leader="dot" w:pos="9350"/>
        </w:tabs>
        <w:rPr>
          <w:del w:id="639" w:author="Department of Veterans Affairs" w:date="2018-05-03T09:58:00Z"/>
          <w:rFonts w:asciiTheme="minorHAnsi" w:eastAsiaTheme="minorEastAsia" w:hAnsiTheme="minorHAnsi" w:cstheme="minorBidi"/>
          <w:i w:val="0"/>
          <w:iCs w:val="0"/>
          <w:noProof/>
          <w:sz w:val="22"/>
          <w:szCs w:val="22"/>
          <w:lang w:eastAsia="en-US"/>
        </w:rPr>
      </w:pPr>
      <w:del w:id="640" w:author="Department of Veterans Affairs" w:date="2018-05-03T09:58:00Z">
        <w:r w:rsidRPr="00096382" w:rsidDel="00D241B6">
          <w:rPr>
            <w:rPrChange w:id="641" w:author="Keith Oulson" w:date="2018-05-02T10:40:00Z">
              <w:rPr>
                <w:rStyle w:val="Hyperlink"/>
                <w:noProof/>
              </w:rPr>
            </w:rPrChange>
          </w:rPr>
          <w:delText>Figure 2 - To Be Solution</w:delText>
        </w:r>
        <w:r w:rsidDel="00D241B6">
          <w:rPr>
            <w:noProof/>
            <w:webHidden/>
          </w:rPr>
          <w:tab/>
          <w:delText>4</w:delText>
        </w:r>
      </w:del>
    </w:p>
    <w:p w14:paraId="7B02042C" w14:textId="12EEEC91" w:rsidR="000222A9" w:rsidDel="00D241B6" w:rsidRDefault="000222A9">
      <w:pPr>
        <w:pStyle w:val="TableofFigures"/>
        <w:tabs>
          <w:tab w:val="right" w:leader="dot" w:pos="9350"/>
        </w:tabs>
        <w:rPr>
          <w:del w:id="642" w:author="Department of Veterans Affairs" w:date="2018-05-03T09:58:00Z"/>
          <w:rFonts w:asciiTheme="minorHAnsi" w:eastAsiaTheme="minorEastAsia" w:hAnsiTheme="minorHAnsi" w:cstheme="minorBidi"/>
          <w:i w:val="0"/>
          <w:iCs w:val="0"/>
          <w:noProof/>
          <w:sz w:val="22"/>
          <w:szCs w:val="22"/>
          <w:lang w:eastAsia="en-US"/>
        </w:rPr>
      </w:pPr>
      <w:del w:id="643" w:author="Department of Veterans Affairs" w:date="2018-05-03T09:58:00Z">
        <w:r w:rsidRPr="00096382" w:rsidDel="00D241B6">
          <w:rPr>
            <w:rPrChange w:id="644" w:author="Keith Oulson" w:date="2018-05-02T10:40:00Z">
              <w:rPr>
                <w:rStyle w:val="Hyperlink"/>
                <w:noProof/>
              </w:rPr>
            </w:rPrChange>
          </w:rPr>
          <w:delText>Figure 3 - Connectivity</w:delText>
        </w:r>
        <w:r w:rsidDel="00D241B6">
          <w:rPr>
            <w:noProof/>
            <w:webHidden/>
          </w:rPr>
          <w:tab/>
          <w:delText>5</w:delText>
        </w:r>
      </w:del>
    </w:p>
    <w:p w14:paraId="17671841" w14:textId="22F479AD" w:rsidR="000222A9" w:rsidDel="00D241B6" w:rsidRDefault="000222A9">
      <w:pPr>
        <w:pStyle w:val="TableofFigures"/>
        <w:tabs>
          <w:tab w:val="right" w:leader="dot" w:pos="9350"/>
        </w:tabs>
        <w:rPr>
          <w:del w:id="645" w:author="Department of Veterans Affairs" w:date="2018-05-03T09:58:00Z"/>
          <w:rFonts w:asciiTheme="minorHAnsi" w:eastAsiaTheme="minorEastAsia" w:hAnsiTheme="minorHAnsi" w:cstheme="minorBidi"/>
          <w:i w:val="0"/>
          <w:iCs w:val="0"/>
          <w:noProof/>
          <w:sz w:val="22"/>
          <w:szCs w:val="22"/>
          <w:lang w:eastAsia="en-US"/>
        </w:rPr>
      </w:pPr>
      <w:del w:id="646" w:author="Department of Veterans Affairs" w:date="2018-05-03T09:58:00Z">
        <w:r w:rsidRPr="00096382" w:rsidDel="00D241B6">
          <w:rPr>
            <w:rPrChange w:id="647" w:author="Keith Oulson" w:date="2018-05-02T10:40:00Z">
              <w:rPr>
                <w:rStyle w:val="Hyperlink"/>
                <w:noProof/>
              </w:rPr>
            </w:rPrChange>
          </w:rPr>
          <w:delText>Figure 4 - FHIR Bundle</w:delText>
        </w:r>
        <w:r w:rsidDel="00D241B6">
          <w:rPr>
            <w:noProof/>
            <w:webHidden/>
          </w:rPr>
          <w:tab/>
          <w:delText>9</w:delText>
        </w:r>
      </w:del>
    </w:p>
    <w:p w14:paraId="691A2A49" w14:textId="6F3FB74F" w:rsidR="000222A9" w:rsidDel="00D241B6" w:rsidRDefault="000222A9">
      <w:pPr>
        <w:pStyle w:val="TableofFigures"/>
        <w:tabs>
          <w:tab w:val="right" w:leader="dot" w:pos="9350"/>
        </w:tabs>
        <w:rPr>
          <w:del w:id="648" w:author="Department of Veterans Affairs" w:date="2018-05-03T09:58:00Z"/>
          <w:rFonts w:asciiTheme="minorHAnsi" w:eastAsiaTheme="minorEastAsia" w:hAnsiTheme="minorHAnsi" w:cstheme="minorBidi"/>
          <w:i w:val="0"/>
          <w:iCs w:val="0"/>
          <w:noProof/>
          <w:sz w:val="22"/>
          <w:szCs w:val="22"/>
          <w:lang w:eastAsia="en-US"/>
        </w:rPr>
      </w:pPr>
      <w:del w:id="649" w:author="Department of Veterans Affairs" w:date="2018-05-03T09:58:00Z">
        <w:r w:rsidRPr="00096382" w:rsidDel="00D241B6">
          <w:rPr>
            <w:rPrChange w:id="650" w:author="Keith Oulson" w:date="2018-05-02T10:40:00Z">
              <w:rPr>
                <w:rStyle w:val="Hyperlink"/>
                <w:noProof/>
              </w:rPr>
            </w:rPrChange>
          </w:rPr>
          <w:delText>Figure 5 - FHIR Bundle JSON</w:delText>
        </w:r>
        <w:r w:rsidDel="00D241B6">
          <w:rPr>
            <w:noProof/>
            <w:webHidden/>
          </w:rPr>
          <w:tab/>
          <w:delText>10</w:delText>
        </w:r>
      </w:del>
    </w:p>
    <w:p w14:paraId="054FEED0" w14:textId="3E8770E6" w:rsidR="00111074" w:rsidRDefault="00530F00" w:rsidP="00302507">
      <w:pPr>
        <w:pStyle w:val="BodyText"/>
        <w:sectPr w:rsidR="00111074" w:rsidSect="00977A7D">
          <w:footerReference w:type="even" r:id="rId16"/>
          <w:pgSz w:w="12240" w:h="15840" w:code="1"/>
          <w:pgMar w:top="1440" w:right="1440" w:bottom="1440" w:left="1440" w:header="720" w:footer="720" w:gutter="0"/>
          <w:pgNumType w:fmt="lowerRoman"/>
          <w:cols w:space="720"/>
          <w:docGrid w:linePitch="360"/>
        </w:sectPr>
      </w:pPr>
      <w:r>
        <w:fldChar w:fldCharType="end"/>
      </w:r>
    </w:p>
    <w:p w14:paraId="054FEED1" w14:textId="77777777" w:rsidR="00D952B0" w:rsidRPr="00C53DD3" w:rsidRDefault="00D952B0" w:rsidP="003D5238">
      <w:pPr>
        <w:pStyle w:val="Heading1"/>
        <w:numPr>
          <w:ilvl w:val="0"/>
          <w:numId w:val="8"/>
        </w:numPr>
      </w:pPr>
      <w:bookmarkStart w:id="651" w:name="_Toc146698395"/>
      <w:bookmarkStart w:id="652" w:name="_Toc216071604"/>
      <w:bookmarkStart w:id="653" w:name="_Toc263270951"/>
      <w:bookmarkStart w:id="654" w:name="_Toc263271230"/>
      <w:bookmarkStart w:id="655" w:name="_Toc377477590"/>
      <w:bookmarkStart w:id="656" w:name="_Toc513104840"/>
      <w:bookmarkEnd w:id="0"/>
      <w:bookmarkEnd w:id="651"/>
      <w:r w:rsidRPr="00C53DD3">
        <w:lastRenderedPageBreak/>
        <w:t>Introduction</w:t>
      </w:r>
      <w:bookmarkEnd w:id="652"/>
      <w:bookmarkEnd w:id="653"/>
      <w:bookmarkEnd w:id="654"/>
      <w:bookmarkEnd w:id="655"/>
      <w:bookmarkEnd w:id="656"/>
    </w:p>
    <w:p w14:paraId="054FEED2" w14:textId="34D965EA" w:rsidR="00FD58AE" w:rsidRPr="00C53DD3" w:rsidRDefault="00117745" w:rsidP="00FD58AE">
      <w:pPr>
        <w:pStyle w:val="BodyText"/>
        <w:rPr>
          <w:rFonts w:ascii="Verdana" w:hAnsi="Verdana"/>
          <w:sz w:val="24"/>
          <w:szCs w:val="24"/>
        </w:rPr>
      </w:pPr>
      <w:r w:rsidRPr="00C53DD3">
        <w:rPr>
          <w:rFonts w:ascii="Verdana" w:hAnsi="Verdana"/>
          <w:sz w:val="24"/>
          <w:szCs w:val="24"/>
        </w:rPr>
        <w:t xml:space="preserve">This document describes the interface between </w:t>
      </w:r>
      <w:r w:rsidR="006A2DDB">
        <w:rPr>
          <w:rFonts w:ascii="Verdana" w:hAnsi="Verdana"/>
          <w:sz w:val="24"/>
          <w:szCs w:val="24"/>
        </w:rPr>
        <w:t>the</w:t>
      </w:r>
      <w:r w:rsidRPr="00C53DD3">
        <w:rPr>
          <w:rFonts w:ascii="Verdana" w:hAnsi="Verdana"/>
          <w:sz w:val="24"/>
          <w:szCs w:val="24"/>
        </w:rPr>
        <w:t xml:space="preserve"> </w:t>
      </w:r>
      <w:r w:rsidR="00CE0452" w:rsidRPr="00C53DD3">
        <w:rPr>
          <w:rFonts w:ascii="Verdana" w:hAnsi="Verdana"/>
          <w:sz w:val="24"/>
          <w:szCs w:val="24"/>
        </w:rPr>
        <w:t xml:space="preserve">MCCF EDI TAS </w:t>
      </w:r>
      <w:r w:rsidR="008119FB" w:rsidRPr="00C53DD3">
        <w:rPr>
          <w:rFonts w:ascii="Verdana" w:hAnsi="Verdana"/>
          <w:sz w:val="24"/>
          <w:szCs w:val="24"/>
        </w:rPr>
        <w:t xml:space="preserve">ePayments </w:t>
      </w:r>
      <w:r w:rsidR="00CE0452" w:rsidRPr="00C53DD3">
        <w:rPr>
          <w:rFonts w:ascii="Verdana" w:hAnsi="Verdana"/>
          <w:sz w:val="24"/>
          <w:szCs w:val="24"/>
        </w:rPr>
        <w:t xml:space="preserve">application </w:t>
      </w:r>
      <w:r w:rsidRPr="00C53DD3">
        <w:rPr>
          <w:rFonts w:ascii="Verdana" w:hAnsi="Verdana"/>
          <w:sz w:val="24"/>
          <w:szCs w:val="24"/>
        </w:rPr>
        <w:t>and the VA Financial Services Center in Austin, TX</w:t>
      </w:r>
      <w:bookmarkStart w:id="657" w:name="_Toc216071605"/>
      <w:r w:rsidR="00EB3D36" w:rsidRPr="00C53DD3">
        <w:rPr>
          <w:rFonts w:ascii="Verdana" w:hAnsi="Verdana"/>
          <w:sz w:val="24"/>
          <w:szCs w:val="24"/>
        </w:rPr>
        <w:t xml:space="preserve"> </w:t>
      </w:r>
      <w:r w:rsidR="004E2A9D" w:rsidRPr="00C53DD3">
        <w:rPr>
          <w:rFonts w:ascii="Verdana" w:hAnsi="Verdana"/>
          <w:sz w:val="24"/>
          <w:szCs w:val="24"/>
        </w:rPr>
        <w:t xml:space="preserve">(FSC) </w:t>
      </w:r>
      <w:r w:rsidR="00EB3D36" w:rsidRPr="00C53DD3">
        <w:rPr>
          <w:rFonts w:ascii="Verdana" w:hAnsi="Verdana"/>
          <w:sz w:val="24"/>
          <w:szCs w:val="24"/>
        </w:rPr>
        <w:t xml:space="preserve">for </w:t>
      </w:r>
      <w:r w:rsidR="006E48F9" w:rsidRPr="006E48F9">
        <w:rPr>
          <w:rFonts w:ascii="Verdana" w:hAnsi="Verdana"/>
          <w:sz w:val="24"/>
          <w:szCs w:val="24"/>
        </w:rPr>
        <w:t>ASC X12N/005010 835 Health Care Claim Payment and Remittance Advice</w:t>
      </w:r>
      <w:r w:rsidR="006E48F9">
        <w:rPr>
          <w:rFonts w:ascii="Verdana" w:hAnsi="Verdana"/>
          <w:sz w:val="24"/>
          <w:szCs w:val="24"/>
        </w:rPr>
        <w:t xml:space="preserve"> </w:t>
      </w:r>
      <w:r w:rsidR="001D6CD4" w:rsidRPr="00C53DD3">
        <w:rPr>
          <w:rFonts w:ascii="Verdana" w:hAnsi="Verdana"/>
          <w:sz w:val="24"/>
          <w:szCs w:val="24"/>
        </w:rPr>
        <w:t>messages</w:t>
      </w:r>
      <w:r w:rsidR="00EB3D36" w:rsidRPr="00C53DD3">
        <w:rPr>
          <w:rFonts w:ascii="Verdana" w:hAnsi="Verdana"/>
          <w:sz w:val="24"/>
          <w:szCs w:val="24"/>
        </w:rPr>
        <w:t>.</w:t>
      </w:r>
    </w:p>
    <w:p w14:paraId="054FEED3" w14:textId="77777777" w:rsidR="00D952B0" w:rsidRPr="00C53DD3" w:rsidRDefault="00D952B0" w:rsidP="00C53DD3">
      <w:pPr>
        <w:pStyle w:val="Heading2"/>
      </w:pPr>
      <w:bookmarkStart w:id="658" w:name="_Toc263270952"/>
      <w:bookmarkStart w:id="659" w:name="_Toc263271231"/>
      <w:bookmarkStart w:id="660" w:name="_Toc377477591"/>
      <w:bookmarkStart w:id="661" w:name="_Toc513104841"/>
      <w:r w:rsidRPr="00C53DD3">
        <w:t>Purpose</w:t>
      </w:r>
      <w:bookmarkEnd w:id="657"/>
      <w:bookmarkEnd w:id="658"/>
      <w:bookmarkEnd w:id="659"/>
      <w:bookmarkEnd w:id="660"/>
      <w:bookmarkEnd w:id="661"/>
    </w:p>
    <w:p w14:paraId="39E0EC28" w14:textId="2CB02A38" w:rsidR="00790697" w:rsidRPr="00C53DD3" w:rsidRDefault="00C17200" w:rsidP="00C17200">
      <w:pPr>
        <w:pStyle w:val="BodyText"/>
        <w:rPr>
          <w:rFonts w:ascii="Verdana" w:hAnsi="Verdana"/>
          <w:sz w:val="24"/>
          <w:szCs w:val="24"/>
        </w:rPr>
      </w:pPr>
      <w:bookmarkStart w:id="662" w:name="_Toc216071606"/>
      <w:bookmarkStart w:id="663" w:name="_Toc263270953"/>
      <w:bookmarkStart w:id="664" w:name="_Toc263271232"/>
      <w:bookmarkStart w:id="665" w:name="_Toc377477592"/>
      <w:r w:rsidRPr="00C53DD3">
        <w:rPr>
          <w:rFonts w:ascii="Verdana" w:hAnsi="Verdana"/>
          <w:sz w:val="24"/>
          <w:szCs w:val="24"/>
        </w:rPr>
        <w:t xml:space="preserve">The purpose of this Interface Control Document (ICD) is to define the message structure and protocols which govern the interchange of data between </w:t>
      </w:r>
      <w:r w:rsidR="0041182B">
        <w:rPr>
          <w:rFonts w:ascii="Verdana" w:hAnsi="Verdana"/>
          <w:sz w:val="24"/>
          <w:szCs w:val="24"/>
        </w:rPr>
        <w:t xml:space="preserve">the FSC and </w:t>
      </w:r>
      <w:r w:rsidR="008119FB" w:rsidRPr="00C53DD3">
        <w:rPr>
          <w:rFonts w:ascii="Verdana" w:hAnsi="Verdana"/>
          <w:sz w:val="24"/>
          <w:szCs w:val="24"/>
        </w:rPr>
        <w:t xml:space="preserve">ePayments </w:t>
      </w:r>
      <w:r w:rsidRPr="00C53DD3">
        <w:rPr>
          <w:rFonts w:ascii="Verdana" w:hAnsi="Verdana"/>
          <w:sz w:val="24"/>
          <w:szCs w:val="24"/>
        </w:rPr>
        <w:t xml:space="preserve">within MCCF EDI TAS related to the electronic processing of </w:t>
      </w:r>
      <w:r w:rsidR="006E48F9" w:rsidRPr="006E48F9">
        <w:rPr>
          <w:rFonts w:ascii="Verdana" w:hAnsi="Verdana"/>
          <w:sz w:val="24"/>
          <w:szCs w:val="24"/>
        </w:rPr>
        <w:t>ASC X12N/005010 835 Health Care Claim Payment and Remittance Advice</w:t>
      </w:r>
      <w:r w:rsidR="006A2DDB">
        <w:rPr>
          <w:rFonts w:ascii="Verdana" w:hAnsi="Verdana"/>
          <w:sz w:val="24"/>
          <w:szCs w:val="24"/>
        </w:rPr>
        <w:t xml:space="preserve"> (835)</w:t>
      </w:r>
      <w:r w:rsidR="006E48F9">
        <w:rPr>
          <w:rFonts w:ascii="Verdana" w:hAnsi="Verdana"/>
          <w:sz w:val="24"/>
          <w:szCs w:val="24"/>
        </w:rPr>
        <w:t xml:space="preserve"> </w:t>
      </w:r>
      <w:r w:rsidR="008119FB" w:rsidRPr="00C53DD3">
        <w:rPr>
          <w:rFonts w:ascii="Verdana" w:hAnsi="Verdana"/>
          <w:sz w:val="24"/>
          <w:szCs w:val="24"/>
        </w:rPr>
        <w:t>messages.</w:t>
      </w:r>
    </w:p>
    <w:p w14:paraId="2764A1E0" w14:textId="1686945B" w:rsidR="00790697" w:rsidRPr="008C4CF5" w:rsidRDefault="00C17200" w:rsidP="008D609F">
      <w:pPr>
        <w:pStyle w:val="BodyText"/>
        <w:rPr>
          <w:sz w:val="24"/>
          <w:szCs w:val="24"/>
        </w:rPr>
      </w:pPr>
      <w:r w:rsidRPr="008C4CF5">
        <w:rPr>
          <w:sz w:val="24"/>
          <w:szCs w:val="24"/>
        </w:rPr>
        <w:t xml:space="preserve"> </w:t>
      </w:r>
    </w:p>
    <w:p w14:paraId="054FEED5" w14:textId="2029CBC8" w:rsidR="00D952B0" w:rsidRPr="00C53DD3" w:rsidRDefault="00D952B0" w:rsidP="00C53DD3">
      <w:pPr>
        <w:pStyle w:val="Heading2"/>
      </w:pPr>
      <w:bookmarkStart w:id="666" w:name="_Toc507081177"/>
      <w:bookmarkStart w:id="667" w:name="_Toc507676420"/>
      <w:bookmarkStart w:id="668" w:name="_Toc513104842"/>
      <w:bookmarkEnd w:id="666"/>
      <w:bookmarkEnd w:id="667"/>
      <w:r w:rsidRPr="00C53DD3">
        <w:t>Scope</w:t>
      </w:r>
      <w:bookmarkEnd w:id="662"/>
      <w:bookmarkEnd w:id="663"/>
      <w:bookmarkEnd w:id="664"/>
      <w:bookmarkEnd w:id="665"/>
      <w:bookmarkEnd w:id="668"/>
    </w:p>
    <w:p w14:paraId="4936D540" w14:textId="31872831" w:rsidR="00C17200" w:rsidRPr="00C53DD3" w:rsidRDefault="00C17200" w:rsidP="00C17200">
      <w:pPr>
        <w:pStyle w:val="BodyText"/>
        <w:rPr>
          <w:rFonts w:ascii="Verdana" w:hAnsi="Verdana"/>
          <w:sz w:val="24"/>
          <w:szCs w:val="24"/>
        </w:rPr>
      </w:pPr>
      <w:r w:rsidRPr="00C53DD3">
        <w:rPr>
          <w:rFonts w:ascii="Verdana" w:hAnsi="Verdana"/>
          <w:sz w:val="24"/>
          <w:szCs w:val="24"/>
        </w:rPr>
        <w:t xml:space="preserve">This </w:t>
      </w:r>
      <w:r w:rsidR="00790697" w:rsidRPr="00C53DD3">
        <w:rPr>
          <w:rFonts w:ascii="Verdana" w:hAnsi="Verdana"/>
          <w:sz w:val="24"/>
          <w:szCs w:val="24"/>
        </w:rPr>
        <w:t>ICD</w:t>
      </w:r>
      <w:r w:rsidRPr="00C53DD3">
        <w:rPr>
          <w:rFonts w:ascii="Verdana" w:hAnsi="Verdana"/>
          <w:sz w:val="24"/>
          <w:szCs w:val="24"/>
        </w:rPr>
        <w:t xml:space="preserve"> specifies the interface between </w:t>
      </w:r>
      <w:r w:rsidR="0041182B">
        <w:rPr>
          <w:rFonts w:ascii="Verdana" w:hAnsi="Verdana"/>
          <w:sz w:val="24"/>
          <w:szCs w:val="24"/>
        </w:rPr>
        <w:t xml:space="preserve">FSC and </w:t>
      </w:r>
      <w:r w:rsidR="00CE0452" w:rsidRPr="00C53DD3">
        <w:rPr>
          <w:rFonts w:ascii="Verdana" w:hAnsi="Verdana"/>
          <w:sz w:val="24"/>
          <w:szCs w:val="24"/>
        </w:rPr>
        <w:t xml:space="preserve">MCCF EDI TAS </w:t>
      </w:r>
      <w:r w:rsidR="008119FB" w:rsidRPr="00C53DD3">
        <w:rPr>
          <w:rFonts w:ascii="Verdana" w:hAnsi="Verdana"/>
          <w:sz w:val="24"/>
          <w:szCs w:val="24"/>
        </w:rPr>
        <w:t>ePayments</w:t>
      </w:r>
      <w:r w:rsidRPr="00C53DD3">
        <w:rPr>
          <w:rFonts w:ascii="Verdana" w:hAnsi="Verdana"/>
          <w:sz w:val="24"/>
          <w:szCs w:val="24"/>
        </w:rPr>
        <w:t>. This document provides details on the functional, performance, operational</w:t>
      </w:r>
      <w:r w:rsidR="0041182B">
        <w:rPr>
          <w:rFonts w:ascii="Verdana" w:hAnsi="Verdana"/>
          <w:sz w:val="24"/>
          <w:szCs w:val="24"/>
        </w:rPr>
        <w:t>,</w:t>
      </w:r>
      <w:r w:rsidRPr="00C53DD3">
        <w:rPr>
          <w:rFonts w:ascii="Verdana" w:hAnsi="Verdana"/>
          <w:sz w:val="24"/>
          <w:szCs w:val="24"/>
        </w:rPr>
        <w:t xml:space="preserve"> and design requirements for the interface. This document defines the layouts for the data that the FSC </w:t>
      </w:r>
      <w:r w:rsidR="008119FB" w:rsidRPr="00C53DD3">
        <w:rPr>
          <w:rFonts w:ascii="Verdana" w:hAnsi="Verdana"/>
          <w:sz w:val="24"/>
          <w:szCs w:val="24"/>
        </w:rPr>
        <w:t>sends to</w:t>
      </w:r>
      <w:r w:rsidRPr="00C53DD3">
        <w:rPr>
          <w:rFonts w:ascii="Verdana" w:hAnsi="Verdana"/>
          <w:sz w:val="24"/>
          <w:szCs w:val="24"/>
        </w:rPr>
        <w:t xml:space="preserve"> </w:t>
      </w:r>
      <w:r w:rsidR="00446705" w:rsidRPr="00C53DD3">
        <w:rPr>
          <w:rFonts w:ascii="Verdana" w:hAnsi="Verdana"/>
          <w:sz w:val="24"/>
          <w:szCs w:val="24"/>
        </w:rPr>
        <w:t xml:space="preserve">MCCF EDI TAS </w:t>
      </w:r>
      <w:r w:rsidR="008119FB" w:rsidRPr="00C53DD3">
        <w:rPr>
          <w:rFonts w:ascii="Verdana" w:hAnsi="Verdana"/>
          <w:sz w:val="24"/>
          <w:szCs w:val="24"/>
        </w:rPr>
        <w:t>ePayments</w:t>
      </w:r>
      <w:r w:rsidRPr="00C53DD3">
        <w:rPr>
          <w:rFonts w:ascii="Verdana" w:hAnsi="Verdana"/>
          <w:sz w:val="24"/>
          <w:szCs w:val="24"/>
        </w:rPr>
        <w:t>.</w:t>
      </w:r>
      <w:r w:rsidR="00017B73">
        <w:rPr>
          <w:rFonts w:ascii="Verdana" w:hAnsi="Verdana"/>
          <w:sz w:val="24"/>
          <w:szCs w:val="24"/>
        </w:rPr>
        <w:t xml:space="preserve"> </w:t>
      </w:r>
      <w:r w:rsidRPr="00C53DD3">
        <w:rPr>
          <w:rFonts w:ascii="Verdana" w:hAnsi="Verdana"/>
          <w:sz w:val="24"/>
          <w:szCs w:val="24"/>
        </w:rPr>
        <w:t>This document is intended for all parties requiring such information, including business stakeholders, end-users, software developers, system designers, testers</w:t>
      </w:r>
      <w:r w:rsidR="0041182B">
        <w:rPr>
          <w:rFonts w:ascii="Verdana" w:hAnsi="Verdana"/>
          <w:sz w:val="24"/>
          <w:szCs w:val="24"/>
        </w:rPr>
        <w:t>,</w:t>
      </w:r>
      <w:r w:rsidRPr="00C53DD3">
        <w:rPr>
          <w:rFonts w:ascii="Verdana" w:hAnsi="Verdana"/>
          <w:sz w:val="24"/>
          <w:szCs w:val="24"/>
        </w:rPr>
        <w:t xml:space="preserve"> and anyone else responsible for implementing this interface.</w:t>
      </w:r>
    </w:p>
    <w:p w14:paraId="53B70E31" w14:textId="77777777" w:rsidR="00C17200" w:rsidRPr="008C4CF5" w:rsidRDefault="00C17200" w:rsidP="00C17200">
      <w:pPr>
        <w:pStyle w:val="BodyText"/>
        <w:rPr>
          <w:sz w:val="24"/>
          <w:szCs w:val="24"/>
          <w:lang w:eastAsia="en-US"/>
        </w:rPr>
      </w:pPr>
    </w:p>
    <w:p w14:paraId="3073203C" w14:textId="7FF560F3" w:rsidR="006A2DDB" w:rsidRPr="006A2DDB" w:rsidRDefault="00D952B0" w:rsidP="006A2DDB">
      <w:pPr>
        <w:pStyle w:val="Heading2"/>
      </w:pPr>
      <w:bookmarkStart w:id="669" w:name="_Toc216071607"/>
      <w:bookmarkStart w:id="670" w:name="_Toc263270954"/>
      <w:bookmarkStart w:id="671" w:name="_Toc263271233"/>
      <w:bookmarkStart w:id="672" w:name="_Toc377477593"/>
      <w:bookmarkStart w:id="673" w:name="_Toc513104843"/>
      <w:r w:rsidRPr="00C53DD3">
        <w:t>System Identification</w:t>
      </w:r>
      <w:bookmarkEnd w:id="669"/>
      <w:bookmarkEnd w:id="670"/>
      <w:bookmarkEnd w:id="671"/>
      <w:bookmarkEnd w:id="672"/>
      <w:bookmarkEnd w:id="673"/>
    </w:p>
    <w:p w14:paraId="1BAF597D" w14:textId="4A4E9B64" w:rsidR="00E67E51" w:rsidRDefault="006A2DDB" w:rsidP="00E67E51">
      <w:pPr>
        <w:pStyle w:val="BodyText"/>
        <w:rPr>
          <w:rFonts w:ascii="Verdana" w:hAnsi="Verdana"/>
          <w:sz w:val="24"/>
          <w:szCs w:val="24"/>
        </w:rPr>
      </w:pPr>
      <w:r w:rsidRPr="0094736F">
        <w:rPr>
          <w:rFonts w:ascii="Verdana" w:hAnsi="Verdana"/>
          <w:sz w:val="24"/>
          <w:szCs w:val="24"/>
        </w:rPr>
        <w:t xml:space="preserve">This </w:t>
      </w:r>
      <w:r>
        <w:rPr>
          <w:rFonts w:ascii="Verdana" w:hAnsi="Verdana"/>
          <w:sz w:val="24"/>
          <w:szCs w:val="24"/>
        </w:rPr>
        <w:t>ICD</w:t>
      </w:r>
      <w:r w:rsidRPr="0094736F">
        <w:rPr>
          <w:rFonts w:ascii="Verdana" w:hAnsi="Verdana"/>
          <w:sz w:val="24"/>
          <w:szCs w:val="24"/>
        </w:rPr>
        <w:t xml:space="preserve"> describes a generalized interface between the </w:t>
      </w:r>
      <w:r>
        <w:rPr>
          <w:rFonts w:ascii="Verdana" w:hAnsi="Verdana"/>
          <w:sz w:val="24"/>
          <w:szCs w:val="24"/>
        </w:rPr>
        <w:t xml:space="preserve">MCCDF EDI </w:t>
      </w:r>
      <w:r w:rsidRPr="0094736F">
        <w:rPr>
          <w:rFonts w:ascii="Verdana" w:hAnsi="Verdana"/>
          <w:sz w:val="24"/>
          <w:szCs w:val="24"/>
        </w:rPr>
        <w:t>TAS Platform and the system(s) at the FSC.</w:t>
      </w:r>
    </w:p>
    <w:p w14:paraId="22CC0452" w14:textId="77777777" w:rsidR="008C244B" w:rsidRPr="008C244B" w:rsidRDefault="008C244B" w:rsidP="00E67E51">
      <w:pPr>
        <w:pStyle w:val="BodyText"/>
        <w:rPr>
          <w:rFonts w:ascii="Verdana" w:hAnsi="Verdana"/>
          <w:sz w:val="24"/>
          <w:szCs w:val="24"/>
        </w:rPr>
      </w:pPr>
    </w:p>
    <w:p w14:paraId="45A0CD41" w14:textId="44AC2FF5" w:rsidR="006A2DDB" w:rsidRPr="008C244B" w:rsidRDefault="00EF5B1C" w:rsidP="00294264">
      <w:pPr>
        <w:pStyle w:val="Heading3"/>
      </w:pPr>
      <w:bookmarkStart w:id="674" w:name="_Toc263270955"/>
      <w:bookmarkStart w:id="675" w:name="_Toc263271234"/>
      <w:bookmarkStart w:id="676" w:name="_Toc377477595"/>
      <w:bookmarkStart w:id="677" w:name="_Toc513104844"/>
      <w:r w:rsidRPr="00C53DD3">
        <w:t xml:space="preserve">MCCF EDI TAS </w:t>
      </w:r>
      <w:bookmarkEnd w:id="674"/>
      <w:bookmarkEnd w:id="675"/>
      <w:bookmarkEnd w:id="676"/>
      <w:r w:rsidR="008119FB" w:rsidRPr="00C53DD3">
        <w:t>ePayments</w:t>
      </w:r>
      <w:bookmarkEnd w:id="677"/>
    </w:p>
    <w:p w14:paraId="36AC4BB7" w14:textId="3C8DF107" w:rsidR="006A2DDB" w:rsidRDefault="006A2DDB" w:rsidP="006A2DDB">
      <w:pPr>
        <w:pStyle w:val="BodyText"/>
        <w:rPr>
          <w:rFonts w:ascii="Verdana" w:hAnsi="Verdana"/>
          <w:sz w:val="24"/>
          <w:szCs w:val="24"/>
        </w:rPr>
      </w:pPr>
      <w:r w:rsidRPr="0094736F">
        <w:rPr>
          <w:rFonts w:ascii="Verdana" w:hAnsi="Verdana"/>
          <w:sz w:val="24"/>
          <w:szCs w:val="24"/>
        </w:rPr>
        <w:t xml:space="preserve">The </w:t>
      </w:r>
      <w:r>
        <w:rPr>
          <w:rFonts w:ascii="Verdana" w:hAnsi="Verdana"/>
          <w:sz w:val="24"/>
          <w:szCs w:val="24"/>
        </w:rPr>
        <w:t xml:space="preserve">MCCF EDI </w:t>
      </w:r>
      <w:r w:rsidRPr="0094736F">
        <w:rPr>
          <w:rFonts w:ascii="Verdana" w:hAnsi="Verdana"/>
          <w:sz w:val="24"/>
          <w:szCs w:val="24"/>
        </w:rPr>
        <w:t>TAS Platform will modernize and automate the business processes used currently as part of the VA revenue cycle. This includes insurance verification, billing</w:t>
      </w:r>
      <w:r w:rsidR="008C4CF5">
        <w:rPr>
          <w:rFonts w:ascii="Verdana" w:hAnsi="Verdana"/>
          <w:sz w:val="24"/>
          <w:szCs w:val="24"/>
        </w:rPr>
        <w:t xml:space="preserve"> </w:t>
      </w:r>
      <w:r w:rsidRPr="0094736F">
        <w:rPr>
          <w:rFonts w:ascii="Verdana" w:hAnsi="Verdana"/>
          <w:sz w:val="24"/>
          <w:szCs w:val="24"/>
        </w:rPr>
        <w:t>and claims processing, payment, and remittance. These processes are tied to other processes that are out of scope, including documenting the care provided, coding treatment and encounters, and sending claims and receiving remittance to and from the clearinghouse.</w:t>
      </w:r>
    </w:p>
    <w:p w14:paraId="032FCDB8" w14:textId="6DA2830C" w:rsidR="006A2DDB" w:rsidRDefault="006A2DDB" w:rsidP="006A2DDB">
      <w:pPr>
        <w:pStyle w:val="BodyText"/>
        <w:rPr>
          <w:rFonts w:ascii="Verdana" w:hAnsi="Verdana"/>
          <w:sz w:val="24"/>
          <w:szCs w:val="24"/>
        </w:rPr>
      </w:pPr>
      <w:r w:rsidRPr="0094736F">
        <w:rPr>
          <w:rFonts w:ascii="Verdana" w:hAnsi="Verdana"/>
          <w:sz w:val="24"/>
          <w:szCs w:val="24"/>
        </w:rPr>
        <w:t xml:space="preserve">This interface supports the electronic </w:t>
      </w:r>
      <w:r w:rsidR="00F70E5F" w:rsidRPr="0094736F">
        <w:rPr>
          <w:rFonts w:ascii="Verdana" w:hAnsi="Verdana"/>
          <w:sz w:val="24"/>
          <w:szCs w:val="24"/>
        </w:rPr>
        <w:t>third-party</w:t>
      </w:r>
      <w:r w:rsidRPr="0094736F">
        <w:rPr>
          <w:rFonts w:ascii="Verdana" w:hAnsi="Verdana"/>
          <w:sz w:val="24"/>
          <w:szCs w:val="24"/>
        </w:rPr>
        <w:t xml:space="preserve"> billing process which involves the electronic transmission </w:t>
      </w:r>
      <w:r w:rsidR="001B016D">
        <w:rPr>
          <w:rFonts w:ascii="Verdana" w:hAnsi="Verdana"/>
          <w:sz w:val="24"/>
          <w:szCs w:val="24"/>
        </w:rPr>
        <w:t xml:space="preserve">of </w:t>
      </w:r>
      <w:r>
        <w:rPr>
          <w:rFonts w:ascii="Verdana" w:hAnsi="Verdana"/>
          <w:sz w:val="24"/>
          <w:szCs w:val="24"/>
        </w:rPr>
        <w:t xml:space="preserve">835 messages </w:t>
      </w:r>
      <w:r w:rsidR="009E0E03">
        <w:rPr>
          <w:rFonts w:ascii="Verdana" w:hAnsi="Verdana"/>
          <w:sz w:val="24"/>
          <w:szCs w:val="24"/>
        </w:rPr>
        <w:t xml:space="preserve">for </w:t>
      </w:r>
      <w:del w:id="678" w:author="Keith Oulson" w:date="2018-05-02T10:29:00Z">
        <w:r w:rsidR="009E0E03" w:rsidDel="006350D3">
          <w:rPr>
            <w:rFonts w:ascii="Verdana" w:hAnsi="Verdana"/>
            <w:sz w:val="24"/>
            <w:szCs w:val="24"/>
          </w:rPr>
          <w:delText xml:space="preserve">MRAs, </w:delText>
        </w:r>
      </w:del>
      <w:r w:rsidR="009E0E03">
        <w:rPr>
          <w:rFonts w:ascii="Verdana" w:hAnsi="Verdana"/>
          <w:sz w:val="24"/>
          <w:szCs w:val="24"/>
        </w:rPr>
        <w:t>ERAs</w:t>
      </w:r>
      <w:del w:id="679" w:author="Keith Oulson" w:date="2018-05-02T10:29:00Z">
        <w:r w:rsidR="009E0E03" w:rsidDel="006350D3">
          <w:rPr>
            <w:rFonts w:ascii="Verdana" w:hAnsi="Verdana"/>
            <w:sz w:val="24"/>
            <w:szCs w:val="24"/>
          </w:rPr>
          <w:delText>,</w:delText>
        </w:r>
      </w:del>
      <w:r w:rsidR="009E0E03">
        <w:rPr>
          <w:rFonts w:ascii="Verdana" w:hAnsi="Verdana"/>
          <w:sz w:val="24"/>
          <w:szCs w:val="24"/>
        </w:rPr>
        <w:t xml:space="preserve"> and EFTs </w:t>
      </w:r>
      <w:r w:rsidRPr="00C53DD3">
        <w:rPr>
          <w:rFonts w:ascii="Verdana" w:hAnsi="Verdana"/>
          <w:sz w:val="24"/>
          <w:szCs w:val="24"/>
        </w:rPr>
        <w:t>between FSC and MCCF EDI TAS ePayments.</w:t>
      </w:r>
    </w:p>
    <w:p w14:paraId="3B1E3768" w14:textId="77777777" w:rsidR="009B66C1" w:rsidRPr="006A2DDB" w:rsidRDefault="009B66C1" w:rsidP="006A2DDB">
      <w:pPr>
        <w:pStyle w:val="BodyText"/>
        <w:rPr>
          <w:rFonts w:ascii="Verdana" w:hAnsi="Verdana"/>
          <w:sz w:val="24"/>
          <w:szCs w:val="24"/>
        </w:rPr>
      </w:pPr>
    </w:p>
    <w:tbl>
      <w:tblPr>
        <w:tblW w:w="4436" w:type="pct"/>
        <w:tblInd w:w="108" w:type="dxa"/>
        <w:tblLook w:val="01E0" w:firstRow="1" w:lastRow="1" w:firstColumn="1" w:lastColumn="1" w:noHBand="0" w:noVBand="0"/>
      </w:tblPr>
      <w:tblGrid>
        <w:gridCol w:w="2340"/>
        <w:gridCol w:w="6156"/>
      </w:tblGrid>
      <w:tr w:rsidR="00D952B0" w:rsidRPr="003B377B" w14:paraId="054FEEE0"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DE" w14:textId="12377B53" w:rsidR="00D952B0" w:rsidRPr="00C53DD3" w:rsidRDefault="00D952B0" w:rsidP="003A5F4A">
            <w:pPr>
              <w:pStyle w:val="TableHeading"/>
              <w:keepNext/>
              <w:tabs>
                <w:tab w:val="center" w:pos="4680"/>
                <w:tab w:val="right" w:pos="9360"/>
              </w:tabs>
              <w:rPr>
                <w:szCs w:val="20"/>
              </w:rPr>
            </w:pPr>
            <w:r w:rsidRPr="00C53DD3">
              <w:rPr>
                <w:szCs w:val="20"/>
              </w:rPr>
              <w:lastRenderedPageBreak/>
              <w:t>System</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DF" w14:textId="77777777" w:rsidR="00D952B0" w:rsidRPr="003B377B" w:rsidRDefault="00D952B0" w:rsidP="00827B22">
            <w:pPr>
              <w:pStyle w:val="TableHeading"/>
              <w:tabs>
                <w:tab w:val="center" w:pos="4680"/>
                <w:tab w:val="right" w:pos="9360"/>
              </w:tabs>
            </w:pPr>
            <w:r>
              <w:t>Details</w:t>
            </w:r>
          </w:p>
        </w:tc>
      </w:tr>
      <w:tr w:rsidR="00D952B0" w:rsidRPr="003B377B" w14:paraId="054FEEE3" w14:textId="77777777">
        <w:tc>
          <w:tcPr>
            <w:tcW w:w="2340" w:type="dxa"/>
            <w:tcBorders>
              <w:top w:val="dotted" w:sz="4" w:space="0" w:color="auto"/>
              <w:left w:val="dotted" w:sz="4" w:space="0" w:color="auto"/>
              <w:bottom w:val="dotted" w:sz="4" w:space="0" w:color="auto"/>
              <w:right w:val="dotted" w:sz="4" w:space="0" w:color="auto"/>
            </w:tcBorders>
          </w:tcPr>
          <w:p w14:paraId="054FEEE1" w14:textId="77777777" w:rsidR="00D952B0" w:rsidRPr="00C53DD3" w:rsidRDefault="00D952B0" w:rsidP="00827B22">
            <w:pPr>
              <w:pStyle w:val="TableText"/>
              <w:tabs>
                <w:tab w:val="center" w:pos="4680"/>
                <w:tab w:val="right" w:pos="9360"/>
              </w:tabs>
              <w:rPr>
                <w:sz w:val="20"/>
              </w:rPr>
            </w:pPr>
            <w:r w:rsidRPr="00C53DD3">
              <w:rPr>
                <w:sz w:val="20"/>
              </w:rPr>
              <w:t>Title</w:t>
            </w:r>
          </w:p>
        </w:tc>
        <w:tc>
          <w:tcPr>
            <w:tcW w:w="6156" w:type="dxa"/>
            <w:tcBorders>
              <w:top w:val="dotted" w:sz="4" w:space="0" w:color="auto"/>
              <w:left w:val="dotted" w:sz="4" w:space="0" w:color="auto"/>
              <w:bottom w:val="dotted" w:sz="4" w:space="0" w:color="auto"/>
              <w:right w:val="dotted" w:sz="4" w:space="0" w:color="auto"/>
            </w:tcBorders>
          </w:tcPr>
          <w:p w14:paraId="054FEEE2" w14:textId="0F201516" w:rsidR="00D952B0" w:rsidRPr="00827B22" w:rsidRDefault="003A5F4A" w:rsidP="00827B22">
            <w:pPr>
              <w:pStyle w:val="TableText"/>
              <w:tabs>
                <w:tab w:val="center" w:pos="4680"/>
                <w:tab w:val="right" w:pos="9360"/>
              </w:tabs>
              <w:rPr>
                <w:szCs w:val="16"/>
              </w:rPr>
            </w:pPr>
            <w:r>
              <w:rPr>
                <w:szCs w:val="16"/>
              </w:rPr>
              <w:t>tbd</w:t>
            </w:r>
          </w:p>
        </w:tc>
      </w:tr>
      <w:tr w:rsidR="00D952B0" w:rsidRPr="003B377B" w14:paraId="054FEEE6" w14:textId="77777777">
        <w:tc>
          <w:tcPr>
            <w:tcW w:w="2340" w:type="dxa"/>
            <w:tcBorders>
              <w:top w:val="dotted" w:sz="4" w:space="0" w:color="auto"/>
              <w:left w:val="dotted" w:sz="4" w:space="0" w:color="auto"/>
              <w:bottom w:val="dotted" w:sz="4" w:space="0" w:color="auto"/>
              <w:right w:val="dotted" w:sz="4" w:space="0" w:color="auto"/>
            </w:tcBorders>
          </w:tcPr>
          <w:p w14:paraId="054FEEE4" w14:textId="77777777" w:rsidR="00D952B0" w:rsidRPr="00C53DD3" w:rsidRDefault="00D952B0" w:rsidP="00827B22">
            <w:pPr>
              <w:pStyle w:val="TableText"/>
              <w:tabs>
                <w:tab w:val="center" w:pos="4680"/>
                <w:tab w:val="right" w:pos="9360"/>
              </w:tabs>
              <w:rPr>
                <w:sz w:val="20"/>
              </w:rPr>
            </w:pPr>
            <w:r w:rsidRPr="00C53DD3">
              <w:rPr>
                <w:sz w:val="20"/>
              </w:rPr>
              <w:t>Abbreviation</w:t>
            </w:r>
          </w:p>
        </w:tc>
        <w:tc>
          <w:tcPr>
            <w:tcW w:w="6156" w:type="dxa"/>
            <w:tcBorders>
              <w:top w:val="dotted" w:sz="4" w:space="0" w:color="auto"/>
              <w:left w:val="dotted" w:sz="4" w:space="0" w:color="auto"/>
              <w:bottom w:val="dotted" w:sz="4" w:space="0" w:color="auto"/>
              <w:right w:val="dotted" w:sz="4" w:space="0" w:color="auto"/>
            </w:tcBorders>
          </w:tcPr>
          <w:p w14:paraId="054FEEE5" w14:textId="11AE01FB" w:rsidR="00D952B0" w:rsidRPr="00827B22" w:rsidRDefault="003A5F4A" w:rsidP="00827B22">
            <w:pPr>
              <w:pStyle w:val="TableText"/>
              <w:tabs>
                <w:tab w:val="center" w:pos="4680"/>
                <w:tab w:val="right" w:pos="9360"/>
              </w:tabs>
              <w:rPr>
                <w:szCs w:val="16"/>
              </w:rPr>
            </w:pPr>
            <w:r>
              <w:rPr>
                <w:szCs w:val="16"/>
              </w:rPr>
              <w:t>tbd</w:t>
            </w:r>
          </w:p>
        </w:tc>
      </w:tr>
      <w:tr w:rsidR="00D952B0" w:rsidRPr="003B377B" w14:paraId="054FEEE9" w14:textId="77777777">
        <w:tc>
          <w:tcPr>
            <w:tcW w:w="2340" w:type="dxa"/>
            <w:tcBorders>
              <w:top w:val="dotted" w:sz="4" w:space="0" w:color="auto"/>
              <w:left w:val="dotted" w:sz="4" w:space="0" w:color="auto"/>
              <w:bottom w:val="dotted" w:sz="4" w:space="0" w:color="auto"/>
              <w:right w:val="dotted" w:sz="4" w:space="0" w:color="auto"/>
            </w:tcBorders>
          </w:tcPr>
          <w:p w14:paraId="054FEEE7" w14:textId="77777777" w:rsidR="00D952B0" w:rsidRPr="00C53DD3" w:rsidRDefault="00D952B0" w:rsidP="00827B22">
            <w:pPr>
              <w:pStyle w:val="TableText"/>
              <w:tabs>
                <w:tab w:val="center" w:pos="4680"/>
                <w:tab w:val="right" w:pos="9360"/>
              </w:tabs>
              <w:rPr>
                <w:sz w:val="20"/>
              </w:rPr>
            </w:pPr>
            <w:r w:rsidRPr="00C53DD3">
              <w:rPr>
                <w:sz w:val="20"/>
              </w:rPr>
              <w:t>Version number</w:t>
            </w:r>
          </w:p>
        </w:tc>
        <w:tc>
          <w:tcPr>
            <w:tcW w:w="6156" w:type="dxa"/>
            <w:tcBorders>
              <w:top w:val="dotted" w:sz="4" w:space="0" w:color="auto"/>
              <w:left w:val="dotted" w:sz="4" w:space="0" w:color="auto"/>
              <w:bottom w:val="dotted" w:sz="4" w:space="0" w:color="auto"/>
              <w:right w:val="dotted" w:sz="4" w:space="0" w:color="auto"/>
            </w:tcBorders>
          </w:tcPr>
          <w:p w14:paraId="054FEEE8" w14:textId="4F60F552" w:rsidR="00D952B0" w:rsidRPr="00827B22" w:rsidRDefault="003A5F4A" w:rsidP="00827B22">
            <w:pPr>
              <w:pStyle w:val="TableText"/>
              <w:tabs>
                <w:tab w:val="center" w:pos="4680"/>
                <w:tab w:val="right" w:pos="9360"/>
              </w:tabs>
              <w:rPr>
                <w:szCs w:val="16"/>
              </w:rPr>
            </w:pPr>
            <w:r>
              <w:rPr>
                <w:szCs w:val="16"/>
              </w:rPr>
              <w:t>tbd</w:t>
            </w:r>
          </w:p>
        </w:tc>
      </w:tr>
      <w:tr w:rsidR="00D952B0" w:rsidRPr="003B377B" w14:paraId="054FEEEC" w14:textId="77777777">
        <w:tc>
          <w:tcPr>
            <w:tcW w:w="2340" w:type="dxa"/>
            <w:tcBorders>
              <w:top w:val="dotted" w:sz="4" w:space="0" w:color="auto"/>
              <w:left w:val="dotted" w:sz="4" w:space="0" w:color="auto"/>
              <w:bottom w:val="dotted" w:sz="4" w:space="0" w:color="auto"/>
              <w:right w:val="dotted" w:sz="4" w:space="0" w:color="auto"/>
            </w:tcBorders>
          </w:tcPr>
          <w:p w14:paraId="054FEEEA" w14:textId="77777777" w:rsidR="00D952B0" w:rsidRPr="00C53DD3" w:rsidRDefault="00D952B0" w:rsidP="00827B22">
            <w:pPr>
              <w:pStyle w:val="TableText"/>
              <w:tabs>
                <w:tab w:val="center" w:pos="4680"/>
                <w:tab w:val="right" w:pos="9360"/>
              </w:tabs>
              <w:rPr>
                <w:sz w:val="20"/>
              </w:rPr>
            </w:pPr>
            <w:r w:rsidRPr="00C53DD3">
              <w:rPr>
                <w:sz w:val="20"/>
              </w:rPr>
              <w:t>Release number</w:t>
            </w:r>
          </w:p>
        </w:tc>
        <w:tc>
          <w:tcPr>
            <w:tcW w:w="6156" w:type="dxa"/>
            <w:tcBorders>
              <w:top w:val="dotted" w:sz="4" w:space="0" w:color="auto"/>
              <w:left w:val="dotted" w:sz="4" w:space="0" w:color="auto"/>
              <w:bottom w:val="dotted" w:sz="4" w:space="0" w:color="auto"/>
              <w:right w:val="dotted" w:sz="4" w:space="0" w:color="auto"/>
            </w:tcBorders>
          </w:tcPr>
          <w:p w14:paraId="054FEEEB" w14:textId="6B1EB00A" w:rsidR="00D952B0" w:rsidRPr="006B3A72" w:rsidRDefault="003A5F4A" w:rsidP="000A7B20">
            <w:pPr>
              <w:pStyle w:val="TableText"/>
            </w:pPr>
            <w:r>
              <w:rPr>
                <w:szCs w:val="16"/>
              </w:rPr>
              <w:t>tbd</w:t>
            </w:r>
          </w:p>
        </w:tc>
      </w:tr>
      <w:tr w:rsidR="00D952B0" w:rsidRPr="003B377B" w14:paraId="054FEEEF" w14:textId="77777777">
        <w:tc>
          <w:tcPr>
            <w:tcW w:w="2340" w:type="dxa"/>
            <w:tcBorders>
              <w:top w:val="dotted" w:sz="4" w:space="0" w:color="auto"/>
              <w:left w:val="dotted" w:sz="4" w:space="0" w:color="auto"/>
              <w:bottom w:val="dotted" w:sz="4" w:space="0" w:color="auto"/>
              <w:right w:val="dotted" w:sz="4" w:space="0" w:color="auto"/>
            </w:tcBorders>
          </w:tcPr>
          <w:p w14:paraId="054FEEED"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054FEEEE" w14:textId="3B93FC51" w:rsidR="00D952B0" w:rsidRPr="006B3A72" w:rsidRDefault="003A5F4A" w:rsidP="000A7B20">
            <w:pPr>
              <w:pStyle w:val="TableText"/>
            </w:pPr>
            <w:r>
              <w:rPr>
                <w:szCs w:val="16"/>
              </w:rPr>
              <w:t>tbd</w:t>
            </w:r>
          </w:p>
        </w:tc>
      </w:tr>
      <w:tr w:rsidR="00D952B0" w:rsidRPr="003B377B" w14:paraId="054FEEF2" w14:textId="77777777">
        <w:tc>
          <w:tcPr>
            <w:tcW w:w="2340" w:type="dxa"/>
            <w:tcBorders>
              <w:top w:val="dotted" w:sz="4" w:space="0" w:color="auto"/>
              <w:left w:val="dotted" w:sz="4" w:space="0" w:color="auto"/>
              <w:bottom w:val="dotted" w:sz="4" w:space="0" w:color="auto"/>
              <w:right w:val="dotted" w:sz="4" w:space="0" w:color="auto"/>
            </w:tcBorders>
          </w:tcPr>
          <w:p w14:paraId="054FEEF0"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054FEEF1" w14:textId="09B49CC7" w:rsidR="00D952B0" w:rsidRPr="00827B22" w:rsidRDefault="003A5F4A" w:rsidP="00827B22">
            <w:pPr>
              <w:pStyle w:val="TableText"/>
              <w:tabs>
                <w:tab w:val="center" w:pos="4680"/>
                <w:tab w:val="right" w:pos="9360"/>
              </w:tabs>
              <w:rPr>
                <w:szCs w:val="16"/>
              </w:rPr>
            </w:pPr>
            <w:r>
              <w:rPr>
                <w:szCs w:val="16"/>
              </w:rPr>
              <w:t>tbd</w:t>
            </w:r>
          </w:p>
        </w:tc>
      </w:tr>
    </w:tbl>
    <w:p w14:paraId="054FEEF3" w14:textId="46920005" w:rsidR="00D952B0" w:rsidRDefault="00CC7269" w:rsidP="00C53DD3">
      <w:pPr>
        <w:pStyle w:val="Heading3"/>
        <w:rPr>
          <w:szCs w:val="24"/>
        </w:rPr>
      </w:pPr>
      <w:bookmarkStart w:id="680" w:name="_Toc263270956"/>
      <w:bookmarkStart w:id="681" w:name="_Toc263271235"/>
      <w:bookmarkStart w:id="682" w:name="_Toc377477596"/>
      <w:bookmarkStart w:id="683" w:name="_Toc513104845"/>
      <w:r w:rsidRPr="00C53DD3">
        <w:rPr>
          <w:szCs w:val="24"/>
        </w:rPr>
        <w:t>FSC</w:t>
      </w:r>
      <w:bookmarkEnd w:id="680"/>
      <w:bookmarkEnd w:id="681"/>
      <w:bookmarkEnd w:id="682"/>
      <w:bookmarkEnd w:id="683"/>
    </w:p>
    <w:p w14:paraId="7C91762A" w14:textId="0643F020" w:rsidR="008C244B" w:rsidRPr="00FE7734" w:rsidRDefault="006A2DDB" w:rsidP="006A2DDB">
      <w:pPr>
        <w:pStyle w:val="BodyText"/>
        <w:rPr>
          <w:rFonts w:ascii="Verdana" w:hAnsi="Verdana"/>
          <w:sz w:val="24"/>
          <w:szCs w:val="24"/>
        </w:rPr>
      </w:pPr>
      <w:r w:rsidRPr="0094736F">
        <w:rPr>
          <w:rFonts w:ascii="Verdana" w:hAnsi="Verdana"/>
          <w:sz w:val="24"/>
          <w:szCs w:val="24"/>
        </w:rPr>
        <w:t>The system(s) at FSC</w:t>
      </w:r>
      <w:r>
        <w:rPr>
          <w:rFonts w:ascii="Verdana" w:hAnsi="Verdana"/>
          <w:sz w:val="24"/>
          <w:szCs w:val="24"/>
        </w:rPr>
        <w:t xml:space="preserve"> receive(s) </w:t>
      </w:r>
      <w:r w:rsidR="008C244B">
        <w:rPr>
          <w:rFonts w:ascii="Verdana" w:hAnsi="Verdana"/>
          <w:sz w:val="24"/>
          <w:szCs w:val="24"/>
        </w:rPr>
        <w:t>835</w:t>
      </w:r>
      <w:r w:rsidR="009B66C1">
        <w:rPr>
          <w:rFonts w:ascii="Verdana" w:hAnsi="Verdana"/>
          <w:sz w:val="24"/>
          <w:szCs w:val="24"/>
        </w:rPr>
        <w:t xml:space="preserve"> messages</w:t>
      </w:r>
      <w:r>
        <w:rPr>
          <w:rFonts w:ascii="Verdana" w:hAnsi="Verdana"/>
          <w:sz w:val="24"/>
          <w:szCs w:val="24"/>
        </w:rPr>
        <w:t xml:space="preserve"> from </w:t>
      </w:r>
      <w:del w:id="684" w:author="Keith Oulson" w:date="2018-05-02T10:30:00Z">
        <w:r w:rsidDel="006350D3">
          <w:rPr>
            <w:rFonts w:ascii="Verdana" w:hAnsi="Verdana"/>
            <w:sz w:val="24"/>
            <w:szCs w:val="24"/>
          </w:rPr>
          <w:delText xml:space="preserve">Emdeon </w:delText>
        </w:r>
      </w:del>
      <w:ins w:id="685" w:author="Keith Oulson" w:date="2018-05-03T09:25:00Z">
        <w:r w:rsidR="0031761F">
          <w:rPr>
            <w:rFonts w:ascii="Verdana" w:hAnsi="Verdana"/>
            <w:sz w:val="24"/>
            <w:szCs w:val="24"/>
          </w:rPr>
          <w:t>financial or banking institutions</w:t>
        </w:r>
      </w:ins>
      <w:ins w:id="686" w:author="Keith Oulson" w:date="2018-05-03T09:26:00Z">
        <w:r w:rsidR="0031761F">
          <w:rPr>
            <w:rFonts w:ascii="Verdana" w:hAnsi="Verdana"/>
            <w:sz w:val="24"/>
            <w:szCs w:val="24"/>
          </w:rPr>
          <w:t xml:space="preserve"> </w:t>
        </w:r>
      </w:ins>
      <w:r>
        <w:rPr>
          <w:rFonts w:ascii="Verdana" w:hAnsi="Verdana"/>
          <w:sz w:val="24"/>
          <w:szCs w:val="24"/>
        </w:rPr>
        <w:t>and forward(s) them to the MCCF EDI TAS Platform.</w:t>
      </w:r>
    </w:p>
    <w:p w14:paraId="21AE8A37" w14:textId="77777777" w:rsidR="006A2DDB" w:rsidRPr="006A2DDB" w:rsidRDefault="006A2DDB" w:rsidP="006A2DDB">
      <w:pPr>
        <w:pStyle w:val="BodyText"/>
        <w:rPr>
          <w:lang w:eastAsia="en-US"/>
        </w:rPr>
      </w:pPr>
    </w:p>
    <w:tbl>
      <w:tblPr>
        <w:tblW w:w="4436" w:type="pct"/>
        <w:tblInd w:w="108" w:type="dxa"/>
        <w:tblLook w:val="01E0" w:firstRow="1" w:lastRow="1" w:firstColumn="1" w:lastColumn="1" w:noHBand="0" w:noVBand="0"/>
      </w:tblPr>
      <w:tblGrid>
        <w:gridCol w:w="2340"/>
        <w:gridCol w:w="6156"/>
      </w:tblGrid>
      <w:tr w:rsidR="00D952B0" w:rsidRPr="003B377B" w14:paraId="054FEEF6"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F4" w14:textId="130DA044" w:rsidR="00D952B0" w:rsidRPr="003B377B" w:rsidRDefault="00D952B0" w:rsidP="006B3A72">
            <w:pPr>
              <w:pStyle w:val="TableHeading"/>
              <w:keepNext/>
              <w:tabs>
                <w:tab w:val="center" w:pos="4680"/>
                <w:tab w:val="right" w:pos="9360"/>
              </w:tabs>
            </w:pPr>
            <w:r>
              <w:t>System</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F5" w14:textId="77777777" w:rsidR="00D952B0" w:rsidRPr="003B377B" w:rsidRDefault="00D952B0" w:rsidP="00827B22">
            <w:pPr>
              <w:pStyle w:val="TableHeading"/>
              <w:tabs>
                <w:tab w:val="center" w:pos="4680"/>
                <w:tab w:val="right" w:pos="9360"/>
              </w:tabs>
            </w:pPr>
            <w:r>
              <w:t>Details</w:t>
            </w:r>
          </w:p>
        </w:tc>
      </w:tr>
      <w:tr w:rsidR="00D952B0" w:rsidRPr="003B377B" w14:paraId="054FEEF9" w14:textId="77777777">
        <w:tc>
          <w:tcPr>
            <w:tcW w:w="2340" w:type="dxa"/>
            <w:tcBorders>
              <w:top w:val="dotted" w:sz="4" w:space="0" w:color="auto"/>
              <w:left w:val="dotted" w:sz="4" w:space="0" w:color="auto"/>
              <w:bottom w:val="dotted" w:sz="4" w:space="0" w:color="auto"/>
              <w:right w:val="dotted" w:sz="4" w:space="0" w:color="auto"/>
            </w:tcBorders>
          </w:tcPr>
          <w:p w14:paraId="054FEEF7" w14:textId="77777777" w:rsidR="00D952B0" w:rsidRPr="00C53DD3" w:rsidRDefault="00D952B0" w:rsidP="00827B22">
            <w:pPr>
              <w:pStyle w:val="TableText"/>
              <w:tabs>
                <w:tab w:val="center" w:pos="4680"/>
                <w:tab w:val="right" w:pos="9360"/>
              </w:tabs>
              <w:rPr>
                <w:sz w:val="20"/>
              </w:rPr>
            </w:pPr>
            <w:r w:rsidRPr="00C53DD3">
              <w:rPr>
                <w:sz w:val="20"/>
              </w:rPr>
              <w:t>Title</w:t>
            </w:r>
          </w:p>
        </w:tc>
        <w:tc>
          <w:tcPr>
            <w:tcW w:w="6156" w:type="dxa"/>
            <w:tcBorders>
              <w:top w:val="dotted" w:sz="4" w:space="0" w:color="auto"/>
              <w:left w:val="dotted" w:sz="4" w:space="0" w:color="auto"/>
              <w:bottom w:val="dotted" w:sz="4" w:space="0" w:color="auto"/>
              <w:right w:val="dotted" w:sz="4" w:space="0" w:color="auto"/>
            </w:tcBorders>
          </w:tcPr>
          <w:p w14:paraId="054FEEF8" w14:textId="495D03F5" w:rsidR="00D952B0" w:rsidRPr="00827B22" w:rsidRDefault="003A5F4A" w:rsidP="00827B22">
            <w:pPr>
              <w:pStyle w:val="TableText"/>
              <w:tabs>
                <w:tab w:val="center" w:pos="4680"/>
                <w:tab w:val="right" w:pos="9360"/>
              </w:tabs>
              <w:rPr>
                <w:szCs w:val="16"/>
              </w:rPr>
            </w:pPr>
            <w:r>
              <w:rPr>
                <w:szCs w:val="16"/>
              </w:rPr>
              <w:t>tbd</w:t>
            </w:r>
          </w:p>
        </w:tc>
      </w:tr>
      <w:tr w:rsidR="00D952B0" w:rsidRPr="003B377B" w14:paraId="054FEEFC" w14:textId="77777777">
        <w:tc>
          <w:tcPr>
            <w:tcW w:w="2340" w:type="dxa"/>
            <w:tcBorders>
              <w:top w:val="dotted" w:sz="4" w:space="0" w:color="auto"/>
              <w:left w:val="dotted" w:sz="4" w:space="0" w:color="auto"/>
              <w:bottom w:val="dotted" w:sz="4" w:space="0" w:color="auto"/>
              <w:right w:val="dotted" w:sz="4" w:space="0" w:color="auto"/>
            </w:tcBorders>
          </w:tcPr>
          <w:p w14:paraId="054FEEFA" w14:textId="77777777" w:rsidR="00D952B0" w:rsidRPr="00C53DD3" w:rsidRDefault="00D952B0" w:rsidP="00827B22">
            <w:pPr>
              <w:pStyle w:val="TableText"/>
              <w:tabs>
                <w:tab w:val="center" w:pos="4680"/>
                <w:tab w:val="right" w:pos="9360"/>
              </w:tabs>
              <w:rPr>
                <w:sz w:val="20"/>
              </w:rPr>
            </w:pPr>
            <w:r w:rsidRPr="00C53DD3">
              <w:rPr>
                <w:sz w:val="20"/>
              </w:rPr>
              <w:t>Abbreviation</w:t>
            </w:r>
          </w:p>
        </w:tc>
        <w:tc>
          <w:tcPr>
            <w:tcW w:w="6156" w:type="dxa"/>
            <w:tcBorders>
              <w:top w:val="dotted" w:sz="4" w:space="0" w:color="auto"/>
              <w:left w:val="dotted" w:sz="4" w:space="0" w:color="auto"/>
              <w:bottom w:val="dotted" w:sz="4" w:space="0" w:color="auto"/>
              <w:right w:val="dotted" w:sz="4" w:space="0" w:color="auto"/>
            </w:tcBorders>
          </w:tcPr>
          <w:p w14:paraId="054FEEFB" w14:textId="087E02E3" w:rsidR="00D952B0" w:rsidRPr="00827B22" w:rsidRDefault="003A5F4A" w:rsidP="00827B22">
            <w:pPr>
              <w:pStyle w:val="TableText"/>
              <w:tabs>
                <w:tab w:val="center" w:pos="4680"/>
                <w:tab w:val="right" w:pos="9360"/>
              </w:tabs>
              <w:rPr>
                <w:szCs w:val="16"/>
              </w:rPr>
            </w:pPr>
            <w:r>
              <w:rPr>
                <w:szCs w:val="16"/>
              </w:rPr>
              <w:t>tbd</w:t>
            </w:r>
          </w:p>
        </w:tc>
      </w:tr>
      <w:tr w:rsidR="00D952B0" w:rsidRPr="003B377B" w14:paraId="054FEEFF" w14:textId="77777777">
        <w:tc>
          <w:tcPr>
            <w:tcW w:w="2340" w:type="dxa"/>
            <w:tcBorders>
              <w:top w:val="dotted" w:sz="4" w:space="0" w:color="auto"/>
              <w:left w:val="dotted" w:sz="4" w:space="0" w:color="auto"/>
              <w:bottom w:val="dotted" w:sz="4" w:space="0" w:color="auto"/>
              <w:right w:val="dotted" w:sz="4" w:space="0" w:color="auto"/>
            </w:tcBorders>
          </w:tcPr>
          <w:p w14:paraId="054FEEFD" w14:textId="77777777" w:rsidR="00D952B0" w:rsidRPr="00C53DD3" w:rsidRDefault="00D952B0" w:rsidP="00827B22">
            <w:pPr>
              <w:pStyle w:val="TableText"/>
              <w:tabs>
                <w:tab w:val="center" w:pos="4680"/>
                <w:tab w:val="right" w:pos="9360"/>
              </w:tabs>
              <w:rPr>
                <w:sz w:val="20"/>
              </w:rPr>
            </w:pPr>
            <w:r w:rsidRPr="00C53DD3">
              <w:rPr>
                <w:sz w:val="20"/>
              </w:rPr>
              <w:t>Version number</w:t>
            </w:r>
          </w:p>
        </w:tc>
        <w:tc>
          <w:tcPr>
            <w:tcW w:w="6156" w:type="dxa"/>
            <w:tcBorders>
              <w:top w:val="dotted" w:sz="4" w:space="0" w:color="auto"/>
              <w:left w:val="dotted" w:sz="4" w:space="0" w:color="auto"/>
              <w:bottom w:val="dotted" w:sz="4" w:space="0" w:color="auto"/>
              <w:right w:val="dotted" w:sz="4" w:space="0" w:color="auto"/>
            </w:tcBorders>
          </w:tcPr>
          <w:p w14:paraId="054FEEFE" w14:textId="4AE8BE66" w:rsidR="00D952B0" w:rsidRPr="00827B22" w:rsidRDefault="003A5F4A" w:rsidP="00827B22">
            <w:pPr>
              <w:pStyle w:val="TableText"/>
              <w:tabs>
                <w:tab w:val="center" w:pos="4680"/>
                <w:tab w:val="right" w:pos="9360"/>
              </w:tabs>
              <w:rPr>
                <w:szCs w:val="16"/>
              </w:rPr>
            </w:pPr>
            <w:r>
              <w:rPr>
                <w:szCs w:val="16"/>
              </w:rPr>
              <w:t>tbd</w:t>
            </w:r>
          </w:p>
        </w:tc>
      </w:tr>
      <w:tr w:rsidR="00D952B0" w:rsidRPr="003B377B" w14:paraId="054FEF02" w14:textId="77777777">
        <w:tc>
          <w:tcPr>
            <w:tcW w:w="2340" w:type="dxa"/>
            <w:tcBorders>
              <w:top w:val="dotted" w:sz="4" w:space="0" w:color="auto"/>
              <w:left w:val="dotted" w:sz="4" w:space="0" w:color="auto"/>
              <w:bottom w:val="dotted" w:sz="4" w:space="0" w:color="auto"/>
              <w:right w:val="dotted" w:sz="4" w:space="0" w:color="auto"/>
            </w:tcBorders>
          </w:tcPr>
          <w:p w14:paraId="054FEF00" w14:textId="77777777" w:rsidR="00D952B0" w:rsidRPr="00C53DD3" w:rsidRDefault="00D952B0" w:rsidP="00827B22">
            <w:pPr>
              <w:pStyle w:val="TableText"/>
              <w:tabs>
                <w:tab w:val="center" w:pos="4680"/>
                <w:tab w:val="right" w:pos="9360"/>
              </w:tabs>
              <w:rPr>
                <w:sz w:val="20"/>
              </w:rPr>
            </w:pPr>
            <w:r w:rsidRPr="00C53DD3">
              <w:rPr>
                <w:sz w:val="20"/>
              </w:rPr>
              <w:t>Point of Contact</w:t>
            </w:r>
          </w:p>
        </w:tc>
        <w:tc>
          <w:tcPr>
            <w:tcW w:w="6156" w:type="dxa"/>
            <w:tcBorders>
              <w:top w:val="dotted" w:sz="4" w:space="0" w:color="auto"/>
              <w:left w:val="dotted" w:sz="4" w:space="0" w:color="auto"/>
              <w:bottom w:val="dotted" w:sz="4" w:space="0" w:color="auto"/>
              <w:right w:val="dotted" w:sz="4" w:space="0" w:color="auto"/>
            </w:tcBorders>
          </w:tcPr>
          <w:p w14:paraId="054FEF01" w14:textId="42D50B24" w:rsidR="00D952B0" w:rsidRPr="00827B22" w:rsidRDefault="003A5F4A" w:rsidP="00827B22">
            <w:pPr>
              <w:pStyle w:val="TableText"/>
              <w:tabs>
                <w:tab w:val="center" w:pos="4680"/>
                <w:tab w:val="right" w:pos="9360"/>
              </w:tabs>
              <w:rPr>
                <w:szCs w:val="16"/>
              </w:rPr>
            </w:pPr>
            <w:r>
              <w:rPr>
                <w:szCs w:val="16"/>
              </w:rPr>
              <w:t>tbd</w:t>
            </w:r>
          </w:p>
        </w:tc>
      </w:tr>
      <w:tr w:rsidR="00D952B0" w:rsidRPr="003B377B" w14:paraId="054FEF05" w14:textId="77777777">
        <w:tc>
          <w:tcPr>
            <w:tcW w:w="2340" w:type="dxa"/>
            <w:tcBorders>
              <w:top w:val="dotted" w:sz="4" w:space="0" w:color="auto"/>
              <w:left w:val="dotted" w:sz="4" w:space="0" w:color="auto"/>
              <w:bottom w:val="dotted" w:sz="4" w:space="0" w:color="auto"/>
              <w:right w:val="dotted" w:sz="4" w:space="0" w:color="auto"/>
            </w:tcBorders>
          </w:tcPr>
          <w:p w14:paraId="054FEF03" w14:textId="77777777" w:rsidR="00D952B0" w:rsidRPr="00C53DD3" w:rsidRDefault="00D952B0" w:rsidP="00827B22">
            <w:pPr>
              <w:pStyle w:val="TableText"/>
              <w:tabs>
                <w:tab w:val="center" w:pos="4680"/>
                <w:tab w:val="right" w:pos="9360"/>
              </w:tabs>
              <w:rPr>
                <w:sz w:val="20"/>
              </w:rPr>
            </w:pPr>
            <w:r w:rsidRPr="00C53DD3">
              <w:rPr>
                <w:sz w:val="20"/>
              </w:rPr>
              <w:t>Vendor [optional]</w:t>
            </w:r>
          </w:p>
        </w:tc>
        <w:tc>
          <w:tcPr>
            <w:tcW w:w="6156" w:type="dxa"/>
            <w:tcBorders>
              <w:top w:val="dotted" w:sz="4" w:space="0" w:color="auto"/>
              <w:left w:val="dotted" w:sz="4" w:space="0" w:color="auto"/>
              <w:bottom w:val="dotted" w:sz="4" w:space="0" w:color="auto"/>
              <w:right w:val="dotted" w:sz="4" w:space="0" w:color="auto"/>
            </w:tcBorders>
          </w:tcPr>
          <w:p w14:paraId="054FEF04" w14:textId="2A94F679" w:rsidR="00D952B0" w:rsidRPr="00827B22" w:rsidRDefault="003A5F4A" w:rsidP="00827B22">
            <w:pPr>
              <w:pStyle w:val="TableText"/>
              <w:tabs>
                <w:tab w:val="center" w:pos="4680"/>
                <w:tab w:val="right" w:pos="9360"/>
              </w:tabs>
              <w:rPr>
                <w:szCs w:val="16"/>
              </w:rPr>
            </w:pPr>
            <w:r>
              <w:rPr>
                <w:szCs w:val="16"/>
              </w:rPr>
              <w:t>tbd</w:t>
            </w:r>
          </w:p>
        </w:tc>
      </w:tr>
    </w:tbl>
    <w:p w14:paraId="054FEF19" w14:textId="77777777" w:rsidR="00D952B0" w:rsidRPr="00C53DD3" w:rsidRDefault="00D952B0" w:rsidP="00C53DD3">
      <w:pPr>
        <w:pStyle w:val="Heading2"/>
      </w:pPr>
      <w:bookmarkStart w:id="687" w:name="_Toc216071608"/>
      <w:bookmarkStart w:id="688" w:name="_Toc263270958"/>
      <w:bookmarkStart w:id="689" w:name="_Toc263271237"/>
      <w:bookmarkStart w:id="690" w:name="_Toc377477598"/>
      <w:bookmarkStart w:id="691" w:name="_Toc513104846"/>
      <w:r w:rsidRPr="00C53DD3">
        <w:t>Operational Agreement</w:t>
      </w:r>
      <w:bookmarkEnd w:id="687"/>
      <w:bookmarkEnd w:id="688"/>
      <w:bookmarkEnd w:id="689"/>
      <w:bookmarkEnd w:id="690"/>
      <w:bookmarkEnd w:id="691"/>
    </w:p>
    <w:p w14:paraId="227DD5A8" w14:textId="4F8995C1" w:rsidR="00EF5B1C" w:rsidRPr="00C53DD3" w:rsidRDefault="00EF5B1C" w:rsidP="00EF5B1C">
      <w:pPr>
        <w:pStyle w:val="BodyText"/>
        <w:rPr>
          <w:rFonts w:ascii="Verdana" w:hAnsi="Verdana"/>
          <w:sz w:val="24"/>
          <w:szCs w:val="24"/>
        </w:rPr>
      </w:pPr>
      <w:r w:rsidRPr="00C53DD3">
        <w:rPr>
          <w:rFonts w:ascii="Verdana" w:hAnsi="Verdana"/>
          <w:sz w:val="24"/>
          <w:szCs w:val="24"/>
        </w:rPr>
        <w:t xml:space="preserve">This ICD provides the specification for an interface between MCCF EDI TAS </w:t>
      </w:r>
      <w:r w:rsidR="00C150F4" w:rsidRPr="00C53DD3">
        <w:rPr>
          <w:rFonts w:ascii="Verdana" w:hAnsi="Verdana"/>
          <w:sz w:val="24"/>
          <w:szCs w:val="24"/>
        </w:rPr>
        <w:t xml:space="preserve">ePayments </w:t>
      </w:r>
      <w:r w:rsidRPr="00C53DD3">
        <w:rPr>
          <w:rFonts w:ascii="Verdana" w:hAnsi="Verdana"/>
          <w:sz w:val="24"/>
          <w:szCs w:val="24"/>
        </w:rPr>
        <w:t xml:space="preserve">and FSC regarding </w:t>
      </w:r>
      <w:r w:rsidR="00C150F4" w:rsidRPr="00C53DD3">
        <w:rPr>
          <w:rFonts w:ascii="Verdana" w:hAnsi="Verdana"/>
          <w:sz w:val="24"/>
          <w:szCs w:val="24"/>
        </w:rPr>
        <w:t xml:space="preserve">Health Care Claim Payment and Remittance Advice </w:t>
      </w:r>
      <w:r w:rsidRPr="00C53DD3">
        <w:rPr>
          <w:rFonts w:ascii="Verdana" w:hAnsi="Verdana"/>
          <w:sz w:val="24"/>
          <w:szCs w:val="24"/>
        </w:rPr>
        <w:t xml:space="preserve">data. The Chief Business Office (CBO) is responsible for notifying FSC personnel of any potential or planned changes to data feeds once these changes are known </w:t>
      </w:r>
      <w:r w:rsidR="003E1F6D" w:rsidRPr="00C53DD3">
        <w:rPr>
          <w:rFonts w:ascii="Verdana" w:hAnsi="Verdana"/>
          <w:sz w:val="24"/>
          <w:szCs w:val="24"/>
        </w:rPr>
        <w:t>to</w:t>
      </w:r>
      <w:r w:rsidRPr="00C53DD3">
        <w:rPr>
          <w:rFonts w:ascii="Verdana" w:hAnsi="Verdana"/>
          <w:sz w:val="24"/>
          <w:szCs w:val="24"/>
        </w:rPr>
        <w:t xml:space="preserve"> minimize adverse impacts.</w:t>
      </w:r>
    </w:p>
    <w:p w14:paraId="10FB1C7E" w14:textId="77777777" w:rsidR="00E67E51" w:rsidRPr="006B3A72" w:rsidRDefault="00E67E51" w:rsidP="00E67E51">
      <w:pPr>
        <w:pStyle w:val="BodyText"/>
        <w:rPr>
          <w:sz w:val="24"/>
          <w:szCs w:val="24"/>
          <w:lang w:eastAsia="en-US"/>
        </w:rPr>
      </w:pPr>
    </w:p>
    <w:p w14:paraId="054FEF1B" w14:textId="77777777" w:rsidR="00D952B0" w:rsidRPr="00C53DD3" w:rsidRDefault="00D952B0" w:rsidP="00FD58AE">
      <w:pPr>
        <w:pStyle w:val="Heading1"/>
      </w:pPr>
      <w:bookmarkStart w:id="692" w:name="_Toc216071609"/>
      <w:bookmarkStart w:id="693" w:name="_Toc263270959"/>
      <w:bookmarkStart w:id="694" w:name="_Toc263271238"/>
      <w:bookmarkStart w:id="695" w:name="_Toc377477599"/>
      <w:bookmarkStart w:id="696" w:name="_Toc513104847"/>
      <w:r w:rsidRPr="00C53DD3">
        <w:t>Interface Definition</w:t>
      </w:r>
      <w:bookmarkEnd w:id="692"/>
      <w:bookmarkEnd w:id="693"/>
      <w:bookmarkEnd w:id="694"/>
      <w:bookmarkEnd w:id="695"/>
      <w:bookmarkEnd w:id="696"/>
    </w:p>
    <w:p w14:paraId="54B7B745" w14:textId="57321A18" w:rsidR="00EF5B1C" w:rsidRPr="00C53DD3" w:rsidRDefault="00C150F4" w:rsidP="00EF5B1C">
      <w:pPr>
        <w:pStyle w:val="BodyText"/>
        <w:rPr>
          <w:rFonts w:ascii="Verdana" w:hAnsi="Verdana"/>
          <w:sz w:val="24"/>
          <w:szCs w:val="24"/>
        </w:rPr>
      </w:pPr>
      <w:r w:rsidRPr="00C53DD3">
        <w:rPr>
          <w:rFonts w:ascii="Verdana" w:hAnsi="Verdana"/>
          <w:sz w:val="24"/>
          <w:szCs w:val="24"/>
        </w:rPr>
        <w:t>Health Care Claim Payment and Remittance Advice data</w:t>
      </w:r>
      <w:r w:rsidR="00343639" w:rsidRPr="00C53DD3">
        <w:rPr>
          <w:rFonts w:ascii="Verdana" w:hAnsi="Verdana"/>
          <w:sz w:val="24"/>
          <w:szCs w:val="24"/>
        </w:rPr>
        <w:t xml:space="preserve"> </w:t>
      </w:r>
      <w:r w:rsidR="00EF5B1C" w:rsidRPr="00C53DD3">
        <w:rPr>
          <w:rFonts w:ascii="Verdana" w:hAnsi="Verdana"/>
          <w:sz w:val="24"/>
          <w:szCs w:val="24"/>
        </w:rPr>
        <w:t>is transmitted between the FSC</w:t>
      </w:r>
      <w:r w:rsidRPr="00C53DD3">
        <w:rPr>
          <w:rFonts w:ascii="Verdana" w:hAnsi="Verdana"/>
          <w:sz w:val="24"/>
          <w:szCs w:val="24"/>
        </w:rPr>
        <w:t xml:space="preserve"> and MCCF EDI TAS ePayments</w:t>
      </w:r>
      <w:r w:rsidR="00EF5B1C" w:rsidRPr="00C53DD3">
        <w:rPr>
          <w:rFonts w:ascii="Verdana" w:hAnsi="Verdana"/>
          <w:sz w:val="24"/>
          <w:szCs w:val="24"/>
        </w:rPr>
        <w:t xml:space="preserve"> in FHIR bundles</w:t>
      </w:r>
      <w:r w:rsidR="00637B24" w:rsidRPr="00C53DD3">
        <w:rPr>
          <w:rFonts w:ascii="Verdana" w:hAnsi="Verdana"/>
          <w:sz w:val="24"/>
          <w:szCs w:val="24"/>
        </w:rPr>
        <w:t>.</w:t>
      </w:r>
    </w:p>
    <w:p w14:paraId="292D94F1" w14:textId="77777777" w:rsidR="00EF5B1C" w:rsidRPr="006B3A72" w:rsidRDefault="00EF5B1C" w:rsidP="00EF5B1C">
      <w:pPr>
        <w:pStyle w:val="BodyText"/>
        <w:rPr>
          <w:sz w:val="24"/>
          <w:szCs w:val="24"/>
          <w:lang w:eastAsia="en-US"/>
        </w:rPr>
      </w:pPr>
    </w:p>
    <w:p w14:paraId="097AB28F" w14:textId="77777777" w:rsidR="00F26C34" w:rsidRPr="00C53DD3" w:rsidRDefault="00F26C34" w:rsidP="009E0E03">
      <w:pPr>
        <w:pStyle w:val="Heading2"/>
      </w:pPr>
      <w:bookmarkStart w:id="697" w:name="_Toc513104848"/>
      <w:r w:rsidRPr="00C53DD3">
        <w:t>System Overview</w:t>
      </w:r>
      <w:bookmarkEnd w:id="697"/>
    </w:p>
    <w:p w14:paraId="5F6D1118" w14:textId="2FA928EE" w:rsidR="00134C52" w:rsidRPr="00C53DD3" w:rsidRDefault="00343639" w:rsidP="00343639">
      <w:pPr>
        <w:pStyle w:val="BodyText"/>
        <w:rPr>
          <w:rFonts w:ascii="Verdana" w:hAnsi="Verdana"/>
          <w:sz w:val="24"/>
          <w:szCs w:val="24"/>
        </w:rPr>
      </w:pPr>
      <w:r w:rsidRPr="00C53DD3">
        <w:rPr>
          <w:rFonts w:ascii="Verdana" w:hAnsi="Verdana"/>
          <w:sz w:val="24"/>
          <w:szCs w:val="24"/>
        </w:rPr>
        <w:t xml:space="preserve">The MCCF EDI TAS </w:t>
      </w:r>
      <w:r w:rsidR="00C150F4" w:rsidRPr="00C53DD3">
        <w:rPr>
          <w:rFonts w:ascii="Verdana" w:hAnsi="Verdana"/>
          <w:sz w:val="24"/>
          <w:szCs w:val="24"/>
        </w:rPr>
        <w:t xml:space="preserve">ePayments </w:t>
      </w:r>
      <w:r w:rsidR="00B01855">
        <w:rPr>
          <w:rFonts w:ascii="Verdana" w:hAnsi="Verdana"/>
          <w:sz w:val="24"/>
          <w:szCs w:val="24"/>
        </w:rPr>
        <w:t xml:space="preserve">module </w:t>
      </w:r>
      <w:r w:rsidRPr="00C53DD3">
        <w:rPr>
          <w:rFonts w:ascii="Verdana" w:hAnsi="Verdana"/>
          <w:sz w:val="24"/>
          <w:szCs w:val="24"/>
        </w:rPr>
        <w:t xml:space="preserve">is designed to facilitate </w:t>
      </w:r>
      <w:del w:id="698" w:author="Keith Oulson" w:date="2018-05-02T10:42:00Z">
        <w:r w:rsidRPr="00C53DD3" w:rsidDel="00096382">
          <w:rPr>
            <w:rFonts w:ascii="Verdana" w:hAnsi="Verdana"/>
            <w:sz w:val="24"/>
            <w:szCs w:val="24"/>
          </w:rPr>
          <w:delText xml:space="preserve">transmission </w:delText>
        </w:r>
      </w:del>
      <w:ins w:id="699" w:author="Keith Oulson" w:date="2018-05-02T10:42:00Z">
        <w:r w:rsidR="00096382">
          <w:rPr>
            <w:rFonts w:ascii="Verdana" w:hAnsi="Verdana"/>
            <w:sz w:val="24"/>
            <w:szCs w:val="24"/>
          </w:rPr>
          <w:t>reception</w:t>
        </w:r>
        <w:r w:rsidR="00096382" w:rsidRPr="00C53DD3">
          <w:rPr>
            <w:rFonts w:ascii="Verdana" w:hAnsi="Verdana"/>
            <w:sz w:val="24"/>
            <w:szCs w:val="24"/>
          </w:rPr>
          <w:t xml:space="preserve"> </w:t>
        </w:r>
      </w:ins>
      <w:r w:rsidRPr="00C53DD3">
        <w:rPr>
          <w:rFonts w:ascii="Verdana" w:hAnsi="Verdana"/>
          <w:sz w:val="24"/>
          <w:szCs w:val="24"/>
        </w:rPr>
        <w:t xml:space="preserve">of </w:t>
      </w:r>
      <w:r w:rsidR="004803C1" w:rsidRPr="00C53DD3">
        <w:rPr>
          <w:rFonts w:ascii="Verdana" w:hAnsi="Verdana"/>
          <w:sz w:val="24"/>
          <w:szCs w:val="24"/>
        </w:rPr>
        <w:t>Health Care Claim Payment and Remittance Advice data</w:t>
      </w:r>
      <w:r w:rsidR="00134C52" w:rsidRPr="00C53DD3">
        <w:rPr>
          <w:rFonts w:ascii="Verdana" w:hAnsi="Verdana"/>
          <w:sz w:val="24"/>
          <w:szCs w:val="24"/>
        </w:rPr>
        <w:t xml:space="preserve"> from the FSC.</w:t>
      </w:r>
    </w:p>
    <w:p w14:paraId="372D6C78" w14:textId="28C409E9" w:rsidR="009E0E03" w:rsidRPr="009B66C1" w:rsidRDefault="00134C52" w:rsidP="00343639">
      <w:pPr>
        <w:pStyle w:val="BodyText"/>
        <w:rPr>
          <w:rFonts w:ascii="Verdana" w:hAnsi="Verdana"/>
          <w:sz w:val="24"/>
          <w:szCs w:val="24"/>
        </w:rPr>
      </w:pPr>
      <w:r w:rsidRPr="00C53DD3">
        <w:rPr>
          <w:rFonts w:ascii="Verdana" w:hAnsi="Verdana"/>
          <w:sz w:val="24"/>
          <w:szCs w:val="24"/>
        </w:rPr>
        <w:t xml:space="preserve">FSC </w:t>
      </w:r>
      <w:r w:rsidR="00343639" w:rsidRPr="00C53DD3">
        <w:rPr>
          <w:rFonts w:ascii="Verdana" w:hAnsi="Verdana"/>
          <w:sz w:val="24"/>
          <w:szCs w:val="24"/>
        </w:rPr>
        <w:t>is design</w:t>
      </w:r>
      <w:r w:rsidR="004803C1" w:rsidRPr="00C53DD3">
        <w:rPr>
          <w:rFonts w:ascii="Verdana" w:hAnsi="Verdana"/>
          <w:sz w:val="24"/>
          <w:szCs w:val="24"/>
        </w:rPr>
        <w:t>ed</w:t>
      </w:r>
      <w:r w:rsidR="00343639" w:rsidRPr="00C53DD3">
        <w:rPr>
          <w:rFonts w:ascii="Verdana" w:hAnsi="Verdana"/>
          <w:sz w:val="24"/>
          <w:szCs w:val="24"/>
        </w:rPr>
        <w:t xml:space="preserve"> to </w:t>
      </w:r>
      <w:r w:rsidR="004803C1" w:rsidRPr="00C53DD3">
        <w:rPr>
          <w:rFonts w:ascii="Verdana" w:hAnsi="Verdana"/>
          <w:sz w:val="24"/>
          <w:szCs w:val="24"/>
        </w:rPr>
        <w:t xml:space="preserve">receive Health Care Claim Payment and Remittance Advice (835) data from payers, </w:t>
      </w:r>
      <w:r w:rsidRPr="00C53DD3">
        <w:rPr>
          <w:rFonts w:ascii="Verdana" w:hAnsi="Verdana"/>
          <w:sz w:val="24"/>
          <w:szCs w:val="24"/>
        </w:rPr>
        <w:t>to</w:t>
      </w:r>
      <w:r w:rsidR="00343639" w:rsidRPr="00C53DD3">
        <w:rPr>
          <w:rFonts w:ascii="Verdana" w:hAnsi="Verdana"/>
          <w:sz w:val="24"/>
          <w:szCs w:val="24"/>
        </w:rPr>
        <w:t xml:space="preserve"> translate that data into </w:t>
      </w:r>
      <w:r w:rsidR="004803C1" w:rsidRPr="00C53DD3">
        <w:rPr>
          <w:rFonts w:ascii="Verdana" w:hAnsi="Verdana"/>
          <w:sz w:val="24"/>
          <w:szCs w:val="24"/>
        </w:rPr>
        <w:t xml:space="preserve">FHIR resources </w:t>
      </w:r>
      <w:r w:rsidR="00B01855">
        <w:rPr>
          <w:rFonts w:ascii="Verdana" w:hAnsi="Verdana"/>
          <w:sz w:val="24"/>
          <w:szCs w:val="24"/>
        </w:rPr>
        <w:t xml:space="preserve">in a FHIR </w:t>
      </w:r>
      <w:r w:rsidR="004803C1" w:rsidRPr="00C53DD3">
        <w:rPr>
          <w:rFonts w:ascii="Verdana" w:hAnsi="Verdana"/>
          <w:sz w:val="24"/>
          <w:szCs w:val="24"/>
        </w:rPr>
        <w:t>bundle and send it to MCCF EDI TAS ePayments.</w:t>
      </w:r>
    </w:p>
    <w:p w14:paraId="054FEF1E" w14:textId="47CD4D27" w:rsidR="00D952B0" w:rsidRPr="00C53DD3" w:rsidRDefault="00F26C34" w:rsidP="009B66C1">
      <w:pPr>
        <w:pStyle w:val="Heading3"/>
        <w:rPr>
          <w:szCs w:val="24"/>
        </w:rPr>
      </w:pPr>
      <w:bookmarkStart w:id="700" w:name="_Toc513104849"/>
      <w:r w:rsidRPr="00C53DD3">
        <w:rPr>
          <w:szCs w:val="24"/>
        </w:rPr>
        <w:lastRenderedPageBreak/>
        <w:t>Overview Diagram</w:t>
      </w:r>
      <w:bookmarkEnd w:id="700"/>
      <w:r w:rsidRPr="00C53DD3">
        <w:rPr>
          <w:szCs w:val="24"/>
        </w:rPr>
        <w:t xml:space="preserve"> </w:t>
      </w:r>
    </w:p>
    <w:p w14:paraId="2A15ABFC" w14:textId="30B7F5B5" w:rsidR="00426867" w:rsidRPr="00C53DD3" w:rsidRDefault="006234B6" w:rsidP="006B3A72">
      <w:pPr>
        <w:pStyle w:val="BodyText"/>
        <w:keepNext/>
        <w:rPr>
          <w:rFonts w:ascii="Verdana" w:hAnsi="Verdana"/>
          <w:sz w:val="24"/>
          <w:szCs w:val="24"/>
          <w:lang w:eastAsia="en-US"/>
        </w:rPr>
      </w:pPr>
      <w:r>
        <w:rPr>
          <w:rFonts w:ascii="Verdana" w:hAnsi="Verdana"/>
          <w:sz w:val="24"/>
          <w:szCs w:val="24"/>
          <w:lang w:eastAsia="en-US"/>
        </w:rPr>
        <w:t>Interim</w:t>
      </w:r>
      <w:r w:rsidR="00426867" w:rsidRPr="00C53DD3">
        <w:rPr>
          <w:rFonts w:ascii="Verdana" w:hAnsi="Verdana"/>
          <w:sz w:val="24"/>
          <w:szCs w:val="24"/>
          <w:lang w:eastAsia="en-US"/>
        </w:rPr>
        <w:t xml:space="preserve"> solution</w:t>
      </w:r>
    </w:p>
    <w:p w14:paraId="5B8C8178" w14:textId="77777777" w:rsidR="00F21056" w:rsidRDefault="00426867" w:rsidP="00F21056">
      <w:pPr>
        <w:pStyle w:val="BodyText"/>
        <w:keepNext/>
      </w:pPr>
      <w:r>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69AADA6C" w14:textId="5375B2A4" w:rsidR="009768C6" w:rsidRDefault="00F21056" w:rsidP="00F21056">
      <w:pPr>
        <w:pStyle w:val="Caption"/>
      </w:pPr>
      <w:bookmarkStart w:id="701" w:name="_Toc513104893"/>
      <w:r>
        <w:t xml:space="preserve">Figure </w:t>
      </w:r>
      <w:fldSimple w:instr=" SEQ Figure \* ARABIC ">
        <w:r>
          <w:rPr>
            <w:noProof/>
          </w:rPr>
          <w:t>1</w:t>
        </w:r>
      </w:fldSimple>
      <w:r>
        <w:t xml:space="preserve"> - Interim Solution</w:t>
      </w:r>
      <w:bookmarkEnd w:id="701"/>
    </w:p>
    <w:p w14:paraId="5619B905" w14:textId="1A2EDB9D" w:rsidR="00426867" w:rsidRPr="006B3A72" w:rsidRDefault="00426867" w:rsidP="009768C6">
      <w:pPr>
        <w:pStyle w:val="BodyText"/>
        <w:rPr>
          <w:sz w:val="24"/>
          <w:szCs w:val="24"/>
          <w:lang w:eastAsia="en-US"/>
        </w:rPr>
      </w:pPr>
    </w:p>
    <w:p w14:paraId="12ABCB9D" w14:textId="41BA5044" w:rsidR="00426867" w:rsidRPr="00C53DD3" w:rsidRDefault="00426867" w:rsidP="006B3A72">
      <w:pPr>
        <w:pStyle w:val="BodyText"/>
        <w:keepNext/>
        <w:rPr>
          <w:rFonts w:ascii="Verdana" w:hAnsi="Verdana"/>
          <w:sz w:val="24"/>
          <w:szCs w:val="24"/>
          <w:lang w:eastAsia="en-US"/>
        </w:rPr>
      </w:pPr>
      <w:r w:rsidRPr="00C53DD3">
        <w:rPr>
          <w:rFonts w:ascii="Verdana" w:hAnsi="Verdana"/>
          <w:sz w:val="24"/>
          <w:szCs w:val="24"/>
          <w:lang w:eastAsia="en-US"/>
        </w:rPr>
        <w:lastRenderedPageBreak/>
        <w:t>To be solution</w:t>
      </w:r>
    </w:p>
    <w:p w14:paraId="247A544F" w14:textId="77777777" w:rsidR="00F21056" w:rsidRDefault="00426867" w:rsidP="00F21056">
      <w:pPr>
        <w:pStyle w:val="BodyText"/>
        <w:keepNext/>
      </w:pPr>
      <w:r>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7F05546E" w14:textId="60728CD1" w:rsidR="00426867" w:rsidRPr="009768C6" w:rsidRDefault="00F21056" w:rsidP="00F21056">
      <w:pPr>
        <w:pStyle w:val="Caption"/>
      </w:pPr>
      <w:bookmarkStart w:id="702" w:name="_Toc513104894"/>
      <w:r>
        <w:t xml:space="preserve">Figure </w:t>
      </w:r>
      <w:fldSimple w:instr=" SEQ Figure \* ARABIC ">
        <w:r>
          <w:rPr>
            <w:noProof/>
          </w:rPr>
          <w:t>2</w:t>
        </w:r>
      </w:fldSimple>
      <w:r>
        <w:t xml:space="preserve"> - To Be Solution</w:t>
      </w:r>
      <w:bookmarkEnd w:id="702"/>
    </w:p>
    <w:p w14:paraId="6FA6A519" w14:textId="44E707F4" w:rsidR="00E67E51" w:rsidRDefault="00E67E51" w:rsidP="00E67E51">
      <w:pPr>
        <w:pStyle w:val="BodyText"/>
        <w:rPr>
          <w:sz w:val="24"/>
          <w:szCs w:val="24"/>
          <w:lang w:eastAsia="en-US"/>
        </w:rPr>
      </w:pPr>
    </w:p>
    <w:p w14:paraId="6E290763" w14:textId="5395F906" w:rsidR="00F21056" w:rsidRDefault="00F21056" w:rsidP="00E67E51">
      <w:pPr>
        <w:pStyle w:val="BodyText"/>
        <w:rPr>
          <w:sz w:val="24"/>
          <w:szCs w:val="24"/>
          <w:lang w:eastAsia="en-US"/>
        </w:rPr>
      </w:pPr>
    </w:p>
    <w:p w14:paraId="3B7F389E" w14:textId="2A873E2E" w:rsidR="00F21056" w:rsidRDefault="00F21056" w:rsidP="00E67E51">
      <w:pPr>
        <w:pStyle w:val="BodyText"/>
        <w:rPr>
          <w:sz w:val="24"/>
          <w:szCs w:val="24"/>
          <w:lang w:eastAsia="en-US"/>
        </w:rPr>
      </w:pPr>
    </w:p>
    <w:p w14:paraId="216925FB" w14:textId="729C7733" w:rsidR="00F21056" w:rsidRDefault="00F21056" w:rsidP="00E67E51">
      <w:pPr>
        <w:pStyle w:val="BodyText"/>
        <w:rPr>
          <w:sz w:val="24"/>
          <w:szCs w:val="24"/>
          <w:lang w:eastAsia="en-US"/>
        </w:rPr>
      </w:pPr>
    </w:p>
    <w:p w14:paraId="7795D7B6" w14:textId="6C6C682A" w:rsidR="00F21056" w:rsidRDefault="00F21056" w:rsidP="00E67E51">
      <w:pPr>
        <w:pStyle w:val="BodyText"/>
        <w:rPr>
          <w:sz w:val="24"/>
          <w:szCs w:val="24"/>
          <w:lang w:eastAsia="en-US"/>
        </w:rPr>
      </w:pPr>
    </w:p>
    <w:p w14:paraId="15E4FE09" w14:textId="77777777" w:rsidR="00F21056" w:rsidRPr="006B3A72" w:rsidRDefault="00F21056" w:rsidP="00E67E51">
      <w:pPr>
        <w:pStyle w:val="BodyText"/>
        <w:rPr>
          <w:sz w:val="24"/>
          <w:szCs w:val="24"/>
          <w:lang w:eastAsia="en-US"/>
        </w:rPr>
      </w:pPr>
    </w:p>
    <w:p w14:paraId="0BC1A9D7" w14:textId="5344A228" w:rsidR="00F26C34" w:rsidRDefault="00D952B0" w:rsidP="00C53DD3">
      <w:pPr>
        <w:pStyle w:val="Heading2"/>
      </w:pPr>
      <w:bookmarkStart w:id="703" w:name="_Toc216071611"/>
      <w:bookmarkStart w:id="704" w:name="_Toc263270961"/>
      <w:bookmarkStart w:id="705" w:name="_Toc263271240"/>
      <w:bookmarkStart w:id="706" w:name="_Toc377477601"/>
      <w:bookmarkStart w:id="707" w:name="_Toc513104850"/>
      <w:r w:rsidRPr="00FD58AE">
        <w:lastRenderedPageBreak/>
        <w:t>Interface Overview</w:t>
      </w:r>
      <w:bookmarkEnd w:id="703"/>
      <w:bookmarkEnd w:id="704"/>
      <w:bookmarkEnd w:id="705"/>
      <w:bookmarkEnd w:id="706"/>
      <w:bookmarkEnd w:id="707"/>
    </w:p>
    <w:p w14:paraId="1895A02B" w14:textId="4DFA6B50" w:rsidR="00182C2C" w:rsidRPr="00C53DD3" w:rsidRDefault="00182C2C" w:rsidP="00182C2C">
      <w:pPr>
        <w:pStyle w:val="BodyText"/>
        <w:rPr>
          <w:rFonts w:ascii="Verdana" w:hAnsi="Verdana"/>
          <w:sz w:val="24"/>
          <w:szCs w:val="24"/>
        </w:rPr>
      </w:pPr>
      <w:r w:rsidRPr="00C53DD3">
        <w:rPr>
          <w:rFonts w:ascii="Verdana" w:hAnsi="Verdana"/>
          <w:sz w:val="24"/>
          <w:szCs w:val="24"/>
        </w:rPr>
        <w:t xml:space="preserve">Exchanging messages between </w:t>
      </w:r>
      <w:r w:rsidR="0041182B">
        <w:rPr>
          <w:rFonts w:ascii="Verdana" w:hAnsi="Verdana"/>
          <w:sz w:val="24"/>
          <w:szCs w:val="24"/>
        </w:rPr>
        <w:t xml:space="preserve">FSC and </w:t>
      </w:r>
      <w:r w:rsidRPr="00C53DD3">
        <w:rPr>
          <w:rFonts w:ascii="Verdana" w:hAnsi="Verdana"/>
          <w:sz w:val="24"/>
          <w:szCs w:val="24"/>
        </w:rPr>
        <w:t>MCCF EDI TAS ePayments can be done in real time or via message queuing.</w:t>
      </w:r>
    </w:p>
    <w:p w14:paraId="7F969265" w14:textId="77777777" w:rsidR="009E0E03" w:rsidRPr="006B3A72" w:rsidRDefault="009E0E03" w:rsidP="00134C52">
      <w:pPr>
        <w:pStyle w:val="BodyText"/>
        <w:rPr>
          <w:sz w:val="24"/>
          <w:szCs w:val="24"/>
          <w:lang w:eastAsia="en-US"/>
        </w:rPr>
      </w:pPr>
    </w:p>
    <w:p w14:paraId="4E63F101" w14:textId="7FF31424" w:rsidR="00426867" w:rsidRPr="009E0E03" w:rsidRDefault="00F26C34" w:rsidP="00426867">
      <w:pPr>
        <w:pStyle w:val="Heading3"/>
        <w:rPr>
          <w:szCs w:val="24"/>
        </w:rPr>
      </w:pPr>
      <w:bookmarkStart w:id="708" w:name="_Toc513104851"/>
      <w:r w:rsidRPr="00C53DD3">
        <w:rPr>
          <w:szCs w:val="24"/>
        </w:rPr>
        <w:t>Connectivity between the systems</w:t>
      </w:r>
      <w:bookmarkEnd w:id="708"/>
    </w:p>
    <w:p w14:paraId="2C9AE6D4" w14:textId="77777777" w:rsidR="00F21056" w:rsidRDefault="00426867" w:rsidP="00F21056">
      <w:pPr>
        <w:pStyle w:val="BodyText"/>
        <w:keepNext/>
      </w:pPr>
      <w:r>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0A35D2F7" w14:textId="2B0E1459" w:rsidR="00426867" w:rsidRDefault="00F21056" w:rsidP="00F21056">
      <w:pPr>
        <w:pStyle w:val="Caption"/>
      </w:pPr>
      <w:bookmarkStart w:id="709" w:name="_Toc513104895"/>
      <w:r>
        <w:t xml:space="preserve">Figure </w:t>
      </w:r>
      <w:fldSimple w:instr=" SEQ Figure \* ARABIC ">
        <w:r>
          <w:rPr>
            <w:noProof/>
          </w:rPr>
          <w:t>3</w:t>
        </w:r>
      </w:fldSimple>
      <w:r>
        <w:t xml:space="preserve"> - Connectivity</w:t>
      </w:r>
      <w:bookmarkEnd w:id="709"/>
    </w:p>
    <w:p w14:paraId="0135EDE4" w14:textId="5B99A1F5" w:rsidR="00426867" w:rsidRPr="006B3A72" w:rsidRDefault="00426867" w:rsidP="00426867">
      <w:pPr>
        <w:pStyle w:val="BodyText"/>
        <w:rPr>
          <w:sz w:val="24"/>
          <w:szCs w:val="24"/>
          <w:lang w:eastAsia="en-US"/>
        </w:rPr>
      </w:pPr>
    </w:p>
    <w:p w14:paraId="2FE70D05" w14:textId="77777777" w:rsidR="00426867" w:rsidRPr="006B3A72" w:rsidRDefault="00426867" w:rsidP="00426867">
      <w:pPr>
        <w:pStyle w:val="BodyText"/>
        <w:rPr>
          <w:sz w:val="24"/>
          <w:szCs w:val="24"/>
          <w:lang w:eastAsia="en-US"/>
        </w:rPr>
      </w:pPr>
    </w:p>
    <w:p w14:paraId="054FEF23" w14:textId="77777777" w:rsidR="00D952B0" w:rsidRPr="00C53DD3" w:rsidRDefault="00D952B0" w:rsidP="001434F5">
      <w:pPr>
        <w:pStyle w:val="Heading2"/>
      </w:pPr>
      <w:bookmarkStart w:id="710" w:name="_Toc216071612"/>
      <w:bookmarkStart w:id="711" w:name="_Toc263270962"/>
      <w:bookmarkStart w:id="712" w:name="_Toc263271241"/>
      <w:bookmarkStart w:id="713" w:name="_Toc377477602"/>
      <w:bookmarkStart w:id="714" w:name="_Toc513104852"/>
      <w:r w:rsidRPr="00C53DD3">
        <w:t>Operations</w:t>
      </w:r>
      <w:bookmarkEnd w:id="710"/>
      <w:bookmarkEnd w:id="711"/>
      <w:bookmarkEnd w:id="712"/>
      <w:bookmarkEnd w:id="713"/>
      <w:bookmarkEnd w:id="714"/>
    </w:p>
    <w:p w14:paraId="330F5977" w14:textId="294B2340" w:rsidR="00134C52" w:rsidRPr="00C53DD3" w:rsidRDefault="007E71D7" w:rsidP="00134C52">
      <w:pPr>
        <w:pStyle w:val="BodyText"/>
        <w:rPr>
          <w:rFonts w:ascii="Verdana" w:hAnsi="Verdana"/>
          <w:sz w:val="24"/>
          <w:szCs w:val="24"/>
          <w:lang w:eastAsia="en-US"/>
        </w:rPr>
      </w:pPr>
      <w:r w:rsidRPr="00C53DD3">
        <w:rPr>
          <w:rFonts w:ascii="Verdana" w:hAnsi="Verdana"/>
          <w:sz w:val="24"/>
          <w:szCs w:val="24"/>
          <w:lang w:eastAsia="en-US"/>
        </w:rPr>
        <w:t>Tbd</w:t>
      </w:r>
    </w:p>
    <w:p w14:paraId="3D8E9162" w14:textId="2748EE23" w:rsidR="00E67E51" w:rsidRPr="00C53DD3" w:rsidRDefault="00E67E51" w:rsidP="00E67E51">
      <w:pPr>
        <w:pStyle w:val="Heading3"/>
        <w:rPr>
          <w:szCs w:val="24"/>
        </w:rPr>
      </w:pPr>
      <w:bookmarkStart w:id="715" w:name="_Toc513104853"/>
      <w:r w:rsidRPr="00C53DD3">
        <w:rPr>
          <w:szCs w:val="24"/>
        </w:rPr>
        <w:t>Data Extraction</w:t>
      </w:r>
      <w:bookmarkEnd w:id="715"/>
    </w:p>
    <w:p w14:paraId="26C8E31C" w14:textId="77777777" w:rsidR="00462FA9" w:rsidRPr="002C39AC" w:rsidRDefault="00462FA9" w:rsidP="00462FA9">
      <w:pPr>
        <w:pStyle w:val="BodyText"/>
        <w:rPr>
          <w:rFonts w:ascii="Verdana" w:hAnsi="Verdana"/>
          <w:sz w:val="24"/>
          <w:szCs w:val="24"/>
          <w:lang w:eastAsia="en-US"/>
        </w:rPr>
      </w:pPr>
      <w:r>
        <w:rPr>
          <w:rFonts w:ascii="Verdana" w:hAnsi="Verdana"/>
          <w:sz w:val="24"/>
          <w:szCs w:val="24"/>
          <w:lang w:eastAsia="en-US"/>
        </w:rPr>
        <w:t>Tbd</w:t>
      </w:r>
    </w:p>
    <w:p w14:paraId="32F4BDBE" w14:textId="1C37FF0A" w:rsidR="00E67E51" w:rsidRPr="00C53DD3" w:rsidRDefault="00E67E51" w:rsidP="00C53DD3">
      <w:pPr>
        <w:pStyle w:val="Heading3"/>
        <w:rPr>
          <w:szCs w:val="24"/>
        </w:rPr>
      </w:pPr>
      <w:bookmarkStart w:id="716" w:name="_Toc513104854"/>
      <w:r w:rsidRPr="00C53DD3">
        <w:rPr>
          <w:szCs w:val="24"/>
        </w:rPr>
        <w:lastRenderedPageBreak/>
        <w:t>Data Transformation</w:t>
      </w:r>
      <w:bookmarkEnd w:id="716"/>
    </w:p>
    <w:p w14:paraId="1D2AF510" w14:textId="30E14D36" w:rsidR="00182C2C" w:rsidRPr="002C39AC" w:rsidRDefault="00FC1378" w:rsidP="00182C2C">
      <w:pPr>
        <w:pStyle w:val="BodyText"/>
        <w:rPr>
          <w:rFonts w:ascii="Verdana" w:hAnsi="Verdana"/>
          <w:sz w:val="24"/>
          <w:szCs w:val="24"/>
          <w:lang w:eastAsia="en-US"/>
        </w:rPr>
      </w:pPr>
      <w:r>
        <w:rPr>
          <w:rFonts w:ascii="Verdana" w:hAnsi="Verdana"/>
          <w:sz w:val="24"/>
          <w:szCs w:val="24"/>
          <w:lang w:eastAsia="en-US"/>
        </w:rPr>
        <w:t>Tbd</w:t>
      </w:r>
    </w:p>
    <w:p w14:paraId="574DD5E9" w14:textId="4D41C81B" w:rsidR="00E67E51" w:rsidRPr="002C39AC" w:rsidRDefault="00E67E51" w:rsidP="002C39AC">
      <w:pPr>
        <w:pStyle w:val="Heading3"/>
        <w:rPr>
          <w:szCs w:val="24"/>
        </w:rPr>
      </w:pPr>
      <w:bookmarkStart w:id="717" w:name="_Toc513104855"/>
      <w:r w:rsidRPr="002C39AC">
        <w:rPr>
          <w:szCs w:val="24"/>
        </w:rPr>
        <w:t>Sending/Receiving</w:t>
      </w:r>
      <w:bookmarkEnd w:id="717"/>
    </w:p>
    <w:p w14:paraId="0C80D0D6" w14:textId="54F92EA7" w:rsidR="00E67E51" w:rsidRPr="001434F5" w:rsidRDefault="00E5309F" w:rsidP="00E67E51">
      <w:pPr>
        <w:pStyle w:val="BodyText"/>
        <w:rPr>
          <w:rFonts w:ascii="Verdana" w:hAnsi="Verdana"/>
          <w:sz w:val="24"/>
          <w:szCs w:val="24"/>
          <w:lang w:eastAsia="en-US"/>
        </w:rPr>
      </w:pPr>
      <w:r w:rsidRPr="002C39AC">
        <w:rPr>
          <w:rFonts w:ascii="Verdana" w:hAnsi="Verdana"/>
          <w:sz w:val="24"/>
          <w:szCs w:val="24"/>
          <w:lang w:eastAsia="en-US"/>
        </w:rPr>
        <w:t xml:space="preserve">MCCF EDI TAS </w:t>
      </w:r>
      <w:r w:rsidR="00182C2C" w:rsidRPr="002C39AC">
        <w:rPr>
          <w:rFonts w:ascii="Verdana" w:hAnsi="Verdana"/>
          <w:sz w:val="24"/>
          <w:szCs w:val="24"/>
          <w:lang w:eastAsia="en-US"/>
        </w:rPr>
        <w:t xml:space="preserve">ePayments </w:t>
      </w:r>
      <w:r w:rsidRPr="002C39AC">
        <w:rPr>
          <w:rFonts w:ascii="Verdana" w:hAnsi="Verdana"/>
          <w:sz w:val="24"/>
          <w:szCs w:val="24"/>
          <w:lang w:eastAsia="en-US"/>
        </w:rPr>
        <w:t xml:space="preserve">receives </w:t>
      </w:r>
      <w:r w:rsidR="004803C1" w:rsidRPr="002C39AC">
        <w:rPr>
          <w:rFonts w:ascii="Verdana" w:hAnsi="Verdana"/>
          <w:sz w:val="24"/>
          <w:szCs w:val="24"/>
          <w:lang w:eastAsia="en-US"/>
        </w:rPr>
        <w:t>83</w:t>
      </w:r>
      <w:r w:rsidR="001D60EA">
        <w:rPr>
          <w:rFonts w:ascii="Verdana" w:hAnsi="Verdana"/>
          <w:sz w:val="24"/>
          <w:szCs w:val="24"/>
          <w:lang w:eastAsia="en-US"/>
        </w:rPr>
        <w:t>5</w:t>
      </w:r>
      <w:r w:rsidR="004803C1" w:rsidRPr="002C39AC">
        <w:rPr>
          <w:rFonts w:ascii="Verdana" w:hAnsi="Verdana"/>
          <w:sz w:val="24"/>
          <w:szCs w:val="24"/>
          <w:lang w:eastAsia="en-US"/>
        </w:rPr>
        <w:t xml:space="preserve"> messages </w:t>
      </w:r>
      <w:r w:rsidRPr="002C39AC">
        <w:rPr>
          <w:rFonts w:ascii="Verdana" w:hAnsi="Verdana"/>
          <w:sz w:val="24"/>
          <w:szCs w:val="24"/>
          <w:lang w:eastAsia="en-US"/>
        </w:rPr>
        <w:t>from FSC.</w:t>
      </w:r>
    </w:p>
    <w:p w14:paraId="07155CED" w14:textId="77777777" w:rsidR="007E71D7" w:rsidRPr="002C39AC" w:rsidRDefault="00D952B0" w:rsidP="002C39AC">
      <w:pPr>
        <w:pStyle w:val="Heading2"/>
      </w:pPr>
      <w:bookmarkStart w:id="718" w:name="_Toc216071613"/>
      <w:bookmarkStart w:id="719" w:name="_Toc263270963"/>
      <w:bookmarkStart w:id="720" w:name="_Toc263271242"/>
      <w:bookmarkStart w:id="721" w:name="_Toc377477603"/>
      <w:bookmarkStart w:id="722" w:name="_Toc513104856"/>
      <w:r w:rsidRPr="002C39AC">
        <w:t>Data Transfer</w:t>
      </w:r>
      <w:bookmarkEnd w:id="718"/>
      <w:bookmarkEnd w:id="719"/>
      <w:bookmarkEnd w:id="720"/>
      <w:bookmarkEnd w:id="721"/>
      <w:bookmarkEnd w:id="722"/>
    </w:p>
    <w:p w14:paraId="371ECA10" w14:textId="1DC3C4B3" w:rsidR="00E67E51" w:rsidRDefault="00E67E51" w:rsidP="001D60EA">
      <w:pPr>
        <w:rPr>
          <w:rFonts w:ascii="Verdana" w:hAnsi="Verdana"/>
          <w:sz w:val="24"/>
        </w:rPr>
      </w:pPr>
      <w:r w:rsidRPr="001D60EA">
        <w:rPr>
          <w:rFonts w:ascii="Verdana" w:hAnsi="Verdana"/>
          <w:sz w:val="24"/>
        </w:rPr>
        <w:t>Data is transferred between the FSC and the TASCore Application Stack</w:t>
      </w:r>
      <w:r w:rsidR="009B66C1">
        <w:rPr>
          <w:rFonts w:ascii="Verdana" w:hAnsi="Verdana"/>
          <w:sz w:val="24"/>
        </w:rPr>
        <w:t>.</w:t>
      </w:r>
    </w:p>
    <w:p w14:paraId="38B98809" w14:textId="77777777" w:rsidR="00377177" w:rsidRPr="002C39AC" w:rsidRDefault="00D952B0" w:rsidP="002C39AC">
      <w:pPr>
        <w:pStyle w:val="Heading2"/>
      </w:pPr>
      <w:bookmarkStart w:id="723" w:name="_Toc216071614"/>
      <w:bookmarkStart w:id="724" w:name="_Toc263270964"/>
      <w:bookmarkStart w:id="725" w:name="_Toc263271243"/>
      <w:bookmarkStart w:id="726" w:name="_Toc377477604"/>
      <w:bookmarkStart w:id="727" w:name="_Toc513104857"/>
      <w:r w:rsidRPr="002C39AC">
        <w:t>Transaction Types</w:t>
      </w:r>
      <w:bookmarkEnd w:id="723"/>
      <w:bookmarkEnd w:id="724"/>
      <w:bookmarkEnd w:id="725"/>
      <w:bookmarkEnd w:id="726"/>
      <w:bookmarkEnd w:id="727"/>
    </w:p>
    <w:p w14:paraId="0E2674E6" w14:textId="00BBB15D" w:rsidR="00E5309F" w:rsidRPr="002C39AC" w:rsidRDefault="005E61E7" w:rsidP="00637151">
      <w:pPr>
        <w:rPr>
          <w:rFonts w:ascii="Verdana" w:eastAsia="MS Mincho" w:hAnsi="Verdana"/>
          <w:sz w:val="24"/>
        </w:rPr>
      </w:pPr>
      <w:r w:rsidRPr="002C39AC">
        <w:rPr>
          <w:rFonts w:ascii="Verdana" w:hAnsi="Verdana"/>
          <w:sz w:val="24"/>
        </w:rPr>
        <w:t>FSC receives Health Care Claim Payment and Remittance Advice (835) messages from payers and transmits that data in FHIR resources inside FHIR bundles to MCCF EDI TAS ePayments.</w:t>
      </w:r>
    </w:p>
    <w:p w14:paraId="054FEF34" w14:textId="4036A50F" w:rsidR="00864D55" w:rsidRPr="002C39AC" w:rsidRDefault="00D952B0" w:rsidP="002C39AC">
      <w:pPr>
        <w:pStyle w:val="Heading2"/>
      </w:pPr>
      <w:bookmarkStart w:id="728" w:name="_Toc216071615"/>
      <w:bookmarkStart w:id="729" w:name="_Toc263270965"/>
      <w:bookmarkStart w:id="730" w:name="_Toc263271244"/>
      <w:bookmarkStart w:id="731" w:name="_Toc377477605"/>
      <w:bookmarkStart w:id="732" w:name="_Toc513104858"/>
      <w:r w:rsidRPr="002C39AC">
        <w:t>Data Exchanges</w:t>
      </w:r>
      <w:bookmarkEnd w:id="728"/>
      <w:bookmarkEnd w:id="729"/>
      <w:bookmarkEnd w:id="730"/>
      <w:bookmarkEnd w:id="731"/>
      <w:bookmarkEnd w:id="732"/>
    </w:p>
    <w:p w14:paraId="6E36B257" w14:textId="0860B7A5" w:rsidR="00A82A5C" w:rsidRDefault="005E61E7" w:rsidP="00637151">
      <w:pPr>
        <w:pStyle w:val="BodyText"/>
        <w:rPr>
          <w:rFonts w:ascii="Verdana" w:hAnsi="Verdana"/>
          <w:sz w:val="24"/>
          <w:szCs w:val="24"/>
        </w:rPr>
      </w:pPr>
      <w:r w:rsidRPr="002C39AC">
        <w:rPr>
          <w:rFonts w:ascii="Verdana" w:hAnsi="Verdana"/>
          <w:sz w:val="24"/>
          <w:szCs w:val="24"/>
        </w:rPr>
        <w:t>FSC send</w:t>
      </w:r>
      <w:r w:rsidR="003E6522" w:rsidRPr="002C39AC">
        <w:rPr>
          <w:rFonts w:ascii="Verdana" w:hAnsi="Verdana"/>
          <w:sz w:val="24"/>
          <w:szCs w:val="24"/>
        </w:rPr>
        <w:t>s</w:t>
      </w:r>
      <w:r w:rsidRPr="002C39AC">
        <w:rPr>
          <w:rFonts w:ascii="Verdana" w:hAnsi="Verdana"/>
          <w:sz w:val="24"/>
          <w:szCs w:val="24"/>
        </w:rPr>
        <w:t xml:space="preserve"> a FHIR Bundle to MCCF EDI TAS ePayments.</w:t>
      </w:r>
    </w:p>
    <w:p w14:paraId="42E47247" w14:textId="646C652F" w:rsidR="00637151" w:rsidRPr="002C39AC" w:rsidRDefault="00637151" w:rsidP="00637151">
      <w:pPr>
        <w:pStyle w:val="BodyText"/>
        <w:rPr>
          <w:rFonts w:ascii="Verdana" w:hAnsi="Verdana"/>
          <w:sz w:val="24"/>
          <w:szCs w:val="24"/>
        </w:rPr>
      </w:pPr>
      <w:r w:rsidRPr="002C39AC">
        <w:rPr>
          <w:rFonts w:ascii="Verdana" w:hAnsi="Verdana"/>
          <w:sz w:val="24"/>
          <w:szCs w:val="24"/>
        </w:rPr>
        <w:t>Refer to Appendix A</w:t>
      </w:r>
      <w:r w:rsidR="00705DC7">
        <w:rPr>
          <w:rFonts w:ascii="Verdana" w:hAnsi="Verdana"/>
          <w:sz w:val="24"/>
          <w:szCs w:val="24"/>
        </w:rPr>
        <w:t>.</w:t>
      </w:r>
    </w:p>
    <w:p w14:paraId="06036CF9" w14:textId="7D029AA0" w:rsidR="00377177" w:rsidRPr="002C39AC" w:rsidRDefault="00377177" w:rsidP="002C39AC">
      <w:pPr>
        <w:pStyle w:val="Heading3"/>
        <w:rPr>
          <w:szCs w:val="24"/>
        </w:rPr>
      </w:pPr>
      <w:bookmarkStart w:id="733" w:name="_Toc513104859"/>
      <w:r w:rsidRPr="002C39AC">
        <w:rPr>
          <w:szCs w:val="24"/>
        </w:rPr>
        <w:t>FHIR Based Resources</w:t>
      </w:r>
      <w:bookmarkEnd w:id="733"/>
    </w:p>
    <w:p w14:paraId="260F22D7" w14:textId="241B5393" w:rsidR="008333B3" w:rsidRDefault="001D60EA" w:rsidP="001D60EA">
      <w:pPr>
        <w:pStyle w:val="Heading4"/>
      </w:pPr>
      <w:r>
        <w:t xml:space="preserve">ERA </w:t>
      </w:r>
    </w:p>
    <w:p w14:paraId="14865211" w14:textId="669CDFE6" w:rsidR="001D60EA" w:rsidRPr="001D60EA" w:rsidRDefault="001D60EA" w:rsidP="006B3A72">
      <w:pPr>
        <w:pStyle w:val="BodyText"/>
        <w:keepNext/>
        <w:rPr>
          <w:rFonts w:ascii="Verdana" w:hAnsi="Verdana"/>
          <w:sz w:val="24"/>
          <w:szCs w:val="24"/>
          <w:lang w:eastAsia="en-US"/>
        </w:rPr>
      </w:pPr>
      <w:r w:rsidRPr="001D60EA">
        <w:rPr>
          <w:rFonts w:ascii="Verdana" w:hAnsi="Verdana"/>
          <w:sz w:val="24"/>
          <w:szCs w:val="24"/>
          <w:lang w:eastAsia="en-US"/>
        </w:rPr>
        <w:t xml:space="preserve">The following FHIR resources are needed to assemble </w:t>
      </w:r>
      <w:r w:rsidR="00BF604C" w:rsidRPr="001D60EA">
        <w:rPr>
          <w:rFonts w:ascii="Verdana" w:hAnsi="Verdana"/>
          <w:sz w:val="24"/>
          <w:szCs w:val="24"/>
          <w:lang w:eastAsia="en-US"/>
        </w:rPr>
        <w:t>an</w:t>
      </w:r>
      <w:r w:rsidRPr="001D60EA">
        <w:rPr>
          <w:rFonts w:ascii="Verdana" w:hAnsi="Verdana"/>
          <w:sz w:val="24"/>
          <w:szCs w:val="24"/>
          <w:lang w:eastAsia="en-US"/>
        </w:rPr>
        <w:t xml:space="preserve"> 835 ERA Message FHIR bundle</w:t>
      </w:r>
    </w:p>
    <w:p w14:paraId="6D22A678" w14:textId="1926B198"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Basic</w:t>
      </w:r>
    </w:p>
    <w:p w14:paraId="65593723"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Claim</w:t>
      </w:r>
    </w:p>
    <w:p w14:paraId="1A6F7154"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ClaimResponse</w:t>
      </w:r>
    </w:p>
    <w:p w14:paraId="0DDFA086" w14:textId="204BCFAD" w:rsidR="005E61E7"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Coverage</w:t>
      </w:r>
    </w:p>
    <w:p w14:paraId="176AD5F3" w14:textId="0CF06962" w:rsidR="003B7D58" w:rsidRPr="003B7D58" w:rsidRDefault="003B7D58">
      <w:pPr>
        <w:pStyle w:val="BodyText"/>
        <w:numPr>
          <w:ilvl w:val="0"/>
          <w:numId w:val="22"/>
        </w:numPr>
        <w:rPr>
          <w:rFonts w:ascii="Verdana" w:hAnsi="Verdana"/>
          <w:sz w:val="24"/>
          <w:szCs w:val="24"/>
          <w:lang w:eastAsia="en-US"/>
        </w:rPr>
      </w:pPr>
      <w:r w:rsidRPr="002C39AC">
        <w:rPr>
          <w:rFonts w:ascii="Verdana" w:hAnsi="Verdana"/>
          <w:sz w:val="24"/>
          <w:szCs w:val="24"/>
          <w:lang w:eastAsia="en-US"/>
        </w:rPr>
        <w:t>MessageDefinition</w:t>
      </w:r>
    </w:p>
    <w:p w14:paraId="30B67FD6" w14:textId="7E0798DC" w:rsidR="005E61E7" w:rsidRDefault="005E61E7" w:rsidP="007F526F">
      <w:pPr>
        <w:pStyle w:val="BodyText"/>
        <w:numPr>
          <w:ilvl w:val="0"/>
          <w:numId w:val="22"/>
        </w:numPr>
        <w:rPr>
          <w:rFonts w:ascii="Verdana" w:hAnsi="Verdana"/>
          <w:sz w:val="24"/>
          <w:szCs w:val="24"/>
          <w:lang w:eastAsia="en-US"/>
        </w:rPr>
      </w:pPr>
      <w:r w:rsidRPr="002C39AC">
        <w:rPr>
          <w:rFonts w:ascii="Verdana" w:hAnsi="Verdana"/>
          <w:sz w:val="24"/>
          <w:szCs w:val="24"/>
          <w:lang w:eastAsia="en-US"/>
        </w:rPr>
        <w:t>MessageHeader</w:t>
      </w:r>
    </w:p>
    <w:p w14:paraId="7F05B75D" w14:textId="32F11FFE" w:rsidR="003B7D58" w:rsidRPr="002C39AC" w:rsidRDefault="003B7D58" w:rsidP="007F526F">
      <w:pPr>
        <w:pStyle w:val="BodyText"/>
        <w:numPr>
          <w:ilvl w:val="0"/>
          <w:numId w:val="22"/>
        </w:numPr>
        <w:rPr>
          <w:rFonts w:ascii="Verdana" w:hAnsi="Verdana"/>
          <w:sz w:val="24"/>
          <w:szCs w:val="24"/>
          <w:lang w:eastAsia="en-US"/>
        </w:rPr>
      </w:pPr>
      <w:r>
        <w:rPr>
          <w:rFonts w:ascii="Verdana" w:hAnsi="Verdana"/>
          <w:sz w:val="24"/>
          <w:szCs w:val="24"/>
          <w:lang w:eastAsia="en-US"/>
        </w:rPr>
        <w:t>Observation</w:t>
      </w:r>
    </w:p>
    <w:p w14:paraId="6AADD6B9"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Organization</w:t>
      </w:r>
    </w:p>
    <w:p w14:paraId="62F7D742"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Patient</w:t>
      </w:r>
    </w:p>
    <w:p w14:paraId="6CD1F8F0"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PaymentReconciliation</w:t>
      </w:r>
    </w:p>
    <w:p w14:paraId="6B8D7E40"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Practitioner</w:t>
      </w:r>
    </w:p>
    <w:p w14:paraId="07F39105" w14:textId="2D5489C2" w:rsidR="008333B3" w:rsidRDefault="005E61E7" w:rsidP="007F526F">
      <w:pPr>
        <w:pStyle w:val="BodyText"/>
        <w:numPr>
          <w:ilvl w:val="0"/>
          <w:numId w:val="22"/>
        </w:numPr>
        <w:rPr>
          <w:rFonts w:ascii="Verdana" w:hAnsi="Verdana"/>
          <w:sz w:val="24"/>
          <w:szCs w:val="24"/>
          <w:lang w:eastAsia="en-US"/>
        </w:rPr>
      </w:pPr>
      <w:r w:rsidRPr="002C39AC">
        <w:rPr>
          <w:rFonts w:ascii="Verdana" w:hAnsi="Verdana"/>
          <w:sz w:val="24"/>
          <w:szCs w:val="24"/>
          <w:lang w:eastAsia="en-US"/>
        </w:rPr>
        <w:t>Procedure</w:t>
      </w:r>
    </w:p>
    <w:p w14:paraId="1F35AB19" w14:textId="77777777" w:rsidR="003B7D58" w:rsidRDefault="003B7D58" w:rsidP="00F7010D">
      <w:pPr>
        <w:pStyle w:val="BodyText"/>
        <w:ind w:left="720"/>
        <w:rPr>
          <w:rFonts w:ascii="Verdana" w:hAnsi="Verdana"/>
          <w:sz w:val="24"/>
          <w:szCs w:val="24"/>
          <w:lang w:eastAsia="en-US"/>
        </w:rPr>
      </w:pPr>
    </w:p>
    <w:p w14:paraId="08EE0C66" w14:textId="499C641B" w:rsidR="003B7D58" w:rsidDel="006350D3" w:rsidRDefault="003B7D58" w:rsidP="003B7D58">
      <w:pPr>
        <w:pStyle w:val="Heading4"/>
        <w:rPr>
          <w:del w:id="734" w:author="Keith Oulson" w:date="2018-05-02T10:32:00Z"/>
        </w:rPr>
      </w:pPr>
      <w:del w:id="735" w:author="Keith Oulson" w:date="2018-05-02T10:32:00Z">
        <w:r w:rsidDel="006350D3">
          <w:delText>MRA</w:delText>
        </w:r>
      </w:del>
    </w:p>
    <w:p w14:paraId="2F5E668B" w14:textId="6A3D6A6B" w:rsidR="003B7D58" w:rsidRPr="001D60EA" w:rsidDel="006350D3" w:rsidRDefault="003B7D58" w:rsidP="003B7D58">
      <w:pPr>
        <w:pStyle w:val="BodyText"/>
        <w:keepNext/>
        <w:rPr>
          <w:del w:id="736" w:author="Keith Oulson" w:date="2018-05-02T10:32:00Z"/>
          <w:rFonts w:ascii="Verdana" w:hAnsi="Verdana"/>
          <w:sz w:val="24"/>
          <w:szCs w:val="24"/>
          <w:lang w:eastAsia="en-US"/>
        </w:rPr>
      </w:pPr>
      <w:del w:id="737" w:author="Keith Oulson" w:date="2018-05-02T10:32:00Z">
        <w:r w:rsidRPr="001D60EA" w:rsidDel="006350D3">
          <w:rPr>
            <w:rFonts w:ascii="Verdana" w:hAnsi="Verdana"/>
            <w:sz w:val="24"/>
            <w:szCs w:val="24"/>
            <w:lang w:eastAsia="en-US"/>
          </w:rPr>
          <w:delText>The following FHIR resources are neede</w:delText>
        </w:r>
        <w:r w:rsidDel="006350D3">
          <w:rPr>
            <w:rFonts w:ascii="Verdana" w:hAnsi="Verdana"/>
            <w:sz w:val="24"/>
            <w:szCs w:val="24"/>
            <w:lang w:eastAsia="en-US"/>
          </w:rPr>
          <w:delText xml:space="preserve">d to assemble </w:delText>
        </w:r>
        <w:r w:rsidR="00BF604C" w:rsidDel="006350D3">
          <w:rPr>
            <w:rFonts w:ascii="Verdana" w:hAnsi="Verdana"/>
            <w:sz w:val="24"/>
            <w:szCs w:val="24"/>
            <w:lang w:eastAsia="en-US"/>
          </w:rPr>
          <w:delText>an</w:delText>
        </w:r>
        <w:r w:rsidDel="006350D3">
          <w:rPr>
            <w:rFonts w:ascii="Verdana" w:hAnsi="Verdana"/>
            <w:sz w:val="24"/>
            <w:szCs w:val="24"/>
            <w:lang w:eastAsia="en-US"/>
          </w:rPr>
          <w:delText xml:space="preserve"> 835 MRA </w:delText>
        </w:r>
        <w:r w:rsidRPr="001D60EA" w:rsidDel="006350D3">
          <w:rPr>
            <w:rFonts w:ascii="Verdana" w:hAnsi="Verdana"/>
            <w:sz w:val="24"/>
            <w:szCs w:val="24"/>
            <w:lang w:eastAsia="en-US"/>
          </w:rPr>
          <w:delText>Message FHIR bundle</w:delText>
        </w:r>
      </w:del>
    </w:p>
    <w:p w14:paraId="5390B2E5" w14:textId="19837F90" w:rsidR="003B7D58" w:rsidRPr="002C39AC" w:rsidDel="006350D3" w:rsidRDefault="003B7D58" w:rsidP="003B7D58">
      <w:pPr>
        <w:pStyle w:val="BodyText"/>
        <w:numPr>
          <w:ilvl w:val="0"/>
          <w:numId w:val="22"/>
        </w:numPr>
        <w:rPr>
          <w:del w:id="738" w:author="Keith Oulson" w:date="2018-05-02T10:32:00Z"/>
          <w:rFonts w:ascii="Verdana" w:hAnsi="Verdana"/>
          <w:sz w:val="24"/>
          <w:szCs w:val="24"/>
          <w:lang w:eastAsia="en-US"/>
        </w:rPr>
      </w:pPr>
      <w:del w:id="739" w:author="Keith Oulson" w:date="2018-05-02T10:32:00Z">
        <w:r w:rsidRPr="002C39AC" w:rsidDel="006350D3">
          <w:rPr>
            <w:rFonts w:ascii="Verdana" w:hAnsi="Verdana"/>
            <w:sz w:val="24"/>
            <w:szCs w:val="24"/>
            <w:lang w:eastAsia="en-US"/>
          </w:rPr>
          <w:delText>Basic</w:delText>
        </w:r>
      </w:del>
    </w:p>
    <w:p w14:paraId="712BD135" w14:textId="6C9A8880" w:rsidR="003B7D58" w:rsidRPr="002C39AC" w:rsidDel="006350D3" w:rsidRDefault="003B7D58" w:rsidP="003B7D58">
      <w:pPr>
        <w:pStyle w:val="BodyText"/>
        <w:numPr>
          <w:ilvl w:val="0"/>
          <w:numId w:val="22"/>
        </w:numPr>
        <w:rPr>
          <w:del w:id="740" w:author="Keith Oulson" w:date="2018-05-02T10:32:00Z"/>
          <w:rFonts w:ascii="Verdana" w:hAnsi="Verdana"/>
          <w:sz w:val="24"/>
          <w:szCs w:val="24"/>
          <w:lang w:eastAsia="en-US"/>
        </w:rPr>
      </w:pPr>
      <w:del w:id="741" w:author="Keith Oulson" w:date="2018-05-02T10:32:00Z">
        <w:r w:rsidRPr="002C39AC" w:rsidDel="006350D3">
          <w:rPr>
            <w:rFonts w:ascii="Verdana" w:hAnsi="Verdana"/>
            <w:sz w:val="24"/>
            <w:szCs w:val="24"/>
            <w:lang w:eastAsia="en-US"/>
          </w:rPr>
          <w:delText>Claim</w:delText>
        </w:r>
      </w:del>
    </w:p>
    <w:p w14:paraId="3905CC2D" w14:textId="0C083B94" w:rsidR="003B7D58" w:rsidRPr="002C39AC" w:rsidDel="006350D3" w:rsidRDefault="003B7D58" w:rsidP="003B7D58">
      <w:pPr>
        <w:pStyle w:val="BodyText"/>
        <w:numPr>
          <w:ilvl w:val="0"/>
          <w:numId w:val="22"/>
        </w:numPr>
        <w:rPr>
          <w:del w:id="742" w:author="Keith Oulson" w:date="2018-05-02T10:32:00Z"/>
          <w:rFonts w:ascii="Verdana" w:hAnsi="Verdana"/>
          <w:sz w:val="24"/>
          <w:szCs w:val="24"/>
          <w:lang w:eastAsia="en-US"/>
        </w:rPr>
      </w:pPr>
      <w:del w:id="743" w:author="Keith Oulson" w:date="2018-05-02T10:32:00Z">
        <w:r w:rsidRPr="002C39AC" w:rsidDel="006350D3">
          <w:rPr>
            <w:rFonts w:ascii="Verdana" w:hAnsi="Verdana"/>
            <w:sz w:val="24"/>
            <w:szCs w:val="24"/>
            <w:lang w:eastAsia="en-US"/>
          </w:rPr>
          <w:delText>ClaimResponse</w:delText>
        </w:r>
      </w:del>
    </w:p>
    <w:p w14:paraId="17DD8A4A" w14:textId="2F8EE7CD" w:rsidR="003B7D58" w:rsidDel="006350D3" w:rsidRDefault="003B7D58" w:rsidP="003B7D58">
      <w:pPr>
        <w:pStyle w:val="BodyText"/>
        <w:numPr>
          <w:ilvl w:val="0"/>
          <w:numId w:val="22"/>
        </w:numPr>
        <w:rPr>
          <w:del w:id="744" w:author="Keith Oulson" w:date="2018-05-02T10:32:00Z"/>
          <w:rFonts w:ascii="Verdana" w:hAnsi="Verdana"/>
          <w:sz w:val="24"/>
          <w:szCs w:val="24"/>
          <w:lang w:eastAsia="en-US"/>
        </w:rPr>
      </w:pPr>
      <w:del w:id="745" w:author="Keith Oulson" w:date="2018-05-02T10:32:00Z">
        <w:r w:rsidRPr="002C39AC" w:rsidDel="006350D3">
          <w:rPr>
            <w:rFonts w:ascii="Verdana" w:hAnsi="Verdana"/>
            <w:sz w:val="24"/>
            <w:szCs w:val="24"/>
            <w:lang w:eastAsia="en-US"/>
          </w:rPr>
          <w:delText>Coverage</w:delText>
        </w:r>
      </w:del>
    </w:p>
    <w:p w14:paraId="45A6D4F4" w14:textId="1E85E3B5" w:rsidR="00F8385E" w:rsidRPr="00F8385E" w:rsidDel="006350D3" w:rsidRDefault="00F8385E">
      <w:pPr>
        <w:pStyle w:val="BodyText"/>
        <w:numPr>
          <w:ilvl w:val="0"/>
          <w:numId w:val="22"/>
        </w:numPr>
        <w:rPr>
          <w:del w:id="746" w:author="Keith Oulson" w:date="2018-05-02T10:32:00Z"/>
          <w:rFonts w:ascii="Verdana" w:hAnsi="Verdana"/>
          <w:sz w:val="24"/>
          <w:szCs w:val="24"/>
          <w:lang w:eastAsia="en-US"/>
        </w:rPr>
      </w:pPr>
      <w:del w:id="747" w:author="Keith Oulson" w:date="2018-05-02T10:32:00Z">
        <w:r w:rsidRPr="002C39AC" w:rsidDel="006350D3">
          <w:rPr>
            <w:rFonts w:ascii="Verdana" w:hAnsi="Verdana"/>
            <w:sz w:val="24"/>
            <w:szCs w:val="24"/>
            <w:lang w:eastAsia="en-US"/>
          </w:rPr>
          <w:delText>MessageDefinition</w:delText>
        </w:r>
      </w:del>
    </w:p>
    <w:p w14:paraId="290EF44D" w14:textId="7616C38C" w:rsidR="003B7D58" w:rsidDel="006350D3" w:rsidRDefault="00F8385E" w:rsidP="003B7D58">
      <w:pPr>
        <w:pStyle w:val="BodyText"/>
        <w:numPr>
          <w:ilvl w:val="0"/>
          <w:numId w:val="22"/>
        </w:numPr>
        <w:rPr>
          <w:del w:id="748" w:author="Keith Oulson" w:date="2018-05-02T10:32:00Z"/>
          <w:rFonts w:ascii="Verdana" w:hAnsi="Verdana"/>
          <w:sz w:val="24"/>
          <w:szCs w:val="24"/>
          <w:lang w:eastAsia="en-US"/>
        </w:rPr>
      </w:pPr>
      <w:del w:id="749" w:author="Keith Oulson" w:date="2018-05-02T10:32:00Z">
        <w:r w:rsidDel="006350D3">
          <w:rPr>
            <w:rFonts w:ascii="Verdana" w:hAnsi="Verdana"/>
            <w:sz w:val="24"/>
            <w:szCs w:val="24"/>
            <w:lang w:eastAsia="en-US"/>
          </w:rPr>
          <w:delText>Message</w:delText>
        </w:r>
        <w:r w:rsidR="003B7D58" w:rsidRPr="002C39AC" w:rsidDel="006350D3">
          <w:rPr>
            <w:rFonts w:ascii="Verdana" w:hAnsi="Verdana"/>
            <w:sz w:val="24"/>
            <w:szCs w:val="24"/>
            <w:lang w:eastAsia="en-US"/>
          </w:rPr>
          <w:delText>Header</w:delText>
        </w:r>
      </w:del>
    </w:p>
    <w:p w14:paraId="1CAA9FEC" w14:textId="05F810B2" w:rsidR="00F8385E" w:rsidRPr="002C39AC" w:rsidDel="006350D3" w:rsidRDefault="00F8385E" w:rsidP="003B7D58">
      <w:pPr>
        <w:pStyle w:val="BodyText"/>
        <w:numPr>
          <w:ilvl w:val="0"/>
          <w:numId w:val="22"/>
        </w:numPr>
        <w:rPr>
          <w:del w:id="750" w:author="Keith Oulson" w:date="2018-05-02T10:32:00Z"/>
          <w:rFonts w:ascii="Verdana" w:hAnsi="Verdana"/>
          <w:sz w:val="24"/>
          <w:szCs w:val="24"/>
          <w:lang w:eastAsia="en-US"/>
        </w:rPr>
      </w:pPr>
      <w:del w:id="751" w:author="Keith Oulson" w:date="2018-05-02T10:32:00Z">
        <w:r w:rsidDel="006350D3">
          <w:rPr>
            <w:rFonts w:ascii="Verdana" w:hAnsi="Verdana"/>
            <w:sz w:val="24"/>
            <w:szCs w:val="24"/>
            <w:lang w:eastAsia="en-US"/>
          </w:rPr>
          <w:delText>Observation</w:delText>
        </w:r>
      </w:del>
    </w:p>
    <w:p w14:paraId="64D7E584" w14:textId="15CFB442" w:rsidR="003B7D58" w:rsidRPr="002C39AC" w:rsidDel="006350D3" w:rsidRDefault="003B7D58" w:rsidP="003B7D58">
      <w:pPr>
        <w:pStyle w:val="BodyText"/>
        <w:numPr>
          <w:ilvl w:val="0"/>
          <w:numId w:val="22"/>
        </w:numPr>
        <w:rPr>
          <w:del w:id="752" w:author="Keith Oulson" w:date="2018-05-02T10:32:00Z"/>
          <w:rFonts w:ascii="Verdana" w:hAnsi="Verdana"/>
          <w:sz w:val="24"/>
          <w:szCs w:val="24"/>
          <w:lang w:eastAsia="en-US"/>
        </w:rPr>
      </w:pPr>
      <w:del w:id="753" w:author="Keith Oulson" w:date="2018-05-02T10:32:00Z">
        <w:r w:rsidRPr="002C39AC" w:rsidDel="006350D3">
          <w:rPr>
            <w:rFonts w:ascii="Verdana" w:hAnsi="Verdana"/>
            <w:sz w:val="24"/>
            <w:szCs w:val="24"/>
            <w:lang w:eastAsia="en-US"/>
          </w:rPr>
          <w:delText>Organization</w:delText>
        </w:r>
      </w:del>
    </w:p>
    <w:p w14:paraId="498CEEE4" w14:textId="1450194D" w:rsidR="003B7D58" w:rsidRPr="002C39AC" w:rsidDel="006350D3" w:rsidRDefault="003B7D58" w:rsidP="003B7D58">
      <w:pPr>
        <w:pStyle w:val="BodyText"/>
        <w:numPr>
          <w:ilvl w:val="0"/>
          <w:numId w:val="22"/>
        </w:numPr>
        <w:rPr>
          <w:del w:id="754" w:author="Keith Oulson" w:date="2018-05-02T10:32:00Z"/>
          <w:rFonts w:ascii="Verdana" w:hAnsi="Verdana"/>
          <w:sz w:val="24"/>
          <w:szCs w:val="24"/>
          <w:lang w:eastAsia="en-US"/>
        </w:rPr>
      </w:pPr>
      <w:del w:id="755" w:author="Keith Oulson" w:date="2018-05-02T10:32:00Z">
        <w:r w:rsidRPr="002C39AC" w:rsidDel="006350D3">
          <w:rPr>
            <w:rFonts w:ascii="Verdana" w:hAnsi="Verdana"/>
            <w:sz w:val="24"/>
            <w:szCs w:val="24"/>
            <w:lang w:eastAsia="en-US"/>
          </w:rPr>
          <w:delText>Patient</w:delText>
        </w:r>
      </w:del>
    </w:p>
    <w:p w14:paraId="3EB576EC" w14:textId="4B3B55F4" w:rsidR="003B7D58" w:rsidRPr="002C39AC" w:rsidDel="006350D3" w:rsidRDefault="003B7D58" w:rsidP="003B7D58">
      <w:pPr>
        <w:pStyle w:val="BodyText"/>
        <w:numPr>
          <w:ilvl w:val="0"/>
          <w:numId w:val="22"/>
        </w:numPr>
        <w:rPr>
          <w:del w:id="756" w:author="Keith Oulson" w:date="2018-05-02T10:32:00Z"/>
          <w:rFonts w:ascii="Verdana" w:hAnsi="Verdana"/>
          <w:sz w:val="24"/>
          <w:szCs w:val="24"/>
          <w:lang w:eastAsia="en-US"/>
        </w:rPr>
      </w:pPr>
      <w:del w:id="757" w:author="Keith Oulson" w:date="2018-05-02T10:32:00Z">
        <w:r w:rsidRPr="002C39AC" w:rsidDel="006350D3">
          <w:rPr>
            <w:rFonts w:ascii="Verdana" w:hAnsi="Verdana"/>
            <w:sz w:val="24"/>
            <w:szCs w:val="24"/>
            <w:lang w:eastAsia="en-US"/>
          </w:rPr>
          <w:delText>PaymentReconciliation</w:delText>
        </w:r>
      </w:del>
    </w:p>
    <w:p w14:paraId="52A00A42" w14:textId="1D19D45D" w:rsidR="003B7D58" w:rsidRPr="002C39AC" w:rsidDel="006350D3" w:rsidRDefault="003B7D58" w:rsidP="003B7D58">
      <w:pPr>
        <w:pStyle w:val="BodyText"/>
        <w:numPr>
          <w:ilvl w:val="0"/>
          <w:numId w:val="22"/>
        </w:numPr>
        <w:rPr>
          <w:del w:id="758" w:author="Keith Oulson" w:date="2018-05-02T10:32:00Z"/>
          <w:rFonts w:ascii="Verdana" w:hAnsi="Verdana"/>
          <w:sz w:val="24"/>
          <w:szCs w:val="24"/>
          <w:lang w:eastAsia="en-US"/>
        </w:rPr>
      </w:pPr>
      <w:del w:id="759" w:author="Keith Oulson" w:date="2018-05-02T10:32:00Z">
        <w:r w:rsidRPr="002C39AC" w:rsidDel="006350D3">
          <w:rPr>
            <w:rFonts w:ascii="Verdana" w:hAnsi="Verdana"/>
            <w:sz w:val="24"/>
            <w:szCs w:val="24"/>
            <w:lang w:eastAsia="en-US"/>
          </w:rPr>
          <w:delText>Practitioner</w:delText>
        </w:r>
      </w:del>
    </w:p>
    <w:p w14:paraId="60B66D9A" w14:textId="03AF6E3E" w:rsidR="003B7D58" w:rsidDel="006350D3" w:rsidRDefault="003B7D58" w:rsidP="003B7D58">
      <w:pPr>
        <w:pStyle w:val="BodyText"/>
        <w:numPr>
          <w:ilvl w:val="0"/>
          <w:numId w:val="22"/>
        </w:numPr>
        <w:rPr>
          <w:del w:id="760" w:author="Keith Oulson" w:date="2018-05-02T10:32:00Z"/>
          <w:rFonts w:ascii="Verdana" w:hAnsi="Verdana"/>
          <w:sz w:val="24"/>
          <w:szCs w:val="24"/>
          <w:lang w:eastAsia="en-US"/>
        </w:rPr>
      </w:pPr>
      <w:del w:id="761" w:author="Keith Oulson" w:date="2018-05-02T10:32:00Z">
        <w:r w:rsidRPr="002C39AC" w:rsidDel="006350D3">
          <w:rPr>
            <w:rFonts w:ascii="Verdana" w:hAnsi="Verdana"/>
            <w:sz w:val="24"/>
            <w:szCs w:val="24"/>
            <w:lang w:eastAsia="en-US"/>
          </w:rPr>
          <w:delText>Procedure</w:delText>
        </w:r>
      </w:del>
    </w:p>
    <w:p w14:paraId="70810F01" w14:textId="7C24ED7B" w:rsidR="00E00D3A" w:rsidDel="006350D3" w:rsidRDefault="00E00D3A" w:rsidP="00F7010D">
      <w:pPr>
        <w:pStyle w:val="BodyText"/>
        <w:rPr>
          <w:del w:id="762" w:author="Keith Oulson" w:date="2018-05-02T10:32:00Z"/>
          <w:rFonts w:ascii="Verdana" w:hAnsi="Verdana"/>
          <w:sz w:val="24"/>
          <w:szCs w:val="24"/>
          <w:lang w:eastAsia="en-US"/>
        </w:rPr>
      </w:pPr>
    </w:p>
    <w:p w14:paraId="0518AE2D" w14:textId="768CF508" w:rsidR="00E00D3A" w:rsidRDefault="00E00D3A" w:rsidP="00F7010D">
      <w:pPr>
        <w:pStyle w:val="BodyText"/>
        <w:rPr>
          <w:rFonts w:ascii="Verdana" w:hAnsi="Verdana"/>
          <w:sz w:val="24"/>
          <w:szCs w:val="24"/>
          <w:lang w:eastAsia="en-US"/>
        </w:rPr>
      </w:pPr>
    </w:p>
    <w:p w14:paraId="47D312D1" w14:textId="77777777" w:rsidR="00E00D3A" w:rsidRPr="002C39AC" w:rsidRDefault="00E00D3A" w:rsidP="00F7010D">
      <w:pPr>
        <w:pStyle w:val="BodyText"/>
        <w:rPr>
          <w:rFonts w:ascii="Verdana" w:hAnsi="Verdana"/>
          <w:sz w:val="24"/>
          <w:szCs w:val="24"/>
          <w:lang w:eastAsia="en-US"/>
        </w:rPr>
      </w:pPr>
    </w:p>
    <w:p w14:paraId="01D96498" w14:textId="402ABCB7" w:rsidR="00FD3180" w:rsidRDefault="001D60EA" w:rsidP="001D60EA">
      <w:pPr>
        <w:pStyle w:val="Heading4"/>
      </w:pPr>
      <w:r>
        <w:lastRenderedPageBreak/>
        <w:t>EFT</w:t>
      </w:r>
    </w:p>
    <w:p w14:paraId="0E23B77D" w14:textId="5DD98DDB" w:rsidR="001D60EA" w:rsidRDefault="001D60EA" w:rsidP="001D60EA">
      <w:pPr>
        <w:pStyle w:val="BodyText"/>
        <w:rPr>
          <w:rFonts w:ascii="Verdana" w:hAnsi="Verdana"/>
          <w:sz w:val="24"/>
          <w:szCs w:val="24"/>
          <w:lang w:eastAsia="en-US"/>
        </w:rPr>
      </w:pPr>
      <w:r w:rsidRPr="001D60EA">
        <w:rPr>
          <w:rFonts w:ascii="Verdana" w:hAnsi="Verdana"/>
          <w:sz w:val="24"/>
          <w:szCs w:val="24"/>
          <w:lang w:eastAsia="en-US"/>
        </w:rPr>
        <w:t xml:space="preserve">The following FHIR resources are needed to assemble </w:t>
      </w:r>
      <w:r w:rsidR="00F70E5F" w:rsidRPr="001D60EA">
        <w:rPr>
          <w:rFonts w:ascii="Verdana" w:hAnsi="Verdana"/>
          <w:sz w:val="24"/>
          <w:szCs w:val="24"/>
          <w:lang w:eastAsia="en-US"/>
        </w:rPr>
        <w:t>an</w:t>
      </w:r>
      <w:r w:rsidRPr="001D60EA">
        <w:rPr>
          <w:rFonts w:ascii="Verdana" w:hAnsi="Verdana"/>
          <w:sz w:val="24"/>
          <w:szCs w:val="24"/>
          <w:lang w:eastAsia="en-US"/>
        </w:rPr>
        <w:t xml:space="preserve"> 835 </w:t>
      </w:r>
      <w:r>
        <w:rPr>
          <w:rFonts w:ascii="Verdana" w:hAnsi="Verdana"/>
          <w:sz w:val="24"/>
          <w:szCs w:val="24"/>
          <w:lang w:eastAsia="en-US"/>
        </w:rPr>
        <w:t>EFT</w:t>
      </w:r>
      <w:r w:rsidRPr="001D60EA">
        <w:rPr>
          <w:rFonts w:ascii="Verdana" w:hAnsi="Verdana"/>
          <w:sz w:val="24"/>
          <w:szCs w:val="24"/>
          <w:lang w:eastAsia="en-US"/>
        </w:rPr>
        <w:t xml:space="preserve"> </w:t>
      </w:r>
      <w:r w:rsidR="00B01855">
        <w:rPr>
          <w:rFonts w:ascii="Verdana" w:hAnsi="Verdana"/>
          <w:sz w:val="24"/>
          <w:szCs w:val="24"/>
          <w:lang w:eastAsia="en-US"/>
        </w:rPr>
        <w:t>m</w:t>
      </w:r>
      <w:r w:rsidRPr="001D60EA">
        <w:rPr>
          <w:rFonts w:ascii="Verdana" w:hAnsi="Verdana"/>
          <w:sz w:val="24"/>
          <w:szCs w:val="24"/>
          <w:lang w:eastAsia="en-US"/>
        </w:rPr>
        <w:t>essage FHIR bundle</w:t>
      </w:r>
      <w:r w:rsidR="007777CC">
        <w:rPr>
          <w:rFonts w:ascii="Verdana" w:hAnsi="Verdana"/>
          <w:sz w:val="24"/>
          <w:szCs w:val="24"/>
          <w:lang w:eastAsia="en-US"/>
        </w:rPr>
        <w:t>.</w:t>
      </w:r>
      <w:r w:rsidR="0071222D">
        <w:rPr>
          <w:rFonts w:ascii="Verdana" w:hAnsi="Verdana"/>
          <w:sz w:val="24"/>
          <w:szCs w:val="24"/>
          <w:lang w:eastAsia="en-US"/>
        </w:rPr>
        <w:t xml:space="preserve"> Since the TAS team did not receive further information in time (Mapping from trading partners to FSC) regarding the actual X12 fields that are being used for an 835 EFT, the TAS team went ahead and used the format of the mailman message and mapped that to X12 segments and fields</w:t>
      </w:r>
      <w:r w:rsidR="00E00D3A">
        <w:rPr>
          <w:rFonts w:ascii="Verdana" w:hAnsi="Verdana"/>
          <w:sz w:val="24"/>
          <w:szCs w:val="24"/>
          <w:lang w:eastAsia="en-US"/>
        </w:rPr>
        <w:t xml:space="preserve"> to their best knowledge</w:t>
      </w:r>
      <w:r w:rsidR="0071222D">
        <w:rPr>
          <w:rFonts w:ascii="Verdana" w:hAnsi="Verdana"/>
          <w:sz w:val="24"/>
          <w:szCs w:val="24"/>
          <w:lang w:eastAsia="en-US"/>
        </w:rPr>
        <w:t xml:space="preserve">. Those were then used and mapped to FHIR resources. This will have to be reviewed by the product and FSC team and updated </w:t>
      </w:r>
      <w:r w:rsidR="003E1F6D">
        <w:rPr>
          <w:rFonts w:ascii="Verdana" w:hAnsi="Verdana"/>
          <w:sz w:val="24"/>
          <w:szCs w:val="24"/>
          <w:lang w:eastAsia="en-US"/>
        </w:rPr>
        <w:t>later</w:t>
      </w:r>
      <w:r w:rsidR="0071222D">
        <w:rPr>
          <w:rFonts w:ascii="Verdana" w:hAnsi="Verdana"/>
          <w:sz w:val="24"/>
          <w:szCs w:val="24"/>
          <w:lang w:eastAsia="en-US"/>
        </w:rPr>
        <w:t xml:space="preserve"> (once the needed information </w:t>
      </w:r>
      <w:r w:rsidR="00F46722">
        <w:rPr>
          <w:rFonts w:ascii="Verdana" w:hAnsi="Verdana"/>
          <w:sz w:val="24"/>
          <w:szCs w:val="24"/>
          <w:lang w:eastAsia="en-US"/>
        </w:rPr>
        <w:t>becomes</w:t>
      </w:r>
      <w:r w:rsidR="0071222D">
        <w:rPr>
          <w:rFonts w:ascii="Verdana" w:hAnsi="Verdana"/>
          <w:sz w:val="24"/>
          <w:szCs w:val="24"/>
          <w:lang w:eastAsia="en-US"/>
        </w:rPr>
        <w:t xml:space="preserve"> available).</w:t>
      </w:r>
    </w:p>
    <w:p w14:paraId="0A188C64" w14:textId="56C2E7A2" w:rsidR="0071222D" w:rsidRDefault="0071222D" w:rsidP="001D60EA">
      <w:pPr>
        <w:pStyle w:val="BodyText"/>
        <w:rPr>
          <w:rFonts w:ascii="Verdana" w:hAnsi="Verdana"/>
          <w:sz w:val="24"/>
          <w:szCs w:val="24"/>
          <w:lang w:eastAsia="en-US"/>
        </w:rPr>
      </w:pPr>
    </w:p>
    <w:p w14:paraId="6384A466" w14:textId="62212AD0" w:rsidR="0071222D" w:rsidRPr="00351655" w:rsidRDefault="0071222D" w:rsidP="00F7010D">
      <w:pPr>
        <w:pStyle w:val="BodyText"/>
        <w:numPr>
          <w:ilvl w:val="0"/>
          <w:numId w:val="22"/>
        </w:numPr>
        <w:rPr>
          <w:rFonts w:ascii="Verdana" w:eastAsia="Times New Roman" w:hAnsi="Verdana" w:cs="Arial"/>
          <w:bCs/>
          <w:iCs/>
          <w:kern w:val="32"/>
          <w:sz w:val="24"/>
          <w:szCs w:val="24"/>
          <w:lang w:eastAsia="en-US"/>
        </w:rPr>
      </w:pPr>
      <w:r w:rsidRPr="00963487">
        <w:rPr>
          <w:rFonts w:ascii="Verdana" w:eastAsia="Times New Roman" w:hAnsi="Verdana" w:cs="Arial"/>
          <w:bCs/>
          <w:iCs/>
          <w:kern w:val="32"/>
          <w:sz w:val="24"/>
          <w:szCs w:val="24"/>
          <w:lang w:eastAsia="en-US"/>
        </w:rPr>
        <w:t>Basi</w:t>
      </w:r>
      <w:r>
        <w:rPr>
          <w:rFonts w:ascii="Verdana" w:eastAsia="Times New Roman" w:hAnsi="Verdana" w:cs="Arial"/>
          <w:bCs/>
          <w:iCs/>
          <w:kern w:val="32"/>
          <w:sz w:val="24"/>
          <w:szCs w:val="24"/>
          <w:lang w:eastAsia="en-US"/>
        </w:rPr>
        <w:t>c</w:t>
      </w:r>
    </w:p>
    <w:p w14:paraId="0128C9C5" w14:textId="2A5FB667" w:rsidR="0071222D" w:rsidRDefault="0071222D" w:rsidP="0071222D">
      <w:pPr>
        <w:pStyle w:val="BodyText"/>
        <w:numPr>
          <w:ilvl w:val="0"/>
          <w:numId w:val="22"/>
        </w:numPr>
        <w:rPr>
          <w:rFonts w:ascii="Verdana" w:eastAsia="Times New Roman" w:hAnsi="Verdana" w:cs="Arial"/>
          <w:bCs/>
          <w:iCs/>
          <w:kern w:val="32"/>
          <w:sz w:val="24"/>
          <w:szCs w:val="24"/>
          <w:lang w:eastAsia="en-US"/>
        </w:rPr>
      </w:pPr>
      <w:r w:rsidRPr="00963487">
        <w:rPr>
          <w:rFonts w:ascii="Verdana" w:eastAsia="Times New Roman" w:hAnsi="Verdana" w:cs="Arial"/>
          <w:bCs/>
          <w:iCs/>
          <w:kern w:val="32"/>
          <w:sz w:val="24"/>
          <w:szCs w:val="24"/>
          <w:lang w:eastAsia="en-US"/>
        </w:rPr>
        <w:t>Claim</w:t>
      </w:r>
    </w:p>
    <w:p w14:paraId="442919F6" w14:textId="77777777" w:rsidR="0071222D" w:rsidRPr="00963487" w:rsidRDefault="0071222D" w:rsidP="0071222D">
      <w:pPr>
        <w:pStyle w:val="BodyText"/>
        <w:numPr>
          <w:ilvl w:val="0"/>
          <w:numId w:val="22"/>
        </w:numPr>
        <w:rPr>
          <w:rFonts w:ascii="Verdana" w:eastAsia="Times New Roman" w:hAnsi="Verdana" w:cs="Arial"/>
          <w:bCs/>
          <w:iCs/>
          <w:kern w:val="32"/>
          <w:sz w:val="24"/>
          <w:szCs w:val="24"/>
          <w:lang w:eastAsia="en-US"/>
        </w:rPr>
      </w:pPr>
      <w:r w:rsidRPr="00963487">
        <w:rPr>
          <w:rFonts w:ascii="Verdana" w:eastAsia="Times New Roman" w:hAnsi="Verdana" w:cs="Arial"/>
          <w:bCs/>
          <w:iCs/>
          <w:kern w:val="32"/>
          <w:sz w:val="24"/>
          <w:szCs w:val="24"/>
          <w:lang w:eastAsia="en-US"/>
        </w:rPr>
        <w:t>ClaimResponse</w:t>
      </w:r>
    </w:p>
    <w:p w14:paraId="41D3984D" w14:textId="40C0D39C" w:rsidR="0071222D" w:rsidRPr="00F7010D" w:rsidRDefault="0071222D" w:rsidP="00F7010D">
      <w:pPr>
        <w:pStyle w:val="BodyText"/>
        <w:numPr>
          <w:ilvl w:val="0"/>
          <w:numId w:val="22"/>
        </w:numPr>
        <w:rPr>
          <w:rFonts w:ascii="Verdana" w:eastAsia="Times New Roman" w:hAnsi="Verdana" w:cs="Arial"/>
          <w:bCs/>
          <w:iCs/>
          <w:kern w:val="32"/>
          <w:sz w:val="24"/>
          <w:szCs w:val="24"/>
          <w:lang w:eastAsia="en-US"/>
        </w:rPr>
      </w:pPr>
      <w:r w:rsidRPr="00F7010D">
        <w:rPr>
          <w:rFonts w:ascii="Verdana" w:eastAsia="Times New Roman" w:hAnsi="Verdana" w:cs="Arial"/>
          <w:bCs/>
          <w:iCs/>
          <w:kern w:val="32"/>
          <w:sz w:val="24"/>
          <w:szCs w:val="24"/>
          <w:lang w:eastAsia="en-US"/>
        </w:rPr>
        <w:t>MessageHeader</w:t>
      </w:r>
    </w:p>
    <w:p w14:paraId="3892C39C" w14:textId="1ACCB605" w:rsidR="0071222D" w:rsidRPr="00F7010D" w:rsidRDefault="0071222D" w:rsidP="00F7010D">
      <w:pPr>
        <w:pStyle w:val="BodyText"/>
        <w:numPr>
          <w:ilvl w:val="0"/>
          <w:numId w:val="22"/>
        </w:numPr>
        <w:rPr>
          <w:rFonts w:ascii="Verdana" w:eastAsia="Times New Roman" w:hAnsi="Verdana" w:cs="Arial"/>
          <w:bCs/>
          <w:iCs/>
          <w:kern w:val="32"/>
          <w:sz w:val="24"/>
          <w:szCs w:val="24"/>
          <w:lang w:eastAsia="en-US"/>
        </w:rPr>
      </w:pPr>
      <w:r w:rsidRPr="00F7010D">
        <w:rPr>
          <w:rFonts w:ascii="Verdana" w:eastAsia="Times New Roman" w:hAnsi="Verdana" w:cs="Arial"/>
          <w:bCs/>
          <w:iCs/>
          <w:kern w:val="32"/>
          <w:sz w:val="24"/>
          <w:szCs w:val="24"/>
          <w:lang w:eastAsia="en-US"/>
        </w:rPr>
        <w:t>Organization</w:t>
      </w:r>
    </w:p>
    <w:p w14:paraId="71670E36" w14:textId="66AAD27C" w:rsidR="0071222D" w:rsidRPr="00F7010D" w:rsidRDefault="0071222D" w:rsidP="00F7010D">
      <w:pPr>
        <w:pStyle w:val="BodyText"/>
        <w:numPr>
          <w:ilvl w:val="0"/>
          <w:numId w:val="22"/>
        </w:numPr>
        <w:rPr>
          <w:rFonts w:ascii="Verdana" w:eastAsia="Times New Roman" w:hAnsi="Verdana" w:cs="Arial"/>
          <w:bCs/>
          <w:iCs/>
          <w:kern w:val="32"/>
          <w:sz w:val="24"/>
          <w:szCs w:val="24"/>
          <w:lang w:eastAsia="en-US"/>
        </w:rPr>
      </w:pPr>
      <w:r w:rsidRPr="00F7010D">
        <w:rPr>
          <w:rFonts w:ascii="Verdana" w:eastAsia="Times New Roman" w:hAnsi="Verdana" w:cs="Arial"/>
          <w:bCs/>
          <w:iCs/>
          <w:kern w:val="32"/>
          <w:sz w:val="24"/>
          <w:szCs w:val="24"/>
          <w:lang w:eastAsia="en-US"/>
        </w:rPr>
        <w:t>Person</w:t>
      </w:r>
    </w:p>
    <w:p w14:paraId="5759E38B" w14:textId="2DA6BD95" w:rsidR="005A24B2" w:rsidRPr="002C39AC" w:rsidRDefault="00377177" w:rsidP="00F7010D">
      <w:pPr>
        <w:pStyle w:val="Heading4"/>
      </w:pPr>
      <w:r w:rsidRPr="002C39AC">
        <w:t>JSON Format</w:t>
      </w:r>
    </w:p>
    <w:p w14:paraId="58F9EAB0" w14:textId="59712248" w:rsidR="00700BC1" w:rsidRPr="002C39AC" w:rsidRDefault="00691AEA" w:rsidP="00691AEA">
      <w:pPr>
        <w:pStyle w:val="BodyText"/>
        <w:rPr>
          <w:rFonts w:ascii="Verdana" w:hAnsi="Verdana"/>
          <w:sz w:val="24"/>
          <w:szCs w:val="24"/>
          <w:lang w:eastAsia="en-US"/>
        </w:rPr>
      </w:pPr>
      <w:r w:rsidRPr="002C39AC">
        <w:rPr>
          <w:rFonts w:ascii="Verdana" w:hAnsi="Verdana"/>
          <w:sz w:val="24"/>
          <w:szCs w:val="24"/>
          <w:lang w:eastAsia="en-US"/>
        </w:rPr>
        <w:t>Messages are formatted using the JSON format and implement a Bundle FHIR Resource</w:t>
      </w:r>
      <w:r w:rsidR="00700BC1" w:rsidRPr="002C39AC">
        <w:rPr>
          <w:rFonts w:ascii="Verdana" w:hAnsi="Verdana"/>
          <w:sz w:val="24"/>
          <w:szCs w:val="24"/>
          <w:lang w:eastAsia="en-US"/>
        </w:rPr>
        <w:t>.</w:t>
      </w:r>
    </w:p>
    <w:p w14:paraId="5AE595EC" w14:textId="5E551DDF" w:rsidR="00700BC1" w:rsidRPr="002C39AC" w:rsidRDefault="00700BC1" w:rsidP="00691AEA">
      <w:pPr>
        <w:pStyle w:val="BodyText"/>
        <w:rPr>
          <w:rFonts w:ascii="Verdana" w:hAnsi="Verdana"/>
          <w:sz w:val="24"/>
          <w:szCs w:val="24"/>
          <w:lang w:eastAsia="en-US"/>
        </w:rPr>
      </w:pPr>
      <w:r w:rsidRPr="002C39AC">
        <w:rPr>
          <w:rFonts w:ascii="Verdana" w:hAnsi="Verdana"/>
          <w:sz w:val="24"/>
          <w:szCs w:val="24"/>
          <w:lang w:eastAsia="en-US"/>
        </w:rPr>
        <w:t xml:space="preserve">Refer to </w:t>
      </w:r>
      <w:hyperlink r:id="rId20" w:history="1">
        <w:r w:rsidRPr="002C39AC">
          <w:rPr>
            <w:rStyle w:val="Hyperlink"/>
            <w:rFonts w:ascii="Verdana" w:hAnsi="Verdana"/>
            <w:sz w:val="24"/>
            <w:szCs w:val="24"/>
            <w:lang w:eastAsia="en-US"/>
          </w:rPr>
          <w:t>https://www.hl7.org/fhir/json.html</w:t>
        </w:r>
      </w:hyperlink>
      <w:r w:rsidRPr="002C39AC">
        <w:rPr>
          <w:rFonts w:ascii="Verdana" w:hAnsi="Verdana"/>
          <w:sz w:val="24"/>
          <w:szCs w:val="24"/>
          <w:lang w:eastAsia="en-US"/>
        </w:rPr>
        <w:t xml:space="preserve"> for JSON representation of FHIR Resources.</w:t>
      </w:r>
    </w:p>
    <w:p w14:paraId="7211AEAE" w14:textId="1BBB0CB9" w:rsidR="005A24B2" w:rsidRDefault="00F96945" w:rsidP="002C39AC">
      <w:pPr>
        <w:pStyle w:val="Heading4"/>
      </w:pPr>
      <w:r>
        <w:t>835</w:t>
      </w:r>
      <w:r w:rsidR="005A24B2">
        <w:t xml:space="preserve"> </w:t>
      </w:r>
      <w:r w:rsidR="009B66C1">
        <w:t xml:space="preserve">ERA </w:t>
      </w:r>
      <w:r w:rsidR="005A24B2">
        <w:t>FHIR bundle</w:t>
      </w:r>
    </w:p>
    <w:p w14:paraId="430F1602" w14:textId="072F1579" w:rsidR="00067EC2" w:rsidRPr="002C39AC" w:rsidRDefault="00067EC2" w:rsidP="00067EC2">
      <w:pPr>
        <w:pStyle w:val="BodyText"/>
        <w:rPr>
          <w:rFonts w:ascii="Verdana" w:hAnsi="Verdana"/>
          <w:sz w:val="24"/>
          <w:szCs w:val="24"/>
          <w:lang w:eastAsia="en-US"/>
        </w:rPr>
      </w:pPr>
      <w:r w:rsidRPr="002C39AC">
        <w:rPr>
          <w:rFonts w:ascii="Verdana" w:hAnsi="Verdana"/>
          <w:sz w:val="24"/>
          <w:szCs w:val="24"/>
          <w:lang w:eastAsia="en-US"/>
        </w:rPr>
        <w:t>A bundle implementing an 835</w:t>
      </w:r>
      <w:r>
        <w:rPr>
          <w:rFonts w:ascii="Verdana" w:hAnsi="Verdana"/>
          <w:sz w:val="24"/>
          <w:szCs w:val="24"/>
          <w:lang w:eastAsia="en-US"/>
        </w:rPr>
        <w:t xml:space="preserve"> ERA</w:t>
      </w:r>
      <w:r w:rsidRPr="002C39AC">
        <w:rPr>
          <w:rFonts w:ascii="Verdana" w:hAnsi="Verdana"/>
          <w:sz w:val="24"/>
          <w:szCs w:val="24"/>
          <w:lang w:eastAsia="en-US"/>
        </w:rPr>
        <w:t xml:space="preserve"> message sent from FSC </w:t>
      </w:r>
      <w:r>
        <w:rPr>
          <w:rFonts w:ascii="Verdana" w:hAnsi="Verdana"/>
          <w:sz w:val="24"/>
          <w:szCs w:val="24"/>
          <w:lang w:eastAsia="en-US"/>
        </w:rPr>
        <w:t xml:space="preserve">to </w:t>
      </w:r>
      <w:r w:rsidRPr="002C39AC">
        <w:rPr>
          <w:rFonts w:ascii="Verdana" w:hAnsi="Verdana"/>
          <w:sz w:val="24"/>
          <w:szCs w:val="24"/>
          <w:lang w:eastAsia="en-US"/>
        </w:rPr>
        <w:t>MCCF EDI TAS ePayments will have the following structure:</w:t>
      </w:r>
    </w:p>
    <w:p w14:paraId="34CC362D" w14:textId="77777777" w:rsidR="00067EC2" w:rsidRDefault="00067EC2" w:rsidP="00067EC2">
      <w:pPr>
        <w:pStyle w:val="BodyText"/>
        <w:rPr>
          <w:rFonts w:ascii="Verdana" w:hAnsi="Verdana"/>
          <w:sz w:val="24"/>
          <w:szCs w:val="24"/>
          <w:lang w:eastAsia="en-US"/>
        </w:rPr>
      </w:pPr>
      <w:r>
        <w:rPr>
          <w:rFonts w:ascii="Verdana" w:hAnsi="Verdana"/>
          <w:sz w:val="24"/>
          <w:szCs w:val="24"/>
          <w:lang w:eastAsia="en-US"/>
        </w:rPr>
        <w:t>See Appendix A.</w:t>
      </w:r>
    </w:p>
    <w:p w14:paraId="7F501552" w14:textId="77777777" w:rsidR="00067EC2" w:rsidRPr="00B72A1B" w:rsidRDefault="00067EC2" w:rsidP="00F7010D">
      <w:pPr>
        <w:pStyle w:val="BodyText"/>
      </w:pPr>
    </w:p>
    <w:p w14:paraId="5FC5C04F" w14:textId="2C8040D3" w:rsidR="00067EC2" w:rsidRPr="00067EC2" w:rsidDel="006350D3" w:rsidRDefault="00067EC2" w:rsidP="00F7010D">
      <w:pPr>
        <w:pStyle w:val="Heading4"/>
        <w:rPr>
          <w:del w:id="763" w:author="Keith Oulson" w:date="2018-05-02T10:32:00Z"/>
        </w:rPr>
      </w:pPr>
      <w:del w:id="764" w:author="Keith Oulson" w:date="2018-05-02T10:32:00Z">
        <w:r w:rsidDel="006350D3">
          <w:delText>835 MRA FHIR bundle</w:delText>
        </w:r>
      </w:del>
    </w:p>
    <w:p w14:paraId="6D695568" w14:textId="24FD31A7" w:rsidR="00691AEA" w:rsidRPr="002C39AC" w:rsidDel="006350D3" w:rsidRDefault="00700BC1" w:rsidP="00691AEA">
      <w:pPr>
        <w:pStyle w:val="BodyText"/>
        <w:rPr>
          <w:del w:id="765" w:author="Keith Oulson" w:date="2018-05-02T10:32:00Z"/>
          <w:rFonts w:ascii="Verdana" w:hAnsi="Verdana"/>
          <w:sz w:val="24"/>
          <w:szCs w:val="24"/>
          <w:lang w:eastAsia="en-US"/>
        </w:rPr>
      </w:pPr>
      <w:del w:id="766" w:author="Keith Oulson" w:date="2018-05-02T10:32:00Z">
        <w:r w:rsidRPr="002C39AC" w:rsidDel="006350D3">
          <w:rPr>
            <w:rFonts w:ascii="Verdana" w:hAnsi="Verdana"/>
            <w:sz w:val="24"/>
            <w:szCs w:val="24"/>
            <w:lang w:eastAsia="en-US"/>
          </w:rPr>
          <w:delText xml:space="preserve">A bundle implementing </w:delText>
        </w:r>
        <w:r w:rsidR="00F70E5F" w:rsidRPr="002C39AC" w:rsidDel="006350D3">
          <w:rPr>
            <w:rFonts w:ascii="Verdana" w:hAnsi="Verdana"/>
            <w:sz w:val="24"/>
            <w:szCs w:val="24"/>
            <w:lang w:eastAsia="en-US"/>
          </w:rPr>
          <w:delText>an</w:delText>
        </w:r>
        <w:r w:rsidRPr="002C39AC" w:rsidDel="006350D3">
          <w:rPr>
            <w:rFonts w:ascii="Verdana" w:hAnsi="Verdana"/>
            <w:sz w:val="24"/>
            <w:szCs w:val="24"/>
            <w:lang w:eastAsia="en-US"/>
          </w:rPr>
          <w:delText xml:space="preserve"> </w:delText>
        </w:r>
        <w:r w:rsidR="00F96945" w:rsidRPr="002C39AC" w:rsidDel="006350D3">
          <w:rPr>
            <w:rFonts w:ascii="Verdana" w:hAnsi="Verdana"/>
            <w:sz w:val="24"/>
            <w:szCs w:val="24"/>
            <w:lang w:eastAsia="en-US"/>
          </w:rPr>
          <w:delText>835</w:delText>
        </w:r>
        <w:r w:rsidR="00067EC2" w:rsidDel="006350D3">
          <w:rPr>
            <w:rFonts w:ascii="Verdana" w:hAnsi="Verdana"/>
            <w:sz w:val="24"/>
            <w:szCs w:val="24"/>
            <w:lang w:eastAsia="en-US"/>
          </w:rPr>
          <w:delText xml:space="preserve"> MRA</w:delText>
        </w:r>
        <w:r w:rsidRPr="002C39AC" w:rsidDel="006350D3">
          <w:rPr>
            <w:rFonts w:ascii="Verdana" w:hAnsi="Verdana"/>
            <w:sz w:val="24"/>
            <w:szCs w:val="24"/>
            <w:lang w:eastAsia="en-US"/>
          </w:rPr>
          <w:delText xml:space="preserve"> </w:delText>
        </w:r>
        <w:r w:rsidR="00F96945" w:rsidRPr="002C39AC" w:rsidDel="006350D3">
          <w:rPr>
            <w:rFonts w:ascii="Verdana" w:hAnsi="Verdana"/>
            <w:sz w:val="24"/>
            <w:szCs w:val="24"/>
            <w:lang w:eastAsia="en-US"/>
          </w:rPr>
          <w:delText>message</w:delText>
        </w:r>
        <w:r w:rsidR="00691AEA" w:rsidRPr="002C39AC" w:rsidDel="006350D3">
          <w:rPr>
            <w:rFonts w:ascii="Verdana" w:hAnsi="Verdana"/>
            <w:sz w:val="24"/>
            <w:szCs w:val="24"/>
            <w:lang w:eastAsia="en-US"/>
          </w:rPr>
          <w:delText xml:space="preserve"> sent </w:delText>
        </w:r>
        <w:r w:rsidR="00F96945" w:rsidRPr="002C39AC" w:rsidDel="006350D3">
          <w:rPr>
            <w:rFonts w:ascii="Verdana" w:hAnsi="Verdana"/>
            <w:sz w:val="24"/>
            <w:szCs w:val="24"/>
            <w:lang w:eastAsia="en-US"/>
          </w:rPr>
          <w:delText>from</w:delText>
        </w:r>
        <w:r w:rsidR="00691AEA" w:rsidRPr="002C39AC" w:rsidDel="006350D3">
          <w:rPr>
            <w:rFonts w:ascii="Verdana" w:hAnsi="Verdana"/>
            <w:sz w:val="24"/>
            <w:szCs w:val="24"/>
            <w:lang w:eastAsia="en-US"/>
          </w:rPr>
          <w:delText xml:space="preserve"> FSC </w:delText>
        </w:r>
        <w:r w:rsidR="007777CC" w:rsidDel="006350D3">
          <w:rPr>
            <w:rFonts w:ascii="Verdana" w:hAnsi="Verdana"/>
            <w:sz w:val="24"/>
            <w:szCs w:val="24"/>
            <w:lang w:eastAsia="en-US"/>
          </w:rPr>
          <w:delText xml:space="preserve">to </w:delText>
        </w:r>
        <w:r w:rsidR="00F96945" w:rsidRPr="002C39AC" w:rsidDel="006350D3">
          <w:rPr>
            <w:rFonts w:ascii="Verdana" w:hAnsi="Verdana"/>
            <w:sz w:val="24"/>
            <w:szCs w:val="24"/>
            <w:lang w:eastAsia="en-US"/>
          </w:rPr>
          <w:delText>MCCF EDI TAS ePayments will have the following structure</w:delText>
        </w:r>
        <w:r w:rsidRPr="002C39AC" w:rsidDel="006350D3">
          <w:rPr>
            <w:rFonts w:ascii="Verdana" w:hAnsi="Verdana"/>
            <w:sz w:val="24"/>
            <w:szCs w:val="24"/>
            <w:lang w:eastAsia="en-US"/>
          </w:rPr>
          <w:delText>:</w:delText>
        </w:r>
      </w:del>
    </w:p>
    <w:p w14:paraId="593C4718" w14:textId="75C19C15" w:rsidR="00767014" w:rsidDel="006350D3" w:rsidRDefault="0060103B" w:rsidP="005A24B2">
      <w:pPr>
        <w:pStyle w:val="BodyText"/>
        <w:rPr>
          <w:del w:id="767" w:author="Keith Oulson" w:date="2018-05-02T10:32:00Z"/>
          <w:rFonts w:ascii="Verdana" w:hAnsi="Verdana"/>
          <w:sz w:val="24"/>
          <w:szCs w:val="24"/>
          <w:lang w:eastAsia="en-US"/>
        </w:rPr>
      </w:pPr>
      <w:del w:id="768" w:author="Keith Oulson" w:date="2018-05-02T10:32:00Z">
        <w:r w:rsidDel="006350D3">
          <w:rPr>
            <w:rFonts w:ascii="Verdana" w:hAnsi="Verdana"/>
            <w:sz w:val="24"/>
            <w:szCs w:val="24"/>
            <w:lang w:eastAsia="en-US"/>
          </w:rPr>
          <w:delText xml:space="preserve">See </w:delText>
        </w:r>
        <w:r w:rsidR="006234B6" w:rsidDel="006350D3">
          <w:rPr>
            <w:rFonts w:ascii="Verdana" w:hAnsi="Verdana"/>
            <w:sz w:val="24"/>
            <w:szCs w:val="24"/>
            <w:lang w:eastAsia="en-US"/>
          </w:rPr>
          <w:delText>Appendix</w:delText>
        </w:r>
        <w:r w:rsidDel="006350D3">
          <w:rPr>
            <w:rFonts w:ascii="Verdana" w:hAnsi="Verdana"/>
            <w:sz w:val="24"/>
            <w:szCs w:val="24"/>
            <w:lang w:eastAsia="en-US"/>
          </w:rPr>
          <w:delText xml:space="preserve"> A</w:delText>
        </w:r>
        <w:r w:rsidR="00B21EED" w:rsidDel="006350D3">
          <w:rPr>
            <w:rFonts w:ascii="Verdana" w:hAnsi="Verdana"/>
            <w:sz w:val="24"/>
            <w:szCs w:val="24"/>
            <w:lang w:eastAsia="en-US"/>
          </w:rPr>
          <w:delText>.</w:delText>
        </w:r>
      </w:del>
    </w:p>
    <w:p w14:paraId="6DD111D7" w14:textId="1F8DBDAE" w:rsidR="005A24B2" w:rsidDel="006350D3" w:rsidRDefault="005A24B2" w:rsidP="005A24B2">
      <w:pPr>
        <w:pStyle w:val="BodyText"/>
        <w:rPr>
          <w:del w:id="769" w:author="Keith Oulson" w:date="2018-05-02T10:32:00Z"/>
          <w:rFonts w:ascii="Verdana" w:hAnsi="Verdana"/>
          <w:sz w:val="24"/>
          <w:szCs w:val="24"/>
          <w:lang w:eastAsia="en-US"/>
        </w:rPr>
      </w:pPr>
    </w:p>
    <w:p w14:paraId="39347AAC" w14:textId="4BFB2CB1" w:rsidR="009B66C1" w:rsidRDefault="009B66C1" w:rsidP="009B66C1">
      <w:pPr>
        <w:pStyle w:val="Heading4"/>
      </w:pPr>
      <w:r>
        <w:t>835 EFT FHIR bundle</w:t>
      </w:r>
    </w:p>
    <w:p w14:paraId="7DEE6BB9" w14:textId="5A3D0245" w:rsidR="00E00D3A" w:rsidRDefault="00E00D3A" w:rsidP="00F7010D">
      <w:pPr>
        <w:pStyle w:val="BodyText"/>
        <w:rPr>
          <w:rFonts w:ascii="Verdana" w:hAnsi="Verdana"/>
          <w:szCs w:val="24"/>
        </w:rPr>
      </w:pPr>
      <w:r w:rsidRPr="002C39AC">
        <w:rPr>
          <w:rFonts w:ascii="Verdana" w:hAnsi="Verdana"/>
          <w:sz w:val="24"/>
          <w:szCs w:val="24"/>
          <w:lang w:eastAsia="en-US"/>
        </w:rPr>
        <w:t>A bundle implementing an 835</w:t>
      </w:r>
      <w:r w:rsidR="00067EC2">
        <w:rPr>
          <w:rFonts w:ascii="Verdana" w:hAnsi="Verdana"/>
          <w:sz w:val="24"/>
          <w:szCs w:val="24"/>
          <w:lang w:eastAsia="en-US"/>
        </w:rPr>
        <w:t xml:space="preserve"> EFT</w:t>
      </w:r>
      <w:r w:rsidRPr="002C39AC">
        <w:rPr>
          <w:rFonts w:ascii="Verdana" w:hAnsi="Verdana"/>
          <w:sz w:val="24"/>
          <w:szCs w:val="24"/>
          <w:lang w:eastAsia="en-US"/>
        </w:rPr>
        <w:t xml:space="preserve"> message sent from FSC </w:t>
      </w:r>
      <w:r>
        <w:rPr>
          <w:rFonts w:ascii="Verdana" w:hAnsi="Verdana"/>
          <w:sz w:val="24"/>
          <w:szCs w:val="24"/>
          <w:lang w:eastAsia="en-US"/>
        </w:rPr>
        <w:t xml:space="preserve">to </w:t>
      </w:r>
      <w:r w:rsidRPr="002C39AC">
        <w:rPr>
          <w:rFonts w:ascii="Verdana" w:hAnsi="Verdana"/>
          <w:sz w:val="24"/>
          <w:szCs w:val="24"/>
          <w:lang w:eastAsia="en-US"/>
        </w:rPr>
        <w:t>MCCF EDI TAS ePayments will have the following structure:</w:t>
      </w:r>
    </w:p>
    <w:p w14:paraId="7AC7BF78" w14:textId="0E790766" w:rsidR="00E00D3A" w:rsidRDefault="00E00D3A" w:rsidP="00F7010D">
      <w:pPr>
        <w:pStyle w:val="BodyText"/>
        <w:rPr>
          <w:rFonts w:ascii="Verdana" w:hAnsi="Verdana"/>
          <w:szCs w:val="24"/>
        </w:rPr>
      </w:pPr>
      <w:r>
        <w:rPr>
          <w:rFonts w:ascii="Verdana" w:hAnsi="Verdana"/>
          <w:sz w:val="24"/>
          <w:szCs w:val="24"/>
          <w:lang w:eastAsia="en-US"/>
        </w:rPr>
        <w:t>See Appendix A</w:t>
      </w:r>
      <w:r w:rsidR="00B21EED" w:rsidRPr="00351655">
        <w:rPr>
          <w:rFonts w:ascii="Verdana" w:hAnsi="Verdana"/>
          <w:sz w:val="24"/>
          <w:szCs w:val="24"/>
          <w:lang w:eastAsia="en-US"/>
        </w:rPr>
        <w:t>.</w:t>
      </w:r>
    </w:p>
    <w:p w14:paraId="036F5F7D" w14:textId="77777777" w:rsidR="00767014" w:rsidRPr="009C69D8" w:rsidRDefault="00767014" w:rsidP="00F7010D">
      <w:pPr>
        <w:pStyle w:val="BodyText"/>
      </w:pPr>
    </w:p>
    <w:p w14:paraId="67F2E9ED" w14:textId="1A13CF05" w:rsidR="00377177" w:rsidRPr="002C39AC" w:rsidRDefault="00377177" w:rsidP="002C39AC">
      <w:pPr>
        <w:pStyle w:val="Heading3"/>
        <w:rPr>
          <w:szCs w:val="24"/>
        </w:rPr>
      </w:pPr>
      <w:bookmarkStart w:id="770" w:name="_Toc513104860"/>
      <w:r w:rsidRPr="002C39AC">
        <w:rPr>
          <w:szCs w:val="24"/>
        </w:rPr>
        <w:t>Bundle Definition</w:t>
      </w:r>
      <w:bookmarkEnd w:id="770"/>
    </w:p>
    <w:p w14:paraId="532A93C9" w14:textId="1B7F09D2" w:rsidR="00A82A5C" w:rsidRDefault="00A82A5C" w:rsidP="00182C2C">
      <w:pPr>
        <w:autoSpaceDE w:val="0"/>
        <w:autoSpaceDN w:val="0"/>
        <w:rPr>
          <w:rFonts w:ascii="Verdana" w:hAnsi="Verdana" w:cs="Helvetica"/>
          <w:sz w:val="24"/>
        </w:rPr>
      </w:pPr>
      <w:r w:rsidRPr="00A82A5C">
        <w:rPr>
          <w:rFonts w:ascii="Verdana" w:hAnsi="Verdana" w:cs="Helvetica"/>
          <w:sz w:val="24"/>
        </w:rPr>
        <w:t xml:space="preserve">A Bundle is a </w:t>
      </w:r>
      <w:r w:rsidR="00F70E5F" w:rsidRPr="00A82A5C">
        <w:rPr>
          <w:rFonts w:ascii="Verdana" w:hAnsi="Verdana" w:cs="Helvetica"/>
          <w:sz w:val="24"/>
        </w:rPr>
        <w:t>top-level</w:t>
      </w:r>
      <w:r w:rsidRPr="00A82A5C">
        <w:rPr>
          <w:rFonts w:ascii="Verdana" w:hAnsi="Verdana" w:cs="Helvetica"/>
          <w:sz w:val="24"/>
        </w:rPr>
        <w:t xml:space="preserve"> container in FHIR that contains all the FHIR resources desired for a transaction between MCCF EDI TAS and FSC.</w:t>
      </w:r>
    </w:p>
    <w:p w14:paraId="68A33627" w14:textId="77777777" w:rsidR="008B7EC3" w:rsidRDefault="008B7EC3" w:rsidP="00182C2C">
      <w:pPr>
        <w:autoSpaceDE w:val="0"/>
        <w:autoSpaceDN w:val="0"/>
        <w:rPr>
          <w:rFonts w:ascii="Verdana" w:hAnsi="Verdana" w:cs="Helvetica"/>
          <w:sz w:val="24"/>
        </w:rPr>
      </w:pPr>
    </w:p>
    <w:p w14:paraId="1A2725B9" w14:textId="330A1D7E" w:rsidR="00182C2C" w:rsidRPr="002C39AC" w:rsidRDefault="00182C2C" w:rsidP="00182C2C">
      <w:pPr>
        <w:autoSpaceDE w:val="0"/>
        <w:autoSpaceDN w:val="0"/>
        <w:rPr>
          <w:rFonts w:ascii="Verdana" w:hAnsi="Verdana"/>
          <w:sz w:val="24"/>
        </w:rPr>
      </w:pPr>
      <w:r w:rsidRPr="002C39AC">
        <w:rPr>
          <w:rFonts w:ascii="Verdana" w:hAnsi="Verdana" w:cs="Helvetica"/>
          <w:sz w:val="24"/>
        </w:rPr>
        <w:lastRenderedPageBreak/>
        <w:t xml:space="preserve">A Bundle is a container for resources, enabling </w:t>
      </w:r>
      <w:r w:rsidR="00A82A5C">
        <w:rPr>
          <w:rFonts w:ascii="Verdana" w:hAnsi="Verdana" w:cs="Helvetica"/>
          <w:sz w:val="24"/>
        </w:rPr>
        <w:t>one</w:t>
      </w:r>
      <w:r w:rsidRPr="002C39AC">
        <w:rPr>
          <w:rFonts w:ascii="Verdana" w:hAnsi="Verdana" w:cs="Helvetica"/>
          <w:sz w:val="24"/>
        </w:rPr>
        <w:t xml:space="preserve"> to group and transmit resources altogether at once</w:t>
      </w:r>
      <w:r w:rsidRPr="002C39AC">
        <w:rPr>
          <w:rFonts w:ascii="Verdana" w:hAnsi="Verdana" w:cs="Segoe UI"/>
          <w:sz w:val="24"/>
        </w:rPr>
        <w:t>. Resources such as Claim, Patient, etc.</w:t>
      </w:r>
      <w:r w:rsidR="00017B73">
        <w:rPr>
          <w:rFonts w:ascii="Verdana" w:hAnsi="Verdana" w:cs="Segoe UI"/>
          <w:sz w:val="24"/>
        </w:rPr>
        <w:t>,</w:t>
      </w:r>
      <w:r w:rsidRPr="002C39AC">
        <w:rPr>
          <w:rFonts w:ascii="Verdana" w:hAnsi="Verdana" w:cs="Segoe UI"/>
          <w:sz w:val="24"/>
        </w:rPr>
        <w:t xml:space="preserve"> will be transmitted inside multiple entries (see entry list inside Bundle) as a resource type.</w:t>
      </w:r>
    </w:p>
    <w:p w14:paraId="3E92F014" w14:textId="0D66FF16" w:rsidR="00700BC1" w:rsidRPr="006B3A72" w:rsidRDefault="00700BC1" w:rsidP="00700BC1">
      <w:pPr>
        <w:pStyle w:val="BodyText"/>
        <w:rPr>
          <w:sz w:val="24"/>
          <w:szCs w:val="24"/>
          <w:lang w:eastAsia="en-US"/>
        </w:rPr>
      </w:pPr>
    </w:p>
    <w:p w14:paraId="6A663DED" w14:textId="77777777" w:rsidR="00700BC1" w:rsidRDefault="00700BC1" w:rsidP="00700BC1">
      <w:pPr>
        <w:pStyle w:val="BodyText"/>
        <w:keepNext/>
      </w:pPr>
      <w:r>
        <w:rPr>
          <w:noProof/>
          <w:lang w:eastAsia="en-US"/>
        </w:rPr>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5795"/>
                    </a:xfrm>
                    <a:prstGeom prst="rect">
                      <a:avLst/>
                    </a:prstGeom>
                  </pic:spPr>
                </pic:pic>
              </a:graphicData>
            </a:graphic>
          </wp:inline>
        </w:drawing>
      </w:r>
    </w:p>
    <w:p w14:paraId="6F628F1A" w14:textId="6AF8317E" w:rsidR="00700BC1" w:rsidRDefault="00700BC1" w:rsidP="00700BC1">
      <w:pPr>
        <w:pStyle w:val="Caption"/>
      </w:pPr>
      <w:bookmarkStart w:id="771" w:name="_Toc513104896"/>
      <w:r>
        <w:t xml:space="preserve">Figure </w:t>
      </w:r>
      <w:fldSimple w:instr=" SEQ Figure \* ARABIC ">
        <w:r w:rsidR="00F21056">
          <w:rPr>
            <w:noProof/>
          </w:rPr>
          <w:t>4</w:t>
        </w:r>
      </w:fldSimple>
      <w:r>
        <w:t xml:space="preserve"> - </w:t>
      </w:r>
      <w:r w:rsidR="006709DC">
        <w:t>FHIR Bundle</w:t>
      </w:r>
      <w:bookmarkEnd w:id="771"/>
    </w:p>
    <w:p w14:paraId="4E815EDF" w14:textId="77777777" w:rsidR="006709DC" w:rsidRPr="00BE0D22" w:rsidRDefault="006709DC" w:rsidP="006709DC">
      <w:pPr>
        <w:rPr>
          <w:rFonts w:ascii="Verdana" w:hAnsi="Verdana"/>
          <w:sz w:val="24"/>
        </w:rPr>
      </w:pPr>
      <w:r w:rsidRPr="00BE0D22">
        <w:rPr>
          <w:rFonts w:ascii="Verdana" w:hAnsi="Verdana"/>
          <w:sz w:val="24"/>
        </w:rPr>
        <w:t>Source https://fhir-drills.github.io/bundle.html</w:t>
      </w:r>
    </w:p>
    <w:p w14:paraId="43549EF2" w14:textId="3DEF37C8" w:rsidR="00700BC1" w:rsidRPr="006B3A72" w:rsidRDefault="00700BC1" w:rsidP="00700BC1">
      <w:pPr>
        <w:pStyle w:val="BodyText"/>
        <w:rPr>
          <w:sz w:val="24"/>
          <w:szCs w:val="24"/>
          <w:lang w:eastAsia="en-US"/>
        </w:rPr>
      </w:pPr>
    </w:p>
    <w:p w14:paraId="55AD5134" w14:textId="77777777" w:rsidR="00700BC1" w:rsidRDefault="00700BC1" w:rsidP="00700BC1">
      <w:pPr>
        <w:pStyle w:val="BodyText"/>
        <w:keepNext/>
      </w:pPr>
      <w:r>
        <w:rPr>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12385"/>
                    </a:xfrm>
                    <a:prstGeom prst="rect">
                      <a:avLst/>
                    </a:prstGeom>
                  </pic:spPr>
                </pic:pic>
              </a:graphicData>
            </a:graphic>
          </wp:inline>
        </w:drawing>
      </w:r>
    </w:p>
    <w:p w14:paraId="35FD08AC" w14:textId="331A6A60" w:rsidR="006709DC" w:rsidRDefault="00700BC1" w:rsidP="00700BC1">
      <w:pPr>
        <w:pStyle w:val="Caption"/>
      </w:pPr>
      <w:bookmarkStart w:id="772" w:name="_Toc513104897"/>
      <w:r>
        <w:t xml:space="preserve">Figure </w:t>
      </w:r>
      <w:fldSimple w:instr=" SEQ Figure \* ARABIC ">
        <w:r w:rsidR="00F21056">
          <w:rPr>
            <w:noProof/>
          </w:rPr>
          <w:t>5</w:t>
        </w:r>
      </w:fldSimple>
      <w:r>
        <w:t xml:space="preserve"> - </w:t>
      </w:r>
      <w:r w:rsidR="006709DC" w:rsidRPr="00BE0D22">
        <w:t>FHIR Bundle JSON</w:t>
      </w:r>
      <w:bookmarkEnd w:id="772"/>
      <w:r w:rsidR="006709DC" w:rsidDel="006709DC">
        <w:t xml:space="preserve"> </w:t>
      </w:r>
    </w:p>
    <w:p w14:paraId="70C7E943" w14:textId="77777777" w:rsidR="006709DC" w:rsidRPr="00BE0D22" w:rsidRDefault="006709DC" w:rsidP="006709DC">
      <w:pPr>
        <w:pStyle w:val="Caption"/>
        <w:rPr>
          <w:rFonts w:ascii="Verdana" w:hAnsi="Verdana"/>
          <w:i w:val="0"/>
          <w:color w:val="auto"/>
          <w:sz w:val="24"/>
          <w:szCs w:val="24"/>
        </w:rPr>
      </w:pPr>
      <w:r w:rsidRPr="00BE0D22">
        <w:rPr>
          <w:rFonts w:ascii="Verdana" w:hAnsi="Verdana"/>
          <w:i w:val="0"/>
          <w:color w:val="auto"/>
          <w:sz w:val="24"/>
          <w:szCs w:val="24"/>
        </w:rPr>
        <w:t>Source https://www.hl7.org/fhir/bundle.html</w:t>
      </w:r>
    </w:p>
    <w:p w14:paraId="75112A3A" w14:textId="32BF62B0" w:rsidR="00700BC1" w:rsidRDefault="00700BC1" w:rsidP="00700BC1">
      <w:pPr>
        <w:pStyle w:val="Caption"/>
      </w:pPr>
    </w:p>
    <w:p w14:paraId="1D3BC927" w14:textId="77777777" w:rsidR="00700BC1" w:rsidRPr="006B3A72" w:rsidRDefault="00700BC1" w:rsidP="00700BC1">
      <w:pPr>
        <w:pStyle w:val="BodyText"/>
        <w:rPr>
          <w:sz w:val="24"/>
          <w:szCs w:val="24"/>
          <w:lang w:eastAsia="en-US"/>
        </w:rPr>
      </w:pPr>
    </w:p>
    <w:p w14:paraId="0B66FD08" w14:textId="36EC6BA8" w:rsidR="00377177" w:rsidRDefault="00377177" w:rsidP="00377177">
      <w:pPr>
        <w:pStyle w:val="BodyText"/>
        <w:rPr>
          <w:sz w:val="24"/>
          <w:szCs w:val="24"/>
          <w:lang w:eastAsia="en-US"/>
        </w:rPr>
      </w:pPr>
    </w:p>
    <w:p w14:paraId="26EAE413" w14:textId="2B7E0930" w:rsidR="006709DC" w:rsidRDefault="006709DC" w:rsidP="00377177">
      <w:pPr>
        <w:pStyle w:val="BodyText"/>
        <w:rPr>
          <w:sz w:val="24"/>
          <w:szCs w:val="24"/>
          <w:lang w:eastAsia="en-US"/>
        </w:rPr>
      </w:pPr>
    </w:p>
    <w:p w14:paraId="1D333E25" w14:textId="66FD13D9" w:rsidR="006709DC" w:rsidRDefault="006709DC" w:rsidP="00377177">
      <w:pPr>
        <w:pStyle w:val="BodyText"/>
        <w:rPr>
          <w:sz w:val="24"/>
          <w:szCs w:val="24"/>
          <w:lang w:eastAsia="en-US"/>
        </w:rPr>
      </w:pPr>
    </w:p>
    <w:p w14:paraId="7C34DCA5" w14:textId="191028EB" w:rsidR="006709DC" w:rsidRPr="006B3A72" w:rsidRDefault="006709DC" w:rsidP="00377177">
      <w:pPr>
        <w:pStyle w:val="BodyText"/>
        <w:rPr>
          <w:sz w:val="24"/>
          <w:szCs w:val="24"/>
          <w:lang w:eastAsia="en-US"/>
        </w:rPr>
      </w:pPr>
    </w:p>
    <w:p w14:paraId="10BE7ED4" w14:textId="1A661A4F" w:rsidR="007E71D7" w:rsidRPr="002C39AC" w:rsidRDefault="00D952B0" w:rsidP="007E71D7">
      <w:pPr>
        <w:pStyle w:val="Heading2"/>
      </w:pPr>
      <w:bookmarkStart w:id="773" w:name="_Toc216071617"/>
      <w:bookmarkStart w:id="774" w:name="_Toc263270966"/>
      <w:bookmarkStart w:id="775" w:name="_Toc263271245"/>
      <w:bookmarkStart w:id="776" w:name="_Toc377477606"/>
      <w:bookmarkStart w:id="777" w:name="_Toc513104861"/>
      <w:r w:rsidRPr="002C39AC">
        <w:lastRenderedPageBreak/>
        <w:t>Communications Methods</w:t>
      </w:r>
      <w:bookmarkStart w:id="778" w:name="_Toc216071618"/>
      <w:bookmarkStart w:id="779" w:name="_Toc263270967"/>
      <w:bookmarkStart w:id="780" w:name="_Toc263271246"/>
      <w:bookmarkStart w:id="781" w:name="_Toc377477607"/>
      <w:bookmarkEnd w:id="773"/>
      <w:bookmarkEnd w:id="774"/>
      <w:bookmarkEnd w:id="775"/>
      <w:bookmarkEnd w:id="776"/>
      <w:bookmarkEnd w:id="777"/>
    </w:p>
    <w:p w14:paraId="0A82E2C0" w14:textId="4408AD00" w:rsidR="00377177" w:rsidRPr="002C39AC" w:rsidRDefault="00377177" w:rsidP="002C39AC">
      <w:pPr>
        <w:pStyle w:val="Heading3"/>
        <w:rPr>
          <w:szCs w:val="24"/>
        </w:rPr>
      </w:pPr>
      <w:bookmarkStart w:id="782" w:name="_Toc513104862"/>
      <w:r w:rsidRPr="002C39AC">
        <w:rPr>
          <w:szCs w:val="24"/>
        </w:rPr>
        <w:t>Ports and Protocols</w:t>
      </w:r>
      <w:bookmarkEnd w:id="782"/>
    </w:p>
    <w:p w14:paraId="3C4F7100" w14:textId="6603810E" w:rsidR="007E71D7" w:rsidRDefault="007E71D7" w:rsidP="002C39AC">
      <w:pPr>
        <w:pStyle w:val="Heading4"/>
      </w:pPr>
      <w:r>
        <w:t>HTTP(S)</w:t>
      </w:r>
    </w:p>
    <w:p w14:paraId="02169DD2" w14:textId="77777777" w:rsidR="00182C2C" w:rsidRPr="002C39AC" w:rsidRDefault="00182C2C" w:rsidP="00182C2C">
      <w:pPr>
        <w:pStyle w:val="BodyText"/>
        <w:rPr>
          <w:rFonts w:ascii="Verdana" w:hAnsi="Verdana"/>
          <w:sz w:val="24"/>
          <w:szCs w:val="24"/>
          <w:lang w:eastAsia="en-US"/>
        </w:rPr>
      </w:pPr>
      <w:r w:rsidRPr="002C39AC">
        <w:rPr>
          <w:rFonts w:ascii="Verdana" w:hAnsi="Verdana"/>
          <w:sz w:val="24"/>
          <w:szCs w:val="24"/>
          <w:lang w:eastAsia="en-US"/>
        </w:rPr>
        <w:t>Can be used for real time communication.</w:t>
      </w:r>
    </w:p>
    <w:p w14:paraId="722F74EC" w14:textId="1A4BBB5E" w:rsidR="007E71D7" w:rsidRDefault="00F46722" w:rsidP="002C39AC">
      <w:pPr>
        <w:pStyle w:val="Heading4"/>
      </w:pPr>
      <w:r w:rsidRPr="00F7010D">
        <w:rPr>
          <w:rFonts w:cs="Segoe UI"/>
        </w:rPr>
        <w:t>Advanced Message Queuing Protocol</w:t>
      </w:r>
      <w:r>
        <w:t xml:space="preserve"> (</w:t>
      </w:r>
      <w:r w:rsidR="007E71D7">
        <w:t>AMQP</w:t>
      </w:r>
      <w:r>
        <w:t>)</w:t>
      </w:r>
    </w:p>
    <w:p w14:paraId="00E61905" w14:textId="79AE5AFA" w:rsidR="00182C2C" w:rsidRPr="002C39AC" w:rsidRDefault="00182C2C" w:rsidP="00182C2C">
      <w:pPr>
        <w:pStyle w:val="BodyText"/>
        <w:rPr>
          <w:rFonts w:ascii="Verdana" w:hAnsi="Verdana"/>
          <w:sz w:val="24"/>
          <w:szCs w:val="24"/>
          <w:lang w:eastAsia="en-US"/>
        </w:rPr>
      </w:pPr>
      <w:r w:rsidRPr="002C39AC">
        <w:rPr>
          <w:rFonts w:ascii="Verdana" w:hAnsi="Verdana"/>
          <w:sz w:val="24"/>
          <w:szCs w:val="24"/>
          <w:lang w:eastAsia="en-US"/>
        </w:rPr>
        <w:t>AMQP offers reliable messaging via queues.</w:t>
      </w:r>
    </w:p>
    <w:p w14:paraId="20A8AA85" w14:textId="21A04DEB" w:rsidR="00377177" w:rsidRDefault="00377177" w:rsidP="002C39AC">
      <w:pPr>
        <w:pStyle w:val="Heading3"/>
      </w:pPr>
      <w:bookmarkStart w:id="783" w:name="_Toc513104863"/>
      <w:r>
        <w:t>ESB Configuration(s)</w:t>
      </w:r>
      <w:bookmarkEnd w:id="783"/>
    </w:p>
    <w:p w14:paraId="1DD9E8AF" w14:textId="39AE92A2" w:rsidR="00A640B1" w:rsidRPr="002C39AC" w:rsidRDefault="0060103B" w:rsidP="00A640B1">
      <w:pPr>
        <w:pStyle w:val="BodyText"/>
        <w:rPr>
          <w:rFonts w:ascii="Verdana" w:hAnsi="Verdana"/>
          <w:sz w:val="24"/>
          <w:szCs w:val="24"/>
          <w:lang w:eastAsia="en-US"/>
        </w:rPr>
      </w:pPr>
      <w:r>
        <w:rPr>
          <w:rFonts w:ascii="Verdana" w:hAnsi="Verdana"/>
          <w:sz w:val="24"/>
          <w:szCs w:val="24"/>
          <w:lang w:eastAsia="en-US"/>
        </w:rPr>
        <w:t>Tbd</w:t>
      </w:r>
    </w:p>
    <w:p w14:paraId="191D0393" w14:textId="7638D8BE" w:rsidR="00377177" w:rsidRPr="002C39AC" w:rsidRDefault="00377177" w:rsidP="002C39AC">
      <w:pPr>
        <w:pStyle w:val="Heading3"/>
        <w:rPr>
          <w:szCs w:val="24"/>
        </w:rPr>
      </w:pPr>
      <w:bookmarkStart w:id="784" w:name="_Toc513104864"/>
      <w:r w:rsidRPr="002C39AC">
        <w:rPr>
          <w:szCs w:val="24"/>
        </w:rPr>
        <w:t>System Configuration</w:t>
      </w:r>
      <w:bookmarkEnd w:id="784"/>
    </w:p>
    <w:p w14:paraId="61278038" w14:textId="769F8790" w:rsidR="00377177" w:rsidRPr="002C39AC" w:rsidRDefault="0060103B" w:rsidP="00377177">
      <w:pPr>
        <w:pStyle w:val="BodyText"/>
        <w:rPr>
          <w:rFonts w:ascii="Verdana" w:hAnsi="Verdana"/>
          <w:sz w:val="24"/>
          <w:szCs w:val="24"/>
          <w:lang w:eastAsia="en-US"/>
        </w:rPr>
      </w:pPr>
      <w:r>
        <w:rPr>
          <w:rFonts w:ascii="Verdana" w:hAnsi="Verdana"/>
          <w:sz w:val="24"/>
          <w:szCs w:val="24"/>
          <w:lang w:eastAsia="en-US"/>
        </w:rPr>
        <w:t>Tbd</w:t>
      </w:r>
    </w:p>
    <w:p w14:paraId="054FEF37" w14:textId="7C2637E7" w:rsidR="00D952B0" w:rsidRPr="002C39AC" w:rsidRDefault="00D952B0" w:rsidP="002C39AC">
      <w:pPr>
        <w:pStyle w:val="Heading2"/>
      </w:pPr>
      <w:bookmarkStart w:id="785" w:name="_Toc513104865"/>
      <w:r w:rsidRPr="002C39AC">
        <w:t>Performance Requirements</w:t>
      </w:r>
      <w:bookmarkEnd w:id="778"/>
      <w:bookmarkEnd w:id="779"/>
      <w:bookmarkEnd w:id="780"/>
      <w:bookmarkEnd w:id="781"/>
      <w:bookmarkEnd w:id="785"/>
    </w:p>
    <w:p w14:paraId="4E2EE606" w14:textId="114DAF79" w:rsidR="00B72A1B" w:rsidRPr="00BE0D22" w:rsidRDefault="00B72A1B" w:rsidP="00B72A1B">
      <w:pPr>
        <w:rPr>
          <w:rFonts w:ascii="Verdana" w:hAnsi="Verdana"/>
          <w:sz w:val="24"/>
        </w:rPr>
      </w:pPr>
      <w:bookmarkStart w:id="786" w:name="_Toc216071619"/>
      <w:bookmarkStart w:id="787" w:name="_Toc263270968"/>
      <w:bookmarkStart w:id="788" w:name="_Toc263271247"/>
      <w:bookmarkStart w:id="789" w:name="_Toc377477608"/>
      <w:r w:rsidRPr="00BE0D22">
        <w:rPr>
          <w:rFonts w:ascii="Verdana" w:eastAsia="MS Mincho" w:hAnsi="Verdana"/>
          <w:sz w:val="24"/>
        </w:rPr>
        <w:t>Refer to MCC</w:t>
      </w:r>
      <w:r w:rsidR="009631CD">
        <w:rPr>
          <w:rFonts w:ascii="Verdana" w:eastAsia="MS Mincho" w:hAnsi="Verdana"/>
          <w:sz w:val="24"/>
        </w:rPr>
        <w:t>F</w:t>
      </w:r>
      <w:r w:rsidRPr="00BE0D22">
        <w:rPr>
          <w:rFonts w:ascii="Verdana" w:eastAsia="MS Mincho" w:hAnsi="Verdana"/>
          <w:sz w:val="24"/>
        </w:rPr>
        <w:t xml:space="preserve"> EDI TAS SDD </w:t>
      </w:r>
      <w:hyperlink r:id="rId23" w:history="1">
        <w:r w:rsidRPr="00BE0D22">
          <w:rPr>
            <w:rStyle w:val="Hyperlink"/>
            <w:rFonts w:ascii="Verdana" w:hAnsi="Verdana"/>
            <w:sz w:val="24"/>
          </w:rPr>
          <w:t>https://vaww.oed.portal.va.gov/pm/hape/ipt_5010/EDI_Portfolio/TASCore/MCCF_EDI_TAS_System_Design_Document_v0.7.pdf</w:t>
        </w:r>
      </w:hyperlink>
    </w:p>
    <w:p w14:paraId="054FEF39" w14:textId="37141919" w:rsidR="00D952B0" w:rsidRPr="002C39AC" w:rsidRDefault="00D952B0" w:rsidP="002C39AC">
      <w:pPr>
        <w:pStyle w:val="Heading2"/>
      </w:pPr>
      <w:bookmarkStart w:id="790" w:name="_Toc513104866"/>
      <w:r w:rsidRPr="002C39AC">
        <w:t>Security</w:t>
      </w:r>
      <w:bookmarkEnd w:id="786"/>
      <w:bookmarkEnd w:id="787"/>
      <w:bookmarkEnd w:id="788"/>
      <w:bookmarkEnd w:id="789"/>
      <w:bookmarkEnd w:id="790"/>
    </w:p>
    <w:p w14:paraId="6E448FFD" w14:textId="0A2E9B5A" w:rsidR="00B72A1B" w:rsidRPr="00BE0D22" w:rsidRDefault="00B72A1B" w:rsidP="00B72A1B">
      <w:pPr>
        <w:rPr>
          <w:rFonts w:ascii="Verdana" w:hAnsi="Verdana"/>
          <w:sz w:val="24"/>
        </w:rPr>
      </w:pPr>
      <w:r w:rsidRPr="00BE0D22">
        <w:rPr>
          <w:rFonts w:ascii="Verdana" w:eastAsia="MS Mincho" w:hAnsi="Verdana"/>
          <w:sz w:val="24"/>
        </w:rPr>
        <w:t>Refer to MCC</w:t>
      </w:r>
      <w:r w:rsidR="009631CD">
        <w:rPr>
          <w:rFonts w:ascii="Verdana" w:eastAsia="MS Mincho" w:hAnsi="Verdana"/>
          <w:sz w:val="24"/>
        </w:rPr>
        <w:t>F</w:t>
      </w:r>
      <w:r w:rsidRPr="00BE0D22">
        <w:rPr>
          <w:rFonts w:ascii="Verdana" w:eastAsia="MS Mincho" w:hAnsi="Verdana"/>
          <w:sz w:val="24"/>
        </w:rPr>
        <w:t xml:space="preserve"> EDI TAS SDD </w:t>
      </w:r>
      <w:hyperlink r:id="rId24" w:history="1">
        <w:r w:rsidRPr="00BE0D22">
          <w:rPr>
            <w:rStyle w:val="Hyperlink"/>
            <w:rFonts w:ascii="Verdana" w:hAnsi="Verdana"/>
            <w:sz w:val="24"/>
          </w:rPr>
          <w:t>https://vaww.oed.portal.va.gov/pm/hape/ipt_5010/EDI_Portfolio/TASCore/MCCF_EDI_TAS_System_Design_Document_v0.7.pdf</w:t>
        </w:r>
      </w:hyperlink>
    </w:p>
    <w:p w14:paraId="48FE25EB" w14:textId="77777777" w:rsidR="00A640B1" w:rsidRPr="006B3A72" w:rsidRDefault="00A640B1" w:rsidP="00A640B1">
      <w:pPr>
        <w:pStyle w:val="BodyText"/>
        <w:rPr>
          <w:sz w:val="24"/>
          <w:szCs w:val="24"/>
          <w:lang w:eastAsia="en-US"/>
        </w:rPr>
      </w:pPr>
      <w:bookmarkStart w:id="791" w:name="_Toc216071620"/>
      <w:bookmarkStart w:id="792" w:name="_Toc263270969"/>
      <w:bookmarkStart w:id="793" w:name="_Toc263271248"/>
      <w:bookmarkStart w:id="794" w:name="_Toc377477609"/>
    </w:p>
    <w:p w14:paraId="1A459C44" w14:textId="77777777" w:rsidR="002E1658" w:rsidRPr="00767014" w:rsidRDefault="002E1658" w:rsidP="002E1658">
      <w:pPr>
        <w:pStyle w:val="Heading2"/>
      </w:pPr>
      <w:bookmarkStart w:id="795" w:name="_Toc508023856"/>
      <w:bookmarkStart w:id="796" w:name="_Toc513104867"/>
      <w:r w:rsidRPr="00F7010D">
        <w:rPr>
          <w:iCs w:val="0"/>
        </w:rPr>
        <w:t>Testing Requirements</w:t>
      </w:r>
      <w:bookmarkEnd w:id="795"/>
      <w:bookmarkEnd w:id="796"/>
    </w:p>
    <w:p w14:paraId="7B889F76" w14:textId="77777777" w:rsidR="002E1658" w:rsidRPr="003816B9" w:rsidRDefault="002E1658" w:rsidP="002E1658">
      <w:pPr>
        <w:pStyle w:val="Heading3"/>
        <w:rPr>
          <w:szCs w:val="24"/>
        </w:rPr>
      </w:pPr>
      <w:bookmarkStart w:id="797" w:name="_Toc508004774"/>
      <w:bookmarkStart w:id="798" w:name="_Toc513104868"/>
      <w:r w:rsidRPr="003816B9">
        <w:rPr>
          <w:szCs w:val="24"/>
        </w:rPr>
        <w:t>Comparison of Data</w:t>
      </w:r>
      <w:bookmarkEnd w:id="797"/>
      <w:bookmarkEnd w:id="798"/>
    </w:p>
    <w:p w14:paraId="435A6C00" w14:textId="5BB99C91" w:rsidR="002E1658" w:rsidRDefault="002E1658" w:rsidP="002E1658">
      <w:pPr>
        <w:pStyle w:val="BodyText"/>
        <w:rPr>
          <w:rFonts w:ascii="Verdana" w:hAnsi="Verdana"/>
          <w:sz w:val="24"/>
          <w:szCs w:val="24"/>
          <w:lang w:eastAsia="en-US"/>
        </w:rPr>
      </w:pPr>
      <w:r>
        <w:rPr>
          <w:rFonts w:ascii="Verdana" w:hAnsi="Verdana"/>
          <w:sz w:val="24"/>
          <w:szCs w:val="24"/>
          <w:lang w:eastAsia="en-US"/>
        </w:rPr>
        <w:t xml:space="preserve">Testing the FHIR conformance will be based on </w:t>
      </w:r>
      <w:ins w:id="799" w:author="Keith Oulson" w:date="2018-05-02T10:44:00Z">
        <w:r w:rsidR="00096382">
          <w:rPr>
            <w:rFonts w:ascii="Verdana" w:hAnsi="Verdana"/>
            <w:sz w:val="24"/>
            <w:szCs w:val="24"/>
            <w:lang w:eastAsia="en-US"/>
          </w:rPr>
          <w:fldChar w:fldCharType="begin"/>
        </w:r>
        <w:r w:rsidR="00096382">
          <w:rPr>
            <w:rFonts w:ascii="Verdana" w:hAnsi="Verdana"/>
            <w:sz w:val="24"/>
            <w:szCs w:val="24"/>
            <w:lang w:eastAsia="en-US"/>
          </w:rPr>
          <w:instrText xml:space="preserve"> HYPERLINK "https://www.hl7.org/fhir/validation.html" </w:instrText>
        </w:r>
        <w:r w:rsidR="00096382">
          <w:rPr>
            <w:rFonts w:ascii="Verdana" w:hAnsi="Verdana"/>
            <w:sz w:val="24"/>
            <w:szCs w:val="24"/>
            <w:lang w:eastAsia="en-US"/>
          </w:rPr>
          <w:fldChar w:fldCharType="separate"/>
        </w:r>
        <w:r w:rsidRPr="00096382">
          <w:rPr>
            <w:rStyle w:val="Hyperlink"/>
            <w:rFonts w:ascii="Verdana" w:hAnsi="Verdana"/>
            <w:sz w:val="24"/>
            <w:szCs w:val="24"/>
            <w:lang w:eastAsia="en-US"/>
          </w:rPr>
          <w:t>https://www.hl7.org/fhir/validation.html</w:t>
        </w:r>
        <w:r w:rsidR="00096382">
          <w:rPr>
            <w:rFonts w:ascii="Verdana" w:hAnsi="Verdana"/>
            <w:sz w:val="24"/>
            <w:szCs w:val="24"/>
            <w:lang w:eastAsia="en-US"/>
          </w:rPr>
          <w:fldChar w:fldCharType="end"/>
        </w:r>
      </w:ins>
      <w:r>
        <w:rPr>
          <w:rFonts w:ascii="Verdana" w:hAnsi="Verdana"/>
          <w:sz w:val="24"/>
          <w:szCs w:val="24"/>
          <w:lang w:eastAsia="en-US"/>
        </w:rPr>
        <w:t>.</w:t>
      </w:r>
    </w:p>
    <w:p w14:paraId="7EEE18D5" w14:textId="77777777" w:rsidR="002E1658" w:rsidRDefault="002E1658" w:rsidP="002E1658">
      <w:pPr>
        <w:pStyle w:val="BodyText"/>
        <w:rPr>
          <w:rFonts w:ascii="Verdana" w:hAnsi="Verdana"/>
          <w:sz w:val="24"/>
          <w:szCs w:val="24"/>
          <w:lang w:eastAsia="en-US"/>
        </w:rPr>
      </w:pPr>
      <w:r>
        <w:rPr>
          <w:rFonts w:ascii="Verdana" w:hAnsi="Verdana"/>
          <w:sz w:val="24"/>
          <w:szCs w:val="24"/>
          <w:lang w:eastAsia="en-US"/>
        </w:rPr>
        <w:t>Business Rules will have to be specifically defined in user stories by the product team.</w:t>
      </w:r>
    </w:p>
    <w:p w14:paraId="0F3BA59C" w14:textId="77777777" w:rsidR="002E1658" w:rsidRDefault="002E1658" w:rsidP="002E1658">
      <w:pPr>
        <w:pStyle w:val="BodyText"/>
        <w:numPr>
          <w:ilvl w:val="0"/>
          <w:numId w:val="22"/>
        </w:numPr>
        <w:rPr>
          <w:rFonts w:ascii="Verdana" w:hAnsi="Verdana"/>
          <w:sz w:val="24"/>
          <w:szCs w:val="24"/>
          <w:lang w:eastAsia="en-US"/>
        </w:rPr>
      </w:pPr>
      <w:r>
        <w:rPr>
          <w:rFonts w:ascii="Verdana" w:hAnsi="Verdana"/>
          <w:sz w:val="24"/>
          <w:szCs w:val="24"/>
          <w:lang w:eastAsia="en-US"/>
        </w:rPr>
        <w:t>Which fields are mandatory from a business perspective?</w:t>
      </w:r>
    </w:p>
    <w:p w14:paraId="7E4CF975" w14:textId="77777777" w:rsidR="002E1658" w:rsidRPr="008B0966" w:rsidRDefault="002E1658" w:rsidP="002E1658">
      <w:pPr>
        <w:pStyle w:val="BodyText"/>
        <w:numPr>
          <w:ilvl w:val="0"/>
          <w:numId w:val="22"/>
        </w:numPr>
        <w:rPr>
          <w:rFonts w:ascii="Verdana" w:hAnsi="Verdana"/>
          <w:sz w:val="24"/>
          <w:szCs w:val="24"/>
          <w:lang w:eastAsia="en-US"/>
        </w:rPr>
      </w:pPr>
      <w:r>
        <w:rPr>
          <w:rFonts w:ascii="Verdana" w:hAnsi="Verdana"/>
          <w:sz w:val="24"/>
          <w:szCs w:val="24"/>
          <w:lang w:eastAsia="en-US"/>
        </w:rPr>
        <w:t>Data integrity.</w:t>
      </w:r>
    </w:p>
    <w:p w14:paraId="6A0AE8A6" w14:textId="77777777" w:rsidR="002E1658" w:rsidRPr="00A640B1" w:rsidRDefault="002E1658" w:rsidP="002E1658">
      <w:pPr>
        <w:pStyle w:val="BodyText"/>
        <w:rPr>
          <w:lang w:eastAsia="en-US"/>
        </w:rPr>
      </w:pPr>
    </w:p>
    <w:p w14:paraId="3F8C1EEB" w14:textId="77777777" w:rsidR="002E1658" w:rsidRPr="003816B9" w:rsidRDefault="002E1658" w:rsidP="002E1658">
      <w:pPr>
        <w:pStyle w:val="Heading3"/>
        <w:rPr>
          <w:szCs w:val="24"/>
        </w:rPr>
      </w:pPr>
      <w:bookmarkStart w:id="800" w:name="_Toc508004775"/>
      <w:bookmarkStart w:id="801" w:name="_Toc513104869"/>
      <w:r w:rsidRPr="003816B9">
        <w:rPr>
          <w:szCs w:val="24"/>
        </w:rPr>
        <w:t>Completeness</w:t>
      </w:r>
      <w:bookmarkEnd w:id="800"/>
      <w:bookmarkEnd w:id="801"/>
    </w:p>
    <w:p w14:paraId="7D8AE573" w14:textId="77777777" w:rsidR="002E1658" w:rsidRDefault="002E1658" w:rsidP="002E1658">
      <w:pPr>
        <w:pStyle w:val="BodyText"/>
        <w:rPr>
          <w:rFonts w:ascii="Verdana" w:hAnsi="Verdana"/>
          <w:sz w:val="24"/>
          <w:szCs w:val="24"/>
          <w:lang w:eastAsia="en-US"/>
        </w:rPr>
      </w:pPr>
      <w:r>
        <w:rPr>
          <w:rFonts w:ascii="Verdana" w:hAnsi="Verdana"/>
          <w:sz w:val="24"/>
          <w:szCs w:val="24"/>
          <w:lang w:eastAsia="en-US"/>
        </w:rPr>
        <w:t>Tests defined in section 2.10.1 must cover all the FHIR resources that are defined in section 2.6.1 in consideration of any functional user story.</w:t>
      </w:r>
    </w:p>
    <w:p w14:paraId="549162F0" w14:textId="77777777" w:rsidR="002E1658" w:rsidRPr="003816B9" w:rsidRDefault="002E1658" w:rsidP="002E1658">
      <w:pPr>
        <w:pStyle w:val="Heading3"/>
        <w:rPr>
          <w:szCs w:val="24"/>
        </w:rPr>
      </w:pPr>
      <w:bookmarkStart w:id="802" w:name="_Toc513104870"/>
      <w:r w:rsidRPr="003816B9">
        <w:rPr>
          <w:szCs w:val="24"/>
        </w:rPr>
        <w:lastRenderedPageBreak/>
        <w:t>Load Testing</w:t>
      </w:r>
      <w:bookmarkEnd w:id="802"/>
    </w:p>
    <w:p w14:paraId="688D7C42" w14:textId="77777777" w:rsidR="002E1658" w:rsidRPr="00F642AF" w:rsidRDefault="002E1658" w:rsidP="002E1658">
      <w:pPr>
        <w:pStyle w:val="BodyText"/>
        <w:rPr>
          <w:rFonts w:ascii="Verdana" w:hAnsi="Verdana"/>
          <w:sz w:val="24"/>
          <w:szCs w:val="24"/>
          <w:lang w:eastAsia="en-US"/>
        </w:rPr>
      </w:pPr>
      <w:r w:rsidRPr="00F642AF">
        <w:rPr>
          <w:rFonts w:ascii="Verdana" w:hAnsi="Verdana"/>
          <w:sz w:val="24"/>
          <w:szCs w:val="24"/>
          <w:lang w:eastAsia="en-US"/>
        </w:rPr>
        <w:t>Bench mark tests must be performed based on individual use case requirements.</w:t>
      </w:r>
    </w:p>
    <w:p w14:paraId="7F8BB11D" w14:textId="77777777" w:rsidR="00A640B1" w:rsidRPr="006B3A72" w:rsidRDefault="00A640B1" w:rsidP="00A640B1">
      <w:pPr>
        <w:pStyle w:val="BodyText"/>
        <w:rPr>
          <w:sz w:val="24"/>
          <w:szCs w:val="24"/>
          <w:lang w:eastAsia="en-US"/>
        </w:rPr>
      </w:pPr>
    </w:p>
    <w:p w14:paraId="126FCC1E" w14:textId="0EC0281F" w:rsidR="00377177" w:rsidRPr="002C39AC" w:rsidRDefault="00377177" w:rsidP="002C39AC">
      <w:pPr>
        <w:pStyle w:val="Heading2"/>
      </w:pPr>
      <w:bookmarkStart w:id="803" w:name="_Toc513104871"/>
      <w:r w:rsidRPr="002C39AC">
        <w:t>Policies and Constraints</w:t>
      </w:r>
      <w:bookmarkEnd w:id="803"/>
    </w:p>
    <w:p w14:paraId="7B553B00" w14:textId="413B7094" w:rsidR="00377177" w:rsidRPr="002C39AC" w:rsidRDefault="00377177" w:rsidP="002C39AC">
      <w:pPr>
        <w:pStyle w:val="Heading3"/>
        <w:rPr>
          <w:szCs w:val="24"/>
        </w:rPr>
      </w:pPr>
      <w:bookmarkStart w:id="804" w:name="_Toc513104872"/>
      <w:r w:rsidRPr="002C39AC">
        <w:rPr>
          <w:szCs w:val="24"/>
        </w:rPr>
        <w:t>HIPAA Compliance</w:t>
      </w:r>
      <w:bookmarkEnd w:id="804"/>
      <w:r w:rsidRPr="002C39AC">
        <w:rPr>
          <w:szCs w:val="24"/>
        </w:rPr>
        <w:t xml:space="preserve"> </w:t>
      </w:r>
    </w:p>
    <w:p w14:paraId="2F9C65B7" w14:textId="6653988B" w:rsidR="0060103B" w:rsidRPr="008D609F" w:rsidRDefault="0060103B" w:rsidP="008D609F">
      <w:pPr>
        <w:rPr>
          <w:rFonts w:ascii="Verdana" w:hAnsi="Verdana"/>
          <w:sz w:val="24"/>
        </w:rPr>
      </w:pPr>
      <w:r w:rsidRPr="008D609F">
        <w:rPr>
          <w:rFonts w:ascii="Verdana" w:eastAsia="MS Mincho" w:hAnsi="Verdana"/>
          <w:sz w:val="24"/>
        </w:rPr>
        <w:t xml:space="preserve">FSC receives </w:t>
      </w:r>
      <w:r>
        <w:rPr>
          <w:rFonts w:ascii="Verdana" w:eastAsia="MS Mincho" w:hAnsi="Verdana"/>
          <w:sz w:val="24"/>
        </w:rPr>
        <w:t xml:space="preserve">835 data from </w:t>
      </w:r>
      <w:del w:id="805" w:author="Keith Oulson" w:date="2018-05-02T10:33:00Z">
        <w:r w:rsidDel="006350D3">
          <w:rPr>
            <w:rFonts w:ascii="Verdana" w:eastAsia="MS Mincho" w:hAnsi="Verdana"/>
            <w:sz w:val="24"/>
          </w:rPr>
          <w:delText>payers</w:delText>
        </w:r>
      </w:del>
      <w:ins w:id="806" w:author="Keith Oulson" w:date="2018-05-03T09:27:00Z">
        <w:r w:rsidR="0031761F">
          <w:rPr>
            <w:rFonts w:ascii="Verdana" w:eastAsia="MS Mincho" w:hAnsi="Verdana"/>
            <w:sz w:val="24"/>
          </w:rPr>
          <w:t>financial or banking institutions</w:t>
        </w:r>
      </w:ins>
      <w:r>
        <w:rPr>
          <w:rFonts w:ascii="Verdana" w:eastAsia="MS Mincho" w:hAnsi="Verdana"/>
          <w:sz w:val="24"/>
        </w:rPr>
        <w:t>.</w:t>
      </w:r>
    </w:p>
    <w:p w14:paraId="66096649" w14:textId="77777777" w:rsidR="00377177" w:rsidRPr="006B3A72" w:rsidRDefault="00377177" w:rsidP="00377177">
      <w:pPr>
        <w:pStyle w:val="BodyText"/>
        <w:rPr>
          <w:sz w:val="24"/>
          <w:szCs w:val="24"/>
          <w:lang w:eastAsia="en-US"/>
        </w:rPr>
      </w:pPr>
    </w:p>
    <w:p w14:paraId="054FEF43" w14:textId="77777777" w:rsidR="00995F9B" w:rsidRDefault="00995F9B" w:rsidP="00995F9B">
      <w:pPr>
        <w:pStyle w:val="BodyText"/>
        <w:ind w:left="360"/>
        <w:sectPr w:rsidR="00995F9B" w:rsidSect="006E4B3F">
          <w:headerReference w:type="even" r:id="rId25"/>
          <w:footerReference w:type="even" r:id="rId26"/>
          <w:pgSz w:w="12240" w:h="15840" w:code="1"/>
          <w:pgMar w:top="1440" w:right="1440" w:bottom="1440" w:left="1440" w:header="720" w:footer="720" w:gutter="0"/>
          <w:pgNumType w:start="1"/>
          <w:cols w:space="720"/>
          <w:docGrid w:linePitch="360"/>
        </w:sectPr>
      </w:pPr>
      <w:bookmarkStart w:id="807" w:name="_Toc216071626"/>
      <w:bookmarkEnd w:id="791"/>
      <w:bookmarkEnd w:id="792"/>
      <w:bookmarkEnd w:id="793"/>
      <w:bookmarkEnd w:id="794"/>
    </w:p>
    <w:p w14:paraId="054FEF44" w14:textId="77777777" w:rsidR="00995F9B" w:rsidRDefault="00995F9B" w:rsidP="00995F9B">
      <w:pPr>
        <w:pStyle w:val="BodyText"/>
        <w:ind w:left="360"/>
      </w:pPr>
    </w:p>
    <w:p w14:paraId="054FEF45" w14:textId="1273F095" w:rsidR="00CC1A4D" w:rsidRPr="002C39AC" w:rsidRDefault="00D952B0" w:rsidP="002C39AC">
      <w:pPr>
        <w:pStyle w:val="Heading1"/>
      </w:pPr>
      <w:bookmarkStart w:id="808" w:name="_Toc263270971"/>
      <w:bookmarkStart w:id="809" w:name="_Toc263271250"/>
      <w:bookmarkStart w:id="810" w:name="_Toc377477611"/>
      <w:bookmarkStart w:id="811" w:name="_Toc513104873"/>
      <w:r w:rsidRPr="002C39AC">
        <w:t>Appendix A</w:t>
      </w:r>
      <w:bookmarkEnd w:id="1"/>
      <w:bookmarkEnd w:id="807"/>
      <w:bookmarkEnd w:id="808"/>
      <w:bookmarkEnd w:id="809"/>
      <w:bookmarkEnd w:id="810"/>
      <w:bookmarkEnd w:id="811"/>
    </w:p>
    <w:p w14:paraId="3275E7CE" w14:textId="59FF2AF7" w:rsidR="00377177" w:rsidRDefault="00377177" w:rsidP="002C39AC">
      <w:pPr>
        <w:pStyle w:val="Heading2"/>
      </w:pPr>
      <w:bookmarkStart w:id="812" w:name="_Toc513104874"/>
      <w:r w:rsidRPr="002C39AC">
        <w:t>Data Elements</w:t>
      </w:r>
      <w:bookmarkEnd w:id="812"/>
    </w:p>
    <w:p w14:paraId="26BFDAFE" w14:textId="77777777" w:rsidR="00D65069" w:rsidRPr="003816B9" w:rsidRDefault="00D65069" w:rsidP="00D65069">
      <w:pPr>
        <w:pStyle w:val="BodyText"/>
        <w:rPr>
          <w:rFonts w:ascii="Verdana" w:hAnsi="Verdana"/>
          <w:sz w:val="24"/>
          <w:szCs w:val="24"/>
        </w:rPr>
      </w:pPr>
      <w:r>
        <w:rPr>
          <w:rFonts w:ascii="Verdana" w:hAnsi="Verdana"/>
          <w:sz w:val="24"/>
          <w:szCs w:val="24"/>
          <w:lang w:eastAsia="en-US"/>
        </w:rPr>
        <w:t xml:space="preserve">Data being exchanged between TAS and FSC will be formatted in FHIR using the JSON notation. Data elements are mapped into fields in FHIR resources. FHIR resources will be located inside a FHIR bundle. </w:t>
      </w:r>
    </w:p>
    <w:p w14:paraId="2D2022DE" w14:textId="77777777" w:rsidR="00D65069" w:rsidRPr="00F7010D" w:rsidRDefault="00D65069" w:rsidP="00F7010D">
      <w:pPr>
        <w:pStyle w:val="BodyText"/>
      </w:pPr>
    </w:p>
    <w:p w14:paraId="780BF152" w14:textId="7FE87818" w:rsidR="00377177" w:rsidRDefault="00377177" w:rsidP="002C39AC">
      <w:pPr>
        <w:pStyle w:val="Heading2"/>
      </w:pPr>
      <w:bookmarkStart w:id="813" w:name="_Bundle"/>
      <w:bookmarkStart w:id="814" w:name="_Toc513104875"/>
      <w:bookmarkEnd w:id="813"/>
      <w:r w:rsidRPr="002C39AC">
        <w:t>Bundle</w:t>
      </w:r>
      <w:bookmarkEnd w:id="814"/>
    </w:p>
    <w:p w14:paraId="5F866C63" w14:textId="2D49AFBC" w:rsidR="009E0E03" w:rsidRDefault="009E0E03" w:rsidP="009E0E03">
      <w:pPr>
        <w:pStyle w:val="BodyText"/>
        <w:rPr>
          <w:rFonts w:ascii="Verdana" w:hAnsi="Verdana"/>
          <w:sz w:val="24"/>
          <w:szCs w:val="24"/>
          <w:lang w:eastAsia="en-US"/>
        </w:rPr>
      </w:pPr>
      <w:r w:rsidRPr="008D609F">
        <w:rPr>
          <w:rFonts w:ascii="Verdana" w:hAnsi="Verdana"/>
          <w:sz w:val="24"/>
          <w:szCs w:val="24"/>
          <w:lang w:eastAsia="en-US"/>
        </w:rPr>
        <w:t>Repeating fields within a segment need context</w:t>
      </w:r>
      <w:r>
        <w:rPr>
          <w:rFonts w:ascii="Verdana" w:hAnsi="Verdana"/>
          <w:sz w:val="24"/>
          <w:szCs w:val="24"/>
          <w:lang w:eastAsia="en-US"/>
        </w:rPr>
        <w:t xml:space="preserve"> definition so they can be differentiated within a segment.</w:t>
      </w:r>
    </w:p>
    <w:p w14:paraId="42F90E6C" w14:textId="77777777" w:rsidR="009E0E03" w:rsidRPr="008D609F" w:rsidRDefault="009E0E03" w:rsidP="009E0E03">
      <w:pPr>
        <w:pStyle w:val="BodyText"/>
        <w:rPr>
          <w:rFonts w:ascii="Verdana" w:hAnsi="Verdana"/>
          <w:sz w:val="24"/>
          <w:szCs w:val="24"/>
          <w:lang w:eastAsia="en-US"/>
        </w:rPr>
      </w:pPr>
      <w:r>
        <w:rPr>
          <w:rFonts w:ascii="Verdana" w:hAnsi="Verdana"/>
          <w:sz w:val="24"/>
          <w:szCs w:val="24"/>
          <w:lang w:eastAsia="en-US"/>
        </w:rPr>
        <w:t xml:space="preserve">Also, repeating fields across multiple segments need to be differentiated. Following </w:t>
      </w:r>
      <w:r w:rsidRPr="008D609F">
        <w:rPr>
          <w:rFonts w:ascii="Verdana" w:hAnsi="Verdana"/>
          <w:sz w:val="24"/>
          <w:szCs w:val="24"/>
          <w:lang w:eastAsia="en-US"/>
        </w:rPr>
        <w:t xml:space="preserve">steps </w:t>
      </w:r>
      <w:r>
        <w:rPr>
          <w:rFonts w:ascii="Verdana" w:hAnsi="Verdana"/>
          <w:sz w:val="24"/>
          <w:szCs w:val="24"/>
          <w:lang w:eastAsia="en-US"/>
        </w:rPr>
        <w:t xml:space="preserve">have been used to </w:t>
      </w:r>
      <w:r w:rsidRPr="008D609F">
        <w:rPr>
          <w:rFonts w:ascii="Verdana" w:hAnsi="Verdana"/>
          <w:sz w:val="24"/>
          <w:szCs w:val="24"/>
          <w:lang w:eastAsia="en-US"/>
        </w:rPr>
        <w:t>assign context to fields.</w:t>
      </w:r>
    </w:p>
    <w:p w14:paraId="67AB13C2" w14:textId="17897333" w:rsidR="009E0E03" w:rsidRPr="008D609F" w:rsidRDefault="009E0E03" w:rsidP="00D65069">
      <w:pPr>
        <w:pStyle w:val="BodyText"/>
        <w:numPr>
          <w:ilvl w:val="0"/>
          <w:numId w:val="25"/>
        </w:numPr>
        <w:rPr>
          <w:rFonts w:ascii="Verdana" w:hAnsi="Verdana"/>
          <w:sz w:val="24"/>
          <w:szCs w:val="24"/>
          <w:lang w:eastAsia="en-US"/>
        </w:rPr>
      </w:pPr>
      <w:r w:rsidRPr="008D609F">
        <w:rPr>
          <w:rFonts w:ascii="Verdana" w:hAnsi="Verdana"/>
          <w:sz w:val="24"/>
          <w:szCs w:val="24"/>
          <w:lang w:eastAsia="en-US"/>
        </w:rPr>
        <w:t xml:space="preserve">Identify the </w:t>
      </w:r>
      <w:r w:rsidRPr="00DC422B">
        <w:rPr>
          <w:rFonts w:ascii="Verdana" w:hAnsi="Verdana"/>
          <w:sz w:val="24"/>
          <w:szCs w:val="24"/>
          <w:lang w:eastAsia="en-US"/>
        </w:rPr>
        <w:t>segment</w:t>
      </w:r>
      <w:r>
        <w:rPr>
          <w:rFonts w:ascii="Verdana" w:hAnsi="Verdana"/>
          <w:sz w:val="24"/>
          <w:szCs w:val="24"/>
          <w:lang w:eastAsia="en-US"/>
        </w:rPr>
        <w:t xml:space="preserve"> where the resource is located </w:t>
      </w:r>
      <w:r w:rsidRPr="008D609F">
        <w:rPr>
          <w:rFonts w:ascii="Verdana" w:hAnsi="Verdana"/>
          <w:sz w:val="24"/>
          <w:szCs w:val="24"/>
          <w:lang w:eastAsia="en-US"/>
        </w:rPr>
        <w:t>(Bundle.entry.extension.url="segment" and Bundle.entry.extension.valueString="</w:t>
      </w:r>
      <w:r w:rsidR="00D65069" w:rsidRPr="00D65069">
        <w:t xml:space="preserve"> </w:t>
      </w:r>
      <w:r w:rsidR="00D65069" w:rsidRPr="00D65069">
        <w:rPr>
          <w:rFonts w:ascii="Verdana" w:hAnsi="Verdana"/>
          <w:sz w:val="24"/>
          <w:szCs w:val="24"/>
          <w:lang w:eastAsia="en-US"/>
        </w:rPr>
        <w:t>835-Header</w:t>
      </w:r>
      <w:r w:rsidRPr="008D609F">
        <w:rPr>
          <w:rFonts w:ascii="Verdana" w:hAnsi="Verdana"/>
          <w:sz w:val="24"/>
          <w:szCs w:val="24"/>
          <w:lang w:eastAsia="en-US"/>
        </w:rPr>
        <w:t>") [MessageType-Segment]</w:t>
      </w:r>
    </w:p>
    <w:p w14:paraId="2921E11B" w14:textId="0D4B031F" w:rsidR="009E0E03" w:rsidRPr="008D609F" w:rsidRDefault="009E0E03" w:rsidP="00807A4A">
      <w:pPr>
        <w:pStyle w:val="BodyText"/>
        <w:numPr>
          <w:ilvl w:val="0"/>
          <w:numId w:val="25"/>
        </w:numPr>
        <w:rPr>
          <w:rFonts w:ascii="Verdana" w:hAnsi="Verdana"/>
          <w:sz w:val="24"/>
          <w:szCs w:val="24"/>
          <w:lang w:eastAsia="en-US"/>
        </w:rPr>
      </w:pPr>
      <w:r w:rsidRPr="008D609F">
        <w:rPr>
          <w:rFonts w:ascii="Verdana" w:hAnsi="Verdana"/>
          <w:sz w:val="24"/>
          <w:szCs w:val="24"/>
          <w:lang w:eastAsia="en-US"/>
        </w:rPr>
        <w:t>Where elements repeat within a segment use ext</w:t>
      </w:r>
      <w:r>
        <w:rPr>
          <w:rFonts w:ascii="Verdana" w:hAnsi="Verdana"/>
          <w:sz w:val="24"/>
          <w:szCs w:val="24"/>
          <w:lang w:eastAsia="en-US"/>
        </w:rPr>
        <w:t xml:space="preserve">ension.valueString to identify </w:t>
      </w:r>
      <w:r w:rsidRPr="008D609F">
        <w:rPr>
          <w:rFonts w:ascii="Verdana" w:hAnsi="Verdana"/>
          <w:sz w:val="24"/>
          <w:szCs w:val="24"/>
          <w:lang w:eastAsia="en-US"/>
        </w:rPr>
        <w:t>field (</w:t>
      </w:r>
      <w:r w:rsidR="00807A4A" w:rsidRPr="00807A4A">
        <w:rPr>
          <w:rFonts w:ascii="Verdana" w:hAnsi="Verdana"/>
          <w:sz w:val="24"/>
          <w:szCs w:val="24"/>
          <w:lang w:eastAsia="en-US"/>
        </w:rPr>
        <w:t xml:space="preserve">MessageHeader.extension.url="sequence", </w:t>
      </w:r>
      <w:proofErr w:type="spellStart"/>
      <w:r w:rsidR="00807A4A" w:rsidRPr="00807A4A">
        <w:rPr>
          <w:rFonts w:ascii="Verdana" w:hAnsi="Verdana"/>
          <w:sz w:val="24"/>
          <w:szCs w:val="24"/>
          <w:lang w:eastAsia="en-US"/>
        </w:rPr>
        <w:t>MessageHeader.extension.valueString</w:t>
      </w:r>
      <w:proofErr w:type="spellEnd"/>
      <w:r w:rsidR="00807A4A" w:rsidRPr="00807A4A">
        <w:rPr>
          <w:rFonts w:ascii="Verdana" w:hAnsi="Verdana"/>
          <w:sz w:val="24"/>
          <w:szCs w:val="24"/>
          <w:lang w:eastAsia="en-US"/>
        </w:rPr>
        <w:t>="835-Header-01"</w:t>
      </w:r>
      <w:r>
        <w:rPr>
          <w:rFonts w:ascii="Verdana" w:hAnsi="Verdana"/>
          <w:sz w:val="24"/>
          <w:szCs w:val="24"/>
          <w:lang w:eastAsia="en-US"/>
        </w:rPr>
        <w:t xml:space="preserve">) </w:t>
      </w:r>
      <w:r w:rsidRPr="008D609F">
        <w:rPr>
          <w:rFonts w:ascii="Verdana" w:hAnsi="Verdana"/>
          <w:sz w:val="24"/>
          <w:szCs w:val="24"/>
          <w:lang w:eastAsia="en-US"/>
        </w:rPr>
        <w:t>[MessageType-Segment-Field]</w:t>
      </w:r>
    </w:p>
    <w:p w14:paraId="13C5844E" w14:textId="37F14AF9" w:rsidR="009E0E03" w:rsidRPr="00725794" w:rsidRDefault="009E0E03" w:rsidP="00807A4A">
      <w:pPr>
        <w:pStyle w:val="BodyText"/>
        <w:numPr>
          <w:ilvl w:val="0"/>
          <w:numId w:val="25"/>
        </w:numPr>
        <w:rPr>
          <w:rFonts w:ascii="Verdana" w:hAnsi="Verdana"/>
          <w:szCs w:val="24"/>
        </w:rPr>
      </w:pPr>
      <w:r w:rsidRPr="008D609F">
        <w:rPr>
          <w:rFonts w:ascii="Verdana" w:hAnsi="Verdana"/>
          <w:sz w:val="24"/>
          <w:szCs w:val="24"/>
          <w:lang w:eastAsia="en-US"/>
        </w:rPr>
        <w:t>Repeating segments will include an incrementing id (</w:t>
      </w:r>
      <w:r w:rsidR="00807A4A" w:rsidRPr="00807A4A">
        <w:rPr>
          <w:rFonts w:ascii="Verdana" w:hAnsi="Verdana"/>
          <w:sz w:val="24"/>
          <w:szCs w:val="24"/>
          <w:lang w:eastAsia="en-US"/>
        </w:rPr>
        <w:t>835-PayerAdjustmentRecordGroup2</w:t>
      </w:r>
      <w:r w:rsidRPr="008D609F">
        <w:rPr>
          <w:rFonts w:ascii="Verdana" w:hAnsi="Verdana"/>
          <w:sz w:val="24"/>
          <w:szCs w:val="24"/>
          <w:lang w:eastAsia="en-US"/>
        </w:rPr>
        <w:t xml:space="preserve">, </w:t>
      </w:r>
      <w:r w:rsidR="00807A4A">
        <w:rPr>
          <w:rFonts w:ascii="Verdana" w:hAnsi="Verdana"/>
          <w:sz w:val="24"/>
          <w:szCs w:val="24"/>
          <w:lang w:eastAsia="en-US"/>
        </w:rPr>
        <w:t>835-PayerAdjustmentRecordGroup3</w:t>
      </w:r>
      <w:r w:rsidRPr="008D609F">
        <w:rPr>
          <w:rFonts w:ascii="Verdana" w:hAnsi="Verdana"/>
          <w:sz w:val="24"/>
          <w:szCs w:val="24"/>
          <w:lang w:eastAsia="en-US"/>
        </w:rPr>
        <w:t>, ...)</w:t>
      </w:r>
    </w:p>
    <w:p w14:paraId="3ED5F644" w14:textId="04F374D1" w:rsidR="00725794" w:rsidRDefault="00725794" w:rsidP="00725794">
      <w:pPr>
        <w:pStyle w:val="BodyText"/>
        <w:rPr>
          <w:rFonts w:ascii="Verdana" w:hAnsi="Verdana"/>
          <w:szCs w:val="24"/>
        </w:rPr>
      </w:pPr>
    </w:p>
    <w:p w14:paraId="427005E4" w14:textId="02BBD1D1" w:rsidR="00725794" w:rsidRDefault="00725794" w:rsidP="00725794">
      <w:pPr>
        <w:pStyle w:val="BodyText"/>
        <w:rPr>
          <w:rFonts w:ascii="Verdana" w:hAnsi="Verdana"/>
          <w:sz w:val="24"/>
          <w:szCs w:val="24"/>
          <w:lang w:eastAsia="en-US"/>
        </w:rPr>
      </w:pPr>
      <w:r>
        <w:rPr>
          <w:rFonts w:ascii="Verdana" w:hAnsi="Verdana"/>
          <w:sz w:val="24"/>
          <w:szCs w:val="24"/>
          <w:lang w:eastAsia="en-US"/>
        </w:rPr>
        <w:t xml:space="preserve">Following JSON files describe the 835 bundles. </w:t>
      </w:r>
      <w:bookmarkStart w:id="815" w:name="_GoBack"/>
      <w:bookmarkEnd w:id="815"/>
      <w:del w:id="816" w:author="Steffen Maerdian" w:date="2018-05-11T08:02:00Z">
        <w:r w:rsidRPr="00073EFA" w:rsidDel="00B12387">
          <w:rPr>
            <w:rFonts w:ascii="Verdana" w:hAnsi="Verdana" w:cs="Segoe UI"/>
            <w:color w:val="333333"/>
            <w:sz w:val="24"/>
            <w:szCs w:val="24"/>
            <w:shd w:val="clear" w:color="auto" w:fill="FFFFFF"/>
          </w:rPr>
          <w:delText>The JSON bundle files are auto-generated using the mapping sheets. They may not be accurate and there are issues that we are aware of. We are continuing to fix the issues that we've identified</w:delText>
        </w:r>
        <w:r w:rsidDel="00B12387">
          <w:rPr>
            <w:rFonts w:ascii="Segoe UI" w:hAnsi="Segoe UI" w:cs="Segoe UI"/>
            <w:color w:val="333333"/>
            <w:sz w:val="21"/>
            <w:szCs w:val="21"/>
            <w:shd w:val="clear" w:color="auto" w:fill="FFFFFF"/>
          </w:rPr>
          <w:delText>.</w:delText>
        </w:r>
      </w:del>
    </w:p>
    <w:p w14:paraId="7308B9C9" w14:textId="77777777" w:rsidR="009C69D8" w:rsidRPr="00F7010D" w:rsidRDefault="009C69D8" w:rsidP="00F7010D">
      <w:pPr>
        <w:pStyle w:val="BodyText"/>
        <w:ind w:left="720"/>
        <w:rPr>
          <w:rFonts w:ascii="Verdana" w:hAnsi="Verdana"/>
          <w:szCs w:val="24"/>
        </w:rPr>
      </w:pPr>
    </w:p>
    <w:p w14:paraId="55B55938" w14:textId="5F6407A9" w:rsidR="009C69D8" w:rsidRDefault="009C69D8" w:rsidP="00F7010D">
      <w:pPr>
        <w:pStyle w:val="Heading3"/>
      </w:pPr>
      <w:bookmarkStart w:id="817" w:name="_Toc513104876"/>
      <w:r>
        <w:t>ERA Bundle</w:t>
      </w:r>
      <w:bookmarkEnd w:id="817"/>
    </w:p>
    <w:p w14:paraId="1B86C44D" w14:textId="1955B46F" w:rsidR="00725794" w:rsidRPr="00725794" w:rsidRDefault="00725794" w:rsidP="00725794">
      <w:pPr>
        <w:pStyle w:val="BodyText"/>
        <w:rPr>
          <w:lang w:eastAsia="en-US"/>
        </w:rPr>
      </w:pPr>
      <w:del w:id="818" w:author="Steffen Maerdian" w:date="2018-05-08T15:22:00Z">
        <w:r w:rsidDel="007E64F9">
          <w:rPr>
            <w:lang w:eastAsia="en-US"/>
          </w:rPr>
          <w:object w:dxaOrig="1540" w:dyaOrig="997" w14:anchorId="0BF04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7" o:title=""/>
            </v:shape>
            <o:OLEObject Type="Embed" ProgID="Package" ShapeID="_x0000_i1025" DrawAspect="Icon" ObjectID="_1587530894" r:id="rId28"/>
          </w:object>
        </w:r>
      </w:del>
      <w:ins w:id="819" w:author="Steffen Maerdian" w:date="2018-05-08T15:22:00Z">
        <w:r w:rsidR="007E64F9">
          <w:rPr>
            <w:lang w:eastAsia="en-US"/>
          </w:rPr>
          <w:object w:dxaOrig="1532" w:dyaOrig="991" w14:anchorId="07F7C1BF">
            <v:shape id="_x0000_i1026" type="#_x0000_t75" style="width:76.5pt;height:49.5pt" o:ole="">
              <v:imagedata r:id="rId29" o:title=""/>
            </v:shape>
            <o:OLEObject Type="Embed" ProgID="Package" ShapeID="_x0000_i1026" DrawAspect="Icon" ObjectID="_1587530895" r:id="rId30"/>
          </w:object>
        </w:r>
      </w:ins>
    </w:p>
    <w:p w14:paraId="0C21722E" w14:textId="273A6FAC" w:rsidR="009C69D8" w:rsidDel="006350D3" w:rsidRDefault="009C69D8" w:rsidP="00725794">
      <w:pPr>
        <w:pStyle w:val="Heading3"/>
        <w:rPr>
          <w:del w:id="820" w:author="Keith Oulson" w:date="2018-05-02T10:33:00Z"/>
        </w:rPr>
      </w:pPr>
      <w:del w:id="821" w:author="Keith Oulson" w:date="2018-05-02T10:33:00Z">
        <w:r w:rsidDel="006350D3">
          <w:delText>MRA Bundle</w:delText>
        </w:r>
      </w:del>
    </w:p>
    <w:p w14:paraId="11C56990" w14:textId="21105983" w:rsidR="00725794" w:rsidRPr="00725794" w:rsidRDefault="00725794" w:rsidP="00725794">
      <w:pPr>
        <w:pStyle w:val="BodyText"/>
        <w:rPr>
          <w:lang w:eastAsia="en-US"/>
        </w:rPr>
      </w:pPr>
      <w:del w:id="822" w:author="Keith Oulson" w:date="2018-05-02T10:33:00Z">
        <w:r w:rsidDel="006350D3">
          <w:rPr>
            <w:lang w:eastAsia="en-US"/>
          </w:rPr>
          <w:object w:dxaOrig="1540" w:dyaOrig="997" w14:anchorId="1B1F8899">
            <v:shape id="_x0000_i1027" type="#_x0000_t75" style="width:77.25pt;height:49.5pt" o:ole="">
              <v:imagedata r:id="rId31" o:title=""/>
            </v:shape>
            <o:OLEObject Type="Embed" ProgID="Package" ShapeID="_x0000_i1027" DrawAspect="Icon" ObjectID="_1587530896" r:id="rId32"/>
          </w:object>
        </w:r>
      </w:del>
    </w:p>
    <w:p w14:paraId="1D55E0CA" w14:textId="5560D4B6" w:rsidR="009C69D8" w:rsidRPr="00B72A1B" w:rsidRDefault="009C69D8" w:rsidP="00F7010D">
      <w:pPr>
        <w:pStyle w:val="Heading3"/>
      </w:pPr>
      <w:bookmarkStart w:id="823" w:name="_Toc513104877"/>
      <w:r>
        <w:t>EFT Bundle</w:t>
      </w:r>
      <w:bookmarkEnd w:id="823"/>
    </w:p>
    <w:p w14:paraId="33403C7F" w14:textId="0B5FAC10" w:rsidR="00767014" w:rsidRPr="006B3A72" w:rsidRDefault="0070145D" w:rsidP="009E0E03">
      <w:pPr>
        <w:pStyle w:val="BodyText"/>
        <w:rPr>
          <w:sz w:val="24"/>
          <w:szCs w:val="24"/>
          <w:lang w:eastAsia="en-US"/>
        </w:rPr>
      </w:pPr>
      <w:del w:id="824" w:author="Steffen Maerdian" w:date="2018-05-08T15:45:00Z">
        <w:r w:rsidDel="00986920">
          <w:rPr>
            <w:sz w:val="24"/>
            <w:szCs w:val="24"/>
            <w:lang w:eastAsia="en-US"/>
          </w:rPr>
          <w:object w:dxaOrig="1540" w:dyaOrig="997" w14:anchorId="460F38F5">
            <v:shape id="_x0000_i1028" type="#_x0000_t75" style="width:77.25pt;height:49.5pt" o:ole="">
              <v:imagedata r:id="rId33" o:title=""/>
            </v:shape>
            <o:OLEObject Type="Embed" ProgID="Package" ShapeID="_x0000_i1028" DrawAspect="Icon" ObjectID="_1587530897" r:id="rId34"/>
          </w:object>
        </w:r>
      </w:del>
      <w:ins w:id="825" w:author="Steffen Maerdian" w:date="2018-05-08T15:46:00Z">
        <w:r w:rsidR="00986920">
          <w:rPr>
            <w:sz w:val="24"/>
            <w:szCs w:val="24"/>
            <w:lang w:eastAsia="en-US"/>
          </w:rPr>
          <w:object w:dxaOrig="1532" w:dyaOrig="991" w14:anchorId="70588E64">
            <v:shape id="_x0000_i1029" type="#_x0000_t75" style="width:76.5pt;height:49.5pt" o:ole="">
              <v:imagedata r:id="rId35" o:title=""/>
            </v:shape>
            <o:OLEObject Type="Embed" ProgID="Package" ShapeID="_x0000_i1029" DrawAspect="Icon" ObjectID="_1587530898" r:id="rId36"/>
          </w:object>
        </w:r>
      </w:ins>
    </w:p>
    <w:p w14:paraId="2A0F37F5" w14:textId="402FFB25" w:rsidR="00377177" w:rsidRDefault="00377177">
      <w:pPr>
        <w:pStyle w:val="Heading2"/>
      </w:pPr>
      <w:bookmarkStart w:id="826" w:name="_Toc513104878"/>
      <w:r w:rsidRPr="002C39AC">
        <w:lastRenderedPageBreak/>
        <w:t>Resource Sections</w:t>
      </w:r>
      <w:bookmarkEnd w:id="826"/>
    </w:p>
    <w:p w14:paraId="2D9BFF72" w14:textId="6CD7D695" w:rsidR="003C42BF" w:rsidRPr="00351655" w:rsidRDefault="009E0E03">
      <w:pPr>
        <w:pStyle w:val="Heading3"/>
        <w:rPr>
          <w:szCs w:val="24"/>
        </w:rPr>
      </w:pPr>
      <w:bookmarkStart w:id="827" w:name="_835_MRA_and"/>
      <w:bookmarkStart w:id="828" w:name="_Toc513104879"/>
      <w:bookmarkEnd w:id="827"/>
      <w:r>
        <w:rPr>
          <w:szCs w:val="24"/>
        </w:rPr>
        <w:t>835</w:t>
      </w:r>
      <w:r w:rsidRPr="0030769F">
        <w:rPr>
          <w:szCs w:val="24"/>
        </w:rPr>
        <w:t xml:space="preserve"> </w:t>
      </w:r>
      <w:r>
        <w:rPr>
          <w:szCs w:val="24"/>
        </w:rPr>
        <w:t>ERA</w:t>
      </w:r>
      <w:r w:rsidRPr="0030769F">
        <w:rPr>
          <w:szCs w:val="24"/>
        </w:rPr>
        <w:t xml:space="preserve"> FHIR Bundle Resources</w:t>
      </w:r>
      <w:bookmarkEnd w:id="828"/>
    </w:p>
    <w:p w14:paraId="361EF85E" w14:textId="35E5F398" w:rsidR="00263B49" w:rsidRDefault="00263B49" w:rsidP="00F7010D">
      <w:pPr>
        <w:pStyle w:val="Heading4"/>
      </w:pPr>
      <w:r>
        <w:t>Basic</w:t>
      </w:r>
    </w:p>
    <w:p w14:paraId="41A156D1" w14:textId="590FBEA8" w:rsidR="00263B49" w:rsidRPr="006B3A72" w:rsidRDefault="003C42BF" w:rsidP="00F7010D">
      <w:pPr>
        <w:pStyle w:val="BodyText"/>
        <w:keepNext/>
        <w:rPr>
          <w:sz w:val="24"/>
          <w:szCs w:val="24"/>
          <w:lang w:eastAsia="en-US"/>
        </w:rPr>
      </w:pPr>
      <w:r w:rsidRPr="00963487">
        <w:rPr>
          <w:rFonts w:ascii="Verdana" w:hAnsi="Verdana"/>
          <w:sz w:val="24"/>
          <w:szCs w:val="24"/>
        </w:rPr>
        <w:t>See Basic resource in Bundle included in section 3.2</w:t>
      </w:r>
      <w:r w:rsidR="00767014">
        <w:rPr>
          <w:rFonts w:ascii="Verdana" w:hAnsi="Verdana"/>
          <w:sz w:val="24"/>
          <w:szCs w:val="24"/>
        </w:rPr>
        <w:t>.1</w:t>
      </w:r>
    </w:p>
    <w:p w14:paraId="5D2AFA59" w14:textId="51BEF133" w:rsidR="00263B49" w:rsidRDefault="00263B49" w:rsidP="00263B49">
      <w:pPr>
        <w:pStyle w:val="Heading4"/>
      </w:pPr>
      <w:r>
        <w:t>Claim</w:t>
      </w:r>
    </w:p>
    <w:p w14:paraId="39B04CB0" w14:textId="75945B83" w:rsidR="00163A7E" w:rsidRPr="00163A7E" w:rsidRDefault="003C42BF" w:rsidP="00F7010D">
      <w:pPr>
        <w:pStyle w:val="BodyText"/>
        <w:keepNext/>
        <w:rPr>
          <w:lang w:eastAsia="en-US"/>
        </w:rPr>
      </w:pPr>
      <w:r w:rsidRPr="00F7010D">
        <w:rPr>
          <w:rFonts w:ascii="Verdana" w:hAnsi="Verdana"/>
          <w:sz w:val="24"/>
          <w:szCs w:val="24"/>
        </w:rPr>
        <w:t xml:space="preserve">See </w:t>
      </w:r>
      <w:r>
        <w:rPr>
          <w:rFonts w:ascii="Verdana" w:hAnsi="Verdana"/>
          <w:sz w:val="24"/>
          <w:szCs w:val="24"/>
        </w:rPr>
        <w:t>Claim</w:t>
      </w:r>
      <w:r w:rsidRPr="00F7010D">
        <w:rPr>
          <w:rFonts w:ascii="Verdana" w:hAnsi="Verdana"/>
          <w:sz w:val="24"/>
          <w:szCs w:val="24"/>
        </w:rPr>
        <w:t xml:space="preserve"> resource in Bundle included </w:t>
      </w:r>
      <w:r w:rsidR="00767014" w:rsidRPr="00963487">
        <w:rPr>
          <w:rFonts w:ascii="Verdana" w:hAnsi="Verdana"/>
          <w:sz w:val="24"/>
          <w:szCs w:val="24"/>
        </w:rPr>
        <w:t>in section 3.2</w:t>
      </w:r>
      <w:r w:rsidR="00767014">
        <w:rPr>
          <w:rFonts w:ascii="Verdana" w:hAnsi="Verdana"/>
          <w:sz w:val="24"/>
          <w:szCs w:val="24"/>
        </w:rPr>
        <w:t>.1</w:t>
      </w:r>
    </w:p>
    <w:p w14:paraId="6A28AA40" w14:textId="638C7E8E" w:rsidR="00163A7E" w:rsidRDefault="00263B49" w:rsidP="00163A7E">
      <w:pPr>
        <w:pStyle w:val="Heading4"/>
      </w:pPr>
      <w:r>
        <w:t>ClaimResponse</w:t>
      </w:r>
    </w:p>
    <w:p w14:paraId="27DD26DD" w14:textId="1735DF7E" w:rsidR="00163A7E" w:rsidRPr="00163A7E" w:rsidRDefault="003C42BF" w:rsidP="00F7010D">
      <w:pPr>
        <w:pStyle w:val="BodyText"/>
        <w:keepNext/>
        <w:rPr>
          <w:lang w:eastAsia="en-US"/>
        </w:rPr>
      </w:pPr>
      <w:r w:rsidRPr="00963487">
        <w:rPr>
          <w:rFonts w:ascii="Verdana" w:hAnsi="Verdana"/>
          <w:sz w:val="24"/>
          <w:szCs w:val="24"/>
        </w:rPr>
        <w:t xml:space="preserve">See </w:t>
      </w:r>
      <w:r>
        <w:rPr>
          <w:rFonts w:ascii="Verdana" w:hAnsi="Verdana"/>
          <w:sz w:val="24"/>
          <w:szCs w:val="24"/>
        </w:rPr>
        <w:t>ClaimResponse</w:t>
      </w:r>
      <w:r w:rsidRPr="00963487">
        <w:rPr>
          <w:rFonts w:ascii="Verdana" w:hAnsi="Verdana"/>
          <w:sz w:val="24"/>
          <w:szCs w:val="24"/>
        </w:rPr>
        <w:t xml:space="preserve"> resource in Bundle included </w:t>
      </w:r>
      <w:r w:rsidR="00767014" w:rsidRPr="00963487">
        <w:rPr>
          <w:rFonts w:ascii="Verdana" w:hAnsi="Verdana"/>
          <w:sz w:val="24"/>
          <w:szCs w:val="24"/>
        </w:rPr>
        <w:t>in section 3.2</w:t>
      </w:r>
      <w:r w:rsidR="00767014">
        <w:rPr>
          <w:rFonts w:ascii="Verdana" w:hAnsi="Verdana"/>
          <w:sz w:val="24"/>
          <w:szCs w:val="24"/>
        </w:rPr>
        <w:t>.1</w:t>
      </w:r>
    </w:p>
    <w:p w14:paraId="5F8806A3" w14:textId="1EEEB4A2" w:rsidR="00263B49" w:rsidRDefault="00263B49" w:rsidP="00263B49">
      <w:pPr>
        <w:pStyle w:val="Heading4"/>
      </w:pPr>
      <w:r>
        <w:t>Coverage</w:t>
      </w:r>
    </w:p>
    <w:p w14:paraId="31C033DF" w14:textId="10F00556" w:rsidR="00163A7E" w:rsidRPr="00163A7E" w:rsidRDefault="003C42BF" w:rsidP="00F7010D">
      <w:pPr>
        <w:pStyle w:val="BodyText"/>
        <w:keepNext/>
        <w:rPr>
          <w:lang w:eastAsia="en-US"/>
        </w:rPr>
      </w:pPr>
      <w:r w:rsidRPr="00963487">
        <w:rPr>
          <w:rFonts w:ascii="Verdana" w:hAnsi="Verdana"/>
          <w:sz w:val="24"/>
          <w:szCs w:val="24"/>
        </w:rPr>
        <w:t xml:space="preserve">See </w:t>
      </w:r>
      <w:r>
        <w:rPr>
          <w:rFonts w:ascii="Verdana" w:hAnsi="Verdana"/>
          <w:sz w:val="24"/>
          <w:szCs w:val="24"/>
        </w:rPr>
        <w:t>Coverage</w:t>
      </w:r>
      <w:r w:rsidRPr="00963487">
        <w:rPr>
          <w:rFonts w:ascii="Verdana" w:hAnsi="Verdana"/>
          <w:sz w:val="24"/>
          <w:szCs w:val="24"/>
        </w:rPr>
        <w:t xml:space="preserve"> resource in Bundle included </w:t>
      </w:r>
      <w:r w:rsidR="00767014" w:rsidRPr="00963487">
        <w:rPr>
          <w:rFonts w:ascii="Verdana" w:hAnsi="Verdana"/>
          <w:sz w:val="24"/>
          <w:szCs w:val="24"/>
        </w:rPr>
        <w:t>in section 3.2</w:t>
      </w:r>
      <w:r w:rsidR="00767014">
        <w:rPr>
          <w:rFonts w:ascii="Verdana" w:hAnsi="Verdana"/>
          <w:sz w:val="24"/>
          <w:szCs w:val="24"/>
        </w:rPr>
        <w:t>.1</w:t>
      </w:r>
    </w:p>
    <w:p w14:paraId="00738218" w14:textId="63095C07" w:rsidR="00263B49" w:rsidRDefault="00263B49" w:rsidP="00263B49">
      <w:pPr>
        <w:pStyle w:val="Heading4"/>
      </w:pPr>
      <w:r>
        <w:t>MessageHeader</w:t>
      </w:r>
    </w:p>
    <w:p w14:paraId="2F4B665D" w14:textId="1CD9E598" w:rsidR="00087BFB" w:rsidRPr="00087BFB" w:rsidRDefault="003C42BF" w:rsidP="00F7010D">
      <w:pPr>
        <w:pStyle w:val="BodyText"/>
        <w:keepNext/>
        <w:rPr>
          <w:lang w:eastAsia="en-US"/>
        </w:rPr>
      </w:pPr>
      <w:r w:rsidRPr="00963487">
        <w:rPr>
          <w:rFonts w:ascii="Verdana" w:hAnsi="Verdana"/>
          <w:sz w:val="24"/>
          <w:szCs w:val="24"/>
        </w:rPr>
        <w:t xml:space="preserve">See </w:t>
      </w:r>
      <w:r>
        <w:rPr>
          <w:rFonts w:ascii="Verdana" w:hAnsi="Verdana"/>
          <w:sz w:val="24"/>
          <w:szCs w:val="24"/>
        </w:rPr>
        <w:t>MessageHeader</w:t>
      </w:r>
      <w:r w:rsidRPr="00963487">
        <w:rPr>
          <w:rFonts w:ascii="Verdana" w:hAnsi="Verdana"/>
          <w:sz w:val="24"/>
          <w:szCs w:val="24"/>
        </w:rPr>
        <w:t xml:space="preserve"> resource in Bundle included </w:t>
      </w:r>
      <w:r w:rsidR="00767014" w:rsidRPr="00963487">
        <w:rPr>
          <w:rFonts w:ascii="Verdana" w:hAnsi="Verdana"/>
          <w:sz w:val="24"/>
          <w:szCs w:val="24"/>
        </w:rPr>
        <w:t>in section 3.2</w:t>
      </w:r>
      <w:r w:rsidR="00767014">
        <w:rPr>
          <w:rFonts w:ascii="Verdana" w:hAnsi="Verdana"/>
          <w:sz w:val="24"/>
          <w:szCs w:val="24"/>
        </w:rPr>
        <w:t>.1</w:t>
      </w:r>
    </w:p>
    <w:p w14:paraId="6A529541" w14:textId="47777138" w:rsidR="00263B49" w:rsidRDefault="00263B49" w:rsidP="00263B49">
      <w:pPr>
        <w:pStyle w:val="Heading4"/>
      </w:pPr>
      <w:r>
        <w:t>MessageDefinition</w:t>
      </w:r>
    </w:p>
    <w:p w14:paraId="49DC55CC" w14:textId="19D51DEC" w:rsidR="00087BFB" w:rsidRPr="00087BFB" w:rsidRDefault="003C42BF" w:rsidP="00F7010D">
      <w:pPr>
        <w:pStyle w:val="BodyText"/>
        <w:keepNext/>
        <w:rPr>
          <w:lang w:eastAsia="en-US"/>
        </w:rPr>
      </w:pPr>
      <w:r w:rsidRPr="00963487">
        <w:rPr>
          <w:rFonts w:ascii="Verdana" w:hAnsi="Verdana"/>
          <w:sz w:val="24"/>
          <w:szCs w:val="24"/>
        </w:rPr>
        <w:t xml:space="preserve">See </w:t>
      </w:r>
      <w:r>
        <w:rPr>
          <w:rFonts w:ascii="Verdana" w:hAnsi="Verdana"/>
          <w:sz w:val="24"/>
          <w:szCs w:val="24"/>
        </w:rPr>
        <w:t>MessageDefinition</w:t>
      </w:r>
      <w:r w:rsidRPr="00963487">
        <w:rPr>
          <w:rFonts w:ascii="Verdana" w:hAnsi="Verdana"/>
          <w:sz w:val="24"/>
          <w:szCs w:val="24"/>
        </w:rPr>
        <w:t xml:space="preserve"> resource in Bundle included in </w:t>
      </w:r>
      <w:r w:rsidR="00767014" w:rsidRPr="00963487">
        <w:rPr>
          <w:rFonts w:ascii="Verdana" w:hAnsi="Verdana"/>
          <w:sz w:val="24"/>
          <w:szCs w:val="24"/>
        </w:rPr>
        <w:t>in section 3.2</w:t>
      </w:r>
      <w:r w:rsidR="00767014">
        <w:rPr>
          <w:rFonts w:ascii="Verdana" w:hAnsi="Verdana"/>
          <w:sz w:val="24"/>
          <w:szCs w:val="24"/>
        </w:rPr>
        <w:t>.1</w:t>
      </w:r>
    </w:p>
    <w:p w14:paraId="7D34C3D7" w14:textId="4C3F4856" w:rsidR="00263B49" w:rsidRDefault="00263B49" w:rsidP="00263B49">
      <w:pPr>
        <w:pStyle w:val="Heading4"/>
      </w:pPr>
      <w:r>
        <w:t>Organization</w:t>
      </w:r>
    </w:p>
    <w:p w14:paraId="3014C207" w14:textId="7F66E42C" w:rsidR="00087BFB" w:rsidRPr="00087BFB" w:rsidRDefault="003C42BF" w:rsidP="00F7010D">
      <w:pPr>
        <w:pStyle w:val="BodyText"/>
        <w:keepNext/>
        <w:rPr>
          <w:lang w:eastAsia="en-US"/>
        </w:rPr>
      </w:pPr>
      <w:r w:rsidRPr="00963487">
        <w:rPr>
          <w:rFonts w:ascii="Verdana" w:hAnsi="Verdana"/>
          <w:sz w:val="24"/>
          <w:szCs w:val="24"/>
        </w:rPr>
        <w:t xml:space="preserve">See </w:t>
      </w:r>
      <w:r>
        <w:rPr>
          <w:rFonts w:ascii="Verdana" w:hAnsi="Verdana"/>
          <w:sz w:val="24"/>
          <w:szCs w:val="24"/>
        </w:rPr>
        <w:t>Organization</w:t>
      </w:r>
      <w:r w:rsidRPr="00963487">
        <w:rPr>
          <w:rFonts w:ascii="Verdana" w:hAnsi="Verdana"/>
          <w:sz w:val="24"/>
          <w:szCs w:val="24"/>
        </w:rPr>
        <w:t xml:space="preserve"> resource in Bundle included </w:t>
      </w:r>
      <w:r w:rsidR="00767014" w:rsidRPr="00963487">
        <w:rPr>
          <w:rFonts w:ascii="Verdana" w:hAnsi="Verdana"/>
          <w:sz w:val="24"/>
          <w:szCs w:val="24"/>
        </w:rPr>
        <w:t>in section 3.2</w:t>
      </w:r>
      <w:r w:rsidR="00767014">
        <w:rPr>
          <w:rFonts w:ascii="Verdana" w:hAnsi="Verdana"/>
          <w:sz w:val="24"/>
          <w:szCs w:val="24"/>
        </w:rPr>
        <w:t>.1</w:t>
      </w:r>
    </w:p>
    <w:p w14:paraId="6C4A039E" w14:textId="32C6E0A9" w:rsidR="00263B49" w:rsidRDefault="00263B49" w:rsidP="00263B49">
      <w:pPr>
        <w:pStyle w:val="Heading4"/>
      </w:pPr>
      <w:r>
        <w:t>Patient</w:t>
      </w:r>
    </w:p>
    <w:p w14:paraId="02FF9146" w14:textId="406B8219" w:rsidR="00087BFB" w:rsidRPr="00087BFB" w:rsidRDefault="003C42BF" w:rsidP="00F7010D">
      <w:pPr>
        <w:pStyle w:val="BodyText"/>
        <w:keepNext/>
        <w:rPr>
          <w:lang w:eastAsia="en-US"/>
        </w:rPr>
      </w:pPr>
      <w:r w:rsidRPr="00963487">
        <w:rPr>
          <w:rFonts w:ascii="Verdana" w:hAnsi="Verdana"/>
          <w:sz w:val="24"/>
          <w:szCs w:val="24"/>
        </w:rPr>
        <w:t xml:space="preserve">See </w:t>
      </w:r>
      <w:r w:rsidR="00BF604C">
        <w:rPr>
          <w:rFonts w:ascii="Verdana" w:hAnsi="Verdana"/>
          <w:sz w:val="24"/>
          <w:szCs w:val="24"/>
        </w:rPr>
        <w:t>Patient</w:t>
      </w:r>
      <w:r w:rsidRPr="00963487">
        <w:rPr>
          <w:rFonts w:ascii="Verdana" w:hAnsi="Verdana"/>
          <w:sz w:val="24"/>
          <w:szCs w:val="24"/>
        </w:rPr>
        <w:t xml:space="preserve"> resource in Bundle included </w:t>
      </w:r>
      <w:r w:rsidR="00767014" w:rsidRPr="00963487">
        <w:rPr>
          <w:rFonts w:ascii="Verdana" w:hAnsi="Verdana"/>
          <w:sz w:val="24"/>
          <w:szCs w:val="24"/>
        </w:rPr>
        <w:t>in section 3.2</w:t>
      </w:r>
      <w:r w:rsidR="00767014">
        <w:rPr>
          <w:rFonts w:ascii="Verdana" w:hAnsi="Verdana"/>
          <w:sz w:val="24"/>
          <w:szCs w:val="24"/>
        </w:rPr>
        <w:t>.1</w:t>
      </w:r>
    </w:p>
    <w:p w14:paraId="6E79AF9E" w14:textId="12A58FEF" w:rsidR="00263B49" w:rsidRDefault="00263B49" w:rsidP="00263B49">
      <w:pPr>
        <w:pStyle w:val="Heading4"/>
      </w:pPr>
      <w:bookmarkStart w:id="829" w:name="_Hlk509313112"/>
      <w:r>
        <w:t>PaymentReconciliation</w:t>
      </w:r>
    </w:p>
    <w:bookmarkEnd w:id="829"/>
    <w:p w14:paraId="4BEA4AD1" w14:textId="7B9A6168" w:rsidR="00087BFB" w:rsidRPr="00087BFB" w:rsidRDefault="003C42BF" w:rsidP="00F7010D">
      <w:pPr>
        <w:pStyle w:val="BodyText"/>
        <w:keepNext/>
        <w:rPr>
          <w:lang w:eastAsia="en-US"/>
        </w:rPr>
      </w:pPr>
      <w:r w:rsidRPr="00963487">
        <w:rPr>
          <w:rFonts w:ascii="Verdana" w:hAnsi="Verdana"/>
          <w:sz w:val="24"/>
          <w:szCs w:val="24"/>
        </w:rPr>
        <w:t xml:space="preserve">See </w:t>
      </w:r>
      <w:r>
        <w:rPr>
          <w:rFonts w:ascii="Verdana" w:hAnsi="Verdana"/>
          <w:sz w:val="24"/>
          <w:szCs w:val="24"/>
        </w:rPr>
        <w:t>PaymentReconciliation</w:t>
      </w:r>
      <w:r w:rsidRPr="00963487">
        <w:rPr>
          <w:rFonts w:ascii="Verdana" w:hAnsi="Verdana"/>
          <w:sz w:val="24"/>
          <w:szCs w:val="24"/>
        </w:rPr>
        <w:t xml:space="preserve"> </w:t>
      </w:r>
      <w:r w:rsidR="00767014">
        <w:rPr>
          <w:rFonts w:ascii="Verdana" w:hAnsi="Verdana"/>
          <w:sz w:val="24"/>
          <w:szCs w:val="24"/>
        </w:rPr>
        <w:t xml:space="preserve">in Bundle </w:t>
      </w:r>
      <w:r w:rsidRPr="00963487">
        <w:rPr>
          <w:rFonts w:ascii="Verdana" w:hAnsi="Verdana"/>
          <w:sz w:val="24"/>
          <w:szCs w:val="24"/>
        </w:rPr>
        <w:t xml:space="preserve">resource </w:t>
      </w:r>
      <w:r w:rsidR="00767014">
        <w:rPr>
          <w:rFonts w:ascii="Verdana" w:hAnsi="Verdana"/>
          <w:sz w:val="24"/>
          <w:szCs w:val="24"/>
        </w:rPr>
        <w:t xml:space="preserve">included </w:t>
      </w:r>
      <w:r w:rsidR="00767014" w:rsidRPr="00963487">
        <w:rPr>
          <w:rFonts w:ascii="Verdana" w:hAnsi="Verdana"/>
          <w:sz w:val="24"/>
          <w:szCs w:val="24"/>
        </w:rPr>
        <w:t>in section 3.2</w:t>
      </w:r>
      <w:r w:rsidR="00767014">
        <w:rPr>
          <w:rFonts w:ascii="Verdana" w:hAnsi="Verdana"/>
          <w:sz w:val="24"/>
          <w:szCs w:val="24"/>
        </w:rPr>
        <w:t>.1</w:t>
      </w:r>
    </w:p>
    <w:p w14:paraId="4D533DE7" w14:textId="748F83CF" w:rsidR="00263B49" w:rsidRDefault="00263B49" w:rsidP="00263B49">
      <w:pPr>
        <w:pStyle w:val="Heading4"/>
      </w:pPr>
      <w:r>
        <w:t>Practitioner</w:t>
      </w:r>
    </w:p>
    <w:p w14:paraId="40C16D26" w14:textId="7B671C35" w:rsidR="00087BFB" w:rsidRPr="00087BFB" w:rsidRDefault="003C42BF" w:rsidP="00F7010D">
      <w:pPr>
        <w:pStyle w:val="BodyText"/>
        <w:keepNext/>
        <w:rPr>
          <w:lang w:eastAsia="en-US"/>
        </w:rPr>
      </w:pPr>
      <w:r w:rsidRPr="00963487">
        <w:rPr>
          <w:rFonts w:ascii="Verdana" w:hAnsi="Verdana"/>
          <w:sz w:val="24"/>
          <w:szCs w:val="24"/>
        </w:rPr>
        <w:t xml:space="preserve">See </w:t>
      </w:r>
      <w:r>
        <w:rPr>
          <w:rFonts w:ascii="Verdana" w:hAnsi="Verdana"/>
          <w:sz w:val="24"/>
          <w:szCs w:val="24"/>
        </w:rPr>
        <w:t>Practitioner</w:t>
      </w:r>
      <w:r w:rsidRPr="00963487">
        <w:rPr>
          <w:rFonts w:ascii="Verdana" w:hAnsi="Verdana"/>
          <w:sz w:val="24"/>
          <w:szCs w:val="24"/>
        </w:rPr>
        <w:t xml:space="preserve"> resource in Bundle included </w:t>
      </w:r>
      <w:r w:rsidR="00767014" w:rsidRPr="00963487">
        <w:rPr>
          <w:rFonts w:ascii="Verdana" w:hAnsi="Verdana"/>
          <w:sz w:val="24"/>
          <w:szCs w:val="24"/>
        </w:rPr>
        <w:t>in section 3.2</w:t>
      </w:r>
      <w:r w:rsidR="00767014">
        <w:rPr>
          <w:rFonts w:ascii="Verdana" w:hAnsi="Verdana"/>
          <w:sz w:val="24"/>
          <w:szCs w:val="24"/>
        </w:rPr>
        <w:t>.1</w:t>
      </w:r>
    </w:p>
    <w:p w14:paraId="0CAC70AC" w14:textId="40C0A10C" w:rsidR="00263B49" w:rsidRDefault="00263B49" w:rsidP="00263B49">
      <w:pPr>
        <w:pStyle w:val="Heading4"/>
      </w:pPr>
      <w:r>
        <w:t>Procedure</w:t>
      </w:r>
    </w:p>
    <w:p w14:paraId="175970A5" w14:textId="0695CDD6" w:rsidR="003C42BF" w:rsidRDefault="003C42BF" w:rsidP="00087BFB">
      <w:pPr>
        <w:pStyle w:val="BodyText"/>
        <w:keepNext/>
        <w:rPr>
          <w:rFonts w:ascii="Verdana" w:hAnsi="Verdana"/>
          <w:sz w:val="24"/>
          <w:szCs w:val="24"/>
        </w:rPr>
      </w:pPr>
      <w:r w:rsidRPr="00963487">
        <w:rPr>
          <w:rFonts w:ascii="Verdana" w:hAnsi="Verdana"/>
          <w:sz w:val="24"/>
          <w:szCs w:val="24"/>
        </w:rPr>
        <w:t xml:space="preserve">See </w:t>
      </w:r>
      <w:r>
        <w:rPr>
          <w:rFonts w:ascii="Verdana" w:hAnsi="Verdana"/>
          <w:sz w:val="24"/>
          <w:szCs w:val="24"/>
        </w:rPr>
        <w:t>Procedure</w:t>
      </w:r>
      <w:r w:rsidRPr="00963487">
        <w:rPr>
          <w:rFonts w:ascii="Verdana" w:hAnsi="Verdana"/>
          <w:sz w:val="24"/>
          <w:szCs w:val="24"/>
        </w:rPr>
        <w:t xml:space="preserve"> resource in Bundle included </w:t>
      </w:r>
      <w:r w:rsidR="00767014" w:rsidRPr="00963487">
        <w:rPr>
          <w:rFonts w:ascii="Verdana" w:hAnsi="Verdana"/>
          <w:sz w:val="24"/>
          <w:szCs w:val="24"/>
        </w:rPr>
        <w:t>in section 3.2</w:t>
      </w:r>
      <w:r w:rsidR="00767014">
        <w:rPr>
          <w:rFonts w:ascii="Verdana" w:hAnsi="Verdana"/>
          <w:sz w:val="24"/>
          <w:szCs w:val="24"/>
        </w:rPr>
        <w:t>.1</w:t>
      </w:r>
    </w:p>
    <w:p w14:paraId="3C2E7A72" w14:textId="77777777" w:rsidR="00767014" w:rsidRDefault="00767014" w:rsidP="00087BFB">
      <w:pPr>
        <w:pStyle w:val="BodyText"/>
        <w:keepNext/>
      </w:pPr>
    </w:p>
    <w:p w14:paraId="27571FAE" w14:textId="77777777" w:rsidR="00767014" w:rsidRDefault="00767014" w:rsidP="00087BFB">
      <w:pPr>
        <w:pStyle w:val="BodyText"/>
        <w:keepNext/>
      </w:pPr>
    </w:p>
    <w:p w14:paraId="19A1F29D" w14:textId="2BA38426" w:rsidR="00767014" w:rsidRPr="00351655" w:rsidDel="006350D3" w:rsidRDefault="00767014" w:rsidP="00767014">
      <w:pPr>
        <w:pStyle w:val="Heading3"/>
        <w:rPr>
          <w:del w:id="830" w:author="Keith Oulson" w:date="2018-05-02T10:33:00Z"/>
          <w:szCs w:val="24"/>
        </w:rPr>
      </w:pPr>
      <w:del w:id="831" w:author="Keith Oulson" w:date="2018-05-02T10:33:00Z">
        <w:r w:rsidDel="006350D3">
          <w:rPr>
            <w:szCs w:val="24"/>
          </w:rPr>
          <w:delText>835</w:delText>
        </w:r>
        <w:r w:rsidRPr="0030769F" w:rsidDel="006350D3">
          <w:rPr>
            <w:szCs w:val="24"/>
          </w:rPr>
          <w:delText xml:space="preserve"> </w:delText>
        </w:r>
        <w:r w:rsidDel="006350D3">
          <w:rPr>
            <w:szCs w:val="24"/>
          </w:rPr>
          <w:delText>MRA</w:delText>
        </w:r>
        <w:r w:rsidRPr="0030769F" w:rsidDel="006350D3">
          <w:rPr>
            <w:szCs w:val="24"/>
          </w:rPr>
          <w:delText xml:space="preserve"> FHIR Bundle Resources</w:delText>
        </w:r>
      </w:del>
    </w:p>
    <w:p w14:paraId="74E53717" w14:textId="289CF727" w:rsidR="00767014" w:rsidDel="006350D3" w:rsidRDefault="00767014" w:rsidP="00767014">
      <w:pPr>
        <w:pStyle w:val="Heading4"/>
        <w:rPr>
          <w:del w:id="832" w:author="Keith Oulson" w:date="2018-05-02T10:33:00Z"/>
        </w:rPr>
      </w:pPr>
      <w:del w:id="833" w:author="Keith Oulson" w:date="2018-05-02T10:33:00Z">
        <w:r w:rsidDel="006350D3">
          <w:delText>Basic</w:delText>
        </w:r>
      </w:del>
    </w:p>
    <w:p w14:paraId="187F6731" w14:textId="6DA1610C" w:rsidR="00767014" w:rsidRPr="006B3A72" w:rsidDel="006350D3" w:rsidRDefault="00767014" w:rsidP="00767014">
      <w:pPr>
        <w:pStyle w:val="BodyText"/>
        <w:keepNext/>
        <w:rPr>
          <w:del w:id="834" w:author="Keith Oulson" w:date="2018-05-02T10:33:00Z"/>
          <w:sz w:val="24"/>
          <w:szCs w:val="24"/>
          <w:lang w:eastAsia="en-US"/>
        </w:rPr>
      </w:pPr>
      <w:del w:id="835" w:author="Keith Oulson" w:date="2018-05-02T10:33:00Z">
        <w:r w:rsidRPr="00963487" w:rsidDel="006350D3">
          <w:rPr>
            <w:rFonts w:ascii="Verdana" w:hAnsi="Verdana"/>
            <w:sz w:val="24"/>
            <w:szCs w:val="24"/>
          </w:rPr>
          <w:delText>See Basic resource in Bundle included in section 3.2</w:delText>
        </w:r>
        <w:r w:rsidDel="006350D3">
          <w:rPr>
            <w:rFonts w:ascii="Verdana" w:hAnsi="Verdana"/>
            <w:sz w:val="24"/>
            <w:szCs w:val="24"/>
          </w:rPr>
          <w:delText>.2</w:delText>
        </w:r>
      </w:del>
    </w:p>
    <w:p w14:paraId="6AA683C3" w14:textId="399E052A" w:rsidR="00767014" w:rsidDel="006350D3" w:rsidRDefault="00767014" w:rsidP="00767014">
      <w:pPr>
        <w:pStyle w:val="Heading4"/>
        <w:rPr>
          <w:del w:id="836" w:author="Keith Oulson" w:date="2018-05-02T10:33:00Z"/>
        </w:rPr>
      </w:pPr>
      <w:del w:id="837" w:author="Keith Oulson" w:date="2018-05-02T10:33:00Z">
        <w:r w:rsidDel="006350D3">
          <w:delText>Claim</w:delText>
        </w:r>
      </w:del>
    </w:p>
    <w:p w14:paraId="1119BC30" w14:textId="13A8D477" w:rsidR="00767014" w:rsidRPr="00163A7E" w:rsidDel="006350D3" w:rsidRDefault="00767014" w:rsidP="00767014">
      <w:pPr>
        <w:pStyle w:val="BodyText"/>
        <w:keepNext/>
        <w:rPr>
          <w:del w:id="838" w:author="Keith Oulson" w:date="2018-05-02T10:33:00Z"/>
          <w:lang w:eastAsia="en-US"/>
        </w:rPr>
      </w:pPr>
      <w:del w:id="839" w:author="Keith Oulson" w:date="2018-05-02T10:33:00Z">
        <w:r w:rsidRPr="00BE0D22" w:rsidDel="006350D3">
          <w:rPr>
            <w:rFonts w:ascii="Verdana" w:hAnsi="Verdana"/>
            <w:sz w:val="24"/>
            <w:szCs w:val="24"/>
          </w:rPr>
          <w:delText xml:space="preserve">See </w:delText>
        </w:r>
        <w:r w:rsidDel="006350D3">
          <w:rPr>
            <w:rFonts w:ascii="Verdana" w:hAnsi="Verdana"/>
            <w:sz w:val="24"/>
            <w:szCs w:val="24"/>
          </w:rPr>
          <w:delText>Claim</w:delText>
        </w:r>
        <w:r w:rsidRPr="00BE0D22" w:rsidDel="006350D3">
          <w:rPr>
            <w:rFonts w:ascii="Verdana" w:hAnsi="Verdana"/>
            <w:sz w:val="24"/>
            <w:szCs w:val="24"/>
          </w:rPr>
          <w:delText xml:space="preserve"> resource in Bundle included </w:delText>
        </w:r>
        <w:r w:rsidRPr="00963487" w:rsidDel="006350D3">
          <w:rPr>
            <w:rFonts w:ascii="Verdana" w:hAnsi="Verdana"/>
            <w:sz w:val="24"/>
            <w:szCs w:val="24"/>
          </w:rPr>
          <w:delText>in section 3.2</w:delText>
        </w:r>
        <w:r w:rsidDel="006350D3">
          <w:rPr>
            <w:rFonts w:ascii="Verdana" w:hAnsi="Verdana"/>
            <w:sz w:val="24"/>
            <w:szCs w:val="24"/>
          </w:rPr>
          <w:delText>.2</w:delText>
        </w:r>
      </w:del>
    </w:p>
    <w:p w14:paraId="235549F1" w14:textId="3D5F4EFA" w:rsidR="00767014" w:rsidDel="006350D3" w:rsidRDefault="00767014" w:rsidP="00767014">
      <w:pPr>
        <w:pStyle w:val="Heading4"/>
        <w:rPr>
          <w:del w:id="840" w:author="Keith Oulson" w:date="2018-05-02T10:33:00Z"/>
        </w:rPr>
      </w:pPr>
      <w:del w:id="841" w:author="Keith Oulson" w:date="2018-05-02T10:33:00Z">
        <w:r w:rsidDel="006350D3">
          <w:delText>ClaimResponse</w:delText>
        </w:r>
      </w:del>
    </w:p>
    <w:p w14:paraId="1A02677D" w14:textId="5436D438" w:rsidR="00767014" w:rsidRPr="00163A7E" w:rsidDel="006350D3" w:rsidRDefault="00767014" w:rsidP="00767014">
      <w:pPr>
        <w:pStyle w:val="BodyText"/>
        <w:keepNext/>
        <w:rPr>
          <w:del w:id="842" w:author="Keith Oulson" w:date="2018-05-02T10:33:00Z"/>
          <w:lang w:eastAsia="en-US"/>
        </w:rPr>
      </w:pPr>
      <w:del w:id="843" w:author="Keith Oulson" w:date="2018-05-02T10:33:00Z">
        <w:r w:rsidRPr="00963487" w:rsidDel="006350D3">
          <w:rPr>
            <w:rFonts w:ascii="Verdana" w:hAnsi="Verdana"/>
            <w:sz w:val="24"/>
            <w:szCs w:val="24"/>
          </w:rPr>
          <w:delText xml:space="preserve">See </w:delText>
        </w:r>
        <w:r w:rsidDel="006350D3">
          <w:rPr>
            <w:rFonts w:ascii="Verdana" w:hAnsi="Verdana"/>
            <w:sz w:val="24"/>
            <w:szCs w:val="24"/>
          </w:rPr>
          <w:delText>ClaimResponse</w:delText>
        </w:r>
        <w:r w:rsidRPr="00963487" w:rsidDel="006350D3">
          <w:rPr>
            <w:rFonts w:ascii="Verdana" w:hAnsi="Verdana"/>
            <w:sz w:val="24"/>
            <w:szCs w:val="24"/>
          </w:rPr>
          <w:delText xml:space="preserve"> resource in Bundle included in section 3.2</w:delText>
        </w:r>
        <w:r w:rsidDel="006350D3">
          <w:rPr>
            <w:rFonts w:ascii="Verdana" w:hAnsi="Verdana"/>
            <w:sz w:val="24"/>
            <w:szCs w:val="24"/>
          </w:rPr>
          <w:delText>.2</w:delText>
        </w:r>
      </w:del>
    </w:p>
    <w:p w14:paraId="6948DE14" w14:textId="5D060876" w:rsidR="00767014" w:rsidDel="006350D3" w:rsidRDefault="00767014" w:rsidP="00767014">
      <w:pPr>
        <w:pStyle w:val="Heading4"/>
        <w:rPr>
          <w:del w:id="844" w:author="Keith Oulson" w:date="2018-05-02T10:33:00Z"/>
        </w:rPr>
      </w:pPr>
      <w:del w:id="845" w:author="Keith Oulson" w:date="2018-05-02T10:33:00Z">
        <w:r w:rsidDel="006350D3">
          <w:delText>Coverage</w:delText>
        </w:r>
      </w:del>
    </w:p>
    <w:p w14:paraId="2B7CA3E5" w14:textId="4BAD996A" w:rsidR="00767014" w:rsidRPr="00163A7E" w:rsidDel="006350D3" w:rsidRDefault="00767014" w:rsidP="00767014">
      <w:pPr>
        <w:pStyle w:val="BodyText"/>
        <w:keepNext/>
        <w:rPr>
          <w:del w:id="846" w:author="Keith Oulson" w:date="2018-05-02T10:33:00Z"/>
          <w:lang w:eastAsia="en-US"/>
        </w:rPr>
      </w:pPr>
      <w:del w:id="847" w:author="Keith Oulson" w:date="2018-05-02T10:33:00Z">
        <w:r w:rsidRPr="00963487" w:rsidDel="006350D3">
          <w:rPr>
            <w:rFonts w:ascii="Verdana" w:hAnsi="Verdana"/>
            <w:sz w:val="24"/>
            <w:szCs w:val="24"/>
          </w:rPr>
          <w:delText xml:space="preserve">See </w:delText>
        </w:r>
        <w:r w:rsidDel="006350D3">
          <w:rPr>
            <w:rFonts w:ascii="Verdana" w:hAnsi="Verdana"/>
            <w:sz w:val="24"/>
            <w:szCs w:val="24"/>
          </w:rPr>
          <w:delText>Coverage</w:delText>
        </w:r>
        <w:r w:rsidRPr="00963487" w:rsidDel="006350D3">
          <w:rPr>
            <w:rFonts w:ascii="Verdana" w:hAnsi="Verdana"/>
            <w:sz w:val="24"/>
            <w:szCs w:val="24"/>
          </w:rPr>
          <w:delText xml:space="preserve"> resource in Bundle included in section 3.2</w:delText>
        </w:r>
        <w:r w:rsidDel="006350D3">
          <w:rPr>
            <w:rFonts w:ascii="Verdana" w:hAnsi="Verdana"/>
            <w:sz w:val="24"/>
            <w:szCs w:val="24"/>
          </w:rPr>
          <w:delText>.2</w:delText>
        </w:r>
      </w:del>
    </w:p>
    <w:p w14:paraId="67A860FB" w14:textId="77BCB215" w:rsidR="00767014" w:rsidDel="006350D3" w:rsidRDefault="00767014" w:rsidP="00767014">
      <w:pPr>
        <w:pStyle w:val="Heading4"/>
        <w:rPr>
          <w:del w:id="848" w:author="Keith Oulson" w:date="2018-05-02T10:33:00Z"/>
        </w:rPr>
      </w:pPr>
      <w:del w:id="849" w:author="Keith Oulson" w:date="2018-05-02T10:33:00Z">
        <w:r w:rsidDel="006350D3">
          <w:delText>MessageHeader</w:delText>
        </w:r>
      </w:del>
    </w:p>
    <w:p w14:paraId="419D6064" w14:textId="0B900397" w:rsidR="00767014" w:rsidRPr="00087BFB" w:rsidDel="006350D3" w:rsidRDefault="00767014" w:rsidP="00767014">
      <w:pPr>
        <w:pStyle w:val="BodyText"/>
        <w:keepNext/>
        <w:rPr>
          <w:del w:id="850" w:author="Keith Oulson" w:date="2018-05-02T10:33:00Z"/>
          <w:lang w:eastAsia="en-US"/>
        </w:rPr>
      </w:pPr>
      <w:del w:id="851" w:author="Keith Oulson" w:date="2018-05-02T10:33:00Z">
        <w:r w:rsidRPr="00963487" w:rsidDel="006350D3">
          <w:rPr>
            <w:rFonts w:ascii="Verdana" w:hAnsi="Verdana"/>
            <w:sz w:val="24"/>
            <w:szCs w:val="24"/>
          </w:rPr>
          <w:delText xml:space="preserve">See </w:delText>
        </w:r>
        <w:r w:rsidDel="006350D3">
          <w:rPr>
            <w:rFonts w:ascii="Verdana" w:hAnsi="Verdana"/>
            <w:sz w:val="24"/>
            <w:szCs w:val="24"/>
          </w:rPr>
          <w:delText>MessageHeader</w:delText>
        </w:r>
        <w:r w:rsidRPr="00963487" w:rsidDel="006350D3">
          <w:rPr>
            <w:rFonts w:ascii="Verdana" w:hAnsi="Verdana"/>
            <w:sz w:val="24"/>
            <w:szCs w:val="24"/>
          </w:rPr>
          <w:delText xml:space="preserve"> resource in Bundle included in section 3.2</w:delText>
        </w:r>
        <w:r w:rsidDel="006350D3">
          <w:rPr>
            <w:rFonts w:ascii="Verdana" w:hAnsi="Verdana"/>
            <w:sz w:val="24"/>
            <w:szCs w:val="24"/>
          </w:rPr>
          <w:delText>.2</w:delText>
        </w:r>
      </w:del>
    </w:p>
    <w:p w14:paraId="4D87A2AF" w14:textId="568E461F" w:rsidR="00767014" w:rsidDel="006350D3" w:rsidRDefault="00767014" w:rsidP="00767014">
      <w:pPr>
        <w:pStyle w:val="Heading4"/>
        <w:rPr>
          <w:del w:id="852" w:author="Keith Oulson" w:date="2018-05-02T10:33:00Z"/>
        </w:rPr>
      </w:pPr>
      <w:del w:id="853" w:author="Keith Oulson" w:date="2018-05-02T10:33:00Z">
        <w:r w:rsidDel="006350D3">
          <w:delText>MessageDefinition</w:delText>
        </w:r>
      </w:del>
    </w:p>
    <w:p w14:paraId="677902EA" w14:textId="1D4AF634" w:rsidR="00767014" w:rsidRPr="00087BFB" w:rsidDel="006350D3" w:rsidRDefault="00767014" w:rsidP="00767014">
      <w:pPr>
        <w:pStyle w:val="BodyText"/>
        <w:keepNext/>
        <w:rPr>
          <w:del w:id="854" w:author="Keith Oulson" w:date="2018-05-02T10:33:00Z"/>
          <w:lang w:eastAsia="en-US"/>
        </w:rPr>
      </w:pPr>
      <w:del w:id="855" w:author="Keith Oulson" w:date="2018-05-02T10:33:00Z">
        <w:r w:rsidRPr="00963487" w:rsidDel="006350D3">
          <w:rPr>
            <w:rFonts w:ascii="Verdana" w:hAnsi="Verdana"/>
            <w:sz w:val="24"/>
            <w:szCs w:val="24"/>
          </w:rPr>
          <w:delText xml:space="preserve">See </w:delText>
        </w:r>
        <w:r w:rsidDel="006350D3">
          <w:rPr>
            <w:rFonts w:ascii="Verdana" w:hAnsi="Verdana"/>
            <w:sz w:val="24"/>
            <w:szCs w:val="24"/>
          </w:rPr>
          <w:delText>MessageDefinition</w:delText>
        </w:r>
        <w:r w:rsidRPr="00963487" w:rsidDel="006350D3">
          <w:rPr>
            <w:rFonts w:ascii="Verdana" w:hAnsi="Verdana"/>
            <w:sz w:val="24"/>
            <w:szCs w:val="24"/>
          </w:rPr>
          <w:delText xml:space="preserve"> resource in Bundle included in in section 3.2</w:delText>
        </w:r>
        <w:r w:rsidDel="006350D3">
          <w:rPr>
            <w:rFonts w:ascii="Verdana" w:hAnsi="Verdana"/>
            <w:sz w:val="24"/>
            <w:szCs w:val="24"/>
          </w:rPr>
          <w:delText>.2</w:delText>
        </w:r>
      </w:del>
    </w:p>
    <w:p w14:paraId="2871C811" w14:textId="5E1E6F4B" w:rsidR="00767014" w:rsidDel="006350D3" w:rsidRDefault="00767014" w:rsidP="00767014">
      <w:pPr>
        <w:pStyle w:val="Heading4"/>
        <w:rPr>
          <w:del w:id="856" w:author="Keith Oulson" w:date="2018-05-02T10:33:00Z"/>
        </w:rPr>
      </w:pPr>
      <w:del w:id="857" w:author="Keith Oulson" w:date="2018-05-02T10:33:00Z">
        <w:r w:rsidDel="006350D3">
          <w:delText>Organization</w:delText>
        </w:r>
      </w:del>
    </w:p>
    <w:p w14:paraId="3014EDB9" w14:textId="633C32D4" w:rsidR="00767014" w:rsidRPr="00087BFB" w:rsidDel="006350D3" w:rsidRDefault="00767014" w:rsidP="00767014">
      <w:pPr>
        <w:pStyle w:val="BodyText"/>
        <w:keepNext/>
        <w:rPr>
          <w:del w:id="858" w:author="Keith Oulson" w:date="2018-05-02T10:33:00Z"/>
          <w:lang w:eastAsia="en-US"/>
        </w:rPr>
      </w:pPr>
      <w:del w:id="859" w:author="Keith Oulson" w:date="2018-05-02T10:33:00Z">
        <w:r w:rsidRPr="00963487" w:rsidDel="006350D3">
          <w:rPr>
            <w:rFonts w:ascii="Verdana" w:hAnsi="Verdana"/>
            <w:sz w:val="24"/>
            <w:szCs w:val="24"/>
          </w:rPr>
          <w:delText xml:space="preserve">See </w:delText>
        </w:r>
        <w:r w:rsidDel="006350D3">
          <w:rPr>
            <w:rFonts w:ascii="Verdana" w:hAnsi="Verdana"/>
            <w:sz w:val="24"/>
            <w:szCs w:val="24"/>
          </w:rPr>
          <w:delText>Organization</w:delText>
        </w:r>
        <w:r w:rsidRPr="00963487" w:rsidDel="006350D3">
          <w:rPr>
            <w:rFonts w:ascii="Verdana" w:hAnsi="Verdana"/>
            <w:sz w:val="24"/>
            <w:szCs w:val="24"/>
          </w:rPr>
          <w:delText xml:space="preserve"> resource in Bundle included in section 3.2</w:delText>
        </w:r>
        <w:r w:rsidDel="006350D3">
          <w:rPr>
            <w:rFonts w:ascii="Verdana" w:hAnsi="Verdana"/>
            <w:sz w:val="24"/>
            <w:szCs w:val="24"/>
          </w:rPr>
          <w:delText>.2</w:delText>
        </w:r>
      </w:del>
    </w:p>
    <w:p w14:paraId="2DF098DE" w14:textId="47991677" w:rsidR="00767014" w:rsidDel="006350D3" w:rsidRDefault="00767014" w:rsidP="00767014">
      <w:pPr>
        <w:pStyle w:val="Heading4"/>
        <w:rPr>
          <w:del w:id="860" w:author="Keith Oulson" w:date="2018-05-02T10:33:00Z"/>
        </w:rPr>
      </w:pPr>
      <w:del w:id="861" w:author="Keith Oulson" w:date="2018-05-02T10:33:00Z">
        <w:r w:rsidDel="006350D3">
          <w:delText>Patient</w:delText>
        </w:r>
      </w:del>
    </w:p>
    <w:p w14:paraId="02253B25" w14:textId="0077D4A8" w:rsidR="00767014" w:rsidRPr="00087BFB" w:rsidDel="006350D3" w:rsidRDefault="00767014" w:rsidP="00767014">
      <w:pPr>
        <w:pStyle w:val="BodyText"/>
        <w:keepNext/>
        <w:rPr>
          <w:del w:id="862" w:author="Keith Oulson" w:date="2018-05-02T10:33:00Z"/>
          <w:lang w:eastAsia="en-US"/>
        </w:rPr>
      </w:pPr>
      <w:del w:id="863" w:author="Keith Oulson" w:date="2018-05-02T10:33:00Z">
        <w:r w:rsidRPr="00963487" w:rsidDel="006350D3">
          <w:rPr>
            <w:rFonts w:ascii="Verdana" w:hAnsi="Verdana"/>
            <w:sz w:val="24"/>
            <w:szCs w:val="24"/>
          </w:rPr>
          <w:delText xml:space="preserve">See </w:delText>
        </w:r>
        <w:r w:rsidR="00BF604C" w:rsidDel="006350D3">
          <w:rPr>
            <w:rFonts w:ascii="Verdana" w:hAnsi="Verdana"/>
            <w:sz w:val="24"/>
            <w:szCs w:val="24"/>
          </w:rPr>
          <w:delText>Patient</w:delText>
        </w:r>
        <w:r w:rsidRPr="00963487" w:rsidDel="006350D3">
          <w:rPr>
            <w:rFonts w:ascii="Verdana" w:hAnsi="Verdana"/>
            <w:sz w:val="24"/>
            <w:szCs w:val="24"/>
          </w:rPr>
          <w:delText xml:space="preserve"> resource in Bundle included in section 3.2</w:delText>
        </w:r>
        <w:r w:rsidDel="006350D3">
          <w:rPr>
            <w:rFonts w:ascii="Verdana" w:hAnsi="Verdana"/>
            <w:sz w:val="24"/>
            <w:szCs w:val="24"/>
          </w:rPr>
          <w:delText>.2</w:delText>
        </w:r>
      </w:del>
    </w:p>
    <w:p w14:paraId="695A9A49" w14:textId="16691BAC" w:rsidR="00767014" w:rsidDel="006350D3" w:rsidRDefault="00767014" w:rsidP="00767014">
      <w:pPr>
        <w:pStyle w:val="Heading4"/>
        <w:rPr>
          <w:del w:id="864" w:author="Keith Oulson" w:date="2018-05-02T10:33:00Z"/>
        </w:rPr>
      </w:pPr>
      <w:del w:id="865" w:author="Keith Oulson" w:date="2018-05-02T10:33:00Z">
        <w:r w:rsidDel="006350D3">
          <w:delText>PaymentReconciliation</w:delText>
        </w:r>
      </w:del>
    </w:p>
    <w:p w14:paraId="53DDC3EE" w14:textId="603DA4AF" w:rsidR="00767014" w:rsidRPr="00087BFB" w:rsidDel="006350D3" w:rsidRDefault="00767014" w:rsidP="00767014">
      <w:pPr>
        <w:pStyle w:val="BodyText"/>
        <w:keepNext/>
        <w:rPr>
          <w:del w:id="866" w:author="Keith Oulson" w:date="2018-05-02T10:33:00Z"/>
          <w:lang w:eastAsia="en-US"/>
        </w:rPr>
      </w:pPr>
      <w:del w:id="867" w:author="Keith Oulson" w:date="2018-05-02T10:33:00Z">
        <w:r w:rsidRPr="00963487" w:rsidDel="006350D3">
          <w:rPr>
            <w:rFonts w:ascii="Verdana" w:hAnsi="Verdana"/>
            <w:sz w:val="24"/>
            <w:szCs w:val="24"/>
          </w:rPr>
          <w:delText xml:space="preserve">See </w:delText>
        </w:r>
        <w:r w:rsidDel="006350D3">
          <w:rPr>
            <w:rFonts w:ascii="Verdana" w:hAnsi="Verdana"/>
            <w:sz w:val="24"/>
            <w:szCs w:val="24"/>
          </w:rPr>
          <w:delText>PaymentReconciliation</w:delText>
        </w:r>
        <w:r w:rsidRPr="00963487" w:rsidDel="006350D3">
          <w:rPr>
            <w:rFonts w:ascii="Verdana" w:hAnsi="Verdana"/>
            <w:sz w:val="24"/>
            <w:szCs w:val="24"/>
          </w:rPr>
          <w:delText xml:space="preserve"> </w:delText>
        </w:r>
        <w:r w:rsidDel="006350D3">
          <w:rPr>
            <w:rFonts w:ascii="Verdana" w:hAnsi="Verdana"/>
            <w:sz w:val="24"/>
            <w:szCs w:val="24"/>
          </w:rPr>
          <w:delText xml:space="preserve">in Bundle </w:delText>
        </w:r>
        <w:r w:rsidRPr="00963487" w:rsidDel="006350D3">
          <w:rPr>
            <w:rFonts w:ascii="Verdana" w:hAnsi="Verdana"/>
            <w:sz w:val="24"/>
            <w:szCs w:val="24"/>
          </w:rPr>
          <w:delText xml:space="preserve">resource </w:delText>
        </w:r>
        <w:r w:rsidDel="006350D3">
          <w:rPr>
            <w:rFonts w:ascii="Verdana" w:hAnsi="Verdana"/>
            <w:sz w:val="24"/>
            <w:szCs w:val="24"/>
          </w:rPr>
          <w:delText xml:space="preserve">included </w:delText>
        </w:r>
        <w:r w:rsidRPr="00963487" w:rsidDel="006350D3">
          <w:rPr>
            <w:rFonts w:ascii="Verdana" w:hAnsi="Verdana"/>
            <w:sz w:val="24"/>
            <w:szCs w:val="24"/>
          </w:rPr>
          <w:delText>in section 3.2</w:delText>
        </w:r>
        <w:r w:rsidDel="006350D3">
          <w:rPr>
            <w:rFonts w:ascii="Verdana" w:hAnsi="Verdana"/>
            <w:sz w:val="24"/>
            <w:szCs w:val="24"/>
          </w:rPr>
          <w:delText>.2</w:delText>
        </w:r>
      </w:del>
    </w:p>
    <w:p w14:paraId="7DB25108" w14:textId="3391BF92" w:rsidR="00767014" w:rsidDel="006350D3" w:rsidRDefault="00767014" w:rsidP="00767014">
      <w:pPr>
        <w:pStyle w:val="Heading4"/>
        <w:rPr>
          <w:del w:id="868" w:author="Keith Oulson" w:date="2018-05-02T10:33:00Z"/>
        </w:rPr>
      </w:pPr>
      <w:del w:id="869" w:author="Keith Oulson" w:date="2018-05-02T10:33:00Z">
        <w:r w:rsidDel="006350D3">
          <w:delText>Practitioner</w:delText>
        </w:r>
      </w:del>
    </w:p>
    <w:p w14:paraId="3CDB9C5D" w14:textId="082EAB07" w:rsidR="00767014" w:rsidRPr="00087BFB" w:rsidDel="006350D3" w:rsidRDefault="00767014" w:rsidP="00767014">
      <w:pPr>
        <w:pStyle w:val="BodyText"/>
        <w:keepNext/>
        <w:rPr>
          <w:del w:id="870" w:author="Keith Oulson" w:date="2018-05-02T10:33:00Z"/>
          <w:lang w:eastAsia="en-US"/>
        </w:rPr>
      </w:pPr>
      <w:del w:id="871" w:author="Keith Oulson" w:date="2018-05-02T10:33:00Z">
        <w:r w:rsidRPr="00963487" w:rsidDel="006350D3">
          <w:rPr>
            <w:rFonts w:ascii="Verdana" w:hAnsi="Verdana"/>
            <w:sz w:val="24"/>
            <w:szCs w:val="24"/>
          </w:rPr>
          <w:delText xml:space="preserve">See </w:delText>
        </w:r>
        <w:r w:rsidDel="006350D3">
          <w:rPr>
            <w:rFonts w:ascii="Verdana" w:hAnsi="Verdana"/>
            <w:sz w:val="24"/>
            <w:szCs w:val="24"/>
          </w:rPr>
          <w:delText>Practitioner</w:delText>
        </w:r>
        <w:r w:rsidRPr="00963487" w:rsidDel="006350D3">
          <w:rPr>
            <w:rFonts w:ascii="Verdana" w:hAnsi="Verdana"/>
            <w:sz w:val="24"/>
            <w:szCs w:val="24"/>
          </w:rPr>
          <w:delText xml:space="preserve"> resource in Bundle included in section 3.2</w:delText>
        </w:r>
        <w:r w:rsidDel="006350D3">
          <w:rPr>
            <w:rFonts w:ascii="Verdana" w:hAnsi="Verdana"/>
            <w:sz w:val="24"/>
            <w:szCs w:val="24"/>
          </w:rPr>
          <w:delText>.2</w:delText>
        </w:r>
      </w:del>
    </w:p>
    <w:p w14:paraId="500A6A62" w14:textId="70DCA410" w:rsidR="00767014" w:rsidDel="006350D3" w:rsidRDefault="00767014" w:rsidP="00767014">
      <w:pPr>
        <w:pStyle w:val="Heading4"/>
        <w:rPr>
          <w:del w:id="872" w:author="Keith Oulson" w:date="2018-05-02T10:33:00Z"/>
        </w:rPr>
      </w:pPr>
      <w:del w:id="873" w:author="Keith Oulson" w:date="2018-05-02T10:33:00Z">
        <w:r w:rsidDel="006350D3">
          <w:delText>Procedure</w:delText>
        </w:r>
      </w:del>
    </w:p>
    <w:p w14:paraId="3AA02032" w14:textId="58947293" w:rsidR="00767014" w:rsidDel="006350D3" w:rsidRDefault="00767014" w:rsidP="00767014">
      <w:pPr>
        <w:pStyle w:val="BodyText"/>
        <w:keepNext/>
        <w:rPr>
          <w:del w:id="874" w:author="Keith Oulson" w:date="2018-05-02T10:33:00Z"/>
          <w:rFonts w:ascii="Verdana" w:hAnsi="Verdana"/>
          <w:sz w:val="24"/>
          <w:szCs w:val="24"/>
        </w:rPr>
      </w:pPr>
      <w:del w:id="875" w:author="Keith Oulson" w:date="2018-05-02T10:33:00Z">
        <w:r w:rsidRPr="00963487" w:rsidDel="006350D3">
          <w:rPr>
            <w:rFonts w:ascii="Verdana" w:hAnsi="Verdana"/>
            <w:sz w:val="24"/>
            <w:szCs w:val="24"/>
          </w:rPr>
          <w:delText xml:space="preserve">See </w:delText>
        </w:r>
        <w:r w:rsidDel="006350D3">
          <w:rPr>
            <w:rFonts w:ascii="Verdana" w:hAnsi="Verdana"/>
            <w:sz w:val="24"/>
            <w:szCs w:val="24"/>
          </w:rPr>
          <w:delText>Procedure</w:delText>
        </w:r>
        <w:r w:rsidRPr="00963487" w:rsidDel="006350D3">
          <w:rPr>
            <w:rFonts w:ascii="Verdana" w:hAnsi="Verdana"/>
            <w:sz w:val="24"/>
            <w:szCs w:val="24"/>
          </w:rPr>
          <w:delText xml:space="preserve"> resource in Bundle included in section 3.2</w:delText>
        </w:r>
        <w:r w:rsidDel="006350D3">
          <w:rPr>
            <w:rFonts w:ascii="Verdana" w:hAnsi="Verdana"/>
            <w:sz w:val="24"/>
            <w:szCs w:val="24"/>
          </w:rPr>
          <w:delText>.2</w:delText>
        </w:r>
      </w:del>
    </w:p>
    <w:p w14:paraId="7094B39B" w14:textId="51FC5BE0" w:rsidR="00767014" w:rsidDel="006350D3" w:rsidRDefault="00767014" w:rsidP="00767014">
      <w:pPr>
        <w:pStyle w:val="BodyText"/>
        <w:keepNext/>
        <w:rPr>
          <w:del w:id="876" w:author="Keith Oulson" w:date="2018-05-02T10:33:00Z"/>
          <w:rFonts w:ascii="Verdana" w:hAnsi="Verdana"/>
          <w:sz w:val="24"/>
          <w:szCs w:val="24"/>
        </w:rPr>
      </w:pPr>
    </w:p>
    <w:p w14:paraId="153BFF4F" w14:textId="595D7E7C" w:rsidR="00767014" w:rsidDel="006350D3" w:rsidRDefault="00767014" w:rsidP="00767014">
      <w:pPr>
        <w:pStyle w:val="BodyText"/>
        <w:keepNext/>
        <w:rPr>
          <w:del w:id="877" w:author="Keith Oulson" w:date="2018-05-02T10:33:00Z"/>
          <w:rFonts w:ascii="Verdana" w:hAnsi="Verdana"/>
          <w:sz w:val="24"/>
          <w:szCs w:val="24"/>
        </w:rPr>
      </w:pPr>
    </w:p>
    <w:p w14:paraId="45A02107" w14:textId="3DB22686" w:rsidR="00087BFB" w:rsidRDefault="00087BFB" w:rsidP="00087BFB">
      <w:pPr>
        <w:pStyle w:val="BodyText"/>
        <w:keepNext/>
      </w:pPr>
    </w:p>
    <w:p w14:paraId="7CD861D9" w14:textId="49AF9239" w:rsidR="009E0E03" w:rsidRDefault="009E0E03" w:rsidP="00263B49">
      <w:pPr>
        <w:pStyle w:val="Heading3"/>
        <w:rPr>
          <w:szCs w:val="24"/>
        </w:rPr>
      </w:pPr>
      <w:bookmarkStart w:id="878" w:name="_Toc513104880"/>
      <w:r>
        <w:rPr>
          <w:szCs w:val="24"/>
        </w:rPr>
        <w:t>835</w:t>
      </w:r>
      <w:r w:rsidRPr="0030769F">
        <w:rPr>
          <w:szCs w:val="24"/>
        </w:rPr>
        <w:t xml:space="preserve"> </w:t>
      </w:r>
      <w:r>
        <w:rPr>
          <w:szCs w:val="24"/>
        </w:rPr>
        <w:t>EFT</w:t>
      </w:r>
      <w:r w:rsidRPr="0030769F">
        <w:rPr>
          <w:szCs w:val="24"/>
        </w:rPr>
        <w:t xml:space="preserve"> FHIR Bundle Resources</w:t>
      </w:r>
      <w:bookmarkEnd w:id="878"/>
    </w:p>
    <w:p w14:paraId="6F896853" w14:textId="0A36B5E0" w:rsidR="003C42BF" w:rsidRDefault="003C42BF" w:rsidP="00F7010D">
      <w:pPr>
        <w:pStyle w:val="Heading4"/>
      </w:pPr>
      <w:r w:rsidRPr="00963487">
        <w:t>Basi</w:t>
      </w:r>
      <w:r>
        <w:t>c</w:t>
      </w:r>
    </w:p>
    <w:p w14:paraId="6FEBFB95" w14:textId="1D1CB323" w:rsidR="003C42BF" w:rsidRPr="00F7010D" w:rsidRDefault="003C42BF" w:rsidP="00F7010D">
      <w:pPr>
        <w:pStyle w:val="BodyText"/>
        <w:keepNext/>
      </w:pPr>
      <w:r w:rsidRPr="00963487">
        <w:rPr>
          <w:rFonts w:ascii="Verdana" w:hAnsi="Verdana"/>
          <w:sz w:val="24"/>
          <w:szCs w:val="24"/>
        </w:rPr>
        <w:t xml:space="preserve">See Basic resource in Bundle included in </w:t>
      </w:r>
      <w:bookmarkStart w:id="879" w:name="_Hlk509323118"/>
      <w:r w:rsidR="003D45A2" w:rsidRPr="00963487">
        <w:rPr>
          <w:rFonts w:ascii="Verdana" w:hAnsi="Verdana"/>
          <w:sz w:val="24"/>
          <w:szCs w:val="24"/>
        </w:rPr>
        <w:t xml:space="preserve">section </w:t>
      </w:r>
      <w:del w:id="880" w:author="Keith Oulson" w:date="2018-05-02T10:34:00Z">
        <w:r w:rsidR="003D45A2" w:rsidRPr="00963487" w:rsidDel="006350D3">
          <w:rPr>
            <w:rFonts w:ascii="Verdana" w:hAnsi="Verdana"/>
            <w:sz w:val="24"/>
            <w:szCs w:val="24"/>
          </w:rPr>
          <w:delText>3.2</w:delText>
        </w:r>
        <w:r w:rsidR="003D45A2" w:rsidDel="006350D3">
          <w:rPr>
            <w:rFonts w:ascii="Verdana" w:hAnsi="Verdana"/>
            <w:sz w:val="24"/>
            <w:szCs w:val="24"/>
          </w:rPr>
          <w:delText>.3</w:delText>
        </w:r>
      </w:del>
      <w:bookmarkEnd w:id="879"/>
      <w:ins w:id="881" w:author="Keith Oulson" w:date="2018-05-02T10:34:00Z">
        <w:r w:rsidR="006350D3">
          <w:rPr>
            <w:rFonts w:ascii="Verdana" w:hAnsi="Verdana"/>
            <w:sz w:val="24"/>
            <w:szCs w:val="24"/>
          </w:rPr>
          <w:t>3.2.2</w:t>
        </w:r>
      </w:ins>
    </w:p>
    <w:p w14:paraId="1383905C" w14:textId="6D468E2D" w:rsidR="003C42BF" w:rsidRDefault="003C42BF" w:rsidP="00F7010D">
      <w:pPr>
        <w:pStyle w:val="Heading4"/>
      </w:pPr>
      <w:r>
        <w:t>Claim</w:t>
      </w:r>
    </w:p>
    <w:p w14:paraId="46C9438B" w14:textId="27CE7262" w:rsidR="003C42BF" w:rsidRPr="00351655" w:rsidRDefault="003C42BF" w:rsidP="00351655">
      <w:pPr>
        <w:pStyle w:val="BodyText"/>
        <w:rPr>
          <w:lang w:eastAsia="en-US"/>
        </w:rPr>
      </w:pPr>
      <w:r w:rsidRPr="00963487">
        <w:rPr>
          <w:rFonts w:ascii="Verdana" w:hAnsi="Verdana"/>
          <w:sz w:val="24"/>
          <w:szCs w:val="24"/>
        </w:rPr>
        <w:t xml:space="preserve">See </w:t>
      </w:r>
      <w:r>
        <w:rPr>
          <w:rFonts w:ascii="Verdana" w:hAnsi="Verdana"/>
          <w:sz w:val="24"/>
          <w:szCs w:val="24"/>
        </w:rPr>
        <w:t>Claim</w:t>
      </w:r>
      <w:r w:rsidRPr="00963487">
        <w:rPr>
          <w:rFonts w:ascii="Verdana" w:hAnsi="Verdana"/>
          <w:sz w:val="24"/>
          <w:szCs w:val="24"/>
        </w:rPr>
        <w:t xml:space="preserve"> resource in Bundle included in </w:t>
      </w:r>
      <w:r w:rsidR="003D45A2" w:rsidRPr="00963487">
        <w:rPr>
          <w:rFonts w:ascii="Verdana" w:hAnsi="Verdana"/>
          <w:sz w:val="24"/>
          <w:szCs w:val="24"/>
        </w:rPr>
        <w:t xml:space="preserve">section </w:t>
      </w:r>
      <w:del w:id="882" w:author="Keith Oulson" w:date="2018-05-02T10:34:00Z">
        <w:r w:rsidR="003D45A2" w:rsidRPr="00963487" w:rsidDel="006350D3">
          <w:rPr>
            <w:rFonts w:ascii="Verdana" w:hAnsi="Verdana"/>
            <w:sz w:val="24"/>
            <w:szCs w:val="24"/>
          </w:rPr>
          <w:delText>3.2</w:delText>
        </w:r>
        <w:r w:rsidR="003D45A2" w:rsidDel="006350D3">
          <w:rPr>
            <w:rFonts w:ascii="Verdana" w:hAnsi="Verdana"/>
            <w:sz w:val="24"/>
            <w:szCs w:val="24"/>
          </w:rPr>
          <w:delText>.3</w:delText>
        </w:r>
      </w:del>
      <w:ins w:id="883" w:author="Keith Oulson" w:date="2018-05-02T10:34:00Z">
        <w:r w:rsidR="006350D3">
          <w:rPr>
            <w:rFonts w:ascii="Verdana" w:hAnsi="Verdana"/>
            <w:sz w:val="24"/>
            <w:szCs w:val="24"/>
          </w:rPr>
          <w:t>3.2.2</w:t>
        </w:r>
      </w:ins>
    </w:p>
    <w:p w14:paraId="3945C255" w14:textId="1668ABDC" w:rsidR="003C42BF" w:rsidRDefault="003C42BF" w:rsidP="003C42BF">
      <w:pPr>
        <w:pStyle w:val="Heading4"/>
      </w:pPr>
      <w:r>
        <w:t>ClaimResponse</w:t>
      </w:r>
    </w:p>
    <w:p w14:paraId="4895D440" w14:textId="1A0B10D4" w:rsidR="003C42BF" w:rsidRPr="009C69D8" w:rsidRDefault="003C42BF" w:rsidP="00F7010D">
      <w:pPr>
        <w:pStyle w:val="BodyText"/>
      </w:pPr>
      <w:r w:rsidRPr="00963487">
        <w:rPr>
          <w:rFonts w:ascii="Verdana" w:hAnsi="Verdana"/>
          <w:sz w:val="24"/>
          <w:szCs w:val="24"/>
        </w:rPr>
        <w:t xml:space="preserve">See </w:t>
      </w:r>
      <w:r>
        <w:rPr>
          <w:rFonts w:ascii="Verdana" w:hAnsi="Verdana"/>
          <w:sz w:val="24"/>
          <w:szCs w:val="24"/>
        </w:rPr>
        <w:t>ClaimResponse</w:t>
      </w:r>
      <w:r w:rsidRPr="00963487">
        <w:rPr>
          <w:rFonts w:ascii="Verdana" w:hAnsi="Verdana"/>
          <w:sz w:val="24"/>
          <w:szCs w:val="24"/>
        </w:rPr>
        <w:t xml:space="preserve"> resource in Bundle included </w:t>
      </w:r>
      <w:r w:rsidR="003D45A2">
        <w:rPr>
          <w:rFonts w:ascii="Verdana" w:hAnsi="Verdana"/>
          <w:sz w:val="24"/>
          <w:szCs w:val="24"/>
        </w:rPr>
        <w:t xml:space="preserve">in </w:t>
      </w:r>
      <w:r w:rsidR="003D45A2" w:rsidRPr="00963487">
        <w:rPr>
          <w:rFonts w:ascii="Verdana" w:hAnsi="Verdana"/>
          <w:sz w:val="24"/>
          <w:szCs w:val="24"/>
        </w:rPr>
        <w:t xml:space="preserve">section </w:t>
      </w:r>
      <w:del w:id="884" w:author="Keith Oulson" w:date="2018-05-02T10:34:00Z">
        <w:r w:rsidR="003D45A2" w:rsidRPr="00963487" w:rsidDel="006350D3">
          <w:rPr>
            <w:rFonts w:ascii="Verdana" w:hAnsi="Verdana"/>
            <w:sz w:val="24"/>
            <w:szCs w:val="24"/>
          </w:rPr>
          <w:delText>3.2</w:delText>
        </w:r>
        <w:r w:rsidR="003D45A2" w:rsidDel="006350D3">
          <w:rPr>
            <w:rFonts w:ascii="Verdana" w:hAnsi="Verdana"/>
            <w:sz w:val="24"/>
            <w:szCs w:val="24"/>
          </w:rPr>
          <w:delText>.3</w:delText>
        </w:r>
      </w:del>
      <w:ins w:id="885" w:author="Keith Oulson" w:date="2018-05-02T10:34:00Z">
        <w:r w:rsidR="006350D3">
          <w:rPr>
            <w:rFonts w:ascii="Verdana" w:hAnsi="Verdana"/>
            <w:sz w:val="24"/>
            <w:szCs w:val="24"/>
          </w:rPr>
          <w:t>3.2.2</w:t>
        </w:r>
      </w:ins>
    </w:p>
    <w:p w14:paraId="2854E53B" w14:textId="4C85F621" w:rsidR="003C42BF" w:rsidRDefault="003C42BF" w:rsidP="00F7010D">
      <w:pPr>
        <w:pStyle w:val="Heading4"/>
      </w:pPr>
      <w:r w:rsidRPr="00963487">
        <w:lastRenderedPageBreak/>
        <w:t>MessageHeader</w:t>
      </w:r>
    </w:p>
    <w:p w14:paraId="4A4037C3" w14:textId="6C0AB0F0" w:rsidR="003C42BF" w:rsidRPr="00351655" w:rsidRDefault="003C42BF" w:rsidP="00F7010D">
      <w:pPr>
        <w:pStyle w:val="BodyText"/>
        <w:rPr>
          <w:lang w:eastAsia="en-US"/>
        </w:rPr>
      </w:pPr>
      <w:r w:rsidRPr="00963487">
        <w:rPr>
          <w:rFonts w:ascii="Verdana" w:hAnsi="Verdana"/>
          <w:sz w:val="24"/>
          <w:szCs w:val="24"/>
        </w:rPr>
        <w:t xml:space="preserve">See </w:t>
      </w:r>
      <w:r>
        <w:rPr>
          <w:rFonts w:ascii="Verdana" w:hAnsi="Verdana"/>
          <w:sz w:val="24"/>
          <w:szCs w:val="24"/>
        </w:rPr>
        <w:t>MessageHeader</w:t>
      </w:r>
      <w:r w:rsidRPr="00963487">
        <w:rPr>
          <w:rFonts w:ascii="Verdana" w:hAnsi="Verdana"/>
          <w:sz w:val="24"/>
          <w:szCs w:val="24"/>
        </w:rPr>
        <w:t xml:space="preserve"> resource in Bundle included in </w:t>
      </w:r>
      <w:r w:rsidR="003D45A2" w:rsidRPr="00963487">
        <w:rPr>
          <w:rFonts w:ascii="Verdana" w:hAnsi="Verdana"/>
          <w:sz w:val="24"/>
          <w:szCs w:val="24"/>
        </w:rPr>
        <w:t xml:space="preserve">section </w:t>
      </w:r>
      <w:del w:id="886" w:author="Keith Oulson" w:date="2018-05-02T10:34:00Z">
        <w:r w:rsidR="003D45A2" w:rsidRPr="00963487" w:rsidDel="006350D3">
          <w:rPr>
            <w:rFonts w:ascii="Verdana" w:hAnsi="Verdana"/>
            <w:sz w:val="24"/>
            <w:szCs w:val="24"/>
          </w:rPr>
          <w:delText>3.2</w:delText>
        </w:r>
        <w:r w:rsidR="003D45A2" w:rsidDel="006350D3">
          <w:rPr>
            <w:rFonts w:ascii="Verdana" w:hAnsi="Verdana"/>
            <w:sz w:val="24"/>
            <w:szCs w:val="24"/>
          </w:rPr>
          <w:delText>.3</w:delText>
        </w:r>
      </w:del>
      <w:ins w:id="887" w:author="Keith Oulson" w:date="2018-05-02T10:34:00Z">
        <w:r w:rsidR="006350D3">
          <w:rPr>
            <w:rFonts w:ascii="Verdana" w:hAnsi="Verdana"/>
            <w:sz w:val="24"/>
            <w:szCs w:val="24"/>
          </w:rPr>
          <w:t>3.2.2</w:t>
        </w:r>
      </w:ins>
    </w:p>
    <w:p w14:paraId="0BF8955F" w14:textId="0275102D" w:rsidR="003C42BF" w:rsidRDefault="003C42BF" w:rsidP="00F7010D">
      <w:pPr>
        <w:pStyle w:val="Heading4"/>
      </w:pPr>
      <w:r w:rsidRPr="00963487">
        <w:t>Organization</w:t>
      </w:r>
    </w:p>
    <w:p w14:paraId="5FFA33BC" w14:textId="13319908" w:rsidR="003C42BF" w:rsidRPr="00351655" w:rsidRDefault="003C42BF" w:rsidP="00F7010D">
      <w:pPr>
        <w:pStyle w:val="BodyText"/>
        <w:rPr>
          <w:lang w:eastAsia="en-US"/>
        </w:rPr>
      </w:pPr>
      <w:r w:rsidRPr="00963487">
        <w:rPr>
          <w:rFonts w:ascii="Verdana" w:hAnsi="Verdana"/>
          <w:sz w:val="24"/>
          <w:szCs w:val="24"/>
        </w:rPr>
        <w:t xml:space="preserve">See </w:t>
      </w:r>
      <w:r>
        <w:rPr>
          <w:rFonts w:ascii="Verdana" w:hAnsi="Verdana"/>
          <w:sz w:val="24"/>
          <w:szCs w:val="24"/>
        </w:rPr>
        <w:t>Organization</w:t>
      </w:r>
      <w:r w:rsidRPr="00963487">
        <w:rPr>
          <w:rFonts w:ascii="Verdana" w:hAnsi="Verdana"/>
          <w:sz w:val="24"/>
          <w:szCs w:val="24"/>
        </w:rPr>
        <w:t xml:space="preserve"> resource in Bundle included in </w:t>
      </w:r>
      <w:r w:rsidR="003D45A2" w:rsidRPr="00963487">
        <w:rPr>
          <w:rFonts w:ascii="Verdana" w:hAnsi="Verdana"/>
          <w:sz w:val="24"/>
          <w:szCs w:val="24"/>
        </w:rPr>
        <w:t xml:space="preserve">section </w:t>
      </w:r>
      <w:del w:id="888" w:author="Keith Oulson" w:date="2018-05-02T10:34:00Z">
        <w:r w:rsidR="003D45A2" w:rsidRPr="00963487" w:rsidDel="006350D3">
          <w:rPr>
            <w:rFonts w:ascii="Verdana" w:hAnsi="Verdana"/>
            <w:sz w:val="24"/>
            <w:szCs w:val="24"/>
          </w:rPr>
          <w:delText>3.2</w:delText>
        </w:r>
        <w:r w:rsidR="003D45A2" w:rsidDel="006350D3">
          <w:rPr>
            <w:rFonts w:ascii="Verdana" w:hAnsi="Verdana"/>
            <w:sz w:val="24"/>
            <w:szCs w:val="24"/>
          </w:rPr>
          <w:delText>.3</w:delText>
        </w:r>
      </w:del>
      <w:ins w:id="889" w:author="Keith Oulson" w:date="2018-05-02T10:34:00Z">
        <w:r w:rsidR="006350D3">
          <w:rPr>
            <w:rFonts w:ascii="Verdana" w:hAnsi="Verdana"/>
            <w:sz w:val="24"/>
            <w:szCs w:val="24"/>
          </w:rPr>
          <w:t>3.2.2</w:t>
        </w:r>
      </w:ins>
    </w:p>
    <w:p w14:paraId="5A871D93" w14:textId="77777777" w:rsidR="003C42BF" w:rsidRPr="00963487" w:rsidRDefault="003C42BF" w:rsidP="00F7010D">
      <w:pPr>
        <w:pStyle w:val="Heading4"/>
      </w:pPr>
      <w:r w:rsidRPr="00963487">
        <w:t>Person</w:t>
      </w:r>
    </w:p>
    <w:p w14:paraId="42836948" w14:textId="4C7AF692" w:rsidR="003C42BF" w:rsidDel="00D27748" w:rsidRDefault="003C42BF" w:rsidP="00F7010D">
      <w:pPr>
        <w:pStyle w:val="BodyText"/>
        <w:rPr>
          <w:del w:id="890" w:author="Keith Oulson" w:date="2018-05-01T08:17:00Z"/>
          <w:rFonts w:ascii="Verdana" w:hAnsi="Verdana"/>
          <w:sz w:val="24"/>
          <w:szCs w:val="24"/>
        </w:rPr>
      </w:pPr>
      <w:r w:rsidRPr="00963487">
        <w:rPr>
          <w:rFonts w:ascii="Verdana" w:hAnsi="Verdana"/>
          <w:sz w:val="24"/>
          <w:szCs w:val="24"/>
        </w:rPr>
        <w:t xml:space="preserve">See </w:t>
      </w:r>
      <w:r>
        <w:rPr>
          <w:rFonts w:ascii="Verdana" w:hAnsi="Verdana"/>
          <w:sz w:val="24"/>
          <w:szCs w:val="24"/>
        </w:rPr>
        <w:t>Person</w:t>
      </w:r>
      <w:r w:rsidRPr="00963487">
        <w:rPr>
          <w:rFonts w:ascii="Verdana" w:hAnsi="Verdana"/>
          <w:sz w:val="24"/>
          <w:szCs w:val="24"/>
        </w:rPr>
        <w:t xml:space="preserve"> resource in Bundle included in </w:t>
      </w:r>
      <w:r w:rsidR="003D45A2" w:rsidRPr="00963487">
        <w:rPr>
          <w:rFonts w:ascii="Verdana" w:hAnsi="Verdana"/>
          <w:sz w:val="24"/>
          <w:szCs w:val="24"/>
        </w:rPr>
        <w:t xml:space="preserve">section </w:t>
      </w:r>
      <w:del w:id="891" w:author="Keith Oulson" w:date="2018-05-02T10:34:00Z">
        <w:r w:rsidR="003D45A2" w:rsidRPr="00963487" w:rsidDel="006350D3">
          <w:rPr>
            <w:rFonts w:ascii="Verdana" w:hAnsi="Verdana"/>
            <w:sz w:val="24"/>
            <w:szCs w:val="24"/>
          </w:rPr>
          <w:delText>3.2</w:delText>
        </w:r>
        <w:r w:rsidR="003D45A2" w:rsidDel="006350D3">
          <w:rPr>
            <w:rFonts w:ascii="Verdana" w:hAnsi="Verdana"/>
            <w:sz w:val="24"/>
            <w:szCs w:val="24"/>
          </w:rPr>
          <w:delText>.3</w:delText>
        </w:r>
      </w:del>
      <w:ins w:id="892" w:author="Keith Oulson" w:date="2018-05-02T10:34:00Z">
        <w:r w:rsidR="006350D3">
          <w:rPr>
            <w:rFonts w:ascii="Verdana" w:hAnsi="Verdana"/>
            <w:sz w:val="24"/>
            <w:szCs w:val="24"/>
          </w:rPr>
          <w:t>3.2.2</w:t>
        </w:r>
      </w:ins>
    </w:p>
    <w:p w14:paraId="7CDC4BD4" w14:textId="77777777" w:rsidR="00351655" w:rsidRPr="00F7010D" w:rsidRDefault="00351655" w:rsidP="00F7010D">
      <w:pPr>
        <w:pStyle w:val="BodyText"/>
      </w:pPr>
    </w:p>
    <w:p w14:paraId="4EBB167F" w14:textId="77777777" w:rsidR="00294264" w:rsidRDefault="00294264">
      <w:pPr>
        <w:rPr>
          <w:rFonts w:ascii="Verdana" w:hAnsi="Verdana" w:cs="Arial"/>
          <w:b/>
          <w:iCs/>
          <w:kern w:val="32"/>
          <w:sz w:val="28"/>
          <w:szCs w:val="28"/>
        </w:rPr>
      </w:pPr>
      <w:r>
        <w:br w:type="page"/>
      </w:r>
    </w:p>
    <w:p w14:paraId="3E44121D" w14:textId="0F8A7BC6" w:rsidR="00377177" w:rsidRDefault="003C42BF" w:rsidP="001762A8">
      <w:pPr>
        <w:pStyle w:val="Heading2"/>
      </w:pPr>
      <w:bookmarkStart w:id="893" w:name="_Toc513104881"/>
      <w:r>
        <w:lastRenderedPageBreak/>
        <w:t>Mapping Sheet</w:t>
      </w:r>
      <w:bookmarkEnd w:id="893"/>
    </w:p>
    <w:p w14:paraId="17FC4B08" w14:textId="7A6F5EC3" w:rsidR="00A00E17" w:rsidRDefault="00A00E17" w:rsidP="00F7010D">
      <w:pPr>
        <w:pStyle w:val="BodyText"/>
        <w:rPr>
          <w:rFonts w:ascii="Verdana" w:hAnsi="Verdana"/>
          <w:sz w:val="24"/>
          <w:szCs w:val="24"/>
        </w:rPr>
      </w:pPr>
    </w:p>
    <w:p w14:paraId="1D934DBC" w14:textId="1147DC37" w:rsidR="00A00E17" w:rsidRDefault="00A00E17" w:rsidP="00F7010D">
      <w:pPr>
        <w:pStyle w:val="BodyText"/>
        <w:rPr>
          <w:rFonts w:ascii="Verdana" w:hAnsi="Verdana"/>
          <w:sz w:val="24"/>
          <w:szCs w:val="24"/>
        </w:rPr>
      </w:pPr>
      <w:r>
        <w:rPr>
          <w:rFonts w:ascii="Verdana" w:hAnsi="Verdana"/>
          <w:sz w:val="24"/>
          <w:szCs w:val="24"/>
          <w:lang w:eastAsia="en-US"/>
        </w:rPr>
        <w:t>The following mapping sheets includes three tabs. One for ERA</w:t>
      </w:r>
      <w:del w:id="894" w:author="Keith Oulson" w:date="2018-05-02T10:39:00Z">
        <w:r w:rsidDel="00233950">
          <w:rPr>
            <w:rFonts w:ascii="Verdana" w:hAnsi="Verdana"/>
            <w:sz w:val="24"/>
            <w:szCs w:val="24"/>
            <w:lang w:eastAsia="en-US"/>
          </w:rPr>
          <w:delText>,</w:delText>
        </w:r>
      </w:del>
      <w:r>
        <w:rPr>
          <w:rFonts w:ascii="Verdana" w:hAnsi="Verdana"/>
          <w:sz w:val="24"/>
          <w:szCs w:val="24"/>
          <w:lang w:eastAsia="en-US"/>
        </w:rPr>
        <w:t xml:space="preserve"> </w:t>
      </w:r>
      <w:del w:id="895" w:author="Keith Oulson" w:date="2018-05-02T10:39:00Z">
        <w:r w:rsidDel="00233950">
          <w:rPr>
            <w:rFonts w:ascii="Verdana" w:hAnsi="Verdana"/>
            <w:sz w:val="24"/>
            <w:szCs w:val="24"/>
            <w:lang w:eastAsia="en-US"/>
          </w:rPr>
          <w:delText xml:space="preserve">one for MRA, </w:delText>
        </w:r>
      </w:del>
      <w:r>
        <w:rPr>
          <w:rFonts w:ascii="Verdana" w:hAnsi="Verdana"/>
          <w:sz w:val="24"/>
          <w:szCs w:val="24"/>
          <w:lang w:eastAsia="en-US"/>
        </w:rPr>
        <w:t xml:space="preserve">and </w:t>
      </w:r>
      <w:r w:rsidR="003F5894">
        <w:rPr>
          <w:rFonts w:ascii="Verdana" w:hAnsi="Verdana"/>
          <w:sz w:val="24"/>
          <w:szCs w:val="24"/>
          <w:lang w:eastAsia="en-US"/>
        </w:rPr>
        <w:t>two for EFT (one based on information from Peter Hartley and one based on information from Aaris Epps):</w:t>
      </w:r>
    </w:p>
    <w:p w14:paraId="63AAF0DC" w14:textId="77777777" w:rsidR="00A00E17" w:rsidRPr="00F7010D" w:rsidRDefault="00A00E17" w:rsidP="00F7010D">
      <w:pPr>
        <w:pStyle w:val="BodyText"/>
        <w:rPr>
          <w:rFonts w:ascii="Verdana" w:hAnsi="Verdana"/>
          <w:sz w:val="24"/>
          <w:szCs w:val="24"/>
        </w:rPr>
      </w:pPr>
    </w:p>
    <w:p w14:paraId="695178E2" w14:textId="72EFAA64" w:rsidR="00351655" w:rsidRDefault="00233950" w:rsidP="00F7010D">
      <w:pPr>
        <w:pStyle w:val="BodyText"/>
      </w:pPr>
      <w:ins w:id="896" w:author="Keith Oulson" w:date="2018-05-02T10:39:00Z">
        <w:r>
          <w:object w:dxaOrig="1551" w:dyaOrig="1004" w14:anchorId="6F68A341">
            <v:shape id="_x0000_i1030" type="#_x0000_t75" style="width:77.25pt;height:50.25pt" o:ole="">
              <v:imagedata r:id="rId37" o:title=""/>
            </v:shape>
            <o:OLEObject Type="Embed" ProgID="Excel.Sheet.12" ShapeID="_x0000_i1030" DrawAspect="Icon" ObjectID="_1587530899" r:id="rId38"/>
          </w:object>
        </w:r>
      </w:ins>
      <w:del w:id="897" w:author="Steffen Maerdian" w:date="2018-04-19T11:25:00Z">
        <w:r w:rsidR="0020091A" w:rsidDel="00E95AA9">
          <w:object w:dxaOrig="1540" w:dyaOrig="997" w14:anchorId="03B10B38">
            <v:shape id="_x0000_i1031" type="#_x0000_t75" style="width:77.25pt;height:49.5pt" o:ole="">
              <v:imagedata r:id="rId39" o:title=""/>
            </v:shape>
            <o:OLEObject Type="Embed" ProgID="Excel.Sheet.12" ShapeID="_x0000_i1031" DrawAspect="Icon" ObjectID="_1587530900" r:id="rId40"/>
          </w:object>
        </w:r>
      </w:del>
      <w:ins w:id="898" w:author="Steffen Maerdian" w:date="2018-04-19T11:26:00Z">
        <w:del w:id="899" w:author="Keith Oulson" w:date="2018-05-02T10:38:00Z">
          <w:r w:rsidR="00E95AA9" w:rsidDel="006350D3">
            <w:object w:dxaOrig="1532" w:dyaOrig="991" w14:anchorId="1E92FB01">
              <v:shape id="_x0000_i1032" type="#_x0000_t75" style="width:76.5pt;height:49.5pt" o:ole="">
                <v:imagedata r:id="rId41" o:title=""/>
              </v:shape>
              <o:OLEObject Type="Embed" ProgID="Excel.Sheet.12" ShapeID="_x0000_i1032" DrawAspect="Icon" ObjectID="_1587530901" r:id="rId42"/>
            </w:object>
          </w:r>
        </w:del>
      </w:ins>
    </w:p>
    <w:p w14:paraId="706EE425" w14:textId="7850070F" w:rsidR="00A00E17" w:rsidRDefault="00A00E17" w:rsidP="00F7010D">
      <w:pPr>
        <w:pStyle w:val="BodyText"/>
      </w:pPr>
    </w:p>
    <w:p w14:paraId="312BBE37" w14:textId="77777777" w:rsidR="00A00E17" w:rsidRDefault="00A00E17" w:rsidP="00F7010D">
      <w:pPr>
        <w:pStyle w:val="BodyText"/>
      </w:pPr>
    </w:p>
    <w:p w14:paraId="2266EFF8" w14:textId="5E9C2266" w:rsidR="00351655" w:rsidRDefault="00351655" w:rsidP="00F7010D">
      <w:pPr>
        <w:pStyle w:val="BodyText"/>
      </w:pPr>
    </w:p>
    <w:p w14:paraId="26E08D3B" w14:textId="77777777" w:rsidR="00A00E17" w:rsidRPr="00F7010D" w:rsidRDefault="00A00E17" w:rsidP="00F7010D">
      <w:pPr>
        <w:pStyle w:val="BodyText"/>
      </w:pPr>
    </w:p>
    <w:p w14:paraId="4A3C9B9F" w14:textId="3BD5D9BA" w:rsidR="00B92B9C" w:rsidRDefault="00B92B9C" w:rsidP="00B92B9C">
      <w:pPr>
        <w:pStyle w:val="Heading1"/>
      </w:pPr>
      <w:bookmarkStart w:id="900" w:name="_Toc513104882"/>
      <w:r w:rsidRPr="002C39AC">
        <w:t>Appendix B - TASCore Mapping Rules</w:t>
      </w:r>
      <w:bookmarkEnd w:id="900"/>
    </w:p>
    <w:p w14:paraId="160E8BDD" w14:textId="527F7F25" w:rsidR="001123AF" w:rsidRPr="00F7010D" w:rsidRDefault="001123AF" w:rsidP="00F7010D">
      <w:pPr>
        <w:pStyle w:val="BodyText"/>
        <w:rPr>
          <w:rFonts w:ascii="Verdana" w:hAnsi="Verdana"/>
          <w:sz w:val="24"/>
          <w:szCs w:val="24"/>
        </w:rPr>
      </w:pPr>
      <w:r w:rsidRPr="00F7010D">
        <w:rPr>
          <w:rFonts w:ascii="Verdana" w:hAnsi="Verdana"/>
          <w:sz w:val="24"/>
          <w:szCs w:val="24"/>
          <w:lang w:eastAsia="en-US"/>
        </w:rPr>
        <w:t>Tbd</w:t>
      </w:r>
    </w:p>
    <w:p w14:paraId="3132FA33" w14:textId="77777777" w:rsidR="001123AF" w:rsidRDefault="00B92B9C" w:rsidP="00B92B9C">
      <w:pPr>
        <w:pStyle w:val="Heading1"/>
      </w:pPr>
      <w:bookmarkStart w:id="901" w:name="_Toc513104883"/>
      <w:r w:rsidRPr="002C39AC">
        <w:t>Appendix C – TASCore Default Values</w:t>
      </w:r>
      <w:bookmarkEnd w:id="901"/>
    </w:p>
    <w:p w14:paraId="6289D580" w14:textId="4E438EFD" w:rsidR="00B92B9C" w:rsidRPr="00F7010D" w:rsidRDefault="001123AF" w:rsidP="00F7010D">
      <w:pPr>
        <w:pStyle w:val="BodyText"/>
        <w:rPr>
          <w:rFonts w:ascii="Verdana" w:hAnsi="Verdana"/>
          <w:sz w:val="24"/>
          <w:szCs w:val="24"/>
        </w:rPr>
      </w:pPr>
      <w:r w:rsidRPr="00963487">
        <w:rPr>
          <w:rFonts w:ascii="Verdana" w:hAnsi="Verdana"/>
          <w:sz w:val="24"/>
          <w:szCs w:val="24"/>
          <w:lang w:eastAsia="en-US"/>
        </w:rPr>
        <w:t>Tbd</w:t>
      </w:r>
    </w:p>
    <w:p w14:paraId="4286B744" w14:textId="2B7B2C0F" w:rsidR="00B92B9C" w:rsidRDefault="00B92B9C" w:rsidP="00B92B9C">
      <w:pPr>
        <w:pStyle w:val="Heading1"/>
      </w:pPr>
      <w:bookmarkStart w:id="902" w:name="_Toc513104884"/>
      <w:r w:rsidRPr="002C39AC">
        <w:t>Appendix D – FSC Mapping Rules</w:t>
      </w:r>
      <w:bookmarkEnd w:id="902"/>
    </w:p>
    <w:p w14:paraId="2F561238" w14:textId="0B3840B0" w:rsidR="001123AF" w:rsidRPr="00F7010D" w:rsidRDefault="001123AF" w:rsidP="00F7010D">
      <w:pPr>
        <w:pStyle w:val="BodyText"/>
        <w:rPr>
          <w:rFonts w:ascii="Verdana" w:hAnsi="Verdana"/>
          <w:sz w:val="24"/>
          <w:szCs w:val="24"/>
        </w:rPr>
      </w:pPr>
      <w:r w:rsidRPr="00963487">
        <w:rPr>
          <w:rFonts w:ascii="Verdana" w:hAnsi="Verdana"/>
          <w:sz w:val="24"/>
          <w:szCs w:val="24"/>
          <w:lang w:eastAsia="en-US"/>
        </w:rPr>
        <w:t>Tbd</w:t>
      </w:r>
    </w:p>
    <w:p w14:paraId="71ADE399" w14:textId="260FD0CB" w:rsidR="00B92B9C" w:rsidRDefault="00B92B9C" w:rsidP="00B92B9C">
      <w:pPr>
        <w:pStyle w:val="Heading1"/>
      </w:pPr>
      <w:bookmarkStart w:id="903" w:name="_Toc513104885"/>
      <w:r w:rsidRPr="002C39AC">
        <w:t>Appendix E – FSC Default Values</w:t>
      </w:r>
      <w:bookmarkEnd w:id="903"/>
    </w:p>
    <w:p w14:paraId="47C9B18B" w14:textId="3CDDE75F" w:rsidR="001123AF" w:rsidRPr="00F7010D" w:rsidRDefault="001123AF" w:rsidP="00F7010D">
      <w:pPr>
        <w:pStyle w:val="BodyText"/>
        <w:rPr>
          <w:rFonts w:ascii="Verdana" w:hAnsi="Verdana"/>
          <w:sz w:val="24"/>
          <w:szCs w:val="24"/>
        </w:rPr>
      </w:pPr>
      <w:r>
        <w:rPr>
          <w:rFonts w:ascii="Verdana" w:hAnsi="Verdana"/>
          <w:sz w:val="24"/>
          <w:szCs w:val="24"/>
          <w:lang w:eastAsia="en-US"/>
        </w:rPr>
        <w:t>See mapping sheet section 3.</w:t>
      </w:r>
      <w:del w:id="904" w:author="Keith Oulson" w:date="2018-05-02T10:45:00Z">
        <w:r w:rsidDel="00096382">
          <w:rPr>
            <w:rFonts w:ascii="Verdana" w:hAnsi="Verdana"/>
            <w:sz w:val="24"/>
            <w:szCs w:val="24"/>
            <w:lang w:eastAsia="en-US"/>
          </w:rPr>
          <w:delText>3.</w:delText>
        </w:r>
      </w:del>
      <w:r w:rsidR="00EE1655">
        <w:rPr>
          <w:rFonts w:ascii="Verdana" w:hAnsi="Verdana"/>
          <w:sz w:val="24"/>
          <w:szCs w:val="24"/>
          <w:lang w:eastAsia="en-US"/>
        </w:rPr>
        <w:t>4</w:t>
      </w:r>
    </w:p>
    <w:p w14:paraId="47B4C858" w14:textId="3BC0A8AF" w:rsidR="00CE5F72" w:rsidRDefault="00CE5F72">
      <w:pPr>
        <w:pStyle w:val="Heading1"/>
      </w:pPr>
      <w:bookmarkStart w:id="905" w:name="_Toc513104886"/>
      <w:r>
        <w:t>Glossary</w:t>
      </w:r>
      <w:bookmarkEnd w:id="905"/>
    </w:p>
    <w:tbl>
      <w:tblPr>
        <w:tblW w:w="0" w:type="auto"/>
        <w:shd w:val="clear" w:color="auto" w:fill="FFFFFF"/>
        <w:tblCellMar>
          <w:left w:w="0" w:type="dxa"/>
          <w:right w:w="0" w:type="dxa"/>
        </w:tblCellMar>
        <w:tblLook w:val="04A0" w:firstRow="1" w:lastRow="0" w:firstColumn="1" w:lastColumn="0" w:noHBand="0" w:noVBand="1"/>
      </w:tblPr>
      <w:tblGrid>
        <w:gridCol w:w="3392"/>
        <w:gridCol w:w="7783"/>
      </w:tblGrid>
      <w:tr w:rsidR="00EE7B83" w:rsidRPr="00EE7B83" w14:paraId="17C1CF45" w14:textId="77777777" w:rsidTr="00EE7B8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225" w:type="dxa"/>
            </w:tcMar>
            <w:hideMark/>
          </w:tcPr>
          <w:p w14:paraId="28FF4FA2" w14:textId="77777777" w:rsidR="00EE7B83" w:rsidRPr="00F7010D" w:rsidRDefault="00EE7B83" w:rsidP="00EE7B83">
            <w:pPr>
              <w:rPr>
                <w:rFonts w:cs="Arial"/>
                <w:b/>
                <w:bCs/>
                <w:color w:val="333333"/>
                <w:sz w:val="21"/>
                <w:szCs w:val="21"/>
              </w:rPr>
            </w:pPr>
            <w:r w:rsidRPr="00F7010D">
              <w:rPr>
                <w:rFonts w:cs="Arial"/>
                <w:b/>
                <w:bCs/>
                <w:color w:val="333333"/>
                <w:sz w:val="21"/>
                <w:szCs w:val="21"/>
              </w:rPr>
              <w:t>Term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225" w:type="dxa"/>
            </w:tcMar>
            <w:hideMark/>
          </w:tcPr>
          <w:p w14:paraId="659ECA3F" w14:textId="77777777" w:rsidR="00EE7B83" w:rsidRPr="00F7010D" w:rsidRDefault="00EE7B83" w:rsidP="00EE7B83">
            <w:pPr>
              <w:rPr>
                <w:rFonts w:cs="Arial"/>
                <w:b/>
                <w:bCs/>
                <w:color w:val="333333"/>
                <w:sz w:val="21"/>
                <w:szCs w:val="21"/>
              </w:rPr>
            </w:pPr>
            <w:r w:rsidRPr="00F7010D">
              <w:rPr>
                <w:rFonts w:cs="Arial"/>
                <w:b/>
                <w:bCs/>
                <w:color w:val="333333"/>
                <w:sz w:val="21"/>
                <w:szCs w:val="21"/>
              </w:rPr>
              <w:t>Meaning</w:t>
            </w:r>
          </w:p>
        </w:tc>
      </w:tr>
      <w:tr w:rsidR="00EE7B83" w:rsidRPr="00EE7B83" w14:paraId="21A158B6" w14:textId="77777777" w:rsidTr="00EE7B8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13951A1" w14:textId="77777777" w:rsidR="00EE7B83" w:rsidRPr="00F7010D" w:rsidRDefault="00EE7B83" w:rsidP="00EE7B83">
            <w:pPr>
              <w:rPr>
                <w:rFonts w:ascii="Verdana" w:hAnsi="Verdana" w:cs="Segoe UI"/>
                <w:sz w:val="24"/>
              </w:rPr>
            </w:pPr>
            <w:r w:rsidRPr="00F7010D">
              <w:rPr>
                <w:rFonts w:ascii="Verdana" w:hAnsi="Verdana" w:cs="Segoe UI"/>
                <w:sz w:val="24"/>
              </w:rPr>
              <w:t>AMQP - Advanced Message Queuing Protocol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FD2C83" w14:textId="77777777" w:rsidR="00EE7B83" w:rsidRPr="00F7010D" w:rsidRDefault="00EE7B83" w:rsidP="00EE7B83">
            <w:pPr>
              <w:rPr>
                <w:rFonts w:ascii="Verdana" w:hAnsi="Verdana" w:cs="Segoe UI"/>
                <w:sz w:val="24"/>
              </w:rPr>
            </w:pPr>
            <w:r w:rsidRPr="00F7010D">
              <w:rPr>
                <w:rFonts w:ascii="Verdana" w:hAnsi="Verdana" w:cs="Segoe UI"/>
                <w:sz w:val="24"/>
              </w:rPr>
              <w:t>The </w:t>
            </w:r>
            <w:r w:rsidRPr="00F7010D">
              <w:rPr>
                <w:rFonts w:ascii="Verdana" w:hAnsi="Verdana" w:cs="Segoe UI"/>
                <w:i/>
                <w:iCs/>
                <w:sz w:val="24"/>
              </w:rPr>
              <w:t>Advanced Message Queuing Protocol</w:t>
            </w:r>
            <w:r w:rsidRPr="00F7010D">
              <w:rPr>
                <w:rFonts w:ascii="Verdana" w:hAnsi="Verdana" w:cs="Segoe UI"/>
                <w:sz w:val="24"/>
              </w:rPr>
              <w:t> (</w:t>
            </w:r>
            <w:r w:rsidRPr="00F7010D">
              <w:rPr>
                <w:rFonts w:ascii="Verdana" w:hAnsi="Verdana" w:cs="Segoe UI"/>
                <w:i/>
                <w:iCs/>
                <w:sz w:val="24"/>
              </w:rPr>
              <w:t>AMQP</w:t>
            </w:r>
            <w:r w:rsidRPr="00F7010D">
              <w:rPr>
                <w:rFonts w:ascii="Verdana" w:hAnsi="Verdana" w:cs="Segoe UI"/>
                <w:sz w:val="24"/>
              </w:rPr>
              <w:t>) is an open standard for passing business messages between applications or organizations using queues. </w:t>
            </w:r>
          </w:p>
        </w:tc>
      </w:tr>
      <w:tr w:rsidR="00EE7B83" w:rsidRPr="00EE7B83" w14:paraId="124C8BDF" w14:textId="77777777" w:rsidTr="00EE7B8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5D50928" w14:textId="77777777" w:rsidR="00EE7B83" w:rsidRPr="00F7010D" w:rsidRDefault="00EE7B83" w:rsidP="00EE7B83">
            <w:pPr>
              <w:rPr>
                <w:rFonts w:ascii="Verdana" w:hAnsi="Verdana" w:cs="Segoe UI"/>
                <w:sz w:val="24"/>
              </w:rPr>
            </w:pPr>
            <w:r w:rsidRPr="00F7010D">
              <w:rPr>
                <w:rFonts w:ascii="Verdana" w:hAnsi="Verdana" w:cs="Segoe UI"/>
                <w:sz w:val="24"/>
              </w:rPr>
              <w:t>HCCH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8CD2D38" w14:textId="77777777" w:rsidR="00EE7B83" w:rsidRPr="00F7010D" w:rsidRDefault="00EE7B83" w:rsidP="00EE7B83">
            <w:pPr>
              <w:rPr>
                <w:rFonts w:ascii="Verdana" w:hAnsi="Verdana" w:cs="Segoe UI"/>
                <w:sz w:val="24"/>
              </w:rPr>
            </w:pPr>
            <w:r w:rsidRPr="00F7010D">
              <w:rPr>
                <w:rFonts w:ascii="Verdana" w:hAnsi="Verdana" w:cs="Segoe UI"/>
                <w:sz w:val="24"/>
              </w:rPr>
              <w:t>Health Care Clearing House</w:t>
            </w:r>
          </w:p>
        </w:tc>
      </w:tr>
      <w:tr w:rsidR="00EE7B83" w:rsidRPr="00EE7B83" w14:paraId="658298E6" w14:textId="77777777" w:rsidTr="00EE7B8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D9EAB47" w14:textId="77777777" w:rsidR="00EE7B83" w:rsidRPr="00F7010D" w:rsidRDefault="00EE7B83" w:rsidP="00EE7B83">
            <w:pPr>
              <w:rPr>
                <w:rFonts w:ascii="Verdana" w:hAnsi="Verdana" w:cs="Segoe UI"/>
                <w:sz w:val="24"/>
              </w:rPr>
            </w:pPr>
            <w:r w:rsidRPr="00F7010D">
              <w:rPr>
                <w:rFonts w:ascii="Verdana" w:hAnsi="Verdana" w:cs="Segoe UI"/>
                <w:sz w:val="24"/>
              </w:rPr>
              <w:t>REST - REpresentational State Transfer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B1D7E49" w14:textId="23FF664D" w:rsidR="00EE7B83" w:rsidRPr="00F7010D" w:rsidRDefault="00EE7B83" w:rsidP="00EE7B83">
            <w:pPr>
              <w:rPr>
                <w:rFonts w:ascii="Verdana" w:hAnsi="Verdana" w:cs="Segoe UI"/>
                <w:sz w:val="24"/>
              </w:rPr>
            </w:pPr>
            <w:r w:rsidRPr="00F7010D">
              <w:rPr>
                <w:rFonts w:ascii="Verdana" w:hAnsi="Verdana" w:cs="Segoe UI"/>
                <w:sz w:val="24"/>
              </w:rPr>
              <w:t>REpresentational State Transfer, or RESTful web services provide interoperability between computer systems on the Internet or other network. Sometimes spelled ReST.</w:t>
            </w:r>
          </w:p>
        </w:tc>
      </w:tr>
    </w:tbl>
    <w:p w14:paraId="69140AB4" w14:textId="77777777" w:rsidR="00EE7B83" w:rsidRPr="00F7010D" w:rsidRDefault="00EE7B83" w:rsidP="00F7010D">
      <w:pPr>
        <w:pStyle w:val="BodyText"/>
        <w:rPr>
          <w:lang w:eastAsia="en-US"/>
        </w:rPr>
      </w:pPr>
    </w:p>
    <w:p w14:paraId="4AA9DDC6" w14:textId="5D90A7C9" w:rsidR="00B92B9C" w:rsidRDefault="00B92B9C" w:rsidP="00B92B9C">
      <w:pPr>
        <w:pStyle w:val="BodyText"/>
        <w:rPr>
          <w:sz w:val="24"/>
          <w:szCs w:val="24"/>
          <w:lang w:eastAsia="en-US"/>
        </w:rPr>
      </w:pPr>
    </w:p>
    <w:p w14:paraId="1181B133" w14:textId="352A209F" w:rsidR="0030651F" w:rsidRDefault="0030651F" w:rsidP="00B92B9C">
      <w:pPr>
        <w:pStyle w:val="BodyText"/>
        <w:rPr>
          <w:sz w:val="24"/>
          <w:szCs w:val="24"/>
          <w:lang w:eastAsia="en-US"/>
        </w:rPr>
      </w:pPr>
    </w:p>
    <w:p w14:paraId="2C324FDA" w14:textId="4CE4B673" w:rsidR="0030651F" w:rsidDel="00D27748" w:rsidRDefault="0030651F" w:rsidP="00B92B9C">
      <w:pPr>
        <w:pStyle w:val="BodyText"/>
        <w:rPr>
          <w:del w:id="906" w:author="Keith Oulson" w:date="2018-05-01T08:17:00Z"/>
          <w:sz w:val="24"/>
          <w:szCs w:val="24"/>
          <w:lang w:eastAsia="en-US"/>
        </w:rPr>
      </w:pPr>
      <w:bookmarkStart w:id="907" w:name="_Toc512926095"/>
      <w:bookmarkStart w:id="908" w:name="_Toc513021020"/>
      <w:bookmarkStart w:id="909" w:name="_Toc513104887"/>
      <w:bookmarkEnd w:id="907"/>
      <w:bookmarkEnd w:id="908"/>
      <w:bookmarkEnd w:id="909"/>
    </w:p>
    <w:p w14:paraId="4A3FD89C" w14:textId="7D383928" w:rsidR="0030651F" w:rsidDel="00D27748" w:rsidRDefault="0030651F" w:rsidP="00B92B9C">
      <w:pPr>
        <w:pStyle w:val="BodyText"/>
        <w:rPr>
          <w:del w:id="910" w:author="Keith Oulson" w:date="2018-05-01T08:17:00Z"/>
          <w:sz w:val="24"/>
          <w:szCs w:val="24"/>
          <w:lang w:eastAsia="en-US"/>
        </w:rPr>
      </w:pPr>
      <w:bookmarkStart w:id="911" w:name="_Toc512926096"/>
      <w:bookmarkStart w:id="912" w:name="_Toc513021021"/>
      <w:bookmarkStart w:id="913" w:name="_Toc513104888"/>
      <w:bookmarkEnd w:id="911"/>
      <w:bookmarkEnd w:id="912"/>
      <w:bookmarkEnd w:id="913"/>
    </w:p>
    <w:p w14:paraId="3B9C2DBF" w14:textId="70F5BC7F" w:rsidR="0030651F" w:rsidDel="00D27748" w:rsidRDefault="0030651F" w:rsidP="00B92B9C">
      <w:pPr>
        <w:pStyle w:val="BodyText"/>
        <w:rPr>
          <w:del w:id="914" w:author="Keith Oulson" w:date="2018-05-01T08:17:00Z"/>
          <w:sz w:val="24"/>
          <w:szCs w:val="24"/>
          <w:lang w:eastAsia="en-US"/>
        </w:rPr>
      </w:pPr>
      <w:bookmarkStart w:id="915" w:name="_Toc512926097"/>
      <w:bookmarkStart w:id="916" w:name="_Toc513021022"/>
      <w:bookmarkStart w:id="917" w:name="_Toc513104889"/>
      <w:bookmarkEnd w:id="915"/>
      <w:bookmarkEnd w:id="916"/>
      <w:bookmarkEnd w:id="917"/>
    </w:p>
    <w:p w14:paraId="79F066F5" w14:textId="1E4D55D7" w:rsidR="0030651F" w:rsidDel="00D27748" w:rsidRDefault="0030651F" w:rsidP="00B92B9C">
      <w:pPr>
        <w:pStyle w:val="BodyText"/>
        <w:rPr>
          <w:del w:id="918" w:author="Keith Oulson" w:date="2018-05-01T08:17:00Z"/>
          <w:sz w:val="24"/>
          <w:szCs w:val="24"/>
          <w:lang w:eastAsia="en-US"/>
        </w:rPr>
      </w:pPr>
      <w:bookmarkStart w:id="919" w:name="_Toc512926098"/>
      <w:bookmarkStart w:id="920" w:name="_Toc513021023"/>
      <w:bookmarkStart w:id="921" w:name="_Toc513104890"/>
      <w:bookmarkEnd w:id="919"/>
      <w:bookmarkEnd w:id="920"/>
      <w:bookmarkEnd w:id="921"/>
    </w:p>
    <w:p w14:paraId="15C5DE24" w14:textId="17E2DCC5" w:rsidR="0030651F" w:rsidDel="00D27748" w:rsidRDefault="0030651F" w:rsidP="00B92B9C">
      <w:pPr>
        <w:pStyle w:val="BodyText"/>
        <w:rPr>
          <w:del w:id="922" w:author="Keith Oulson" w:date="2018-05-01T08:17:00Z"/>
          <w:sz w:val="24"/>
          <w:szCs w:val="24"/>
          <w:lang w:eastAsia="en-US"/>
        </w:rPr>
      </w:pPr>
      <w:bookmarkStart w:id="923" w:name="_Toc512926099"/>
      <w:bookmarkStart w:id="924" w:name="_Toc513021024"/>
      <w:bookmarkStart w:id="925" w:name="_Toc513104891"/>
      <w:bookmarkEnd w:id="923"/>
      <w:bookmarkEnd w:id="924"/>
      <w:bookmarkEnd w:id="925"/>
    </w:p>
    <w:p w14:paraId="32A04675" w14:textId="77777777" w:rsidR="007B2786" w:rsidRDefault="007B2786" w:rsidP="007B2786">
      <w:pPr>
        <w:pStyle w:val="Heading1"/>
      </w:pPr>
      <w:bookmarkStart w:id="926" w:name="_Toc509578613"/>
      <w:bookmarkStart w:id="927" w:name="_Toc513104892"/>
      <w:r>
        <w:t>Attachment A – Approval Signatures</w:t>
      </w:r>
      <w:bookmarkEnd w:id="926"/>
      <w:bookmarkEnd w:id="927"/>
    </w:p>
    <w:p w14:paraId="49BBBC43" w14:textId="77777777" w:rsidR="007B2786" w:rsidRDefault="007B2786" w:rsidP="007B2786">
      <w:r>
        <w:t>This section is used to document the approval of the ICD. The review should be conducted face to face where signatures can be obtained ‘live’ during the review. If unable to conduct a face-to-face meeting then it should be held via Lync and concurrence captured during the meeting. The Scribe should add /</w:t>
      </w:r>
      <w:proofErr w:type="spellStart"/>
      <w:r>
        <w:t>es</w:t>
      </w:r>
      <w:proofErr w:type="spellEnd"/>
      <w:r>
        <w:t>/name by each position cited.</w:t>
      </w:r>
    </w:p>
    <w:p w14:paraId="4232344D" w14:textId="77777777" w:rsidR="007B2786" w:rsidRDefault="007B2786" w:rsidP="007B2786"/>
    <w:p w14:paraId="1B0D3F46" w14:textId="77777777" w:rsidR="007B2786" w:rsidRDefault="007B2786" w:rsidP="007B2786">
      <w:r>
        <w:t>By signing below, I agree that I have reviewed and agree the document is approved.</w:t>
      </w:r>
    </w:p>
    <w:p w14:paraId="273E97F3" w14:textId="77777777" w:rsidR="00D27748" w:rsidRDefault="00B12387" w:rsidP="00D27748">
      <w:pPr>
        <w:rPr>
          <w:ins w:id="928" w:author="Keith Oulson" w:date="2018-05-01T08:17:00Z"/>
        </w:rPr>
      </w:pPr>
      <w:ins w:id="929" w:author="Keith Oulson" w:date="2018-05-01T08:17:00Z">
        <w:r>
          <w:pict w14:anchorId="304CBA82">
            <v:shape id="_x0000_i1033" type="#_x0000_t75" alt="Microsoft Office Signature Line..." style="width:192pt;height:96pt">
              <v:imagedata r:id="rId43" o:title=""/>
              <o:lock v:ext="edit" ungrouping="t" rotation="t" cropping="t" verticies="t" text="t" grouping="t"/>
              <o:signatureline v:ext="edit" id="{E2951E80-408B-4DA3-A19F-EAC92C4436D4}" provid="{00000000-0000-0000-0000-000000000000}" o:suggestedsigner="Frank Annecchini" o:suggestedsigner2="VA Product Owner" signinginstructionsset="t" issignatureline="t"/>
            </v:shape>
          </w:pict>
        </w:r>
        <w:r w:rsidR="00D27748">
          <w:tab/>
        </w:r>
      </w:ins>
    </w:p>
    <w:p w14:paraId="2757FF6C" w14:textId="77777777" w:rsidR="00D27748" w:rsidRDefault="00B12387" w:rsidP="00D27748">
      <w:pPr>
        <w:rPr>
          <w:ins w:id="930" w:author="Keith Oulson" w:date="2018-05-01T08:17:00Z"/>
        </w:rPr>
      </w:pPr>
      <w:ins w:id="931" w:author="Keith Oulson" w:date="2018-05-01T08:17:00Z">
        <w:r>
          <w:pict w14:anchorId="0A9BE772">
            <v:shape id="_x0000_i1034" type="#_x0000_t75" alt="Microsoft Office Signature Line..." style="width:192pt;height:96pt">
              <v:imagedata r:id="rId44" o:title=""/>
              <o:lock v:ext="edit" ungrouping="t" rotation="t" cropping="t" verticies="t" text="t" grouping="t"/>
              <o:signatureline v:ext="edit" id="{36DE8FD3-B682-412C-B44C-96B56EDA47A8}" provid="{00000000-0000-0000-0000-000000000000}" o:suggestedsigner="Jim Plastow" o:suggestedsigner2="VA TAS Project Manager" signinginstructionsset="t" issignatureline="t"/>
            </v:shape>
          </w:pict>
        </w:r>
      </w:ins>
    </w:p>
    <w:p w14:paraId="75EEAA46" w14:textId="77777777" w:rsidR="00D27748" w:rsidRDefault="00D27748" w:rsidP="00D27748">
      <w:pPr>
        <w:rPr>
          <w:ins w:id="932" w:author="Keith Oulson" w:date="2018-05-01T08:17:00Z"/>
        </w:rPr>
      </w:pPr>
    </w:p>
    <w:p w14:paraId="600729AD" w14:textId="77777777" w:rsidR="00D27748" w:rsidRDefault="00B12387" w:rsidP="00D27748">
      <w:pPr>
        <w:rPr>
          <w:ins w:id="933" w:author="Keith Oulson" w:date="2018-05-01T08:17:00Z"/>
        </w:rPr>
      </w:pPr>
      <w:ins w:id="934" w:author="Keith Oulson" w:date="2018-05-01T08:17:00Z">
        <w:r>
          <w:pict w14:anchorId="1A0AA834">
            <v:shape id="_x0000_i1035" type="#_x0000_t75" alt="Microsoft Office Signature Line..." style="width:192pt;height:96pt">
              <v:imagedata r:id="rId45" o:title=""/>
              <o:lock v:ext="edit" ungrouping="t" rotation="t" cropping="t" verticies="t" text="t" grouping="t"/>
              <o:signatureline v:ext="edit" id="{0EC65255-B461-4BB1-8E66-205DBBF9D779}" provid="{00000000-0000-0000-0000-000000000000}" o:suggestedsigner="Anthony Barraza" o:suggestedsigner2="IT Project Manager, TAS Core Dev Manager" signinginstructionsset="t" issignatureline="t"/>
            </v:shape>
          </w:pict>
        </w:r>
      </w:ins>
    </w:p>
    <w:p w14:paraId="0DD6C192" w14:textId="77777777" w:rsidR="00D27748" w:rsidRDefault="00D27748" w:rsidP="00D27748">
      <w:pPr>
        <w:rPr>
          <w:ins w:id="935" w:author="Keith Oulson" w:date="2018-05-01T08:17:00Z"/>
        </w:rPr>
      </w:pPr>
    </w:p>
    <w:p w14:paraId="02CCAADA" w14:textId="77777777" w:rsidR="00D27748" w:rsidRPr="00B92B9C" w:rsidRDefault="00B12387" w:rsidP="00D27748">
      <w:pPr>
        <w:rPr>
          <w:ins w:id="936" w:author="Keith Oulson" w:date="2018-05-01T08:17:00Z"/>
        </w:rPr>
      </w:pPr>
      <w:ins w:id="937" w:author="Keith Oulson" w:date="2018-05-01T08:17:00Z">
        <w:r>
          <w:pict w14:anchorId="25E397AD">
            <v:shape id="_x0000_i1036" type="#_x0000_t75" alt="Microsoft Office Signature Line..." style="width:192pt;height:96pt">
              <v:imagedata r:id="rId46" o:title=""/>
              <o:lock v:ext="edit" ungrouping="t" rotation="t" cropping="t" verticies="t" text="t" grouping="t"/>
              <o:signatureline v:ext="edit" id="{402A9575-3829-45FE-9231-08C59730E650}" provid="{00000000-0000-0000-0000-000000000000}" o:suggestedsigner="Jaime Manzano" o:suggestedsigner2="Chief, FSC Electronic Commerce Division (ECD)" signinginstructionsset="t" issignatureline="t"/>
            </v:shape>
          </w:pict>
        </w:r>
      </w:ins>
    </w:p>
    <w:p w14:paraId="00C31224" w14:textId="77777777" w:rsidR="00D27748" w:rsidRDefault="00D27748" w:rsidP="00D27748">
      <w:pPr>
        <w:rPr>
          <w:ins w:id="938" w:author="Keith Oulson" w:date="2018-05-01T08:17:00Z"/>
        </w:rPr>
      </w:pPr>
    </w:p>
    <w:p w14:paraId="664116FA" w14:textId="56409374" w:rsidR="007B2786" w:rsidDel="00D27748" w:rsidRDefault="00B12387" w:rsidP="007B2786">
      <w:pPr>
        <w:rPr>
          <w:del w:id="939" w:author="Keith Oulson" w:date="2018-05-01T08:16:00Z"/>
        </w:rPr>
      </w:pPr>
      <w:del w:id="940" w:author="Keith Oulson" w:date="2018-05-01T08:16:00Z">
        <w:r>
          <w:pict w14:anchorId="5E884EB8">
            <v:shape id="_x0000_i1037" type="#_x0000_t75" alt="Microsoft Office Signature Line..." style="width:192pt;height:96pt">
              <v:imagedata r:id="rId47" o:title=""/>
              <o:lock v:ext="edit" ungrouping="t" rotation="t" cropping="t" verticies="t" grouping="t"/>
              <o:signatureline v:ext="edit" id="{D0F17C22-5777-43EE-A0B7-3F72864BACB6}" provid="{00000000-0000-0000-0000-000000000000}" o:suggestedsigner="Frank Annecchini" o:suggestedsigner2="VA Product Owner" signinginstructionsset="t" issignatureline="t"/>
            </v:shape>
          </w:pict>
        </w:r>
        <w:r w:rsidR="007B2786" w:rsidDel="00D27748">
          <w:tab/>
        </w:r>
      </w:del>
    </w:p>
    <w:p w14:paraId="6A1B57A6" w14:textId="0560BAE4" w:rsidR="007B2786" w:rsidDel="00D27748" w:rsidRDefault="00B12387" w:rsidP="007B2786">
      <w:pPr>
        <w:rPr>
          <w:del w:id="941" w:author="Keith Oulson" w:date="2018-05-01T08:16:00Z"/>
        </w:rPr>
      </w:pPr>
      <w:del w:id="942" w:author="Keith Oulson" w:date="2018-05-01T08:16:00Z">
        <w:r>
          <w:pict w14:anchorId="2E40C322">
            <v:shape id="_x0000_i1038" type="#_x0000_t75" alt="Microsoft Office Signature Line..." style="width:192pt;height:96pt">
              <v:imagedata r:id="rId48" o:title=""/>
              <o:lock v:ext="edit" ungrouping="t" rotation="t" cropping="t" verticies="t" grouping="t"/>
              <o:signatureline v:ext="edit" id="{7E6D0D52-8B48-41DE-8998-44F21CED4E0C}" provid="{00000000-0000-0000-0000-000000000000}" o:suggestedsigner="Jim Plastow" o:suggestedsigner2="VA TAS Project Manager" signinginstructionsset="t" issignatureline="t"/>
            </v:shape>
          </w:pict>
        </w:r>
      </w:del>
    </w:p>
    <w:p w14:paraId="35FE6B8C" w14:textId="5A905866" w:rsidR="007B2786" w:rsidDel="00D27748" w:rsidRDefault="00B12387" w:rsidP="007B2786">
      <w:pPr>
        <w:rPr>
          <w:del w:id="943" w:author="Keith Oulson" w:date="2018-05-01T08:16:00Z"/>
        </w:rPr>
      </w:pPr>
      <w:del w:id="944" w:author="Keith Oulson" w:date="2018-05-01T08:16:00Z">
        <w:r>
          <w:pict w14:anchorId="058AC479">
            <v:shape id="_x0000_i1039" type="#_x0000_t75" alt="Microsoft Office Signature Line..." style="width:192pt;height:96pt">
              <v:imagedata r:id="rId49" o:title=""/>
              <o:lock v:ext="edit" ungrouping="t" rotation="t" cropping="t" verticies="t" grouping="t"/>
              <o:signatureline v:ext="edit" id="{5C976822-9C7B-41C8-B940-1633D07E5D54}" provid="{00000000-0000-0000-0000-000000000000}" o:suggestedsigner="AJ DeLisle" o:suggestedsigner2="IT TAS Core Project Manager" signinginstructionsset="t" issignatureline="t"/>
            </v:shape>
          </w:pict>
        </w:r>
      </w:del>
    </w:p>
    <w:p w14:paraId="7C70B771" w14:textId="79E26545" w:rsidR="007B2786" w:rsidDel="00D27748" w:rsidRDefault="00B12387" w:rsidP="007B2786">
      <w:pPr>
        <w:rPr>
          <w:del w:id="945" w:author="Keith Oulson" w:date="2018-05-01T08:16:00Z"/>
        </w:rPr>
      </w:pPr>
      <w:del w:id="946" w:author="Keith Oulson" w:date="2018-05-01T08:16:00Z">
        <w:r>
          <w:pict w14:anchorId="37A0169F">
            <v:shape id="_x0000_i1040" type="#_x0000_t75" alt="Microsoft Office Signature Line..." style="width:192pt;height:96pt">
              <v:imagedata r:id="rId50" o:title=""/>
              <o:lock v:ext="edit" ungrouping="t" rotation="t" cropping="t" verticies="t" grouping="t"/>
              <o:signatureline v:ext="edit" id="{436DD7CD-BC80-4C8F-A93B-1A5F9622C45D}" provid="{00000000-0000-0000-0000-000000000000}" o:suggestedsigner="Anthony Barraza" o:suggestedsigner2="IT Project Manager" signinginstructionsset="t" issignatureline="t"/>
            </v:shape>
          </w:pict>
        </w:r>
      </w:del>
    </w:p>
    <w:p w14:paraId="0B3A653D" w14:textId="29200822" w:rsidR="007B2786" w:rsidDel="00D27748" w:rsidRDefault="007B2786" w:rsidP="007B2786">
      <w:pPr>
        <w:rPr>
          <w:del w:id="947" w:author="Keith Oulson" w:date="2018-05-01T08:17:00Z"/>
        </w:rPr>
      </w:pPr>
      <w:del w:id="948" w:author="Keith Oulson" w:date="2018-05-01T08:17:00Z">
        <w:r w:rsidDel="00D27748">
          <w:br w:type="page"/>
        </w:r>
      </w:del>
    </w:p>
    <w:p w14:paraId="5A4A79F3" w14:textId="39CD4E47" w:rsidR="007B2786" w:rsidDel="00D27748" w:rsidRDefault="007B2786" w:rsidP="007B2786">
      <w:pPr>
        <w:pStyle w:val="Heading2"/>
        <w:rPr>
          <w:del w:id="949" w:author="Keith Oulson" w:date="2018-05-01T08:16:00Z"/>
        </w:rPr>
      </w:pPr>
      <w:bookmarkStart w:id="950" w:name="_Toc509578614"/>
      <w:bookmarkStart w:id="951" w:name="_Toc509578009"/>
      <w:del w:id="952" w:author="Keith Oulson" w:date="2018-05-01T08:16:00Z">
        <w:r w:rsidDel="00D27748">
          <w:delText>Signature page continued</w:delText>
        </w:r>
        <w:bookmarkEnd w:id="950"/>
        <w:bookmarkEnd w:id="951"/>
      </w:del>
    </w:p>
    <w:p w14:paraId="7635403B" w14:textId="1440D6A2" w:rsidR="007B2786" w:rsidDel="00D27748" w:rsidRDefault="007B2786" w:rsidP="007B2786">
      <w:pPr>
        <w:rPr>
          <w:del w:id="953" w:author="Keith Oulson" w:date="2018-05-01T08:16:00Z"/>
        </w:rPr>
      </w:pPr>
    </w:p>
    <w:p w14:paraId="73EE1948" w14:textId="63D7DCB2" w:rsidR="007B2786" w:rsidDel="00D27748" w:rsidRDefault="00B12387" w:rsidP="007B2786">
      <w:pPr>
        <w:rPr>
          <w:del w:id="954" w:author="Keith Oulson" w:date="2018-05-01T08:16:00Z"/>
        </w:rPr>
      </w:pPr>
      <w:del w:id="955" w:author="Keith Oulson" w:date="2018-05-01T08:16:00Z">
        <w:r>
          <w:pict w14:anchorId="1390A23D">
            <v:shape id="_x0000_i1041" type="#_x0000_t75" alt="Microsoft Office Signature Line..." style="width:192pt;height:96pt">
              <v:imagedata r:id="rId51" o:title=""/>
              <o:lock v:ext="edit" ungrouping="t" rotation="t" cropping="t" verticies="t" grouping="t"/>
              <o:signatureline v:ext="edit" id="{DDFD0053-0FFD-4B8F-B7E5-2AE7DA03B351}" provid="{00000000-0000-0000-0000-000000000000}" o:suggestedsigner="Susan L. Kersten" o:suggestedsigner2="VA POR ePayments" signinginstructionsset="t" issignatureline="t"/>
            </v:shape>
          </w:pict>
        </w:r>
      </w:del>
    </w:p>
    <w:p w14:paraId="104CD71F" w14:textId="6B3A75DF" w:rsidR="007B2786" w:rsidRDefault="00B12387" w:rsidP="007B2786">
      <w:del w:id="956" w:author="Keith Oulson" w:date="2018-05-01T08:16:00Z">
        <w:r>
          <w:pict w14:anchorId="2EACB4C9">
            <v:shape id="_x0000_i1042" type="#_x0000_t75" alt="Microsoft Office Signature Line..." style="width:192pt;height:96pt">
              <v:imagedata r:id="rId52" o:title=""/>
              <o:lock v:ext="edit" ungrouping="t" rotation="t" cropping="t" verticies="t" grouping="t"/>
              <o:signatureline v:ext="edit" id="{24BF4B3E-6C9F-4D3F-AFB5-436DE8B906E0}" provid="{00000000-0000-0000-0000-000000000000}" o:suggestedsigner="Rey Ablaya" o:suggestedsigner2="FSC Project Manager" signinginstructionsset="t" issignatureline="t"/>
            </v:shape>
          </w:pict>
        </w:r>
      </w:del>
    </w:p>
    <w:p w14:paraId="6EE56C64" w14:textId="77777777" w:rsidR="007B2786" w:rsidRDefault="007B2786" w:rsidP="007B2786">
      <w:pPr>
        <w:pStyle w:val="BodyText"/>
        <w:rPr>
          <w:lang w:eastAsia="en-US"/>
        </w:rPr>
      </w:pPr>
    </w:p>
    <w:p w14:paraId="7CBFBB85" w14:textId="77777777" w:rsidR="00B92B9C" w:rsidRPr="006B3A72" w:rsidRDefault="00B92B9C" w:rsidP="00B92B9C">
      <w:pPr>
        <w:pStyle w:val="BodyText"/>
        <w:rPr>
          <w:sz w:val="24"/>
          <w:szCs w:val="24"/>
          <w:lang w:eastAsia="en-US"/>
        </w:rPr>
      </w:pPr>
    </w:p>
    <w:sectPr w:rsidR="00B92B9C" w:rsidRPr="006B3A72" w:rsidSect="00F46722">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71F3CA" w14:textId="77777777" w:rsidR="00CB151F" w:rsidRDefault="00CB151F">
      <w:r>
        <w:separator/>
      </w:r>
    </w:p>
    <w:p w14:paraId="73A23F42" w14:textId="77777777" w:rsidR="00CB151F" w:rsidRDefault="00CB151F"/>
  </w:endnote>
  <w:endnote w:type="continuationSeparator" w:id="0">
    <w:p w14:paraId="684ECDA1" w14:textId="77777777" w:rsidR="00CB151F" w:rsidRDefault="00CB151F">
      <w:r>
        <w:continuationSeparator/>
      </w:r>
    </w:p>
    <w:p w14:paraId="32339904" w14:textId="77777777" w:rsidR="00CB151F" w:rsidRDefault="00CB15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B" w14:textId="6926D434" w:rsidR="006350D3" w:rsidRDefault="006350D3" w:rsidP="009F7C75">
    <w:pPr>
      <w:pStyle w:val="Footer"/>
      <w:ind w:right="360"/>
      <w:rPr>
        <w:rStyle w:val="PageNumber"/>
      </w:rPr>
    </w:pPr>
    <w:r>
      <w:t>ePayments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6350D3" w:rsidRDefault="006350D3">
    <w:pPr>
      <w:pStyle w:val="Footer"/>
    </w:pPr>
    <w:r>
      <w:t>Interface Control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D" w14:textId="0382CA2F" w:rsidR="006350D3" w:rsidRDefault="006350D3" w:rsidP="009F7C75">
    <w:pPr>
      <w:pStyle w:val="Footer"/>
      <w:ind w:right="360"/>
      <w:rPr>
        <w:rStyle w:val="PageNumber"/>
      </w:rPr>
    </w:pPr>
    <w:r>
      <w:t>MCCF ePayments</w:t>
    </w:r>
    <w:r>
      <w:rPr>
        <w:rStyle w:val="PageNumber"/>
      </w:rPr>
      <w:tab/>
    </w:r>
    <w:r>
      <w:rPr>
        <w:rStyle w:val="PageNumber"/>
      </w:rPr>
      <w:fldChar w:fldCharType="begin"/>
    </w:r>
    <w:r>
      <w:rPr>
        <w:rStyle w:val="PageNumber"/>
      </w:rPr>
      <w:instrText xml:space="preserve"> PAGE </w:instrText>
    </w:r>
    <w:r>
      <w:rPr>
        <w:rStyle w:val="PageNumber"/>
      </w:rPr>
      <w:fldChar w:fldCharType="separate"/>
    </w:r>
    <w:r w:rsidR="00B12387">
      <w:rPr>
        <w:rStyle w:val="PageNumber"/>
        <w:noProof/>
      </w:rPr>
      <w:t>14</w:t>
    </w:r>
    <w:r>
      <w:rPr>
        <w:rStyle w:val="PageNumber"/>
      </w:rPr>
      <w:fldChar w:fldCharType="end"/>
    </w:r>
    <w:r>
      <w:rPr>
        <w:rStyle w:val="PageNumber"/>
      </w:rPr>
      <w:tab/>
    </w:r>
    <w:del w:id="12" w:author="Steffen Maerdian" w:date="2018-04-19T11:26:00Z">
      <w:r w:rsidDel="00E95AA9">
        <w:rPr>
          <w:rStyle w:val="PageNumber"/>
        </w:rPr>
        <w:delText xml:space="preserve">March </w:delText>
      </w:r>
    </w:del>
    <w:ins w:id="13" w:author="Steffen Maerdian" w:date="2018-04-19T11:26:00Z">
      <w:del w:id="14" w:author="Keith Oulson" w:date="2018-05-02T10:28:00Z">
        <w:r w:rsidDel="006350D3">
          <w:rPr>
            <w:rStyle w:val="PageNumber"/>
          </w:rPr>
          <w:delText>April</w:delText>
        </w:r>
      </w:del>
    </w:ins>
    <w:ins w:id="15" w:author="Keith Oulson" w:date="2018-05-02T10:28:00Z">
      <w:r>
        <w:rPr>
          <w:rStyle w:val="PageNumber"/>
        </w:rPr>
        <w:t>May</w:t>
      </w:r>
    </w:ins>
    <w:ins w:id="16" w:author="Steffen Maerdian" w:date="2018-04-19T11:26:00Z">
      <w:r>
        <w:rPr>
          <w:rStyle w:val="PageNumber"/>
        </w:rPr>
        <w:t xml:space="preserve"> </w:t>
      </w:r>
    </w:ins>
    <w:r>
      <w:rPr>
        <w:rStyle w:val="PageNumber"/>
      </w:rPr>
      <w:t>2018</w:t>
    </w:r>
  </w:p>
  <w:p w14:paraId="05501EFE" w14:textId="77777777" w:rsidR="006350D3" w:rsidRDefault="006350D3">
    <w:pPr>
      <w:pStyle w:val="Footer"/>
    </w:pPr>
    <w:r>
      <w:t>Interface Control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F" w14:textId="3B2DD51D" w:rsidR="006350D3" w:rsidRDefault="006350D3" w:rsidP="009F7C75">
    <w:pPr>
      <w:pStyle w:val="Footer"/>
      <w:ind w:right="360"/>
      <w:rPr>
        <w:rStyle w:val="PageNumber"/>
      </w:rPr>
    </w:pPr>
    <w:r>
      <w:t>ePayments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6350D3" w:rsidRDefault="006350D3">
    <w:pPr>
      <w:pStyle w:val="Footer"/>
    </w:pPr>
    <w:r>
      <w:t>Interface Control Document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2" w14:textId="0EB4B4AB" w:rsidR="006350D3" w:rsidRDefault="006350D3" w:rsidP="007B65D7">
    <w:pPr>
      <w:pStyle w:val="Footer"/>
      <w:rPr>
        <w:rStyle w:val="PageNumber"/>
      </w:rPr>
    </w:pPr>
    <w:r>
      <w:t>ePayments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6350D3" w:rsidRPr="007B65D7" w:rsidRDefault="006350D3" w:rsidP="007B65D7">
    <w:pPr>
      <w:pStyle w:val="Footer"/>
    </w:pPr>
    <w:r>
      <w:rPr>
        <w:rStyle w:val="PageNumber"/>
      </w:rPr>
      <w:t>Interface Control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28105A" w14:textId="77777777" w:rsidR="00CB151F" w:rsidRDefault="00CB151F">
      <w:r>
        <w:separator/>
      </w:r>
    </w:p>
    <w:p w14:paraId="6107F9BA" w14:textId="77777777" w:rsidR="00CB151F" w:rsidRDefault="00CB151F"/>
  </w:footnote>
  <w:footnote w:type="continuationSeparator" w:id="0">
    <w:p w14:paraId="5E6998D2" w14:textId="77777777" w:rsidR="00CB151F" w:rsidRDefault="00CB151F">
      <w:r>
        <w:continuationSeparator/>
      </w:r>
    </w:p>
    <w:p w14:paraId="1418AB06" w14:textId="77777777" w:rsidR="00CB151F" w:rsidRDefault="00CB15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1" w14:textId="77777777" w:rsidR="006350D3" w:rsidRPr="001336D2" w:rsidRDefault="006350D3">
    <w:pP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15:restartNumberingAfterBreak="0">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15:restartNumberingAfterBreak="0">
    <w:nsid w:val="0FCA68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6BC5FF9"/>
    <w:multiLevelType w:val="hybridMultilevel"/>
    <w:tmpl w:val="43405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B2E5F7F"/>
    <w:multiLevelType w:val="hybridMultilevel"/>
    <w:tmpl w:val="F2D09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ED37129"/>
    <w:multiLevelType w:val="hybridMultilevel"/>
    <w:tmpl w:val="889653CC"/>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4" w15:restartNumberingAfterBreak="0">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23"/>
  </w:num>
  <w:num w:numId="5">
    <w:abstractNumId w:val="24"/>
  </w:num>
  <w:num w:numId="6">
    <w:abstractNumId w:val="19"/>
  </w:num>
  <w:num w:numId="7">
    <w:abstractNumId w:val="15"/>
  </w:num>
  <w:num w:numId="8">
    <w:abstractNumId w:val="11"/>
  </w:num>
  <w:num w:numId="9">
    <w:abstractNumId w:val="6"/>
  </w:num>
  <w:num w:numId="10">
    <w:abstractNumId w:val="1"/>
  </w:num>
  <w:num w:numId="11">
    <w:abstractNumId w:val="4"/>
  </w:num>
  <w:num w:numId="12">
    <w:abstractNumId w:val="3"/>
  </w:num>
  <w:num w:numId="13">
    <w:abstractNumId w:val="18"/>
  </w:num>
  <w:num w:numId="14">
    <w:abstractNumId w:val="10"/>
  </w:num>
  <w:num w:numId="15">
    <w:abstractNumId w:val="13"/>
  </w:num>
  <w:num w:numId="16">
    <w:abstractNumId w:val="9"/>
  </w:num>
  <w:num w:numId="17">
    <w:abstractNumId w:val="7"/>
  </w:num>
  <w:num w:numId="18">
    <w:abstractNumId w:val="12"/>
  </w:num>
  <w:num w:numId="19">
    <w:abstractNumId w:val="21"/>
  </w:num>
  <w:num w:numId="20">
    <w:abstractNumId w:val="17"/>
  </w:num>
  <w:num w:numId="21">
    <w:abstractNumId w:val="22"/>
  </w:num>
  <w:num w:numId="22">
    <w:abstractNumId w:val="8"/>
  </w:num>
  <w:num w:numId="23">
    <w:abstractNumId w:val="20"/>
  </w:num>
  <w:num w:numId="24">
    <w:abstractNumId w:val="14"/>
  </w:num>
  <w:num w:numId="25">
    <w:abstractNumId w:val="16"/>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fen Maerdian">
    <w15:presenceInfo w15:providerId="None" w15:userId="Steffen Maerdian"/>
  </w15:person>
  <w15:person w15:author="Keith Oulson">
    <w15:presenceInfo w15:providerId="AD" w15:userId="S-1-5-21-3879305808-3289165270-514292028-2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proofState w:spelling="clean" w:grammar="clean"/>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revisionView w:markup="0"/>
  <w:trackRevisions/>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086B"/>
    <w:rsid w:val="000017E7"/>
    <w:rsid w:val="00001899"/>
    <w:rsid w:val="00001C8C"/>
    <w:rsid w:val="00004137"/>
    <w:rsid w:val="0000474D"/>
    <w:rsid w:val="0000488B"/>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71DA"/>
    <w:rsid w:val="00017B73"/>
    <w:rsid w:val="00020082"/>
    <w:rsid w:val="000212B7"/>
    <w:rsid w:val="00021CAD"/>
    <w:rsid w:val="000222A9"/>
    <w:rsid w:val="00023270"/>
    <w:rsid w:val="00023511"/>
    <w:rsid w:val="000243B3"/>
    <w:rsid w:val="000246A0"/>
    <w:rsid w:val="00024C78"/>
    <w:rsid w:val="000256CE"/>
    <w:rsid w:val="000263BB"/>
    <w:rsid w:val="00030342"/>
    <w:rsid w:val="0003034C"/>
    <w:rsid w:val="00031343"/>
    <w:rsid w:val="00031907"/>
    <w:rsid w:val="000334E8"/>
    <w:rsid w:val="00034E00"/>
    <w:rsid w:val="000352F4"/>
    <w:rsid w:val="000371B5"/>
    <w:rsid w:val="00037AD4"/>
    <w:rsid w:val="00041F69"/>
    <w:rsid w:val="000426BB"/>
    <w:rsid w:val="00045887"/>
    <w:rsid w:val="0004591D"/>
    <w:rsid w:val="0004636C"/>
    <w:rsid w:val="000479A7"/>
    <w:rsid w:val="00050337"/>
    <w:rsid w:val="00051952"/>
    <w:rsid w:val="00055A46"/>
    <w:rsid w:val="00056AE9"/>
    <w:rsid w:val="000612EB"/>
    <w:rsid w:val="00062C58"/>
    <w:rsid w:val="00067AC8"/>
    <w:rsid w:val="00067EC2"/>
    <w:rsid w:val="000702CE"/>
    <w:rsid w:val="00071609"/>
    <w:rsid w:val="00071F6E"/>
    <w:rsid w:val="00072280"/>
    <w:rsid w:val="00072FCC"/>
    <w:rsid w:val="00073275"/>
    <w:rsid w:val="0007330F"/>
    <w:rsid w:val="0007382D"/>
    <w:rsid w:val="00074879"/>
    <w:rsid w:val="000814FF"/>
    <w:rsid w:val="00082DC9"/>
    <w:rsid w:val="000833D1"/>
    <w:rsid w:val="000852ED"/>
    <w:rsid w:val="000855D3"/>
    <w:rsid w:val="00086F75"/>
    <w:rsid w:val="000873B3"/>
    <w:rsid w:val="00087BFB"/>
    <w:rsid w:val="00090448"/>
    <w:rsid w:val="00090AE2"/>
    <w:rsid w:val="00090B9D"/>
    <w:rsid w:val="00091273"/>
    <w:rsid w:val="0009164F"/>
    <w:rsid w:val="00094463"/>
    <w:rsid w:val="00096382"/>
    <w:rsid w:val="00096992"/>
    <w:rsid w:val="0009752E"/>
    <w:rsid w:val="00097D78"/>
    <w:rsid w:val="000A0099"/>
    <w:rsid w:val="000A0764"/>
    <w:rsid w:val="000A100B"/>
    <w:rsid w:val="000A7B20"/>
    <w:rsid w:val="000B11AD"/>
    <w:rsid w:val="000B156B"/>
    <w:rsid w:val="000B23F8"/>
    <w:rsid w:val="000C01E6"/>
    <w:rsid w:val="000C1BAC"/>
    <w:rsid w:val="000C1F69"/>
    <w:rsid w:val="000C3757"/>
    <w:rsid w:val="000C79B8"/>
    <w:rsid w:val="000C7B8D"/>
    <w:rsid w:val="000D16C8"/>
    <w:rsid w:val="000D341A"/>
    <w:rsid w:val="000D715D"/>
    <w:rsid w:val="000E0A48"/>
    <w:rsid w:val="000E1D0A"/>
    <w:rsid w:val="000E21B5"/>
    <w:rsid w:val="000E4C82"/>
    <w:rsid w:val="000E4C92"/>
    <w:rsid w:val="000E5594"/>
    <w:rsid w:val="000E59A0"/>
    <w:rsid w:val="000E67FF"/>
    <w:rsid w:val="000E7B19"/>
    <w:rsid w:val="000F2916"/>
    <w:rsid w:val="000F3438"/>
    <w:rsid w:val="000F3725"/>
    <w:rsid w:val="000F3733"/>
    <w:rsid w:val="000F38F1"/>
    <w:rsid w:val="000F62AB"/>
    <w:rsid w:val="000F7319"/>
    <w:rsid w:val="0010179F"/>
    <w:rsid w:val="00102C53"/>
    <w:rsid w:val="00104399"/>
    <w:rsid w:val="00105938"/>
    <w:rsid w:val="0010664C"/>
    <w:rsid w:val="00106685"/>
    <w:rsid w:val="00107971"/>
    <w:rsid w:val="00110B3B"/>
    <w:rsid w:val="00111074"/>
    <w:rsid w:val="001123AF"/>
    <w:rsid w:val="0011412C"/>
    <w:rsid w:val="00115BE9"/>
    <w:rsid w:val="00116343"/>
    <w:rsid w:val="00117745"/>
    <w:rsid w:val="00117A3B"/>
    <w:rsid w:val="00117B6E"/>
    <w:rsid w:val="0012060D"/>
    <w:rsid w:val="00120BEC"/>
    <w:rsid w:val="00125C1D"/>
    <w:rsid w:val="001264E8"/>
    <w:rsid w:val="001270AB"/>
    <w:rsid w:val="001278A1"/>
    <w:rsid w:val="001278C3"/>
    <w:rsid w:val="00133156"/>
    <w:rsid w:val="001336D2"/>
    <w:rsid w:val="00134C52"/>
    <w:rsid w:val="00136094"/>
    <w:rsid w:val="001434F5"/>
    <w:rsid w:val="0014468B"/>
    <w:rsid w:val="001453A5"/>
    <w:rsid w:val="00145CF3"/>
    <w:rsid w:val="00146C7B"/>
    <w:rsid w:val="00147C5F"/>
    <w:rsid w:val="001508D5"/>
    <w:rsid w:val="00151087"/>
    <w:rsid w:val="001539DD"/>
    <w:rsid w:val="001545AE"/>
    <w:rsid w:val="00154C8F"/>
    <w:rsid w:val="001569E6"/>
    <w:rsid w:val="001574A4"/>
    <w:rsid w:val="00160824"/>
    <w:rsid w:val="00160CB2"/>
    <w:rsid w:val="00161E54"/>
    <w:rsid w:val="001624C3"/>
    <w:rsid w:val="00162E7B"/>
    <w:rsid w:val="00162F6E"/>
    <w:rsid w:val="00163A7E"/>
    <w:rsid w:val="00163E68"/>
    <w:rsid w:val="00165AB8"/>
    <w:rsid w:val="00172D7F"/>
    <w:rsid w:val="00175B6F"/>
    <w:rsid w:val="001762A8"/>
    <w:rsid w:val="00176911"/>
    <w:rsid w:val="00180235"/>
    <w:rsid w:val="001802A6"/>
    <w:rsid w:val="00182C2C"/>
    <w:rsid w:val="0018396C"/>
    <w:rsid w:val="001850DD"/>
    <w:rsid w:val="00185707"/>
    <w:rsid w:val="00186009"/>
    <w:rsid w:val="001876CC"/>
    <w:rsid w:val="00187A67"/>
    <w:rsid w:val="00187CA5"/>
    <w:rsid w:val="00191289"/>
    <w:rsid w:val="00192A67"/>
    <w:rsid w:val="00193FF0"/>
    <w:rsid w:val="00194B33"/>
    <w:rsid w:val="00196DE2"/>
    <w:rsid w:val="00196F00"/>
    <w:rsid w:val="001A0118"/>
    <w:rsid w:val="001A0A2A"/>
    <w:rsid w:val="001A192A"/>
    <w:rsid w:val="001A21E1"/>
    <w:rsid w:val="001A30A0"/>
    <w:rsid w:val="001A32F9"/>
    <w:rsid w:val="001A380C"/>
    <w:rsid w:val="001A3C5C"/>
    <w:rsid w:val="001A3D48"/>
    <w:rsid w:val="001A4C49"/>
    <w:rsid w:val="001A57F5"/>
    <w:rsid w:val="001B016D"/>
    <w:rsid w:val="001B12AE"/>
    <w:rsid w:val="001B1BA5"/>
    <w:rsid w:val="001B54E4"/>
    <w:rsid w:val="001B5C83"/>
    <w:rsid w:val="001B6D58"/>
    <w:rsid w:val="001C0031"/>
    <w:rsid w:val="001C1A0A"/>
    <w:rsid w:val="001C2FCA"/>
    <w:rsid w:val="001C5800"/>
    <w:rsid w:val="001C5EA6"/>
    <w:rsid w:val="001C69AB"/>
    <w:rsid w:val="001C6D26"/>
    <w:rsid w:val="001C713F"/>
    <w:rsid w:val="001C77D1"/>
    <w:rsid w:val="001D14AC"/>
    <w:rsid w:val="001D1C21"/>
    <w:rsid w:val="001D3222"/>
    <w:rsid w:val="001D60EA"/>
    <w:rsid w:val="001D6650"/>
    <w:rsid w:val="001D69F5"/>
    <w:rsid w:val="001D6CD4"/>
    <w:rsid w:val="001E040B"/>
    <w:rsid w:val="001E1E32"/>
    <w:rsid w:val="001E40E8"/>
    <w:rsid w:val="001E4B39"/>
    <w:rsid w:val="001E4EA2"/>
    <w:rsid w:val="001E55B8"/>
    <w:rsid w:val="001E6142"/>
    <w:rsid w:val="001E6E2D"/>
    <w:rsid w:val="001F2379"/>
    <w:rsid w:val="001F2E54"/>
    <w:rsid w:val="001F388B"/>
    <w:rsid w:val="001F3B92"/>
    <w:rsid w:val="001F5466"/>
    <w:rsid w:val="001F5DEB"/>
    <w:rsid w:val="001F702C"/>
    <w:rsid w:val="001F74AA"/>
    <w:rsid w:val="0020091A"/>
    <w:rsid w:val="00203CBD"/>
    <w:rsid w:val="00210034"/>
    <w:rsid w:val="002109B4"/>
    <w:rsid w:val="00211B52"/>
    <w:rsid w:val="0021232A"/>
    <w:rsid w:val="00214349"/>
    <w:rsid w:val="002143E8"/>
    <w:rsid w:val="00214639"/>
    <w:rsid w:val="002157ED"/>
    <w:rsid w:val="0021620A"/>
    <w:rsid w:val="00216F89"/>
    <w:rsid w:val="00217034"/>
    <w:rsid w:val="00217A1E"/>
    <w:rsid w:val="00221697"/>
    <w:rsid w:val="0022223F"/>
    <w:rsid w:val="002230A8"/>
    <w:rsid w:val="002230C1"/>
    <w:rsid w:val="00224B2E"/>
    <w:rsid w:val="002253CD"/>
    <w:rsid w:val="002273CA"/>
    <w:rsid w:val="00230CC8"/>
    <w:rsid w:val="00232EE8"/>
    <w:rsid w:val="00233950"/>
    <w:rsid w:val="00234111"/>
    <w:rsid w:val="00234740"/>
    <w:rsid w:val="00234F14"/>
    <w:rsid w:val="00236756"/>
    <w:rsid w:val="002408A1"/>
    <w:rsid w:val="002413BB"/>
    <w:rsid w:val="0024184C"/>
    <w:rsid w:val="00242177"/>
    <w:rsid w:val="0024295E"/>
    <w:rsid w:val="00242CCE"/>
    <w:rsid w:val="002432C6"/>
    <w:rsid w:val="00243801"/>
    <w:rsid w:val="002438CE"/>
    <w:rsid w:val="002440FC"/>
    <w:rsid w:val="00244579"/>
    <w:rsid w:val="00244DEB"/>
    <w:rsid w:val="00245216"/>
    <w:rsid w:val="00245E23"/>
    <w:rsid w:val="002464A9"/>
    <w:rsid w:val="0024725B"/>
    <w:rsid w:val="00247C7D"/>
    <w:rsid w:val="002505AA"/>
    <w:rsid w:val="002506FF"/>
    <w:rsid w:val="002529B6"/>
    <w:rsid w:val="00252BD5"/>
    <w:rsid w:val="00252F1E"/>
    <w:rsid w:val="00256419"/>
    <w:rsid w:val="00256F04"/>
    <w:rsid w:val="00257CD3"/>
    <w:rsid w:val="00260372"/>
    <w:rsid w:val="0026208D"/>
    <w:rsid w:val="00263416"/>
    <w:rsid w:val="00263B49"/>
    <w:rsid w:val="002646C1"/>
    <w:rsid w:val="00266D60"/>
    <w:rsid w:val="00267512"/>
    <w:rsid w:val="002676DD"/>
    <w:rsid w:val="00274BB7"/>
    <w:rsid w:val="002753B5"/>
    <w:rsid w:val="002759DA"/>
    <w:rsid w:val="002765D0"/>
    <w:rsid w:val="002766C5"/>
    <w:rsid w:val="00277CE7"/>
    <w:rsid w:val="002808E4"/>
    <w:rsid w:val="00282EDE"/>
    <w:rsid w:val="002864F1"/>
    <w:rsid w:val="00291AE3"/>
    <w:rsid w:val="00294264"/>
    <w:rsid w:val="00294BCE"/>
    <w:rsid w:val="002950A2"/>
    <w:rsid w:val="00296309"/>
    <w:rsid w:val="002A06F6"/>
    <w:rsid w:val="002A0C8C"/>
    <w:rsid w:val="002A1614"/>
    <w:rsid w:val="002A1F6B"/>
    <w:rsid w:val="002A204C"/>
    <w:rsid w:val="002A2EE5"/>
    <w:rsid w:val="002A2FF8"/>
    <w:rsid w:val="002A3847"/>
    <w:rsid w:val="002A4719"/>
    <w:rsid w:val="002A62AF"/>
    <w:rsid w:val="002A71DF"/>
    <w:rsid w:val="002B01FC"/>
    <w:rsid w:val="002B16A9"/>
    <w:rsid w:val="002B3C02"/>
    <w:rsid w:val="002C0ABF"/>
    <w:rsid w:val="002C0DF1"/>
    <w:rsid w:val="002C1296"/>
    <w:rsid w:val="002C39A9"/>
    <w:rsid w:val="002C39AC"/>
    <w:rsid w:val="002C3B31"/>
    <w:rsid w:val="002C5C98"/>
    <w:rsid w:val="002C5CE2"/>
    <w:rsid w:val="002C6335"/>
    <w:rsid w:val="002D0C49"/>
    <w:rsid w:val="002D13A7"/>
    <w:rsid w:val="002D1A6C"/>
    <w:rsid w:val="002D37B7"/>
    <w:rsid w:val="002D3EF6"/>
    <w:rsid w:val="002D40E3"/>
    <w:rsid w:val="002D5204"/>
    <w:rsid w:val="002E122E"/>
    <w:rsid w:val="002E12C4"/>
    <w:rsid w:val="002E1658"/>
    <w:rsid w:val="002E1CB7"/>
    <w:rsid w:val="002E1D8C"/>
    <w:rsid w:val="002E22F6"/>
    <w:rsid w:val="002E2968"/>
    <w:rsid w:val="002E2D8C"/>
    <w:rsid w:val="002E3512"/>
    <w:rsid w:val="002E3ADB"/>
    <w:rsid w:val="002E6555"/>
    <w:rsid w:val="002E7077"/>
    <w:rsid w:val="002E737D"/>
    <w:rsid w:val="002E751D"/>
    <w:rsid w:val="002E76AB"/>
    <w:rsid w:val="002F0076"/>
    <w:rsid w:val="002F3C0F"/>
    <w:rsid w:val="002F4596"/>
    <w:rsid w:val="002F5410"/>
    <w:rsid w:val="002F5EFA"/>
    <w:rsid w:val="002F7C83"/>
    <w:rsid w:val="003005A5"/>
    <w:rsid w:val="00302507"/>
    <w:rsid w:val="003046F0"/>
    <w:rsid w:val="003048D9"/>
    <w:rsid w:val="00305338"/>
    <w:rsid w:val="0030610C"/>
    <w:rsid w:val="0030639C"/>
    <w:rsid w:val="0030651F"/>
    <w:rsid w:val="00306E11"/>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1F"/>
    <w:rsid w:val="00317686"/>
    <w:rsid w:val="0032241E"/>
    <w:rsid w:val="00325466"/>
    <w:rsid w:val="003256F3"/>
    <w:rsid w:val="00326279"/>
    <w:rsid w:val="00326966"/>
    <w:rsid w:val="0032720D"/>
    <w:rsid w:val="00327268"/>
    <w:rsid w:val="00327568"/>
    <w:rsid w:val="00330F1B"/>
    <w:rsid w:val="00342E0C"/>
    <w:rsid w:val="00343249"/>
    <w:rsid w:val="00343639"/>
    <w:rsid w:val="003446BC"/>
    <w:rsid w:val="00344A1C"/>
    <w:rsid w:val="00346959"/>
    <w:rsid w:val="003477A4"/>
    <w:rsid w:val="0035005C"/>
    <w:rsid w:val="00350155"/>
    <w:rsid w:val="0035084D"/>
    <w:rsid w:val="00351368"/>
    <w:rsid w:val="00351655"/>
    <w:rsid w:val="003528DE"/>
    <w:rsid w:val="00353152"/>
    <w:rsid w:val="0035693E"/>
    <w:rsid w:val="00362AB7"/>
    <w:rsid w:val="003635BD"/>
    <w:rsid w:val="0036519F"/>
    <w:rsid w:val="0037013A"/>
    <w:rsid w:val="003713C8"/>
    <w:rsid w:val="0037310E"/>
    <w:rsid w:val="00374141"/>
    <w:rsid w:val="003746FF"/>
    <w:rsid w:val="00374D17"/>
    <w:rsid w:val="00376DD4"/>
    <w:rsid w:val="0037705A"/>
    <w:rsid w:val="00377177"/>
    <w:rsid w:val="0038145C"/>
    <w:rsid w:val="00381ACF"/>
    <w:rsid w:val="003821A1"/>
    <w:rsid w:val="003828F1"/>
    <w:rsid w:val="00382D1E"/>
    <w:rsid w:val="00385415"/>
    <w:rsid w:val="0038788F"/>
    <w:rsid w:val="00392B05"/>
    <w:rsid w:val="00393E8A"/>
    <w:rsid w:val="00394B50"/>
    <w:rsid w:val="003975A4"/>
    <w:rsid w:val="003A0BED"/>
    <w:rsid w:val="003A158C"/>
    <w:rsid w:val="003A2865"/>
    <w:rsid w:val="003A45A2"/>
    <w:rsid w:val="003A45F8"/>
    <w:rsid w:val="003A47B0"/>
    <w:rsid w:val="003A4971"/>
    <w:rsid w:val="003A5F4A"/>
    <w:rsid w:val="003B0B98"/>
    <w:rsid w:val="003B176B"/>
    <w:rsid w:val="003B19FF"/>
    <w:rsid w:val="003B3BFB"/>
    <w:rsid w:val="003B3DCB"/>
    <w:rsid w:val="003B6FE5"/>
    <w:rsid w:val="003B74C8"/>
    <w:rsid w:val="003B7504"/>
    <w:rsid w:val="003B7D58"/>
    <w:rsid w:val="003C1302"/>
    <w:rsid w:val="003C23F2"/>
    <w:rsid w:val="003C2662"/>
    <w:rsid w:val="003C30F5"/>
    <w:rsid w:val="003C42BF"/>
    <w:rsid w:val="003D0F64"/>
    <w:rsid w:val="003D1C66"/>
    <w:rsid w:val="003D30AD"/>
    <w:rsid w:val="003D45A2"/>
    <w:rsid w:val="003D4ED3"/>
    <w:rsid w:val="003D5238"/>
    <w:rsid w:val="003D59EF"/>
    <w:rsid w:val="003D5CCD"/>
    <w:rsid w:val="003D72CF"/>
    <w:rsid w:val="003D7B6F"/>
    <w:rsid w:val="003D7EA1"/>
    <w:rsid w:val="003E08F5"/>
    <w:rsid w:val="003E0C08"/>
    <w:rsid w:val="003E1770"/>
    <w:rsid w:val="003E1F6D"/>
    <w:rsid w:val="003E1F74"/>
    <w:rsid w:val="003E4BB3"/>
    <w:rsid w:val="003E6522"/>
    <w:rsid w:val="003E7124"/>
    <w:rsid w:val="003F0357"/>
    <w:rsid w:val="003F0E04"/>
    <w:rsid w:val="003F1E2F"/>
    <w:rsid w:val="003F4789"/>
    <w:rsid w:val="003F565F"/>
    <w:rsid w:val="003F5894"/>
    <w:rsid w:val="003F7DF6"/>
    <w:rsid w:val="003F7E75"/>
    <w:rsid w:val="00400F9F"/>
    <w:rsid w:val="004021CC"/>
    <w:rsid w:val="00402706"/>
    <w:rsid w:val="004032AA"/>
    <w:rsid w:val="00404639"/>
    <w:rsid w:val="00405072"/>
    <w:rsid w:val="004060AB"/>
    <w:rsid w:val="00406FAE"/>
    <w:rsid w:val="0041182B"/>
    <w:rsid w:val="004137AA"/>
    <w:rsid w:val="004145D9"/>
    <w:rsid w:val="004154BD"/>
    <w:rsid w:val="0041577C"/>
    <w:rsid w:val="00415F42"/>
    <w:rsid w:val="0042119A"/>
    <w:rsid w:val="00423003"/>
    <w:rsid w:val="00423A58"/>
    <w:rsid w:val="00424320"/>
    <w:rsid w:val="00426867"/>
    <w:rsid w:val="00430CA0"/>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405E"/>
    <w:rsid w:val="00444266"/>
    <w:rsid w:val="004444C0"/>
    <w:rsid w:val="00446705"/>
    <w:rsid w:val="00447263"/>
    <w:rsid w:val="00450F5F"/>
    <w:rsid w:val="00451181"/>
    <w:rsid w:val="00451699"/>
    <w:rsid w:val="00451EC5"/>
    <w:rsid w:val="0045262A"/>
    <w:rsid w:val="00452DB6"/>
    <w:rsid w:val="00453AF7"/>
    <w:rsid w:val="004554EB"/>
    <w:rsid w:val="0045645C"/>
    <w:rsid w:val="0045649E"/>
    <w:rsid w:val="00456859"/>
    <w:rsid w:val="004568A3"/>
    <w:rsid w:val="00462168"/>
    <w:rsid w:val="00462ECC"/>
    <w:rsid w:val="00462FA9"/>
    <w:rsid w:val="00464741"/>
    <w:rsid w:val="00465DF8"/>
    <w:rsid w:val="00466D6B"/>
    <w:rsid w:val="00466DC9"/>
    <w:rsid w:val="00467C2B"/>
    <w:rsid w:val="0047144B"/>
    <w:rsid w:val="00473584"/>
    <w:rsid w:val="00474A82"/>
    <w:rsid w:val="00474BBC"/>
    <w:rsid w:val="00475EA5"/>
    <w:rsid w:val="00475EEE"/>
    <w:rsid w:val="004767BE"/>
    <w:rsid w:val="00476A82"/>
    <w:rsid w:val="004774A2"/>
    <w:rsid w:val="0047750D"/>
    <w:rsid w:val="0048016C"/>
    <w:rsid w:val="004803C1"/>
    <w:rsid w:val="004817D1"/>
    <w:rsid w:val="00482F05"/>
    <w:rsid w:val="0048455F"/>
    <w:rsid w:val="00484DF4"/>
    <w:rsid w:val="0048501A"/>
    <w:rsid w:val="00485111"/>
    <w:rsid w:val="004860B4"/>
    <w:rsid w:val="004870FA"/>
    <w:rsid w:val="0049132B"/>
    <w:rsid w:val="0049181D"/>
    <w:rsid w:val="0049377F"/>
    <w:rsid w:val="004972E1"/>
    <w:rsid w:val="00497EF5"/>
    <w:rsid w:val="004A1592"/>
    <w:rsid w:val="004A281E"/>
    <w:rsid w:val="004A28E1"/>
    <w:rsid w:val="004A6038"/>
    <w:rsid w:val="004A7779"/>
    <w:rsid w:val="004B15AD"/>
    <w:rsid w:val="004B19B2"/>
    <w:rsid w:val="004B4E30"/>
    <w:rsid w:val="004B64EC"/>
    <w:rsid w:val="004B7CC8"/>
    <w:rsid w:val="004B7D1A"/>
    <w:rsid w:val="004C0028"/>
    <w:rsid w:val="004C522D"/>
    <w:rsid w:val="004C76A6"/>
    <w:rsid w:val="004C76AD"/>
    <w:rsid w:val="004D0E26"/>
    <w:rsid w:val="004D1A22"/>
    <w:rsid w:val="004D3CB7"/>
    <w:rsid w:val="004D3FB6"/>
    <w:rsid w:val="004D5CD2"/>
    <w:rsid w:val="004D7CF9"/>
    <w:rsid w:val="004E1927"/>
    <w:rsid w:val="004E2A9D"/>
    <w:rsid w:val="004E4DC1"/>
    <w:rsid w:val="004F0FB3"/>
    <w:rsid w:val="004F1F89"/>
    <w:rsid w:val="004F3A80"/>
    <w:rsid w:val="00500EE1"/>
    <w:rsid w:val="005041D5"/>
    <w:rsid w:val="00504BC1"/>
    <w:rsid w:val="00504DD3"/>
    <w:rsid w:val="00506513"/>
    <w:rsid w:val="00507012"/>
    <w:rsid w:val="00515EB2"/>
    <w:rsid w:val="00515F2A"/>
    <w:rsid w:val="00520FDF"/>
    <w:rsid w:val="0052687A"/>
    <w:rsid w:val="00526AC1"/>
    <w:rsid w:val="00527B5C"/>
    <w:rsid w:val="00530D34"/>
    <w:rsid w:val="00530F00"/>
    <w:rsid w:val="00531CD9"/>
    <w:rsid w:val="005327F9"/>
    <w:rsid w:val="00532B92"/>
    <w:rsid w:val="00532CFF"/>
    <w:rsid w:val="00533440"/>
    <w:rsid w:val="005356F9"/>
    <w:rsid w:val="00537C1A"/>
    <w:rsid w:val="00542949"/>
    <w:rsid w:val="00542C6C"/>
    <w:rsid w:val="00543E06"/>
    <w:rsid w:val="005440EB"/>
    <w:rsid w:val="00550503"/>
    <w:rsid w:val="005530C0"/>
    <w:rsid w:val="00553FC0"/>
    <w:rsid w:val="00554B8F"/>
    <w:rsid w:val="00560154"/>
    <w:rsid w:val="00560616"/>
    <w:rsid w:val="005606E8"/>
    <w:rsid w:val="00561829"/>
    <w:rsid w:val="005620B4"/>
    <w:rsid w:val="0056232B"/>
    <w:rsid w:val="005647C7"/>
    <w:rsid w:val="0056618E"/>
    <w:rsid w:val="00566724"/>
    <w:rsid w:val="00566D6A"/>
    <w:rsid w:val="00567604"/>
    <w:rsid w:val="005677AB"/>
    <w:rsid w:val="00567E5B"/>
    <w:rsid w:val="005719C3"/>
    <w:rsid w:val="005726BE"/>
    <w:rsid w:val="00573231"/>
    <w:rsid w:val="00574B3C"/>
    <w:rsid w:val="005750FD"/>
    <w:rsid w:val="00575A45"/>
    <w:rsid w:val="00575CFA"/>
    <w:rsid w:val="00575F3E"/>
    <w:rsid w:val="005768BC"/>
    <w:rsid w:val="00576B05"/>
    <w:rsid w:val="00580AD6"/>
    <w:rsid w:val="005852DF"/>
    <w:rsid w:val="00585881"/>
    <w:rsid w:val="00586DF2"/>
    <w:rsid w:val="00591BDD"/>
    <w:rsid w:val="00591D04"/>
    <w:rsid w:val="00593E82"/>
    <w:rsid w:val="005942BF"/>
    <w:rsid w:val="0059462C"/>
    <w:rsid w:val="00594DEE"/>
    <w:rsid w:val="00594E97"/>
    <w:rsid w:val="005A0FEA"/>
    <w:rsid w:val="005A22F8"/>
    <w:rsid w:val="005A24B2"/>
    <w:rsid w:val="005A2AE6"/>
    <w:rsid w:val="005A51A5"/>
    <w:rsid w:val="005A54D2"/>
    <w:rsid w:val="005A56B4"/>
    <w:rsid w:val="005A655C"/>
    <w:rsid w:val="005A722B"/>
    <w:rsid w:val="005B207F"/>
    <w:rsid w:val="005B2C5D"/>
    <w:rsid w:val="005B2D04"/>
    <w:rsid w:val="005B392E"/>
    <w:rsid w:val="005B3B50"/>
    <w:rsid w:val="005B631B"/>
    <w:rsid w:val="005B6A29"/>
    <w:rsid w:val="005C1B76"/>
    <w:rsid w:val="005C2354"/>
    <w:rsid w:val="005C446F"/>
    <w:rsid w:val="005C4562"/>
    <w:rsid w:val="005D18C5"/>
    <w:rsid w:val="005D368C"/>
    <w:rsid w:val="005D3B22"/>
    <w:rsid w:val="005D46C3"/>
    <w:rsid w:val="005D549D"/>
    <w:rsid w:val="005D7968"/>
    <w:rsid w:val="005E0B43"/>
    <w:rsid w:val="005E16EF"/>
    <w:rsid w:val="005E19F1"/>
    <w:rsid w:val="005E2300"/>
    <w:rsid w:val="005E2AF9"/>
    <w:rsid w:val="005E2E31"/>
    <w:rsid w:val="005E45E9"/>
    <w:rsid w:val="005E61E7"/>
    <w:rsid w:val="005E654F"/>
    <w:rsid w:val="005F1D3A"/>
    <w:rsid w:val="005F558A"/>
    <w:rsid w:val="005F7200"/>
    <w:rsid w:val="0060103B"/>
    <w:rsid w:val="0060149D"/>
    <w:rsid w:val="0060529E"/>
    <w:rsid w:val="00605771"/>
    <w:rsid w:val="00605CF7"/>
    <w:rsid w:val="00606B5F"/>
    <w:rsid w:val="0061119D"/>
    <w:rsid w:val="00611AF1"/>
    <w:rsid w:val="00621033"/>
    <w:rsid w:val="00621DC0"/>
    <w:rsid w:val="006234B6"/>
    <w:rsid w:val="00623D4F"/>
    <w:rsid w:val="00627B18"/>
    <w:rsid w:val="006310DA"/>
    <w:rsid w:val="006350D3"/>
    <w:rsid w:val="00635C19"/>
    <w:rsid w:val="00637151"/>
    <w:rsid w:val="00637B24"/>
    <w:rsid w:val="0064184D"/>
    <w:rsid w:val="00642849"/>
    <w:rsid w:val="00645F3C"/>
    <w:rsid w:val="00647266"/>
    <w:rsid w:val="00651EE8"/>
    <w:rsid w:val="0065443F"/>
    <w:rsid w:val="00654500"/>
    <w:rsid w:val="00655A00"/>
    <w:rsid w:val="00655F23"/>
    <w:rsid w:val="006627CB"/>
    <w:rsid w:val="00663B92"/>
    <w:rsid w:val="00664D4F"/>
    <w:rsid w:val="0066591C"/>
    <w:rsid w:val="00665BF6"/>
    <w:rsid w:val="0066707E"/>
    <w:rsid w:val="006670D2"/>
    <w:rsid w:val="00667E47"/>
    <w:rsid w:val="006709DC"/>
    <w:rsid w:val="00672377"/>
    <w:rsid w:val="00672430"/>
    <w:rsid w:val="006725AA"/>
    <w:rsid w:val="006734D2"/>
    <w:rsid w:val="0067493C"/>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97D56"/>
    <w:rsid w:val="006A155A"/>
    <w:rsid w:val="006A20A1"/>
    <w:rsid w:val="006A2DDB"/>
    <w:rsid w:val="006A2ED7"/>
    <w:rsid w:val="006A37E1"/>
    <w:rsid w:val="006A4B74"/>
    <w:rsid w:val="006A6AE0"/>
    <w:rsid w:val="006A7029"/>
    <w:rsid w:val="006A74AF"/>
    <w:rsid w:val="006A7603"/>
    <w:rsid w:val="006B17A7"/>
    <w:rsid w:val="006B3547"/>
    <w:rsid w:val="006B3844"/>
    <w:rsid w:val="006B3A72"/>
    <w:rsid w:val="006B4DBA"/>
    <w:rsid w:val="006B6422"/>
    <w:rsid w:val="006B683D"/>
    <w:rsid w:val="006B6E61"/>
    <w:rsid w:val="006B782F"/>
    <w:rsid w:val="006C162A"/>
    <w:rsid w:val="006C3858"/>
    <w:rsid w:val="006C450E"/>
    <w:rsid w:val="006C75A8"/>
    <w:rsid w:val="006C7B2E"/>
    <w:rsid w:val="006D0DE4"/>
    <w:rsid w:val="006D1685"/>
    <w:rsid w:val="006D1C9B"/>
    <w:rsid w:val="006D4142"/>
    <w:rsid w:val="006D42C1"/>
    <w:rsid w:val="006D5A19"/>
    <w:rsid w:val="006D670E"/>
    <w:rsid w:val="006D68D8"/>
    <w:rsid w:val="006D68DA"/>
    <w:rsid w:val="006E003D"/>
    <w:rsid w:val="006E0345"/>
    <w:rsid w:val="006E26E0"/>
    <w:rsid w:val="006E32B4"/>
    <w:rsid w:val="006E32E0"/>
    <w:rsid w:val="006E48F9"/>
    <w:rsid w:val="006E4909"/>
    <w:rsid w:val="006E4B3F"/>
    <w:rsid w:val="006E5531"/>
    <w:rsid w:val="006E6316"/>
    <w:rsid w:val="006E75DD"/>
    <w:rsid w:val="006F0EC9"/>
    <w:rsid w:val="006F6D65"/>
    <w:rsid w:val="00700082"/>
    <w:rsid w:val="00700808"/>
    <w:rsid w:val="00700BC1"/>
    <w:rsid w:val="0070145D"/>
    <w:rsid w:val="00701D8D"/>
    <w:rsid w:val="0070248B"/>
    <w:rsid w:val="00702C3C"/>
    <w:rsid w:val="00703E85"/>
    <w:rsid w:val="007046A6"/>
    <w:rsid w:val="00704FAD"/>
    <w:rsid w:val="007053CD"/>
    <w:rsid w:val="00705722"/>
    <w:rsid w:val="00705DC7"/>
    <w:rsid w:val="007075BC"/>
    <w:rsid w:val="00707AEA"/>
    <w:rsid w:val="00707C85"/>
    <w:rsid w:val="00710D20"/>
    <w:rsid w:val="00711B19"/>
    <w:rsid w:val="00711CF2"/>
    <w:rsid w:val="00712217"/>
    <w:rsid w:val="0071222D"/>
    <w:rsid w:val="007122DE"/>
    <w:rsid w:val="00714730"/>
    <w:rsid w:val="00715F75"/>
    <w:rsid w:val="00722016"/>
    <w:rsid w:val="0072263E"/>
    <w:rsid w:val="007238FF"/>
    <w:rsid w:val="00724691"/>
    <w:rsid w:val="007247C0"/>
    <w:rsid w:val="0072569B"/>
    <w:rsid w:val="00725794"/>
    <w:rsid w:val="007269EC"/>
    <w:rsid w:val="0072725E"/>
    <w:rsid w:val="0072774F"/>
    <w:rsid w:val="00730277"/>
    <w:rsid w:val="0073046E"/>
    <w:rsid w:val="0073078F"/>
    <w:rsid w:val="007316E5"/>
    <w:rsid w:val="00732B9E"/>
    <w:rsid w:val="00732F3D"/>
    <w:rsid w:val="00734939"/>
    <w:rsid w:val="00736B0D"/>
    <w:rsid w:val="00736B78"/>
    <w:rsid w:val="00740CF4"/>
    <w:rsid w:val="0074152D"/>
    <w:rsid w:val="00741F47"/>
    <w:rsid w:val="00742E23"/>
    <w:rsid w:val="00743390"/>
    <w:rsid w:val="007448F5"/>
    <w:rsid w:val="00744AA0"/>
    <w:rsid w:val="00744F0F"/>
    <w:rsid w:val="00747156"/>
    <w:rsid w:val="00747568"/>
    <w:rsid w:val="007476C6"/>
    <w:rsid w:val="00747890"/>
    <w:rsid w:val="0075005F"/>
    <w:rsid w:val="00751E5A"/>
    <w:rsid w:val="007537E2"/>
    <w:rsid w:val="00754318"/>
    <w:rsid w:val="00754387"/>
    <w:rsid w:val="00755D2C"/>
    <w:rsid w:val="007575A2"/>
    <w:rsid w:val="00757E8C"/>
    <w:rsid w:val="00760488"/>
    <w:rsid w:val="007618A0"/>
    <w:rsid w:val="00762B08"/>
    <w:rsid w:val="00762B56"/>
    <w:rsid w:val="00763DBB"/>
    <w:rsid w:val="00765B2D"/>
    <w:rsid w:val="00765E89"/>
    <w:rsid w:val="00767014"/>
    <w:rsid w:val="00774A20"/>
    <w:rsid w:val="0077527A"/>
    <w:rsid w:val="007777CC"/>
    <w:rsid w:val="007809A2"/>
    <w:rsid w:val="00781144"/>
    <w:rsid w:val="00781C05"/>
    <w:rsid w:val="0078333C"/>
    <w:rsid w:val="00784AAE"/>
    <w:rsid w:val="00785323"/>
    <w:rsid w:val="00785750"/>
    <w:rsid w:val="007864FA"/>
    <w:rsid w:val="00786756"/>
    <w:rsid w:val="007875FC"/>
    <w:rsid w:val="0078769E"/>
    <w:rsid w:val="00787C9F"/>
    <w:rsid w:val="00790697"/>
    <w:rsid w:val="00790D03"/>
    <w:rsid w:val="007926DE"/>
    <w:rsid w:val="0079375A"/>
    <w:rsid w:val="00794176"/>
    <w:rsid w:val="00794188"/>
    <w:rsid w:val="007943A8"/>
    <w:rsid w:val="007A0293"/>
    <w:rsid w:val="007A35C2"/>
    <w:rsid w:val="007A39CC"/>
    <w:rsid w:val="007A4B35"/>
    <w:rsid w:val="007A54EE"/>
    <w:rsid w:val="007A55D2"/>
    <w:rsid w:val="007A759E"/>
    <w:rsid w:val="007A7B34"/>
    <w:rsid w:val="007B08CC"/>
    <w:rsid w:val="007B1B0C"/>
    <w:rsid w:val="007B2786"/>
    <w:rsid w:val="007B3CEE"/>
    <w:rsid w:val="007B54F4"/>
    <w:rsid w:val="007B65D7"/>
    <w:rsid w:val="007B693F"/>
    <w:rsid w:val="007C2637"/>
    <w:rsid w:val="007C440B"/>
    <w:rsid w:val="007C4FC1"/>
    <w:rsid w:val="007D0EF3"/>
    <w:rsid w:val="007D22F9"/>
    <w:rsid w:val="007D2C5E"/>
    <w:rsid w:val="007D3AE8"/>
    <w:rsid w:val="007D5ECC"/>
    <w:rsid w:val="007D680B"/>
    <w:rsid w:val="007E05D4"/>
    <w:rsid w:val="007E155F"/>
    <w:rsid w:val="007E1C43"/>
    <w:rsid w:val="007E1F3F"/>
    <w:rsid w:val="007E343F"/>
    <w:rsid w:val="007E4370"/>
    <w:rsid w:val="007E64F9"/>
    <w:rsid w:val="007E71D7"/>
    <w:rsid w:val="007F2B4D"/>
    <w:rsid w:val="007F3397"/>
    <w:rsid w:val="007F3A74"/>
    <w:rsid w:val="007F526F"/>
    <w:rsid w:val="007F6892"/>
    <w:rsid w:val="007F7227"/>
    <w:rsid w:val="007F767C"/>
    <w:rsid w:val="008018D0"/>
    <w:rsid w:val="00801B32"/>
    <w:rsid w:val="008052DE"/>
    <w:rsid w:val="00805B82"/>
    <w:rsid w:val="00806872"/>
    <w:rsid w:val="00807A4A"/>
    <w:rsid w:val="00811706"/>
    <w:rsid w:val="008119FB"/>
    <w:rsid w:val="008134FE"/>
    <w:rsid w:val="00815C2E"/>
    <w:rsid w:val="00821142"/>
    <w:rsid w:val="008218AA"/>
    <w:rsid w:val="00821FD9"/>
    <w:rsid w:val="008231E7"/>
    <w:rsid w:val="00823603"/>
    <w:rsid w:val="00824C90"/>
    <w:rsid w:val="00825719"/>
    <w:rsid w:val="00827B22"/>
    <w:rsid w:val="00830812"/>
    <w:rsid w:val="008308C2"/>
    <w:rsid w:val="00832B13"/>
    <w:rsid w:val="008333B3"/>
    <w:rsid w:val="008335F1"/>
    <w:rsid w:val="00835470"/>
    <w:rsid w:val="00835C22"/>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67606"/>
    <w:rsid w:val="00871E3C"/>
    <w:rsid w:val="008720B8"/>
    <w:rsid w:val="008725F2"/>
    <w:rsid w:val="00875671"/>
    <w:rsid w:val="008770A8"/>
    <w:rsid w:val="008771A6"/>
    <w:rsid w:val="00880C3D"/>
    <w:rsid w:val="008818D8"/>
    <w:rsid w:val="0088450F"/>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783A"/>
    <w:rsid w:val="008B3D1F"/>
    <w:rsid w:val="008B430E"/>
    <w:rsid w:val="008B568B"/>
    <w:rsid w:val="008B644E"/>
    <w:rsid w:val="008B795C"/>
    <w:rsid w:val="008B7EC3"/>
    <w:rsid w:val="008C0642"/>
    <w:rsid w:val="008C1BAD"/>
    <w:rsid w:val="008C244B"/>
    <w:rsid w:val="008C274E"/>
    <w:rsid w:val="008C2AB7"/>
    <w:rsid w:val="008C2F21"/>
    <w:rsid w:val="008C4576"/>
    <w:rsid w:val="008C4CF5"/>
    <w:rsid w:val="008C5347"/>
    <w:rsid w:val="008C7548"/>
    <w:rsid w:val="008C7AB2"/>
    <w:rsid w:val="008D0916"/>
    <w:rsid w:val="008D191D"/>
    <w:rsid w:val="008D248D"/>
    <w:rsid w:val="008D2661"/>
    <w:rsid w:val="008D2ED5"/>
    <w:rsid w:val="008D3BE9"/>
    <w:rsid w:val="008D4E31"/>
    <w:rsid w:val="008D609F"/>
    <w:rsid w:val="008D6920"/>
    <w:rsid w:val="008D6B9A"/>
    <w:rsid w:val="008E25D1"/>
    <w:rsid w:val="008E2EA6"/>
    <w:rsid w:val="008E378E"/>
    <w:rsid w:val="008E3EF4"/>
    <w:rsid w:val="008E4A67"/>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711"/>
    <w:rsid w:val="00913179"/>
    <w:rsid w:val="00914D7B"/>
    <w:rsid w:val="00914F3F"/>
    <w:rsid w:val="00917948"/>
    <w:rsid w:val="00917E47"/>
    <w:rsid w:val="00920F55"/>
    <w:rsid w:val="00922708"/>
    <w:rsid w:val="009249B9"/>
    <w:rsid w:val="009269D6"/>
    <w:rsid w:val="009313FE"/>
    <w:rsid w:val="00931F47"/>
    <w:rsid w:val="009346CB"/>
    <w:rsid w:val="00934908"/>
    <w:rsid w:val="00935ED0"/>
    <w:rsid w:val="009366BC"/>
    <w:rsid w:val="0093693E"/>
    <w:rsid w:val="00937759"/>
    <w:rsid w:val="009407E3"/>
    <w:rsid w:val="0094096A"/>
    <w:rsid w:val="00942690"/>
    <w:rsid w:val="009453C1"/>
    <w:rsid w:val="0094609A"/>
    <w:rsid w:val="009467DD"/>
    <w:rsid w:val="00947C9C"/>
    <w:rsid w:val="0095133D"/>
    <w:rsid w:val="009525C8"/>
    <w:rsid w:val="009535CD"/>
    <w:rsid w:val="00957B95"/>
    <w:rsid w:val="00960CF5"/>
    <w:rsid w:val="00961AC3"/>
    <w:rsid w:val="00962670"/>
    <w:rsid w:val="009631CD"/>
    <w:rsid w:val="00967C1C"/>
    <w:rsid w:val="009721C9"/>
    <w:rsid w:val="00972758"/>
    <w:rsid w:val="00972D14"/>
    <w:rsid w:val="00973853"/>
    <w:rsid w:val="009763BD"/>
    <w:rsid w:val="009768C6"/>
    <w:rsid w:val="00977019"/>
    <w:rsid w:val="00977A7D"/>
    <w:rsid w:val="009810ED"/>
    <w:rsid w:val="00981768"/>
    <w:rsid w:val="00984A5F"/>
    <w:rsid w:val="00984DA0"/>
    <w:rsid w:val="00985E18"/>
    <w:rsid w:val="009868B4"/>
    <w:rsid w:val="00986920"/>
    <w:rsid w:val="00990AF3"/>
    <w:rsid w:val="00991613"/>
    <w:rsid w:val="00991C63"/>
    <w:rsid w:val="009921F2"/>
    <w:rsid w:val="00992EC2"/>
    <w:rsid w:val="00995F9B"/>
    <w:rsid w:val="00996AAA"/>
    <w:rsid w:val="00996E0A"/>
    <w:rsid w:val="009A09A6"/>
    <w:rsid w:val="009A4073"/>
    <w:rsid w:val="009A4D03"/>
    <w:rsid w:val="009A4EB3"/>
    <w:rsid w:val="009A5C19"/>
    <w:rsid w:val="009A77D0"/>
    <w:rsid w:val="009A7E16"/>
    <w:rsid w:val="009B1957"/>
    <w:rsid w:val="009B25D6"/>
    <w:rsid w:val="009B2B69"/>
    <w:rsid w:val="009B3CD1"/>
    <w:rsid w:val="009B403C"/>
    <w:rsid w:val="009B4612"/>
    <w:rsid w:val="009B66C1"/>
    <w:rsid w:val="009C2895"/>
    <w:rsid w:val="009C3E6B"/>
    <w:rsid w:val="009C4C5F"/>
    <w:rsid w:val="009C53F3"/>
    <w:rsid w:val="009C5E0B"/>
    <w:rsid w:val="009C675B"/>
    <w:rsid w:val="009C69D8"/>
    <w:rsid w:val="009C7BF5"/>
    <w:rsid w:val="009C7E75"/>
    <w:rsid w:val="009D2A6B"/>
    <w:rsid w:val="009D2A80"/>
    <w:rsid w:val="009D35C7"/>
    <w:rsid w:val="009D368C"/>
    <w:rsid w:val="009D4125"/>
    <w:rsid w:val="009D484C"/>
    <w:rsid w:val="009D527A"/>
    <w:rsid w:val="009D7A1B"/>
    <w:rsid w:val="009E0834"/>
    <w:rsid w:val="009E0A5F"/>
    <w:rsid w:val="009E0E03"/>
    <w:rsid w:val="009E329E"/>
    <w:rsid w:val="009E3F38"/>
    <w:rsid w:val="009E47D3"/>
    <w:rsid w:val="009E7F72"/>
    <w:rsid w:val="009F3FC7"/>
    <w:rsid w:val="009F5A95"/>
    <w:rsid w:val="009F6D13"/>
    <w:rsid w:val="009F77D2"/>
    <w:rsid w:val="009F7C75"/>
    <w:rsid w:val="009F7FBA"/>
    <w:rsid w:val="00A00368"/>
    <w:rsid w:val="00A00E17"/>
    <w:rsid w:val="00A00F5B"/>
    <w:rsid w:val="00A00F73"/>
    <w:rsid w:val="00A027E8"/>
    <w:rsid w:val="00A04018"/>
    <w:rsid w:val="00A05CA6"/>
    <w:rsid w:val="00A069C4"/>
    <w:rsid w:val="00A1217D"/>
    <w:rsid w:val="00A121AD"/>
    <w:rsid w:val="00A123B6"/>
    <w:rsid w:val="00A13C83"/>
    <w:rsid w:val="00A149C0"/>
    <w:rsid w:val="00A15EFE"/>
    <w:rsid w:val="00A15FA6"/>
    <w:rsid w:val="00A20C00"/>
    <w:rsid w:val="00A21B43"/>
    <w:rsid w:val="00A22F68"/>
    <w:rsid w:val="00A23167"/>
    <w:rsid w:val="00A233D7"/>
    <w:rsid w:val="00A23441"/>
    <w:rsid w:val="00A23805"/>
    <w:rsid w:val="00A2490E"/>
    <w:rsid w:val="00A24CF9"/>
    <w:rsid w:val="00A252A5"/>
    <w:rsid w:val="00A25C20"/>
    <w:rsid w:val="00A30414"/>
    <w:rsid w:val="00A3145A"/>
    <w:rsid w:val="00A372DD"/>
    <w:rsid w:val="00A37A7B"/>
    <w:rsid w:val="00A43AA1"/>
    <w:rsid w:val="00A44EFF"/>
    <w:rsid w:val="00A46A8D"/>
    <w:rsid w:val="00A47192"/>
    <w:rsid w:val="00A47265"/>
    <w:rsid w:val="00A502A4"/>
    <w:rsid w:val="00A509E6"/>
    <w:rsid w:val="00A52A73"/>
    <w:rsid w:val="00A53320"/>
    <w:rsid w:val="00A542AA"/>
    <w:rsid w:val="00A61C79"/>
    <w:rsid w:val="00A62070"/>
    <w:rsid w:val="00A62CE1"/>
    <w:rsid w:val="00A630E2"/>
    <w:rsid w:val="00A6311E"/>
    <w:rsid w:val="00A640B1"/>
    <w:rsid w:val="00A65FCF"/>
    <w:rsid w:val="00A66281"/>
    <w:rsid w:val="00A67FEB"/>
    <w:rsid w:val="00A71F7C"/>
    <w:rsid w:val="00A723A5"/>
    <w:rsid w:val="00A7484F"/>
    <w:rsid w:val="00A753C8"/>
    <w:rsid w:val="00A75C68"/>
    <w:rsid w:val="00A8157A"/>
    <w:rsid w:val="00A81667"/>
    <w:rsid w:val="00A82A5C"/>
    <w:rsid w:val="00A83D56"/>
    <w:rsid w:val="00A83DF3"/>
    <w:rsid w:val="00A83EB5"/>
    <w:rsid w:val="00A91736"/>
    <w:rsid w:val="00A91D6C"/>
    <w:rsid w:val="00A927F2"/>
    <w:rsid w:val="00A93D74"/>
    <w:rsid w:val="00A969A5"/>
    <w:rsid w:val="00A97AE6"/>
    <w:rsid w:val="00A97FA5"/>
    <w:rsid w:val="00AA0BF5"/>
    <w:rsid w:val="00AA0F64"/>
    <w:rsid w:val="00AA337E"/>
    <w:rsid w:val="00AA4299"/>
    <w:rsid w:val="00AA6982"/>
    <w:rsid w:val="00AB3DC7"/>
    <w:rsid w:val="00AB7C56"/>
    <w:rsid w:val="00AC5131"/>
    <w:rsid w:val="00AD074D"/>
    <w:rsid w:val="00AD0E9F"/>
    <w:rsid w:val="00AD2180"/>
    <w:rsid w:val="00AD22B9"/>
    <w:rsid w:val="00AD2556"/>
    <w:rsid w:val="00AD47A7"/>
    <w:rsid w:val="00AD4C2E"/>
    <w:rsid w:val="00AD50AE"/>
    <w:rsid w:val="00AD641E"/>
    <w:rsid w:val="00AD7584"/>
    <w:rsid w:val="00AE0360"/>
    <w:rsid w:val="00AE1BB6"/>
    <w:rsid w:val="00AE247E"/>
    <w:rsid w:val="00AE2C69"/>
    <w:rsid w:val="00AE39FA"/>
    <w:rsid w:val="00AE667B"/>
    <w:rsid w:val="00AF18E0"/>
    <w:rsid w:val="00AF36BB"/>
    <w:rsid w:val="00AF5211"/>
    <w:rsid w:val="00AF5A0B"/>
    <w:rsid w:val="00B01310"/>
    <w:rsid w:val="00B01855"/>
    <w:rsid w:val="00B021EE"/>
    <w:rsid w:val="00B03986"/>
    <w:rsid w:val="00B04771"/>
    <w:rsid w:val="00B04C7B"/>
    <w:rsid w:val="00B04ED4"/>
    <w:rsid w:val="00B05A54"/>
    <w:rsid w:val="00B06431"/>
    <w:rsid w:val="00B1043D"/>
    <w:rsid w:val="00B10EA5"/>
    <w:rsid w:val="00B10FEF"/>
    <w:rsid w:val="00B11E06"/>
    <w:rsid w:val="00B12387"/>
    <w:rsid w:val="00B15696"/>
    <w:rsid w:val="00B2123A"/>
    <w:rsid w:val="00B21D77"/>
    <w:rsid w:val="00B21EED"/>
    <w:rsid w:val="00B23316"/>
    <w:rsid w:val="00B2472D"/>
    <w:rsid w:val="00B24BC9"/>
    <w:rsid w:val="00B251CF"/>
    <w:rsid w:val="00B254C3"/>
    <w:rsid w:val="00B25D94"/>
    <w:rsid w:val="00B277E2"/>
    <w:rsid w:val="00B30D8A"/>
    <w:rsid w:val="00B317A0"/>
    <w:rsid w:val="00B32C21"/>
    <w:rsid w:val="00B34C39"/>
    <w:rsid w:val="00B34C8C"/>
    <w:rsid w:val="00B34F09"/>
    <w:rsid w:val="00B361A1"/>
    <w:rsid w:val="00B4073A"/>
    <w:rsid w:val="00B40964"/>
    <w:rsid w:val="00B421F2"/>
    <w:rsid w:val="00B435C2"/>
    <w:rsid w:val="00B53CAB"/>
    <w:rsid w:val="00B551F2"/>
    <w:rsid w:val="00B563AA"/>
    <w:rsid w:val="00B57337"/>
    <w:rsid w:val="00B6187D"/>
    <w:rsid w:val="00B61D1B"/>
    <w:rsid w:val="00B651ED"/>
    <w:rsid w:val="00B65F7A"/>
    <w:rsid w:val="00B665DF"/>
    <w:rsid w:val="00B6706C"/>
    <w:rsid w:val="00B70B67"/>
    <w:rsid w:val="00B714D1"/>
    <w:rsid w:val="00B717A6"/>
    <w:rsid w:val="00B719D8"/>
    <w:rsid w:val="00B71D49"/>
    <w:rsid w:val="00B72344"/>
    <w:rsid w:val="00B72A1B"/>
    <w:rsid w:val="00B73065"/>
    <w:rsid w:val="00B7474F"/>
    <w:rsid w:val="00B74D4A"/>
    <w:rsid w:val="00B75915"/>
    <w:rsid w:val="00B75CF1"/>
    <w:rsid w:val="00B80143"/>
    <w:rsid w:val="00B8105A"/>
    <w:rsid w:val="00B811B1"/>
    <w:rsid w:val="00B81B81"/>
    <w:rsid w:val="00B83AD0"/>
    <w:rsid w:val="00B83CE8"/>
    <w:rsid w:val="00B83F9C"/>
    <w:rsid w:val="00B84E33"/>
    <w:rsid w:val="00B8557F"/>
    <w:rsid w:val="00B85C65"/>
    <w:rsid w:val="00B87052"/>
    <w:rsid w:val="00B8745A"/>
    <w:rsid w:val="00B92868"/>
    <w:rsid w:val="00B9299D"/>
    <w:rsid w:val="00B92B9C"/>
    <w:rsid w:val="00B9353A"/>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C0494"/>
    <w:rsid w:val="00BC0F9E"/>
    <w:rsid w:val="00BC1D9A"/>
    <w:rsid w:val="00BC2C41"/>
    <w:rsid w:val="00BC2D41"/>
    <w:rsid w:val="00BC626B"/>
    <w:rsid w:val="00BC6AEC"/>
    <w:rsid w:val="00BD2A9F"/>
    <w:rsid w:val="00BD2B2D"/>
    <w:rsid w:val="00BD2D43"/>
    <w:rsid w:val="00BD6860"/>
    <w:rsid w:val="00BD7307"/>
    <w:rsid w:val="00BE0DD6"/>
    <w:rsid w:val="00BE11B1"/>
    <w:rsid w:val="00BE2793"/>
    <w:rsid w:val="00BE27DF"/>
    <w:rsid w:val="00BE3423"/>
    <w:rsid w:val="00BE51AD"/>
    <w:rsid w:val="00BE75C1"/>
    <w:rsid w:val="00BE7AD9"/>
    <w:rsid w:val="00BF0023"/>
    <w:rsid w:val="00BF1EB7"/>
    <w:rsid w:val="00BF3B86"/>
    <w:rsid w:val="00BF5925"/>
    <w:rsid w:val="00BF604C"/>
    <w:rsid w:val="00BF626B"/>
    <w:rsid w:val="00BF72DB"/>
    <w:rsid w:val="00BF7513"/>
    <w:rsid w:val="00BF76EE"/>
    <w:rsid w:val="00BF7AE3"/>
    <w:rsid w:val="00BF7B9A"/>
    <w:rsid w:val="00C00570"/>
    <w:rsid w:val="00C0250B"/>
    <w:rsid w:val="00C030E1"/>
    <w:rsid w:val="00C03950"/>
    <w:rsid w:val="00C05706"/>
    <w:rsid w:val="00C0570E"/>
    <w:rsid w:val="00C063D6"/>
    <w:rsid w:val="00C07F90"/>
    <w:rsid w:val="00C10749"/>
    <w:rsid w:val="00C10862"/>
    <w:rsid w:val="00C12BC8"/>
    <w:rsid w:val="00C13654"/>
    <w:rsid w:val="00C138D6"/>
    <w:rsid w:val="00C150F4"/>
    <w:rsid w:val="00C155C6"/>
    <w:rsid w:val="00C1560D"/>
    <w:rsid w:val="00C15A1F"/>
    <w:rsid w:val="00C17200"/>
    <w:rsid w:val="00C206A5"/>
    <w:rsid w:val="00C2195E"/>
    <w:rsid w:val="00C22AA2"/>
    <w:rsid w:val="00C22D2B"/>
    <w:rsid w:val="00C244EB"/>
    <w:rsid w:val="00C25AB8"/>
    <w:rsid w:val="00C30A2D"/>
    <w:rsid w:val="00C32C56"/>
    <w:rsid w:val="00C34DD9"/>
    <w:rsid w:val="00C36612"/>
    <w:rsid w:val="00C3678B"/>
    <w:rsid w:val="00C368F4"/>
    <w:rsid w:val="00C3695B"/>
    <w:rsid w:val="00C36ED5"/>
    <w:rsid w:val="00C4036F"/>
    <w:rsid w:val="00C409C8"/>
    <w:rsid w:val="00C418B4"/>
    <w:rsid w:val="00C42FC5"/>
    <w:rsid w:val="00C44243"/>
    <w:rsid w:val="00C4490D"/>
    <w:rsid w:val="00C44C32"/>
    <w:rsid w:val="00C453CB"/>
    <w:rsid w:val="00C46387"/>
    <w:rsid w:val="00C53DD3"/>
    <w:rsid w:val="00C543F5"/>
    <w:rsid w:val="00C54796"/>
    <w:rsid w:val="00C56A93"/>
    <w:rsid w:val="00C6087E"/>
    <w:rsid w:val="00C64DE7"/>
    <w:rsid w:val="00C6642B"/>
    <w:rsid w:val="00C6667A"/>
    <w:rsid w:val="00C66C1F"/>
    <w:rsid w:val="00C66FCE"/>
    <w:rsid w:val="00C70A6D"/>
    <w:rsid w:val="00C70E79"/>
    <w:rsid w:val="00C7187A"/>
    <w:rsid w:val="00C7204F"/>
    <w:rsid w:val="00C7211B"/>
    <w:rsid w:val="00C73183"/>
    <w:rsid w:val="00C7495F"/>
    <w:rsid w:val="00C80A7E"/>
    <w:rsid w:val="00C80C2E"/>
    <w:rsid w:val="00C80E9B"/>
    <w:rsid w:val="00C81CB9"/>
    <w:rsid w:val="00C81DF2"/>
    <w:rsid w:val="00C83B66"/>
    <w:rsid w:val="00C85AAC"/>
    <w:rsid w:val="00C9029C"/>
    <w:rsid w:val="00C91FB0"/>
    <w:rsid w:val="00C92DA2"/>
    <w:rsid w:val="00C9317B"/>
    <w:rsid w:val="00C933B4"/>
    <w:rsid w:val="00C93BF9"/>
    <w:rsid w:val="00C93DEB"/>
    <w:rsid w:val="00C946FE"/>
    <w:rsid w:val="00C951AA"/>
    <w:rsid w:val="00C96FD1"/>
    <w:rsid w:val="00CA0F07"/>
    <w:rsid w:val="00CA357F"/>
    <w:rsid w:val="00CA4660"/>
    <w:rsid w:val="00CA56BA"/>
    <w:rsid w:val="00CA6130"/>
    <w:rsid w:val="00CA6515"/>
    <w:rsid w:val="00CA7AB3"/>
    <w:rsid w:val="00CA7E10"/>
    <w:rsid w:val="00CA7FB9"/>
    <w:rsid w:val="00CB0578"/>
    <w:rsid w:val="00CB0923"/>
    <w:rsid w:val="00CB151F"/>
    <w:rsid w:val="00CB161C"/>
    <w:rsid w:val="00CB2A72"/>
    <w:rsid w:val="00CB3F05"/>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E0452"/>
    <w:rsid w:val="00CE3C3C"/>
    <w:rsid w:val="00CE41B2"/>
    <w:rsid w:val="00CE4A22"/>
    <w:rsid w:val="00CE4D3F"/>
    <w:rsid w:val="00CE5970"/>
    <w:rsid w:val="00CE5F72"/>
    <w:rsid w:val="00CE61F4"/>
    <w:rsid w:val="00CE66E7"/>
    <w:rsid w:val="00CE7420"/>
    <w:rsid w:val="00CF0005"/>
    <w:rsid w:val="00CF19AD"/>
    <w:rsid w:val="00CF3A12"/>
    <w:rsid w:val="00CF5A82"/>
    <w:rsid w:val="00D008F5"/>
    <w:rsid w:val="00D00D87"/>
    <w:rsid w:val="00D0249C"/>
    <w:rsid w:val="00D039E6"/>
    <w:rsid w:val="00D051DD"/>
    <w:rsid w:val="00D07AB5"/>
    <w:rsid w:val="00D131CC"/>
    <w:rsid w:val="00D17320"/>
    <w:rsid w:val="00D17591"/>
    <w:rsid w:val="00D241B6"/>
    <w:rsid w:val="00D2637C"/>
    <w:rsid w:val="00D271EB"/>
    <w:rsid w:val="00D27748"/>
    <w:rsid w:val="00D3114D"/>
    <w:rsid w:val="00D32322"/>
    <w:rsid w:val="00D335F3"/>
    <w:rsid w:val="00D342FA"/>
    <w:rsid w:val="00D3642C"/>
    <w:rsid w:val="00D36926"/>
    <w:rsid w:val="00D40B4D"/>
    <w:rsid w:val="00D41202"/>
    <w:rsid w:val="00D41E05"/>
    <w:rsid w:val="00D450AB"/>
    <w:rsid w:val="00D4529D"/>
    <w:rsid w:val="00D464D2"/>
    <w:rsid w:val="00D474A0"/>
    <w:rsid w:val="00D47D2B"/>
    <w:rsid w:val="00D51655"/>
    <w:rsid w:val="00D51E68"/>
    <w:rsid w:val="00D559AE"/>
    <w:rsid w:val="00D60C86"/>
    <w:rsid w:val="00D624A5"/>
    <w:rsid w:val="00D65069"/>
    <w:rsid w:val="00D65C7F"/>
    <w:rsid w:val="00D672E7"/>
    <w:rsid w:val="00D704CB"/>
    <w:rsid w:val="00D713C8"/>
    <w:rsid w:val="00D714B0"/>
    <w:rsid w:val="00D71F63"/>
    <w:rsid w:val="00D738F5"/>
    <w:rsid w:val="00D75A6C"/>
    <w:rsid w:val="00D82623"/>
    <w:rsid w:val="00D830C5"/>
    <w:rsid w:val="00D833E9"/>
    <w:rsid w:val="00D83562"/>
    <w:rsid w:val="00D83C56"/>
    <w:rsid w:val="00D8449D"/>
    <w:rsid w:val="00D851D4"/>
    <w:rsid w:val="00D851D7"/>
    <w:rsid w:val="00D87E85"/>
    <w:rsid w:val="00D91390"/>
    <w:rsid w:val="00D916CC"/>
    <w:rsid w:val="00D935AD"/>
    <w:rsid w:val="00D94171"/>
    <w:rsid w:val="00D952B0"/>
    <w:rsid w:val="00D954EC"/>
    <w:rsid w:val="00D962CD"/>
    <w:rsid w:val="00D97F71"/>
    <w:rsid w:val="00DA03EF"/>
    <w:rsid w:val="00DA1F84"/>
    <w:rsid w:val="00DA2A60"/>
    <w:rsid w:val="00DA3F72"/>
    <w:rsid w:val="00DA4822"/>
    <w:rsid w:val="00DA5C27"/>
    <w:rsid w:val="00DA7BE7"/>
    <w:rsid w:val="00DA7E40"/>
    <w:rsid w:val="00DB11C8"/>
    <w:rsid w:val="00DB1AD7"/>
    <w:rsid w:val="00DB4035"/>
    <w:rsid w:val="00DB4A3F"/>
    <w:rsid w:val="00DB5BBA"/>
    <w:rsid w:val="00DB68A5"/>
    <w:rsid w:val="00DC28BD"/>
    <w:rsid w:val="00DC2A6D"/>
    <w:rsid w:val="00DC3FD5"/>
    <w:rsid w:val="00DC4595"/>
    <w:rsid w:val="00DC49E2"/>
    <w:rsid w:val="00DC5945"/>
    <w:rsid w:val="00DD2A5E"/>
    <w:rsid w:val="00DD3F1A"/>
    <w:rsid w:val="00DD565E"/>
    <w:rsid w:val="00DD5CCA"/>
    <w:rsid w:val="00DD6972"/>
    <w:rsid w:val="00DD6BA1"/>
    <w:rsid w:val="00DE0798"/>
    <w:rsid w:val="00DE1624"/>
    <w:rsid w:val="00DE1F09"/>
    <w:rsid w:val="00DE3CDC"/>
    <w:rsid w:val="00DE6120"/>
    <w:rsid w:val="00DE6212"/>
    <w:rsid w:val="00DF1DD9"/>
    <w:rsid w:val="00DF1FD3"/>
    <w:rsid w:val="00DF23B3"/>
    <w:rsid w:val="00DF38CD"/>
    <w:rsid w:val="00DF5F4C"/>
    <w:rsid w:val="00DF6A33"/>
    <w:rsid w:val="00E0099D"/>
    <w:rsid w:val="00E00D3A"/>
    <w:rsid w:val="00E02B61"/>
    <w:rsid w:val="00E02FAE"/>
    <w:rsid w:val="00E03070"/>
    <w:rsid w:val="00E034E6"/>
    <w:rsid w:val="00E03C4A"/>
    <w:rsid w:val="00E05961"/>
    <w:rsid w:val="00E1138B"/>
    <w:rsid w:val="00E13DA1"/>
    <w:rsid w:val="00E1612A"/>
    <w:rsid w:val="00E1774A"/>
    <w:rsid w:val="00E20616"/>
    <w:rsid w:val="00E220BA"/>
    <w:rsid w:val="00E2245D"/>
    <w:rsid w:val="00E2301D"/>
    <w:rsid w:val="00E2381D"/>
    <w:rsid w:val="00E24621"/>
    <w:rsid w:val="00E2463A"/>
    <w:rsid w:val="00E24E6F"/>
    <w:rsid w:val="00E301AA"/>
    <w:rsid w:val="00E3386A"/>
    <w:rsid w:val="00E37ECB"/>
    <w:rsid w:val="00E401C4"/>
    <w:rsid w:val="00E41483"/>
    <w:rsid w:val="00E42E2A"/>
    <w:rsid w:val="00E43E3A"/>
    <w:rsid w:val="00E44601"/>
    <w:rsid w:val="00E45798"/>
    <w:rsid w:val="00E4684F"/>
    <w:rsid w:val="00E47D1B"/>
    <w:rsid w:val="00E50647"/>
    <w:rsid w:val="00E5241B"/>
    <w:rsid w:val="00E524D6"/>
    <w:rsid w:val="00E5309F"/>
    <w:rsid w:val="00E53A55"/>
    <w:rsid w:val="00E54E10"/>
    <w:rsid w:val="00E57CF1"/>
    <w:rsid w:val="00E6202B"/>
    <w:rsid w:val="00E622B0"/>
    <w:rsid w:val="00E63C94"/>
    <w:rsid w:val="00E648C4"/>
    <w:rsid w:val="00E6530D"/>
    <w:rsid w:val="00E67B7F"/>
    <w:rsid w:val="00E67E51"/>
    <w:rsid w:val="00E71453"/>
    <w:rsid w:val="00E76E04"/>
    <w:rsid w:val="00E76F69"/>
    <w:rsid w:val="00E773E8"/>
    <w:rsid w:val="00E80FE4"/>
    <w:rsid w:val="00E83725"/>
    <w:rsid w:val="00E84EFB"/>
    <w:rsid w:val="00E8701B"/>
    <w:rsid w:val="00E87B68"/>
    <w:rsid w:val="00E9007C"/>
    <w:rsid w:val="00E902F9"/>
    <w:rsid w:val="00E91E51"/>
    <w:rsid w:val="00E94993"/>
    <w:rsid w:val="00E95AA9"/>
    <w:rsid w:val="00E95AF9"/>
    <w:rsid w:val="00E95CA0"/>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36"/>
    <w:rsid w:val="00EB3D71"/>
    <w:rsid w:val="00EB45EC"/>
    <w:rsid w:val="00EB771E"/>
    <w:rsid w:val="00EB7F5F"/>
    <w:rsid w:val="00EC0593"/>
    <w:rsid w:val="00EC0D1B"/>
    <w:rsid w:val="00EC0D31"/>
    <w:rsid w:val="00EC51AF"/>
    <w:rsid w:val="00EC5E00"/>
    <w:rsid w:val="00EC7328"/>
    <w:rsid w:val="00ED0491"/>
    <w:rsid w:val="00ED04D0"/>
    <w:rsid w:val="00ED4712"/>
    <w:rsid w:val="00ED529B"/>
    <w:rsid w:val="00ED5F73"/>
    <w:rsid w:val="00ED691D"/>
    <w:rsid w:val="00ED699D"/>
    <w:rsid w:val="00EE02DF"/>
    <w:rsid w:val="00EE094E"/>
    <w:rsid w:val="00EE1655"/>
    <w:rsid w:val="00EE2385"/>
    <w:rsid w:val="00EE402C"/>
    <w:rsid w:val="00EE435F"/>
    <w:rsid w:val="00EE4456"/>
    <w:rsid w:val="00EE57C6"/>
    <w:rsid w:val="00EE6E15"/>
    <w:rsid w:val="00EE7995"/>
    <w:rsid w:val="00EE7AFC"/>
    <w:rsid w:val="00EE7B83"/>
    <w:rsid w:val="00EF0921"/>
    <w:rsid w:val="00EF24E0"/>
    <w:rsid w:val="00EF3062"/>
    <w:rsid w:val="00EF43F5"/>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056"/>
    <w:rsid w:val="00F214A8"/>
    <w:rsid w:val="00F23AE7"/>
    <w:rsid w:val="00F24184"/>
    <w:rsid w:val="00F248ED"/>
    <w:rsid w:val="00F25239"/>
    <w:rsid w:val="00F261D7"/>
    <w:rsid w:val="00F26C34"/>
    <w:rsid w:val="00F27548"/>
    <w:rsid w:val="00F27AFA"/>
    <w:rsid w:val="00F30146"/>
    <w:rsid w:val="00F32FAE"/>
    <w:rsid w:val="00F33544"/>
    <w:rsid w:val="00F33DEC"/>
    <w:rsid w:val="00F344B0"/>
    <w:rsid w:val="00F35627"/>
    <w:rsid w:val="00F35673"/>
    <w:rsid w:val="00F35B8B"/>
    <w:rsid w:val="00F361F8"/>
    <w:rsid w:val="00F366BE"/>
    <w:rsid w:val="00F40001"/>
    <w:rsid w:val="00F4062E"/>
    <w:rsid w:val="00F40CA3"/>
    <w:rsid w:val="00F4182E"/>
    <w:rsid w:val="00F42168"/>
    <w:rsid w:val="00F44896"/>
    <w:rsid w:val="00F44F3B"/>
    <w:rsid w:val="00F45071"/>
    <w:rsid w:val="00F46722"/>
    <w:rsid w:val="00F470F8"/>
    <w:rsid w:val="00F4754C"/>
    <w:rsid w:val="00F50013"/>
    <w:rsid w:val="00F5014A"/>
    <w:rsid w:val="00F51B3C"/>
    <w:rsid w:val="00F520FE"/>
    <w:rsid w:val="00F527C1"/>
    <w:rsid w:val="00F52901"/>
    <w:rsid w:val="00F530CF"/>
    <w:rsid w:val="00F5366B"/>
    <w:rsid w:val="00F54831"/>
    <w:rsid w:val="00F5512D"/>
    <w:rsid w:val="00F56506"/>
    <w:rsid w:val="00F57F42"/>
    <w:rsid w:val="00F601FD"/>
    <w:rsid w:val="00F611AA"/>
    <w:rsid w:val="00F62674"/>
    <w:rsid w:val="00F62C4F"/>
    <w:rsid w:val="00F64F84"/>
    <w:rsid w:val="00F6698D"/>
    <w:rsid w:val="00F66AB8"/>
    <w:rsid w:val="00F67C34"/>
    <w:rsid w:val="00F7010D"/>
    <w:rsid w:val="00F70E5F"/>
    <w:rsid w:val="00F7274D"/>
    <w:rsid w:val="00F72D64"/>
    <w:rsid w:val="00F74505"/>
    <w:rsid w:val="00F755CB"/>
    <w:rsid w:val="00F75A49"/>
    <w:rsid w:val="00F76666"/>
    <w:rsid w:val="00F779E0"/>
    <w:rsid w:val="00F80401"/>
    <w:rsid w:val="00F8099E"/>
    <w:rsid w:val="00F8296B"/>
    <w:rsid w:val="00F8385E"/>
    <w:rsid w:val="00F8578B"/>
    <w:rsid w:val="00F864DA"/>
    <w:rsid w:val="00F86D4D"/>
    <w:rsid w:val="00F87701"/>
    <w:rsid w:val="00F879AC"/>
    <w:rsid w:val="00F908CE"/>
    <w:rsid w:val="00F92B7E"/>
    <w:rsid w:val="00F93D5E"/>
    <w:rsid w:val="00F93D97"/>
    <w:rsid w:val="00F94C8A"/>
    <w:rsid w:val="00F96945"/>
    <w:rsid w:val="00F97E82"/>
    <w:rsid w:val="00FA25B6"/>
    <w:rsid w:val="00FA46EA"/>
    <w:rsid w:val="00FA4DD0"/>
    <w:rsid w:val="00FA5B5C"/>
    <w:rsid w:val="00FA5EDC"/>
    <w:rsid w:val="00FA639D"/>
    <w:rsid w:val="00FA6427"/>
    <w:rsid w:val="00FA70C1"/>
    <w:rsid w:val="00FB19C7"/>
    <w:rsid w:val="00FB4620"/>
    <w:rsid w:val="00FB547D"/>
    <w:rsid w:val="00FB61BA"/>
    <w:rsid w:val="00FB6ADE"/>
    <w:rsid w:val="00FB7484"/>
    <w:rsid w:val="00FC1378"/>
    <w:rsid w:val="00FC2EAB"/>
    <w:rsid w:val="00FC3DFB"/>
    <w:rsid w:val="00FC44FC"/>
    <w:rsid w:val="00FC7A04"/>
    <w:rsid w:val="00FC7D55"/>
    <w:rsid w:val="00FD2EEB"/>
    <w:rsid w:val="00FD3180"/>
    <w:rsid w:val="00FD58AE"/>
    <w:rsid w:val="00FE0067"/>
    <w:rsid w:val="00FE1601"/>
    <w:rsid w:val="00FE29B0"/>
    <w:rsid w:val="00FE3863"/>
    <w:rsid w:val="00FE6260"/>
    <w:rsid w:val="00FE6B2C"/>
    <w:rsid w:val="00FE71A0"/>
    <w:rsid w:val="00FE7D92"/>
    <w:rsid w:val="00FF0D6A"/>
    <w:rsid w:val="00FF26FB"/>
    <w:rsid w:val="00FF2C6A"/>
    <w:rsid w:val="00FF34D2"/>
    <w:rsid w:val="00FF36B4"/>
    <w:rsid w:val="00FF37C9"/>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15:docId w15:val="{9581DF24-69F6-45F4-89BB-5559CB2B3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294264"/>
    <w:pPr>
      <w:keepNext/>
      <w:numPr>
        <w:numId w:val="9"/>
      </w:numPr>
      <w:autoSpaceDE w:val="0"/>
      <w:autoSpaceDN w:val="0"/>
      <w:adjustRightInd w:val="0"/>
      <w:spacing w:before="120" w:after="120"/>
      <w:outlineLvl w:val="0"/>
    </w:pPr>
    <w:rPr>
      <w:rFonts w:ascii="Verdana" w:hAnsi="Verdana" w:cs="Arial"/>
      <w:b/>
      <w:bCs/>
      <w:kern w:val="32"/>
      <w:sz w:val="32"/>
      <w:szCs w:val="32"/>
    </w:rPr>
  </w:style>
  <w:style w:type="paragraph" w:styleId="Heading2">
    <w:name w:val="heading 2"/>
    <w:next w:val="BodyText"/>
    <w:link w:val="Heading2Char"/>
    <w:qFormat/>
    <w:rsid w:val="00294264"/>
    <w:pPr>
      <w:keepNext/>
      <w:numPr>
        <w:ilvl w:val="1"/>
        <w:numId w:val="9"/>
      </w:numPr>
      <w:tabs>
        <w:tab w:val="left" w:pos="900"/>
      </w:tabs>
      <w:spacing w:before="120" w:after="120"/>
      <w:outlineLvl w:val="1"/>
    </w:pPr>
    <w:rPr>
      <w:rFonts w:ascii="Verdana" w:hAnsi="Verdana" w:cs="Arial"/>
      <w:b/>
      <w:iCs/>
      <w:kern w:val="32"/>
      <w:sz w:val="28"/>
      <w:szCs w:val="28"/>
    </w:rPr>
  </w:style>
  <w:style w:type="paragraph" w:styleId="Heading3">
    <w:name w:val="heading 3"/>
    <w:next w:val="BodyText"/>
    <w:link w:val="Heading3Char"/>
    <w:qFormat/>
    <w:rsid w:val="00294264"/>
    <w:pPr>
      <w:keepNext/>
      <w:numPr>
        <w:ilvl w:val="2"/>
        <w:numId w:val="9"/>
      </w:numPr>
      <w:spacing w:before="120" w:after="120"/>
      <w:outlineLvl w:val="2"/>
    </w:pPr>
    <w:rPr>
      <w:rFonts w:ascii="Verdana" w:hAnsi="Verdana" w:cs="Arial"/>
      <w:b/>
      <w:bCs/>
      <w:iCs/>
      <w:kern w:val="32"/>
      <w:sz w:val="24"/>
      <w:szCs w:val="26"/>
    </w:rPr>
  </w:style>
  <w:style w:type="paragraph" w:styleId="Heading4">
    <w:name w:val="heading 4"/>
    <w:next w:val="BodyText"/>
    <w:link w:val="Heading4Char"/>
    <w:qFormat/>
    <w:rsid w:val="00294264"/>
    <w:pPr>
      <w:keepNext/>
      <w:numPr>
        <w:ilvl w:val="3"/>
        <w:numId w:val="9"/>
      </w:numPr>
      <w:spacing w:after="120"/>
      <w:outlineLvl w:val="3"/>
    </w:pPr>
    <w:rPr>
      <w:rFonts w:ascii="Verdana" w:hAnsi="Verdana"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294264"/>
    <w:rPr>
      <w:rFonts w:ascii="Verdana" w:hAnsi="Verdana" w:cs="Arial"/>
      <w:b/>
      <w:bCs/>
      <w:kern w:val="32"/>
      <w:sz w:val="32"/>
      <w:szCs w:val="32"/>
    </w:rPr>
  </w:style>
  <w:style w:type="character" w:customStyle="1" w:styleId="Heading2Char">
    <w:name w:val="Heading 2 Char"/>
    <w:link w:val="Heading2"/>
    <w:rsid w:val="00294264"/>
    <w:rPr>
      <w:rFonts w:ascii="Verdana" w:hAnsi="Verdana" w:cs="Arial"/>
      <w:b/>
      <w:iCs/>
      <w:kern w:val="32"/>
      <w:sz w:val="28"/>
      <w:szCs w:val="28"/>
    </w:rPr>
  </w:style>
  <w:style w:type="character" w:customStyle="1" w:styleId="Heading3Char">
    <w:name w:val="Heading 3 Char"/>
    <w:link w:val="Heading3"/>
    <w:rsid w:val="00294264"/>
    <w:rPr>
      <w:rFonts w:ascii="Verdana" w:hAnsi="Verdana" w:cs="Arial"/>
      <w:b/>
      <w:bCs/>
      <w:iCs/>
      <w:kern w:val="32"/>
      <w:sz w:val="24"/>
      <w:szCs w:val="26"/>
    </w:rPr>
  </w:style>
  <w:style w:type="character" w:customStyle="1" w:styleId="Heading4Char">
    <w:name w:val="Heading 4 Char"/>
    <w:link w:val="Heading4"/>
    <w:rsid w:val="00294264"/>
    <w:rPr>
      <w:rFonts w:ascii="Verdana" w:hAnsi="Verdana"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uiPriority w:val="99"/>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 w:type="character" w:customStyle="1" w:styleId="UnresolvedMention2">
    <w:name w:val="Unresolved Mention2"/>
    <w:basedOn w:val="DefaultParagraphFont"/>
    <w:uiPriority w:val="99"/>
    <w:semiHidden/>
    <w:unhideWhenUsed/>
    <w:rsid w:val="007777CC"/>
    <w:rPr>
      <w:color w:val="808080"/>
      <w:shd w:val="clear" w:color="auto" w:fill="E6E6E6"/>
    </w:rPr>
  </w:style>
  <w:style w:type="character" w:styleId="FollowedHyperlink">
    <w:name w:val="FollowedHyperlink"/>
    <w:basedOn w:val="DefaultParagraphFont"/>
    <w:semiHidden/>
    <w:unhideWhenUsed/>
    <w:rsid w:val="007777CC"/>
    <w:rPr>
      <w:color w:val="800080" w:themeColor="followedHyperlink"/>
      <w:u w:val="single"/>
    </w:rPr>
  </w:style>
  <w:style w:type="character" w:styleId="Emphasis">
    <w:name w:val="Emphasis"/>
    <w:basedOn w:val="DefaultParagraphFont"/>
    <w:uiPriority w:val="20"/>
    <w:qFormat/>
    <w:rsid w:val="00EE7B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372466358">
      <w:bodyDiv w:val="1"/>
      <w:marLeft w:val="0"/>
      <w:marRight w:val="0"/>
      <w:marTop w:val="0"/>
      <w:marBottom w:val="0"/>
      <w:divBdr>
        <w:top w:val="none" w:sz="0" w:space="0" w:color="auto"/>
        <w:left w:val="none" w:sz="0" w:space="0" w:color="auto"/>
        <w:bottom w:val="none" w:sz="0" w:space="0" w:color="auto"/>
        <w:right w:val="none" w:sz="0" w:space="0" w:color="auto"/>
      </w:divBdr>
      <w:divsChild>
        <w:div w:id="32199304">
          <w:marLeft w:val="0"/>
          <w:marRight w:val="0"/>
          <w:marTop w:val="0"/>
          <w:marBottom w:val="0"/>
          <w:divBdr>
            <w:top w:val="none" w:sz="0" w:space="0" w:color="auto"/>
            <w:left w:val="none" w:sz="0" w:space="0" w:color="auto"/>
            <w:bottom w:val="none" w:sz="0" w:space="0" w:color="auto"/>
            <w:right w:val="none" w:sz="0" w:space="0" w:color="auto"/>
          </w:divBdr>
        </w:div>
        <w:div w:id="1463579055">
          <w:marLeft w:val="0"/>
          <w:marRight w:val="0"/>
          <w:marTop w:val="0"/>
          <w:marBottom w:val="0"/>
          <w:divBdr>
            <w:top w:val="none" w:sz="0" w:space="0" w:color="auto"/>
            <w:left w:val="none" w:sz="0" w:space="0" w:color="auto"/>
            <w:bottom w:val="none" w:sz="0" w:space="0" w:color="auto"/>
            <w:right w:val="none" w:sz="0" w:space="0" w:color="auto"/>
          </w:divBdr>
        </w:div>
      </w:divsChild>
    </w:div>
    <w:div w:id="411204149">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222716530">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01889447">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footer" Target="footer4.xml"/><Relationship Id="rId39" Type="http://schemas.openxmlformats.org/officeDocument/2006/relationships/image" Target="media/image13.emf"/><Relationship Id="rId21" Type="http://schemas.openxmlformats.org/officeDocument/2006/relationships/image" Target="media/image5.png"/><Relationship Id="rId34" Type="http://schemas.openxmlformats.org/officeDocument/2006/relationships/oleObject" Target="embeddings/oleObject4.bin"/><Relationship Id="rId42" Type="http://schemas.openxmlformats.org/officeDocument/2006/relationships/package" Target="embeddings/Microsoft_Excel_Worksheet2.xlsx"/><Relationship Id="rId47" Type="http://schemas.openxmlformats.org/officeDocument/2006/relationships/image" Target="media/image19.emf"/><Relationship Id="rId50" Type="http://schemas.openxmlformats.org/officeDocument/2006/relationships/image" Target="media/image22.emf"/><Relationship Id="rId55"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header" Target="header1.xml"/><Relationship Id="rId33" Type="http://schemas.openxmlformats.org/officeDocument/2006/relationships/image" Target="media/image10.emf"/><Relationship Id="rId38" Type="http://schemas.openxmlformats.org/officeDocument/2006/relationships/package" Target="embeddings/Microsoft_Excel_Worksheet.xlsx"/><Relationship Id="rId46" Type="http://schemas.openxmlformats.org/officeDocument/2006/relationships/image" Target="media/image18.emf"/><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www.hl7.org/fhir/json.html" TargetMode="External"/><Relationship Id="rId29" Type="http://schemas.openxmlformats.org/officeDocument/2006/relationships/image" Target="media/image8.emf"/><Relationship Id="rId41" Type="http://schemas.openxmlformats.org/officeDocument/2006/relationships/image" Target="media/image14.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vaww.oed.portal.va.gov/pm/hape/ipt_5010/EDI_Portfolio/TASCore/MCCF_EDI_TAS_System_Design_Document_v0.7.pdf" TargetMode="External"/><Relationship Id="rId32" Type="http://schemas.openxmlformats.org/officeDocument/2006/relationships/oleObject" Target="embeddings/oleObject3.bin"/><Relationship Id="rId37" Type="http://schemas.openxmlformats.org/officeDocument/2006/relationships/image" Target="media/image12.emf"/><Relationship Id="rId40" Type="http://schemas.openxmlformats.org/officeDocument/2006/relationships/package" Target="embeddings/Microsoft_Excel_Worksheet1.xlsx"/><Relationship Id="rId45" Type="http://schemas.openxmlformats.org/officeDocument/2006/relationships/image" Target="media/image17.emf"/><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vaww.oed.portal.va.gov/pm/hape/ipt_5010/EDI_Portfolio/TASCore/MCCF_EDI_TAS_System_Design_Document_v0.7.pdf" TargetMode="External"/><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1.emf"/><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9.emf"/><Relationship Id="rId44" Type="http://schemas.openxmlformats.org/officeDocument/2006/relationships/image" Target="media/image16.emf"/><Relationship Id="rId52" Type="http://schemas.openxmlformats.org/officeDocument/2006/relationships/image" Target="media/image24.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7.emf"/><Relationship Id="rId30" Type="http://schemas.openxmlformats.org/officeDocument/2006/relationships/oleObject" Target="embeddings/oleObject2.bin"/><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image" Target="media/image20.emf"/><Relationship Id="rId8" Type="http://schemas.openxmlformats.org/officeDocument/2006/relationships/styles" Target="styles.xml"/><Relationship Id="rId51" Type="http://schemas.openxmlformats.org/officeDocument/2006/relationships/image" Target="media/image23.emf"/><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3.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4.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5.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6.xml><?xml version="1.0" encoding="utf-8"?>
<ds:datastoreItem xmlns:ds="http://schemas.openxmlformats.org/officeDocument/2006/customXml" ds:itemID="{68EFAB66-228A-4A2B-9F72-705B3FEEA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67</TotalTime>
  <Pages>20</Pages>
  <Words>3244</Words>
  <Characters>18493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21694</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Steffen Maerdian</cp:lastModifiedBy>
  <cp:revision>22</cp:revision>
  <cp:lastPrinted>2017-03-16T22:18:00Z</cp:lastPrinted>
  <dcterms:created xsi:type="dcterms:W3CDTF">2018-03-26T20:28:00Z</dcterms:created>
  <dcterms:modified xsi:type="dcterms:W3CDTF">2018-05-11T12:02:00Z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