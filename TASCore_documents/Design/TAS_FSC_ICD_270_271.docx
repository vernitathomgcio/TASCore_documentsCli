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366A4454" w14:textId="55CE4903" w:rsidR="004949E1" w:rsidRDefault="002F3C0F" w:rsidP="004C028F">
      <w:pPr>
        <w:pStyle w:val="Title2"/>
        <w:keepNext/>
      </w:pPr>
      <w:commentRangeStart w:id="2"/>
      <w:r>
        <w:t xml:space="preserve">Medical </w:t>
      </w:r>
      <w:commentRangeEnd w:id="2"/>
      <w:r w:rsidR="003B5AF9">
        <w:rPr>
          <w:rStyle w:val="CommentReference"/>
          <w:rFonts w:cs="Times New Roman"/>
          <w:b w:val="0"/>
          <w:bCs w:val="0"/>
        </w:rPr>
        <w:commentReference w:id="2"/>
      </w:r>
      <w:r>
        <w:t>Care Collection</w:t>
      </w:r>
      <w:r w:rsidR="004949E1">
        <w:t>s</w:t>
      </w:r>
      <w:r>
        <w:t xml:space="preserve"> Fund (MCCF) </w:t>
      </w:r>
    </w:p>
    <w:p w14:paraId="21F4FBBE" w14:textId="77777777" w:rsidR="004949E1" w:rsidRDefault="004949E1" w:rsidP="004C028F">
      <w:pPr>
        <w:pStyle w:val="Title2"/>
        <w:keepNext/>
      </w:pPr>
      <w:r>
        <w:t>Electronic Data Interchange (EDI)</w:t>
      </w:r>
    </w:p>
    <w:p w14:paraId="054FEDED" w14:textId="0BE9D4F6" w:rsidR="00D833E9" w:rsidRDefault="004949E1" w:rsidP="004C028F">
      <w:pPr>
        <w:pStyle w:val="Title2"/>
        <w:keepNext/>
      </w:pPr>
      <w:r>
        <w:t>Transactions Applications Suite (TAS)</w:t>
      </w:r>
      <w:del w:id="3" w:author="Steffen and Keith" w:date="2018-03-28T10:31:00Z">
        <w:r w:rsidR="002F3C0F">
          <w:delText xml:space="preserve"> </w:delText>
        </w:r>
      </w:del>
    </w:p>
    <w:p w14:paraId="51EC5249" w14:textId="5BA30529" w:rsidR="000757CF" w:rsidRDefault="000757CF" w:rsidP="000757CF">
      <w:pPr>
        <w:pStyle w:val="Title2"/>
        <w:keepNext/>
      </w:pPr>
      <w:r>
        <w:t>Electronic Insurance Verification (</w:t>
      </w:r>
      <w:proofErr w:type="spellStart"/>
      <w:r>
        <w:t>eIV</w:t>
      </w:r>
      <w:proofErr w:type="spellEnd"/>
      <w:r>
        <w:t>)</w:t>
      </w:r>
    </w:p>
    <w:p w14:paraId="054FEDEE" w14:textId="0A7CB192" w:rsidR="009F7FBA" w:rsidRDefault="00111074" w:rsidP="004C028F">
      <w:pPr>
        <w:pStyle w:val="Title2"/>
        <w:keepNext/>
      </w:pPr>
      <w:commentRangeStart w:id="4"/>
      <w:r>
        <w:t xml:space="preserve">Interface </w:t>
      </w:r>
      <w:commentRangeEnd w:id="4"/>
      <w:r w:rsidR="008B4DC9">
        <w:rPr>
          <w:rStyle w:val="CommentReference"/>
          <w:rFonts w:cs="Times New Roman"/>
          <w:b w:val="0"/>
          <w:bCs w:val="0"/>
        </w:rPr>
        <w:commentReference w:id="4"/>
      </w:r>
      <w:r>
        <w:t>Control Document</w:t>
      </w:r>
      <w:del w:id="5" w:author="Steffen and Keith" w:date="2018-03-28T10:31:00Z">
        <w:r w:rsidR="009F7FBA" w:rsidRPr="009F7FBA">
          <w:delText xml:space="preserve"> </w:delText>
        </w:r>
      </w:del>
    </w:p>
    <w:p w14:paraId="054FEDF0" w14:textId="77777777" w:rsidR="00111074" w:rsidRDefault="00111074" w:rsidP="00111074">
      <w:pPr>
        <w:pStyle w:val="Title2"/>
      </w:pPr>
    </w:p>
    <w:p w14:paraId="0B7B074D" w14:textId="49FABFA6" w:rsidR="00EB3D36" w:rsidRDefault="00C316EF" w:rsidP="004C028F">
      <w:pPr>
        <w:pStyle w:val="Title2"/>
        <w:keepNext/>
      </w:pPr>
      <w:r w:rsidRPr="00C316EF">
        <w:t xml:space="preserve">ASC X12N/005010 </w:t>
      </w:r>
      <w:r>
        <w:t>270</w:t>
      </w:r>
      <w:r w:rsidR="007122DE">
        <w:t xml:space="preserve"> </w:t>
      </w:r>
      <w:r w:rsidR="00EB3D36" w:rsidRPr="009145DE">
        <w:t>Health Care Eligibility Benefits Inquiry</w:t>
      </w:r>
    </w:p>
    <w:p w14:paraId="36A67A66" w14:textId="09D3D018" w:rsidR="00EB3D36" w:rsidRDefault="00EB3D36" w:rsidP="004C028F">
      <w:pPr>
        <w:pStyle w:val="Title2"/>
        <w:keepNext/>
      </w:pPr>
      <w:r>
        <w:t>and</w:t>
      </w:r>
    </w:p>
    <w:p w14:paraId="054FEDF2" w14:textId="48EF52F9" w:rsidR="00111074" w:rsidRDefault="00C316EF" w:rsidP="004C028F">
      <w:pPr>
        <w:pStyle w:val="Title2"/>
        <w:keepNext/>
      </w:pPr>
      <w:r w:rsidRPr="00C316EF">
        <w:t xml:space="preserve">ASC X12N/005010 </w:t>
      </w:r>
      <w:r>
        <w:t xml:space="preserve">271 </w:t>
      </w:r>
      <w:r w:rsidR="00EB3D36" w:rsidRPr="009145DE">
        <w:t>Health Care Eligibility Benefits</w:t>
      </w:r>
      <w:r w:rsidR="00EB3D36">
        <w:t xml:space="preserve"> Response</w:t>
      </w: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042E0602">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6DCF6D52" w:rsidR="00111074" w:rsidRDefault="00B70B67" w:rsidP="00111074">
      <w:pPr>
        <w:pStyle w:val="Title2"/>
      </w:pPr>
      <w:del w:id="6" w:author="Steffen and Keith" w:date="2018-03-28T10:31:00Z">
        <w:r>
          <w:delText>February</w:delText>
        </w:r>
      </w:del>
      <w:ins w:id="7" w:author="Steffen and Keith" w:date="2018-03-28T10:31:00Z">
        <w:del w:id="8" w:author="Steffen Maerdian" w:date="2018-04-19T11:17:00Z">
          <w:r w:rsidR="00C1096A" w:rsidDel="00E56159">
            <w:delText>March</w:delText>
          </w:r>
        </w:del>
      </w:ins>
      <w:ins w:id="9" w:author="Steffen Maerdian" w:date="2018-04-19T11:17:00Z">
        <w:del w:id="10" w:author="Keith Oulson" w:date="2018-05-11T12:48:00Z">
          <w:r w:rsidR="00E56159" w:rsidDel="00187C6F">
            <w:delText>April</w:delText>
          </w:r>
        </w:del>
      </w:ins>
      <w:ins w:id="11" w:author="Keith Oulson" w:date="2018-05-11T12:48:00Z">
        <w:r w:rsidR="00187C6F">
          <w:t>May</w:t>
        </w:r>
      </w:ins>
      <w:r w:rsidR="00C1096A">
        <w:t xml:space="preserve"> </w:t>
      </w:r>
      <w:r w:rsidR="00751E5A">
        <w:t>20</w:t>
      </w:r>
      <w:r>
        <w:t>18</w:t>
      </w:r>
    </w:p>
    <w:p w14:paraId="054FEDFE" w14:textId="5F2857C4" w:rsidR="004337F4" w:rsidRDefault="004337F4" w:rsidP="00111074">
      <w:pPr>
        <w:pStyle w:val="Title2"/>
      </w:pPr>
      <w:r>
        <w:t xml:space="preserve">Version </w:t>
      </w:r>
      <w:del w:id="12" w:author="Steffen and Keith" w:date="2018-03-28T10:31:00Z">
        <w:r w:rsidR="007E2554">
          <w:delText>1</w:delText>
        </w:r>
      </w:del>
      <w:ins w:id="13" w:author="Steffen and Keith" w:date="2018-03-28T10:31:00Z">
        <w:r w:rsidR="00171DD0">
          <w:t>2</w:t>
        </w:r>
      </w:ins>
      <w:ins w:id="14" w:author="Steffen Maerdian" w:date="2018-04-19T11:17:00Z">
        <w:r w:rsidR="00E56159">
          <w:t>.</w:t>
        </w:r>
        <w:del w:id="15" w:author="Keith Oulson" w:date="2018-05-11T12:48:00Z">
          <w:r w:rsidR="00E56159" w:rsidDel="00187C6F">
            <w:delText>1</w:delText>
          </w:r>
        </w:del>
      </w:ins>
      <w:ins w:id="16" w:author="Keith Oulson" w:date="2018-05-11T12:48:00Z">
        <w:r w:rsidR="00187C6F">
          <w:t>2</w:t>
        </w:r>
      </w:ins>
      <w:del w:id="17" w:author="Steffen Maerdian" w:date="2018-04-19T11:17:00Z">
        <w:r w:rsidR="00171DD0" w:rsidDel="00E56159">
          <w:delText>.0</w:delText>
        </w:r>
      </w:del>
    </w:p>
    <w:p w14:paraId="054FEDFF" w14:textId="77777777" w:rsidR="009F7C75" w:rsidRDefault="009F7C75" w:rsidP="00111074">
      <w:pPr>
        <w:pStyle w:val="Title2"/>
        <w:sectPr w:rsidR="009F7C75" w:rsidSect="009F7C75">
          <w:footerReference w:type="even" r:id="rId17"/>
          <w:footerReference w:type="default" r:id="rId18"/>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C028F">
      <w:pPr>
        <w:pStyle w:val="Title2"/>
        <w:keepNext/>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rsidRPr="004A2728" w14:paraId="054FEE0B" w14:textId="77777777" w:rsidTr="00E91E51">
        <w:tc>
          <w:tcPr>
            <w:tcW w:w="1728" w:type="dxa"/>
          </w:tcPr>
          <w:p w14:paraId="054FEE06" w14:textId="14EF027F" w:rsidR="00F5512D" w:rsidRPr="004C028F" w:rsidRDefault="006F0EC9" w:rsidP="004554EB">
            <w:pPr>
              <w:pStyle w:val="TableText"/>
              <w:rPr>
                <w:rFonts w:ascii="Verdana" w:hAnsi="Verdana"/>
                <w:sz w:val="24"/>
                <w:szCs w:val="24"/>
              </w:rPr>
            </w:pPr>
            <w:r w:rsidRPr="004C028F">
              <w:rPr>
                <w:rFonts w:ascii="Verdana" w:hAnsi="Verdana"/>
                <w:sz w:val="24"/>
                <w:szCs w:val="24"/>
              </w:rPr>
              <w:t>2/</w:t>
            </w:r>
            <w:r w:rsidR="004554EB" w:rsidRPr="004C028F">
              <w:rPr>
                <w:rFonts w:ascii="Verdana" w:hAnsi="Verdana"/>
                <w:sz w:val="24"/>
                <w:szCs w:val="24"/>
              </w:rPr>
              <w:t>22</w:t>
            </w:r>
            <w:r w:rsidRPr="004C028F">
              <w:rPr>
                <w:rFonts w:ascii="Verdana" w:hAnsi="Verdana"/>
                <w:sz w:val="24"/>
                <w:szCs w:val="24"/>
              </w:rPr>
              <w:t>/18</w:t>
            </w:r>
          </w:p>
        </w:tc>
        <w:tc>
          <w:tcPr>
            <w:tcW w:w="1080" w:type="dxa"/>
          </w:tcPr>
          <w:p w14:paraId="054FEE07" w14:textId="0BFE9FCD" w:rsidR="00F5512D" w:rsidRPr="004C028F" w:rsidRDefault="006F0EC9" w:rsidP="00230CC8">
            <w:pPr>
              <w:pStyle w:val="TableText"/>
              <w:rPr>
                <w:rFonts w:ascii="Verdana" w:hAnsi="Verdana"/>
                <w:sz w:val="24"/>
                <w:szCs w:val="24"/>
              </w:rPr>
            </w:pPr>
            <w:r w:rsidRPr="004C028F">
              <w:rPr>
                <w:rFonts w:ascii="Verdana" w:hAnsi="Verdana"/>
                <w:sz w:val="24"/>
                <w:szCs w:val="24"/>
              </w:rPr>
              <w:t>0.0.1</w:t>
            </w:r>
          </w:p>
        </w:tc>
        <w:tc>
          <w:tcPr>
            <w:tcW w:w="4392" w:type="dxa"/>
          </w:tcPr>
          <w:p w14:paraId="054FEE08" w14:textId="42452A01" w:rsidR="00F5512D" w:rsidRPr="004C028F" w:rsidRDefault="006F0EC9" w:rsidP="00230CC8">
            <w:pPr>
              <w:pStyle w:val="TableText"/>
              <w:rPr>
                <w:rFonts w:ascii="Verdana" w:hAnsi="Verdana"/>
                <w:sz w:val="24"/>
                <w:szCs w:val="24"/>
              </w:rPr>
            </w:pPr>
            <w:r w:rsidRPr="004C028F">
              <w:rPr>
                <w:rFonts w:ascii="Verdana" w:hAnsi="Verdana"/>
                <w:sz w:val="24"/>
                <w:szCs w:val="24"/>
              </w:rPr>
              <w:t>Initial creation of document</w:t>
            </w:r>
          </w:p>
        </w:tc>
        <w:tc>
          <w:tcPr>
            <w:tcW w:w="2329" w:type="dxa"/>
          </w:tcPr>
          <w:p w14:paraId="054FEE0A" w14:textId="72693A7B" w:rsidR="00F5512D" w:rsidRPr="004C028F" w:rsidRDefault="006F0EC9" w:rsidP="00230CC8">
            <w:pPr>
              <w:pStyle w:val="TableText"/>
              <w:rPr>
                <w:rFonts w:ascii="Verdana" w:hAnsi="Verdana"/>
                <w:sz w:val="24"/>
                <w:szCs w:val="24"/>
              </w:rPr>
            </w:pPr>
            <w:r w:rsidRPr="004C028F">
              <w:rPr>
                <w:rFonts w:ascii="Verdana" w:hAnsi="Verdana"/>
                <w:sz w:val="24"/>
                <w:szCs w:val="24"/>
              </w:rPr>
              <w:t>Steffen Maerdian - Halfaker</w:t>
            </w:r>
          </w:p>
        </w:tc>
      </w:tr>
      <w:tr w:rsidR="004A2728" w:rsidRPr="004A2728" w14:paraId="054FEE10" w14:textId="77777777" w:rsidTr="00E91E51">
        <w:tc>
          <w:tcPr>
            <w:tcW w:w="1728" w:type="dxa"/>
          </w:tcPr>
          <w:p w14:paraId="054FEE0C" w14:textId="58EA69D8" w:rsidR="004A2728" w:rsidRPr="004C028F" w:rsidRDefault="004A2728" w:rsidP="00230CC8">
            <w:pPr>
              <w:pStyle w:val="TableText"/>
              <w:rPr>
                <w:rFonts w:ascii="Verdana" w:hAnsi="Verdana"/>
                <w:sz w:val="24"/>
                <w:szCs w:val="24"/>
              </w:rPr>
            </w:pPr>
            <w:r w:rsidRPr="004C028F">
              <w:rPr>
                <w:rFonts w:ascii="Verdana" w:hAnsi="Verdana"/>
                <w:sz w:val="24"/>
                <w:szCs w:val="24"/>
              </w:rPr>
              <w:t>2/26/18</w:t>
            </w:r>
          </w:p>
        </w:tc>
        <w:tc>
          <w:tcPr>
            <w:tcW w:w="1080" w:type="dxa"/>
          </w:tcPr>
          <w:p w14:paraId="054FEE0D" w14:textId="33EB7AE8" w:rsidR="004A2728" w:rsidRPr="004C028F" w:rsidRDefault="004A2728" w:rsidP="00230CC8">
            <w:pPr>
              <w:pStyle w:val="TableText"/>
              <w:rPr>
                <w:rFonts w:ascii="Verdana" w:hAnsi="Verdana"/>
                <w:sz w:val="24"/>
                <w:szCs w:val="24"/>
              </w:rPr>
            </w:pPr>
            <w:r w:rsidRPr="004C028F">
              <w:rPr>
                <w:rFonts w:ascii="Verdana" w:hAnsi="Verdana"/>
                <w:sz w:val="24"/>
                <w:szCs w:val="24"/>
              </w:rPr>
              <w:t>0.0.2</w:t>
            </w:r>
          </w:p>
        </w:tc>
        <w:tc>
          <w:tcPr>
            <w:tcW w:w="4392" w:type="dxa"/>
          </w:tcPr>
          <w:p w14:paraId="054FEE0E" w14:textId="2B546E93" w:rsidR="004A2728" w:rsidRPr="004C028F" w:rsidRDefault="004A2728" w:rsidP="00230CC8">
            <w:pPr>
              <w:pStyle w:val="TableText"/>
              <w:rPr>
                <w:rFonts w:ascii="Verdana" w:hAnsi="Verdana"/>
                <w:sz w:val="24"/>
                <w:szCs w:val="24"/>
              </w:rPr>
            </w:pPr>
            <w:r w:rsidRPr="004A2728">
              <w:rPr>
                <w:rFonts w:ascii="Verdana" w:hAnsi="Verdana"/>
                <w:sz w:val="24"/>
                <w:szCs w:val="24"/>
              </w:rPr>
              <w:t>Formatting</w:t>
            </w:r>
          </w:p>
        </w:tc>
        <w:tc>
          <w:tcPr>
            <w:tcW w:w="2329" w:type="dxa"/>
          </w:tcPr>
          <w:p w14:paraId="054FEE0F" w14:textId="1A09CE8F" w:rsidR="004A2728" w:rsidRPr="004C028F" w:rsidRDefault="004A2728" w:rsidP="00230CC8">
            <w:pPr>
              <w:pStyle w:val="TableText"/>
              <w:rPr>
                <w:rFonts w:ascii="Verdana" w:hAnsi="Verdana"/>
                <w:sz w:val="24"/>
                <w:szCs w:val="24"/>
              </w:rPr>
            </w:pPr>
            <w:r w:rsidRPr="004C028F">
              <w:rPr>
                <w:rFonts w:ascii="Verdana" w:hAnsi="Verdana"/>
                <w:sz w:val="24"/>
                <w:szCs w:val="24"/>
              </w:rPr>
              <w:t>Steffen Maerdian - Halfaker</w:t>
            </w:r>
          </w:p>
        </w:tc>
      </w:tr>
      <w:tr w:rsidR="00C316EF" w14:paraId="054FEE15" w14:textId="77777777" w:rsidTr="00E91E51">
        <w:tc>
          <w:tcPr>
            <w:tcW w:w="1728" w:type="dxa"/>
          </w:tcPr>
          <w:p w14:paraId="054FEE11" w14:textId="3719B1C5" w:rsidR="00C316EF" w:rsidRPr="004C028F" w:rsidRDefault="00C316EF" w:rsidP="00230CC8">
            <w:pPr>
              <w:pStyle w:val="TableText"/>
              <w:rPr>
                <w:rFonts w:ascii="Verdana" w:hAnsi="Verdana"/>
                <w:sz w:val="24"/>
                <w:szCs w:val="24"/>
              </w:rPr>
            </w:pPr>
            <w:r w:rsidRPr="004C028F">
              <w:rPr>
                <w:rFonts w:ascii="Verdana" w:hAnsi="Verdana"/>
                <w:sz w:val="24"/>
                <w:szCs w:val="24"/>
              </w:rPr>
              <w:t>2/28/18</w:t>
            </w:r>
          </w:p>
        </w:tc>
        <w:tc>
          <w:tcPr>
            <w:tcW w:w="1080" w:type="dxa"/>
          </w:tcPr>
          <w:p w14:paraId="054FEE12" w14:textId="2846ADFE" w:rsidR="00C316EF" w:rsidRPr="004C028F" w:rsidRDefault="00C316EF" w:rsidP="00230CC8">
            <w:pPr>
              <w:pStyle w:val="TableText"/>
              <w:rPr>
                <w:rFonts w:ascii="Verdana" w:hAnsi="Verdana"/>
                <w:sz w:val="24"/>
                <w:szCs w:val="24"/>
              </w:rPr>
            </w:pPr>
            <w:r>
              <w:rPr>
                <w:rFonts w:ascii="Verdana" w:hAnsi="Verdana"/>
                <w:sz w:val="24"/>
                <w:szCs w:val="24"/>
              </w:rPr>
              <w:t>1.0</w:t>
            </w:r>
          </w:p>
        </w:tc>
        <w:tc>
          <w:tcPr>
            <w:tcW w:w="4392" w:type="dxa"/>
          </w:tcPr>
          <w:p w14:paraId="054FEE13" w14:textId="5028915E" w:rsidR="00C316EF" w:rsidRPr="004C028F" w:rsidRDefault="00C316EF" w:rsidP="00230CC8">
            <w:pPr>
              <w:pStyle w:val="TableText"/>
              <w:rPr>
                <w:rFonts w:ascii="Verdana" w:hAnsi="Verdana"/>
                <w:sz w:val="24"/>
                <w:szCs w:val="24"/>
              </w:rPr>
            </w:pPr>
            <w:r>
              <w:rPr>
                <w:rFonts w:ascii="Verdana" w:hAnsi="Verdana"/>
                <w:sz w:val="24"/>
                <w:szCs w:val="24"/>
              </w:rPr>
              <w:t>Finalization</w:t>
            </w:r>
            <w:r w:rsidR="00C44576">
              <w:rPr>
                <w:rFonts w:ascii="Verdana" w:hAnsi="Verdana"/>
                <w:sz w:val="24"/>
                <w:szCs w:val="24"/>
              </w:rPr>
              <w:t xml:space="preserve"> of draft</w:t>
            </w:r>
          </w:p>
        </w:tc>
        <w:tc>
          <w:tcPr>
            <w:tcW w:w="2329" w:type="dxa"/>
          </w:tcPr>
          <w:p w14:paraId="054FEE14" w14:textId="7E3B2B6A" w:rsidR="00C316EF" w:rsidRDefault="00C316EF" w:rsidP="00230CC8">
            <w:pPr>
              <w:pStyle w:val="TableText"/>
            </w:pPr>
            <w:r w:rsidRPr="00FE7734">
              <w:rPr>
                <w:rFonts w:ascii="Verdana" w:hAnsi="Verdana"/>
                <w:sz w:val="24"/>
                <w:szCs w:val="24"/>
              </w:rPr>
              <w:t>Steffen Maerdian - Halfaker</w:t>
            </w:r>
          </w:p>
        </w:tc>
      </w:tr>
      <w:tr w:rsidR="00C1096A" w:rsidRPr="00C1096A" w14:paraId="054FEE1A" w14:textId="77777777" w:rsidTr="00E91E51">
        <w:tc>
          <w:tcPr>
            <w:tcW w:w="1728" w:type="dxa"/>
          </w:tcPr>
          <w:p w14:paraId="054FEE16" w14:textId="2E97B7C7" w:rsidR="00C1096A" w:rsidRPr="00820D16" w:rsidRDefault="00C1096A" w:rsidP="00C1096A">
            <w:pPr>
              <w:pStyle w:val="TableText"/>
              <w:rPr>
                <w:rFonts w:ascii="Verdana" w:hAnsi="Verdana"/>
                <w:sz w:val="24"/>
                <w:rPrChange w:id="24" w:author="Steffen and Keith" w:date="2018-03-28T10:31:00Z">
                  <w:rPr/>
                </w:rPrChange>
              </w:rPr>
            </w:pPr>
            <w:ins w:id="25" w:author="Steffen and Keith" w:date="2018-03-28T10:31:00Z">
              <w:r w:rsidRPr="00820D16">
                <w:rPr>
                  <w:rFonts w:ascii="Verdana" w:hAnsi="Verdana"/>
                  <w:sz w:val="24"/>
                  <w:szCs w:val="24"/>
                </w:rPr>
                <w:t>3/22/18</w:t>
              </w:r>
            </w:ins>
          </w:p>
        </w:tc>
        <w:tc>
          <w:tcPr>
            <w:tcW w:w="1080" w:type="dxa"/>
          </w:tcPr>
          <w:p w14:paraId="054FEE17" w14:textId="1BAEBFA4" w:rsidR="00C1096A" w:rsidRPr="00820D16" w:rsidRDefault="00C1096A" w:rsidP="00C1096A">
            <w:pPr>
              <w:pStyle w:val="TableText"/>
              <w:rPr>
                <w:rFonts w:ascii="Verdana" w:hAnsi="Verdana"/>
                <w:sz w:val="24"/>
                <w:rPrChange w:id="26" w:author="Steffen and Keith" w:date="2018-03-28T10:31:00Z">
                  <w:rPr/>
                </w:rPrChange>
              </w:rPr>
            </w:pPr>
            <w:ins w:id="27" w:author="Steffen and Keith" w:date="2018-03-28T10:31:00Z">
              <w:r w:rsidRPr="00820D16">
                <w:rPr>
                  <w:rFonts w:ascii="Verdana" w:hAnsi="Verdana"/>
                  <w:sz w:val="24"/>
                  <w:szCs w:val="24"/>
                </w:rPr>
                <w:t>1.1</w:t>
              </w:r>
            </w:ins>
          </w:p>
        </w:tc>
        <w:tc>
          <w:tcPr>
            <w:tcW w:w="4392" w:type="dxa"/>
          </w:tcPr>
          <w:p w14:paraId="054FEE18" w14:textId="0579159C" w:rsidR="00C1096A" w:rsidRPr="00820D16" w:rsidRDefault="00C1096A" w:rsidP="00C1096A">
            <w:pPr>
              <w:pStyle w:val="TableText"/>
              <w:rPr>
                <w:rFonts w:ascii="Verdana" w:hAnsi="Verdana"/>
                <w:sz w:val="24"/>
                <w:rPrChange w:id="28" w:author="Steffen and Keith" w:date="2018-03-28T10:31:00Z">
                  <w:rPr/>
                </w:rPrChange>
              </w:rPr>
            </w:pPr>
            <w:ins w:id="29" w:author="Steffen and Keith" w:date="2018-03-28T10:31:00Z">
              <w:r w:rsidRPr="00820D16">
                <w:rPr>
                  <w:rFonts w:ascii="Verdana" w:hAnsi="Verdana"/>
                  <w:sz w:val="24"/>
                  <w:szCs w:val="24"/>
                </w:rPr>
                <w:t>Incorporating review remarks FSC and product team</w:t>
              </w:r>
            </w:ins>
          </w:p>
        </w:tc>
        <w:tc>
          <w:tcPr>
            <w:tcW w:w="2329" w:type="dxa"/>
          </w:tcPr>
          <w:p w14:paraId="054FEE19" w14:textId="30D62C01" w:rsidR="00C1096A" w:rsidRPr="00820D16" w:rsidRDefault="00C1096A" w:rsidP="00C1096A">
            <w:pPr>
              <w:pStyle w:val="TableText"/>
              <w:rPr>
                <w:rFonts w:ascii="Verdana" w:hAnsi="Verdana"/>
                <w:sz w:val="24"/>
                <w:rPrChange w:id="30" w:author="Steffen and Keith" w:date="2018-03-28T10:31:00Z">
                  <w:rPr/>
                </w:rPrChange>
              </w:rPr>
            </w:pPr>
            <w:ins w:id="31" w:author="Steffen and Keith" w:date="2018-03-28T10:31:00Z">
              <w:r w:rsidRPr="00FE7734">
                <w:rPr>
                  <w:rFonts w:ascii="Verdana" w:hAnsi="Verdana"/>
                  <w:sz w:val="24"/>
                  <w:szCs w:val="24"/>
                </w:rPr>
                <w:t>Steffen Maerdian - Halfaker</w:t>
              </w:r>
            </w:ins>
          </w:p>
        </w:tc>
      </w:tr>
      <w:tr w:rsidR="00C1096A" w14:paraId="054FEE20" w14:textId="77777777" w:rsidTr="00E91E51">
        <w:tc>
          <w:tcPr>
            <w:tcW w:w="1728" w:type="dxa"/>
          </w:tcPr>
          <w:p w14:paraId="054FEE1B" w14:textId="4A3D7AD2" w:rsidR="00C1096A" w:rsidRPr="00171DD0" w:rsidRDefault="00171DD0" w:rsidP="00C1096A">
            <w:pPr>
              <w:pStyle w:val="TableText"/>
              <w:rPr>
                <w:rFonts w:ascii="Verdana" w:hAnsi="Verdana"/>
                <w:sz w:val="24"/>
                <w:rPrChange w:id="32" w:author="Steffen and Keith" w:date="2018-03-28T10:31:00Z">
                  <w:rPr/>
                </w:rPrChange>
              </w:rPr>
            </w:pPr>
            <w:ins w:id="33" w:author="Steffen and Keith" w:date="2018-03-28T10:31:00Z">
              <w:r w:rsidRPr="00171DD0">
                <w:rPr>
                  <w:rFonts w:ascii="Verdana" w:hAnsi="Verdana"/>
                  <w:sz w:val="24"/>
                  <w:szCs w:val="24"/>
                </w:rPr>
                <w:t>3/26/18</w:t>
              </w:r>
            </w:ins>
          </w:p>
        </w:tc>
        <w:tc>
          <w:tcPr>
            <w:tcW w:w="1080" w:type="dxa"/>
          </w:tcPr>
          <w:p w14:paraId="054FEE1C" w14:textId="0B2F31A0" w:rsidR="00C1096A" w:rsidRPr="00171DD0" w:rsidRDefault="00171DD0" w:rsidP="00C1096A">
            <w:pPr>
              <w:pStyle w:val="TableText"/>
              <w:rPr>
                <w:rFonts w:ascii="Verdana" w:hAnsi="Verdana"/>
                <w:sz w:val="24"/>
                <w:rPrChange w:id="34" w:author="Steffen and Keith" w:date="2018-03-28T10:31:00Z">
                  <w:rPr/>
                </w:rPrChange>
              </w:rPr>
            </w:pPr>
            <w:ins w:id="35" w:author="Steffen and Keith" w:date="2018-03-28T10:31:00Z">
              <w:r w:rsidRPr="00171DD0">
                <w:rPr>
                  <w:rFonts w:ascii="Verdana" w:hAnsi="Verdana"/>
                  <w:sz w:val="24"/>
                  <w:szCs w:val="24"/>
                </w:rPr>
                <w:t>2.0</w:t>
              </w:r>
            </w:ins>
          </w:p>
        </w:tc>
        <w:tc>
          <w:tcPr>
            <w:tcW w:w="4392" w:type="dxa"/>
          </w:tcPr>
          <w:p w14:paraId="054FEE1E" w14:textId="72AA6017" w:rsidR="00C1096A" w:rsidRPr="00171DD0" w:rsidRDefault="00171DD0" w:rsidP="00C1096A">
            <w:pPr>
              <w:pStyle w:val="TableText"/>
              <w:rPr>
                <w:rFonts w:ascii="Verdana" w:hAnsi="Verdana"/>
                <w:sz w:val="24"/>
                <w:rPrChange w:id="36" w:author="Steffen and Keith" w:date="2018-03-28T10:31:00Z">
                  <w:rPr/>
                </w:rPrChange>
              </w:rPr>
            </w:pPr>
            <w:ins w:id="37" w:author="Steffen and Keith" w:date="2018-03-28T10:31:00Z">
              <w:r w:rsidRPr="00171DD0">
                <w:rPr>
                  <w:rFonts w:ascii="Verdana" w:hAnsi="Verdana"/>
                  <w:sz w:val="24"/>
                  <w:szCs w:val="24"/>
                </w:rPr>
                <w:t>Review Final Draft</w:t>
              </w:r>
            </w:ins>
          </w:p>
        </w:tc>
        <w:tc>
          <w:tcPr>
            <w:tcW w:w="2329" w:type="dxa"/>
          </w:tcPr>
          <w:p w14:paraId="054FEE1F" w14:textId="68AA4366" w:rsidR="00C1096A" w:rsidRPr="00171DD0" w:rsidRDefault="00171DD0" w:rsidP="00C1096A">
            <w:pPr>
              <w:pStyle w:val="TableText"/>
              <w:rPr>
                <w:rFonts w:ascii="Verdana" w:hAnsi="Verdana"/>
                <w:sz w:val="24"/>
                <w:rPrChange w:id="38" w:author="Steffen and Keith" w:date="2018-03-28T10:31:00Z">
                  <w:rPr/>
                </w:rPrChange>
              </w:rPr>
            </w:pPr>
            <w:ins w:id="39" w:author="Steffen and Keith" w:date="2018-03-28T10:31:00Z">
              <w:r w:rsidRPr="00171DD0">
                <w:rPr>
                  <w:rFonts w:ascii="Verdana" w:hAnsi="Verdana"/>
                  <w:sz w:val="24"/>
                  <w:szCs w:val="24"/>
                </w:rPr>
                <w:t>Keith Oulson – Halfaker &amp; Associates</w:t>
              </w:r>
            </w:ins>
          </w:p>
        </w:tc>
      </w:tr>
      <w:tr w:rsidR="00E56159" w:rsidRPr="00E56159" w14:paraId="054FEE25" w14:textId="77777777" w:rsidTr="00E91E51">
        <w:tc>
          <w:tcPr>
            <w:tcW w:w="1728" w:type="dxa"/>
          </w:tcPr>
          <w:p w14:paraId="054FEE21" w14:textId="11559655" w:rsidR="00E56159" w:rsidRPr="00E56159" w:rsidRDefault="00C40EB4" w:rsidP="00E56159">
            <w:pPr>
              <w:pStyle w:val="TableText"/>
              <w:rPr>
                <w:rFonts w:ascii="Verdana" w:hAnsi="Verdana"/>
                <w:sz w:val="24"/>
                <w:szCs w:val="24"/>
                <w:rPrChange w:id="40" w:author="Steffen Maerdian" w:date="2018-04-19T11:17:00Z">
                  <w:rPr/>
                </w:rPrChange>
              </w:rPr>
            </w:pPr>
            <w:ins w:id="41" w:author="Steffen Maerdian" w:date="2018-04-19T11:26:00Z">
              <w:r>
                <w:rPr>
                  <w:rFonts w:ascii="Verdana" w:hAnsi="Verdana"/>
                  <w:sz w:val="24"/>
                  <w:szCs w:val="24"/>
                </w:rPr>
                <w:t>4</w:t>
              </w:r>
            </w:ins>
            <w:ins w:id="42" w:author="Steffen Maerdian" w:date="2018-04-19T11:17:00Z">
              <w:r w:rsidR="00E56159" w:rsidRPr="00E56159">
                <w:rPr>
                  <w:rFonts w:ascii="Verdana" w:hAnsi="Verdana"/>
                  <w:sz w:val="24"/>
                  <w:szCs w:val="24"/>
                  <w:rPrChange w:id="43" w:author="Steffen Maerdian" w:date="2018-04-19T11:17:00Z">
                    <w:rPr/>
                  </w:rPrChange>
                </w:rPr>
                <w:t>/19/18</w:t>
              </w:r>
            </w:ins>
          </w:p>
        </w:tc>
        <w:tc>
          <w:tcPr>
            <w:tcW w:w="1080" w:type="dxa"/>
          </w:tcPr>
          <w:p w14:paraId="054FEE22" w14:textId="32F86D68" w:rsidR="00E56159" w:rsidRPr="00E56159" w:rsidRDefault="00E56159" w:rsidP="00E56159">
            <w:pPr>
              <w:pStyle w:val="TableText"/>
              <w:rPr>
                <w:rFonts w:ascii="Verdana" w:hAnsi="Verdana"/>
                <w:sz w:val="24"/>
                <w:szCs w:val="24"/>
                <w:rPrChange w:id="44" w:author="Steffen Maerdian" w:date="2018-04-19T11:17:00Z">
                  <w:rPr/>
                </w:rPrChange>
              </w:rPr>
            </w:pPr>
            <w:ins w:id="45" w:author="Steffen Maerdian" w:date="2018-04-19T11:17:00Z">
              <w:r w:rsidRPr="00E56159">
                <w:rPr>
                  <w:rFonts w:ascii="Verdana" w:hAnsi="Verdana"/>
                  <w:sz w:val="24"/>
                  <w:szCs w:val="24"/>
                  <w:rPrChange w:id="46" w:author="Steffen Maerdian" w:date="2018-04-19T11:17:00Z">
                    <w:rPr/>
                  </w:rPrChange>
                </w:rPr>
                <w:t>2.1</w:t>
              </w:r>
            </w:ins>
          </w:p>
        </w:tc>
        <w:tc>
          <w:tcPr>
            <w:tcW w:w="4392" w:type="dxa"/>
          </w:tcPr>
          <w:p w14:paraId="054FEE23" w14:textId="678AF164" w:rsidR="00E56159" w:rsidRPr="00E56159" w:rsidRDefault="00E56159" w:rsidP="00E56159">
            <w:pPr>
              <w:pStyle w:val="TableText"/>
              <w:rPr>
                <w:rFonts w:ascii="Verdana" w:hAnsi="Verdana"/>
                <w:sz w:val="24"/>
                <w:szCs w:val="24"/>
                <w:rPrChange w:id="47" w:author="Steffen Maerdian" w:date="2018-04-19T11:17:00Z">
                  <w:rPr/>
                </w:rPrChange>
              </w:rPr>
            </w:pPr>
            <w:ins w:id="48" w:author="Steffen Maerdian" w:date="2018-04-19T11:17:00Z">
              <w:r w:rsidRPr="00E56159">
                <w:rPr>
                  <w:rFonts w:ascii="Verdana" w:hAnsi="Verdana"/>
                  <w:sz w:val="24"/>
                  <w:szCs w:val="24"/>
                  <w:rPrChange w:id="49" w:author="Steffen Maerdian" w:date="2018-04-19T11:17:00Z">
                    <w:rPr/>
                  </w:rPrChange>
                </w:rPr>
                <w:t>Adding latest mapping sheets</w:t>
              </w:r>
            </w:ins>
          </w:p>
        </w:tc>
        <w:tc>
          <w:tcPr>
            <w:tcW w:w="2329" w:type="dxa"/>
          </w:tcPr>
          <w:p w14:paraId="054FEE24" w14:textId="78AE9B39" w:rsidR="00E56159" w:rsidRPr="00E56159" w:rsidRDefault="00E56159" w:rsidP="00E56159">
            <w:pPr>
              <w:pStyle w:val="TableText"/>
              <w:rPr>
                <w:rFonts w:ascii="Verdana" w:hAnsi="Verdana"/>
                <w:sz w:val="24"/>
                <w:szCs w:val="24"/>
                <w:rPrChange w:id="50" w:author="Steffen Maerdian" w:date="2018-04-19T11:17:00Z">
                  <w:rPr/>
                </w:rPrChange>
              </w:rPr>
            </w:pPr>
            <w:ins w:id="51" w:author="Steffen Maerdian" w:date="2018-04-19T11:17:00Z">
              <w:r w:rsidRPr="0046703C">
                <w:rPr>
                  <w:rFonts w:ascii="Verdana" w:hAnsi="Verdana"/>
                  <w:sz w:val="24"/>
                  <w:szCs w:val="24"/>
                </w:rPr>
                <w:t>Steffen Maerdian - Halfaker</w:t>
              </w:r>
            </w:ins>
          </w:p>
        </w:tc>
      </w:tr>
      <w:tr w:rsidR="00E56159" w14:paraId="054FEE2A" w14:textId="77777777" w:rsidTr="00E91E51">
        <w:tc>
          <w:tcPr>
            <w:tcW w:w="1728" w:type="dxa"/>
          </w:tcPr>
          <w:p w14:paraId="054FEE26" w14:textId="37DE803A" w:rsidR="00E56159" w:rsidRPr="00517336" w:rsidRDefault="00517336" w:rsidP="00E56159">
            <w:pPr>
              <w:pStyle w:val="TableText"/>
              <w:rPr>
                <w:rFonts w:ascii="Verdana" w:hAnsi="Verdana"/>
                <w:sz w:val="24"/>
                <w:szCs w:val="24"/>
                <w:rPrChange w:id="52" w:author="Keith Oulson" w:date="2018-04-27T15:35:00Z">
                  <w:rPr/>
                </w:rPrChange>
              </w:rPr>
            </w:pPr>
            <w:ins w:id="53" w:author="Keith Oulson" w:date="2018-04-27T15:33:00Z">
              <w:r w:rsidRPr="00517336">
                <w:rPr>
                  <w:rFonts w:ascii="Verdana" w:hAnsi="Verdana"/>
                  <w:sz w:val="24"/>
                  <w:szCs w:val="24"/>
                  <w:rPrChange w:id="54" w:author="Keith Oulson" w:date="2018-04-27T15:35:00Z">
                    <w:rPr/>
                  </w:rPrChange>
                </w:rPr>
                <w:t>4/27/18</w:t>
              </w:r>
            </w:ins>
          </w:p>
        </w:tc>
        <w:tc>
          <w:tcPr>
            <w:tcW w:w="1080" w:type="dxa"/>
          </w:tcPr>
          <w:p w14:paraId="054FEE27" w14:textId="2DD5C902" w:rsidR="00E56159" w:rsidRPr="00517336" w:rsidRDefault="00517336" w:rsidP="00E56159">
            <w:pPr>
              <w:pStyle w:val="TableText"/>
              <w:rPr>
                <w:rFonts w:ascii="Verdana" w:hAnsi="Verdana"/>
                <w:sz w:val="24"/>
                <w:szCs w:val="24"/>
                <w:rPrChange w:id="55" w:author="Keith Oulson" w:date="2018-04-27T15:35:00Z">
                  <w:rPr/>
                </w:rPrChange>
              </w:rPr>
            </w:pPr>
            <w:ins w:id="56" w:author="Keith Oulson" w:date="2018-04-27T15:33:00Z">
              <w:r w:rsidRPr="00517336">
                <w:rPr>
                  <w:rFonts w:ascii="Verdana" w:hAnsi="Verdana"/>
                  <w:sz w:val="24"/>
                  <w:szCs w:val="24"/>
                  <w:rPrChange w:id="57" w:author="Keith Oulson" w:date="2018-04-27T15:35:00Z">
                    <w:rPr/>
                  </w:rPrChange>
                </w:rPr>
                <w:t>2</w:t>
              </w:r>
            </w:ins>
            <w:ins w:id="58" w:author="Keith Oulson" w:date="2018-04-27T15:34:00Z">
              <w:r w:rsidRPr="00517336">
                <w:rPr>
                  <w:rFonts w:ascii="Verdana" w:hAnsi="Verdana"/>
                  <w:sz w:val="24"/>
                  <w:szCs w:val="24"/>
                  <w:rPrChange w:id="59" w:author="Keith Oulson" w:date="2018-04-27T15:35:00Z">
                    <w:rPr/>
                  </w:rPrChange>
                </w:rPr>
                <w:t>.11</w:t>
              </w:r>
            </w:ins>
          </w:p>
        </w:tc>
        <w:tc>
          <w:tcPr>
            <w:tcW w:w="4392" w:type="dxa"/>
          </w:tcPr>
          <w:p w14:paraId="054FEE28" w14:textId="17F94FBF" w:rsidR="00E56159" w:rsidRPr="00517336" w:rsidRDefault="00517336" w:rsidP="00E56159">
            <w:pPr>
              <w:pStyle w:val="TableText"/>
              <w:rPr>
                <w:rFonts w:ascii="Verdana" w:hAnsi="Verdana"/>
                <w:sz w:val="24"/>
                <w:szCs w:val="24"/>
                <w:rPrChange w:id="60" w:author="Keith Oulson" w:date="2018-04-27T15:35:00Z">
                  <w:rPr/>
                </w:rPrChange>
              </w:rPr>
            </w:pPr>
            <w:ins w:id="61" w:author="Keith Oulson" w:date="2018-04-27T15:34:00Z">
              <w:r w:rsidRPr="00517336">
                <w:rPr>
                  <w:rFonts w:ascii="Verdana" w:hAnsi="Verdana"/>
                  <w:sz w:val="24"/>
                  <w:szCs w:val="24"/>
                  <w:rPrChange w:id="62" w:author="Keith Oulson" w:date="2018-04-27T15:35:00Z">
                    <w:rPr/>
                  </w:rPrChange>
                </w:rPr>
                <w:t xml:space="preserve">Corrected signature page according to Frank </w:t>
              </w:r>
              <w:proofErr w:type="spellStart"/>
              <w:r w:rsidRPr="00517336">
                <w:rPr>
                  <w:rFonts w:ascii="Verdana" w:hAnsi="Verdana"/>
                  <w:sz w:val="24"/>
                  <w:szCs w:val="24"/>
                  <w:rPrChange w:id="63" w:author="Keith Oulson" w:date="2018-04-27T15:35:00Z">
                    <w:rPr/>
                  </w:rPrChange>
                </w:rPr>
                <w:t>Annecchini</w:t>
              </w:r>
            </w:ins>
            <w:proofErr w:type="spellEnd"/>
          </w:p>
        </w:tc>
        <w:tc>
          <w:tcPr>
            <w:tcW w:w="2329" w:type="dxa"/>
          </w:tcPr>
          <w:p w14:paraId="054FEE29" w14:textId="2D79B35F" w:rsidR="00E56159" w:rsidRPr="00517336" w:rsidRDefault="00517336" w:rsidP="00E56159">
            <w:pPr>
              <w:pStyle w:val="TableText"/>
              <w:rPr>
                <w:rFonts w:ascii="Verdana" w:hAnsi="Verdana"/>
                <w:sz w:val="24"/>
                <w:szCs w:val="24"/>
                <w:rPrChange w:id="64" w:author="Keith Oulson" w:date="2018-04-27T15:35:00Z">
                  <w:rPr/>
                </w:rPrChange>
              </w:rPr>
            </w:pPr>
            <w:ins w:id="65" w:author="Keith Oulson" w:date="2018-04-27T15:34:00Z">
              <w:r w:rsidRPr="00517336">
                <w:rPr>
                  <w:rFonts w:ascii="Verdana" w:hAnsi="Verdana"/>
                  <w:sz w:val="24"/>
                  <w:szCs w:val="24"/>
                  <w:rPrChange w:id="66" w:author="Keith Oulson" w:date="2018-04-27T15:35:00Z">
                    <w:rPr/>
                  </w:rPrChange>
                </w:rPr>
                <w:t>Keith Oulson – Halfaker &amp; Associates</w:t>
              </w:r>
            </w:ins>
          </w:p>
        </w:tc>
      </w:tr>
      <w:tr w:rsidR="00E56159" w14:paraId="054FEE30" w14:textId="77777777" w:rsidTr="00E91E51">
        <w:tc>
          <w:tcPr>
            <w:tcW w:w="1728" w:type="dxa"/>
          </w:tcPr>
          <w:p w14:paraId="054FEE2B" w14:textId="3D3FC7D2" w:rsidR="00E56159" w:rsidRPr="00187C6F" w:rsidRDefault="00187C6F" w:rsidP="00E56159">
            <w:pPr>
              <w:pStyle w:val="TableText"/>
              <w:rPr>
                <w:rFonts w:ascii="Verdana" w:hAnsi="Verdana"/>
                <w:sz w:val="24"/>
                <w:szCs w:val="24"/>
                <w:rPrChange w:id="67" w:author="Keith Oulson" w:date="2018-05-11T12:49:00Z">
                  <w:rPr/>
                </w:rPrChange>
              </w:rPr>
            </w:pPr>
            <w:ins w:id="68" w:author="Keith Oulson" w:date="2018-05-11T12:48:00Z">
              <w:r w:rsidRPr="00187C6F">
                <w:rPr>
                  <w:rFonts w:ascii="Verdana" w:hAnsi="Verdana"/>
                  <w:sz w:val="24"/>
                  <w:szCs w:val="24"/>
                  <w:rPrChange w:id="69" w:author="Keith Oulson" w:date="2018-05-11T12:49:00Z">
                    <w:rPr/>
                  </w:rPrChange>
                </w:rPr>
                <w:t>5/11/</w:t>
              </w:r>
            </w:ins>
            <w:ins w:id="70" w:author="Keith Oulson" w:date="2018-05-11T12:49:00Z">
              <w:r w:rsidRPr="00187C6F">
                <w:rPr>
                  <w:rFonts w:ascii="Verdana" w:hAnsi="Verdana"/>
                  <w:sz w:val="24"/>
                  <w:szCs w:val="24"/>
                  <w:rPrChange w:id="71" w:author="Keith Oulson" w:date="2018-05-11T12:49:00Z">
                    <w:rPr/>
                  </w:rPrChange>
                </w:rPr>
                <w:t>2018</w:t>
              </w:r>
            </w:ins>
          </w:p>
        </w:tc>
        <w:tc>
          <w:tcPr>
            <w:tcW w:w="1080" w:type="dxa"/>
          </w:tcPr>
          <w:p w14:paraId="054FEE2C" w14:textId="6E971A46" w:rsidR="00E56159" w:rsidRPr="00187C6F" w:rsidRDefault="00187C6F" w:rsidP="00E56159">
            <w:pPr>
              <w:pStyle w:val="TableText"/>
              <w:rPr>
                <w:rFonts w:ascii="Verdana" w:hAnsi="Verdana"/>
                <w:sz w:val="24"/>
                <w:szCs w:val="24"/>
                <w:rPrChange w:id="72" w:author="Keith Oulson" w:date="2018-05-11T12:49:00Z">
                  <w:rPr/>
                </w:rPrChange>
              </w:rPr>
            </w:pPr>
            <w:ins w:id="73" w:author="Keith Oulson" w:date="2018-05-11T12:49:00Z">
              <w:r w:rsidRPr="00187C6F">
                <w:rPr>
                  <w:rFonts w:ascii="Verdana" w:hAnsi="Verdana"/>
                  <w:sz w:val="24"/>
                  <w:szCs w:val="24"/>
                  <w:rPrChange w:id="74" w:author="Keith Oulson" w:date="2018-05-11T12:49:00Z">
                    <w:rPr/>
                  </w:rPrChange>
                </w:rPr>
                <w:t>2.2</w:t>
              </w:r>
            </w:ins>
          </w:p>
        </w:tc>
        <w:tc>
          <w:tcPr>
            <w:tcW w:w="4392" w:type="dxa"/>
          </w:tcPr>
          <w:p w14:paraId="054FEE2E" w14:textId="15143EF3" w:rsidR="00E56159" w:rsidRPr="00187C6F" w:rsidRDefault="00187C6F" w:rsidP="00E56159">
            <w:pPr>
              <w:pStyle w:val="TableText"/>
              <w:rPr>
                <w:rFonts w:ascii="Verdana" w:hAnsi="Verdana"/>
                <w:sz w:val="24"/>
                <w:szCs w:val="24"/>
                <w:rPrChange w:id="75" w:author="Keith Oulson" w:date="2018-05-11T12:49:00Z">
                  <w:rPr/>
                </w:rPrChange>
              </w:rPr>
            </w:pPr>
            <w:ins w:id="76" w:author="Keith Oulson" w:date="2018-05-11T12:49:00Z">
              <w:r w:rsidRPr="00187C6F">
                <w:rPr>
                  <w:rFonts w:ascii="Verdana" w:hAnsi="Verdana"/>
                  <w:sz w:val="24"/>
                  <w:szCs w:val="24"/>
                  <w:rPrChange w:id="77" w:author="Keith Oulson" w:date="2018-05-11T12:49:00Z">
                    <w:rPr/>
                  </w:rPrChange>
                </w:rPr>
                <w:t>Corrected JSON reference files</w:t>
              </w:r>
            </w:ins>
          </w:p>
        </w:tc>
        <w:tc>
          <w:tcPr>
            <w:tcW w:w="2329" w:type="dxa"/>
          </w:tcPr>
          <w:p w14:paraId="054FEE2F" w14:textId="04C1EF18" w:rsidR="00E56159" w:rsidRPr="00187C6F" w:rsidRDefault="00187C6F" w:rsidP="00E56159">
            <w:pPr>
              <w:pStyle w:val="TableText"/>
              <w:rPr>
                <w:rFonts w:ascii="Verdana" w:hAnsi="Verdana"/>
                <w:sz w:val="24"/>
                <w:szCs w:val="24"/>
                <w:rPrChange w:id="78" w:author="Keith Oulson" w:date="2018-05-11T12:49:00Z">
                  <w:rPr/>
                </w:rPrChange>
              </w:rPr>
            </w:pPr>
            <w:ins w:id="79" w:author="Keith Oulson" w:date="2018-05-11T12:49:00Z">
              <w:r w:rsidRPr="00187C6F">
                <w:rPr>
                  <w:rFonts w:ascii="Verdana" w:hAnsi="Verdana"/>
                  <w:sz w:val="24"/>
                  <w:szCs w:val="24"/>
                  <w:rPrChange w:id="80" w:author="Keith Oulson" w:date="2018-05-11T12:49:00Z">
                    <w:rPr/>
                  </w:rPrChange>
                </w:rPr>
                <w:t>Keith Oulson</w:t>
              </w:r>
              <w:r w:rsidRPr="00187C6F">
                <w:rPr>
                  <w:rFonts w:ascii="Verdana" w:hAnsi="Verdana"/>
                  <w:sz w:val="24"/>
                  <w:szCs w:val="24"/>
                  <w:rPrChange w:id="81" w:author="Keith Oulson" w:date="2018-05-11T12:49:00Z">
                    <w:rPr/>
                  </w:rPrChange>
                </w:rPr>
                <w:t xml:space="preserve"> – Halfaker &amp; Associates</w:t>
              </w:r>
            </w:ins>
          </w:p>
        </w:tc>
      </w:tr>
      <w:tr w:rsidR="00E56159" w14:paraId="054FEE36" w14:textId="77777777" w:rsidTr="00E91E51">
        <w:tc>
          <w:tcPr>
            <w:tcW w:w="1728" w:type="dxa"/>
          </w:tcPr>
          <w:p w14:paraId="054FEE31" w14:textId="1D366B74" w:rsidR="00E56159" w:rsidRDefault="00E56159" w:rsidP="00E56159">
            <w:pPr>
              <w:pStyle w:val="TableText"/>
            </w:pPr>
          </w:p>
        </w:tc>
        <w:tc>
          <w:tcPr>
            <w:tcW w:w="1080" w:type="dxa"/>
          </w:tcPr>
          <w:p w14:paraId="054FEE32" w14:textId="49D22085" w:rsidR="00E56159" w:rsidRDefault="00E56159" w:rsidP="00E56159">
            <w:pPr>
              <w:pStyle w:val="TableText"/>
            </w:pPr>
          </w:p>
        </w:tc>
        <w:tc>
          <w:tcPr>
            <w:tcW w:w="4392" w:type="dxa"/>
          </w:tcPr>
          <w:p w14:paraId="054FEE34" w14:textId="7AA5E86A" w:rsidR="00E56159" w:rsidRDefault="00E56159" w:rsidP="00E56159">
            <w:pPr>
              <w:pStyle w:val="TableText"/>
            </w:pPr>
          </w:p>
        </w:tc>
        <w:tc>
          <w:tcPr>
            <w:tcW w:w="2329" w:type="dxa"/>
          </w:tcPr>
          <w:p w14:paraId="054FEE35" w14:textId="6F646C91" w:rsidR="00E56159" w:rsidRDefault="00E56159" w:rsidP="00E56159">
            <w:pPr>
              <w:pStyle w:val="TableText"/>
            </w:pPr>
          </w:p>
        </w:tc>
      </w:tr>
      <w:tr w:rsidR="00E56159" w14:paraId="054FEE3D" w14:textId="77777777" w:rsidTr="00E91E51">
        <w:tc>
          <w:tcPr>
            <w:tcW w:w="1728" w:type="dxa"/>
          </w:tcPr>
          <w:p w14:paraId="054FEE37" w14:textId="5A4C7397" w:rsidR="00E56159" w:rsidRDefault="00E56159" w:rsidP="00E56159">
            <w:pPr>
              <w:pStyle w:val="TableText"/>
            </w:pPr>
          </w:p>
        </w:tc>
        <w:tc>
          <w:tcPr>
            <w:tcW w:w="1080" w:type="dxa"/>
          </w:tcPr>
          <w:p w14:paraId="054FEE38" w14:textId="33B24D4E" w:rsidR="00E56159" w:rsidRDefault="00E56159" w:rsidP="00E56159">
            <w:pPr>
              <w:pStyle w:val="TableText"/>
            </w:pPr>
          </w:p>
        </w:tc>
        <w:tc>
          <w:tcPr>
            <w:tcW w:w="4392" w:type="dxa"/>
          </w:tcPr>
          <w:p w14:paraId="054FEE39" w14:textId="62640F78" w:rsidR="00E56159" w:rsidRDefault="00E56159" w:rsidP="00E56159">
            <w:pPr>
              <w:pStyle w:val="TableText"/>
            </w:pPr>
          </w:p>
        </w:tc>
        <w:tc>
          <w:tcPr>
            <w:tcW w:w="2329" w:type="dxa"/>
          </w:tcPr>
          <w:p w14:paraId="054FEE3C" w14:textId="4BC51283" w:rsidR="00E56159" w:rsidRDefault="00E56159" w:rsidP="00E56159">
            <w:pPr>
              <w:pStyle w:val="TableText"/>
            </w:pPr>
          </w:p>
        </w:tc>
      </w:tr>
      <w:tr w:rsidR="00E56159" w14:paraId="054FEE44" w14:textId="77777777" w:rsidTr="00E91E51">
        <w:tc>
          <w:tcPr>
            <w:tcW w:w="1728" w:type="dxa"/>
          </w:tcPr>
          <w:p w14:paraId="054FEE3E" w14:textId="730384AF" w:rsidR="00E56159" w:rsidRDefault="00E56159" w:rsidP="00E56159">
            <w:pPr>
              <w:pStyle w:val="TableText"/>
            </w:pPr>
          </w:p>
        </w:tc>
        <w:tc>
          <w:tcPr>
            <w:tcW w:w="1080" w:type="dxa"/>
          </w:tcPr>
          <w:p w14:paraId="054FEE3F" w14:textId="6C3CC94D" w:rsidR="00E56159" w:rsidRDefault="00E56159" w:rsidP="00E56159">
            <w:pPr>
              <w:pStyle w:val="TableText"/>
            </w:pPr>
          </w:p>
        </w:tc>
        <w:tc>
          <w:tcPr>
            <w:tcW w:w="4392" w:type="dxa"/>
          </w:tcPr>
          <w:p w14:paraId="054FEE40" w14:textId="5F1CBAF2" w:rsidR="00E56159" w:rsidRDefault="00E56159" w:rsidP="00E56159">
            <w:pPr>
              <w:pStyle w:val="TableText"/>
            </w:pPr>
          </w:p>
        </w:tc>
        <w:tc>
          <w:tcPr>
            <w:tcW w:w="2329" w:type="dxa"/>
          </w:tcPr>
          <w:p w14:paraId="054FEE43" w14:textId="41FB41EB" w:rsidR="00E56159" w:rsidRDefault="00E56159" w:rsidP="00E56159">
            <w:pPr>
              <w:pStyle w:val="TableText"/>
            </w:pPr>
          </w:p>
        </w:tc>
      </w:tr>
      <w:tr w:rsidR="00E56159" w14:paraId="054FEE4A" w14:textId="77777777" w:rsidTr="00E91E51">
        <w:tc>
          <w:tcPr>
            <w:tcW w:w="1728" w:type="dxa"/>
          </w:tcPr>
          <w:p w14:paraId="054FEE45" w14:textId="7A943FDE" w:rsidR="00E56159" w:rsidRDefault="00E56159" w:rsidP="00E56159">
            <w:pPr>
              <w:pStyle w:val="TableText"/>
            </w:pPr>
          </w:p>
        </w:tc>
        <w:tc>
          <w:tcPr>
            <w:tcW w:w="1080" w:type="dxa"/>
          </w:tcPr>
          <w:p w14:paraId="054FEE46" w14:textId="1BBE9CDB" w:rsidR="00E56159" w:rsidRDefault="00E56159" w:rsidP="00E56159">
            <w:pPr>
              <w:pStyle w:val="TableText"/>
            </w:pPr>
          </w:p>
        </w:tc>
        <w:tc>
          <w:tcPr>
            <w:tcW w:w="4392" w:type="dxa"/>
          </w:tcPr>
          <w:p w14:paraId="054FEE47" w14:textId="29682776" w:rsidR="00E56159" w:rsidRDefault="00E56159" w:rsidP="00E56159">
            <w:pPr>
              <w:pStyle w:val="TableText"/>
            </w:pPr>
          </w:p>
        </w:tc>
        <w:tc>
          <w:tcPr>
            <w:tcW w:w="2329" w:type="dxa"/>
          </w:tcPr>
          <w:p w14:paraId="054FEE49" w14:textId="69061533" w:rsidR="00E56159" w:rsidRDefault="00E56159" w:rsidP="00E56159">
            <w:pPr>
              <w:pStyle w:val="TableText"/>
            </w:pPr>
          </w:p>
        </w:tc>
      </w:tr>
      <w:tr w:rsidR="00E56159" w14:paraId="054FEE52" w14:textId="77777777" w:rsidTr="00E91E51">
        <w:tc>
          <w:tcPr>
            <w:tcW w:w="1728" w:type="dxa"/>
          </w:tcPr>
          <w:p w14:paraId="054FEE4B" w14:textId="7111891B" w:rsidR="00E56159" w:rsidRDefault="00E56159" w:rsidP="00E56159">
            <w:pPr>
              <w:pStyle w:val="TableText"/>
            </w:pPr>
          </w:p>
        </w:tc>
        <w:tc>
          <w:tcPr>
            <w:tcW w:w="1080" w:type="dxa"/>
          </w:tcPr>
          <w:p w14:paraId="054FEE4C" w14:textId="64D240EC" w:rsidR="00E56159" w:rsidRDefault="00E56159" w:rsidP="00E56159">
            <w:pPr>
              <w:pStyle w:val="TableText"/>
            </w:pPr>
          </w:p>
        </w:tc>
        <w:tc>
          <w:tcPr>
            <w:tcW w:w="4392" w:type="dxa"/>
          </w:tcPr>
          <w:p w14:paraId="054FEE4E" w14:textId="098F984C" w:rsidR="00E56159" w:rsidRDefault="00E56159" w:rsidP="00E56159">
            <w:pPr>
              <w:pStyle w:val="TableText"/>
            </w:pPr>
          </w:p>
        </w:tc>
        <w:tc>
          <w:tcPr>
            <w:tcW w:w="2329" w:type="dxa"/>
          </w:tcPr>
          <w:p w14:paraId="054FEE51" w14:textId="24631E56" w:rsidR="00E56159" w:rsidRDefault="00E56159" w:rsidP="00E56159">
            <w:pPr>
              <w:pStyle w:val="TableText"/>
            </w:pPr>
          </w:p>
        </w:tc>
      </w:tr>
      <w:tr w:rsidR="00E56159" w14:paraId="054FEE57" w14:textId="77777777" w:rsidTr="00E91E51">
        <w:tc>
          <w:tcPr>
            <w:tcW w:w="1728" w:type="dxa"/>
          </w:tcPr>
          <w:p w14:paraId="054FEE53" w14:textId="0997EF0F" w:rsidR="00E56159" w:rsidRDefault="00E56159" w:rsidP="00E56159">
            <w:pPr>
              <w:pStyle w:val="TableText"/>
            </w:pPr>
          </w:p>
        </w:tc>
        <w:tc>
          <w:tcPr>
            <w:tcW w:w="1080" w:type="dxa"/>
          </w:tcPr>
          <w:p w14:paraId="054FEE54" w14:textId="26D9B8EC" w:rsidR="00E56159" w:rsidRDefault="00E56159" w:rsidP="00E56159">
            <w:pPr>
              <w:pStyle w:val="TableText"/>
            </w:pPr>
          </w:p>
        </w:tc>
        <w:tc>
          <w:tcPr>
            <w:tcW w:w="4392" w:type="dxa"/>
          </w:tcPr>
          <w:p w14:paraId="054FEE55" w14:textId="63DCC0B5" w:rsidR="00E56159" w:rsidRDefault="00E56159" w:rsidP="00E56159">
            <w:pPr>
              <w:pStyle w:val="TableText"/>
            </w:pPr>
          </w:p>
        </w:tc>
        <w:tc>
          <w:tcPr>
            <w:tcW w:w="2329" w:type="dxa"/>
          </w:tcPr>
          <w:p w14:paraId="054FEE56" w14:textId="48C5B5D0" w:rsidR="00E56159" w:rsidRDefault="00E56159" w:rsidP="00E56159">
            <w:pPr>
              <w:pStyle w:val="TableText"/>
            </w:pPr>
          </w:p>
        </w:tc>
      </w:tr>
      <w:tr w:rsidR="00E56159" w14:paraId="75624D74" w14:textId="77777777" w:rsidTr="00E91E51">
        <w:tc>
          <w:tcPr>
            <w:tcW w:w="1728" w:type="dxa"/>
          </w:tcPr>
          <w:p w14:paraId="78CE8D2E" w14:textId="6AF00C90" w:rsidR="00E56159" w:rsidRDefault="00E56159" w:rsidP="00E56159">
            <w:pPr>
              <w:pStyle w:val="TableText"/>
            </w:pPr>
          </w:p>
        </w:tc>
        <w:tc>
          <w:tcPr>
            <w:tcW w:w="1080" w:type="dxa"/>
          </w:tcPr>
          <w:p w14:paraId="270B12FA" w14:textId="75196978" w:rsidR="00E56159" w:rsidRDefault="00E56159" w:rsidP="00E56159">
            <w:pPr>
              <w:pStyle w:val="TableText"/>
            </w:pPr>
          </w:p>
        </w:tc>
        <w:tc>
          <w:tcPr>
            <w:tcW w:w="4392" w:type="dxa"/>
          </w:tcPr>
          <w:p w14:paraId="6EE3BEA2" w14:textId="2C05C9BF" w:rsidR="00E56159" w:rsidRDefault="00E56159" w:rsidP="00E56159">
            <w:pPr>
              <w:pStyle w:val="TableText"/>
            </w:pPr>
          </w:p>
        </w:tc>
        <w:tc>
          <w:tcPr>
            <w:tcW w:w="2329" w:type="dxa"/>
          </w:tcPr>
          <w:p w14:paraId="3215476F" w14:textId="24BAC434" w:rsidR="00E56159" w:rsidRDefault="00E56159" w:rsidP="00E56159">
            <w:pPr>
              <w:pStyle w:val="TableText"/>
            </w:pPr>
          </w:p>
        </w:tc>
      </w:tr>
      <w:tr w:rsidR="00E56159" w14:paraId="4DCF4723" w14:textId="77777777" w:rsidTr="00E91E51">
        <w:tc>
          <w:tcPr>
            <w:tcW w:w="1728" w:type="dxa"/>
          </w:tcPr>
          <w:p w14:paraId="5CCC1AB6" w14:textId="1F00BDB6" w:rsidR="00E56159" w:rsidRDefault="00E56159" w:rsidP="00E56159">
            <w:pPr>
              <w:pStyle w:val="TableText"/>
            </w:pPr>
          </w:p>
        </w:tc>
        <w:tc>
          <w:tcPr>
            <w:tcW w:w="1080" w:type="dxa"/>
          </w:tcPr>
          <w:p w14:paraId="1D299B79" w14:textId="126DF29A" w:rsidR="00E56159" w:rsidRDefault="00E56159" w:rsidP="00E56159">
            <w:pPr>
              <w:pStyle w:val="TableText"/>
            </w:pPr>
          </w:p>
        </w:tc>
        <w:tc>
          <w:tcPr>
            <w:tcW w:w="4392" w:type="dxa"/>
          </w:tcPr>
          <w:p w14:paraId="603E4540" w14:textId="3A881A83" w:rsidR="00E56159" w:rsidRDefault="00E56159" w:rsidP="00E56159">
            <w:pPr>
              <w:pStyle w:val="TableText"/>
            </w:pPr>
          </w:p>
        </w:tc>
        <w:tc>
          <w:tcPr>
            <w:tcW w:w="2329" w:type="dxa"/>
          </w:tcPr>
          <w:p w14:paraId="4FF38F5A" w14:textId="161EE6C7" w:rsidR="00E56159" w:rsidRPr="00CC5008" w:rsidRDefault="00E56159" w:rsidP="00E56159">
            <w:pPr>
              <w:pStyle w:val="TableText"/>
            </w:pPr>
          </w:p>
        </w:tc>
      </w:tr>
      <w:tr w:rsidR="00E56159" w14:paraId="11ECACFA" w14:textId="77777777" w:rsidTr="00E91E51">
        <w:tc>
          <w:tcPr>
            <w:tcW w:w="1728" w:type="dxa"/>
          </w:tcPr>
          <w:p w14:paraId="73B87C2C" w14:textId="79D47441" w:rsidR="00E56159" w:rsidRDefault="00E56159" w:rsidP="00E56159">
            <w:pPr>
              <w:pStyle w:val="TableText"/>
            </w:pPr>
          </w:p>
        </w:tc>
        <w:tc>
          <w:tcPr>
            <w:tcW w:w="1080" w:type="dxa"/>
          </w:tcPr>
          <w:p w14:paraId="07808791" w14:textId="64B47409" w:rsidR="00E56159" w:rsidRDefault="00E56159" w:rsidP="00E56159">
            <w:pPr>
              <w:pStyle w:val="TableText"/>
            </w:pPr>
          </w:p>
        </w:tc>
        <w:tc>
          <w:tcPr>
            <w:tcW w:w="4392" w:type="dxa"/>
          </w:tcPr>
          <w:p w14:paraId="68DD8896" w14:textId="510C6CBD" w:rsidR="00E56159" w:rsidRDefault="00E56159" w:rsidP="00E56159">
            <w:pPr>
              <w:pStyle w:val="TableText"/>
            </w:pPr>
          </w:p>
        </w:tc>
        <w:tc>
          <w:tcPr>
            <w:tcW w:w="2329" w:type="dxa"/>
          </w:tcPr>
          <w:p w14:paraId="15CDC434" w14:textId="7A7AB8B2" w:rsidR="00E56159" w:rsidRDefault="00E56159" w:rsidP="00E56159">
            <w:pPr>
              <w:pStyle w:val="TableText"/>
            </w:pPr>
          </w:p>
        </w:tc>
      </w:tr>
      <w:tr w:rsidR="00E56159" w14:paraId="25DC1C72" w14:textId="77777777" w:rsidTr="00E91E51">
        <w:tc>
          <w:tcPr>
            <w:tcW w:w="1728" w:type="dxa"/>
          </w:tcPr>
          <w:p w14:paraId="7BE86D9E" w14:textId="17E95CFD" w:rsidR="00E56159" w:rsidRDefault="00E56159" w:rsidP="00E56159">
            <w:pPr>
              <w:pStyle w:val="TableText"/>
            </w:pPr>
          </w:p>
        </w:tc>
        <w:tc>
          <w:tcPr>
            <w:tcW w:w="1080" w:type="dxa"/>
          </w:tcPr>
          <w:p w14:paraId="1EC2525E" w14:textId="3A6D8DE5" w:rsidR="00E56159" w:rsidRDefault="00E56159" w:rsidP="00E56159">
            <w:pPr>
              <w:pStyle w:val="TableText"/>
            </w:pPr>
          </w:p>
        </w:tc>
        <w:tc>
          <w:tcPr>
            <w:tcW w:w="4392" w:type="dxa"/>
          </w:tcPr>
          <w:p w14:paraId="1FDE9F51" w14:textId="5CBF8566" w:rsidR="00E56159" w:rsidRDefault="00E56159" w:rsidP="00E56159">
            <w:pPr>
              <w:pStyle w:val="TableText"/>
            </w:pPr>
          </w:p>
        </w:tc>
        <w:tc>
          <w:tcPr>
            <w:tcW w:w="2329" w:type="dxa"/>
          </w:tcPr>
          <w:p w14:paraId="3A929E9F" w14:textId="667CCC89" w:rsidR="00E56159" w:rsidRDefault="00E56159" w:rsidP="00E56159">
            <w:pPr>
              <w:pStyle w:val="TableText"/>
            </w:pPr>
          </w:p>
        </w:tc>
      </w:tr>
      <w:tr w:rsidR="00E56159" w14:paraId="6789DE7E" w14:textId="77777777" w:rsidTr="00E91E51">
        <w:tc>
          <w:tcPr>
            <w:tcW w:w="1728" w:type="dxa"/>
          </w:tcPr>
          <w:p w14:paraId="59F74ED0" w14:textId="6311FC6A" w:rsidR="00E56159" w:rsidRDefault="00E56159" w:rsidP="00E56159">
            <w:pPr>
              <w:pStyle w:val="TableText"/>
            </w:pPr>
          </w:p>
        </w:tc>
        <w:tc>
          <w:tcPr>
            <w:tcW w:w="1080" w:type="dxa"/>
          </w:tcPr>
          <w:p w14:paraId="7F9767FC" w14:textId="4074FCC6" w:rsidR="00E56159" w:rsidRDefault="00E56159" w:rsidP="00E56159">
            <w:pPr>
              <w:pStyle w:val="TableText"/>
            </w:pPr>
          </w:p>
        </w:tc>
        <w:tc>
          <w:tcPr>
            <w:tcW w:w="4392" w:type="dxa"/>
          </w:tcPr>
          <w:p w14:paraId="6E7D3A5C" w14:textId="370B1D6F" w:rsidR="00E56159" w:rsidRDefault="00E56159" w:rsidP="00E56159">
            <w:pPr>
              <w:pStyle w:val="TableText"/>
            </w:pPr>
          </w:p>
        </w:tc>
        <w:tc>
          <w:tcPr>
            <w:tcW w:w="2329" w:type="dxa"/>
          </w:tcPr>
          <w:p w14:paraId="5534D986" w14:textId="6EA124BB" w:rsidR="00E56159" w:rsidRDefault="00E56159" w:rsidP="00E56159">
            <w:pPr>
              <w:pStyle w:val="TableText"/>
            </w:pPr>
          </w:p>
        </w:tc>
      </w:tr>
      <w:tr w:rsidR="00E56159" w14:paraId="105C4F83" w14:textId="77777777" w:rsidTr="00E91E51">
        <w:tc>
          <w:tcPr>
            <w:tcW w:w="1728" w:type="dxa"/>
          </w:tcPr>
          <w:p w14:paraId="4CD4887A" w14:textId="794B4F5D" w:rsidR="00E56159" w:rsidRDefault="00E56159" w:rsidP="00E56159">
            <w:pPr>
              <w:pStyle w:val="TableText"/>
            </w:pPr>
          </w:p>
        </w:tc>
        <w:tc>
          <w:tcPr>
            <w:tcW w:w="1080" w:type="dxa"/>
          </w:tcPr>
          <w:p w14:paraId="1084879D" w14:textId="18D332A9" w:rsidR="00E56159" w:rsidRDefault="00E56159" w:rsidP="00E56159">
            <w:pPr>
              <w:pStyle w:val="TableText"/>
            </w:pPr>
          </w:p>
        </w:tc>
        <w:tc>
          <w:tcPr>
            <w:tcW w:w="4392" w:type="dxa"/>
          </w:tcPr>
          <w:p w14:paraId="47535CF7" w14:textId="4CBA0EB6" w:rsidR="00E56159" w:rsidRDefault="00E56159" w:rsidP="00E56159">
            <w:pPr>
              <w:pStyle w:val="TableText"/>
            </w:pPr>
          </w:p>
        </w:tc>
        <w:tc>
          <w:tcPr>
            <w:tcW w:w="2329" w:type="dxa"/>
          </w:tcPr>
          <w:p w14:paraId="64223BC8" w14:textId="440D4919" w:rsidR="00E56159" w:rsidRDefault="00E56159" w:rsidP="00E56159">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0E9836F0" w14:textId="358D3EE5" w:rsidR="00517336" w:rsidRDefault="00CE41B2">
      <w:pPr>
        <w:pStyle w:val="TOC1"/>
        <w:tabs>
          <w:tab w:val="left" w:pos="440"/>
          <w:tab w:val="right" w:leader="dot" w:pos="9350"/>
        </w:tabs>
        <w:rPr>
          <w:ins w:id="82" w:author="Keith Oulson" w:date="2018-04-27T15:41:00Z"/>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ins w:id="83" w:author="Keith Oulson" w:date="2018-04-27T15:41:00Z">
        <w:r w:rsidR="00517336" w:rsidRPr="009863B0">
          <w:rPr>
            <w:rStyle w:val="Hyperlink"/>
            <w:noProof/>
          </w:rPr>
          <w:fldChar w:fldCharType="begin"/>
        </w:r>
        <w:r w:rsidR="00517336" w:rsidRPr="009863B0">
          <w:rPr>
            <w:rStyle w:val="Hyperlink"/>
            <w:noProof/>
          </w:rPr>
          <w:instrText xml:space="preserve"> </w:instrText>
        </w:r>
        <w:r w:rsidR="00517336">
          <w:rPr>
            <w:noProof/>
          </w:rPr>
          <w:instrText>HYPERLINK \l "_Toc512607009"</w:instrText>
        </w:r>
        <w:r w:rsidR="00517336" w:rsidRPr="009863B0">
          <w:rPr>
            <w:rStyle w:val="Hyperlink"/>
            <w:noProof/>
          </w:rPr>
          <w:instrText xml:space="preserve"> </w:instrText>
        </w:r>
        <w:r w:rsidR="00517336" w:rsidRPr="009863B0">
          <w:rPr>
            <w:rStyle w:val="Hyperlink"/>
            <w:noProof/>
          </w:rPr>
          <w:fldChar w:fldCharType="separate"/>
        </w:r>
        <w:r w:rsidR="00517336" w:rsidRPr="009863B0">
          <w:rPr>
            <w:rStyle w:val="Hyperlink"/>
            <w:noProof/>
          </w:rPr>
          <w:t>1</w:t>
        </w:r>
        <w:r w:rsidR="00517336">
          <w:rPr>
            <w:rFonts w:asciiTheme="minorHAnsi" w:eastAsiaTheme="minorEastAsia" w:hAnsiTheme="minorHAnsi" w:cstheme="minorBidi"/>
            <w:b w:val="0"/>
            <w:bCs w:val="0"/>
            <w:noProof/>
            <w:szCs w:val="22"/>
          </w:rPr>
          <w:tab/>
        </w:r>
        <w:r w:rsidR="00517336" w:rsidRPr="009863B0">
          <w:rPr>
            <w:rStyle w:val="Hyperlink"/>
            <w:noProof/>
          </w:rPr>
          <w:t>Introduction</w:t>
        </w:r>
        <w:r w:rsidR="00517336">
          <w:rPr>
            <w:noProof/>
            <w:webHidden/>
          </w:rPr>
          <w:tab/>
        </w:r>
        <w:r w:rsidR="00517336">
          <w:rPr>
            <w:noProof/>
            <w:webHidden/>
          </w:rPr>
          <w:fldChar w:fldCharType="begin"/>
        </w:r>
        <w:r w:rsidR="00517336">
          <w:rPr>
            <w:noProof/>
            <w:webHidden/>
          </w:rPr>
          <w:instrText xml:space="preserve"> PAGEREF _Toc512607009 \h </w:instrText>
        </w:r>
      </w:ins>
      <w:r w:rsidR="00517336">
        <w:rPr>
          <w:noProof/>
          <w:webHidden/>
        </w:rPr>
      </w:r>
      <w:r w:rsidR="00517336">
        <w:rPr>
          <w:noProof/>
          <w:webHidden/>
        </w:rPr>
        <w:fldChar w:fldCharType="separate"/>
      </w:r>
      <w:ins w:id="84" w:author="Keith Oulson" w:date="2018-04-27T15:41:00Z">
        <w:r w:rsidR="00517336">
          <w:rPr>
            <w:noProof/>
            <w:webHidden/>
          </w:rPr>
          <w:t>1</w:t>
        </w:r>
        <w:r w:rsidR="00517336">
          <w:rPr>
            <w:noProof/>
            <w:webHidden/>
          </w:rPr>
          <w:fldChar w:fldCharType="end"/>
        </w:r>
        <w:r w:rsidR="00517336" w:rsidRPr="009863B0">
          <w:rPr>
            <w:rStyle w:val="Hyperlink"/>
            <w:noProof/>
          </w:rPr>
          <w:fldChar w:fldCharType="end"/>
        </w:r>
      </w:ins>
    </w:p>
    <w:p w14:paraId="00805CAC" w14:textId="5C8DD8A4" w:rsidR="00517336" w:rsidRDefault="00517336">
      <w:pPr>
        <w:pStyle w:val="TOC2"/>
        <w:tabs>
          <w:tab w:val="left" w:pos="880"/>
          <w:tab w:val="right" w:leader="dot" w:pos="9350"/>
        </w:tabs>
        <w:rPr>
          <w:ins w:id="85" w:author="Keith Oulson" w:date="2018-04-27T15:41:00Z"/>
          <w:rFonts w:asciiTheme="minorHAnsi" w:eastAsiaTheme="minorEastAsia" w:hAnsiTheme="minorHAnsi" w:cstheme="minorBidi"/>
          <w:b w:val="0"/>
          <w:noProof/>
          <w:sz w:val="22"/>
          <w:szCs w:val="22"/>
        </w:rPr>
      </w:pPr>
      <w:ins w:id="86"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"_Toc512607010"</w:instrText>
        </w:r>
        <w:r w:rsidRPr="009863B0">
          <w:rPr>
            <w:rStyle w:val="Hyperlink"/>
            <w:noProof/>
          </w:rPr>
          <w:instrText xml:space="preserve"> </w:instrText>
        </w:r>
        <w:r w:rsidRPr="009863B0">
          <w:rPr>
            <w:rStyle w:val="Hyperlink"/>
            <w:noProof/>
          </w:rPr>
          <w:fldChar w:fldCharType="separate"/>
        </w:r>
        <w:r w:rsidRPr="009863B0">
          <w:rPr>
            <w:rStyle w:val="Hyperlink"/>
            <w:noProof/>
          </w:rPr>
          <w:t>1.1</w:t>
        </w:r>
        <w:r>
          <w:rPr>
            <w:rFonts w:asciiTheme="minorHAnsi" w:eastAsiaTheme="minorEastAsia" w:hAnsiTheme="minorHAnsi" w:cstheme="minorBidi"/>
            <w:b w:val="0"/>
            <w:noProof/>
            <w:sz w:val="22"/>
            <w:szCs w:val="22"/>
          </w:rPr>
          <w:tab/>
        </w:r>
        <w:r w:rsidRPr="009863B0">
          <w:rPr>
            <w:rStyle w:val="Hyperlink"/>
            <w:noProof/>
          </w:rPr>
          <w:t>Purpose</w:t>
        </w:r>
        <w:r>
          <w:rPr>
            <w:noProof/>
            <w:webHidden/>
          </w:rPr>
          <w:tab/>
        </w:r>
        <w:r>
          <w:rPr>
            <w:noProof/>
            <w:webHidden/>
          </w:rPr>
          <w:fldChar w:fldCharType="begin"/>
        </w:r>
        <w:r>
          <w:rPr>
            <w:noProof/>
            <w:webHidden/>
          </w:rPr>
          <w:instrText xml:space="preserve"> PAGEREF _Toc512607010 \h </w:instrText>
        </w:r>
      </w:ins>
      <w:r>
        <w:rPr>
          <w:noProof/>
          <w:webHidden/>
        </w:rPr>
      </w:r>
      <w:r>
        <w:rPr>
          <w:noProof/>
          <w:webHidden/>
        </w:rPr>
        <w:fldChar w:fldCharType="separate"/>
      </w:r>
      <w:ins w:id="87" w:author="Keith Oulson" w:date="2018-04-27T15:41:00Z">
        <w:r>
          <w:rPr>
            <w:noProof/>
            <w:webHidden/>
          </w:rPr>
          <w:t>1</w:t>
        </w:r>
        <w:r>
          <w:rPr>
            <w:noProof/>
            <w:webHidden/>
          </w:rPr>
          <w:fldChar w:fldCharType="end"/>
        </w:r>
        <w:r w:rsidRPr="009863B0">
          <w:rPr>
            <w:rStyle w:val="Hyperlink"/>
            <w:noProof/>
          </w:rPr>
          <w:fldChar w:fldCharType="end"/>
        </w:r>
      </w:ins>
    </w:p>
    <w:p w14:paraId="576FF0E6" w14:textId="0942916E" w:rsidR="00517336" w:rsidRDefault="00517336">
      <w:pPr>
        <w:pStyle w:val="TOC2"/>
        <w:tabs>
          <w:tab w:val="left" w:pos="880"/>
          <w:tab w:val="right" w:leader="dot" w:pos="9350"/>
        </w:tabs>
        <w:rPr>
          <w:ins w:id="88" w:author="Keith Oulson" w:date="2018-04-27T15:41:00Z"/>
          <w:rFonts w:asciiTheme="minorHAnsi" w:eastAsiaTheme="minorEastAsia" w:hAnsiTheme="minorHAnsi" w:cstheme="minorBidi"/>
          <w:b w:val="0"/>
          <w:noProof/>
          <w:sz w:val="22"/>
          <w:szCs w:val="22"/>
        </w:rPr>
      </w:pPr>
      <w:ins w:id="89"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"_Toc512607011"</w:instrText>
        </w:r>
        <w:r w:rsidRPr="009863B0">
          <w:rPr>
            <w:rStyle w:val="Hyperlink"/>
            <w:noProof/>
          </w:rPr>
          <w:instrText xml:space="preserve"> </w:instrText>
        </w:r>
        <w:r w:rsidRPr="009863B0">
          <w:rPr>
            <w:rStyle w:val="Hyperlink"/>
            <w:noProof/>
          </w:rPr>
          <w:fldChar w:fldCharType="separate"/>
        </w:r>
        <w:r w:rsidRPr="009863B0">
          <w:rPr>
            <w:rStyle w:val="Hyperlink"/>
            <w:noProof/>
          </w:rPr>
          <w:t>1.2</w:t>
        </w:r>
        <w:r>
          <w:rPr>
            <w:rFonts w:asciiTheme="minorHAnsi" w:eastAsiaTheme="minorEastAsia" w:hAnsiTheme="minorHAnsi" w:cstheme="minorBidi"/>
            <w:b w:val="0"/>
            <w:noProof/>
            <w:sz w:val="22"/>
            <w:szCs w:val="22"/>
          </w:rPr>
          <w:tab/>
        </w:r>
        <w:r w:rsidRPr="009863B0">
          <w:rPr>
            <w:rStyle w:val="Hyperlink"/>
            <w:noProof/>
          </w:rPr>
          <w:t>Scope</w:t>
        </w:r>
        <w:r>
          <w:rPr>
            <w:noProof/>
            <w:webHidden/>
          </w:rPr>
          <w:tab/>
        </w:r>
        <w:r>
          <w:rPr>
            <w:noProof/>
            <w:webHidden/>
          </w:rPr>
          <w:fldChar w:fldCharType="begin"/>
        </w:r>
        <w:r>
          <w:rPr>
            <w:noProof/>
            <w:webHidden/>
          </w:rPr>
          <w:instrText xml:space="preserve"> PAGEREF _Toc512607011 \h </w:instrText>
        </w:r>
      </w:ins>
      <w:r>
        <w:rPr>
          <w:noProof/>
          <w:webHidden/>
        </w:rPr>
      </w:r>
      <w:r>
        <w:rPr>
          <w:noProof/>
          <w:webHidden/>
        </w:rPr>
        <w:fldChar w:fldCharType="separate"/>
      </w:r>
      <w:ins w:id="90" w:author="Keith Oulson" w:date="2018-04-27T15:41:00Z">
        <w:r>
          <w:rPr>
            <w:noProof/>
            <w:webHidden/>
          </w:rPr>
          <w:t>1</w:t>
        </w:r>
        <w:r>
          <w:rPr>
            <w:noProof/>
            <w:webHidden/>
          </w:rPr>
          <w:fldChar w:fldCharType="end"/>
        </w:r>
        <w:r w:rsidRPr="009863B0">
          <w:rPr>
            <w:rStyle w:val="Hyperlink"/>
            <w:noProof/>
          </w:rPr>
          <w:fldChar w:fldCharType="end"/>
        </w:r>
      </w:ins>
    </w:p>
    <w:p w14:paraId="7C798D28" w14:textId="7FC7A425" w:rsidR="00517336" w:rsidRDefault="00517336">
      <w:pPr>
        <w:pStyle w:val="TOC2"/>
        <w:tabs>
          <w:tab w:val="left" w:pos="880"/>
          <w:tab w:val="right" w:leader="dot" w:pos="9350"/>
        </w:tabs>
        <w:rPr>
          <w:ins w:id="91" w:author="Keith Oulson" w:date="2018-04-27T15:41:00Z"/>
          <w:rFonts w:asciiTheme="minorHAnsi" w:eastAsiaTheme="minorEastAsia" w:hAnsiTheme="minorHAnsi" w:cstheme="minorBidi"/>
          <w:b w:val="0"/>
          <w:noProof/>
          <w:sz w:val="22"/>
          <w:szCs w:val="22"/>
        </w:rPr>
      </w:pPr>
      <w:ins w:id="92"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"_Toc512607012"</w:instrText>
        </w:r>
        <w:r w:rsidRPr="009863B0">
          <w:rPr>
            <w:rStyle w:val="Hyperlink"/>
            <w:noProof/>
          </w:rPr>
          <w:instrText xml:space="preserve"> </w:instrText>
        </w:r>
        <w:r w:rsidRPr="009863B0">
          <w:rPr>
            <w:rStyle w:val="Hyperlink"/>
            <w:noProof/>
          </w:rPr>
          <w:fldChar w:fldCharType="separate"/>
        </w:r>
        <w:r w:rsidRPr="009863B0">
          <w:rPr>
            <w:rStyle w:val="Hyperlink"/>
            <w:noProof/>
          </w:rPr>
          <w:t>1.3</w:t>
        </w:r>
        <w:r>
          <w:rPr>
            <w:rFonts w:asciiTheme="minorHAnsi" w:eastAsiaTheme="minorEastAsia" w:hAnsiTheme="minorHAnsi" w:cstheme="minorBidi"/>
            <w:b w:val="0"/>
            <w:noProof/>
            <w:sz w:val="22"/>
            <w:szCs w:val="22"/>
          </w:rPr>
          <w:tab/>
        </w:r>
        <w:r w:rsidRPr="009863B0">
          <w:rPr>
            <w:rStyle w:val="Hyperlink"/>
            <w:noProof/>
          </w:rPr>
          <w:t>System Identification</w:t>
        </w:r>
        <w:r>
          <w:rPr>
            <w:noProof/>
            <w:webHidden/>
          </w:rPr>
          <w:tab/>
        </w:r>
        <w:r>
          <w:rPr>
            <w:noProof/>
            <w:webHidden/>
          </w:rPr>
          <w:fldChar w:fldCharType="begin"/>
        </w:r>
        <w:r>
          <w:rPr>
            <w:noProof/>
            <w:webHidden/>
          </w:rPr>
          <w:instrText xml:space="preserve"> PAGEREF _Toc512607012 \h </w:instrText>
        </w:r>
      </w:ins>
      <w:r>
        <w:rPr>
          <w:noProof/>
          <w:webHidden/>
        </w:rPr>
      </w:r>
      <w:r>
        <w:rPr>
          <w:noProof/>
          <w:webHidden/>
        </w:rPr>
        <w:fldChar w:fldCharType="separate"/>
      </w:r>
      <w:ins w:id="93" w:author="Keith Oulson" w:date="2018-04-27T15:41:00Z">
        <w:r>
          <w:rPr>
            <w:noProof/>
            <w:webHidden/>
          </w:rPr>
          <w:t>1</w:t>
        </w:r>
        <w:r>
          <w:rPr>
            <w:noProof/>
            <w:webHidden/>
          </w:rPr>
          <w:fldChar w:fldCharType="end"/>
        </w:r>
        <w:r w:rsidRPr="009863B0">
          <w:rPr>
            <w:rStyle w:val="Hyperlink"/>
            <w:noProof/>
          </w:rPr>
          <w:fldChar w:fldCharType="end"/>
        </w:r>
      </w:ins>
    </w:p>
    <w:p w14:paraId="5E292886" w14:textId="3C28014C" w:rsidR="00517336" w:rsidRDefault="00517336">
      <w:pPr>
        <w:pStyle w:val="TOC3"/>
        <w:tabs>
          <w:tab w:val="left" w:pos="1320"/>
          <w:tab w:val="right" w:leader="dot" w:pos="9350"/>
        </w:tabs>
        <w:rPr>
          <w:ins w:id="94" w:author="Keith Oulson" w:date="2018-04-27T15:41:00Z"/>
          <w:rFonts w:asciiTheme="minorHAnsi" w:eastAsiaTheme="minorEastAsia" w:hAnsiTheme="minorHAnsi" w:cstheme="minorBidi"/>
          <w:iCs w:val="0"/>
          <w:noProof/>
          <w:sz w:val="22"/>
          <w:szCs w:val="22"/>
        </w:rPr>
      </w:pPr>
      <w:ins w:id="95"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"_Toc512607013"</w:instrText>
        </w:r>
        <w:r w:rsidRPr="009863B0">
          <w:rPr>
            <w:rStyle w:val="Hyperlink"/>
            <w:noProof/>
          </w:rPr>
          <w:instrText xml:space="preserve"> </w:instrText>
        </w:r>
        <w:r w:rsidRPr="009863B0">
          <w:rPr>
            <w:rStyle w:val="Hyperlink"/>
            <w:noProof/>
          </w:rPr>
          <w:fldChar w:fldCharType="separate"/>
        </w:r>
        <w:r w:rsidRPr="009863B0">
          <w:rPr>
            <w:rStyle w:val="Hyperlink"/>
            <w:noProof/>
          </w:rPr>
          <w:t>1.3.1</w:t>
        </w:r>
        <w:r>
          <w:rPr>
            <w:rFonts w:asciiTheme="minorHAnsi" w:eastAsiaTheme="minorEastAsia" w:hAnsiTheme="minorHAnsi" w:cstheme="minorBidi"/>
            <w:iCs w:val="0"/>
            <w:noProof/>
            <w:sz w:val="22"/>
            <w:szCs w:val="22"/>
          </w:rPr>
          <w:tab/>
        </w:r>
        <w:r w:rsidRPr="009863B0">
          <w:rPr>
            <w:rStyle w:val="Hyperlink"/>
            <w:noProof/>
          </w:rPr>
          <w:t>MCCF EDI TAS eInsurance</w:t>
        </w:r>
        <w:r>
          <w:rPr>
            <w:noProof/>
            <w:webHidden/>
          </w:rPr>
          <w:tab/>
        </w:r>
        <w:r>
          <w:rPr>
            <w:noProof/>
            <w:webHidden/>
          </w:rPr>
          <w:fldChar w:fldCharType="begin"/>
        </w:r>
        <w:r>
          <w:rPr>
            <w:noProof/>
            <w:webHidden/>
          </w:rPr>
          <w:instrText xml:space="preserve"> PAGEREF _Toc512607013 \h </w:instrText>
        </w:r>
      </w:ins>
      <w:r>
        <w:rPr>
          <w:noProof/>
          <w:webHidden/>
        </w:rPr>
      </w:r>
      <w:r>
        <w:rPr>
          <w:noProof/>
          <w:webHidden/>
        </w:rPr>
        <w:fldChar w:fldCharType="separate"/>
      </w:r>
      <w:ins w:id="96" w:author="Keith Oulson" w:date="2018-04-27T15:41:00Z">
        <w:r>
          <w:rPr>
            <w:noProof/>
            <w:webHidden/>
          </w:rPr>
          <w:t>1</w:t>
        </w:r>
        <w:r>
          <w:rPr>
            <w:noProof/>
            <w:webHidden/>
          </w:rPr>
          <w:fldChar w:fldCharType="end"/>
        </w:r>
        <w:r w:rsidRPr="009863B0">
          <w:rPr>
            <w:rStyle w:val="Hyperlink"/>
            <w:noProof/>
          </w:rPr>
          <w:fldChar w:fldCharType="end"/>
        </w:r>
      </w:ins>
    </w:p>
    <w:p w14:paraId="6C047338" w14:textId="3FE85AD1" w:rsidR="00517336" w:rsidRDefault="00517336">
      <w:pPr>
        <w:pStyle w:val="TOC3"/>
        <w:tabs>
          <w:tab w:val="left" w:pos="1320"/>
          <w:tab w:val="right" w:leader="dot" w:pos="9350"/>
        </w:tabs>
        <w:rPr>
          <w:ins w:id="97" w:author="Keith Oulson" w:date="2018-04-27T15:41:00Z"/>
          <w:rFonts w:asciiTheme="minorHAnsi" w:eastAsiaTheme="minorEastAsia" w:hAnsiTheme="minorHAnsi" w:cstheme="minorBidi"/>
          <w:iCs w:val="0"/>
          <w:noProof/>
          <w:sz w:val="22"/>
          <w:szCs w:val="22"/>
        </w:rPr>
      </w:pPr>
      <w:ins w:id="98"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"_Toc512607014"</w:instrText>
        </w:r>
        <w:r w:rsidRPr="009863B0">
          <w:rPr>
            <w:rStyle w:val="Hyperlink"/>
            <w:noProof/>
          </w:rPr>
          <w:instrText xml:space="preserve"> </w:instrText>
        </w:r>
        <w:r w:rsidRPr="009863B0">
          <w:rPr>
            <w:rStyle w:val="Hyperlink"/>
            <w:noProof/>
          </w:rPr>
          <w:fldChar w:fldCharType="separate"/>
        </w:r>
        <w:r w:rsidRPr="009863B0">
          <w:rPr>
            <w:rStyle w:val="Hyperlink"/>
            <w:noProof/>
          </w:rPr>
          <w:t>1.3.2</w:t>
        </w:r>
        <w:r>
          <w:rPr>
            <w:rFonts w:asciiTheme="minorHAnsi" w:eastAsiaTheme="minorEastAsia" w:hAnsiTheme="minorHAnsi" w:cstheme="minorBidi"/>
            <w:iCs w:val="0"/>
            <w:noProof/>
            <w:sz w:val="22"/>
            <w:szCs w:val="22"/>
          </w:rPr>
          <w:tab/>
        </w:r>
        <w:r w:rsidRPr="009863B0">
          <w:rPr>
            <w:rStyle w:val="Hyperlink"/>
            <w:noProof/>
          </w:rPr>
          <w:t>FSC</w:t>
        </w:r>
        <w:r>
          <w:rPr>
            <w:noProof/>
            <w:webHidden/>
          </w:rPr>
          <w:tab/>
        </w:r>
        <w:r>
          <w:rPr>
            <w:noProof/>
            <w:webHidden/>
          </w:rPr>
          <w:fldChar w:fldCharType="begin"/>
        </w:r>
        <w:r>
          <w:rPr>
            <w:noProof/>
            <w:webHidden/>
          </w:rPr>
          <w:instrText xml:space="preserve"> PAGEREF _Toc512607014 \h </w:instrText>
        </w:r>
      </w:ins>
      <w:r>
        <w:rPr>
          <w:noProof/>
          <w:webHidden/>
        </w:rPr>
      </w:r>
      <w:r>
        <w:rPr>
          <w:noProof/>
          <w:webHidden/>
        </w:rPr>
        <w:fldChar w:fldCharType="separate"/>
      </w:r>
      <w:ins w:id="99" w:author="Keith Oulson" w:date="2018-04-27T15:41:00Z">
        <w:r>
          <w:rPr>
            <w:noProof/>
            <w:webHidden/>
          </w:rPr>
          <w:t>2</w:t>
        </w:r>
        <w:r>
          <w:rPr>
            <w:noProof/>
            <w:webHidden/>
          </w:rPr>
          <w:fldChar w:fldCharType="end"/>
        </w:r>
        <w:r w:rsidRPr="009863B0">
          <w:rPr>
            <w:rStyle w:val="Hyperlink"/>
            <w:noProof/>
          </w:rPr>
          <w:fldChar w:fldCharType="end"/>
        </w:r>
      </w:ins>
    </w:p>
    <w:p w14:paraId="01C523AF" w14:textId="4DE343AE" w:rsidR="00517336" w:rsidRDefault="00517336">
      <w:pPr>
        <w:pStyle w:val="TOC2"/>
        <w:tabs>
          <w:tab w:val="left" w:pos="880"/>
          <w:tab w:val="right" w:leader="dot" w:pos="9350"/>
        </w:tabs>
        <w:rPr>
          <w:ins w:id="100" w:author="Keith Oulson" w:date="2018-04-27T15:41:00Z"/>
          <w:rFonts w:asciiTheme="minorHAnsi" w:eastAsiaTheme="minorEastAsia" w:hAnsiTheme="minorHAnsi" w:cstheme="minorBidi"/>
          <w:b w:val="0"/>
          <w:noProof/>
          <w:sz w:val="22"/>
          <w:szCs w:val="22"/>
        </w:rPr>
      </w:pPr>
      <w:ins w:id="101"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"_Toc512607015"</w:instrText>
        </w:r>
        <w:r w:rsidRPr="009863B0">
          <w:rPr>
            <w:rStyle w:val="Hyperlink"/>
            <w:noProof/>
          </w:rPr>
          <w:instrText xml:space="preserve"> </w:instrText>
        </w:r>
        <w:r w:rsidRPr="009863B0">
          <w:rPr>
            <w:rStyle w:val="Hyperlink"/>
            <w:noProof/>
          </w:rPr>
          <w:fldChar w:fldCharType="separate"/>
        </w:r>
        <w:r w:rsidRPr="009863B0">
          <w:rPr>
            <w:rStyle w:val="Hyperlink"/>
            <w:noProof/>
          </w:rPr>
          <w:t>1.4</w:t>
        </w:r>
        <w:r>
          <w:rPr>
            <w:rFonts w:asciiTheme="minorHAnsi" w:eastAsiaTheme="minorEastAsia" w:hAnsiTheme="minorHAnsi" w:cstheme="minorBidi"/>
            <w:b w:val="0"/>
            <w:noProof/>
            <w:sz w:val="22"/>
            <w:szCs w:val="22"/>
          </w:rPr>
          <w:tab/>
        </w:r>
        <w:r w:rsidRPr="009863B0">
          <w:rPr>
            <w:rStyle w:val="Hyperlink"/>
            <w:noProof/>
          </w:rPr>
          <w:t>Operational Agreement</w:t>
        </w:r>
        <w:r>
          <w:rPr>
            <w:noProof/>
            <w:webHidden/>
          </w:rPr>
          <w:tab/>
        </w:r>
        <w:r>
          <w:rPr>
            <w:noProof/>
            <w:webHidden/>
          </w:rPr>
          <w:fldChar w:fldCharType="begin"/>
        </w:r>
        <w:r>
          <w:rPr>
            <w:noProof/>
            <w:webHidden/>
          </w:rPr>
          <w:instrText xml:space="preserve"> PAGEREF _Toc512607015 \h </w:instrText>
        </w:r>
      </w:ins>
      <w:r>
        <w:rPr>
          <w:noProof/>
          <w:webHidden/>
        </w:rPr>
      </w:r>
      <w:r>
        <w:rPr>
          <w:noProof/>
          <w:webHidden/>
        </w:rPr>
        <w:fldChar w:fldCharType="separate"/>
      </w:r>
      <w:ins w:id="102" w:author="Keith Oulson" w:date="2018-04-27T15:41:00Z">
        <w:r>
          <w:rPr>
            <w:noProof/>
            <w:webHidden/>
          </w:rPr>
          <w:t>2</w:t>
        </w:r>
        <w:r>
          <w:rPr>
            <w:noProof/>
            <w:webHidden/>
          </w:rPr>
          <w:fldChar w:fldCharType="end"/>
        </w:r>
        <w:r w:rsidRPr="009863B0">
          <w:rPr>
            <w:rStyle w:val="Hyperlink"/>
            <w:noProof/>
          </w:rPr>
          <w:fldChar w:fldCharType="end"/>
        </w:r>
      </w:ins>
    </w:p>
    <w:p w14:paraId="02F69944" w14:textId="3CE27648" w:rsidR="00517336" w:rsidRDefault="00517336">
      <w:pPr>
        <w:pStyle w:val="TOC1"/>
        <w:tabs>
          <w:tab w:val="left" w:pos="440"/>
          <w:tab w:val="right" w:leader="dot" w:pos="9350"/>
        </w:tabs>
        <w:rPr>
          <w:ins w:id="103" w:author="Keith Oulson" w:date="2018-04-27T15:41:00Z"/>
          <w:rFonts w:asciiTheme="minorHAnsi" w:eastAsiaTheme="minorEastAsia" w:hAnsiTheme="minorHAnsi" w:cstheme="minorBidi"/>
          <w:b w:val="0"/>
          <w:bCs w:val="0"/>
          <w:noProof/>
          <w:szCs w:val="22"/>
        </w:rPr>
      </w:pPr>
      <w:ins w:id="104"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"_Toc512607016"</w:instrText>
        </w:r>
        <w:r w:rsidRPr="009863B0">
          <w:rPr>
            <w:rStyle w:val="Hyperlink"/>
            <w:noProof/>
          </w:rPr>
          <w:instrText xml:space="preserve"> </w:instrText>
        </w:r>
        <w:r w:rsidRPr="009863B0">
          <w:rPr>
            <w:rStyle w:val="Hyperlink"/>
            <w:noProof/>
          </w:rPr>
          <w:fldChar w:fldCharType="separate"/>
        </w:r>
        <w:r w:rsidRPr="009863B0">
          <w:rPr>
            <w:rStyle w:val="Hyperlink"/>
            <w:noProof/>
          </w:rPr>
          <w:t>2</w:t>
        </w:r>
        <w:r>
          <w:rPr>
            <w:rFonts w:asciiTheme="minorHAnsi" w:eastAsiaTheme="minorEastAsia" w:hAnsiTheme="minorHAnsi" w:cstheme="minorBidi"/>
            <w:b w:val="0"/>
            <w:bCs w:val="0"/>
            <w:noProof/>
            <w:szCs w:val="22"/>
          </w:rPr>
          <w:tab/>
        </w:r>
        <w:r w:rsidRPr="009863B0">
          <w:rPr>
            <w:rStyle w:val="Hyperlink"/>
            <w:noProof/>
          </w:rPr>
          <w:t>Interface Definition</w:t>
        </w:r>
        <w:r>
          <w:rPr>
            <w:noProof/>
            <w:webHidden/>
          </w:rPr>
          <w:tab/>
        </w:r>
        <w:r>
          <w:rPr>
            <w:noProof/>
            <w:webHidden/>
          </w:rPr>
          <w:fldChar w:fldCharType="begin"/>
        </w:r>
        <w:r>
          <w:rPr>
            <w:noProof/>
            <w:webHidden/>
          </w:rPr>
          <w:instrText xml:space="preserve"> PAGEREF _Toc512607016 \h </w:instrText>
        </w:r>
      </w:ins>
      <w:r>
        <w:rPr>
          <w:noProof/>
          <w:webHidden/>
        </w:rPr>
      </w:r>
      <w:r>
        <w:rPr>
          <w:noProof/>
          <w:webHidden/>
        </w:rPr>
        <w:fldChar w:fldCharType="separate"/>
      </w:r>
      <w:ins w:id="105" w:author="Keith Oulson" w:date="2018-04-27T15:41:00Z">
        <w:r>
          <w:rPr>
            <w:noProof/>
            <w:webHidden/>
          </w:rPr>
          <w:t>3</w:t>
        </w:r>
        <w:r>
          <w:rPr>
            <w:noProof/>
            <w:webHidden/>
          </w:rPr>
          <w:fldChar w:fldCharType="end"/>
        </w:r>
        <w:r w:rsidRPr="009863B0">
          <w:rPr>
            <w:rStyle w:val="Hyperlink"/>
            <w:noProof/>
          </w:rPr>
          <w:fldChar w:fldCharType="end"/>
        </w:r>
      </w:ins>
    </w:p>
    <w:p w14:paraId="49626B05" w14:textId="13A1DC92" w:rsidR="00517336" w:rsidRDefault="00517336">
      <w:pPr>
        <w:pStyle w:val="TOC2"/>
        <w:tabs>
          <w:tab w:val="left" w:pos="880"/>
          <w:tab w:val="right" w:leader="dot" w:pos="9350"/>
        </w:tabs>
        <w:rPr>
          <w:ins w:id="106" w:author="Keith Oulson" w:date="2018-04-27T15:41:00Z"/>
          <w:rFonts w:asciiTheme="minorHAnsi" w:eastAsiaTheme="minorEastAsia" w:hAnsiTheme="minorHAnsi" w:cstheme="minorBidi"/>
          <w:b w:val="0"/>
          <w:noProof/>
          <w:sz w:val="22"/>
          <w:szCs w:val="22"/>
        </w:rPr>
      </w:pPr>
      <w:ins w:id="107"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"_Toc512607017"</w:instrText>
        </w:r>
        <w:r w:rsidRPr="009863B0">
          <w:rPr>
            <w:rStyle w:val="Hyperlink"/>
            <w:noProof/>
          </w:rPr>
          <w:instrText xml:space="preserve"> </w:instrText>
        </w:r>
        <w:r w:rsidRPr="009863B0">
          <w:rPr>
            <w:rStyle w:val="Hyperlink"/>
            <w:noProof/>
          </w:rPr>
          <w:fldChar w:fldCharType="separate"/>
        </w:r>
        <w:r w:rsidRPr="009863B0">
          <w:rPr>
            <w:rStyle w:val="Hyperlink"/>
            <w:noProof/>
          </w:rPr>
          <w:t>2.1</w:t>
        </w:r>
        <w:r>
          <w:rPr>
            <w:rFonts w:asciiTheme="minorHAnsi" w:eastAsiaTheme="minorEastAsia" w:hAnsiTheme="minorHAnsi" w:cstheme="minorBidi"/>
            <w:b w:val="0"/>
            <w:noProof/>
            <w:sz w:val="22"/>
            <w:szCs w:val="22"/>
          </w:rPr>
          <w:tab/>
        </w:r>
        <w:r w:rsidRPr="009863B0">
          <w:rPr>
            <w:rStyle w:val="Hyperlink"/>
            <w:noProof/>
          </w:rPr>
          <w:t>System Overview</w:t>
        </w:r>
        <w:r>
          <w:rPr>
            <w:noProof/>
            <w:webHidden/>
          </w:rPr>
          <w:tab/>
        </w:r>
        <w:r>
          <w:rPr>
            <w:noProof/>
            <w:webHidden/>
          </w:rPr>
          <w:fldChar w:fldCharType="begin"/>
        </w:r>
        <w:r>
          <w:rPr>
            <w:noProof/>
            <w:webHidden/>
          </w:rPr>
          <w:instrText xml:space="preserve"> PAGEREF _Toc512607017 \h </w:instrText>
        </w:r>
      </w:ins>
      <w:r>
        <w:rPr>
          <w:noProof/>
          <w:webHidden/>
        </w:rPr>
      </w:r>
      <w:r>
        <w:rPr>
          <w:noProof/>
          <w:webHidden/>
        </w:rPr>
        <w:fldChar w:fldCharType="separate"/>
      </w:r>
      <w:ins w:id="108" w:author="Keith Oulson" w:date="2018-04-27T15:41:00Z">
        <w:r>
          <w:rPr>
            <w:noProof/>
            <w:webHidden/>
          </w:rPr>
          <w:t>3</w:t>
        </w:r>
        <w:r>
          <w:rPr>
            <w:noProof/>
            <w:webHidden/>
          </w:rPr>
          <w:fldChar w:fldCharType="end"/>
        </w:r>
        <w:r w:rsidRPr="009863B0">
          <w:rPr>
            <w:rStyle w:val="Hyperlink"/>
            <w:noProof/>
          </w:rPr>
          <w:fldChar w:fldCharType="end"/>
        </w:r>
      </w:ins>
    </w:p>
    <w:p w14:paraId="5FB07AD2" w14:textId="6ABAD555" w:rsidR="00517336" w:rsidRDefault="00517336">
      <w:pPr>
        <w:pStyle w:val="TOC3"/>
        <w:tabs>
          <w:tab w:val="left" w:pos="1320"/>
          <w:tab w:val="right" w:leader="dot" w:pos="9350"/>
        </w:tabs>
        <w:rPr>
          <w:ins w:id="109" w:author="Keith Oulson" w:date="2018-04-27T15:41:00Z"/>
          <w:rFonts w:asciiTheme="minorHAnsi" w:eastAsiaTheme="minorEastAsia" w:hAnsiTheme="minorHAnsi" w:cstheme="minorBidi"/>
          <w:iCs w:val="0"/>
          <w:noProof/>
          <w:sz w:val="22"/>
          <w:szCs w:val="22"/>
        </w:rPr>
      </w:pPr>
      <w:ins w:id="110"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"_Toc512607018"</w:instrText>
        </w:r>
        <w:r w:rsidRPr="009863B0">
          <w:rPr>
            <w:rStyle w:val="Hyperlink"/>
            <w:noProof/>
          </w:rPr>
          <w:instrText xml:space="preserve"> </w:instrText>
        </w:r>
        <w:r w:rsidRPr="009863B0">
          <w:rPr>
            <w:rStyle w:val="Hyperlink"/>
            <w:noProof/>
          </w:rPr>
          <w:fldChar w:fldCharType="separate"/>
        </w:r>
        <w:r w:rsidRPr="009863B0">
          <w:rPr>
            <w:rStyle w:val="Hyperlink"/>
            <w:noProof/>
          </w:rPr>
          <w:t>2.1.1</w:t>
        </w:r>
        <w:r>
          <w:rPr>
            <w:rFonts w:asciiTheme="minorHAnsi" w:eastAsiaTheme="minorEastAsia" w:hAnsiTheme="minorHAnsi" w:cstheme="minorBidi"/>
            <w:iCs w:val="0"/>
            <w:noProof/>
            <w:sz w:val="22"/>
            <w:szCs w:val="22"/>
          </w:rPr>
          <w:tab/>
        </w:r>
        <w:r w:rsidRPr="009863B0">
          <w:rPr>
            <w:rStyle w:val="Hyperlink"/>
            <w:noProof/>
          </w:rPr>
          <w:t xml:space="preserve">Overview Diagram </w:t>
        </w:r>
        <w:r>
          <w:rPr>
            <w:noProof/>
            <w:webHidden/>
          </w:rPr>
          <w:tab/>
        </w:r>
        <w:r>
          <w:rPr>
            <w:noProof/>
            <w:webHidden/>
          </w:rPr>
          <w:fldChar w:fldCharType="begin"/>
        </w:r>
        <w:r>
          <w:rPr>
            <w:noProof/>
            <w:webHidden/>
          </w:rPr>
          <w:instrText xml:space="preserve"> PAGEREF _Toc512607018 \h </w:instrText>
        </w:r>
      </w:ins>
      <w:r>
        <w:rPr>
          <w:noProof/>
          <w:webHidden/>
        </w:rPr>
      </w:r>
      <w:r>
        <w:rPr>
          <w:noProof/>
          <w:webHidden/>
        </w:rPr>
        <w:fldChar w:fldCharType="separate"/>
      </w:r>
      <w:ins w:id="111" w:author="Keith Oulson" w:date="2018-04-27T15:41:00Z">
        <w:r>
          <w:rPr>
            <w:noProof/>
            <w:webHidden/>
          </w:rPr>
          <w:t>4</w:t>
        </w:r>
        <w:r>
          <w:rPr>
            <w:noProof/>
            <w:webHidden/>
          </w:rPr>
          <w:fldChar w:fldCharType="end"/>
        </w:r>
        <w:r w:rsidRPr="009863B0">
          <w:rPr>
            <w:rStyle w:val="Hyperlink"/>
            <w:noProof/>
          </w:rPr>
          <w:fldChar w:fldCharType="end"/>
        </w:r>
      </w:ins>
    </w:p>
    <w:p w14:paraId="1064C4F3" w14:textId="278C2A8D" w:rsidR="00517336" w:rsidRDefault="00517336">
      <w:pPr>
        <w:pStyle w:val="TOC2"/>
        <w:tabs>
          <w:tab w:val="left" w:pos="880"/>
          <w:tab w:val="right" w:leader="dot" w:pos="9350"/>
        </w:tabs>
        <w:rPr>
          <w:ins w:id="112" w:author="Keith Oulson" w:date="2018-04-27T15:41:00Z"/>
          <w:rFonts w:asciiTheme="minorHAnsi" w:eastAsiaTheme="minorEastAsia" w:hAnsiTheme="minorHAnsi" w:cstheme="minorBidi"/>
          <w:b w:val="0"/>
          <w:noProof/>
          <w:sz w:val="22"/>
          <w:szCs w:val="22"/>
        </w:rPr>
      </w:pPr>
      <w:ins w:id="113"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"_Toc512607019"</w:instrText>
        </w:r>
        <w:r w:rsidRPr="009863B0">
          <w:rPr>
            <w:rStyle w:val="Hyperlink"/>
            <w:noProof/>
          </w:rPr>
          <w:instrText xml:space="preserve"> </w:instrText>
        </w:r>
        <w:r w:rsidRPr="009863B0">
          <w:rPr>
            <w:rStyle w:val="Hyperlink"/>
            <w:noProof/>
          </w:rPr>
          <w:fldChar w:fldCharType="separate"/>
        </w:r>
        <w:r w:rsidRPr="009863B0">
          <w:rPr>
            <w:rStyle w:val="Hyperlink"/>
            <w:noProof/>
          </w:rPr>
          <w:t>2.2</w:t>
        </w:r>
        <w:r>
          <w:rPr>
            <w:rFonts w:asciiTheme="minorHAnsi" w:eastAsiaTheme="minorEastAsia" w:hAnsiTheme="minorHAnsi" w:cstheme="minorBidi"/>
            <w:b w:val="0"/>
            <w:noProof/>
            <w:sz w:val="22"/>
            <w:szCs w:val="22"/>
          </w:rPr>
          <w:tab/>
        </w:r>
        <w:r w:rsidRPr="009863B0">
          <w:rPr>
            <w:rStyle w:val="Hyperlink"/>
            <w:noProof/>
          </w:rPr>
          <w:t>Interface Overview</w:t>
        </w:r>
        <w:r>
          <w:rPr>
            <w:noProof/>
            <w:webHidden/>
          </w:rPr>
          <w:tab/>
        </w:r>
        <w:r>
          <w:rPr>
            <w:noProof/>
            <w:webHidden/>
          </w:rPr>
          <w:fldChar w:fldCharType="begin"/>
        </w:r>
        <w:r>
          <w:rPr>
            <w:noProof/>
            <w:webHidden/>
          </w:rPr>
          <w:instrText xml:space="preserve"> PAGEREF _Toc512607019 \h </w:instrText>
        </w:r>
      </w:ins>
      <w:r>
        <w:rPr>
          <w:noProof/>
          <w:webHidden/>
        </w:rPr>
      </w:r>
      <w:r>
        <w:rPr>
          <w:noProof/>
          <w:webHidden/>
        </w:rPr>
        <w:fldChar w:fldCharType="separate"/>
      </w:r>
      <w:ins w:id="114" w:author="Keith Oulson" w:date="2018-04-27T15:41:00Z">
        <w:r>
          <w:rPr>
            <w:noProof/>
            <w:webHidden/>
          </w:rPr>
          <w:t>6</w:t>
        </w:r>
        <w:r>
          <w:rPr>
            <w:noProof/>
            <w:webHidden/>
          </w:rPr>
          <w:fldChar w:fldCharType="end"/>
        </w:r>
        <w:r w:rsidRPr="009863B0">
          <w:rPr>
            <w:rStyle w:val="Hyperlink"/>
            <w:noProof/>
          </w:rPr>
          <w:fldChar w:fldCharType="end"/>
        </w:r>
      </w:ins>
    </w:p>
    <w:p w14:paraId="04E45F05" w14:textId="62BA219F" w:rsidR="00517336" w:rsidRDefault="00517336">
      <w:pPr>
        <w:pStyle w:val="TOC3"/>
        <w:tabs>
          <w:tab w:val="left" w:pos="1320"/>
          <w:tab w:val="right" w:leader="dot" w:pos="9350"/>
        </w:tabs>
        <w:rPr>
          <w:ins w:id="115" w:author="Keith Oulson" w:date="2018-04-27T15:41:00Z"/>
          <w:rFonts w:asciiTheme="minorHAnsi" w:eastAsiaTheme="minorEastAsia" w:hAnsiTheme="minorHAnsi" w:cstheme="minorBidi"/>
          <w:iCs w:val="0"/>
          <w:noProof/>
          <w:sz w:val="22"/>
          <w:szCs w:val="22"/>
        </w:rPr>
      </w:pPr>
      <w:ins w:id="116"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"_Toc512607023"</w:instrText>
        </w:r>
        <w:r w:rsidRPr="009863B0">
          <w:rPr>
            <w:rStyle w:val="Hyperlink"/>
            <w:noProof/>
          </w:rPr>
          <w:instrText xml:space="preserve"> </w:instrText>
        </w:r>
        <w:r w:rsidRPr="009863B0">
          <w:rPr>
            <w:rStyle w:val="Hyperlink"/>
            <w:noProof/>
          </w:rPr>
          <w:fldChar w:fldCharType="separate"/>
        </w:r>
        <w:r w:rsidRPr="009863B0">
          <w:rPr>
            <w:rStyle w:val="Hyperlink"/>
            <w:noProof/>
          </w:rPr>
          <w:t>2.2.1</w:t>
        </w:r>
        <w:r>
          <w:rPr>
            <w:rFonts w:asciiTheme="minorHAnsi" w:eastAsiaTheme="minorEastAsia" w:hAnsiTheme="minorHAnsi" w:cstheme="minorBidi"/>
            <w:iCs w:val="0"/>
            <w:noProof/>
            <w:sz w:val="22"/>
            <w:szCs w:val="22"/>
          </w:rPr>
          <w:tab/>
        </w:r>
        <w:r w:rsidRPr="009863B0">
          <w:rPr>
            <w:rStyle w:val="Hyperlink"/>
            <w:noProof/>
          </w:rPr>
          <w:t>Connectivity between the systems</w:t>
        </w:r>
        <w:r>
          <w:rPr>
            <w:noProof/>
            <w:webHidden/>
          </w:rPr>
          <w:tab/>
        </w:r>
        <w:r>
          <w:rPr>
            <w:noProof/>
            <w:webHidden/>
          </w:rPr>
          <w:fldChar w:fldCharType="begin"/>
        </w:r>
        <w:r>
          <w:rPr>
            <w:noProof/>
            <w:webHidden/>
          </w:rPr>
          <w:instrText xml:space="preserve"> PAGEREF _Toc512607023 \h </w:instrText>
        </w:r>
      </w:ins>
      <w:r>
        <w:rPr>
          <w:noProof/>
          <w:webHidden/>
        </w:rPr>
      </w:r>
      <w:r>
        <w:rPr>
          <w:noProof/>
          <w:webHidden/>
        </w:rPr>
        <w:fldChar w:fldCharType="separate"/>
      </w:r>
      <w:ins w:id="117" w:author="Keith Oulson" w:date="2018-04-27T15:41:00Z">
        <w:r>
          <w:rPr>
            <w:noProof/>
            <w:webHidden/>
          </w:rPr>
          <w:t>6</w:t>
        </w:r>
        <w:r>
          <w:rPr>
            <w:noProof/>
            <w:webHidden/>
          </w:rPr>
          <w:fldChar w:fldCharType="end"/>
        </w:r>
        <w:r w:rsidRPr="009863B0">
          <w:rPr>
            <w:rStyle w:val="Hyperlink"/>
            <w:noProof/>
          </w:rPr>
          <w:fldChar w:fldCharType="end"/>
        </w:r>
      </w:ins>
    </w:p>
    <w:p w14:paraId="481DF3E5" w14:textId="17A42400" w:rsidR="00517336" w:rsidRDefault="00517336">
      <w:pPr>
        <w:pStyle w:val="TOC2"/>
        <w:tabs>
          <w:tab w:val="left" w:pos="880"/>
          <w:tab w:val="right" w:leader="dot" w:pos="9350"/>
        </w:tabs>
        <w:rPr>
          <w:ins w:id="118" w:author="Keith Oulson" w:date="2018-04-27T15:41:00Z"/>
          <w:rFonts w:asciiTheme="minorHAnsi" w:eastAsiaTheme="minorEastAsia" w:hAnsiTheme="minorHAnsi" w:cstheme="minorBidi"/>
          <w:b w:val="0"/>
          <w:noProof/>
          <w:sz w:val="22"/>
          <w:szCs w:val="22"/>
        </w:rPr>
      </w:pPr>
      <w:ins w:id="119"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"_Toc512607024"</w:instrText>
        </w:r>
        <w:r w:rsidRPr="009863B0">
          <w:rPr>
            <w:rStyle w:val="Hyperlink"/>
            <w:noProof/>
          </w:rPr>
          <w:instrText xml:space="preserve"> </w:instrText>
        </w:r>
        <w:r w:rsidRPr="009863B0">
          <w:rPr>
            <w:rStyle w:val="Hyperlink"/>
            <w:noProof/>
          </w:rPr>
          <w:fldChar w:fldCharType="separate"/>
        </w:r>
        <w:r w:rsidRPr="009863B0">
          <w:rPr>
            <w:rStyle w:val="Hyperlink"/>
            <w:noProof/>
          </w:rPr>
          <w:t>2.3</w:t>
        </w:r>
        <w:r>
          <w:rPr>
            <w:rFonts w:asciiTheme="minorHAnsi" w:eastAsiaTheme="minorEastAsia" w:hAnsiTheme="minorHAnsi" w:cstheme="minorBidi"/>
            <w:b w:val="0"/>
            <w:noProof/>
            <w:sz w:val="22"/>
            <w:szCs w:val="22"/>
          </w:rPr>
          <w:tab/>
        </w:r>
        <w:r w:rsidRPr="009863B0">
          <w:rPr>
            <w:rStyle w:val="Hyperlink"/>
            <w:noProof/>
          </w:rPr>
          <w:t>Operations</w:t>
        </w:r>
        <w:r>
          <w:rPr>
            <w:noProof/>
            <w:webHidden/>
          </w:rPr>
          <w:tab/>
        </w:r>
        <w:r>
          <w:rPr>
            <w:noProof/>
            <w:webHidden/>
          </w:rPr>
          <w:fldChar w:fldCharType="begin"/>
        </w:r>
        <w:r>
          <w:rPr>
            <w:noProof/>
            <w:webHidden/>
          </w:rPr>
          <w:instrText xml:space="preserve"> PAGEREF _Toc512607024 \h </w:instrText>
        </w:r>
      </w:ins>
      <w:r>
        <w:rPr>
          <w:noProof/>
          <w:webHidden/>
        </w:rPr>
      </w:r>
      <w:r>
        <w:rPr>
          <w:noProof/>
          <w:webHidden/>
        </w:rPr>
        <w:fldChar w:fldCharType="separate"/>
      </w:r>
      <w:ins w:id="120" w:author="Keith Oulson" w:date="2018-04-27T15:41:00Z">
        <w:r>
          <w:rPr>
            <w:noProof/>
            <w:webHidden/>
          </w:rPr>
          <w:t>6</w:t>
        </w:r>
        <w:r>
          <w:rPr>
            <w:noProof/>
            <w:webHidden/>
          </w:rPr>
          <w:fldChar w:fldCharType="end"/>
        </w:r>
        <w:r w:rsidRPr="009863B0">
          <w:rPr>
            <w:rStyle w:val="Hyperlink"/>
            <w:noProof/>
          </w:rPr>
          <w:fldChar w:fldCharType="end"/>
        </w:r>
      </w:ins>
    </w:p>
    <w:p w14:paraId="4022710F" w14:textId="296F3896" w:rsidR="00517336" w:rsidRDefault="00517336">
      <w:pPr>
        <w:pStyle w:val="TOC3"/>
        <w:tabs>
          <w:tab w:val="left" w:pos="1320"/>
          <w:tab w:val="right" w:leader="dot" w:pos="9350"/>
        </w:tabs>
        <w:rPr>
          <w:ins w:id="121" w:author="Keith Oulson" w:date="2018-04-27T15:41:00Z"/>
          <w:rFonts w:asciiTheme="minorHAnsi" w:eastAsiaTheme="minorEastAsia" w:hAnsiTheme="minorHAnsi" w:cstheme="minorBidi"/>
          <w:iCs w:val="0"/>
          <w:noProof/>
          <w:sz w:val="22"/>
          <w:szCs w:val="22"/>
        </w:rPr>
      </w:pPr>
      <w:ins w:id="122"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"_Toc512607025"</w:instrText>
        </w:r>
        <w:r w:rsidRPr="009863B0">
          <w:rPr>
            <w:rStyle w:val="Hyperlink"/>
            <w:noProof/>
          </w:rPr>
          <w:instrText xml:space="preserve"> </w:instrText>
        </w:r>
        <w:r w:rsidRPr="009863B0">
          <w:rPr>
            <w:rStyle w:val="Hyperlink"/>
            <w:noProof/>
          </w:rPr>
          <w:fldChar w:fldCharType="separate"/>
        </w:r>
        <w:r w:rsidRPr="009863B0">
          <w:rPr>
            <w:rStyle w:val="Hyperlink"/>
            <w:noProof/>
          </w:rPr>
          <w:t>2.3.1</w:t>
        </w:r>
        <w:r>
          <w:rPr>
            <w:rFonts w:asciiTheme="minorHAnsi" w:eastAsiaTheme="minorEastAsia" w:hAnsiTheme="minorHAnsi" w:cstheme="minorBidi"/>
            <w:iCs w:val="0"/>
            <w:noProof/>
            <w:sz w:val="22"/>
            <w:szCs w:val="22"/>
          </w:rPr>
          <w:tab/>
        </w:r>
        <w:r w:rsidRPr="009863B0">
          <w:rPr>
            <w:rStyle w:val="Hyperlink"/>
            <w:noProof/>
          </w:rPr>
          <w:t>Data Extraction</w:t>
        </w:r>
        <w:r>
          <w:rPr>
            <w:noProof/>
            <w:webHidden/>
          </w:rPr>
          <w:tab/>
        </w:r>
        <w:r>
          <w:rPr>
            <w:noProof/>
            <w:webHidden/>
          </w:rPr>
          <w:fldChar w:fldCharType="begin"/>
        </w:r>
        <w:r>
          <w:rPr>
            <w:noProof/>
            <w:webHidden/>
          </w:rPr>
          <w:instrText xml:space="preserve"> PAGEREF _Toc512607025 \h </w:instrText>
        </w:r>
      </w:ins>
      <w:r>
        <w:rPr>
          <w:noProof/>
          <w:webHidden/>
        </w:rPr>
      </w:r>
      <w:r>
        <w:rPr>
          <w:noProof/>
          <w:webHidden/>
        </w:rPr>
        <w:fldChar w:fldCharType="separate"/>
      </w:r>
      <w:ins w:id="123" w:author="Keith Oulson" w:date="2018-04-27T15:41:00Z">
        <w:r>
          <w:rPr>
            <w:noProof/>
            <w:webHidden/>
          </w:rPr>
          <w:t>6</w:t>
        </w:r>
        <w:r>
          <w:rPr>
            <w:noProof/>
            <w:webHidden/>
          </w:rPr>
          <w:fldChar w:fldCharType="end"/>
        </w:r>
        <w:r w:rsidRPr="009863B0">
          <w:rPr>
            <w:rStyle w:val="Hyperlink"/>
            <w:noProof/>
          </w:rPr>
          <w:fldChar w:fldCharType="end"/>
        </w:r>
      </w:ins>
    </w:p>
    <w:p w14:paraId="04581043" w14:textId="3FDEC8E9" w:rsidR="00517336" w:rsidRDefault="00517336">
      <w:pPr>
        <w:pStyle w:val="TOC3"/>
        <w:tabs>
          <w:tab w:val="left" w:pos="1320"/>
          <w:tab w:val="right" w:leader="dot" w:pos="9350"/>
        </w:tabs>
        <w:rPr>
          <w:ins w:id="124" w:author="Keith Oulson" w:date="2018-04-27T15:41:00Z"/>
          <w:rFonts w:asciiTheme="minorHAnsi" w:eastAsiaTheme="minorEastAsia" w:hAnsiTheme="minorHAnsi" w:cstheme="minorBidi"/>
          <w:iCs w:val="0"/>
          <w:noProof/>
          <w:sz w:val="22"/>
          <w:szCs w:val="22"/>
        </w:rPr>
      </w:pPr>
      <w:ins w:id="125"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"_Toc512607026"</w:instrText>
        </w:r>
        <w:r w:rsidRPr="009863B0">
          <w:rPr>
            <w:rStyle w:val="Hyperlink"/>
            <w:noProof/>
          </w:rPr>
          <w:instrText xml:space="preserve"> </w:instrText>
        </w:r>
        <w:r w:rsidRPr="009863B0">
          <w:rPr>
            <w:rStyle w:val="Hyperlink"/>
            <w:noProof/>
          </w:rPr>
          <w:fldChar w:fldCharType="separate"/>
        </w:r>
        <w:r w:rsidRPr="009863B0">
          <w:rPr>
            <w:rStyle w:val="Hyperlink"/>
            <w:noProof/>
          </w:rPr>
          <w:t>2.3.2</w:t>
        </w:r>
        <w:r>
          <w:rPr>
            <w:rFonts w:asciiTheme="minorHAnsi" w:eastAsiaTheme="minorEastAsia" w:hAnsiTheme="minorHAnsi" w:cstheme="minorBidi"/>
            <w:iCs w:val="0"/>
            <w:noProof/>
            <w:sz w:val="22"/>
            <w:szCs w:val="22"/>
          </w:rPr>
          <w:tab/>
        </w:r>
        <w:r w:rsidRPr="009863B0">
          <w:rPr>
            <w:rStyle w:val="Hyperlink"/>
            <w:noProof/>
          </w:rPr>
          <w:t>Data Transformation</w:t>
        </w:r>
        <w:r>
          <w:rPr>
            <w:noProof/>
            <w:webHidden/>
          </w:rPr>
          <w:tab/>
        </w:r>
        <w:r>
          <w:rPr>
            <w:noProof/>
            <w:webHidden/>
          </w:rPr>
          <w:fldChar w:fldCharType="begin"/>
        </w:r>
        <w:r>
          <w:rPr>
            <w:noProof/>
            <w:webHidden/>
          </w:rPr>
          <w:instrText xml:space="preserve"> PAGEREF _Toc512607026 \h </w:instrText>
        </w:r>
      </w:ins>
      <w:r>
        <w:rPr>
          <w:noProof/>
          <w:webHidden/>
        </w:rPr>
      </w:r>
      <w:r>
        <w:rPr>
          <w:noProof/>
          <w:webHidden/>
        </w:rPr>
        <w:fldChar w:fldCharType="separate"/>
      </w:r>
      <w:ins w:id="126" w:author="Keith Oulson" w:date="2018-04-27T15:41:00Z">
        <w:r>
          <w:rPr>
            <w:noProof/>
            <w:webHidden/>
          </w:rPr>
          <w:t>7</w:t>
        </w:r>
        <w:r>
          <w:rPr>
            <w:noProof/>
            <w:webHidden/>
          </w:rPr>
          <w:fldChar w:fldCharType="end"/>
        </w:r>
        <w:r w:rsidRPr="009863B0">
          <w:rPr>
            <w:rStyle w:val="Hyperlink"/>
            <w:noProof/>
          </w:rPr>
          <w:fldChar w:fldCharType="end"/>
        </w:r>
      </w:ins>
    </w:p>
    <w:p w14:paraId="41749C94" w14:textId="78D95185" w:rsidR="00517336" w:rsidRDefault="00517336">
      <w:pPr>
        <w:pStyle w:val="TOC3"/>
        <w:tabs>
          <w:tab w:val="left" w:pos="1320"/>
          <w:tab w:val="right" w:leader="dot" w:pos="9350"/>
        </w:tabs>
        <w:rPr>
          <w:ins w:id="127" w:author="Keith Oulson" w:date="2018-04-27T15:41:00Z"/>
          <w:rFonts w:asciiTheme="minorHAnsi" w:eastAsiaTheme="minorEastAsia" w:hAnsiTheme="minorHAnsi" w:cstheme="minorBidi"/>
          <w:iCs w:val="0"/>
          <w:noProof/>
          <w:sz w:val="22"/>
          <w:szCs w:val="22"/>
        </w:rPr>
      </w:pPr>
      <w:ins w:id="128"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"_Toc512607027"</w:instrText>
        </w:r>
        <w:r w:rsidRPr="009863B0">
          <w:rPr>
            <w:rStyle w:val="Hyperlink"/>
            <w:noProof/>
          </w:rPr>
          <w:instrText xml:space="preserve"> </w:instrText>
        </w:r>
        <w:r w:rsidRPr="009863B0">
          <w:rPr>
            <w:rStyle w:val="Hyperlink"/>
            <w:noProof/>
          </w:rPr>
          <w:fldChar w:fldCharType="separate"/>
        </w:r>
        <w:r w:rsidRPr="009863B0">
          <w:rPr>
            <w:rStyle w:val="Hyperlink"/>
            <w:noProof/>
          </w:rPr>
          <w:t>2.3.3</w:t>
        </w:r>
        <w:r>
          <w:rPr>
            <w:rFonts w:asciiTheme="minorHAnsi" w:eastAsiaTheme="minorEastAsia" w:hAnsiTheme="minorHAnsi" w:cstheme="minorBidi"/>
            <w:iCs w:val="0"/>
            <w:noProof/>
            <w:sz w:val="22"/>
            <w:szCs w:val="22"/>
          </w:rPr>
          <w:tab/>
        </w:r>
        <w:r w:rsidRPr="009863B0">
          <w:rPr>
            <w:rStyle w:val="Hyperlink"/>
            <w:noProof/>
          </w:rPr>
          <w:t>Sending/Receiving</w:t>
        </w:r>
        <w:r>
          <w:rPr>
            <w:noProof/>
            <w:webHidden/>
          </w:rPr>
          <w:tab/>
        </w:r>
        <w:r>
          <w:rPr>
            <w:noProof/>
            <w:webHidden/>
          </w:rPr>
          <w:fldChar w:fldCharType="begin"/>
        </w:r>
        <w:r>
          <w:rPr>
            <w:noProof/>
            <w:webHidden/>
          </w:rPr>
          <w:instrText xml:space="preserve"> PAGEREF _Toc512607027 \h </w:instrText>
        </w:r>
      </w:ins>
      <w:r>
        <w:rPr>
          <w:noProof/>
          <w:webHidden/>
        </w:rPr>
      </w:r>
      <w:r>
        <w:rPr>
          <w:noProof/>
          <w:webHidden/>
        </w:rPr>
        <w:fldChar w:fldCharType="separate"/>
      </w:r>
      <w:ins w:id="129" w:author="Keith Oulson" w:date="2018-04-27T15:41:00Z">
        <w:r>
          <w:rPr>
            <w:noProof/>
            <w:webHidden/>
          </w:rPr>
          <w:t>7</w:t>
        </w:r>
        <w:r>
          <w:rPr>
            <w:noProof/>
            <w:webHidden/>
          </w:rPr>
          <w:fldChar w:fldCharType="end"/>
        </w:r>
        <w:r w:rsidRPr="009863B0">
          <w:rPr>
            <w:rStyle w:val="Hyperlink"/>
            <w:noProof/>
          </w:rPr>
          <w:fldChar w:fldCharType="end"/>
        </w:r>
      </w:ins>
    </w:p>
    <w:p w14:paraId="31A7A31F" w14:textId="1BB7A4E3" w:rsidR="00517336" w:rsidRDefault="00517336">
      <w:pPr>
        <w:pStyle w:val="TOC2"/>
        <w:tabs>
          <w:tab w:val="left" w:pos="880"/>
          <w:tab w:val="right" w:leader="dot" w:pos="9350"/>
        </w:tabs>
        <w:rPr>
          <w:ins w:id="130" w:author="Keith Oulson" w:date="2018-04-27T15:41:00Z"/>
          <w:rFonts w:asciiTheme="minorHAnsi" w:eastAsiaTheme="minorEastAsia" w:hAnsiTheme="minorHAnsi" w:cstheme="minorBidi"/>
          <w:b w:val="0"/>
          <w:noProof/>
          <w:sz w:val="22"/>
          <w:szCs w:val="22"/>
        </w:rPr>
      </w:pPr>
      <w:ins w:id="131"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"_Toc512607028"</w:instrText>
        </w:r>
        <w:r w:rsidRPr="009863B0">
          <w:rPr>
            <w:rStyle w:val="Hyperlink"/>
            <w:noProof/>
          </w:rPr>
          <w:instrText xml:space="preserve"> </w:instrText>
        </w:r>
        <w:r w:rsidRPr="009863B0">
          <w:rPr>
            <w:rStyle w:val="Hyperlink"/>
            <w:noProof/>
          </w:rPr>
          <w:fldChar w:fldCharType="separate"/>
        </w:r>
        <w:r w:rsidRPr="009863B0">
          <w:rPr>
            <w:rStyle w:val="Hyperlink"/>
            <w:noProof/>
          </w:rPr>
          <w:t>2.4</w:t>
        </w:r>
        <w:r>
          <w:rPr>
            <w:rFonts w:asciiTheme="minorHAnsi" w:eastAsiaTheme="minorEastAsia" w:hAnsiTheme="minorHAnsi" w:cstheme="minorBidi"/>
            <w:b w:val="0"/>
            <w:noProof/>
            <w:sz w:val="22"/>
            <w:szCs w:val="22"/>
          </w:rPr>
          <w:tab/>
        </w:r>
        <w:r w:rsidRPr="009863B0">
          <w:rPr>
            <w:rStyle w:val="Hyperlink"/>
            <w:noProof/>
          </w:rPr>
          <w:t>Data Transfer</w:t>
        </w:r>
        <w:r>
          <w:rPr>
            <w:noProof/>
            <w:webHidden/>
          </w:rPr>
          <w:tab/>
        </w:r>
        <w:r>
          <w:rPr>
            <w:noProof/>
            <w:webHidden/>
          </w:rPr>
          <w:fldChar w:fldCharType="begin"/>
        </w:r>
        <w:r>
          <w:rPr>
            <w:noProof/>
            <w:webHidden/>
          </w:rPr>
          <w:instrText xml:space="preserve"> PAGEREF _Toc512607028 \h </w:instrText>
        </w:r>
      </w:ins>
      <w:r>
        <w:rPr>
          <w:noProof/>
          <w:webHidden/>
        </w:rPr>
      </w:r>
      <w:r>
        <w:rPr>
          <w:noProof/>
          <w:webHidden/>
        </w:rPr>
        <w:fldChar w:fldCharType="separate"/>
      </w:r>
      <w:ins w:id="132" w:author="Keith Oulson" w:date="2018-04-27T15:41:00Z">
        <w:r>
          <w:rPr>
            <w:noProof/>
            <w:webHidden/>
          </w:rPr>
          <w:t>7</w:t>
        </w:r>
        <w:r>
          <w:rPr>
            <w:noProof/>
            <w:webHidden/>
          </w:rPr>
          <w:fldChar w:fldCharType="end"/>
        </w:r>
        <w:r w:rsidRPr="009863B0">
          <w:rPr>
            <w:rStyle w:val="Hyperlink"/>
            <w:noProof/>
          </w:rPr>
          <w:fldChar w:fldCharType="end"/>
        </w:r>
      </w:ins>
    </w:p>
    <w:p w14:paraId="0729AF70" w14:textId="647735FD" w:rsidR="00517336" w:rsidRDefault="00517336">
      <w:pPr>
        <w:pStyle w:val="TOC2"/>
        <w:tabs>
          <w:tab w:val="left" w:pos="880"/>
          <w:tab w:val="right" w:leader="dot" w:pos="9350"/>
        </w:tabs>
        <w:rPr>
          <w:ins w:id="133" w:author="Keith Oulson" w:date="2018-04-27T15:41:00Z"/>
          <w:rFonts w:asciiTheme="minorHAnsi" w:eastAsiaTheme="minorEastAsia" w:hAnsiTheme="minorHAnsi" w:cstheme="minorBidi"/>
          <w:b w:val="0"/>
          <w:noProof/>
          <w:sz w:val="22"/>
          <w:szCs w:val="22"/>
        </w:rPr>
      </w:pPr>
      <w:ins w:id="134"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"_Toc512607029"</w:instrText>
        </w:r>
        <w:r w:rsidRPr="009863B0">
          <w:rPr>
            <w:rStyle w:val="Hyperlink"/>
            <w:noProof/>
          </w:rPr>
          <w:instrText xml:space="preserve"> </w:instrText>
        </w:r>
        <w:r w:rsidRPr="009863B0">
          <w:rPr>
            <w:rStyle w:val="Hyperlink"/>
            <w:noProof/>
          </w:rPr>
          <w:fldChar w:fldCharType="separate"/>
        </w:r>
        <w:r w:rsidRPr="009863B0">
          <w:rPr>
            <w:rStyle w:val="Hyperlink"/>
            <w:noProof/>
          </w:rPr>
          <w:t>2.5</w:t>
        </w:r>
        <w:r>
          <w:rPr>
            <w:rFonts w:asciiTheme="minorHAnsi" w:eastAsiaTheme="minorEastAsia" w:hAnsiTheme="minorHAnsi" w:cstheme="minorBidi"/>
            <w:b w:val="0"/>
            <w:noProof/>
            <w:sz w:val="22"/>
            <w:szCs w:val="22"/>
          </w:rPr>
          <w:tab/>
        </w:r>
        <w:r w:rsidRPr="009863B0">
          <w:rPr>
            <w:rStyle w:val="Hyperlink"/>
            <w:noProof/>
          </w:rPr>
          <w:t>Transaction Types</w:t>
        </w:r>
        <w:r>
          <w:rPr>
            <w:noProof/>
            <w:webHidden/>
          </w:rPr>
          <w:tab/>
        </w:r>
        <w:r>
          <w:rPr>
            <w:noProof/>
            <w:webHidden/>
          </w:rPr>
          <w:fldChar w:fldCharType="begin"/>
        </w:r>
        <w:r>
          <w:rPr>
            <w:noProof/>
            <w:webHidden/>
          </w:rPr>
          <w:instrText xml:space="preserve"> PAGEREF _Toc512607029 \h </w:instrText>
        </w:r>
      </w:ins>
      <w:r>
        <w:rPr>
          <w:noProof/>
          <w:webHidden/>
        </w:rPr>
      </w:r>
      <w:r>
        <w:rPr>
          <w:noProof/>
          <w:webHidden/>
        </w:rPr>
        <w:fldChar w:fldCharType="separate"/>
      </w:r>
      <w:ins w:id="135" w:author="Keith Oulson" w:date="2018-04-27T15:41:00Z">
        <w:r>
          <w:rPr>
            <w:noProof/>
            <w:webHidden/>
          </w:rPr>
          <w:t>7</w:t>
        </w:r>
        <w:r>
          <w:rPr>
            <w:noProof/>
            <w:webHidden/>
          </w:rPr>
          <w:fldChar w:fldCharType="end"/>
        </w:r>
        <w:r w:rsidRPr="009863B0">
          <w:rPr>
            <w:rStyle w:val="Hyperlink"/>
            <w:noProof/>
          </w:rPr>
          <w:fldChar w:fldCharType="end"/>
        </w:r>
      </w:ins>
    </w:p>
    <w:p w14:paraId="653C00A0" w14:textId="10B39921" w:rsidR="00517336" w:rsidRDefault="00517336">
      <w:pPr>
        <w:pStyle w:val="TOC2"/>
        <w:tabs>
          <w:tab w:val="left" w:pos="880"/>
          <w:tab w:val="right" w:leader="dot" w:pos="9350"/>
        </w:tabs>
        <w:rPr>
          <w:ins w:id="136" w:author="Keith Oulson" w:date="2018-04-27T15:41:00Z"/>
          <w:rFonts w:asciiTheme="minorHAnsi" w:eastAsiaTheme="minorEastAsia" w:hAnsiTheme="minorHAnsi" w:cstheme="minorBidi"/>
          <w:b w:val="0"/>
          <w:noProof/>
          <w:sz w:val="22"/>
          <w:szCs w:val="22"/>
        </w:rPr>
      </w:pPr>
      <w:ins w:id="137"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"_Toc512607030"</w:instrText>
        </w:r>
        <w:r w:rsidRPr="009863B0">
          <w:rPr>
            <w:rStyle w:val="Hyperlink"/>
            <w:noProof/>
          </w:rPr>
          <w:instrText xml:space="preserve"> </w:instrText>
        </w:r>
        <w:r w:rsidRPr="009863B0">
          <w:rPr>
            <w:rStyle w:val="Hyperlink"/>
            <w:noProof/>
          </w:rPr>
          <w:fldChar w:fldCharType="separate"/>
        </w:r>
        <w:r w:rsidRPr="009863B0">
          <w:rPr>
            <w:rStyle w:val="Hyperlink"/>
            <w:noProof/>
          </w:rPr>
          <w:t>2.6</w:t>
        </w:r>
        <w:r>
          <w:rPr>
            <w:rFonts w:asciiTheme="minorHAnsi" w:eastAsiaTheme="minorEastAsia" w:hAnsiTheme="minorHAnsi" w:cstheme="minorBidi"/>
            <w:b w:val="0"/>
            <w:noProof/>
            <w:sz w:val="22"/>
            <w:szCs w:val="22"/>
          </w:rPr>
          <w:tab/>
        </w:r>
        <w:r w:rsidRPr="009863B0">
          <w:rPr>
            <w:rStyle w:val="Hyperlink"/>
            <w:noProof/>
          </w:rPr>
          <w:t>Data Exchanges</w:t>
        </w:r>
        <w:r>
          <w:rPr>
            <w:noProof/>
            <w:webHidden/>
          </w:rPr>
          <w:tab/>
        </w:r>
        <w:r>
          <w:rPr>
            <w:noProof/>
            <w:webHidden/>
          </w:rPr>
          <w:fldChar w:fldCharType="begin"/>
        </w:r>
        <w:r>
          <w:rPr>
            <w:noProof/>
            <w:webHidden/>
          </w:rPr>
          <w:instrText xml:space="preserve"> PAGEREF _Toc512607030 \h </w:instrText>
        </w:r>
      </w:ins>
      <w:r>
        <w:rPr>
          <w:noProof/>
          <w:webHidden/>
        </w:rPr>
      </w:r>
      <w:r>
        <w:rPr>
          <w:noProof/>
          <w:webHidden/>
        </w:rPr>
        <w:fldChar w:fldCharType="separate"/>
      </w:r>
      <w:ins w:id="138" w:author="Keith Oulson" w:date="2018-04-27T15:41:00Z">
        <w:r>
          <w:rPr>
            <w:noProof/>
            <w:webHidden/>
          </w:rPr>
          <w:t>7</w:t>
        </w:r>
        <w:r>
          <w:rPr>
            <w:noProof/>
            <w:webHidden/>
          </w:rPr>
          <w:fldChar w:fldCharType="end"/>
        </w:r>
        <w:r w:rsidRPr="009863B0">
          <w:rPr>
            <w:rStyle w:val="Hyperlink"/>
            <w:noProof/>
          </w:rPr>
          <w:fldChar w:fldCharType="end"/>
        </w:r>
      </w:ins>
    </w:p>
    <w:p w14:paraId="49F0E905" w14:textId="176F5550" w:rsidR="00517336" w:rsidRDefault="00517336">
      <w:pPr>
        <w:pStyle w:val="TOC3"/>
        <w:tabs>
          <w:tab w:val="left" w:pos="1320"/>
          <w:tab w:val="right" w:leader="dot" w:pos="9350"/>
        </w:tabs>
        <w:rPr>
          <w:ins w:id="139" w:author="Keith Oulson" w:date="2018-04-27T15:41:00Z"/>
          <w:rFonts w:asciiTheme="minorHAnsi" w:eastAsiaTheme="minorEastAsia" w:hAnsiTheme="minorHAnsi" w:cstheme="minorBidi"/>
          <w:iCs w:val="0"/>
          <w:noProof/>
          <w:sz w:val="22"/>
          <w:szCs w:val="22"/>
        </w:rPr>
      </w:pPr>
      <w:ins w:id="140"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"_Toc512607031"</w:instrText>
        </w:r>
        <w:r w:rsidRPr="009863B0">
          <w:rPr>
            <w:rStyle w:val="Hyperlink"/>
            <w:noProof/>
          </w:rPr>
          <w:instrText xml:space="preserve"> </w:instrText>
        </w:r>
        <w:r w:rsidRPr="009863B0">
          <w:rPr>
            <w:rStyle w:val="Hyperlink"/>
            <w:noProof/>
          </w:rPr>
          <w:fldChar w:fldCharType="separate"/>
        </w:r>
        <w:r w:rsidRPr="009863B0">
          <w:rPr>
            <w:rStyle w:val="Hyperlink"/>
            <w:noProof/>
          </w:rPr>
          <w:t>2.6.1</w:t>
        </w:r>
        <w:r>
          <w:rPr>
            <w:rFonts w:asciiTheme="minorHAnsi" w:eastAsiaTheme="minorEastAsia" w:hAnsiTheme="minorHAnsi" w:cstheme="minorBidi"/>
            <w:iCs w:val="0"/>
            <w:noProof/>
            <w:sz w:val="22"/>
            <w:szCs w:val="22"/>
          </w:rPr>
          <w:tab/>
        </w:r>
        <w:r w:rsidRPr="009863B0">
          <w:rPr>
            <w:rStyle w:val="Hyperlink"/>
            <w:noProof/>
          </w:rPr>
          <w:t>FHIR Based Resources</w:t>
        </w:r>
        <w:r>
          <w:rPr>
            <w:noProof/>
            <w:webHidden/>
          </w:rPr>
          <w:tab/>
        </w:r>
        <w:r>
          <w:rPr>
            <w:noProof/>
            <w:webHidden/>
          </w:rPr>
          <w:fldChar w:fldCharType="begin"/>
        </w:r>
        <w:r>
          <w:rPr>
            <w:noProof/>
            <w:webHidden/>
          </w:rPr>
          <w:instrText xml:space="preserve"> PAGEREF _Toc512607031 \h </w:instrText>
        </w:r>
      </w:ins>
      <w:r>
        <w:rPr>
          <w:noProof/>
          <w:webHidden/>
        </w:rPr>
      </w:r>
      <w:r>
        <w:rPr>
          <w:noProof/>
          <w:webHidden/>
        </w:rPr>
        <w:fldChar w:fldCharType="separate"/>
      </w:r>
      <w:ins w:id="141" w:author="Keith Oulson" w:date="2018-04-27T15:41:00Z">
        <w:r>
          <w:rPr>
            <w:noProof/>
            <w:webHidden/>
          </w:rPr>
          <w:t>7</w:t>
        </w:r>
        <w:r>
          <w:rPr>
            <w:noProof/>
            <w:webHidden/>
          </w:rPr>
          <w:fldChar w:fldCharType="end"/>
        </w:r>
        <w:r w:rsidRPr="009863B0">
          <w:rPr>
            <w:rStyle w:val="Hyperlink"/>
            <w:noProof/>
          </w:rPr>
          <w:fldChar w:fldCharType="end"/>
        </w:r>
      </w:ins>
    </w:p>
    <w:p w14:paraId="3A283810" w14:textId="23C3253C" w:rsidR="00517336" w:rsidRDefault="00517336">
      <w:pPr>
        <w:pStyle w:val="TOC3"/>
        <w:tabs>
          <w:tab w:val="left" w:pos="1320"/>
          <w:tab w:val="right" w:leader="dot" w:pos="9350"/>
        </w:tabs>
        <w:rPr>
          <w:ins w:id="142" w:author="Keith Oulson" w:date="2018-04-27T15:41:00Z"/>
          <w:rFonts w:asciiTheme="minorHAnsi" w:eastAsiaTheme="minorEastAsia" w:hAnsiTheme="minorHAnsi" w:cstheme="minorBidi"/>
          <w:iCs w:val="0"/>
          <w:noProof/>
          <w:sz w:val="22"/>
          <w:szCs w:val="22"/>
        </w:rPr>
      </w:pPr>
      <w:ins w:id="143"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"_Toc512607032"</w:instrText>
        </w:r>
        <w:r w:rsidRPr="009863B0">
          <w:rPr>
            <w:rStyle w:val="Hyperlink"/>
            <w:noProof/>
          </w:rPr>
          <w:instrText xml:space="preserve"> </w:instrText>
        </w:r>
        <w:r w:rsidRPr="009863B0">
          <w:rPr>
            <w:rStyle w:val="Hyperlink"/>
            <w:noProof/>
          </w:rPr>
          <w:fldChar w:fldCharType="separate"/>
        </w:r>
        <w:r w:rsidRPr="009863B0">
          <w:rPr>
            <w:rStyle w:val="Hyperlink"/>
            <w:noProof/>
          </w:rPr>
          <w:t>2.6.2</w:t>
        </w:r>
        <w:r>
          <w:rPr>
            <w:rFonts w:asciiTheme="minorHAnsi" w:eastAsiaTheme="minorEastAsia" w:hAnsiTheme="minorHAnsi" w:cstheme="minorBidi"/>
            <w:iCs w:val="0"/>
            <w:noProof/>
            <w:sz w:val="22"/>
            <w:szCs w:val="22"/>
          </w:rPr>
          <w:tab/>
        </w:r>
        <w:r w:rsidRPr="009863B0">
          <w:rPr>
            <w:rStyle w:val="Hyperlink"/>
            <w:noProof/>
          </w:rPr>
          <w:t>JSON Format</w:t>
        </w:r>
        <w:r>
          <w:rPr>
            <w:noProof/>
            <w:webHidden/>
          </w:rPr>
          <w:tab/>
        </w:r>
        <w:r>
          <w:rPr>
            <w:noProof/>
            <w:webHidden/>
          </w:rPr>
          <w:fldChar w:fldCharType="begin"/>
        </w:r>
        <w:r>
          <w:rPr>
            <w:noProof/>
            <w:webHidden/>
          </w:rPr>
          <w:instrText xml:space="preserve"> PAGEREF _Toc512607032 \h </w:instrText>
        </w:r>
      </w:ins>
      <w:r>
        <w:rPr>
          <w:noProof/>
          <w:webHidden/>
        </w:rPr>
      </w:r>
      <w:r>
        <w:rPr>
          <w:noProof/>
          <w:webHidden/>
        </w:rPr>
        <w:fldChar w:fldCharType="separate"/>
      </w:r>
      <w:ins w:id="144" w:author="Keith Oulson" w:date="2018-04-27T15:41:00Z">
        <w:r>
          <w:rPr>
            <w:noProof/>
            <w:webHidden/>
          </w:rPr>
          <w:t>8</w:t>
        </w:r>
        <w:r>
          <w:rPr>
            <w:noProof/>
            <w:webHidden/>
          </w:rPr>
          <w:fldChar w:fldCharType="end"/>
        </w:r>
        <w:r w:rsidRPr="009863B0">
          <w:rPr>
            <w:rStyle w:val="Hyperlink"/>
            <w:noProof/>
          </w:rPr>
          <w:fldChar w:fldCharType="end"/>
        </w:r>
      </w:ins>
    </w:p>
    <w:p w14:paraId="33FB9016" w14:textId="4344CA25" w:rsidR="00517336" w:rsidRDefault="00517336">
      <w:pPr>
        <w:pStyle w:val="TOC3"/>
        <w:tabs>
          <w:tab w:val="left" w:pos="1320"/>
          <w:tab w:val="right" w:leader="dot" w:pos="9350"/>
        </w:tabs>
        <w:rPr>
          <w:ins w:id="145" w:author="Keith Oulson" w:date="2018-04-27T15:41:00Z"/>
          <w:rFonts w:asciiTheme="minorHAnsi" w:eastAsiaTheme="minorEastAsia" w:hAnsiTheme="minorHAnsi" w:cstheme="minorBidi"/>
          <w:iCs w:val="0"/>
          <w:noProof/>
          <w:sz w:val="22"/>
          <w:szCs w:val="22"/>
        </w:rPr>
      </w:pPr>
      <w:ins w:id="146"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"_Toc512607033"</w:instrText>
        </w:r>
        <w:r w:rsidRPr="009863B0">
          <w:rPr>
            <w:rStyle w:val="Hyperlink"/>
            <w:noProof/>
          </w:rPr>
          <w:instrText xml:space="preserve"> </w:instrText>
        </w:r>
        <w:r w:rsidRPr="009863B0">
          <w:rPr>
            <w:rStyle w:val="Hyperlink"/>
            <w:noProof/>
          </w:rPr>
          <w:fldChar w:fldCharType="separate"/>
        </w:r>
        <w:r w:rsidRPr="009863B0">
          <w:rPr>
            <w:rStyle w:val="Hyperlink"/>
            <w:noProof/>
          </w:rPr>
          <w:t>2.6.3</w:t>
        </w:r>
        <w:r>
          <w:rPr>
            <w:rFonts w:asciiTheme="minorHAnsi" w:eastAsiaTheme="minorEastAsia" w:hAnsiTheme="minorHAnsi" w:cstheme="minorBidi"/>
            <w:iCs w:val="0"/>
            <w:noProof/>
            <w:sz w:val="22"/>
            <w:szCs w:val="22"/>
          </w:rPr>
          <w:tab/>
        </w:r>
        <w:r w:rsidRPr="009863B0">
          <w:rPr>
            <w:rStyle w:val="Hyperlink"/>
            <w:noProof/>
          </w:rPr>
          <w:t>Bundle Definition</w:t>
        </w:r>
        <w:r>
          <w:rPr>
            <w:noProof/>
            <w:webHidden/>
          </w:rPr>
          <w:tab/>
        </w:r>
        <w:r>
          <w:rPr>
            <w:noProof/>
            <w:webHidden/>
          </w:rPr>
          <w:fldChar w:fldCharType="begin"/>
        </w:r>
        <w:r>
          <w:rPr>
            <w:noProof/>
            <w:webHidden/>
          </w:rPr>
          <w:instrText xml:space="preserve"> PAGEREF _Toc512607033 \h </w:instrText>
        </w:r>
      </w:ins>
      <w:r>
        <w:rPr>
          <w:noProof/>
          <w:webHidden/>
        </w:rPr>
      </w:r>
      <w:r>
        <w:rPr>
          <w:noProof/>
          <w:webHidden/>
        </w:rPr>
        <w:fldChar w:fldCharType="separate"/>
      </w:r>
      <w:ins w:id="147" w:author="Keith Oulson" w:date="2018-04-27T15:41:00Z">
        <w:r>
          <w:rPr>
            <w:noProof/>
            <w:webHidden/>
          </w:rPr>
          <w:t>9</w:t>
        </w:r>
        <w:r>
          <w:rPr>
            <w:noProof/>
            <w:webHidden/>
          </w:rPr>
          <w:fldChar w:fldCharType="end"/>
        </w:r>
        <w:r w:rsidRPr="009863B0">
          <w:rPr>
            <w:rStyle w:val="Hyperlink"/>
            <w:noProof/>
          </w:rPr>
          <w:fldChar w:fldCharType="end"/>
        </w:r>
      </w:ins>
    </w:p>
    <w:p w14:paraId="54D36067" w14:textId="3350563C" w:rsidR="00517336" w:rsidRDefault="00517336">
      <w:pPr>
        <w:pStyle w:val="TOC2"/>
        <w:tabs>
          <w:tab w:val="left" w:pos="880"/>
          <w:tab w:val="right" w:leader="dot" w:pos="9350"/>
        </w:tabs>
        <w:rPr>
          <w:ins w:id="148" w:author="Keith Oulson" w:date="2018-04-27T15:41:00Z"/>
          <w:rFonts w:asciiTheme="minorHAnsi" w:eastAsiaTheme="minorEastAsia" w:hAnsiTheme="minorHAnsi" w:cstheme="minorBidi"/>
          <w:b w:val="0"/>
          <w:noProof/>
          <w:sz w:val="22"/>
          <w:szCs w:val="22"/>
        </w:rPr>
      </w:pPr>
      <w:ins w:id="149"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"_Toc512607034"</w:instrText>
        </w:r>
        <w:r w:rsidRPr="009863B0">
          <w:rPr>
            <w:rStyle w:val="Hyperlink"/>
            <w:noProof/>
          </w:rPr>
          <w:instrText xml:space="preserve"> </w:instrText>
        </w:r>
        <w:r w:rsidRPr="009863B0">
          <w:rPr>
            <w:rStyle w:val="Hyperlink"/>
            <w:noProof/>
          </w:rPr>
          <w:fldChar w:fldCharType="separate"/>
        </w:r>
        <w:r w:rsidRPr="009863B0">
          <w:rPr>
            <w:rStyle w:val="Hyperlink"/>
            <w:noProof/>
          </w:rPr>
          <w:t>2.7</w:t>
        </w:r>
        <w:r>
          <w:rPr>
            <w:rFonts w:asciiTheme="minorHAnsi" w:eastAsiaTheme="minorEastAsia" w:hAnsiTheme="minorHAnsi" w:cstheme="minorBidi"/>
            <w:b w:val="0"/>
            <w:noProof/>
            <w:sz w:val="22"/>
            <w:szCs w:val="22"/>
          </w:rPr>
          <w:tab/>
        </w:r>
        <w:r w:rsidRPr="009863B0">
          <w:rPr>
            <w:rStyle w:val="Hyperlink"/>
            <w:noProof/>
          </w:rPr>
          <w:t>Communications Methods</w:t>
        </w:r>
        <w:r>
          <w:rPr>
            <w:noProof/>
            <w:webHidden/>
          </w:rPr>
          <w:tab/>
        </w:r>
        <w:r>
          <w:rPr>
            <w:noProof/>
            <w:webHidden/>
          </w:rPr>
          <w:fldChar w:fldCharType="begin"/>
        </w:r>
        <w:r>
          <w:rPr>
            <w:noProof/>
            <w:webHidden/>
          </w:rPr>
          <w:instrText xml:space="preserve"> PAGEREF _Toc512607034 \h </w:instrText>
        </w:r>
      </w:ins>
      <w:r>
        <w:rPr>
          <w:noProof/>
          <w:webHidden/>
        </w:rPr>
      </w:r>
      <w:r>
        <w:rPr>
          <w:noProof/>
          <w:webHidden/>
        </w:rPr>
        <w:fldChar w:fldCharType="separate"/>
      </w:r>
      <w:ins w:id="150" w:author="Keith Oulson" w:date="2018-04-27T15:41:00Z">
        <w:r>
          <w:rPr>
            <w:noProof/>
            <w:webHidden/>
          </w:rPr>
          <w:t>12</w:t>
        </w:r>
        <w:r>
          <w:rPr>
            <w:noProof/>
            <w:webHidden/>
          </w:rPr>
          <w:fldChar w:fldCharType="end"/>
        </w:r>
        <w:r w:rsidRPr="009863B0">
          <w:rPr>
            <w:rStyle w:val="Hyperlink"/>
            <w:noProof/>
          </w:rPr>
          <w:fldChar w:fldCharType="end"/>
        </w:r>
      </w:ins>
    </w:p>
    <w:p w14:paraId="4C26230A" w14:textId="637D7065" w:rsidR="00517336" w:rsidRDefault="00517336">
      <w:pPr>
        <w:pStyle w:val="TOC3"/>
        <w:tabs>
          <w:tab w:val="left" w:pos="1320"/>
          <w:tab w:val="right" w:leader="dot" w:pos="9350"/>
        </w:tabs>
        <w:rPr>
          <w:ins w:id="151" w:author="Keith Oulson" w:date="2018-04-27T15:41:00Z"/>
          <w:rFonts w:asciiTheme="minorHAnsi" w:eastAsiaTheme="minorEastAsia" w:hAnsiTheme="minorHAnsi" w:cstheme="minorBidi"/>
          <w:iCs w:val="0"/>
          <w:noProof/>
          <w:sz w:val="22"/>
          <w:szCs w:val="22"/>
        </w:rPr>
      </w:pPr>
      <w:ins w:id="152"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"_Toc512607035"</w:instrText>
        </w:r>
        <w:r w:rsidRPr="009863B0">
          <w:rPr>
            <w:rStyle w:val="Hyperlink"/>
            <w:noProof/>
          </w:rPr>
          <w:instrText xml:space="preserve"> </w:instrText>
        </w:r>
        <w:r w:rsidRPr="009863B0">
          <w:rPr>
            <w:rStyle w:val="Hyperlink"/>
            <w:noProof/>
          </w:rPr>
          <w:fldChar w:fldCharType="separate"/>
        </w:r>
        <w:r w:rsidRPr="009863B0">
          <w:rPr>
            <w:rStyle w:val="Hyperlink"/>
            <w:noProof/>
          </w:rPr>
          <w:t>2.7.1</w:t>
        </w:r>
        <w:r>
          <w:rPr>
            <w:rFonts w:asciiTheme="minorHAnsi" w:eastAsiaTheme="minorEastAsia" w:hAnsiTheme="minorHAnsi" w:cstheme="minorBidi"/>
            <w:iCs w:val="0"/>
            <w:noProof/>
            <w:sz w:val="22"/>
            <w:szCs w:val="22"/>
          </w:rPr>
          <w:tab/>
        </w:r>
        <w:r w:rsidRPr="009863B0">
          <w:rPr>
            <w:rStyle w:val="Hyperlink"/>
            <w:noProof/>
          </w:rPr>
          <w:t>Ports and Protocols</w:t>
        </w:r>
        <w:r>
          <w:rPr>
            <w:noProof/>
            <w:webHidden/>
          </w:rPr>
          <w:tab/>
        </w:r>
        <w:r>
          <w:rPr>
            <w:noProof/>
            <w:webHidden/>
          </w:rPr>
          <w:fldChar w:fldCharType="begin"/>
        </w:r>
        <w:r>
          <w:rPr>
            <w:noProof/>
            <w:webHidden/>
          </w:rPr>
          <w:instrText xml:space="preserve"> PAGEREF _Toc512607035 \h </w:instrText>
        </w:r>
      </w:ins>
      <w:r>
        <w:rPr>
          <w:noProof/>
          <w:webHidden/>
        </w:rPr>
      </w:r>
      <w:r>
        <w:rPr>
          <w:noProof/>
          <w:webHidden/>
        </w:rPr>
        <w:fldChar w:fldCharType="separate"/>
      </w:r>
      <w:ins w:id="153" w:author="Keith Oulson" w:date="2018-04-27T15:41:00Z">
        <w:r>
          <w:rPr>
            <w:noProof/>
            <w:webHidden/>
          </w:rPr>
          <w:t>12</w:t>
        </w:r>
        <w:r>
          <w:rPr>
            <w:noProof/>
            <w:webHidden/>
          </w:rPr>
          <w:fldChar w:fldCharType="end"/>
        </w:r>
        <w:r w:rsidRPr="009863B0">
          <w:rPr>
            <w:rStyle w:val="Hyperlink"/>
            <w:noProof/>
          </w:rPr>
          <w:fldChar w:fldCharType="end"/>
        </w:r>
      </w:ins>
    </w:p>
    <w:p w14:paraId="6E1B0561" w14:textId="4639555F" w:rsidR="00517336" w:rsidRDefault="00517336">
      <w:pPr>
        <w:pStyle w:val="TOC3"/>
        <w:tabs>
          <w:tab w:val="left" w:pos="1320"/>
          <w:tab w:val="right" w:leader="dot" w:pos="9350"/>
        </w:tabs>
        <w:rPr>
          <w:ins w:id="154" w:author="Keith Oulson" w:date="2018-04-27T15:41:00Z"/>
          <w:rFonts w:asciiTheme="minorHAnsi" w:eastAsiaTheme="minorEastAsia" w:hAnsiTheme="minorHAnsi" w:cstheme="minorBidi"/>
          <w:iCs w:val="0"/>
          <w:noProof/>
          <w:sz w:val="22"/>
          <w:szCs w:val="22"/>
        </w:rPr>
      </w:pPr>
      <w:ins w:id="155"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"_Toc512607036"</w:instrText>
        </w:r>
        <w:r w:rsidRPr="009863B0">
          <w:rPr>
            <w:rStyle w:val="Hyperlink"/>
            <w:noProof/>
          </w:rPr>
          <w:instrText xml:space="preserve"> </w:instrText>
        </w:r>
        <w:r w:rsidRPr="009863B0">
          <w:rPr>
            <w:rStyle w:val="Hyperlink"/>
            <w:noProof/>
          </w:rPr>
          <w:fldChar w:fldCharType="separate"/>
        </w:r>
        <w:r w:rsidRPr="009863B0">
          <w:rPr>
            <w:rStyle w:val="Hyperlink"/>
            <w:noProof/>
          </w:rPr>
          <w:t>2.7.2</w:t>
        </w:r>
        <w:r>
          <w:rPr>
            <w:rFonts w:asciiTheme="minorHAnsi" w:eastAsiaTheme="minorEastAsia" w:hAnsiTheme="minorHAnsi" w:cstheme="minorBidi"/>
            <w:iCs w:val="0"/>
            <w:noProof/>
            <w:sz w:val="22"/>
            <w:szCs w:val="22"/>
          </w:rPr>
          <w:tab/>
        </w:r>
        <w:r w:rsidRPr="009863B0">
          <w:rPr>
            <w:rStyle w:val="Hyperlink"/>
            <w:noProof/>
          </w:rPr>
          <w:t>ESB Configuration(s)</w:t>
        </w:r>
        <w:r>
          <w:rPr>
            <w:noProof/>
            <w:webHidden/>
          </w:rPr>
          <w:tab/>
        </w:r>
        <w:r>
          <w:rPr>
            <w:noProof/>
            <w:webHidden/>
          </w:rPr>
          <w:fldChar w:fldCharType="begin"/>
        </w:r>
        <w:r>
          <w:rPr>
            <w:noProof/>
            <w:webHidden/>
          </w:rPr>
          <w:instrText xml:space="preserve"> PAGEREF _Toc512607036 \h </w:instrText>
        </w:r>
      </w:ins>
      <w:r>
        <w:rPr>
          <w:noProof/>
          <w:webHidden/>
        </w:rPr>
      </w:r>
      <w:r>
        <w:rPr>
          <w:noProof/>
          <w:webHidden/>
        </w:rPr>
        <w:fldChar w:fldCharType="separate"/>
      </w:r>
      <w:ins w:id="156" w:author="Keith Oulson" w:date="2018-04-27T15:41:00Z">
        <w:r>
          <w:rPr>
            <w:noProof/>
            <w:webHidden/>
          </w:rPr>
          <w:t>12</w:t>
        </w:r>
        <w:r>
          <w:rPr>
            <w:noProof/>
            <w:webHidden/>
          </w:rPr>
          <w:fldChar w:fldCharType="end"/>
        </w:r>
        <w:r w:rsidRPr="009863B0">
          <w:rPr>
            <w:rStyle w:val="Hyperlink"/>
            <w:noProof/>
          </w:rPr>
          <w:fldChar w:fldCharType="end"/>
        </w:r>
      </w:ins>
    </w:p>
    <w:p w14:paraId="1DAA56C6" w14:textId="1D048561" w:rsidR="00517336" w:rsidRDefault="00517336">
      <w:pPr>
        <w:pStyle w:val="TOC3"/>
        <w:tabs>
          <w:tab w:val="left" w:pos="1320"/>
          <w:tab w:val="right" w:leader="dot" w:pos="9350"/>
        </w:tabs>
        <w:rPr>
          <w:ins w:id="157" w:author="Keith Oulson" w:date="2018-04-27T15:41:00Z"/>
          <w:rFonts w:asciiTheme="minorHAnsi" w:eastAsiaTheme="minorEastAsia" w:hAnsiTheme="minorHAnsi" w:cstheme="minorBidi"/>
          <w:iCs w:val="0"/>
          <w:noProof/>
          <w:sz w:val="22"/>
          <w:szCs w:val="22"/>
        </w:rPr>
      </w:pPr>
      <w:ins w:id="158"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"_Toc512607037"</w:instrText>
        </w:r>
        <w:r w:rsidRPr="009863B0">
          <w:rPr>
            <w:rStyle w:val="Hyperlink"/>
            <w:noProof/>
          </w:rPr>
          <w:instrText xml:space="preserve"> </w:instrText>
        </w:r>
        <w:r w:rsidRPr="009863B0">
          <w:rPr>
            <w:rStyle w:val="Hyperlink"/>
            <w:noProof/>
          </w:rPr>
          <w:fldChar w:fldCharType="separate"/>
        </w:r>
        <w:r w:rsidRPr="009863B0">
          <w:rPr>
            <w:rStyle w:val="Hyperlink"/>
            <w:noProof/>
          </w:rPr>
          <w:t>2.7.3</w:t>
        </w:r>
        <w:r>
          <w:rPr>
            <w:rFonts w:asciiTheme="minorHAnsi" w:eastAsiaTheme="minorEastAsia" w:hAnsiTheme="minorHAnsi" w:cstheme="minorBidi"/>
            <w:iCs w:val="0"/>
            <w:noProof/>
            <w:sz w:val="22"/>
            <w:szCs w:val="22"/>
          </w:rPr>
          <w:tab/>
        </w:r>
        <w:r w:rsidRPr="009863B0">
          <w:rPr>
            <w:rStyle w:val="Hyperlink"/>
            <w:noProof/>
          </w:rPr>
          <w:t>System Configuration</w:t>
        </w:r>
        <w:r>
          <w:rPr>
            <w:noProof/>
            <w:webHidden/>
          </w:rPr>
          <w:tab/>
        </w:r>
        <w:r>
          <w:rPr>
            <w:noProof/>
            <w:webHidden/>
          </w:rPr>
          <w:fldChar w:fldCharType="begin"/>
        </w:r>
        <w:r>
          <w:rPr>
            <w:noProof/>
            <w:webHidden/>
          </w:rPr>
          <w:instrText xml:space="preserve"> PAGEREF _Toc512607037 \h </w:instrText>
        </w:r>
      </w:ins>
      <w:r>
        <w:rPr>
          <w:noProof/>
          <w:webHidden/>
        </w:rPr>
      </w:r>
      <w:r>
        <w:rPr>
          <w:noProof/>
          <w:webHidden/>
        </w:rPr>
        <w:fldChar w:fldCharType="separate"/>
      </w:r>
      <w:ins w:id="159" w:author="Keith Oulson" w:date="2018-04-27T15:41:00Z">
        <w:r>
          <w:rPr>
            <w:noProof/>
            <w:webHidden/>
          </w:rPr>
          <w:t>12</w:t>
        </w:r>
        <w:r>
          <w:rPr>
            <w:noProof/>
            <w:webHidden/>
          </w:rPr>
          <w:fldChar w:fldCharType="end"/>
        </w:r>
        <w:r w:rsidRPr="009863B0">
          <w:rPr>
            <w:rStyle w:val="Hyperlink"/>
            <w:noProof/>
          </w:rPr>
          <w:fldChar w:fldCharType="end"/>
        </w:r>
      </w:ins>
    </w:p>
    <w:p w14:paraId="2ACF9936" w14:textId="22052971" w:rsidR="00517336" w:rsidRDefault="00517336">
      <w:pPr>
        <w:pStyle w:val="TOC2"/>
        <w:tabs>
          <w:tab w:val="left" w:pos="880"/>
          <w:tab w:val="right" w:leader="dot" w:pos="9350"/>
        </w:tabs>
        <w:rPr>
          <w:ins w:id="160" w:author="Keith Oulson" w:date="2018-04-27T15:41:00Z"/>
          <w:rFonts w:asciiTheme="minorHAnsi" w:eastAsiaTheme="minorEastAsia" w:hAnsiTheme="minorHAnsi" w:cstheme="minorBidi"/>
          <w:b w:val="0"/>
          <w:noProof/>
          <w:sz w:val="22"/>
          <w:szCs w:val="22"/>
        </w:rPr>
      </w:pPr>
      <w:ins w:id="161"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"_Toc512607038"</w:instrText>
        </w:r>
        <w:r w:rsidRPr="009863B0">
          <w:rPr>
            <w:rStyle w:val="Hyperlink"/>
            <w:noProof/>
          </w:rPr>
          <w:instrText xml:space="preserve"> </w:instrText>
        </w:r>
        <w:r w:rsidRPr="009863B0">
          <w:rPr>
            <w:rStyle w:val="Hyperlink"/>
            <w:noProof/>
          </w:rPr>
          <w:fldChar w:fldCharType="separate"/>
        </w:r>
        <w:r w:rsidRPr="009863B0">
          <w:rPr>
            <w:rStyle w:val="Hyperlink"/>
            <w:noProof/>
          </w:rPr>
          <w:t>2.8</w:t>
        </w:r>
        <w:r>
          <w:rPr>
            <w:rFonts w:asciiTheme="minorHAnsi" w:eastAsiaTheme="minorEastAsia" w:hAnsiTheme="minorHAnsi" w:cstheme="minorBidi"/>
            <w:b w:val="0"/>
            <w:noProof/>
            <w:sz w:val="22"/>
            <w:szCs w:val="22"/>
          </w:rPr>
          <w:tab/>
        </w:r>
        <w:r w:rsidRPr="009863B0">
          <w:rPr>
            <w:rStyle w:val="Hyperlink"/>
            <w:noProof/>
          </w:rPr>
          <w:t>Performance Requirements</w:t>
        </w:r>
        <w:r>
          <w:rPr>
            <w:noProof/>
            <w:webHidden/>
          </w:rPr>
          <w:tab/>
        </w:r>
        <w:r>
          <w:rPr>
            <w:noProof/>
            <w:webHidden/>
          </w:rPr>
          <w:fldChar w:fldCharType="begin"/>
        </w:r>
        <w:r>
          <w:rPr>
            <w:noProof/>
            <w:webHidden/>
          </w:rPr>
          <w:instrText xml:space="preserve"> PAGEREF _Toc512607038 \h </w:instrText>
        </w:r>
      </w:ins>
      <w:r>
        <w:rPr>
          <w:noProof/>
          <w:webHidden/>
        </w:rPr>
      </w:r>
      <w:r>
        <w:rPr>
          <w:noProof/>
          <w:webHidden/>
        </w:rPr>
        <w:fldChar w:fldCharType="separate"/>
      </w:r>
      <w:ins w:id="162" w:author="Keith Oulson" w:date="2018-04-27T15:41:00Z">
        <w:r>
          <w:rPr>
            <w:noProof/>
            <w:webHidden/>
          </w:rPr>
          <w:t>12</w:t>
        </w:r>
        <w:r>
          <w:rPr>
            <w:noProof/>
            <w:webHidden/>
          </w:rPr>
          <w:fldChar w:fldCharType="end"/>
        </w:r>
        <w:r w:rsidRPr="009863B0">
          <w:rPr>
            <w:rStyle w:val="Hyperlink"/>
            <w:noProof/>
          </w:rPr>
          <w:fldChar w:fldCharType="end"/>
        </w:r>
      </w:ins>
    </w:p>
    <w:p w14:paraId="793577B1" w14:textId="3559E574" w:rsidR="00517336" w:rsidRDefault="00517336">
      <w:pPr>
        <w:pStyle w:val="TOC2"/>
        <w:tabs>
          <w:tab w:val="left" w:pos="880"/>
          <w:tab w:val="right" w:leader="dot" w:pos="9350"/>
        </w:tabs>
        <w:rPr>
          <w:ins w:id="163" w:author="Keith Oulson" w:date="2018-04-27T15:41:00Z"/>
          <w:rFonts w:asciiTheme="minorHAnsi" w:eastAsiaTheme="minorEastAsia" w:hAnsiTheme="minorHAnsi" w:cstheme="minorBidi"/>
          <w:b w:val="0"/>
          <w:noProof/>
          <w:sz w:val="22"/>
          <w:szCs w:val="22"/>
        </w:rPr>
      </w:pPr>
      <w:ins w:id="164"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"_Toc512607039"</w:instrText>
        </w:r>
        <w:r w:rsidRPr="009863B0">
          <w:rPr>
            <w:rStyle w:val="Hyperlink"/>
            <w:noProof/>
          </w:rPr>
          <w:instrText xml:space="preserve"> </w:instrText>
        </w:r>
        <w:r w:rsidRPr="009863B0">
          <w:rPr>
            <w:rStyle w:val="Hyperlink"/>
            <w:noProof/>
          </w:rPr>
          <w:fldChar w:fldCharType="separate"/>
        </w:r>
        <w:r w:rsidRPr="009863B0">
          <w:rPr>
            <w:rStyle w:val="Hyperlink"/>
            <w:noProof/>
          </w:rPr>
          <w:t>2.9</w:t>
        </w:r>
        <w:r>
          <w:rPr>
            <w:rFonts w:asciiTheme="minorHAnsi" w:eastAsiaTheme="minorEastAsia" w:hAnsiTheme="minorHAnsi" w:cstheme="minorBidi"/>
            <w:b w:val="0"/>
            <w:noProof/>
            <w:sz w:val="22"/>
            <w:szCs w:val="22"/>
          </w:rPr>
          <w:tab/>
        </w:r>
        <w:r w:rsidRPr="009863B0">
          <w:rPr>
            <w:rStyle w:val="Hyperlink"/>
            <w:noProof/>
          </w:rPr>
          <w:t>Security</w:t>
        </w:r>
        <w:r>
          <w:rPr>
            <w:noProof/>
            <w:webHidden/>
          </w:rPr>
          <w:tab/>
        </w:r>
        <w:r>
          <w:rPr>
            <w:noProof/>
            <w:webHidden/>
          </w:rPr>
          <w:fldChar w:fldCharType="begin"/>
        </w:r>
        <w:r>
          <w:rPr>
            <w:noProof/>
            <w:webHidden/>
          </w:rPr>
          <w:instrText xml:space="preserve"> PAGEREF _Toc512607039 \h </w:instrText>
        </w:r>
      </w:ins>
      <w:r>
        <w:rPr>
          <w:noProof/>
          <w:webHidden/>
        </w:rPr>
      </w:r>
      <w:r>
        <w:rPr>
          <w:noProof/>
          <w:webHidden/>
        </w:rPr>
        <w:fldChar w:fldCharType="separate"/>
      </w:r>
      <w:ins w:id="165" w:author="Keith Oulson" w:date="2018-04-27T15:41:00Z">
        <w:r>
          <w:rPr>
            <w:noProof/>
            <w:webHidden/>
          </w:rPr>
          <w:t>12</w:t>
        </w:r>
        <w:r>
          <w:rPr>
            <w:noProof/>
            <w:webHidden/>
          </w:rPr>
          <w:fldChar w:fldCharType="end"/>
        </w:r>
        <w:r w:rsidRPr="009863B0">
          <w:rPr>
            <w:rStyle w:val="Hyperlink"/>
            <w:noProof/>
          </w:rPr>
          <w:fldChar w:fldCharType="end"/>
        </w:r>
      </w:ins>
    </w:p>
    <w:p w14:paraId="133DC1A8" w14:textId="5C72DE2C" w:rsidR="00517336" w:rsidRDefault="00517336">
      <w:pPr>
        <w:pStyle w:val="TOC2"/>
        <w:tabs>
          <w:tab w:val="left" w:pos="880"/>
          <w:tab w:val="right" w:leader="dot" w:pos="9350"/>
        </w:tabs>
        <w:rPr>
          <w:ins w:id="166" w:author="Keith Oulson" w:date="2018-04-27T15:41:00Z"/>
          <w:rFonts w:asciiTheme="minorHAnsi" w:eastAsiaTheme="minorEastAsia" w:hAnsiTheme="minorHAnsi" w:cstheme="minorBidi"/>
          <w:b w:val="0"/>
          <w:noProof/>
          <w:sz w:val="22"/>
          <w:szCs w:val="22"/>
        </w:rPr>
      </w:pPr>
      <w:ins w:id="167"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"_Toc512607040"</w:instrText>
        </w:r>
        <w:r w:rsidRPr="009863B0">
          <w:rPr>
            <w:rStyle w:val="Hyperlink"/>
            <w:noProof/>
          </w:rPr>
          <w:instrText xml:space="preserve"> </w:instrText>
        </w:r>
        <w:r w:rsidRPr="009863B0">
          <w:rPr>
            <w:rStyle w:val="Hyperlink"/>
            <w:noProof/>
          </w:rPr>
          <w:fldChar w:fldCharType="separate"/>
        </w:r>
        <w:r w:rsidRPr="009863B0">
          <w:rPr>
            <w:rStyle w:val="Hyperlink"/>
            <w:noProof/>
          </w:rPr>
          <w:t>2.10</w:t>
        </w:r>
        <w:r>
          <w:rPr>
            <w:rFonts w:asciiTheme="minorHAnsi" w:eastAsiaTheme="minorEastAsia" w:hAnsiTheme="minorHAnsi" w:cstheme="minorBidi"/>
            <w:b w:val="0"/>
            <w:noProof/>
            <w:sz w:val="22"/>
            <w:szCs w:val="22"/>
          </w:rPr>
          <w:tab/>
        </w:r>
        <w:r w:rsidRPr="009863B0">
          <w:rPr>
            <w:rStyle w:val="Hyperlink"/>
            <w:noProof/>
          </w:rPr>
          <w:t>Testing Requirements</w:t>
        </w:r>
        <w:r>
          <w:rPr>
            <w:noProof/>
            <w:webHidden/>
          </w:rPr>
          <w:tab/>
        </w:r>
        <w:r>
          <w:rPr>
            <w:noProof/>
            <w:webHidden/>
          </w:rPr>
          <w:fldChar w:fldCharType="begin"/>
        </w:r>
        <w:r>
          <w:rPr>
            <w:noProof/>
            <w:webHidden/>
          </w:rPr>
          <w:instrText xml:space="preserve"> PAGEREF _Toc512607040 \h </w:instrText>
        </w:r>
      </w:ins>
      <w:r>
        <w:rPr>
          <w:noProof/>
          <w:webHidden/>
        </w:rPr>
      </w:r>
      <w:r>
        <w:rPr>
          <w:noProof/>
          <w:webHidden/>
        </w:rPr>
        <w:fldChar w:fldCharType="separate"/>
      </w:r>
      <w:ins w:id="168" w:author="Keith Oulson" w:date="2018-04-27T15:41:00Z">
        <w:r>
          <w:rPr>
            <w:noProof/>
            <w:webHidden/>
          </w:rPr>
          <w:t>12</w:t>
        </w:r>
        <w:r>
          <w:rPr>
            <w:noProof/>
            <w:webHidden/>
          </w:rPr>
          <w:fldChar w:fldCharType="end"/>
        </w:r>
        <w:r w:rsidRPr="009863B0">
          <w:rPr>
            <w:rStyle w:val="Hyperlink"/>
            <w:noProof/>
          </w:rPr>
          <w:fldChar w:fldCharType="end"/>
        </w:r>
      </w:ins>
    </w:p>
    <w:p w14:paraId="433B035A" w14:textId="77997398" w:rsidR="00517336" w:rsidRDefault="00517336">
      <w:pPr>
        <w:pStyle w:val="TOC3"/>
        <w:tabs>
          <w:tab w:val="left" w:pos="1320"/>
          <w:tab w:val="right" w:leader="dot" w:pos="9350"/>
        </w:tabs>
        <w:rPr>
          <w:ins w:id="169" w:author="Keith Oulson" w:date="2018-04-27T15:41:00Z"/>
          <w:rFonts w:asciiTheme="minorHAnsi" w:eastAsiaTheme="minorEastAsia" w:hAnsiTheme="minorHAnsi" w:cstheme="minorBidi"/>
          <w:iCs w:val="0"/>
          <w:noProof/>
          <w:sz w:val="22"/>
          <w:szCs w:val="22"/>
        </w:rPr>
      </w:pPr>
      <w:ins w:id="170"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"_Toc512607043"</w:instrText>
        </w:r>
        <w:r w:rsidRPr="009863B0">
          <w:rPr>
            <w:rStyle w:val="Hyperlink"/>
            <w:noProof/>
          </w:rPr>
          <w:instrText xml:space="preserve"> </w:instrText>
        </w:r>
        <w:r w:rsidRPr="009863B0">
          <w:rPr>
            <w:rStyle w:val="Hyperlink"/>
            <w:noProof/>
          </w:rPr>
          <w:fldChar w:fldCharType="separate"/>
        </w:r>
        <w:r w:rsidRPr="009863B0">
          <w:rPr>
            <w:rStyle w:val="Hyperlink"/>
            <w:noProof/>
          </w:rPr>
          <w:t>2.10.1</w:t>
        </w:r>
        <w:r>
          <w:rPr>
            <w:rFonts w:asciiTheme="minorHAnsi" w:eastAsiaTheme="minorEastAsia" w:hAnsiTheme="minorHAnsi" w:cstheme="minorBidi"/>
            <w:iCs w:val="0"/>
            <w:noProof/>
            <w:sz w:val="22"/>
            <w:szCs w:val="22"/>
          </w:rPr>
          <w:tab/>
        </w:r>
        <w:r w:rsidRPr="009863B0">
          <w:rPr>
            <w:rStyle w:val="Hyperlink"/>
            <w:noProof/>
          </w:rPr>
          <w:t>Comparison of Data</w:t>
        </w:r>
        <w:r>
          <w:rPr>
            <w:noProof/>
            <w:webHidden/>
          </w:rPr>
          <w:tab/>
        </w:r>
        <w:r>
          <w:rPr>
            <w:noProof/>
            <w:webHidden/>
          </w:rPr>
          <w:fldChar w:fldCharType="begin"/>
        </w:r>
        <w:r>
          <w:rPr>
            <w:noProof/>
            <w:webHidden/>
          </w:rPr>
          <w:instrText xml:space="preserve"> PAGEREF _Toc512607043 \h </w:instrText>
        </w:r>
      </w:ins>
      <w:r>
        <w:rPr>
          <w:noProof/>
          <w:webHidden/>
        </w:rPr>
      </w:r>
      <w:r>
        <w:rPr>
          <w:noProof/>
          <w:webHidden/>
        </w:rPr>
        <w:fldChar w:fldCharType="separate"/>
      </w:r>
      <w:ins w:id="171" w:author="Keith Oulson" w:date="2018-04-27T15:41:00Z">
        <w:r>
          <w:rPr>
            <w:noProof/>
            <w:webHidden/>
          </w:rPr>
          <w:t>12</w:t>
        </w:r>
        <w:r>
          <w:rPr>
            <w:noProof/>
            <w:webHidden/>
          </w:rPr>
          <w:fldChar w:fldCharType="end"/>
        </w:r>
        <w:r w:rsidRPr="009863B0">
          <w:rPr>
            <w:rStyle w:val="Hyperlink"/>
            <w:noProof/>
          </w:rPr>
          <w:fldChar w:fldCharType="end"/>
        </w:r>
      </w:ins>
    </w:p>
    <w:p w14:paraId="49FC6BD0" w14:textId="271F5A48" w:rsidR="00517336" w:rsidRDefault="00517336">
      <w:pPr>
        <w:pStyle w:val="TOC3"/>
        <w:tabs>
          <w:tab w:val="left" w:pos="1320"/>
          <w:tab w:val="right" w:leader="dot" w:pos="9350"/>
        </w:tabs>
        <w:rPr>
          <w:ins w:id="172" w:author="Keith Oulson" w:date="2018-04-27T15:41:00Z"/>
          <w:rFonts w:asciiTheme="minorHAnsi" w:eastAsiaTheme="minorEastAsia" w:hAnsiTheme="minorHAnsi" w:cstheme="minorBidi"/>
          <w:iCs w:val="0"/>
          <w:noProof/>
          <w:sz w:val="22"/>
          <w:szCs w:val="22"/>
        </w:rPr>
      </w:pPr>
      <w:ins w:id="173"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"_Toc512607044"</w:instrText>
        </w:r>
        <w:r w:rsidRPr="009863B0">
          <w:rPr>
            <w:rStyle w:val="Hyperlink"/>
            <w:noProof/>
          </w:rPr>
          <w:instrText xml:space="preserve"> </w:instrText>
        </w:r>
        <w:r w:rsidRPr="009863B0">
          <w:rPr>
            <w:rStyle w:val="Hyperlink"/>
            <w:noProof/>
          </w:rPr>
          <w:fldChar w:fldCharType="separate"/>
        </w:r>
        <w:r w:rsidRPr="009863B0">
          <w:rPr>
            <w:rStyle w:val="Hyperlink"/>
            <w:noProof/>
          </w:rPr>
          <w:t>2.10.2</w:t>
        </w:r>
        <w:r>
          <w:rPr>
            <w:rFonts w:asciiTheme="minorHAnsi" w:eastAsiaTheme="minorEastAsia" w:hAnsiTheme="minorHAnsi" w:cstheme="minorBidi"/>
            <w:iCs w:val="0"/>
            <w:noProof/>
            <w:sz w:val="22"/>
            <w:szCs w:val="22"/>
          </w:rPr>
          <w:tab/>
        </w:r>
        <w:r w:rsidRPr="009863B0">
          <w:rPr>
            <w:rStyle w:val="Hyperlink"/>
            <w:noProof/>
          </w:rPr>
          <w:t>Completeness</w:t>
        </w:r>
        <w:r>
          <w:rPr>
            <w:noProof/>
            <w:webHidden/>
          </w:rPr>
          <w:tab/>
        </w:r>
        <w:r>
          <w:rPr>
            <w:noProof/>
            <w:webHidden/>
          </w:rPr>
          <w:fldChar w:fldCharType="begin"/>
        </w:r>
        <w:r>
          <w:rPr>
            <w:noProof/>
            <w:webHidden/>
          </w:rPr>
          <w:instrText xml:space="preserve"> PAGEREF _Toc512607044 \h </w:instrText>
        </w:r>
      </w:ins>
      <w:r>
        <w:rPr>
          <w:noProof/>
          <w:webHidden/>
        </w:rPr>
      </w:r>
      <w:r>
        <w:rPr>
          <w:noProof/>
          <w:webHidden/>
        </w:rPr>
        <w:fldChar w:fldCharType="separate"/>
      </w:r>
      <w:ins w:id="174" w:author="Keith Oulson" w:date="2018-04-27T15:41:00Z">
        <w:r>
          <w:rPr>
            <w:noProof/>
            <w:webHidden/>
          </w:rPr>
          <w:t>12</w:t>
        </w:r>
        <w:r>
          <w:rPr>
            <w:noProof/>
            <w:webHidden/>
          </w:rPr>
          <w:fldChar w:fldCharType="end"/>
        </w:r>
        <w:r w:rsidRPr="009863B0">
          <w:rPr>
            <w:rStyle w:val="Hyperlink"/>
            <w:noProof/>
          </w:rPr>
          <w:fldChar w:fldCharType="end"/>
        </w:r>
      </w:ins>
    </w:p>
    <w:p w14:paraId="73C0D56A" w14:textId="240EE812" w:rsidR="00517336" w:rsidRDefault="00517336">
      <w:pPr>
        <w:pStyle w:val="TOC3"/>
        <w:tabs>
          <w:tab w:val="left" w:pos="1320"/>
          <w:tab w:val="right" w:leader="dot" w:pos="9350"/>
        </w:tabs>
        <w:rPr>
          <w:ins w:id="175" w:author="Keith Oulson" w:date="2018-04-27T15:41:00Z"/>
          <w:rFonts w:asciiTheme="minorHAnsi" w:eastAsiaTheme="minorEastAsia" w:hAnsiTheme="minorHAnsi" w:cstheme="minorBidi"/>
          <w:iCs w:val="0"/>
          <w:noProof/>
          <w:sz w:val="22"/>
          <w:szCs w:val="22"/>
        </w:rPr>
      </w:pPr>
      <w:ins w:id="176"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"_Toc512607045"</w:instrText>
        </w:r>
        <w:r w:rsidRPr="009863B0">
          <w:rPr>
            <w:rStyle w:val="Hyperlink"/>
            <w:noProof/>
          </w:rPr>
          <w:instrText xml:space="preserve"> </w:instrText>
        </w:r>
        <w:r w:rsidRPr="009863B0">
          <w:rPr>
            <w:rStyle w:val="Hyperlink"/>
            <w:noProof/>
          </w:rPr>
          <w:fldChar w:fldCharType="separate"/>
        </w:r>
        <w:r w:rsidRPr="009863B0">
          <w:rPr>
            <w:rStyle w:val="Hyperlink"/>
            <w:noProof/>
          </w:rPr>
          <w:t>2.10.3</w:t>
        </w:r>
        <w:r>
          <w:rPr>
            <w:rFonts w:asciiTheme="minorHAnsi" w:eastAsiaTheme="minorEastAsia" w:hAnsiTheme="minorHAnsi" w:cstheme="minorBidi"/>
            <w:iCs w:val="0"/>
            <w:noProof/>
            <w:sz w:val="22"/>
            <w:szCs w:val="22"/>
          </w:rPr>
          <w:tab/>
        </w:r>
        <w:r w:rsidRPr="009863B0">
          <w:rPr>
            <w:rStyle w:val="Hyperlink"/>
            <w:noProof/>
          </w:rPr>
          <w:t>Load Testing</w:t>
        </w:r>
        <w:r>
          <w:rPr>
            <w:noProof/>
            <w:webHidden/>
          </w:rPr>
          <w:tab/>
        </w:r>
        <w:r>
          <w:rPr>
            <w:noProof/>
            <w:webHidden/>
          </w:rPr>
          <w:fldChar w:fldCharType="begin"/>
        </w:r>
        <w:r>
          <w:rPr>
            <w:noProof/>
            <w:webHidden/>
          </w:rPr>
          <w:instrText xml:space="preserve"> PAGEREF _Toc512607045 \h </w:instrText>
        </w:r>
      </w:ins>
      <w:r>
        <w:rPr>
          <w:noProof/>
          <w:webHidden/>
        </w:rPr>
      </w:r>
      <w:r>
        <w:rPr>
          <w:noProof/>
          <w:webHidden/>
        </w:rPr>
        <w:fldChar w:fldCharType="separate"/>
      </w:r>
      <w:ins w:id="177" w:author="Keith Oulson" w:date="2018-04-27T15:41:00Z">
        <w:r>
          <w:rPr>
            <w:noProof/>
            <w:webHidden/>
          </w:rPr>
          <w:t>12</w:t>
        </w:r>
        <w:r>
          <w:rPr>
            <w:noProof/>
            <w:webHidden/>
          </w:rPr>
          <w:fldChar w:fldCharType="end"/>
        </w:r>
        <w:r w:rsidRPr="009863B0">
          <w:rPr>
            <w:rStyle w:val="Hyperlink"/>
            <w:noProof/>
          </w:rPr>
          <w:fldChar w:fldCharType="end"/>
        </w:r>
      </w:ins>
    </w:p>
    <w:p w14:paraId="47C82EF4" w14:textId="52E765A7" w:rsidR="00517336" w:rsidRDefault="00517336">
      <w:pPr>
        <w:pStyle w:val="TOC2"/>
        <w:tabs>
          <w:tab w:val="left" w:pos="880"/>
          <w:tab w:val="right" w:leader="dot" w:pos="9350"/>
        </w:tabs>
        <w:rPr>
          <w:ins w:id="178" w:author="Keith Oulson" w:date="2018-04-27T15:41:00Z"/>
          <w:rFonts w:asciiTheme="minorHAnsi" w:eastAsiaTheme="minorEastAsia" w:hAnsiTheme="minorHAnsi" w:cstheme="minorBidi"/>
          <w:b w:val="0"/>
          <w:noProof/>
          <w:sz w:val="22"/>
          <w:szCs w:val="22"/>
        </w:rPr>
      </w:pPr>
      <w:ins w:id="179"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"_Toc512607046"</w:instrText>
        </w:r>
        <w:r w:rsidRPr="009863B0">
          <w:rPr>
            <w:rStyle w:val="Hyperlink"/>
            <w:noProof/>
          </w:rPr>
          <w:instrText xml:space="preserve"> </w:instrText>
        </w:r>
        <w:r w:rsidRPr="009863B0">
          <w:rPr>
            <w:rStyle w:val="Hyperlink"/>
            <w:noProof/>
          </w:rPr>
          <w:fldChar w:fldCharType="separate"/>
        </w:r>
        <w:r w:rsidRPr="009863B0">
          <w:rPr>
            <w:rStyle w:val="Hyperlink"/>
            <w:noProof/>
          </w:rPr>
          <w:t>2.11</w:t>
        </w:r>
        <w:r>
          <w:rPr>
            <w:rFonts w:asciiTheme="minorHAnsi" w:eastAsiaTheme="minorEastAsia" w:hAnsiTheme="minorHAnsi" w:cstheme="minorBidi"/>
            <w:b w:val="0"/>
            <w:noProof/>
            <w:sz w:val="22"/>
            <w:szCs w:val="22"/>
          </w:rPr>
          <w:tab/>
        </w:r>
        <w:r w:rsidRPr="009863B0">
          <w:rPr>
            <w:rStyle w:val="Hyperlink"/>
            <w:noProof/>
          </w:rPr>
          <w:t>Policies and Constraints</w:t>
        </w:r>
        <w:r>
          <w:rPr>
            <w:noProof/>
            <w:webHidden/>
          </w:rPr>
          <w:tab/>
        </w:r>
        <w:r>
          <w:rPr>
            <w:noProof/>
            <w:webHidden/>
          </w:rPr>
          <w:fldChar w:fldCharType="begin"/>
        </w:r>
        <w:r>
          <w:rPr>
            <w:noProof/>
            <w:webHidden/>
          </w:rPr>
          <w:instrText xml:space="preserve"> PAGEREF _Toc512607046 \h </w:instrText>
        </w:r>
      </w:ins>
      <w:r>
        <w:rPr>
          <w:noProof/>
          <w:webHidden/>
        </w:rPr>
      </w:r>
      <w:r>
        <w:rPr>
          <w:noProof/>
          <w:webHidden/>
        </w:rPr>
        <w:fldChar w:fldCharType="separate"/>
      </w:r>
      <w:ins w:id="180" w:author="Keith Oulson" w:date="2018-04-27T15:41:00Z">
        <w:r>
          <w:rPr>
            <w:noProof/>
            <w:webHidden/>
          </w:rPr>
          <w:t>13</w:t>
        </w:r>
        <w:r>
          <w:rPr>
            <w:noProof/>
            <w:webHidden/>
          </w:rPr>
          <w:fldChar w:fldCharType="end"/>
        </w:r>
        <w:r w:rsidRPr="009863B0">
          <w:rPr>
            <w:rStyle w:val="Hyperlink"/>
            <w:noProof/>
          </w:rPr>
          <w:fldChar w:fldCharType="end"/>
        </w:r>
      </w:ins>
    </w:p>
    <w:p w14:paraId="65BE32C3" w14:textId="694CA961" w:rsidR="00517336" w:rsidRDefault="00517336">
      <w:pPr>
        <w:pStyle w:val="TOC3"/>
        <w:tabs>
          <w:tab w:val="left" w:pos="1320"/>
          <w:tab w:val="right" w:leader="dot" w:pos="9350"/>
        </w:tabs>
        <w:rPr>
          <w:ins w:id="181" w:author="Keith Oulson" w:date="2018-04-27T15:41:00Z"/>
          <w:rFonts w:asciiTheme="minorHAnsi" w:eastAsiaTheme="minorEastAsia" w:hAnsiTheme="minorHAnsi" w:cstheme="minorBidi"/>
          <w:iCs w:val="0"/>
          <w:noProof/>
          <w:sz w:val="22"/>
          <w:szCs w:val="22"/>
        </w:rPr>
      </w:pPr>
      <w:ins w:id="182"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"_Toc512607049"</w:instrText>
        </w:r>
        <w:r w:rsidRPr="009863B0">
          <w:rPr>
            <w:rStyle w:val="Hyperlink"/>
            <w:noProof/>
          </w:rPr>
          <w:instrText xml:space="preserve"> </w:instrText>
        </w:r>
        <w:r w:rsidRPr="009863B0">
          <w:rPr>
            <w:rStyle w:val="Hyperlink"/>
            <w:noProof/>
          </w:rPr>
          <w:fldChar w:fldCharType="separate"/>
        </w:r>
        <w:r w:rsidRPr="009863B0">
          <w:rPr>
            <w:rStyle w:val="Hyperlink"/>
            <w:noProof/>
          </w:rPr>
          <w:t>2.11.1</w:t>
        </w:r>
        <w:r>
          <w:rPr>
            <w:rFonts w:asciiTheme="minorHAnsi" w:eastAsiaTheme="minorEastAsia" w:hAnsiTheme="minorHAnsi" w:cstheme="minorBidi"/>
            <w:iCs w:val="0"/>
            <w:noProof/>
            <w:sz w:val="22"/>
            <w:szCs w:val="22"/>
          </w:rPr>
          <w:tab/>
        </w:r>
        <w:r w:rsidRPr="009863B0">
          <w:rPr>
            <w:rStyle w:val="Hyperlink"/>
            <w:noProof/>
          </w:rPr>
          <w:t>HIPAA Compliance</w:t>
        </w:r>
        <w:r>
          <w:rPr>
            <w:noProof/>
            <w:webHidden/>
          </w:rPr>
          <w:tab/>
        </w:r>
        <w:r>
          <w:rPr>
            <w:noProof/>
            <w:webHidden/>
          </w:rPr>
          <w:fldChar w:fldCharType="begin"/>
        </w:r>
        <w:r>
          <w:rPr>
            <w:noProof/>
            <w:webHidden/>
          </w:rPr>
          <w:instrText xml:space="preserve"> PAGEREF _Toc512607049 \h </w:instrText>
        </w:r>
      </w:ins>
      <w:r>
        <w:rPr>
          <w:noProof/>
          <w:webHidden/>
        </w:rPr>
      </w:r>
      <w:r>
        <w:rPr>
          <w:noProof/>
          <w:webHidden/>
        </w:rPr>
        <w:fldChar w:fldCharType="separate"/>
      </w:r>
      <w:ins w:id="183" w:author="Keith Oulson" w:date="2018-04-27T15:41:00Z">
        <w:r>
          <w:rPr>
            <w:noProof/>
            <w:webHidden/>
          </w:rPr>
          <w:t>13</w:t>
        </w:r>
        <w:r>
          <w:rPr>
            <w:noProof/>
            <w:webHidden/>
          </w:rPr>
          <w:fldChar w:fldCharType="end"/>
        </w:r>
        <w:r w:rsidRPr="009863B0">
          <w:rPr>
            <w:rStyle w:val="Hyperlink"/>
            <w:noProof/>
          </w:rPr>
          <w:fldChar w:fldCharType="end"/>
        </w:r>
      </w:ins>
    </w:p>
    <w:p w14:paraId="4CAE40CD" w14:textId="3467FE49" w:rsidR="00517336" w:rsidRDefault="00517336">
      <w:pPr>
        <w:pStyle w:val="TOC1"/>
        <w:tabs>
          <w:tab w:val="left" w:pos="440"/>
          <w:tab w:val="right" w:leader="dot" w:pos="9350"/>
        </w:tabs>
        <w:rPr>
          <w:ins w:id="184" w:author="Keith Oulson" w:date="2018-04-27T15:41:00Z"/>
          <w:rFonts w:asciiTheme="minorHAnsi" w:eastAsiaTheme="minorEastAsia" w:hAnsiTheme="minorHAnsi" w:cstheme="minorBidi"/>
          <w:b w:val="0"/>
          <w:bCs w:val="0"/>
          <w:noProof/>
          <w:szCs w:val="22"/>
        </w:rPr>
      </w:pPr>
      <w:ins w:id="185"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"_Toc512607050"</w:instrText>
        </w:r>
        <w:r w:rsidRPr="009863B0">
          <w:rPr>
            <w:rStyle w:val="Hyperlink"/>
            <w:noProof/>
          </w:rPr>
          <w:instrText xml:space="preserve"> </w:instrText>
        </w:r>
        <w:r w:rsidRPr="009863B0">
          <w:rPr>
            <w:rStyle w:val="Hyperlink"/>
            <w:noProof/>
          </w:rPr>
          <w:fldChar w:fldCharType="separate"/>
        </w:r>
        <w:r w:rsidRPr="009863B0">
          <w:rPr>
            <w:rStyle w:val="Hyperlink"/>
            <w:noProof/>
          </w:rPr>
          <w:t>3</w:t>
        </w:r>
        <w:r>
          <w:rPr>
            <w:rFonts w:asciiTheme="minorHAnsi" w:eastAsiaTheme="minorEastAsia" w:hAnsiTheme="minorHAnsi" w:cstheme="minorBidi"/>
            <w:b w:val="0"/>
            <w:bCs w:val="0"/>
            <w:noProof/>
            <w:szCs w:val="22"/>
          </w:rPr>
          <w:tab/>
        </w:r>
        <w:r w:rsidRPr="009863B0">
          <w:rPr>
            <w:rStyle w:val="Hyperlink"/>
            <w:noProof/>
          </w:rPr>
          <w:t>Appendix A</w:t>
        </w:r>
        <w:r>
          <w:rPr>
            <w:noProof/>
            <w:webHidden/>
          </w:rPr>
          <w:tab/>
        </w:r>
        <w:r>
          <w:rPr>
            <w:noProof/>
            <w:webHidden/>
          </w:rPr>
          <w:fldChar w:fldCharType="begin"/>
        </w:r>
        <w:r>
          <w:rPr>
            <w:noProof/>
            <w:webHidden/>
          </w:rPr>
          <w:instrText xml:space="preserve"> PAGEREF _Toc512607050 \h </w:instrText>
        </w:r>
      </w:ins>
      <w:r>
        <w:rPr>
          <w:noProof/>
          <w:webHidden/>
        </w:rPr>
      </w:r>
      <w:r>
        <w:rPr>
          <w:noProof/>
          <w:webHidden/>
        </w:rPr>
        <w:fldChar w:fldCharType="separate"/>
      </w:r>
      <w:ins w:id="186" w:author="Keith Oulson" w:date="2018-04-27T15:41:00Z">
        <w:r>
          <w:rPr>
            <w:noProof/>
            <w:webHidden/>
          </w:rPr>
          <w:t>1</w:t>
        </w:r>
        <w:r>
          <w:rPr>
            <w:noProof/>
            <w:webHidden/>
          </w:rPr>
          <w:fldChar w:fldCharType="end"/>
        </w:r>
        <w:r w:rsidRPr="009863B0">
          <w:rPr>
            <w:rStyle w:val="Hyperlink"/>
            <w:noProof/>
          </w:rPr>
          <w:fldChar w:fldCharType="end"/>
        </w:r>
      </w:ins>
    </w:p>
    <w:p w14:paraId="53F8C9C5" w14:textId="18CDEE9F" w:rsidR="00517336" w:rsidRDefault="00517336">
      <w:pPr>
        <w:pStyle w:val="TOC2"/>
        <w:tabs>
          <w:tab w:val="left" w:pos="880"/>
          <w:tab w:val="right" w:leader="dot" w:pos="9350"/>
        </w:tabs>
        <w:rPr>
          <w:ins w:id="187" w:author="Keith Oulson" w:date="2018-04-27T15:41:00Z"/>
          <w:rFonts w:asciiTheme="minorHAnsi" w:eastAsiaTheme="minorEastAsia" w:hAnsiTheme="minorHAnsi" w:cstheme="minorBidi"/>
          <w:b w:val="0"/>
          <w:noProof/>
          <w:sz w:val="22"/>
          <w:szCs w:val="22"/>
        </w:rPr>
      </w:pPr>
      <w:ins w:id="188"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"_Toc512607051"</w:instrText>
        </w:r>
        <w:r w:rsidRPr="009863B0">
          <w:rPr>
            <w:rStyle w:val="Hyperlink"/>
            <w:noProof/>
          </w:rPr>
          <w:instrText xml:space="preserve"> </w:instrText>
        </w:r>
        <w:r w:rsidRPr="009863B0">
          <w:rPr>
            <w:rStyle w:val="Hyperlink"/>
            <w:noProof/>
          </w:rPr>
          <w:fldChar w:fldCharType="separate"/>
        </w:r>
        <w:r w:rsidRPr="009863B0">
          <w:rPr>
            <w:rStyle w:val="Hyperlink"/>
            <w:noProof/>
          </w:rPr>
          <w:t>3.1</w:t>
        </w:r>
        <w:r>
          <w:rPr>
            <w:rFonts w:asciiTheme="minorHAnsi" w:eastAsiaTheme="minorEastAsia" w:hAnsiTheme="minorHAnsi" w:cstheme="minorBidi"/>
            <w:b w:val="0"/>
            <w:noProof/>
            <w:sz w:val="22"/>
            <w:szCs w:val="22"/>
          </w:rPr>
          <w:tab/>
        </w:r>
        <w:r w:rsidRPr="009863B0">
          <w:rPr>
            <w:rStyle w:val="Hyperlink"/>
            <w:noProof/>
          </w:rPr>
          <w:t>Data Elements</w:t>
        </w:r>
        <w:r>
          <w:rPr>
            <w:noProof/>
            <w:webHidden/>
          </w:rPr>
          <w:tab/>
        </w:r>
        <w:r>
          <w:rPr>
            <w:noProof/>
            <w:webHidden/>
          </w:rPr>
          <w:fldChar w:fldCharType="begin"/>
        </w:r>
        <w:r>
          <w:rPr>
            <w:noProof/>
            <w:webHidden/>
          </w:rPr>
          <w:instrText xml:space="preserve"> PAGEREF _Toc512607051 \h </w:instrText>
        </w:r>
      </w:ins>
      <w:r>
        <w:rPr>
          <w:noProof/>
          <w:webHidden/>
        </w:rPr>
      </w:r>
      <w:r>
        <w:rPr>
          <w:noProof/>
          <w:webHidden/>
        </w:rPr>
        <w:fldChar w:fldCharType="separate"/>
      </w:r>
      <w:ins w:id="189" w:author="Keith Oulson" w:date="2018-04-27T15:41:00Z">
        <w:r>
          <w:rPr>
            <w:noProof/>
            <w:webHidden/>
          </w:rPr>
          <w:t>1</w:t>
        </w:r>
        <w:r>
          <w:rPr>
            <w:noProof/>
            <w:webHidden/>
          </w:rPr>
          <w:fldChar w:fldCharType="end"/>
        </w:r>
        <w:r w:rsidRPr="009863B0">
          <w:rPr>
            <w:rStyle w:val="Hyperlink"/>
            <w:noProof/>
          </w:rPr>
          <w:fldChar w:fldCharType="end"/>
        </w:r>
      </w:ins>
    </w:p>
    <w:p w14:paraId="0A61677B" w14:textId="37F268E1" w:rsidR="00517336" w:rsidRDefault="00517336">
      <w:pPr>
        <w:pStyle w:val="TOC2"/>
        <w:tabs>
          <w:tab w:val="left" w:pos="880"/>
          <w:tab w:val="right" w:leader="dot" w:pos="9350"/>
        </w:tabs>
        <w:rPr>
          <w:ins w:id="190" w:author="Keith Oulson" w:date="2018-04-27T15:41:00Z"/>
          <w:rFonts w:asciiTheme="minorHAnsi" w:eastAsiaTheme="minorEastAsia" w:hAnsiTheme="minorHAnsi" w:cstheme="minorBidi"/>
          <w:b w:val="0"/>
          <w:noProof/>
          <w:sz w:val="22"/>
          <w:szCs w:val="22"/>
        </w:rPr>
      </w:pPr>
      <w:ins w:id="191"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"_Toc512607052"</w:instrText>
        </w:r>
        <w:r w:rsidRPr="009863B0">
          <w:rPr>
            <w:rStyle w:val="Hyperlink"/>
            <w:noProof/>
          </w:rPr>
          <w:instrText xml:space="preserve"> </w:instrText>
        </w:r>
        <w:r w:rsidRPr="009863B0">
          <w:rPr>
            <w:rStyle w:val="Hyperlink"/>
            <w:noProof/>
          </w:rPr>
          <w:fldChar w:fldCharType="separate"/>
        </w:r>
        <w:r w:rsidRPr="009863B0">
          <w:rPr>
            <w:rStyle w:val="Hyperlink"/>
            <w:noProof/>
          </w:rPr>
          <w:t>3.2</w:t>
        </w:r>
        <w:r>
          <w:rPr>
            <w:rFonts w:asciiTheme="minorHAnsi" w:eastAsiaTheme="minorEastAsia" w:hAnsiTheme="minorHAnsi" w:cstheme="minorBidi"/>
            <w:b w:val="0"/>
            <w:noProof/>
            <w:sz w:val="22"/>
            <w:szCs w:val="22"/>
          </w:rPr>
          <w:tab/>
        </w:r>
        <w:r w:rsidRPr="009863B0">
          <w:rPr>
            <w:rStyle w:val="Hyperlink"/>
            <w:noProof/>
          </w:rPr>
          <w:t>Bundle</w:t>
        </w:r>
        <w:r>
          <w:rPr>
            <w:noProof/>
            <w:webHidden/>
          </w:rPr>
          <w:tab/>
        </w:r>
        <w:r>
          <w:rPr>
            <w:noProof/>
            <w:webHidden/>
          </w:rPr>
          <w:fldChar w:fldCharType="begin"/>
        </w:r>
        <w:r>
          <w:rPr>
            <w:noProof/>
            <w:webHidden/>
          </w:rPr>
          <w:instrText xml:space="preserve"> PAGEREF _Toc512607052 \h </w:instrText>
        </w:r>
      </w:ins>
      <w:r>
        <w:rPr>
          <w:noProof/>
          <w:webHidden/>
        </w:rPr>
      </w:r>
      <w:r>
        <w:rPr>
          <w:noProof/>
          <w:webHidden/>
        </w:rPr>
        <w:fldChar w:fldCharType="separate"/>
      </w:r>
      <w:ins w:id="192" w:author="Keith Oulson" w:date="2018-04-27T15:41:00Z">
        <w:r>
          <w:rPr>
            <w:noProof/>
            <w:webHidden/>
          </w:rPr>
          <w:t>1</w:t>
        </w:r>
        <w:r>
          <w:rPr>
            <w:noProof/>
            <w:webHidden/>
          </w:rPr>
          <w:fldChar w:fldCharType="end"/>
        </w:r>
        <w:r w:rsidRPr="009863B0">
          <w:rPr>
            <w:rStyle w:val="Hyperlink"/>
            <w:noProof/>
          </w:rPr>
          <w:fldChar w:fldCharType="end"/>
        </w:r>
      </w:ins>
    </w:p>
    <w:p w14:paraId="55CB9626" w14:textId="29D9A1CF" w:rsidR="00517336" w:rsidRDefault="00517336">
      <w:pPr>
        <w:pStyle w:val="TOC2"/>
        <w:tabs>
          <w:tab w:val="left" w:pos="880"/>
          <w:tab w:val="right" w:leader="dot" w:pos="9350"/>
        </w:tabs>
        <w:rPr>
          <w:ins w:id="193" w:author="Keith Oulson" w:date="2018-04-27T15:41:00Z"/>
          <w:rFonts w:asciiTheme="minorHAnsi" w:eastAsiaTheme="minorEastAsia" w:hAnsiTheme="minorHAnsi" w:cstheme="minorBidi"/>
          <w:b w:val="0"/>
          <w:noProof/>
          <w:sz w:val="22"/>
          <w:szCs w:val="22"/>
        </w:rPr>
      </w:pPr>
      <w:ins w:id="194"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"_Toc512607053"</w:instrText>
        </w:r>
        <w:r w:rsidRPr="009863B0">
          <w:rPr>
            <w:rStyle w:val="Hyperlink"/>
            <w:noProof/>
          </w:rPr>
          <w:instrText xml:space="preserve"> </w:instrText>
        </w:r>
        <w:r w:rsidRPr="009863B0">
          <w:rPr>
            <w:rStyle w:val="Hyperlink"/>
            <w:noProof/>
          </w:rPr>
          <w:fldChar w:fldCharType="separate"/>
        </w:r>
        <w:r w:rsidRPr="009863B0">
          <w:rPr>
            <w:rStyle w:val="Hyperlink"/>
            <w:noProof/>
          </w:rPr>
          <w:t>3.3</w:t>
        </w:r>
        <w:r>
          <w:rPr>
            <w:rFonts w:asciiTheme="minorHAnsi" w:eastAsiaTheme="minorEastAsia" w:hAnsiTheme="minorHAnsi" w:cstheme="minorBidi"/>
            <w:b w:val="0"/>
            <w:noProof/>
            <w:sz w:val="22"/>
            <w:szCs w:val="22"/>
          </w:rPr>
          <w:tab/>
        </w:r>
        <w:r w:rsidRPr="009863B0">
          <w:rPr>
            <w:rStyle w:val="Hyperlink"/>
            <w:noProof/>
          </w:rPr>
          <w:t>Resource Sections</w:t>
        </w:r>
        <w:r>
          <w:rPr>
            <w:noProof/>
            <w:webHidden/>
          </w:rPr>
          <w:tab/>
        </w:r>
        <w:r>
          <w:rPr>
            <w:noProof/>
            <w:webHidden/>
          </w:rPr>
          <w:fldChar w:fldCharType="begin"/>
        </w:r>
        <w:r>
          <w:rPr>
            <w:noProof/>
            <w:webHidden/>
          </w:rPr>
          <w:instrText xml:space="preserve"> PAGEREF _Toc512607053 \h </w:instrText>
        </w:r>
      </w:ins>
      <w:r>
        <w:rPr>
          <w:noProof/>
          <w:webHidden/>
        </w:rPr>
      </w:r>
      <w:r>
        <w:rPr>
          <w:noProof/>
          <w:webHidden/>
        </w:rPr>
        <w:fldChar w:fldCharType="separate"/>
      </w:r>
      <w:ins w:id="195" w:author="Keith Oulson" w:date="2018-04-27T15:41:00Z">
        <w:r>
          <w:rPr>
            <w:noProof/>
            <w:webHidden/>
          </w:rPr>
          <w:t>2</w:t>
        </w:r>
        <w:r>
          <w:rPr>
            <w:noProof/>
            <w:webHidden/>
          </w:rPr>
          <w:fldChar w:fldCharType="end"/>
        </w:r>
        <w:r w:rsidRPr="009863B0">
          <w:rPr>
            <w:rStyle w:val="Hyperlink"/>
            <w:noProof/>
          </w:rPr>
          <w:fldChar w:fldCharType="end"/>
        </w:r>
      </w:ins>
    </w:p>
    <w:p w14:paraId="7E4C200B" w14:textId="7197F940" w:rsidR="00517336" w:rsidRDefault="00517336">
      <w:pPr>
        <w:pStyle w:val="TOC3"/>
        <w:tabs>
          <w:tab w:val="left" w:pos="1320"/>
          <w:tab w:val="right" w:leader="dot" w:pos="9350"/>
        </w:tabs>
        <w:rPr>
          <w:ins w:id="196" w:author="Keith Oulson" w:date="2018-04-27T15:41:00Z"/>
          <w:rFonts w:asciiTheme="minorHAnsi" w:eastAsiaTheme="minorEastAsia" w:hAnsiTheme="minorHAnsi" w:cstheme="minorBidi"/>
          <w:iCs w:val="0"/>
          <w:noProof/>
          <w:sz w:val="22"/>
          <w:szCs w:val="22"/>
        </w:rPr>
      </w:pPr>
      <w:ins w:id="197"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"_Toc512607054"</w:instrText>
        </w:r>
        <w:r w:rsidRPr="009863B0">
          <w:rPr>
            <w:rStyle w:val="Hyperlink"/>
            <w:noProof/>
          </w:rPr>
          <w:instrText xml:space="preserve"> </w:instrText>
        </w:r>
        <w:r w:rsidRPr="009863B0">
          <w:rPr>
            <w:rStyle w:val="Hyperlink"/>
            <w:noProof/>
          </w:rPr>
          <w:fldChar w:fldCharType="separate"/>
        </w:r>
        <w:r w:rsidRPr="009863B0">
          <w:rPr>
            <w:rStyle w:val="Hyperlink"/>
            <w:noProof/>
          </w:rPr>
          <w:t>3.3.1</w:t>
        </w:r>
        <w:r>
          <w:rPr>
            <w:rFonts w:asciiTheme="minorHAnsi" w:eastAsiaTheme="minorEastAsia" w:hAnsiTheme="minorHAnsi" w:cstheme="minorBidi"/>
            <w:iCs w:val="0"/>
            <w:noProof/>
            <w:sz w:val="22"/>
            <w:szCs w:val="22"/>
          </w:rPr>
          <w:tab/>
        </w:r>
        <w:r w:rsidRPr="009863B0">
          <w:rPr>
            <w:rStyle w:val="Hyperlink"/>
            <w:noProof/>
          </w:rPr>
          <w:t>270 Request FHIR Bundle Resources</w:t>
        </w:r>
        <w:r>
          <w:rPr>
            <w:noProof/>
            <w:webHidden/>
          </w:rPr>
          <w:tab/>
        </w:r>
        <w:r>
          <w:rPr>
            <w:noProof/>
            <w:webHidden/>
          </w:rPr>
          <w:fldChar w:fldCharType="begin"/>
        </w:r>
        <w:r>
          <w:rPr>
            <w:noProof/>
            <w:webHidden/>
          </w:rPr>
          <w:instrText xml:space="preserve"> PAGEREF _Toc512607054 \h </w:instrText>
        </w:r>
      </w:ins>
      <w:r>
        <w:rPr>
          <w:noProof/>
          <w:webHidden/>
        </w:rPr>
      </w:r>
      <w:r>
        <w:rPr>
          <w:noProof/>
          <w:webHidden/>
        </w:rPr>
        <w:fldChar w:fldCharType="separate"/>
      </w:r>
      <w:ins w:id="198" w:author="Keith Oulson" w:date="2018-04-27T15:41:00Z">
        <w:r>
          <w:rPr>
            <w:noProof/>
            <w:webHidden/>
          </w:rPr>
          <w:t>2</w:t>
        </w:r>
        <w:r>
          <w:rPr>
            <w:noProof/>
            <w:webHidden/>
          </w:rPr>
          <w:fldChar w:fldCharType="end"/>
        </w:r>
        <w:r w:rsidRPr="009863B0">
          <w:rPr>
            <w:rStyle w:val="Hyperlink"/>
            <w:noProof/>
          </w:rPr>
          <w:fldChar w:fldCharType="end"/>
        </w:r>
      </w:ins>
    </w:p>
    <w:p w14:paraId="497649F2" w14:textId="2CD22454" w:rsidR="00517336" w:rsidRDefault="00517336">
      <w:pPr>
        <w:pStyle w:val="TOC3"/>
        <w:tabs>
          <w:tab w:val="left" w:pos="1320"/>
          <w:tab w:val="right" w:leader="dot" w:pos="9350"/>
        </w:tabs>
        <w:rPr>
          <w:ins w:id="199" w:author="Keith Oulson" w:date="2018-04-27T15:41:00Z"/>
          <w:rFonts w:asciiTheme="minorHAnsi" w:eastAsiaTheme="minorEastAsia" w:hAnsiTheme="minorHAnsi" w:cstheme="minorBidi"/>
          <w:iCs w:val="0"/>
          <w:noProof/>
          <w:sz w:val="22"/>
          <w:szCs w:val="22"/>
        </w:rPr>
      </w:pPr>
      <w:ins w:id="200"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"_Toc512607055"</w:instrText>
        </w:r>
        <w:r w:rsidRPr="009863B0">
          <w:rPr>
            <w:rStyle w:val="Hyperlink"/>
            <w:noProof/>
          </w:rPr>
          <w:instrText xml:space="preserve"> </w:instrText>
        </w:r>
        <w:r w:rsidRPr="009863B0">
          <w:rPr>
            <w:rStyle w:val="Hyperlink"/>
            <w:noProof/>
          </w:rPr>
          <w:fldChar w:fldCharType="separate"/>
        </w:r>
        <w:r w:rsidRPr="009863B0">
          <w:rPr>
            <w:rStyle w:val="Hyperlink"/>
            <w:noProof/>
          </w:rPr>
          <w:t>3.3.2</w:t>
        </w:r>
        <w:r>
          <w:rPr>
            <w:rFonts w:asciiTheme="minorHAnsi" w:eastAsiaTheme="minorEastAsia" w:hAnsiTheme="minorHAnsi" w:cstheme="minorBidi"/>
            <w:iCs w:val="0"/>
            <w:noProof/>
            <w:sz w:val="22"/>
            <w:szCs w:val="22"/>
          </w:rPr>
          <w:tab/>
        </w:r>
        <w:r w:rsidRPr="009863B0">
          <w:rPr>
            <w:rStyle w:val="Hyperlink"/>
            <w:noProof/>
          </w:rPr>
          <w:t>271 Response FHIR Bundle Resources</w:t>
        </w:r>
        <w:r>
          <w:rPr>
            <w:noProof/>
            <w:webHidden/>
          </w:rPr>
          <w:tab/>
        </w:r>
        <w:r>
          <w:rPr>
            <w:noProof/>
            <w:webHidden/>
          </w:rPr>
          <w:fldChar w:fldCharType="begin"/>
        </w:r>
        <w:r>
          <w:rPr>
            <w:noProof/>
            <w:webHidden/>
          </w:rPr>
          <w:instrText xml:space="preserve"> PAGEREF _Toc512607055 \h </w:instrText>
        </w:r>
      </w:ins>
      <w:r>
        <w:rPr>
          <w:noProof/>
          <w:webHidden/>
        </w:rPr>
      </w:r>
      <w:r>
        <w:rPr>
          <w:noProof/>
          <w:webHidden/>
        </w:rPr>
        <w:fldChar w:fldCharType="separate"/>
      </w:r>
      <w:ins w:id="201" w:author="Keith Oulson" w:date="2018-04-27T15:41:00Z">
        <w:r>
          <w:rPr>
            <w:noProof/>
            <w:webHidden/>
          </w:rPr>
          <w:t>3</w:t>
        </w:r>
        <w:r>
          <w:rPr>
            <w:noProof/>
            <w:webHidden/>
          </w:rPr>
          <w:fldChar w:fldCharType="end"/>
        </w:r>
        <w:r w:rsidRPr="009863B0">
          <w:rPr>
            <w:rStyle w:val="Hyperlink"/>
            <w:noProof/>
          </w:rPr>
          <w:fldChar w:fldCharType="end"/>
        </w:r>
      </w:ins>
    </w:p>
    <w:p w14:paraId="59FF9DCE" w14:textId="64E0D046" w:rsidR="00517336" w:rsidRDefault="00517336">
      <w:pPr>
        <w:pStyle w:val="TOC3"/>
        <w:tabs>
          <w:tab w:val="left" w:pos="1320"/>
          <w:tab w:val="right" w:leader="dot" w:pos="9350"/>
        </w:tabs>
        <w:rPr>
          <w:ins w:id="202" w:author="Keith Oulson" w:date="2018-04-27T15:41:00Z"/>
          <w:rFonts w:asciiTheme="minorHAnsi" w:eastAsiaTheme="minorEastAsia" w:hAnsiTheme="minorHAnsi" w:cstheme="minorBidi"/>
          <w:iCs w:val="0"/>
          <w:noProof/>
          <w:sz w:val="22"/>
          <w:szCs w:val="22"/>
        </w:rPr>
      </w:pPr>
      <w:ins w:id="203"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"_Toc512607056"</w:instrText>
        </w:r>
        <w:r w:rsidRPr="009863B0">
          <w:rPr>
            <w:rStyle w:val="Hyperlink"/>
            <w:noProof/>
          </w:rPr>
          <w:instrText xml:space="preserve"> </w:instrText>
        </w:r>
        <w:r w:rsidRPr="009863B0">
          <w:rPr>
            <w:rStyle w:val="Hyperlink"/>
            <w:noProof/>
          </w:rPr>
          <w:fldChar w:fldCharType="separate"/>
        </w:r>
        <w:r w:rsidRPr="009863B0">
          <w:rPr>
            <w:rStyle w:val="Hyperlink"/>
            <w:noProof/>
          </w:rPr>
          <w:t>3.3.3</w:t>
        </w:r>
        <w:r>
          <w:rPr>
            <w:rFonts w:asciiTheme="minorHAnsi" w:eastAsiaTheme="minorEastAsia" w:hAnsiTheme="minorHAnsi" w:cstheme="minorBidi"/>
            <w:iCs w:val="0"/>
            <w:noProof/>
            <w:sz w:val="22"/>
            <w:szCs w:val="22"/>
          </w:rPr>
          <w:tab/>
        </w:r>
        <w:r w:rsidRPr="009863B0">
          <w:rPr>
            <w:rStyle w:val="Hyperlink"/>
            <w:noProof/>
          </w:rPr>
          <w:t>Mapping Sheets</w:t>
        </w:r>
        <w:r>
          <w:rPr>
            <w:noProof/>
            <w:webHidden/>
          </w:rPr>
          <w:tab/>
        </w:r>
        <w:r>
          <w:rPr>
            <w:noProof/>
            <w:webHidden/>
          </w:rPr>
          <w:fldChar w:fldCharType="begin"/>
        </w:r>
        <w:r>
          <w:rPr>
            <w:noProof/>
            <w:webHidden/>
          </w:rPr>
          <w:instrText xml:space="preserve"> PAGEREF _Toc512607056 \h </w:instrText>
        </w:r>
      </w:ins>
      <w:r>
        <w:rPr>
          <w:noProof/>
          <w:webHidden/>
        </w:rPr>
      </w:r>
      <w:r>
        <w:rPr>
          <w:noProof/>
          <w:webHidden/>
        </w:rPr>
        <w:fldChar w:fldCharType="separate"/>
      </w:r>
      <w:ins w:id="204" w:author="Keith Oulson" w:date="2018-04-27T15:41:00Z">
        <w:r>
          <w:rPr>
            <w:noProof/>
            <w:webHidden/>
          </w:rPr>
          <w:t>4</w:t>
        </w:r>
        <w:r>
          <w:rPr>
            <w:noProof/>
            <w:webHidden/>
          </w:rPr>
          <w:fldChar w:fldCharType="end"/>
        </w:r>
        <w:r w:rsidRPr="009863B0">
          <w:rPr>
            <w:rStyle w:val="Hyperlink"/>
            <w:noProof/>
          </w:rPr>
          <w:fldChar w:fldCharType="end"/>
        </w:r>
      </w:ins>
    </w:p>
    <w:p w14:paraId="3E55E052" w14:textId="2EF9B5A5" w:rsidR="00517336" w:rsidRDefault="00517336">
      <w:pPr>
        <w:pStyle w:val="TOC1"/>
        <w:tabs>
          <w:tab w:val="left" w:pos="440"/>
          <w:tab w:val="right" w:leader="dot" w:pos="9350"/>
        </w:tabs>
        <w:rPr>
          <w:ins w:id="205" w:author="Keith Oulson" w:date="2018-04-27T15:41:00Z"/>
          <w:rFonts w:asciiTheme="minorHAnsi" w:eastAsiaTheme="minorEastAsia" w:hAnsiTheme="minorHAnsi" w:cstheme="minorBidi"/>
          <w:b w:val="0"/>
          <w:bCs w:val="0"/>
          <w:noProof/>
          <w:szCs w:val="22"/>
        </w:rPr>
      </w:pPr>
      <w:ins w:id="206"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"_Toc512607061"</w:instrText>
        </w:r>
        <w:r w:rsidRPr="009863B0">
          <w:rPr>
            <w:rStyle w:val="Hyperlink"/>
            <w:noProof/>
          </w:rPr>
          <w:instrText xml:space="preserve"> </w:instrText>
        </w:r>
        <w:r w:rsidRPr="009863B0">
          <w:rPr>
            <w:rStyle w:val="Hyperlink"/>
            <w:noProof/>
          </w:rPr>
          <w:fldChar w:fldCharType="separate"/>
        </w:r>
        <w:r w:rsidRPr="009863B0">
          <w:rPr>
            <w:rStyle w:val="Hyperlink"/>
            <w:noProof/>
          </w:rPr>
          <w:t>4</w:t>
        </w:r>
        <w:r>
          <w:rPr>
            <w:rFonts w:asciiTheme="minorHAnsi" w:eastAsiaTheme="minorEastAsia" w:hAnsiTheme="minorHAnsi" w:cstheme="minorBidi"/>
            <w:b w:val="0"/>
            <w:bCs w:val="0"/>
            <w:noProof/>
            <w:szCs w:val="22"/>
          </w:rPr>
          <w:tab/>
        </w:r>
        <w:r w:rsidRPr="009863B0">
          <w:rPr>
            <w:rStyle w:val="Hyperlink"/>
            <w:noProof/>
          </w:rPr>
          <w:t>Appendix B - TASCore Mapping Rules</w:t>
        </w:r>
        <w:r>
          <w:rPr>
            <w:noProof/>
            <w:webHidden/>
          </w:rPr>
          <w:tab/>
        </w:r>
        <w:r>
          <w:rPr>
            <w:noProof/>
            <w:webHidden/>
          </w:rPr>
          <w:fldChar w:fldCharType="begin"/>
        </w:r>
        <w:r>
          <w:rPr>
            <w:noProof/>
            <w:webHidden/>
          </w:rPr>
          <w:instrText xml:space="preserve"> PAGEREF _Toc512607061 \h </w:instrText>
        </w:r>
      </w:ins>
      <w:r>
        <w:rPr>
          <w:noProof/>
          <w:webHidden/>
        </w:rPr>
      </w:r>
      <w:r>
        <w:rPr>
          <w:noProof/>
          <w:webHidden/>
        </w:rPr>
        <w:fldChar w:fldCharType="separate"/>
      </w:r>
      <w:ins w:id="207" w:author="Keith Oulson" w:date="2018-04-27T15:41:00Z">
        <w:r>
          <w:rPr>
            <w:noProof/>
            <w:webHidden/>
          </w:rPr>
          <w:t>4</w:t>
        </w:r>
        <w:r>
          <w:rPr>
            <w:noProof/>
            <w:webHidden/>
          </w:rPr>
          <w:fldChar w:fldCharType="end"/>
        </w:r>
        <w:r w:rsidRPr="009863B0">
          <w:rPr>
            <w:rStyle w:val="Hyperlink"/>
            <w:noProof/>
          </w:rPr>
          <w:fldChar w:fldCharType="end"/>
        </w:r>
      </w:ins>
    </w:p>
    <w:p w14:paraId="7F8B869F" w14:textId="0751CCA2" w:rsidR="00517336" w:rsidRDefault="00517336">
      <w:pPr>
        <w:pStyle w:val="TOC1"/>
        <w:tabs>
          <w:tab w:val="left" w:pos="440"/>
          <w:tab w:val="right" w:leader="dot" w:pos="9350"/>
        </w:tabs>
        <w:rPr>
          <w:ins w:id="208" w:author="Keith Oulson" w:date="2018-04-27T15:41:00Z"/>
          <w:rFonts w:asciiTheme="minorHAnsi" w:eastAsiaTheme="minorEastAsia" w:hAnsiTheme="minorHAnsi" w:cstheme="minorBidi"/>
          <w:b w:val="0"/>
          <w:bCs w:val="0"/>
          <w:noProof/>
          <w:szCs w:val="22"/>
        </w:rPr>
      </w:pPr>
      <w:ins w:id="209"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"_Toc512607062"</w:instrText>
        </w:r>
        <w:r w:rsidRPr="009863B0">
          <w:rPr>
            <w:rStyle w:val="Hyperlink"/>
            <w:noProof/>
          </w:rPr>
          <w:instrText xml:space="preserve"> </w:instrText>
        </w:r>
        <w:r w:rsidRPr="009863B0">
          <w:rPr>
            <w:rStyle w:val="Hyperlink"/>
            <w:noProof/>
          </w:rPr>
          <w:fldChar w:fldCharType="separate"/>
        </w:r>
        <w:r w:rsidRPr="009863B0">
          <w:rPr>
            <w:rStyle w:val="Hyperlink"/>
            <w:noProof/>
          </w:rPr>
          <w:t>5</w:t>
        </w:r>
        <w:r>
          <w:rPr>
            <w:rFonts w:asciiTheme="minorHAnsi" w:eastAsiaTheme="minorEastAsia" w:hAnsiTheme="minorHAnsi" w:cstheme="minorBidi"/>
            <w:b w:val="0"/>
            <w:bCs w:val="0"/>
            <w:noProof/>
            <w:szCs w:val="22"/>
          </w:rPr>
          <w:tab/>
        </w:r>
        <w:r w:rsidRPr="009863B0">
          <w:rPr>
            <w:rStyle w:val="Hyperlink"/>
            <w:noProof/>
          </w:rPr>
          <w:t>Appendix C – TASCore Default Values</w:t>
        </w:r>
        <w:r>
          <w:rPr>
            <w:noProof/>
            <w:webHidden/>
          </w:rPr>
          <w:tab/>
        </w:r>
        <w:r>
          <w:rPr>
            <w:noProof/>
            <w:webHidden/>
          </w:rPr>
          <w:fldChar w:fldCharType="begin"/>
        </w:r>
        <w:r>
          <w:rPr>
            <w:noProof/>
            <w:webHidden/>
          </w:rPr>
          <w:instrText xml:space="preserve"> PAGEREF _Toc512607062 \h </w:instrText>
        </w:r>
      </w:ins>
      <w:r>
        <w:rPr>
          <w:noProof/>
          <w:webHidden/>
        </w:rPr>
      </w:r>
      <w:r>
        <w:rPr>
          <w:noProof/>
          <w:webHidden/>
        </w:rPr>
        <w:fldChar w:fldCharType="separate"/>
      </w:r>
      <w:ins w:id="210" w:author="Keith Oulson" w:date="2018-04-27T15:41:00Z">
        <w:r>
          <w:rPr>
            <w:noProof/>
            <w:webHidden/>
          </w:rPr>
          <w:t>4</w:t>
        </w:r>
        <w:r>
          <w:rPr>
            <w:noProof/>
            <w:webHidden/>
          </w:rPr>
          <w:fldChar w:fldCharType="end"/>
        </w:r>
        <w:r w:rsidRPr="009863B0">
          <w:rPr>
            <w:rStyle w:val="Hyperlink"/>
            <w:noProof/>
          </w:rPr>
          <w:fldChar w:fldCharType="end"/>
        </w:r>
      </w:ins>
    </w:p>
    <w:p w14:paraId="26B883FD" w14:textId="373EAB05" w:rsidR="00517336" w:rsidRDefault="00517336">
      <w:pPr>
        <w:pStyle w:val="TOC1"/>
        <w:tabs>
          <w:tab w:val="left" w:pos="440"/>
          <w:tab w:val="right" w:leader="dot" w:pos="9350"/>
        </w:tabs>
        <w:rPr>
          <w:ins w:id="211" w:author="Keith Oulson" w:date="2018-04-27T15:41:00Z"/>
          <w:rFonts w:asciiTheme="minorHAnsi" w:eastAsiaTheme="minorEastAsia" w:hAnsiTheme="minorHAnsi" w:cstheme="minorBidi"/>
          <w:b w:val="0"/>
          <w:bCs w:val="0"/>
          <w:noProof/>
          <w:szCs w:val="22"/>
        </w:rPr>
      </w:pPr>
      <w:ins w:id="212"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"_Toc512607063"</w:instrText>
        </w:r>
        <w:r w:rsidRPr="009863B0">
          <w:rPr>
            <w:rStyle w:val="Hyperlink"/>
            <w:noProof/>
          </w:rPr>
          <w:instrText xml:space="preserve"> </w:instrText>
        </w:r>
        <w:r w:rsidRPr="009863B0">
          <w:rPr>
            <w:rStyle w:val="Hyperlink"/>
            <w:noProof/>
          </w:rPr>
          <w:fldChar w:fldCharType="separate"/>
        </w:r>
        <w:r w:rsidRPr="009863B0">
          <w:rPr>
            <w:rStyle w:val="Hyperlink"/>
            <w:noProof/>
          </w:rPr>
          <w:t>6</w:t>
        </w:r>
        <w:r>
          <w:rPr>
            <w:rFonts w:asciiTheme="minorHAnsi" w:eastAsiaTheme="minorEastAsia" w:hAnsiTheme="minorHAnsi" w:cstheme="minorBidi"/>
            <w:b w:val="0"/>
            <w:bCs w:val="0"/>
            <w:noProof/>
            <w:szCs w:val="22"/>
          </w:rPr>
          <w:tab/>
        </w:r>
        <w:r w:rsidRPr="009863B0">
          <w:rPr>
            <w:rStyle w:val="Hyperlink"/>
            <w:noProof/>
          </w:rPr>
          <w:t>Appendix D – FSC Mapping Rules</w:t>
        </w:r>
        <w:r>
          <w:rPr>
            <w:noProof/>
            <w:webHidden/>
          </w:rPr>
          <w:tab/>
        </w:r>
        <w:r>
          <w:rPr>
            <w:noProof/>
            <w:webHidden/>
          </w:rPr>
          <w:fldChar w:fldCharType="begin"/>
        </w:r>
        <w:r>
          <w:rPr>
            <w:noProof/>
            <w:webHidden/>
          </w:rPr>
          <w:instrText xml:space="preserve"> PAGEREF _Toc512607063 \h </w:instrText>
        </w:r>
      </w:ins>
      <w:r>
        <w:rPr>
          <w:noProof/>
          <w:webHidden/>
        </w:rPr>
      </w:r>
      <w:r>
        <w:rPr>
          <w:noProof/>
          <w:webHidden/>
        </w:rPr>
        <w:fldChar w:fldCharType="separate"/>
      </w:r>
      <w:ins w:id="213" w:author="Keith Oulson" w:date="2018-04-27T15:41:00Z">
        <w:r>
          <w:rPr>
            <w:noProof/>
            <w:webHidden/>
          </w:rPr>
          <w:t>5</w:t>
        </w:r>
        <w:r>
          <w:rPr>
            <w:noProof/>
            <w:webHidden/>
          </w:rPr>
          <w:fldChar w:fldCharType="end"/>
        </w:r>
        <w:r w:rsidRPr="009863B0">
          <w:rPr>
            <w:rStyle w:val="Hyperlink"/>
            <w:noProof/>
          </w:rPr>
          <w:fldChar w:fldCharType="end"/>
        </w:r>
      </w:ins>
    </w:p>
    <w:p w14:paraId="0FAC4F10" w14:textId="6F4ECD8A" w:rsidR="00517336" w:rsidRDefault="00517336">
      <w:pPr>
        <w:pStyle w:val="TOC1"/>
        <w:tabs>
          <w:tab w:val="left" w:pos="440"/>
          <w:tab w:val="right" w:leader="dot" w:pos="9350"/>
        </w:tabs>
        <w:rPr>
          <w:ins w:id="214" w:author="Keith Oulson" w:date="2018-04-27T15:41:00Z"/>
          <w:rFonts w:asciiTheme="minorHAnsi" w:eastAsiaTheme="minorEastAsia" w:hAnsiTheme="minorHAnsi" w:cstheme="minorBidi"/>
          <w:b w:val="0"/>
          <w:bCs w:val="0"/>
          <w:noProof/>
          <w:szCs w:val="22"/>
        </w:rPr>
      </w:pPr>
      <w:ins w:id="215"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"_Toc512607064"</w:instrText>
        </w:r>
        <w:r w:rsidRPr="009863B0">
          <w:rPr>
            <w:rStyle w:val="Hyperlink"/>
            <w:noProof/>
          </w:rPr>
          <w:instrText xml:space="preserve"> </w:instrText>
        </w:r>
        <w:r w:rsidRPr="009863B0">
          <w:rPr>
            <w:rStyle w:val="Hyperlink"/>
            <w:noProof/>
          </w:rPr>
          <w:fldChar w:fldCharType="separate"/>
        </w:r>
        <w:r w:rsidRPr="009863B0">
          <w:rPr>
            <w:rStyle w:val="Hyperlink"/>
            <w:noProof/>
          </w:rPr>
          <w:t>7</w:t>
        </w:r>
        <w:r>
          <w:rPr>
            <w:rFonts w:asciiTheme="minorHAnsi" w:eastAsiaTheme="minorEastAsia" w:hAnsiTheme="minorHAnsi" w:cstheme="minorBidi"/>
            <w:b w:val="0"/>
            <w:bCs w:val="0"/>
            <w:noProof/>
            <w:szCs w:val="22"/>
          </w:rPr>
          <w:tab/>
        </w:r>
        <w:r w:rsidRPr="009863B0">
          <w:rPr>
            <w:rStyle w:val="Hyperlink"/>
            <w:noProof/>
          </w:rPr>
          <w:t>Appendix E – FSC Default Values</w:t>
        </w:r>
        <w:r>
          <w:rPr>
            <w:noProof/>
            <w:webHidden/>
          </w:rPr>
          <w:tab/>
        </w:r>
        <w:r>
          <w:rPr>
            <w:noProof/>
            <w:webHidden/>
          </w:rPr>
          <w:fldChar w:fldCharType="begin"/>
        </w:r>
        <w:r>
          <w:rPr>
            <w:noProof/>
            <w:webHidden/>
          </w:rPr>
          <w:instrText xml:space="preserve"> PAGEREF _Toc512607064 \h </w:instrText>
        </w:r>
      </w:ins>
      <w:r>
        <w:rPr>
          <w:noProof/>
          <w:webHidden/>
        </w:rPr>
      </w:r>
      <w:r>
        <w:rPr>
          <w:noProof/>
          <w:webHidden/>
        </w:rPr>
        <w:fldChar w:fldCharType="separate"/>
      </w:r>
      <w:ins w:id="216" w:author="Keith Oulson" w:date="2018-04-27T15:41:00Z">
        <w:r>
          <w:rPr>
            <w:noProof/>
            <w:webHidden/>
          </w:rPr>
          <w:t>5</w:t>
        </w:r>
        <w:r>
          <w:rPr>
            <w:noProof/>
            <w:webHidden/>
          </w:rPr>
          <w:fldChar w:fldCharType="end"/>
        </w:r>
        <w:r w:rsidRPr="009863B0">
          <w:rPr>
            <w:rStyle w:val="Hyperlink"/>
            <w:noProof/>
          </w:rPr>
          <w:fldChar w:fldCharType="end"/>
        </w:r>
      </w:ins>
    </w:p>
    <w:p w14:paraId="6061DD98" w14:textId="703C8976" w:rsidR="00517336" w:rsidRDefault="00517336">
      <w:pPr>
        <w:pStyle w:val="TOC1"/>
        <w:tabs>
          <w:tab w:val="left" w:pos="440"/>
          <w:tab w:val="right" w:leader="dot" w:pos="9350"/>
        </w:tabs>
        <w:rPr>
          <w:ins w:id="217" w:author="Keith Oulson" w:date="2018-04-27T15:41:00Z"/>
          <w:rFonts w:asciiTheme="minorHAnsi" w:eastAsiaTheme="minorEastAsia" w:hAnsiTheme="minorHAnsi" w:cstheme="minorBidi"/>
          <w:b w:val="0"/>
          <w:bCs w:val="0"/>
          <w:noProof/>
          <w:szCs w:val="22"/>
        </w:rPr>
      </w:pPr>
      <w:ins w:id="218"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"_Toc512607065"</w:instrText>
        </w:r>
        <w:r w:rsidRPr="009863B0">
          <w:rPr>
            <w:rStyle w:val="Hyperlink"/>
            <w:noProof/>
          </w:rPr>
          <w:instrText xml:space="preserve"> </w:instrText>
        </w:r>
        <w:r w:rsidRPr="009863B0">
          <w:rPr>
            <w:rStyle w:val="Hyperlink"/>
            <w:noProof/>
          </w:rPr>
          <w:fldChar w:fldCharType="separate"/>
        </w:r>
        <w:r w:rsidRPr="009863B0">
          <w:rPr>
            <w:rStyle w:val="Hyperlink"/>
            <w:noProof/>
          </w:rPr>
          <w:t>8</w:t>
        </w:r>
        <w:r>
          <w:rPr>
            <w:rFonts w:asciiTheme="minorHAnsi" w:eastAsiaTheme="minorEastAsia" w:hAnsiTheme="minorHAnsi" w:cstheme="minorBidi"/>
            <w:b w:val="0"/>
            <w:bCs w:val="0"/>
            <w:noProof/>
            <w:szCs w:val="22"/>
          </w:rPr>
          <w:tab/>
        </w:r>
        <w:r w:rsidRPr="009863B0">
          <w:rPr>
            <w:rStyle w:val="Hyperlink"/>
            <w:noProof/>
          </w:rPr>
          <w:t>Appendix F - Glossary</w:t>
        </w:r>
        <w:r>
          <w:rPr>
            <w:noProof/>
            <w:webHidden/>
          </w:rPr>
          <w:tab/>
        </w:r>
        <w:r>
          <w:rPr>
            <w:noProof/>
            <w:webHidden/>
          </w:rPr>
          <w:fldChar w:fldCharType="begin"/>
        </w:r>
        <w:r>
          <w:rPr>
            <w:noProof/>
            <w:webHidden/>
          </w:rPr>
          <w:instrText xml:space="preserve"> PAGEREF _Toc512607065 \h </w:instrText>
        </w:r>
      </w:ins>
      <w:r>
        <w:rPr>
          <w:noProof/>
          <w:webHidden/>
        </w:rPr>
      </w:r>
      <w:r>
        <w:rPr>
          <w:noProof/>
          <w:webHidden/>
        </w:rPr>
        <w:fldChar w:fldCharType="separate"/>
      </w:r>
      <w:ins w:id="219" w:author="Keith Oulson" w:date="2018-04-27T15:41:00Z">
        <w:r>
          <w:rPr>
            <w:noProof/>
            <w:webHidden/>
          </w:rPr>
          <w:t>5</w:t>
        </w:r>
        <w:r>
          <w:rPr>
            <w:noProof/>
            <w:webHidden/>
          </w:rPr>
          <w:fldChar w:fldCharType="end"/>
        </w:r>
        <w:r w:rsidRPr="009863B0">
          <w:rPr>
            <w:rStyle w:val="Hyperlink"/>
            <w:noProof/>
          </w:rPr>
          <w:fldChar w:fldCharType="end"/>
        </w:r>
      </w:ins>
    </w:p>
    <w:p w14:paraId="257F06AF" w14:textId="0D5DFC95" w:rsidR="00517336" w:rsidRDefault="00517336">
      <w:pPr>
        <w:pStyle w:val="TOC1"/>
        <w:tabs>
          <w:tab w:val="left" w:pos="440"/>
          <w:tab w:val="right" w:leader="dot" w:pos="9350"/>
        </w:tabs>
        <w:rPr>
          <w:ins w:id="220" w:author="Keith Oulson" w:date="2018-04-27T15:41:00Z"/>
          <w:rFonts w:asciiTheme="minorHAnsi" w:eastAsiaTheme="minorEastAsia" w:hAnsiTheme="minorHAnsi" w:cstheme="minorBidi"/>
          <w:b w:val="0"/>
          <w:bCs w:val="0"/>
          <w:noProof/>
          <w:szCs w:val="22"/>
        </w:rPr>
      </w:pPr>
      <w:ins w:id="221" w:author="Keith Oulson" w:date="2018-04-27T15:41:00Z">
        <w:r w:rsidRPr="009863B0">
          <w:rPr>
            <w:rStyle w:val="Hyperlink"/>
            <w:noProof/>
          </w:rPr>
          <w:fldChar w:fldCharType="begin"/>
        </w:r>
        <w:r w:rsidRPr="009863B0">
          <w:rPr>
            <w:rStyle w:val="Hyperlink"/>
            <w:noProof/>
          </w:rPr>
          <w:instrText xml:space="preserve"> </w:instrText>
        </w:r>
        <w:r>
          <w:rPr>
            <w:noProof/>
          </w:rPr>
          <w:instrText>HYPERLINK \l "_Toc512607066"</w:instrText>
        </w:r>
        <w:r w:rsidRPr="009863B0">
          <w:rPr>
            <w:rStyle w:val="Hyperlink"/>
            <w:noProof/>
          </w:rPr>
          <w:instrText xml:space="preserve"> </w:instrText>
        </w:r>
        <w:r w:rsidRPr="009863B0">
          <w:rPr>
            <w:rStyle w:val="Hyperlink"/>
            <w:noProof/>
          </w:rPr>
          <w:fldChar w:fldCharType="separate"/>
        </w:r>
        <w:r w:rsidRPr="009863B0">
          <w:rPr>
            <w:rStyle w:val="Hyperlink"/>
            <w:noProof/>
          </w:rPr>
          <w:t>9</w:t>
        </w:r>
        <w:r>
          <w:rPr>
            <w:rFonts w:asciiTheme="minorHAnsi" w:eastAsiaTheme="minorEastAsia" w:hAnsiTheme="minorHAnsi" w:cstheme="minorBidi"/>
            <w:b w:val="0"/>
            <w:bCs w:val="0"/>
            <w:noProof/>
            <w:szCs w:val="22"/>
          </w:rPr>
          <w:tab/>
        </w:r>
        <w:r w:rsidRPr="009863B0">
          <w:rPr>
            <w:rStyle w:val="Hyperlink"/>
            <w:noProof/>
          </w:rPr>
          <w:t>Attachment A – Approval Signatures</w:t>
        </w:r>
        <w:r>
          <w:rPr>
            <w:noProof/>
            <w:webHidden/>
          </w:rPr>
          <w:tab/>
        </w:r>
        <w:r>
          <w:rPr>
            <w:noProof/>
            <w:webHidden/>
          </w:rPr>
          <w:fldChar w:fldCharType="begin"/>
        </w:r>
        <w:r>
          <w:rPr>
            <w:noProof/>
            <w:webHidden/>
          </w:rPr>
          <w:instrText xml:space="preserve"> PAGEREF _Toc512607066 \h </w:instrText>
        </w:r>
      </w:ins>
      <w:r>
        <w:rPr>
          <w:noProof/>
          <w:webHidden/>
        </w:rPr>
      </w:r>
      <w:r>
        <w:rPr>
          <w:noProof/>
          <w:webHidden/>
        </w:rPr>
        <w:fldChar w:fldCharType="separate"/>
      </w:r>
      <w:ins w:id="222" w:author="Keith Oulson" w:date="2018-04-27T15:41:00Z">
        <w:r>
          <w:rPr>
            <w:noProof/>
            <w:webHidden/>
          </w:rPr>
          <w:t>6</w:t>
        </w:r>
        <w:r>
          <w:rPr>
            <w:noProof/>
            <w:webHidden/>
          </w:rPr>
          <w:fldChar w:fldCharType="end"/>
        </w:r>
        <w:r w:rsidRPr="009863B0">
          <w:rPr>
            <w:rStyle w:val="Hyperlink"/>
            <w:noProof/>
          </w:rPr>
          <w:fldChar w:fldCharType="end"/>
        </w:r>
      </w:ins>
    </w:p>
    <w:p w14:paraId="665F7431" w14:textId="236FAEF8" w:rsidR="00D55603" w:rsidDel="00517336" w:rsidRDefault="00D55603">
      <w:pPr>
        <w:pStyle w:val="TOC1"/>
        <w:tabs>
          <w:tab w:val="left" w:pos="440"/>
          <w:tab w:val="right" w:leader="dot" w:pos="9350"/>
        </w:tabs>
        <w:rPr>
          <w:del w:id="223" w:author="Keith Oulson" w:date="2018-04-27T15:39:00Z"/>
          <w:rFonts w:asciiTheme="minorHAnsi" w:eastAsiaTheme="minorEastAsia" w:hAnsiTheme="minorHAnsi" w:cstheme="minorBidi"/>
          <w:b w:val="0"/>
          <w:bCs w:val="0"/>
          <w:noProof/>
          <w:szCs w:val="22"/>
        </w:rPr>
      </w:pPr>
      <w:del w:id="224" w:author="Keith Oulson" w:date="2018-04-27T15:39:00Z">
        <w:r w:rsidRPr="00517336" w:rsidDel="00517336">
          <w:rPr>
            <w:rPrChange w:id="225" w:author="Keith Oulson" w:date="2018-04-27T15:39:00Z">
              <w:rPr>
                <w:rStyle w:val="Hyperlink"/>
                <w:b w:val="0"/>
                <w:bCs w:val="0"/>
                <w:noProof/>
              </w:rPr>
            </w:rPrChange>
          </w:rPr>
          <w:lastRenderedPageBreak/>
          <w:delText>1</w:delText>
        </w:r>
        <w:r w:rsidDel="00517336">
          <w:rPr>
            <w:rFonts w:asciiTheme="minorHAnsi" w:eastAsiaTheme="minorEastAsia" w:hAnsiTheme="minorHAnsi" w:cstheme="minorBidi"/>
            <w:b w:val="0"/>
            <w:bCs w:val="0"/>
            <w:noProof/>
            <w:szCs w:val="22"/>
          </w:rPr>
          <w:tab/>
        </w:r>
        <w:r w:rsidRPr="00517336" w:rsidDel="00517336">
          <w:rPr>
            <w:rPrChange w:id="226" w:author="Keith Oulson" w:date="2018-04-27T15:39:00Z">
              <w:rPr>
                <w:rStyle w:val="Hyperlink"/>
                <w:b w:val="0"/>
                <w:bCs w:val="0"/>
                <w:noProof/>
              </w:rPr>
            </w:rPrChange>
          </w:rPr>
          <w:delText>Introduction</w:delText>
        </w:r>
        <w:r w:rsidDel="00517336">
          <w:rPr>
            <w:noProof/>
            <w:webHidden/>
          </w:rPr>
          <w:tab/>
          <w:delText>1</w:delText>
        </w:r>
      </w:del>
    </w:p>
    <w:p w14:paraId="76F971A9" w14:textId="5F9680C0" w:rsidR="00D55603" w:rsidDel="00517336" w:rsidRDefault="00D55603">
      <w:pPr>
        <w:pStyle w:val="TOC2"/>
        <w:tabs>
          <w:tab w:val="left" w:pos="880"/>
          <w:tab w:val="right" w:leader="dot" w:pos="9350"/>
        </w:tabs>
        <w:rPr>
          <w:del w:id="227" w:author="Keith Oulson" w:date="2018-04-27T15:39:00Z"/>
          <w:rFonts w:asciiTheme="minorHAnsi" w:eastAsiaTheme="minorEastAsia" w:hAnsiTheme="minorHAnsi" w:cstheme="minorBidi"/>
          <w:b w:val="0"/>
          <w:noProof/>
          <w:sz w:val="22"/>
          <w:szCs w:val="22"/>
        </w:rPr>
      </w:pPr>
      <w:del w:id="228" w:author="Keith Oulson" w:date="2018-04-27T15:39:00Z">
        <w:r w:rsidRPr="00517336" w:rsidDel="00517336">
          <w:rPr>
            <w:rPrChange w:id="229" w:author="Keith Oulson" w:date="2018-04-27T15:39:00Z">
              <w:rPr>
                <w:rStyle w:val="Hyperlink"/>
                <w:b w:val="0"/>
                <w:noProof/>
              </w:rPr>
            </w:rPrChange>
          </w:rPr>
          <w:delText>1.1</w:delText>
        </w:r>
        <w:r w:rsidDel="00517336">
          <w:rPr>
            <w:rFonts w:asciiTheme="minorHAnsi" w:eastAsiaTheme="minorEastAsia" w:hAnsiTheme="minorHAnsi" w:cstheme="minorBidi"/>
            <w:b w:val="0"/>
            <w:noProof/>
            <w:sz w:val="22"/>
            <w:szCs w:val="22"/>
          </w:rPr>
          <w:tab/>
        </w:r>
        <w:r w:rsidRPr="00517336" w:rsidDel="00517336">
          <w:rPr>
            <w:rPrChange w:id="230" w:author="Keith Oulson" w:date="2018-04-27T15:39:00Z">
              <w:rPr>
                <w:rStyle w:val="Hyperlink"/>
                <w:b w:val="0"/>
                <w:noProof/>
              </w:rPr>
            </w:rPrChange>
          </w:rPr>
          <w:delText>Purpose</w:delText>
        </w:r>
        <w:r w:rsidDel="00517336">
          <w:rPr>
            <w:noProof/>
            <w:webHidden/>
          </w:rPr>
          <w:tab/>
          <w:delText>1</w:delText>
        </w:r>
      </w:del>
    </w:p>
    <w:p w14:paraId="5A8A55E1" w14:textId="514AC43B" w:rsidR="00D55603" w:rsidDel="00517336" w:rsidRDefault="00D55603">
      <w:pPr>
        <w:pStyle w:val="TOC2"/>
        <w:tabs>
          <w:tab w:val="left" w:pos="880"/>
          <w:tab w:val="right" w:leader="dot" w:pos="9350"/>
        </w:tabs>
        <w:rPr>
          <w:del w:id="231" w:author="Keith Oulson" w:date="2018-04-27T15:39:00Z"/>
          <w:rFonts w:asciiTheme="minorHAnsi" w:eastAsiaTheme="minorEastAsia" w:hAnsiTheme="minorHAnsi" w:cstheme="minorBidi"/>
          <w:b w:val="0"/>
          <w:noProof/>
          <w:sz w:val="22"/>
          <w:szCs w:val="22"/>
        </w:rPr>
      </w:pPr>
      <w:del w:id="232" w:author="Keith Oulson" w:date="2018-04-27T15:39:00Z">
        <w:r w:rsidRPr="00517336" w:rsidDel="00517336">
          <w:rPr>
            <w:rPrChange w:id="233" w:author="Keith Oulson" w:date="2018-04-27T15:39:00Z">
              <w:rPr>
                <w:rStyle w:val="Hyperlink"/>
                <w:b w:val="0"/>
                <w:noProof/>
              </w:rPr>
            </w:rPrChange>
          </w:rPr>
          <w:delText>1.2</w:delText>
        </w:r>
        <w:r w:rsidDel="00517336">
          <w:rPr>
            <w:rFonts w:asciiTheme="minorHAnsi" w:eastAsiaTheme="minorEastAsia" w:hAnsiTheme="minorHAnsi" w:cstheme="minorBidi"/>
            <w:b w:val="0"/>
            <w:noProof/>
            <w:sz w:val="22"/>
            <w:szCs w:val="22"/>
          </w:rPr>
          <w:tab/>
        </w:r>
        <w:r w:rsidRPr="00517336" w:rsidDel="00517336">
          <w:rPr>
            <w:rPrChange w:id="234" w:author="Keith Oulson" w:date="2018-04-27T15:39:00Z">
              <w:rPr>
                <w:rStyle w:val="Hyperlink"/>
                <w:b w:val="0"/>
                <w:noProof/>
              </w:rPr>
            </w:rPrChange>
          </w:rPr>
          <w:delText>Scope</w:delText>
        </w:r>
        <w:r w:rsidDel="00517336">
          <w:rPr>
            <w:noProof/>
            <w:webHidden/>
          </w:rPr>
          <w:tab/>
          <w:delText>1</w:delText>
        </w:r>
      </w:del>
    </w:p>
    <w:p w14:paraId="080D91C0" w14:textId="6E71293D" w:rsidR="00D55603" w:rsidDel="00517336" w:rsidRDefault="00D55603">
      <w:pPr>
        <w:pStyle w:val="TOC2"/>
        <w:tabs>
          <w:tab w:val="left" w:pos="880"/>
          <w:tab w:val="right" w:leader="dot" w:pos="9350"/>
        </w:tabs>
        <w:rPr>
          <w:del w:id="235" w:author="Keith Oulson" w:date="2018-04-27T15:39:00Z"/>
          <w:rFonts w:asciiTheme="minorHAnsi" w:eastAsiaTheme="minorEastAsia" w:hAnsiTheme="minorHAnsi" w:cstheme="minorBidi"/>
          <w:b w:val="0"/>
          <w:noProof/>
          <w:sz w:val="22"/>
          <w:szCs w:val="22"/>
        </w:rPr>
      </w:pPr>
      <w:del w:id="236" w:author="Keith Oulson" w:date="2018-04-27T15:39:00Z">
        <w:r w:rsidRPr="00517336" w:rsidDel="00517336">
          <w:rPr>
            <w:rPrChange w:id="237" w:author="Keith Oulson" w:date="2018-04-27T15:39:00Z">
              <w:rPr>
                <w:rStyle w:val="Hyperlink"/>
                <w:b w:val="0"/>
                <w:noProof/>
              </w:rPr>
            </w:rPrChange>
          </w:rPr>
          <w:delText>1.3</w:delText>
        </w:r>
        <w:r w:rsidDel="00517336">
          <w:rPr>
            <w:rFonts w:asciiTheme="minorHAnsi" w:eastAsiaTheme="minorEastAsia" w:hAnsiTheme="minorHAnsi" w:cstheme="minorBidi"/>
            <w:b w:val="0"/>
            <w:noProof/>
            <w:sz w:val="22"/>
            <w:szCs w:val="22"/>
          </w:rPr>
          <w:tab/>
        </w:r>
        <w:r w:rsidRPr="00517336" w:rsidDel="00517336">
          <w:rPr>
            <w:rPrChange w:id="238" w:author="Keith Oulson" w:date="2018-04-27T15:39:00Z">
              <w:rPr>
                <w:rStyle w:val="Hyperlink"/>
                <w:b w:val="0"/>
                <w:noProof/>
              </w:rPr>
            </w:rPrChange>
          </w:rPr>
          <w:delText>System Identification</w:delText>
        </w:r>
        <w:r w:rsidDel="00517336">
          <w:rPr>
            <w:noProof/>
            <w:webHidden/>
          </w:rPr>
          <w:tab/>
          <w:delText>1</w:delText>
        </w:r>
      </w:del>
    </w:p>
    <w:p w14:paraId="0B9D33A4" w14:textId="1F702016" w:rsidR="00D55603" w:rsidDel="00517336" w:rsidRDefault="00D55603">
      <w:pPr>
        <w:pStyle w:val="TOC3"/>
        <w:tabs>
          <w:tab w:val="left" w:pos="1320"/>
          <w:tab w:val="right" w:leader="dot" w:pos="9350"/>
        </w:tabs>
        <w:rPr>
          <w:del w:id="239" w:author="Keith Oulson" w:date="2018-04-27T15:39:00Z"/>
          <w:rFonts w:asciiTheme="minorHAnsi" w:eastAsiaTheme="minorEastAsia" w:hAnsiTheme="minorHAnsi" w:cstheme="minorBidi"/>
          <w:iCs w:val="0"/>
          <w:noProof/>
          <w:sz w:val="22"/>
          <w:szCs w:val="22"/>
        </w:rPr>
      </w:pPr>
      <w:del w:id="240" w:author="Keith Oulson" w:date="2018-04-27T15:39:00Z">
        <w:r w:rsidRPr="00517336" w:rsidDel="00517336">
          <w:rPr>
            <w:rPrChange w:id="241" w:author="Keith Oulson" w:date="2018-04-27T15:39:00Z">
              <w:rPr>
                <w:rStyle w:val="Hyperlink"/>
                <w:iCs w:val="0"/>
                <w:noProof/>
              </w:rPr>
            </w:rPrChange>
          </w:rPr>
          <w:delText>1.3.1</w:delText>
        </w:r>
        <w:r w:rsidDel="00517336">
          <w:rPr>
            <w:rFonts w:asciiTheme="minorHAnsi" w:eastAsiaTheme="minorEastAsia" w:hAnsiTheme="minorHAnsi" w:cstheme="minorBidi"/>
            <w:iCs w:val="0"/>
            <w:noProof/>
            <w:sz w:val="22"/>
            <w:szCs w:val="22"/>
          </w:rPr>
          <w:tab/>
        </w:r>
        <w:r w:rsidRPr="00517336" w:rsidDel="00517336">
          <w:rPr>
            <w:rPrChange w:id="242" w:author="Keith Oulson" w:date="2018-04-27T15:39:00Z">
              <w:rPr>
                <w:rStyle w:val="Hyperlink"/>
                <w:iCs w:val="0"/>
                <w:noProof/>
              </w:rPr>
            </w:rPrChange>
          </w:rPr>
          <w:delText>MCCF EDI TAS eInsurance</w:delText>
        </w:r>
        <w:r w:rsidDel="00517336">
          <w:rPr>
            <w:noProof/>
            <w:webHidden/>
          </w:rPr>
          <w:tab/>
          <w:delText>1</w:delText>
        </w:r>
      </w:del>
    </w:p>
    <w:p w14:paraId="28D2D998" w14:textId="4ADED7BB" w:rsidR="00D55603" w:rsidDel="00517336" w:rsidRDefault="00D55603">
      <w:pPr>
        <w:pStyle w:val="TOC3"/>
        <w:tabs>
          <w:tab w:val="left" w:pos="1320"/>
          <w:tab w:val="right" w:leader="dot" w:pos="9350"/>
        </w:tabs>
        <w:rPr>
          <w:del w:id="243" w:author="Keith Oulson" w:date="2018-04-27T15:39:00Z"/>
          <w:rFonts w:asciiTheme="minorHAnsi" w:eastAsiaTheme="minorEastAsia" w:hAnsiTheme="minorHAnsi" w:cstheme="minorBidi"/>
          <w:iCs w:val="0"/>
          <w:noProof/>
          <w:sz w:val="22"/>
          <w:szCs w:val="22"/>
        </w:rPr>
      </w:pPr>
      <w:del w:id="244" w:author="Keith Oulson" w:date="2018-04-27T15:39:00Z">
        <w:r w:rsidRPr="00517336" w:rsidDel="00517336">
          <w:rPr>
            <w:rPrChange w:id="245" w:author="Keith Oulson" w:date="2018-04-27T15:39:00Z">
              <w:rPr>
                <w:rStyle w:val="Hyperlink"/>
                <w:iCs w:val="0"/>
                <w:noProof/>
              </w:rPr>
            </w:rPrChange>
          </w:rPr>
          <w:delText>1.3.2</w:delText>
        </w:r>
        <w:r w:rsidDel="00517336">
          <w:rPr>
            <w:rFonts w:asciiTheme="minorHAnsi" w:eastAsiaTheme="minorEastAsia" w:hAnsiTheme="minorHAnsi" w:cstheme="minorBidi"/>
            <w:iCs w:val="0"/>
            <w:noProof/>
            <w:sz w:val="22"/>
            <w:szCs w:val="22"/>
          </w:rPr>
          <w:tab/>
        </w:r>
        <w:r w:rsidRPr="00517336" w:rsidDel="00517336">
          <w:rPr>
            <w:rPrChange w:id="246" w:author="Keith Oulson" w:date="2018-04-27T15:39:00Z">
              <w:rPr>
                <w:rStyle w:val="Hyperlink"/>
                <w:iCs w:val="0"/>
                <w:noProof/>
              </w:rPr>
            </w:rPrChange>
          </w:rPr>
          <w:delText>FSC</w:delText>
        </w:r>
        <w:r w:rsidDel="00517336">
          <w:rPr>
            <w:noProof/>
            <w:webHidden/>
          </w:rPr>
          <w:tab/>
          <w:delText>3</w:delText>
        </w:r>
      </w:del>
    </w:p>
    <w:p w14:paraId="3BF26CD8" w14:textId="05A1EFD1" w:rsidR="00D55603" w:rsidDel="00517336" w:rsidRDefault="00D55603">
      <w:pPr>
        <w:pStyle w:val="TOC2"/>
        <w:tabs>
          <w:tab w:val="left" w:pos="880"/>
          <w:tab w:val="right" w:leader="dot" w:pos="9350"/>
        </w:tabs>
        <w:rPr>
          <w:del w:id="247" w:author="Keith Oulson" w:date="2018-04-27T15:39:00Z"/>
          <w:rFonts w:asciiTheme="minorHAnsi" w:eastAsiaTheme="minorEastAsia" w:hAnsiTheme="minorHAnsi" w:cstheme="minorBidi"/>
          <w:b w:val="0"/>
          <w:noProof/>
          <w:sz w:val="22"/>
          <w:szCs w:val="22"/>
        </w:rPr>
      </w:pPr>
      <w:del w:id="248" w:author="Keith Oulson" w:date="2018-04-27T15:39:00Z">
        <w:r w:rsidRPr="00517336" w:rsidDel="00517336">
          <w:rPr>
            <w:rPrChange w:id="249" w:author="Keith Oulson" w:date="2018-04-27T15:39:00Z">
              <w:rPr>
                <w:rStyle w:val="Hyperlink"/>
                <w:b w:val="0"/>
                <w:noProof/>
              </w:rPr>
            </w:rPrChange>
          </w:rPr>
          <w:delText>1.4</w:delText>
        </w:r>
        <w:r w:rsidDel="00517336">
          <w:rPr>
            <w:rFonts w:asciiTheme="minorHAnsi" w:eastAsiaTheme="minorEastAsia" w:hAnsiTheme="minorHAnsi" w:cstheme="minorBidi"/>
            <w:b w:val="0"/>
            <w:noProof/>
            <w:sz w:val="22"/>
            <w:szCs w:val="22"/>
          </w:rPr>
          <w:tab/>
        </w:r>
        <w:r w:rsidRPr="00517336" w:rsidDel="00517336">
          <w:rPr>
            <w:rPrChange w:id="250" w:author="Keith Oulson" w:date="2018-04-27T15:39:00Z">
              <w:rPr>
                <w:rStyle w:val="Hyperlink"/>
                <w:b w:val="0"/>
                <w:noProof/>
              </w:rPr>
            </w:rPrChange>
          </w:rPr>
          <w:delText>Operational Agreement</w:delText>
        </w:r>
        <w:r w:rsidDel="00517336">
          <w:rPr>
            <w:noProof/>
            <w:webHidden/>
          </w:rPr>
          <w:tab/>
          <w:delText>3</w:delText>
        </w:r>
      </w:del>
    </w:p>
    <w:p w14:paraId="5E465F07" w14:textId="6F52155A" w:rsidR="00D55603" w:rsidDel="00517336" w:rsidRDefault="00D55603">
      <w:pPr>
        <w:pStyle w:val="TOC1"/>
        <w:tabs>
          <w:tab w:val="left" w:pos="440"/>
          <w:tab w:val="right" w:leader="dot" w:pos="9350"/>
        </w:tabs>
        <w:rPr>
          <w:del w:id="251" w:author="Keith Oulson" w:date="2018-04-27T15:39:00Z"/>
          <w:rFonts w:asciiTheme="minorHAnsi" w:eastAsiaTheme="minorEastAsia" w:hAnsiTheme="minorHAnsi" w:cstheme="minorBidi"/>
          <w:b w:val="0"/>
          <w:bCs w:val="0"/>
          <w:noProof/>
          <w:szCs w:val="22"/>
        </w:rPr>
      </w:pPr>
      <w:del w:id="252" w:author="Keith Oulson" w:date="2018-04-27T15:39:00Z">
        <w:r w:rsidRPr="00517336" w:rsidDel="00517336">
          <w:rPr>
            <w:rPrChange w:id="253" w:author="Keith Oulson" w:date="2018-04-27T15:39:00Z">
              <w:rPr>
                <w:rStyle w:val="Hyperlink"/>
                <w:b w:val="0"/>
                <w:bCs w:val="0"/>
                <w:noProof/>
              </w:rPr>
            </w:rPrChange>
          </w:rPr>
          <w:delText>2</w:delText>
        </w:r>
        <w:r w:rsidDel="00517336">
          <w:rPr>
            <w:rFonts w:asciiTheme="minorHAnsi" w:eastAsiaTheme="minorEastAsia" w:hAnsiTheme="minorHAnsi" w:cstheme="minorBidi"/>
            <w:b w:val="0"/>
            <w:bCs w:val="0"/>
            <w:noProof/>
            <w:szCs w:val="22"/>
          </w:rPr>
          <w:tab/>
        </w:r>
        <w:r w:rsidRPr="00517336" w:rsidDel="00517336">
          <w:rPr>
            <w:rPrChange w:id="254" w:author="Keith Oulson" w:date="2018-04-27T15:39:00Z">
              <w:rPr>
                <w:rStyle w:val="Hyperlink"/>
                <w:b w:val="0"/>
                <w:bCs w:val="0"/>
                <w:noProof/>
              </w:rPr>
            </w:rPrChange>
          </w:rPr>
          <w:delText>Interface Definition</w:delText>
        </w:r>
        <w:r w:rsidDel="00517336">
          <w:rPr>
            <w:noProof/>
            <w:webHidden/>
          </w:rPr>
          <w:tab/>
          <w:delText>3</w:delText>
        </w:r>
      </w:del>
    </w:p>
    <w:p w14:paraId="4CB87119" w14:textId="177F8116" w:rsidR="00D55603" w:rsidDel="00517336" w:rsidRDefault="00D55603">
      <w:pPr>
        <w:pStyle w:val="TOC2"/>
        <w:tabs>
          <w:tab w:val="left" w:pos="880"/>
          <w:tab w:val="right" w:leader="dot" w:pos="9350"/>
        </w:tabs>
        <w:rPr>
          <w:del w:id="255" w:author="Keith Oulson" w:date="2018-04-27T15:39:00Z"/>
          <w:rFonts w:asciiTheme="minorHAnsi" w:eastAsiaTheme="minorEastAsia" w:hAnsiTheme="minorHAnsi" w:cstheme="minorBidi"/>
          <w:b w:val="0"/>
          <w:noProof/>
          <w:sz w:val="22"/>
          <w:szCs w:val="22"/>
        </w:rPr>
      </w:pPr>
      <w:del w:id="256" w:author="Keith Oulson" w:date="2018-04-27T15:39:00Z">
        <w:r w:rsidRPr="00517336" w:rsidDel="00517336">
          <w:rPr>
            <w:rPrChange w:id="257" w:author="Keith Oulson" w:date="2018-04-27T15:39:00Z">
              <w:rPr>
                <w:rStyle w:val="Hyperlink"/>
                <w:b w:val="0"/>
                <w:noProof/>
              </w:rPr>
            </w:rPrChange>
          </w:rPr>
          <w:delText>2.1</w:delText>
        </w:r>
        <w:r w:rsidDel="00517336">
          <w:rPr>
            <w:rFonts w:asciiTheme="minorHAnsi" w:eastAsiaTheme="minorEastAsia" w:hAnsiTheme="minorHAnsi" w:cstheme="minorBidi"/>
            <w:b w:val="0"/>
            <w:noProof/>
            <w:sz w:val="22"/>
            <w:szCs w:val="22"/>
          </w:rPr>
          <w:tab/>
        </w:r>
        <w:r w:rsidRPr="00517336" w:rsidDel="00517336">
          <w:rPr>
            <w:rPrChange w:id="258" w:author="Keith Oulson" w:date="2018-04-27T15:39:00Z">
              <w:rPr>
                <w:rStyle w:val="Hyperlink"/>
                <w:b w:val="0"/>
                <w:noProof/>
              </w:rPr>
            </w:rPrChange>
          </w:rPr>
          <w:delText>System Overview</w:delText>
        </w:r>
        <w:r w:rsidDel="00517336">
          <w:rPr>
            <w:noProof/>
            <w:webHidden/>
          </w:rPr>
          <w:tab/>
          <w:delText>3</w:delText>
        </w:r>
      </w:del>
    </w:p>
    <w:p w14:paraId="5AD7B8F4" w14:textId="0B4DBF8F" w:rsidR="00D55603" w:rsidDel="00517336" w:rsidRDefault="00D55603">
      <w:pPr>
        <w:pStyle w:val="TOC3"/>
        <w:tabs>
          <w:tab w:val="left" w:pos="1320"/>
          <w:tab w:val="right" w:leader="dot" w:pos="9350"/>
        </w:tabs>
        <w:rPr>
          <w:del w:id="259" w:author="Keith Oulson" w:date="2018-04-27T15:39:00Z"/>
          <w:rFonts w:asciiTheme="minorHAnsi" w:eastAsiaTheme="minorEastAsia" w:hAnsiTheme="minorHAnsi" w:cstheme="minorBidi"/>
          <w:iCs w:val="0"/>
          <w:noProof/>
          <w:sz w:val="22"/>
          <w:szCs w:val="22"/>
        </w:rPr>
      </w:pPr>
      <w:del w:id="260" w:author="Keith Oulson" w:date="2018-04-27T15:39:00Z">
        <w:r w:rsidRPr="00517336" w:rsidDel="00517336">
          <w:rPr>
            <w:rPrChange w:id="261" w:author="Keith Oulson" w:date="2018-04-27T15:39:00Z">
              <w:rPr>
                <w:rStyle w:val="Hyperlink"/>
                <w:iCs w:val="0"/>
                <w:noProof/>
              </w:rPr>
            </w:rPrChange>
          </w:rPr>
          <w:delText>2.1.1</w:delText>
        </w:r>
        <w:r w:rsidDel="00517336">
          <w:rPr>
            <w:rFonts w:asciiTheme="minorHAnsi" w:eastAsiaTheme="minorEastAsia" w:hAnsiTheme="minorHAnsi" w:cstheme="minorBidi"/>
            <w:iCs w:val="0"/>
            <w:noProof/>
            <w:sz w:val="22"/>
            <w:szCs w:val="22"/>
          </w:rPr>
          <w:tab/>
        </w:r>
        <w:r w:rsidRPr="00517336" w:rsidDel="00517336">
          <w:rPr>
            <w:rPrChange w:id="262" w:author="Keith Oulson" w:date="2018-04-27T15:39:00Z">
              <w:rPr>
                <w:rStyle w:val="Hyperlink"/>
                <w:iCs w:val="0"/>
                <w:noProof/>
              </w:rPr>
            </w:rPrChange>
          </w:rPr>
          <w:delText>Overview Diagram</w:delText>
        </w:r>
        <w:r w:rsidDel="00517336">
          <w:rPr>
            <w:noProof/>
            <w:webHidden/>
          </w:rPr>
          <w:tab/>
          <w:delText>4</w:delText>
        </w:r>
      </w:del>
    </w:p>
    <w:p w14:paraId="20DF3F8F" w14:textId="6B98FAAD" w:rsidR="00D55603" w:rsidDel="00517336" w:rsidRDefault="00D55603">
      <w:pPr>
        <w:pStyle w:val="TOC2"/>
        <w:tabs>
          <w:tab w:val="left" w:pos="880"/>
          <w:tab w:val="right" w:leader="dot" w:pos="9350"/>
        </w:tabs>
        <w:rPr>
          <w:del w:id="263" w:author="Keith Oulson" w:date="2018-04-27T15:39:00Z"/>
          <w:rFonts w:asciiTheme="minorHAnsi" w:eastAsiaTheme="minorEastAsia" w:hAnsiTheme="minorHAnsi" w:cstheme="minorBidi"/>
          <w:b w:val="0"/>
          <w:noProof/>
          <w:sz w:val="22"/>
          <w:szCs w:val="22"/>
        </w:rPr>
      </w:pPr>
      <w:del w:id="264" w:author="Keith Oulson" w:date="2018-04-27T15:39:00Z">
        <w:r w:rsidRPr="00517336" w:rsidDel="00517336">
          <w:rPr>
            <w:rPrChange w:id="265" w:author="Keith Oulson" w:date="2018-04-27T15:39:00Z">
              <w:rPr>
                <w:rStyle w:val="Hyperlink"/>
                <w:b w:val="0"/>
                <w:noProof/>
              </w:rPr>
            </w:rPrChange>
          </w:rPr>
          <w:delText>2.2</w:delText>
        </w:r>
        <w:r w:rsidDel="00517336">
          <w:rPr>
            <w:rFonts w:asciiTheme="minorHAnsi" w:eastAsiaTheme="minorEastAsia" w:hAnsiTheme="minorHAnsi" w:cstheme="minorBidi"/>
            <w:b w:val="0"/>
            <w:noProof/>
            <w:sz w:val="22"/>
            <w:szCs w:val="22"/>
          </w:rPr>
          <w:tab/>
        </w:r>
        <w:r w:rsidRPr="00517336" w:rsidDel="00517336">
          <w:rPr>
            <w:rPrChange w:id="266" w:author="Keith Oulson" w:date="2018-04-27T15:39:00Z">
              <w:rPr>
                <w:rStyle w:val="Hyperlink"/>
                <w:b w:val="0"/>
                <w:noProof/>
              </w:rPr>
            </w:rPrChange>
          </w:rPr>
          <w:delText>Interface Overview</w:delText>
        </w:r>
        <w:r w:rsidDel="00517336">
          <w:rPr>
            <w:noProof/>
            <w:webHidden/>
          </w:rPr>
          <w:tab/>
          <w:delText>5</w:delText>
        </w:r>
      </w:del>
    </w:p>
    <w:p w14:paraId="2F961F67" w14:textId="378669F2" w:rsidR="00D55603" w:rsidDel="00517336" w:rsidRDefault="00D55603">
      <w:pPr>
        <w:pStyle w:val="TOC3"/>
        <w:tabs>
          <w:tab w:val="left" w:pos="1320"/>
          <w:tab w:val="right" w:leader="dot" w:pos="9350"/>
        </w:tabs>
        <w:rPr>
          <w:del w:id="267" w:author="Keith Oulson" w:date="2018-04-27T15:39:00Z"/>
          <w:rFonts w:asciiTheme="minorHAnsi" w:eastAsiaTheme="minorEastAsia" w:hAnsiTheme="minorHAnsi" w:cstheme="minorBidi"/>
          <w:iCs w:val="0"/>
          <w:noProof/>
          <w:sz w:val="22"/>
          <w:szCs w:val="22"/>
        </w:rPr>
      </w:pPr>
      <w:del w:id="268" w:author="Keith Oulson" w:date="2018-04-27T15:39:00Z">
        <w:r w:rsidRPr="00517336" w:rsidDel="00517336">
          <w:rPr>
            <w:rPrChange w:id="269" w:author="Keith Oulson" w:date="2018-04-27T15:39:00Z">
              <w:rPr>
                <w:rStyle w:val="Hyperlink"/>
                <w:iCs w:val="0"/>
                <w:noProof/>
              </w:rPr>
            </w:rPrChange>
          </w:rPr>
          <w:delText>2.2.1</w:delText>
        </w:r>
        <w:r w:rsidDel="00517336">
          <w:rPr>
            <w:rFonts w:asciiTheme="minorHAnsi" w:eastAsiaTheme="minorEastAsia" w:hAnsiTheme="minorHAnsi" w:cstheme="minorBidi"/>
            <w:iCs w:val="0"/>
            <w:noProof/>
            <w:sz w:val="22"/>
            <w:szCs w:val="22"/>
          </w:rPr>
          <w:tab/>
        </w:r>
        <w:r w:rsidRPr="00517336" w:rsidDel="00517336">
          <w:rPr>
            <w:rPrChange w:id="270" w:author="Keith Oulson" w:date="2018-04-27T15:39:00Z">
              <w:rPr>
                <w:rStyle w:val="Hyperlink"/>
                <w:iCs w:val="0"/>
                <w:noProof/>
              </w:rPr>
            </w:rPrChange>
          </w:rPr>
          <w:delText>Connectivity between the systems</w:delText>
        </w:r>
        <w:r w:rsidDel="00517336">
          <w:rPr>
            <w:noProof/>
            <w:webHidden/>
          </w:rPr>
          <w:tab/>
          <w:delText>6</w:delText>
        </w:r>
      </w:del>
    </w:p>
    <w:p w14:paraId="2D3F6CB7" w14:textId="48402229" w:rsidR="00D55603" w:rsidDel="00517336" w:rsidRDefault="00D55603">
      <w:pPr>
        <w:pStyle w:val="TOC2"/>
        <w:tabs>
          <w:tab w:val="left" w:pos="880"/>
          <w:tab w:val="right" w:leader="dot" w:pos="9350"/>
        </w:tabs>
        <w:rPr>
          <w:del w:id="271" w:author="Keith Oulson" w:date="2018-04-27T15:39:00Z"/>
          <w:rFonts w:asciiTheme="minorHAnsi" w:eastAsiaTheme="minorEastAsia" w:hAnsiTheme="minorHAnsi" w:cstheme="minorBidi"/>
          <w:b w:val="0"/>
          <w:noProof/>
          <w:sz w:val="22"/>
          <w:szCs w:val="22"/>
        </w:rPr>
      </w:pPr>
      <w:del w:id="272" w:author="Keith Oulson" w:date="2018-04-27T15:39:00Z">
        <w:r w:rsidRPr="00517336" w:rsidDel="00517336">
          <w:rPr>
            <w:rPrChange w:id="273" w:author="Keith Oulson" w:date="2018-04-27T15:39:00Z">
              <w:rPr>
                <w:rStyle w:val="Hyperlink"/>
                <w:rFonts w:ascii="Verdana" w:hAnsi="Verdana"/>
                <w:b w:val="0"/>
                <w:noProof/>
              </w:rPr>
            </w:rPrChange>
          </w:rPr>
          <w:delText>2.3</w:delText>
        </w:r>
        <w:r w:rsidDel="00517336">
          <w:rPr>
            <w:rFonts w:asciiTheme="minorHAnsi" w:eastAsiaTheme="minorEastAsia" w:hAnsiTheme="minorHAnsi" w:cstheme="minorBidi"/>
            <w:b w:val="0"/>
            <w:noProof/>
            <w:sz w:val="22"/>
            <w:szCs w:val="22"/>
          </w:rPr>
          <w:tab/>
        </w:r>
        <w:r w:rsidRPr="00517336" w:rsidDel="00517336">
          <w:rPr>
            <w:rPrChange w:id="274" w:author="Keith Oulson" w:date="2018-04-27T15:39:00Z">
              <w:rPr>
                <w:rStyle w:val="Hyperlink"/>
                <w:b w:val="0"/>
                <w:noProof/>
              </w:rPr>
            </w:rPrChange>
          </w:rPr>
          <w:delText>Operations</w:delText>
        </w:r>
        <w:r w:rsidDel="00517336">
          <w:rPr>
            <w:noProof/>
            <w:webHidden/>
          </w:rPr>
          <w:tab/>
          <w:delText>7</w:delText>
        </w:r>
      </w:del>
    </w:p>
    <w:p w14:paraId="753A6817" w14:textId="71F82D1A" w:rsidR="00D55603" w:rsidDel="00517336" w:rsidRDefault="00D55603">
      <w:pPr>
        <w:pStyle w:val="TOC3"/>
        <w:tabs>
          <w:tab w:val="left" w:pos="1320"/>
          <w:tab w:val="right" w:leader="dot" w:pos="9350"/>
        </w:tabs>
        <w:rPr>
          <w:del w:id="275" w:author="Keith Oulson" w:date="2018-04-27T15:39:00Z"/>
          <w:rFonts w:asciiTheme="minorHAnsi" w:eastAsiaTheme="minorEastAsia" w:hAnsiTheme="minorHAnsi" w:cstheme="minorBidi"/>
          <w:iCs w:val="0"/>
          <w:noProof/>
          <w:sz w:val="22"/>
          <w:szCs w:val="22"/>
        </w:rPr>
      </w:pPr>
      <w:del w:id="276" w:author="Keith Oulson" w:date="2018-04-27T15:39:00Z">
        <w:r w:rsidRPr="00517336" w:rsidDel="00517336">
          <w:rPr>
            <w:rPrChange w:id="277" w:author="Keith Oulson" w:date="2018-04-27T15:39:00Z">
              <w:rPr>
                <w:rStyle w:val="Hyperlink"/>
                <w:iCs w:val="0"/>
                <w:noProof/>
              </w:rPr>
            </w:rPrChange>
          </w:rPr>
          <w:delText>2.3.1</w:delText>
        </w:r>
        <w:r w:rsidDel="00517336">
          <w:rPr>
            <w:rFonts w:asciiTheme="minorHAnsi" w:eastAsiaTheme="minorEastAsia" w:hAnsiTheme="minorHAnsi" w:cstheme="minorBidi"/>
            <w:iCs w:val="0"/>
            <w:noProof/>
            <w:sz w:val="22"/>
            <w:szCs w:val="22"/>
          </w:rPr>
          <w:tab/>
        </w:r>
        <w:r w:rsidRPr="00517336" w:rsidDel="00517336">
          <w:rPr>
            <w:rPrChange w:id="278" w:author="Keith Oulson" w:date="2018-04-27T15:39:00Z">
              <w:rPr>
                <w:rStyle w:val="Hyperlink"/>
                <w:iCs w:val="0"/>
                <w:noProof/>
              </w:rPr>
            </w:rPrChange>
          </w:rPr>
          <w:delText>Data Extraction</w:delText>
        </w:r>
        <w:r w:rsidDel="00517336">
          <w:rPr>
            <w:noProof/>
            <w:webHidden/>
          </w:rPr>
          <w:tab/>
          <w:delText>7</w:delText>
        </w:r>
      </w:del>
    </w:p>
    <w:p w14:paraId="5CB842B9" w14:textId="1EB2C5EA" w:rsidR="00D55603" w:rsidDel="00517336" w:rsidRDefault="00D55603">
      <w:pPr>
        <w:pStyle w:val="TOC3"/>
        <w:tabs>
          <w:tab w:val="left" w:pos="1320"/>
          <w:tab w:val="right" w:leader="dot" w:pos="9350"/>
        </w:tabs>
        <w:rPr>
          <w:del w:id="279" w:author="Keith Oulson" w:date="2018-04-27T15:39:00Z"/>
          <w:rFonts w:asciiTheme="minorHAnsi" w:eastAsiaTheme="minorEastAsia" w:hAnsiTheme="minorHAnsi" w:cstheme="minorBidi"/>
          <w:iCs w:val="0"/>
          <w:noProof/>
          <w:sz w:val="22"/>
          <w:szCs w:val="22"/>
        </w:rPr>
      </w:pPr>
      <w:del w:id="280" w:author="Keith Oulson" w:date="2018-04-27T15:39:00Z">
        <w:r w:rsidRPr="00517336" w:rsidDel="00517336">
          <w:rPr>
            <w:rPrChange w:id="281" w:author="Keith Oulson" w:date="2018-04-27T15:39:00Z">
              <w:rPr>
                <w:rStyle w:val="Hyperlink"/>
                <w:iCs w:val="0"/>
                <w:noProof/>
              </w:rPr>
            </w:rPrChange>
          </w:rPr>
          <w:delText>2.3.2</w:delText>
        </w:r>
        <w:r w:rsidDel="00517336">
          <w:rPr>
            <w:rFonts w:asciiTheme="minorHAnsi" w:eastAsiaTheme="minorEastAsia" w:hAnsiTheme="minorHAnsi" w:cstheme="minorBidi"/>
            <w:iCs w:val="0"/>
            <w:noProof/>
            <w:sz w:val="22"/>
            <w:szCs w:val="22"/>
          </w:rPr>
          <w:tab/>
        </w:r>
        <w:r w:rsidRPr="00517336" w:rsidDel="00517336">
          <w:rPr>
            <w:rPrChange w:id="282" w:author="Keith Oulson" w:date="2018-04-27T15:39:00Z">
              <w:rPr>
                <w:rStyle w:val="Hyperlink"/>
                <w:iCs w:val="0"/>
                <w:noProof/>
              </w:rPr>
            </w:rPrChange>
          </w:rPr>
          <w:delText>Data Transformation</w:delText>
        </w:r>
        <w:r w:rsidDel="00517336">
          <w:rPr>
            <w:noProof/>
            <w:webHidden/>
          </w:rPr>
          <w:tab/>
          <w:delText>7</w:delText>
        </w:r>
      </w:del>
    </w:p>
    <w:p w14:paraId="23E4A387" w14:textId="36F83E78" w:rsidR="00D55603" w:rsidDel="00517336" w:rsidRDefault="00D55603">
      <w:pPr>
        <w:pStyle w:val="TOC3"/>
        <w:tabs>
          <w:tab w:val="left" w:pos="1320"/>
          <w:tab w:val="right" w:leader="dot" w:pos="9350"/>
        </w:tabs>
        <w:rPr>
          <w:del w:id="283" w:author="Keith Oulson" w:date="2018-04-27T15:39:00Z"/>
          <w:rFonts w:asciiTheme="minorHAnsi" w:eastAsiaTheme="minorEastAsia" w:hAnsiTheme="minorHAnsi" w:cstheme="minorBidi"/>
          <w:iCs w:val="0"/>
          <w:noProof/>
          <w:sz w:val="22"/>
          <w:szCs w:val="22"/>
        </w:rPr>
      </w:pPr>
      <w:del w:id="284" w:author="Keith Oulson" w:date="2018-04-27T15:39:00Z">
        <w:r w:rsidRPr="00517336" w:rsidDel="00517336">
          <w:rPr>
            <w:rPrChange w:id="285" w:author="Keith Oulson" w:date="2018-04-27T15:39:00Z">
              <w:rPr>
                <w:rStyle w:val="Hyperlink"/>
                <w:iCs w:val="0"/>
                <w:noProof/>
              </w:rPr>
            </w:rPrChange>
          </w:rPr>
          <w:delText>2.3.3</w:delText>
        </w:r>
        <w:r w:rsidDel="00517336">
          <w:rPr>
            <w:rFonts w:asciiTheme="minorHAnsi" w:eastAsiaTheme="minorEastAsia" w:hAnsiTheme="minorHAnsi" w:cstheme="minorBidi"/>
            <w:iCs w:val="0"/>
            <w:noProof/>
            <w:sz w:val="22"/>
            <w:szCs w:val="22"/>
          </w:rPr>
          <w:tab/>
        </w:r>
        <w:r w:rsidRPr="00517336" w:rsidDel="00517336">
          <w:rPr>
            <w:rPrChange w:id="286" w:author="Keith Oulson" w:date="2018-04-27T15:39:00Z">
              <w:rPr>
                <w:rStyle w:val="Hyperlink"/>
                <w:iCs w:val="0"/>
                <w:noProof/>
              </w:rPr>
            </w:rPrChange>
          </w:rPr>
          <w:delText>Sending/Receiving</w:delText>
        </w:r>
        <w:r w:rsidDel="00517336">
          <w:rPr>
            <w:noProof/>
            <w:webHidden/>
          </w:rPr>
          <w:tab/>
          <w:delText>7</w:delText>
        </w:r>
      </w:del>
    </w:p>
    <w:p w14:paraId="1562303D" w14:textId="64BCB1FE" w:rsidR="00D55603" w:rsidDel="00517336" w:rsidRDefault="00D55603">
      <w:pPr>
        <w:pStyle w:val="TOC2"/>
        <w:tabs>
          <w:tab w:val="left" w:pos="880"/>
          <w:tab w:val="right" w:leader="dot" w:pos="9350"/>
        </w:tabs>
        <w:rPr>
          <w:del w:id="287" w:author="Keith Oulson" w:date="2018-04-27T15:39:00Z"/>
          <w:rFonts w:asciiTheme="minorHAnsi" w:eastAsiaTheme="minorEastAsia" w:hAnsiTheme="minorHAnsi" w:cstheme="minorBidi"/>
          <w:b w:val="0"/>
          <w:noProof/>
          <w:sz w:val="22"/>
          <w:szCs w:val="22"/>
        </w:rPr>
      </w:pPr>
      <w:del w:id="288" w:author="Keith Oulson" w:date="2018-04-27T15:39:00Z">
        <w:r w:rsidRPr="00517336" w:rsidDel="00517336">
          <w:rPr>
            <w:rPrChange w:id="289" w:author="Keith Oulson" w:date="2018-04-27T15:39:00Z">
              <w:rPr>
                <w:rStyle w:val="Hyperlink"/>
                <w:b w:val="0"/>
                <w:noProof/>
              </w:rPr>
            </w:rPrChange>
          </w:rPr>
          <w:delText>2.4</w:delText>
        </w:r>
        <w:r w:rsidDel="00517336">
          <w:rPr>
            <w:rFonts w:asciiTheme="minorHAnsi" w:eastAsiaTheme="minorEastAsia" w:hAnsiTheme="minorHAnsi" w:cstheme="minorBidi"/>
            <w:b w:val="0"/>
            <w:noProof/>
            <w:sz w:val="22"/>
            <w:szCs w:val="22"/>
          </w:rPr>
          <w:tab/>
        </w:r>
        <w:r w:rsidRPr="00517336" w:rsidDel="00517336">
          <w:rPr>
            <w:rPrChange w:id="290" w:author="Keith Oulson" w:date="2018-04-27T15:39:00Z">
              <w:rPr>
                <w:rStyle w:val="Hyperlink"/>
                <w:b w:val="0"/>
                <w:noProof/>
              </w:rPr>
            </w:rPrChange>
          </w:rPr>
          <w:delText>Data Transfer</w:delText>
        </w:r>
        <w:r w:rsidDel="00517336">
          <w:rPr>
            <w:noProof/>
            <w:webHidden/>
          </w:rPr>
          <w:tab/>
          <w:delText>7</w:delText>
        </w:r>
      </w:del>
    </w:p>
    <w:p w14:paraId="72E13E7E" w14:textId="3F36AAE7" w:rsidR="00D55603" w:rsidDel="00517336" w:rsidRDefault="00D55603">
      <w:pPr>
        <w:pStyle w:val="TOC2"/>
        <w:tabs>
          <w:tab w:val="left" w:pos="880"/>
          <w:tab w:val="right" w:leader="dot" w:pos="9350"/>
        </w:tabs>
        <w:rPr>
          <w:del w:id="291" w:author="Keith Oulson" w:date="2018-04-27T15:39:00Z"/>
          <w:rFonts w:asciiTheme="minorHAnsi" w:eastAsiaTheme="minorEastAsia" w:hAnsiTheme="minorHAnsi" w:cstheme="minorBidi"/>
          <w:b w:val="0"/>
          <w:noProof/>
          <w:sz w:val="22"/>
          <w:szCs w:val="22"/>
        </w:rPr>
      </w:pPr>
      <w:del w:id="292" w:author="Keith Oulson" w:date="2018-04-27T15:39:00Z">
        <w:r w:rsidRPr="00517336" w:rsidDel="00517336">
          <w:rPr>
            <w:rPrChange w:id="293" w:author="Keith Oulson" w:date="2018-04-27T15:39:00Z">
              <w:rPr>
                <w:rStyle w:val="Hyperlink"/>
                <w:b w:val="0"/>
                <w:noProof/>
              </w:rPr>
            </w:rPrChange>
          </w:rPr>
          <w:delText>2.5</w:delText>
        </w:r>
        <w:r w:rsidDel="00517336">
          <w:rPr>
            <w:rFonts w:asciiTheme="minorHAnsi" w:eastAsiaTheme="minorEastAsia" w:hAnsiTheme="minorHAnsi" w:cstheme="minorBidi"/>
            <w:b w:val="0"/>
            <w:noProof/>
            <w:sz w:val="22"/>
            <w:szCs w:val="22"/>
          </w:rPr>
          <w:tab/>
        </w:r>
        <w:r w:rsidRPr="00517336" w:rsidDel="00517336">
          <w:rPr>
            <w:rPrChange w:id="294" w:author="Keith Oulson" w:date="2018-04-27T15:39:00Z">
              <w:rPr>
                <w:rStyle w:val="Hyperlink"/>
                <w:b w:val="0"/>
                <w:noProof/>
              </w:rPr>
            </w:rPrChange>
          </w:rPr>
          <w:delText>Transaction Types</w:delText>
        </w:r>
        <w:r w:rsidDel="00517336">
          <w:rPr>
            <w:noProof/>
            <w:webHidden/>
          </w:rPr>
          <w:tab/>
          <w:delText>7</w:delText>
        </w:r>
      </w:del>
    </w:p>
    <w:p w14:paraId="462759AA" w14:textId="6DDA70B9" w:rsidR="00D55603" w:rsidDel="00517336" w:rsidRDefault="00D55603">
      <w:pPr>
        <w:pStyle w:val="TOC2"/>
        <w:tabs>
          <w:tab w:val="left" w:pos="880"/>
          <w:tab w:val="right" w:leader="dot" w:pos="9350"/>
        </w:tabs>
        <w:rPr>
          <w:del w:id="295" w:author="Keith Oulson" w:date="2018-04-27T15:39:00Z"/>
          <w:rFonts w:asciiTheme="minorHAnsi" w:eastAsiaTheme="minorEastAsia" w:hAnsiTheme="minorHAnsi" w:cstheme="minorBidi"/>
          <w:b w:val="0"/>
          <w:noProof/>
          <w:sz w:val="22"/>
          <w:szCs w:val="22"/>
        </w:rPr>
      </w:pPr>
      <w:del w:id="296" w:author="Keith Oulson" w:date="2018-04-27T15:39:00Z">
        <w:r w:rsidRPr="00517336" w:rsidDel="00517336">
          <w:rPr>
            <w:rPrChange w:id="297" w:author="Keith Oulson" w:date="2018-04-27T15:39:00Z">
              <w:rPr>
                <w:rStyle w:val="Hyperlink"/>
                <w:b w:val="0"/>
                <w:noProof/>
              </w:rPr>
            </w:rPrChange>
          </w:rPr>
          <w:delText>2.6</w:delText>
        </w:r>
        <w:r w:rsidDel="00517336">
          <w:rPr>
            <w:rFonts w:asciiTheme="minorHAnsi" w:eastAsiaTheme="minorEastAsia" w:hAnsiTheme="minorHAnsi" w:cstheme="minorBidi"/>
            <w:b w:val="0"/>
            <w:noProof/>
            <w:sz w:val="22"/>
            <w:szCs w:val="22"/>
          </w:rPr>
          <w:tab/>
        </w:r>
        <w:r w:rsidRPr="00517336" w:rsidDel="00517336">
          <w:rPr>
            <w:rPrChange w:id="298" w:author="Keith Oulson" w:date="2018-04-27T15:39:00Z">
              <w:rPr>
                <w:rStyle w:val="Hyperlink"/>
                <w:b w:val="0"/>
                <w:noProof/>
              </w:rPr>
            </w:rPrChange>
          </w:rPr>
          <w:delText>Data Exchanges</w:delText>
        </w:r>
        <w:r w:rsidDel="00517336">
          <w:rPr>
            <w:noProof/>
            <w:webHidden/>
          </w:rPr>
          <w:tab/>
          <w:delText>7</w:delText>
        </w:r>
      </w:del>
    </w:p>
    <w:p w14:paraId="6EA7AC31" w14:textId="3B97D26E" w:rsidR="00D55603" w:rsidDel="00517336" w:rsidRDefault="00D55603">
      <w:pPr>
        <w:pStyle w:val="TOC3"/>
        <w:tabs>
          <w:tab w:val="left" w:pos="1320"/>
          <w:tab w:val="right" w:leader="dot" w:pos="9350"/>
        </w:tabs>
        <w:rPr>
          <w:del w:id="299" w:author="Keith Oulson" w:date="2018-04-27T15:39:00Z"/>
          <w:rFonts w:asciiTheme="minorHAnsi" w:eastAsiaTheme="minorEastAsia" w:hAnsiTheme="minorHAnsi" w:cstheme="minorBidi"/>
          <w:iCs w:val="0"/>
          <w:noProof/>
          <w:sz w:val="22"/>
          <w:szCs w:val="22"/>
        </w:rPr>
      </w:pPr>
      <w:del w:id="300" w:author="Keith Oulson" w:date="2018-04-27T15:39:00Z">
        <w:r w:rsidRPr="00517336" w:rsidDel="00517336">
          <w:rPr>
            <w:rPrChange w:id="301" w:author="Keith Oulson" w:date="2018-04-27T15:39:00Z">
              <w:rPr>
                <w:rStyle w:val="Hyperlink"/>
                <w:iCs w:val="0"/>
                <w:noProof/>
              </w:rPr>
            </w:rPrChange>
          </w:rPr>
          <w:delText>2.6.1</w:delText>
        </w:r>
        <w:r w:rsidDel="00517336">
          <w:rPr>
            <w:rFonts w:asciiTheme="minorHAnsi" w:eastAsiaTheme="minorEastAsia" w:hAnsiTheme="minorHAnsi" w:cstheme="minorBidi"/>
            <w:iCs w:val="0"/>
            <w:noProof/>
            <w:sz w:val="22"/>
            <w:szCs w:val="22"/>
          </w:rPr>
          <w:tab/>
        </w:r>
        <w:r w:rsidRPr="00517336" w:rsidDel="00517336">
          <w:rPr>
            <w:rPrChange w:id="302" w:author="Keith Oulson" w:date="2018-04-27T15:39:00Z">
              <w:rPr>
                <w:rStyle w:val="Hyperlink"/>
                <w:iCs w:val="0"/>
                <w:noProof/>
              </w:rPr>
            </w:rPrChange>
          </w:rPr>
          <w:delText>FHIR Based Resources</w:delText>
        </w:r>
        <w:r w:rsidDel="00517336">
          <w:rPr>
            <w:noProof/>
            <w:webHidden/>
          </w:rPr>
          <w:tab/>
          <w:delText>7</w:delText>
        </w:r>
      </w:del>
    </w:p>
    <w:p w14:paraId="3185C10C" w14:textId="4F6561B2" w:rsidR="00D55603" w:rsidDel="00517336" w:rsidRDefault="00D55603">
      <w:pPr>
        <w:pStyle w:val="TOC3"/>
        <w:tabs>
          <w:tab w:val="left" w:pos="1320"/>
          <w:tab w:val="right" w:leader="dot" w:pos="9350"/>
        </w:tabs>
        <w:rPr>
          <w:del w:id="303" w:author="Keith Oulson" w:date="2018-04-27T15:39:00Z"/>
          <w:rFonts w:asciiTheme="minorHAnsi" w:eastAsiaTheme="minorEastAsia" w:hAnsiTheme="minorHAnsi" w:cstheme="minorBidi"/>
          <w:iCs w:val="0"/>
          <w:noProof/>
          <w:sz w:val="22"/>
          <w:szCs w:val="22"/>
        </w:rPr>
      </w:pPr>
      <w:del w:id="304" w:author="Keith Oulson" w:date="2018-04-27T15:39:00Z">
        <w:r w:rsidRPr="00517336" w:rsidDel="00517336">
          <w:rPr>
            <w:rPrChange w:id="305" w:author="Keith Oulson" w:date="2018-04-27T15:39:00Z">
              <w:rPr>
                <w:rStyle w:val="Hyperlink"/>
                <w:iCs w:val="0"/>
                <w:noProof/>
              </w:rPr>
            </w:rPrChange>
          </w:rPr>
          <w:delText>2.6.2</w:delText>
        </w:r>
        <w:r w:rsidDel="00517336">
          <w:rPr>
            <w:rFonts w:asciiTheme="minorHAnsi" w:eastAsiaTheme="minorEastAsia" w:hAnsiTheme="minorHAnsi" w:cstheme="minorBidi"/>
            <w:iCs w:val="0"/>
            <w:noProof/>
            <w:sz w:val="22"/>
            <w:szCs w:val="22"/>
          </w:rPr>
          <w:tab/>
        </w:r>
        <w:r w:rsidRPr="00517336" w:rsidDel="00517336">
          <w:rPr>
            <w:rPrChange w:id="306" w:author="Keith Oulson" w:date="2018-04-27T15:39:00Z">
              <w:rPr>
                <w:rStyle w:val="Hyperlink"/>
                <w:iCs w:val="0"/>
                <w:noProof/>
              </w:rPr>
            </w:rPrChange>
          </w:rPr>
          <w:delText>JSON Format</w:delText>
        </w:r>
        <w:r w:rsidDel="00517336">
          <w:rPr>
            <w:noProof/>
            <w:webHidden/>
          </w:rPr>
          <w:tab/>
          <w:delText>9</w:delText>
        </w:r>
      </w:del>
    </w:p>
    <w:p w14:paraId="734BBCE7" w14:textId="1B1AED6D" w:rsidR="00D55603" w:rsidDel="00517336" w:rsidRDefault="00D55603">
      <w:pPr>
        <w:pStyle w:val="TOC3"/>
        <w:tabs>
          <w:tab w:val="left" w:pos="1320"/>
          <w:tab w:val="right" w:leader="dot" w:pos="9350"/>
        </w:tabs>
        <w:rPr>
          <w:del w:id="307" w:author="Keith Oulson" w:date="2018-04-27T15:39:00Z"/>
          <w:rFonts w:asciiTheme="minorHAnsi" w:eastAsiaTheme="minorEastAsia" w:hAnsiTheme="minorHAnsi" w:cstheme="minorBidi"/>
          <w:iCs w:val="0"/>
          <w:noProof/>
          <w:sz w:val="22"/>
          <w:szCs w:val="22"/>
        </w:rPr>
      </w:pPr>
      <w:del w:id="308" w:author="Keith Oulson" w:date="2018-04-27T15:39:00Z">
        <w:r w:rsidRPr="00517336" w:rsidDel="00517336">
          <w:rPr>
            <w:rPrChange w:id="309" w:author="Keith Oulson" w:date="2018-04-27T15:39:00Z">
              <w:rPr>
                <w:rStyle w:val="Hyperlink"/>
                <w:iCs w:val="0"/>
                <w:noProof/>
              </w:rPr>
            </w:rPrChange>
          </w:rPr>
          <w:delText>2.6.3</w:delText>
        </w:r>
        <w:r w:rsidDel="00517336">
          <w:rPr>
            <w:rFonts w:asciiTheme="minorHAnsi" w:eastAsiaTheme="minorEastAsia" w:hAnsiTheme="minorHAnsi" w:cstheme="minorBidi"/>
            <w:iCs w:val="0"/>
            <w:noProof/>
            <w:sz w:val="22"/>
            <w:szCs w:val="22"/>
          </w:rPr>
          <w:tab/>
        </w:r>
        <w:r w:rsidRPr="00517336" w:rsidDel="00517336">
          <w:rPr>
            <w:rPrChange w:id="310" w:author="Keith Oulson" w:date="2018-04-27T15:39:00Z">
              <w:rPr>
                <w:rStyle w:val="Hyperlink"/>
                <w:iCs w:val="0"/>
                <w:noProof/>
              </w:rPr>
            </w:rPrChange>
          </w:rPr>
          <w:delText>Bundle Definition</w:delText>
        </w:r>
        <w:r w:rsidDel="00517336">
          <w:rPr>
            <w:noProof/>
            <w:webHidden/>
          </w:rPr>
          <w:tab/>
          <w:delText>9</w:delText>
        </w:r>
      </w:del>
    </w:p>
    <w:p w14:paraId="3B9AD810" w14:textId="229D1FE7" w:rsidR="00D55603" w:rsidDel="00517336" w:rsidRDefault="00D55603">
      <w:pPr>
        <w:pStyle w:val="TOC2"/>
        <w:tabs>
          <w:tab w:val="left" w:pos="880"/>
          <w:tab w:val="right" w:leader="dot" w:pos="9350"/>
        </w:tabs>
        <w:rPr>
          <w:del w:id="311" w:author="Keith Oulson" w:date="2018-04-27T15:39:00Z"/>
          <w:rFonts w:asciiTheme="minorHAnsi" w:eastAsiaTheme="minorEastAsia" w:hAnsiTheme="minorHAnsi" w:cstheme="minorBidi"/>
          <w:b w:val="0"/>
          <w:noProof/>
          <w:sz w:val="22"/>
          <w:szCs w:val="22"/>
        </w:rPr>
      </w:pPr>
      <w:del w:id="312" w:author="Keith Oulson" w:date="2018-04-27T15:39:00Z">
        <w:r w:rsidRPr="00517336" w:rsidDel="00517336">
          <w:rPr>
            <w:rPrChange w:id="313" w:author="Keith Oulson" w:date="2018-04-27T15:39:00Z">
              <w:rPr>
                <w:rStyle w:val="Hyperlink"/>
                <w:b w:val="0"/>
                <w:noProof/>
              </w:rPr>
            </w:rPrChange>
          </w:rPr>
          <w:delText>2.7</w:delText>
        </w:r>
        <w:r w:rsidDel="00517336">
          <w:rPr>
            <w:rFonts w:asciiTheme="minorHAnsi" w:eastAsiaTheme="minorEastAsia" w:hAnsiTheme="minorHAnsi" w:cstheme="minorBidi"/>
            <w:b w:val="0"/>
            <w:noProof/>
            <w:sz w:val="22"/>
            <w:szCs w:val="22"/>
          </w:rPr>
          <w:tab/>
        </w:r>
        <w:r w:rsidRPr="00517336" w:rsidDel="00517336">
          <w:rPr>
            <w:rPrChange w:id="314" w:author="Keith Oulson" w:date="2018-04-27T15:39:00Z">
              <w:rPr>
                <w:rStyle w:val="Hyperlink"/>
                <w:b w:val="0"/>
                <w:noProof/>
              </w:rPr>
            </w:rPrChange>
          </w:rPr>
          <w:delText>Communications Methods</w:delText>
        </w:r>
        <w:r w:rsidDel="00517336">
          <w:rPr>
            <w:noProof/>
            <w:webHidden/>
          </w:rPr>
          <w:tab/>
          <w:delText>11</w:delText>
        </w:r>
      </w:del>
    </w:p>
    <w:p w14:paraId="3E5FB840" w14:textId="58CCB0B5" w:rsidR="00D55603" w:rsidDel="00517336" w:rsidRDefault="00D55603">
      <w:pPr>
        <w:pStyle w:val="TOC3"/>
        <w:tabs>
          <w:tab w:val="left" w:pos="1320"/>
          <w:tab w:val="right" w:leader="dot" w:pos="9350"/>
        </w:tabs>
        <w:rPr>
          <w:del w:id="315" w:author="Keith Oulson" w:date="2018-04-27T15:39:00Z"/>
          <w:rFonts w:asciiTheme="minorHAnsi" w:eastAsiaTheme="minorEastAsia" w:hAnsiTheme="minorHAnsi" w:cstheme="minorBidi"/>
          <w:iCs w:val="0"/>
          <w:noProof/>
          <w:sz w:val="22"/>
          <w:szCs w:val="22"/>
        </w:rPr>
      </w:pPr>
      <w:del w:id="316" w:author="Keith Oulson" w:date="2018-04-27T15:39:00Z">
        <w:r w:rsidRPr="00517336" w:rsidDel="00517336">
          <w:rPr>
            <w:rPrChange w:id="317" w:author="Keith Oulson" w:date="2018-04-27T15:39:00Z">
              <w:rPr>
                <w:rStyle w:val="Hyperlink"/>
                <w:iCs w:val="0"/>
                <w:noProof/>
              </w:rPr>
            </w:rPrChange>
          </w:rPr>
          <w:delText>2.7.1</w:delText>
        </w:r>
        <w:r w:rsidDel="00517336">
          <w:rPr>
            <w:rFonts w:asciiTheme="minorHAnsi" w:eastAsiaTheme="minorEastAsia" w:hAnsiTheme="minorHAnsi" w:cstheme="minorBidi"/>
            <w:iCs w:val="0"/>
            <w:noProof/>
            <w:sz w:val="22"/>
            <w:szCs w:val="22"/>
          </w:rPr>
          <w:tab/>
        </w:r>
        <w:r w:rsidRPr="00517336" w:rsidDel="00517336">
          <w:rPr>
            <w:rPrChange w:id="318" w:author="Keith Oulson" w:date="2018-04-27T15:39:00Z">
              <w:rPr>
                <w:rStyle w:val="Hyperlink"/>
                <w:iCs w:val="0"/>
                <w:noProof/>
              </w:rPr>
            </w:rPrChange>
          </w:rPr>
          <w:delText>Ports and Protocols</w:delText>
        </w:r>
        <w:r w:rsidDel="00517336">
          <w:rPr>
            <w:noProof/>
            <w:webHidden/>
          </w:rPr>
          <w:tab/>
          <w:delText>11</w:delText>
        </w:r>
      </w:del>
    </w:p>
    <w:p w14:paraId="792C524D" w14:textId="4C1BC629" w:rsidR="00D55603" w:rsidDel="00517336" w:rsidRDefault="00D55603">
      <w:pPr>
        <w:pStyle w:val="TOC3"/>
        <w:tabs>
          <w:tab w:val="left" w:pos="1320"/>
          <w:tab w:val="right" w:leader="dot" w:pos="9350"/>
        </w:tabs>
        <w:rPr>
          <w:del w:id="319" w:author="Keith Oulson" w:date="2018-04-27T15:39:00Z"/>
          <w:rFonts w:asciiTheme="minorHAnsi" w:eastAsiaTheme="minorEastAsia" w:hAnsiTheme="minorHAnsi" w:cstheme="minorBidi"/>
          <w:iCs w:val="0"/>
          <w:noProof/>
          <w:sz w:val="22"/>
          <w:szCs w:val="22"/>
        </w:rPr>
      </w:pPr>
      <w:del w:id="320" w:author="Keith Oulson" w:date="2018-04-27T15:39:00Z">
        <w:r w:rsidRPr="00517336" w:rsidDel="00517336">
          <w:rPr>
            <w:rPrChange w:id="321" w:author="Keith Oulson" w:date="2018-04-27T15:39:00Z">
              <w:rPr>
                <w:rStyle w:val="Hyperlink"/>
                <w:iCs w:val="0"/>
                <w:noProof/>
              </w:rPr>
            </w:rPrChange>
          </w:rPr>
          <w:delText>2.7.2</w:delText>
        </w:r>
        <w:r w:rsidDel="00517336">
          <w:rPr>
            <w:rFonts w:asciiTheme="minorHAnsi" w:eastAsiaTheme="minorEastAsia" w:hAnsiTheme="minorHAnsi" w:cstheme="minorBidi"/>
            <w:iCs w:val="0"/>
            <w:noProof/>
            <w:sz w:val="22"/>
            <w:szCs w:val="22"/>
          </w:rPr>
          <w:tab/>
        </w:r>
        <w:r w:rsidRPr="00517336" w:rsidDel="00517336">
          <w:rPr>
            <w:rPrChange w:id="322" w:author="Keith Oulson" w:date="2018-04-27T15:39:00Z">
              <w:rPr>
                <w:rStyle w:val="Hyperlink"/>
                <w:iCs w:val="0"/>
                <w:noProof/>
              </w:rPr>
            </w:rPrChange>
          </w:rPr>
          <w:delText>ESB Configuration(s)</w:delText>
        </w:r>
        <w:r w:rsidDel="00517336">
          <w:rPr>
            <w:noProof/>
            <w:webHidden/>
          </w:rPr>
          <w:tab/>
          <w:delText>11</w:delText>
        </w:r>
      </w:del>
    </w:p>
    <w:p w14:paraId="345E591F" w14:textId="3D778D26" w:rsidR="00D55603" w:rsidDel="00517336" w:rsidRDefault="00D55603">
      <w:pPr>
        <w:pStyle w:val="TOC3"/>
        <w:tabs>
          <w:tab w:val="left" w:pos="1320"/>
          <w:tab w:val="right" w:leader="dot" w:pos="9350"/>
        </w:tabs>
        <w:rPr>
          <w:del w:id="323" w:author="Keith Oulson" w:date="2018-04-27T15:39:00Z"/>
          <w:rFonts w:asciiTheme="minorHAnsi" w:eastAsiaTheme="minorEastAsia" w:hAnsiTheme="minorHAnsi" w:cstheme="minorBidi"/>
          <w:iCs w:val="0"/>
          <w:noProof/>
          <w:sz w:val="22"/>
          <w:szCs w:val="22"/>
        </w:rPr>
      </w:pPr>
      <w:del w:id="324" w:author="Keith Oulson" w:date="2018-04-27T15:39:00Z">
        <w:r w:rsidRPr="00517336" w:rsidDel="00517336">
          <w:rPr>
            <w:rPrChange w:id="325" w:author="Keith Oulson" w:date="2018-04-27T15:39:00Z">
              <w:rPr>
                <w:rStyle w:val="Hyperlink"/>
                <w:iCs w:val="0"/>
                <w:noProof/>
              </w:rPr>
            </w:rPrChange>
          </w:rPr>
          <w:delText>2.7.3</w:delText>
        </w:r>
        <w:r w:rsidDel="00517336">
          <w:rPr>
            <w:rFonts w:asciiTheme="minorHAnsi" w:eastAsiaTheme="minorEastAsia" w:hAnsiTheme="minorHAnsi" w:cstheme="minorBidi"/>
            <w:iCs w:val="0"/>
            <w:noProof/>
            <w:sz w:val="22"/>
            <w:szCs w:val="22"/>
          </w:rPr>
          <w:tab/>
        </w:r>
        <w:r w:rsidRPr="00517336" w:rsidDel="00517336">
          <w:rPr>
            <w:rPrChange w:id="326" w:author="Keith Oulson" w:date="2018-04-27T15:39:00Z">
              <w:rPr>
                <w:rStyle w:val="Hyperlink"/>
                <w:iCs w:val="0"/>
                <w:noProof/>
              </w:rPr>
            </w:rPrChange>
          </w:rPr>
          <w:delText>System Configuration</w:delText>
        </w:r>
        <w:r w:rsidDel="00517336">
          <w:rPr>
            <w:noProof/>
            <w:webHidden/>
          </w:rPr>
          <w:tab/>
          <w:delText>12</w:delText>
        </w:r>
      </w:del>
    </w:p>
    <w:p w14:paraId="228DCB90" w14:textId="6F0272C4" w:rsidR="00D55603" w:rsidDel="00517336" w:rsidRDefault="00D55603">
      <w:pPr>
        <w:pStyle w:val="TOC2"/>
        <w:tabs>
          <w:tab w:val="left" w:pos="880"/>
          <w:tab w:val="right" w:leader="dot" w:pos="9350"/>
        </w:tabs>
        <w:rPr>
          <w:del w:id="327" w:author="Keith Oulson" w:date="2018-04-27T15:39:00Z"/>
          <w:rFonts w:asciiTheme="minorHAnsi" w:eastAsiaTheme="minorEastAsia" w:hAnsiTheme="minorHAnsi" w:cstheme="minorBidi"/>
          <w:b w:val="0"/>
          <w:noProof/>
          <w:sz w:val="22"/>
          <w:szCs w:val="22"/>
        </w:rPr>
      </w:pPr>
      <w:del w:id="328" w:author="Keith Oulson" w:date="2018-04-27T15:39:00Z">
        <w:r w:rsidRPr="00517336" w:rsidDel="00517336">
          <w:rPr>
            <w:rPrChange w:id="329" w:author="Keith Oulson" w:date="2018-04-27T15:39:00Z">
              <w:rPr>
                <w:rStyle w:val="Hyperlink"/>
                <w:b w:val="0"/>
                <w:noProof/>
              </w:rPr>
            </w:rPrChange>
          </w:rPr>
          <w:delText>2.8</w:delText>
        </w:r>
        <w:r w:rsidDel="00517336">
          <w:rPr>
            <w:rFonts w:asciiTheme="minorHAnsi" w:eastAsiaTheme="minorEastAsia" w:hAnsiTheme="minorHAnsi" w:cstheme="minorBidi"/>
            <w:b w:val="0"/>
            <w:noProof/>
            <w:sz w:val="22"/>
            <w:szCs w:val="22"/>
          </w:rPr>
          <w:tab/>
        </w:r>
        <w:r w:rsidRPr="00517336" w:rsidDel="00517336">
          <w:rPr>
            <w:rPrChange w:id="330" w:author="Keith Oulson" w:date="2018-04-27T15:39:00Z">
              <w:rPr>
                <w:rStyle w:val="Hyperlink"/>
                <w:b w:val="0"/>
                <w:noProof/>
              </w:rPr>
            </w:rPrChange>
          </w:rPr>
          <w:delText>Performance Requirements</w:delText>
        </w:r>
        <w:r w:rsidDel="00517336">
          <w:rPr>
            <w:noProof/>
            <w:webHidden/>
          </w:rPr>
          <w:tab/>
          <w:delText>12</w:delText>
        </w:r>
      </w:del>
    </w:p>
    <w:p w14:paraId="34C709DC" w14:textId="5F200476" w:rsidR="00D55603" w:rsidDel="00517336" w:rsidRDefault="00D55603">
      <w:pPr>
        <w:pStyle w:val="TOC2"/>
        <w:tabs>
          <w:tab w:val="left" w:pos="880"/>
          <w:tab w:val="right" w:leader="dot" w:pos="9350"/>
        </w:tabs>
        <w:rPr>
          <w:del w:id="331" w:author="Keith Oulson" w:date="2018-04-27T15:39:00Z"/>
          <w:rFonts w:asciiTheme="minorHAnsi" w:eastAsiaTheme="minorEastAsia" w:hAnsiTheme="minorHAnsi" w:cstheme="minorBidi"/>
          <w:b w:val="0"/>
          <w:noProof/>
          <w:sz w:val="22"/>
          <w:szCs w:val="22"/>
        </w:rPr>
      </w:pPr>
      <w:del w:id="332" w:author="Keith Oulson" w:date="2018-04-27T15:39:00Z">
        <w:r w:rsidRPr="00517336" w:rsidDel="00517336">
          <w:rPr>
            <w:rPrChange w:id="333" w:author="Keith Oulson" w:date="2018-04-27T15:39:00Z">
              <w:rPr>
                <w:rStyle w:val="Hyperlink"/>
                <w:b w:val="0"/>
                <w:noProof/>
              </w:rPr>
            </w:rPrChange>
          </w:rPr>
          <w:delText>2.9</w:delText>
        </w:r>
        <w:r w:rsidDel="00517336">
          <w:rPr>
            <w:rFonts w:asciiTheme="minorHAnsi" w:eastAsiaTheme="minorEastAsia" w:hAnsiTheme="minorHAnsi" w:cstheme="minorBidi"/>
            <w:b w:val="0"/>
            <w:noProof/>
            <w:sz w:val="22"/>
            <w:szCs w:val="22"/>
          </w:rPr>
          <w:tab/>
        </w:r>
        <w:r w:rsidRPr="00517336" w:rsidDel="00517336">
          <w:rPr>
            <w:rPrChange w:id="334" w:author="Keith Oulson" w:date="2018-04-27T15:39:00Z">
              <w:rPr>
                <w:rStyle w:val="Hyperlink"/>
                <w:b w:val="0"/>
                <w:noProof/>
              </w:rPr>
            </w:rPrChange>
          </w:rPr>
          <w:delText>Security</w:delText>
        </w:r>
        <w:r w:rsidDel="00517336">
          <w:rPr>
            <w:noProof/>
            <w:webHidden/>
          </w:rPr>
          <w:tab/>
          <w:delText>12</w:delText>
        </w:r>
      </w:del>
    </w:p>
    <w:p w14:paraId="52D21FC0" w14:textId="64F632E5" w:rsidR="00D55603" w:rsidDel="00517336" w:rsidRDefault="00D55603">
      <w:pPr>
        <w:pStyle w:val="TOC2"/>
        <w:tabs>
          <w:tab w:val="left" w:pos="880"/>
          <w:tab w:val="right" w:leader="dot" w:pos="9350"/>
        </w:tabs>
        <w:rPr>
          <w:del w:id="335" w:author="Keith Oulson" w:date="2018-04-27T15:39:00Z"/>
          <w:rFonts w:asciiTheme="minorHAnsi" w:eastAsiaTheme="minorEastAsia" w:hAnsiTheme="minorHAnsi" w:cstheme="minorBidi"/>
          <w:b w:val="0"/>
          <w:noProof/>
          <w:sz w:val="22"/>
          <w:szCs w:val="22"/>
        </w:rPr>
      </w:pPr>
      <w:del w:id="336" w:author="Keith Oulson" w:date="2018-04-27T15:39:00Z">
        <w:r w:rsidRPr="00517336" w:rsidDel="00517336">
          <w:rPr>
            <w:rPrChange w:id="337" w:author="Keith Oulson" w:date="2018-04-27T15:39:00Z">
              <w:rPr>
                <w:rStyle w:val="Hyperlink"/>
                <w:b w:val="0"/>
                <w:noProof/>
              </w:rPr>
            </w:rPrChange>
          </w:rPr>
          <w:delText>2.10</w:delText>
        </w:r>
        <w:r w:rsidDel="00517336">
          <w:rPr>
            <w:rFonts w:asciiTheme="minorHAnsi" w:eastAsiaTheme="minorEastAsia" w:hAnsiTheme="minorHAnsi" w:cstheme="minorBidi"/>
            <w:b w:val="0"/>
            <w:noProof/>
            <w:sz w:val="22"/>
            <w:szCs w:val="22"/>
          </w:rPr>
          <w:tab/>
        </w:r>
        <w:r w:rsidRPr="00517336" w:rsidDel="00517336">
          <w:rPr>
            <w:rPrChange w:id="338" w:author="Keith Oulson" w:date="2018-04-27T15:39:00Z">
              <w:rPr>
                <w:rStyle w:val="Hyperlink"/>
                <w:b w:val="0"/>
                <w:noProof/>
              </w:rPr>
            </w:rPrChange>
          </w:rPr>
          <w:delText>Testing Requirements</w:delText>
        </w:r>
        <w:r w:rsidDel="00517336">
          <w:rPr>
            <w:noProof/>
            <w:webHidden/>
          </w:rPr>
          <w:tab/>
          <w:delText>12</w:delText>
        </w:r>
      </w:del>
    </w:p>
    <w:p w14:paraId="6218F8FE" w14:textId="7505C2DB" w:rsidR="00D55603" w:rsidDel="00517336" w:rsidRDefault="00D55603">
      <w:pPr>
        <w:pStyle w:val="TOC3"/>
        <w:tabs>
          <w:tab w:val="left" w:pos="1320"/>
          <w:tab w:val="right" w:leader="dot" w:pos="9350"/>
        </w:tabs>
        <w:rPr>
          <w:del w:id="339" w:author="Keith Oulson" w:date="2018-04-27T15:39:00Z"/>
          <w:rFonts w:asciiTheme="minorHAnsi" w:eastAsiaTheme="minorEastAsia" w:hAnsiTheme="minorHAnsi" w:cstheme="minorBidi"/>
          <w:iCs w:val="0"/>
          <w:noProof/>
          <w:sz w:val="22"/>
          <w:szCs w:val="22"/>
        </w:rPr>
      </w:pPr>
      <w:del w:id="340" w:author="Keith Oulson" w:date="2018-04-27T15:39:00Z">
        <w:r w:rsidRPr="00517336" w:rsidDel="00517336">
          <w:rPr>
            <w:rPrChange w:id="341" w:author="Keith Oulson" w:date="2018-04-27T15:39:00Z">
              <w:rPr>
                <w:rStyle w:val="Hyperlink"/>
                <w:iCs w:val="0"/>
                <w:noProof/>
              </w:rPr>
            </w:rPrChange>
          </w:rPr>
          <w:delText>2.10.1</w:delText>
        </w:r>
        <w:r w:rsidDel="00517336">
          <w:rPr>
            <w:rFonts w:asciiTheme="minorHAnsi" w:eastAsiaTheme="minorEastAsia" w:hAnsiTheme="minorHAnsi" w:cstheme="minorBidi"/>
            <w:iCs w:val="0"/>
            <w:noProof/>
            <w:sz w:val="22"/>
            <w:szCs w:val="22"/>
          </w:rPr>
          <w:tab/>
        </w:r>
        <w:r w:rsidRPr="00517336" w:rsidDel="00517336">
          <w:rPr>
            <w:rPrChange w:id="342" w:author="Keith Oulson" w:date="2018-04-27T15:39:00Z">
              <w:rPr>
                <w:rStyle w:val="Hyperlink"/>
                <w:iCs w:val="0"/>
                <w:noProof/>
              </w:rPr>
            </w:rPrChange>
          </w:rPr>
          <w:delText>Comparison of Data</w:delText>
        </w:r>
        <w:r w:rsidDel="00517336">
          <w:rPr>
            <w:noProof/>
            <w:webHidden/>
          </w:rPr>
          <w:tab/>
          <w:delText>12</w:delText>
        </w:r>
      </w:del>
    </w:p>
    <w:p w14:paraId="731505DB" w14:textId="00BD15FA" w:rsidR="00D55603" w:rsidDel="00517336" w:rsidRDefault="00D55603">
      <w:pPr>
        <w:pStyle w:val="TOC3"/>
        <w:tabs>
          <w:tab w:val="left" w:pos="1320"/>
          <w:tab w:val="right" w:leader="dot" w:pos="9350"/>
        </w:tabs>
        <w:rPr>
          <w:del w:id="343" w:author="Keith Oulson" w:date="2018-04-27T15:39:00Z"/>
          <w:rFonts w:asciiTheme="minorHAnsi" w:eastAsiaTheme="minorEastAsia" w:hAnsiTheme="minorHAnsi" w:cstheme="minorBidi"/>
          <w:iCs w:val="0"/>
          <w:noProof/>
          <w:sz w:val="22"/>
          <w:szCs w:val="22"/>
        </w:rPr>
      </w:pPr>
      <w:del w:id="344" w:author="Keith Oulson" w:date="2018-04-27T15:39:00Z">
        <w:r w:rsidRPr="00517336" w:rsidDel="00517336">
          <w:rPr>
            <w:rPrChange w:id="345" w:author="Keith Oulson" w:date="2018-04-27T15:39:00Z">
              <w:rPr>
                <w:rStyle w:val="Hyperlink"/>
                <w:iCs w:val="0"/>
                <w:noProof/>
              </w:rPr>
            </w:rPrChange>
          </w:rPr>
          <w:delText>2.10.2</w:delText>
        </w:r>
        <w:r w:rsidDel="00517336">
          <w:rPr>
            <w:rFonts w:asciiTheme="minorHAnsi" w:eastAsiaTheme="minorEastAsia" w:hAnsiTheme="minorHAnsi" w:cstheme="minorBidi"/>
            <w:iCs w:val="0"/>
            <w:noProof/>
            <w:sz w:val="22"/>
            <w:szCs w:val="22"/>
          </w:rPr>
          <w:tab/>
        </w:r>
        <w:r w:rsidRPr="00517336" w:rsidDel="00517336">
          <w:rPr>
            <w:rPrChange w:id="346" w:author="Keith Oulson" w:date="2018-04-27T15:39:00Z">
              <w:rPr>
                <w:rStyle w:val="Hyperlink"/>
                <w:iCs w:val="0"/>
                <w:noProof/>
              </w:rPr>
            </w:rPrChange>
          </w:rPr>
          <w:delText>Completeness</w:delText>
        </w:r>
        <w:r w:rsidDel="00517336">
          <w:rPr>
            <w:noProof/>
            <w:webHidden/>
          </w:rPr>
          <w:tab/>
          <w:delText>12</w:delText>
        </w:r>
      </w:del>
    </w:p>
    <w:p w14:paraId="088E9DBF" w14:textId="3A5C93AA" w:rsidR="00D55603" w:rsidDel="00517336" w:rsidRDefault="00D55603">
      <w:pPr>
        <w:pStyle w:val="TOC2"/>
        <w:tabs>
          <w:tab w:val="left" w:pos="880"/>
          <w:tab w:val="right" w:leader="dot" w:pos="9350"/>
        </w:tabs>
        <w:rPr>
          <w:del w:id="347" w:author="Keith Oulson" w:date="2018-04-27T15:39:00Z"/>
          <w:rFonts w:asciiTheme="minorHAnsi" w:eastAsiaTheme="minorEastAsia" w:hAnsiTheme="minorHAnsi" w:cstheme="minorBidi"/>
          <w:b w:val="0"/>
          <w:noProof/>
          <w:sz w:val="22"/>
          <w:szCs w:val="22"/>
        </w:rPr>
      </w:pPr>
      <w:del w:id="348" w:author="Keith Oulson" w:date="2018-04-27T15:39:00Z">
        <w:r w:rsidRPr="00517336" w:rsidDel="00517336">
          <w:rPr>
            <w:rPrChange w:id="349" w:author="Keith Oulson" w:date="2018-04-27T15:39:00Z">
              <w:rPr>
                <w:rStyle w:val="Hyperlink"/>
                <w:b w:val="0"/>
                <w:noProof/>
              </w:rPr>
            </w:rPrChange>
          </w:rPr>
          <w:delText>2.11</w:delText>
        </w:r>
        <w:r w:rsidDel="00517336">
          <w:rPr>
            <w:rFonts w:asciiTheme="minorHAnsi" w:eastAsiaTheme="minorEastAsia" w:hAnsiTheme="minorHAnsi" w:cstheme="minorBidi"/>
            <w:b w:val="0"/>
            <w:noProof/>
            <w:sz w:val="22"/>
            <w:szCs w:val="22"/>
          </w:rPr>
          <w:tab/>
        </w:r>
        <w:r w:rsidRPr="00517336" w:rsidDel="00517336">
          <w:rPr>
            <w:rPrChange w:id="350" w:author="Keith Oulson" w:date="2018-04-27T15:39:00Z">
              <w:rPr>
                <w:rStyle w:val="Hyperlink"/>
                <w:b w:val="0"/>
                <w:noProof/>
              </w:rPr>
            </w:rPrChange>
          </w:rPr>
          <w:delText>Policies and Constraints</w:delText>
        </w:r>
        <w:r w:rsidDel="00517336">
          <w:rPr>
            <w:noProof/>
            <w:webHidden/>
          </w:rPr>
          <w:tab/>
          <w:delText>12</w:delText>
        </w:r>
      </w:del>
    </w:p>
    <w:p w14:paraId="62464D2D" w14:textId="01E8D5CB" w:rsidR="00D55603" w:rsidDel="00517336" w:rsidRDefault="00D55603">
      <w:pPr>
        <w:pStyle w:val="TOC3"/>
        <w:tabs>
          <w:tab w:val="left" w:pos="1320"/>
          <w:tab w:val="right" w:leader="dot" w:pos="9350"/>
        </w:tabs>
        <w:rPr>
          <w:del w:id="351" w:author="Keith Oulson" w:date="2018-04-27T15:39:00Z"/>
          <w:rFonts w:asciiTheme="minorHAnsi" w:eastAsiaTheme="minorEastAsia" w:hAnsiTheme="minorHAnsi" w:cstheme="minorBidi"/>
          <w:iCs w:val="0"/>
          <w:noProof/>
          <w:sz w:val="22"/>
          <w:szCs w:val="22"/>
        </w:rPr>
      </w:pPr>
      <w:del w:id="352" w:author="Keith Oulson" w:date="2018-04-27T15:39:00Z">
        <w:r w:rsidRPr="00517336" w:rsidDel="00517336">
          <w:rPr>
            <w:rPrChange w:id="353" w:author="Keith Oulson" w:date="2018-04-27T15:39:00Z">
              <w:rPr>
                <w:rStyle w:val="Hyperlink"/>
                <w:iCs w:val="0"/>
                <w:noProof/>
              </w:rPr>
            </w:rPrChange>
          </w:rPr>
          <w:delText>2.11.1</w:delText>
        </w:r>
        <w:r w:rsidDel="00517336">
          <w:rPr>
            <w:rFonts w:asciiTheme="minorHAnsi" w:eastAsiaTheme="minorEastAsia" w:hAnsiTheme="minorHAnsi" w:cstheme="minorBidi"/>
            <w:iCs w:val="0"/>
            <w:noProof/>
            <w:sz w:val="22"/>
            <w:szCs w:val="22"/>
          </w:rPr>
          <w:tab/>
        </w:r>
        <w:r w:rsidRPr="00517336" w:rsidDel="00517336">
          <w:rPr>
            <w:rPrChange w:id="354" w:author="Keith Oulson" w:date="2018-04-27T15:39:00Z">
              <w:rPr>
                <w:rStyle w:val="Hyperlink"/>
                <w:iCs w:val="0"/>
                <w:noProof/>
              </w:rPr>
            </w:rPrChange>
          </w:rPr>
          <w:delText>HIPAA Compliance</w:delText>
        </w:r>
        <w:r w:rsidDel="00517336">
          <w:rPr>
            <w:noProof/>
            <w:webHidden/>
          </w:rPr>
          <w:tab/>
          <w:delText>12</w:delText>
        </w:r>
      </w:del>
    </w:p>
    <w:p w14:paraId="3E0B984E" w14:textId="468F85EB" w:rsidR="00D55603" w:rsidDel="00517336" w:rsidRDefault="00D55603">
      <w:pPr>
        <w:pStyle w:val="TOC1"/>
        <w:tabs>
          <w:tab w:val="left" w:pos="440"/>
          <w:tab w:val="right" w:leader="dot" w:pos="9350"/>
        </w:tabs>
        <w:rPr>
          <w:del w:id="355" w:author="Keith Oulson" w:date="2018-04-27T15:39:00Z"/>
          <w:rFonts w:asciiTheme="minorHAnsi" w:eastAsiaTheme="minorEastAsia" w:hAnsiTheme="minorHAnsi" w:cstheme="minorBidi"/>
          <w:b w:val="0"/>
          <w:bCs w:val="0"/>
          <w:noProof/>
          <w:szCs w:val="22"/>
        </w:rPr>
      </w:pPr>
      <w:del w:id="356" w:author="Keith Oulson" w:date="2018-04-27T15:39:00Z">
        <w:r w:rsidRPr="00517336" w:rsidDel="00517336">
          <w:rPr>
            <w:rPrChange w:id="357" w:author="Keith Oulson" w:date="2018-04-27T15:39:00Z">
              <w:rPr>
                <w:rStyle w:val="Hyperlink"/>
                <w:b w:val="0"/>
                <w:bCs w:val="0"/>
                <w:noProof/>
              </w:rPr>
            </w:rPrChange>
          </w:rPr>
          <w:delText>3</w:delText>
        </w:r>
        <w:r w:rsidDel="00517336">
          <w:rPr>
            <w:rFonts w:asciiTheme="minorHAnsi" w:eastAsiaTheme="minorEastAsia" w:hAnsiTheme="minorHAnsi" w:cstheme="minorBidi"/>
            <w:b w:val="0"/>
            <w:bCs w:val="0"/>
            <w:noProof/>
            <w:szCs w:val="22"/>
          </w:rPr>
          <w:tab/>
        </w:r>
        <w:r w:rsidRPr="00517336" w:rsidDel="00517336">
          <w:rPr>
            <w:rPrChange w:id="358" w:author="Keith Oulson" w:date="2018-04-27T15:39:00Z">
              <w:rPr>
                <w:rStyle w:val="Hyperlink"/>
                <w:b w:val="0"/>
                <w:bCs w:val="0"/>
                <w:noProof/>
              </w:rPr>
            </w:rPrChange>
          </w:rPr>
          <w:delText>Appendix A</w:delText>
        </w:r>
        <w:r w:rsidDel="00517336">
          <w:rPr>
            <w:noProof/>
            <w:webHidden/>
          </w:rPr>
          <w:tab/>
          <w:delText>0</w:delText>
        </w:r>
      </w:del>
    </w:p>
    <w:p w14:paraId="5DDEC3D2" w14:textId="2F59ECD7" w:rsidR="00D55603" w:rsidDel="00517336" w:rsidRDefault="00D55603">
      <w:pPr>
        <w:pStyle w:val="TOC2"/>
        <w:tabs>
          <w:tab w:val="left" w:pos="880"/>
          <w:tab w:val="right" w:leader="dot" w:pos="9350"/>
        </w:tabs>
        <w:rPr>
          <w:del w:id="359" w:author="Keith Oulson" w:date="2018-04-27T15:39:00Z"/>
          <w:rFonts w:asciiTheme="minorHAnsi" w:eastAsiaTheme="minorEastAsia" w:hAnsiTheme="minorHAnsi" w:cstheme="minorBidi"/>
          <w:b w:val="0"/>
          <w:noProof/>
          <w:sz w:val="22"/>
          <w:szCs w:val="22"/>
        </w:rPr>
      </w:pPr>
      <w:del w:id="360" w:author="Keith Oulson" w:date="2018-04-27T15:39:00Z">
        <w:r w:rsidRPr="00517336" w:rsidDel="00517336">
          <w:rPr>
            <w:rPrChange w:id="361" w:author="Keith Oulson" w:date="2018-04-27T15:39:00Z">
              <w:rPr>
                <w:rStyle w:val="Hyperlink"/>
                <w:b w:val="0"/>
                <w:noProof/>
              </w:rPr>
            </w:rPrChange>
          </w:rPr>
          <w:delText>3.1</w:delText>
        </w:r>
        <w:r w:rsidDel="00517336">
          <w:rPr>
            <w:rFonts w:asciiTheme="minorHAnsi" w:eastAsiaTheme="minorEastAsia" w:hAnsiTheme="minorHAnsi" w:cstheme="minorBidi"/>
            <w:b w:val="0"/>
            <w:noProof/>
            <w:sz w:val="22"/>
            <w:szCs w:val="22"/>
          </w:rPr>
          <w:tab/>
        </w:r>
        <w:r w:rsidRPr="00517336" w:rsidDel="00517336">
          <w:rPr>
            <w:rPrChange w:id="362" w:author="Keith Oulson" w:date="2018-04-27T15:39:00Z">
              <w:rPr>
                <w:rStyle w:val="Hyperlink"/>
                <w:b w:val="0"/>
                <w:noProof/>
              </w:rPr>
            </w:rPrChange>
          </w:rPr>
          <w:delText>Data Elements</w:delText>
        </w:r>
        <w:r w:rsidDel="00517336">
          <w:rPr>
            <w:noProof/>
            <w:webHidden/>
          </w:rPr>
          <w:tab/>
          <w:delText>0</w:delText>
        </w:r>
      </w:del>
    </w:p>
    <w:p w14:paraId="460B472D" w14:textId="5F51F5C3" w:rsidR="00D55603" w:rsidDel="00517336" w:rsidRDefault="00D55603">
      <w:pPr>
        <w:pStyle w:val="TOC2"/>
        <w:tabs>
          <w:tab w:val="left" w:pos="880"/>
          <w:tab w:val="right" w:leader="dot" w:pos="9350"/>
        </w:tabs>
        <w:rPr>
          <w:del w:id="363" w:author="Keith Oulson" w:date="2018-04-27T15:39:00Z"/>
          <w:rFonts w:asciiTheme="minorHAnsi" w:eastAsiaTheme="minorEastAsia" w:hAnsiTheme="minorHAnsi" w:cstheme="minorBidi"/>
          <w:b w:val="0"/>
          <w:noProof/>
          <w:sz w:val="22"/>
          <w:szCs w:val="22"/>
        </w:rPr>
      </w:pPr>
      <w:del w:id="364" w:author="Keith Oulson" w:date="2018-04-27T15:39:00Z">
        <w:r w:rsidRPr="00517336" w:rsidDel="00517336">
          <w:rPr>
            <w:rPrChange w:id="365" w:author="Keith Oulson" w:date="2018-04-27T15:39:00Z">
              <w:rPr>
                <w:rStyle w:val="Hyperlink"/>
                <w:b w:val="0"/>
                <w:noProof/>
              </w:rPr>
            </w:rPrChange>
          </w:rPr>
          <w:delText>3.2</w:delText>
        </w:r>
        <w:r w:rsidDel="00517336">
          <w:rPr>
            <w:rFonts w:asciiTheme="minorHAnsi" w:eastAsiaTheme="minorEastAsia" w:hAnsiTheme="minorHAnsi" w:cstheme="minorBidi"/>
            <w:b w:val="0"/>
            <w:noProof/>
            <w:sz w:val="22"/>
            <w:szCs w:val="22"/>
          </w:rPr>
          <w:tab/>
        </w:r>
        <w:r w:rsidRPr="00517336" w:rsidDel="00517336">
          <w:rPr>
            <w:rPrChange w:id="366" w:author="Keith Oulson" w:date="2018-04-27T15:39:00Z">
              <w:rPr>
                <w:rStyle w:val="Hyperlink"/>
                <w:b w:val="0"/>
                <w:noProof/>
              </w:rPr>
            </w:rPrChange>
          </w:rPr>
          <w:delText>Bundle</w:delText>
        </w:r>
        <w:r w:rsidDel="00517336">
          <w:rPr>
            <w:noProof/>
            <w:webHidden/>
          </w:rPr>
          <w:tab/>
          <w:delText>0</w:delText>
        </w:r>
      </w:del>
    </w:p>
    <w:p w14:paraId="39B654CD" w14:textId="266BBC08" w:rsidR="00D55603" w:rsidDel="00517336" w:rsidRDefault="00D55603">
      <w:pPr>
        <w:pStyle w:val="TOC2"/>
        <w:tabs>
          <w:tab w:val="left" w:pos="880"/>
          <w:tab w:val="right" w:leader="dot" w:pos="9350"/>
        </w:tabs>
        <w:rPr>
          <w:del w:id="367" w:author="Keith Oulson" w:date="2018-04-27T15:39:00Z"/>
          <w:rFonts w:asciiTheme="minorHAnsi" w:eastAsiaTheme="minorEastAsia" w:hAnsiTheme="minorHAnsi" w:cstheme="minorBidi"/>
          <w:b w:val="0"/>
          <w:noProof/>
          <w:sz w:val="22"/>
          <w:szCs w:val="22"/>
        </w:rPr>
      </w:pPr>
      <w:del w:id="368" w:author="Keith Oulson" w:date="2018-04-27T15:39:00Z">
        <w:r w:rsidRPr="00517336" w:rsidDel="00517336">
          <w:rPr>
            <w:rPrChange w:id="369" w:author="Keith Oulson" w:date="2018-04-27T15:39:00Z">
              <w:rPr>
                <w:rStyle w:val="Hyperlink"/>
                <w:b w:val="0"/>
                <w:noProof/>
              </w:rPr>
            </w:rPrChange>
          </w:rPr>
          <w:delText>3.3</w:delText>
        </w:r>
        <w:r w:rsidDel="00517336">
          <w:rPr>
            <w:rFonts w:asciiTheme="minorHAnsi" w:eastAsiaTheme="minorEastAsia" w:hAnsiTheme="minorHAnsi" w:cstheme="minorBidi"/>
            <w:b w:val="0"/>
            <w:noProof/>
            <w:sz w:val="22"/>
            <w:szCs w:val="22"/>
          </w:rPr>
          <w:tab/>
        </w:r>
        <w:r w:rsidRPr="00517336" w:rsidDel="00517336">
          <w:rPr>
            <w:rPrChange w:id="370" w:author="Keith Oulson" w:date="2018-04-27T15:39:00Z">
              <w:rPr>
                <w:rStyle w:val="Hyperlink"/>
                <w:b w:val="0"/>
                <w:noProof/>
              </w:rPr>
            </w:rPrChange>
          </w:rPr>
          <w:delText>Resource Sections 1..N</w:delText>
        </w:r>
        <w:r w:rsidDel="00517336">
          <w:rPr>
            <w:noProof/>
            <w:webHidden/>
          </w:rPr>
          <w:tab/>
          <w:delText>1</w:delText>
        </w:r>
      </w:del>
    </w:p>
    <w:p w14:paraId="22E012F1" w14:textId="3708B119" w:rsidR="00D55603" w:rsidDel="00517336" w:rsidRDefault="00D55603">
      <w:pPr>
        <w:pStyle w:val="TOC3"/>
        <w:tabs>
          <w:tab w:val="left" w:pos="1320"/>
          <w:tab w:val="right" w:leader="dot" w:pos="9350"/>
        </w:tabs>
        <w:rPr>
          <w:del w:id="371" w:author="Keith Oulson" w:date="2018-04-27T15:39:00Z"/>
          <w:rFonts w:asciiTheme="minorHAnsi" w:eastAsiaTheme="minorEastAsia" w:hAnsiTheme="minorHAnsi" w:cstheme="minorBidi"/>
          <w:iCs w:val="0"/>
          <w:noProof/>
          <w:sz w:val="22"/>
          <w:szCs w:val="22"/>
        </w:rPr>
      </w:pPr>
      <w:del w:id="372" w:author="Keith Oulson" w:date="2018-04-27T15:39:00Z">
        <w:r w:rsidRPr="00517336" w:rsidDel="00517336">
          <w:rPr>
            <w:rPrChange w:id="373" w:author="Keith Oulson" w:date="2018-04-27T15:39:00Z">
              <w:rPr>
                <w:rStyle w:val="Hyperlink"/>
                <w:iCs w:val="0"/>
                <w:noProof/>
              </w:rPr>
            </w:rPrChange>
          </w:rPr>
          <w:delText>3.3.1</w:delText>
        </w:r>
        <w:r w:rsidDel="00517336">
          <w:rPr>
            <w:rFonts w:asciiTheme="minorHAnsi" w:eastAsiaTheme="minorEastAsia" w:hAnsiTheme="minorHAnsi" w:cstheme="minorBidi"/>
            <w:iCs w:val="0"/>
            <w:noProof/>
            <w:sz w:val="22"/>
            <w:szCs w:val="22"/>
          </w:rPr>
          <w:tab/>
        </w:r>
        <w:r w:rsidRPr="00517336" w:rsidDel="00517336">
          <w:rPr>
            <w:rPrChange w:id="374" w:author="Keith Oulson" w:date="2018-04-27T15:39:00Z">
              <w:rPr>
                <w:rStyle w:val="Hyperlink"/>
                <w:iCs w:val="0"/>
                <w:noProof/>
              </w:rPr>
            </w:rPrChange>
          </w:rPr>
          <w:delText>270 Request FHIR Bundle Resources</w:delText>
        </w:r>
        <w:r w:rsidDel="00517336">
          <w:rPr>
            <w:noProof/>
            <w:webHidden/>
          </w:rPr>
          <w:tab/>
          <w:delText>1</w:delText>
        </w:r>
      </w:del>
    </w:p>
    <w:p w14:paraId="0943728F" w14:textId="5729C1AB" w:rsidR="00D55603" w:rsidDel="00517336" w:rsidRDefault="00D55603">
      <w:pPr>
        <w:pStyle w:val="TOC3"/>
        <w:tabs>
          <w:tab w:val="left" w:pos="1320"/>
          <w:tab w:val="right" w:leader="dot" w:pos="9350"/>
        </w:tabs>
        <w:rPr>
          <w:del w:id="375" w:author="Keith Oulson" w:date="2018-04-27T15:39:00Z"/>
          <w:rFonts w:asciiTheme="minorHAnsi" w:eastAsiaTheme="minorEastAsia" w:hAnsiTheme="minorHAnsi" w:cstheme="minorBidi"/>
          <w:iCs w:val="0"/>
          <w:noProof/>
          <w:sz w:val="22"/>
          <w:szCs w:val="22"/>
        </w:rPr>
      </w:pPr>
      <w:del w:id="376" w:author="Keith Oulson" w:date="2018-04-27T15:39:00Z">
        <w:r w:rsidRPr="00517336" w:rsidDel="00517336">
          <w:rPr>
            <w:rPrChange w:id="377" w:author="Keith Oulson" w:date="2018-04-27T15:39:00Z">
              <w:rPr>
                <w:rStyle w:val="Hyperlink"/>
                <w:iCs w:val="0"/>
                <w:noProof/>
              </w:rPr>
            </w:rPrChange>
          </w:rPr>
          <w:delText>3.3.2</w:delText>
        </w:r>
        <w:r w:rsidDel="00517336">
          <w:rPr>
            <w:rFonts w:asciiTheme="minorHAnsi" w:eastAsiaTheme="minorEastAsia" w:hAnsiTheme="minorHAnsi" w:cstheme="minorBidi"/>
            <w:iCs w:val="0"/>
            <w:noProof/>
            <w:sz w:val="22"/>
            <w:szCs w:val="22"/>
          </w:rPr>
          <w:tab/>
        </w:r>
        <w:r w:rsidRPr="00517336" w:rsidDel="00517336">
          <w:rPr>
            <w:rPrChange w:id="378" w:author="Keith Oulson" w:date="2018-04-27T15:39:00Z">
              <w:rPr>
                <w:rStyle w:val="Hyperlink"/>
                <w:iCs w:val="0"/>
                <w:noProof/>
              </w:rPr>
            </w:rPrChange>
          </w:rPr>
          <w:delText>271 Response FHIR Bundle Resources</w:delText>
        </w:r>
        <w:r w:rsidDel="00517336">
          <w:rPr>
            <w:noProof/>
            <w:webHidden/>
          </w:rPr>
          <w:tab/>
          <w:delText>13</w:delText>
        </w:r>
      </w:del>
    </w:p>
    <w:p w14:paraId="7B8E849A" w14:textId="48DFBED7" w:rsidR="00D55603" w:rsidDel="00517336" w:rsidRDefault="00D55603">
      <w:pPr>
        <w:pStyle w:val="TOC3"/>
        <w:tabs>
          <w:tab w:val="left" w:pos="1320"/>
          <w:tab w:val="right" w:leader="dot" w:pos="9350"/>
        </w:tabs>
        <w:rPr>
          <w:del w:id="379" w:author="Keith Oulson" w:date="2018-04-27T15:39:00Z"/>
          <w:rFonts w:asciiTheme="minorHAnsi" w:eastAsiaTheme="minorEastAsia" w:hAnsiTheme="minorHAnsi" w:cstheme="minorBidi"/>
          <w:iCs w:val="0"/>
          <w:noProof/>
          <w:sz w:val="22"/>
          <w:szCs w:val="22"/>
        </w:rPr>
      </w:pPr>
      <w:del w:id="380" w:author="Keith Oulson" w:date="2018-04-27T15:39:00Z">
        <w:r w:rsidRPr="00517336" w:rsidDel="00517336">
          <w:rPr>
            <w:rPrChange w:id="381" w:author="Keith Oulson" w:date="2018-04-27T15:39:00Z">
              <w:rPr>
                <w:rStyle w:val="Hyperlink"/>
                <w:iCs w:val="0"/>
                <w:noProof/>
              </w:rPr>
            </w:rPrChange>
          </w:rPr>
          <w:delText>3.3.3</w:delText>
        </w:r>
        <w:r w:rsidDel="00517336">
          <w:rPr>
            <w:rFonts w:asciiTheme="minorHAnsi" w:eastAsiaTheme="minorEastAsia" w:hAnsiTheme="minorHAnsi" w:cstheme="minorBidi"/>
            <w:iCs w:val="0"/>
            <w:noProof/>
            <w:sz w:val="22"/>
            <w:szCs w:val="22"/>
          </w:rPr>
          <w:tab/>
        </w:r>
        <w:r w:rsidRPr="00517336" w:rsidDel="00517336">
          <w:rPr>
            <w:rPrChange w:id="382" w:author="Keith Oulson" w:date="2018-04-27T15:39:00Z">
              <w:rPr>
                <w:rStyle w:val="Hyperlink"/>
                <w:iCs w:val="0"/>
                <w:noProof/>
              </w:rPr>
            </w:rPrChange>
          </w:rPr>
          <w:delText>Embedded following columns:</w:delText>
        </w:r>
        <w:r w:rsidDel="00517336">
          <w:rPr>
            <w:noProof/>
            <w:webHidden/>
          </w:rPr>
          <w:tab/>
          <w:delText>31</w:delText>
        </w:r>
      </w:del>
    </w:p>
    <w:p w14:paraId="2582120A" w14:textId="4ABDECF1" w:rsidR="00D55603" w:rsidDel="00517336" w:rsidRDefault="00D55603">
      <w:pPr>
        <w:pStyle w:val="TOC1"/>
        <w:tabs>
          <w:tab w:val="left" w:pos="440"/>
          <w:tab w:val="right" w:leader="dot" w:pos="9350"/>
        </w:tabs>
        <w:rPr>
          <w:del w:id="383" w:author="Keith Oulson" w:date="2018-04-27T15:39:00Z"/>
          <w:rFonts w:asciiTheme="minorHAnsi" w:eastAsiaTheme="minorEastAsia" w:hAnsiTheme="minorHAnsi" w:cstheme="minorBidi"/>
          <w:b w:val="0"/>
          <w:bCs w:val="0"/>
          <w:noProof/>
          <w:szCs w:val="22"/>
        </w:rPr>
      </w:pPr>
      <w:del w:id="384" w:author="Keith Oulson" w:date="2018-04-27T15:39:00Z">
        <w:r w:rsidRPr="00517336" w:rsidDel="00517336">
          <w:rPr>
            <w:rPrChange w:id="385" w:author="Keith Oulson" w:date="2018-04-27T15:39:00Z">
              <w:rPr>
                <w:rStyle w:val="Hyperlink"/>
                <w:b w:val="0"/>
                <w:bCs w:val="0"/>
                <w:noProof/>
              </w:rPr>
            </w:rPrChange>
          </w:rPr>
          <w:delText>4</w:delText>
        </w:r>
        <w:r w:rsidDel="00517336">
          <w:rPr>
            <w:rFonts w:asciiTheme="minorHAnsi" w:eastAsiaTheme="minorEastAsia" w:hAnsiTheme="minorHAnsi" w:cstheme="minorBidi"/>
            <w:b w:val="0"/>
            <w:bCs w:val="0"/>
            <w:noProof/>
            <w:szCs w:val="22"/>
          </w:rPr>
          <w:tab/>
        </w:r>
        <w:r w:rsidRPr="00517336" w:rsidDel="00517336">
          <w:rPr>
            <w:rPrChange w:id="386" w:author="Keith Oulson" w:date="2018-04-27T15:39:00Z">
              <w:rPr>
                <w:rStyle w:val="Hyperlink"/>
                <w:b w:val="0"/>
                <w:bCs w:val="0"/>
                <w:noProof/>
              </w:rPr>
            </w:rPrChange>
          </w:rPr>
          <w:delText>Appendix B - TASCore Mapping Rules</w:delText>
        </w:r>
        <w:r w:rsidDel="00517336">
          <w:rPr>
            <w:noProof/>
            <w:webHidden/>
          </w:rPr>
          <w:tab/>
          <w:delText>31</w:delText>
        </w:r>
      </w:del>
    </w:p>
    <w:p w14:paraId="09FADA7C" w14:textId="07232E66" w:rsidR="00D55603" w:rsidDel="00517336" w:rsidRDefault="00D55603">
      <w:pPr>
        <w:pStyle w:val="TOC1"/>
        <w:tabs>
          <w:tab w:val="left" w:pos="440"/>
          <w:tab w:val="right" w:leader="dot" w:pos="9350"/>
        </w:tabs>
        <w:rPr>
          <w:del w:id="387" w:author="Keith Oulson" w:date="2018-04-27T15:39:00Z"/>
          <w:rFonts w:asciiTheme="minorHAnsi" w:eastAsiaTheme="minorEastAsia" w:hAnsiTheme="minorHAnsi" w:cstheme="minorBidi"/>
          <w:b w:val="0"/>
          <w:bCs w:val="0"/>
          <w:noProof/>
          <w:szCs w:val="22"/>
        </w:rPr>
      </w:pPr>
      <w:del w:id="388" w:author="Keith Oulson" w:date="2018-04-27T15:39:00Z">
        <w:r w:rsidRPr="00517336" w:rsidDel="00517336">
          <w:rPr>
            <w:rPrChange w:id="389" w:author="Keith Oulson" w:date="2018-04-27T15:39:00Z">
              <w:rPr>
                <w:rStyle w:val="Hyperlink"/>
                <w:b w:val="0"/>
                <w:bCs w:val="0"/>
                <w:noProof/>
              </w:rPr>
            </w:rPrChange>
          </w:rPr>
          <w:delText>5</w:delText>
        </w:r>
        <w:r w:rsidDel="00517336">
          <w:rPr>
            <w:rFonts w:asciiTheme="minorHAnsi" w:eastAsiaTheme="minorEastAsia" w:hAnsiTheme="minorHAnsi" w:cstheme="minorBidi"/>
            <w:b w:val="0"/>
            <w:bCs w:val="0"/>
            <w:noProof/>
            <w:szCs w:val="22"/>
          </w:rPr>
          <w:tab/>
        </w:r>
        <w:r w:rsidRPr="00517336" w:rsidDel="00517336">
          <w:rPr>
            <w:rPrChange w:id="390" w:author="Keith Oulson" w:date="2018-04-27T15:39:00Z">
              <w:rPr>
                <w:rStyle w:val="Hyperlink"/>
                <w:b w:val="0"/>
                <w:bCs w:val="0"/>
                <w:noProof/>
              </w:rPr>
            </w:rPrChange>
          </w:rPr>
          <w:delText>Appendix C – TASCore Default Values</w:delText>
        </w:r>
        <w:r w:rsidDel="00517336">
          <w:rPr>
            <w:noProof/>
            <w:webHidden/>
          </w:rPr>
          <w:tab/>
          <w:delText>31</w:delText>
        </w:r>
      </w:del>
    </w:p>
    <w:p w14:paraId="779C7A25" w14:textId="66C06428" w:rsidR="00D55603" w:rsidDel="00517336" w:rsidRDefault="00D55603">
      <w:pPr>
        <w:pStyle w:val="TOC1"/>
        <w:tabs>
          <w:tab w:val="left" w:pos="440"/>
          <w:tab w:val="right" w:leader="dot" w:pos="9350"/>
        </w:tabs>
        <w:rPr>
          <w:del w:id="391" w:author="Keith Oulson" w:date="2018-04-27T15:39:00Z"/>
          <w:rFonts w:asciiTheme="minorHAnsi" w:eastAsiaTheme="minorEastAsia" w:hAnsiTheme="minorHAnsi" w:cstheme="minorBidi"/>
          <w:b w:val="0"/>
          <w:bCs w:val="0"/>
          <w:noProof/>
          <w:szCs w:val="22"/>
        </w:rPr>
      </w:pPr>
      <w:del w:id="392" w:author="Keith Oulson" w:date="2018-04-27T15:39:00Z">
        <w:r w:rsidRPr="00517336" w:rsidDel="00517336">
          <w:rPr>
            <w:rPrChange w:id="393" w:author="Keith Oulson" w:date="2018-04-27T15:39:00Z">
              <w:rPr>
                <w:rStyle w:val="Hyperlink"/>
                <w:b w:val="0"/>
                <w:bCs w:val="0"/>
                <w:noProof/>
              </w:rPr>
            </w:rPrChange>
          </w:rPr>
          <w:delText>6</w:delText>
        </w:r>
        <w:r w:rsidDel="00517336">
          <w:rPr>
            <w:rFonts w:asciiTheme="minorHAnsi" w:eastAsiaTheme="minorEastAsia" w:hAnsiTheme="minorHAnsi" w:cstheme="minorBidi"/>
            <w:b w:val="0"/>
            <w:bCs w:val="0"/>
            <w:noProof/>
            <w:szCs w:val="22"/>
          </w:rPr>
          <w:tab/>
        </w:r>
        <w:r w:rsidRPr="00517336" w:rsidDel="00517336">
          <w:rPr>
            <w:rPrChange w:id="394" w:author="Keith Oulson" w:date="2018-04-27T15:39:00Z">
              <w:rPr>
                <w:rStyle w:val="Hyperlink"/>
                <w:b w:val="0"/>
                <w:bCs w:val="0"/>
                <w:noProof/>
              </w:rPr>
            </w:rPrChange>
          </w:rPr>
          <w:delText>Appendix D – FSC Mapping Rules</w:delText>
        </w:r>
        <w:r w:rsidDel="00517336">
          <w:rPr>
            <w:noProof/>
            <w:webHidden/>
          </w:rPr>
          <w:tab/>
          <w:delText>31</w:delText>
        </w:r>
      </w:del>
    </w:p>
    <w:p w14:paraId="4906D8FF" w14:textId="3B9C349B" w:rsidR="00D55603" w:rsidDel="00517336" w:rsidRDefault="00D55603">
      <w:pPr>
        <w:pStyle w:val="TOC1"/>
        <w:tabs>
          <w:tab w:val="left" w:pos="440"/>
          <w:tab w:val="right" w:leader="dot" w:pos="9350"/>
        </w:tabs>
        <w:rPr>
          <w:del w:id="395" w:author="Keith Oulson" w:date="2018-04-27T15:39:00Z"/>
          <w:rFonts w:asciiTheme="minorHAnsi" w:eastAsiaTheme="minorEastAsia" w:hAnsiTheme="minorHAnsi" w:cstheme="minorBidi"/>
          <w:b w:val="0"/>
          <w:bCs w:val="0"/>
          <w:noProof/>
          <w:szCs w:val="22"/>
        </w:rPr>
      </w:pPr>
      <w:del w:id="396" w:author="Keith Oulson" w:date="2018-04-27T15:39:00Z">
        <w:r w:rsidRPr="00517336" w:rsidDel="00517336">
          <w:rPr>
            <w:rPrChange w:id="397" w:author="Keith Oulson" w:date="2018-04-27T15:39:00Z">
              <w:rPr>
                <w:rStyle w:val="Hyperlink"/>
                <w:b w:val="0"/>
                <w:bCs w:val="0"/>
                <w:noProof/>
              </w:rPr>
            </w:rPrChange>
          </w:rPr>
          <w:delText>7</w:delText>
        </w:r>
        <w:r w:rsidDel="00517336">
          <w:rPr>
            <w:rFonts w:asciiTheme="minorHAnsi" w:eastAsiaTheme="minorEastAsia" w:hAnsiTheme="minorHAnsi" w:cstheme="minorBidi"/>
            <w:b w:val="0"/>
            <w:bCs w:val="0"/>
            <w:noProof/>
            <w:szCs w:val="22"/>
          </w:rPr>
          <w:tab/>
        </w:r>
        <w:r w:rsidRPr="00517336" w:rsidDel="00517336">
          <w:rPr>
            <w:rPrChange w:id="398" w:author="Keith Oulson" w:date="2018-04-27T15:39:00Z">
              <w:rPr>
                <w:rStyle w:val="Hyperlink"/>
                <w:b w:val="0"/>
                <w:bCs w:val="0"/>
                <w:noProof/>
              </w:rPr>
            </w:rPrChange>
          </w:rPr>
          <w:delText>Appendix E – FSC Default Values</w:delText>
        </w:r>
        <w:r w:rsidDel="00517336">
          <w:rPr>
            <w:noProof/>
            <w:webHidden/>
          </w:rPr>
          <w:tab/>
          <w:delText>31</w:delText>
        </w:r>
      </w:del>
    </w:p>
    <w:p w14:paraId="0657CAD0" w14:textId="081F132A" w:rsidR="00371615" w:rsidDel="00517336" w:rsidRDefault="00371615">
      <w:pPr>
        <w:pStyle w:val="TOC1"/>
        <w:tabs>
          <w:tab w:val="left" w:pos="440"/>
          <w:tab w:val="right" w:leader="dot" w:pos="9350"/>
        </w:tabs>
        <w:rPr>
          <w:ins w:id="399" w:author="Steffen and Keith" w:date="2018-03-28T10:31:00Z"/>
          <w:del w:id="400" w:author="Keith Oulson" w:date="2018-04-27T15:39:00Z"/>
          <w:rFonts w:asciiTheme="minorHAnsi" w:eastAsiaTheme="minorEastAsia" w:hAnsiTheme="minorHAnsi" w:cstheme="minorBidi"/>
          <w:b w:val="0"/>
          <w:bCs w:val="0"/>
          <w:noProof/>
          <w:szCs w:val="22"/>
        </w:rPr>
      </w:pPr>
      <w:ins w:id="401" w:author="Steffen and Keith" w:date="2018-03-28T10:31:00Z">
        <w:del w:id="402" w:author="Keith Oulson" w:date="2018-04-27T15:39:00Z">
          <w:r w:rsidRPr="00517336" w:rsidDel="00517336">
            <w:rPr>
              <w:rPrChange w:id="403" w:author="Keith Oulson" w:date="2018-04-27T15:39:00Z">
                <w:rPr>
                  <w:rStyle w:val="Hyperlink"/>
                  <w:b w:val="0"/>
                  <w:bCs w:val="0"/>
                  <w:noProof/>
                </w:rPr>
              </w:rPrChange>
            </w:rPr>
            <w:delText>1</w:delText>
          </w:r>
          <w:r w:rsidDel="00517336">
            <w:rPr>
              <w:rFonts w:asciiTheme="minorHAnsi" w:eastAsiaTheme="minorEastAsia" w:hAnsiTheme="minorHAnsi" w:cstheme="minorBidi"/>
              <w:b w:val="0"/>
              <w:bCs w:val="0"/>
              <w:noProof/>
              <w:szCs w:val="22"/>
            </w:rPr>
            <w:tab/>
          </w:r>
          <w:r w:rsidRPr="00517336" w:rsidDel="00517336">
            <w:rPr>
              <w:rPrChange w:id="404" w:author="Keith Oulson" w:date="2018-04-27T15:39:00Z">
                <w:rPr>
                  <w:rStyle w:val="Hyperlink"/>
                  <w:b w:val="0"/>
                  <w:bCs w:val="0"/>
                  <w:noProof/>
                </w:rPr>
              </w:rPrChange>
            </w:rPr>
            <w:delText>Introduction</w:delText>
          </w:r>
          <w:r w:rsidDel="00517336">
            <w:rPr>
              <w:noProof/>
              <w:webHidden/>
            </w:rPr>
            <w:tab/>
            <w:delText>1</w:delText>
          </w:r>
        </w:del>
      </w:ins>
    </w:p>
    <w:p w14:paraId="710C380B" w14:textId="1587828B" w:rsidR="00371615" w:rsidDel="00517336" w:rsidRDefault="00371615">
      <w:pPr>
        <w:pStyle w:val="TOC2"/>
        <w:tabs>
          <w:tab w:val="left" w:pos="880"/>
          <w:tab w:val="right" w:leader="dot" w:pos="9350"/>
        </w:tabs>
        <w:rPr>
          <w:ins w:id="405" w:author="Steffen and Keith" w:date="2018-03-28T10:31:00Z"/>
          <w:del w:id="406" w:author="Keith Oulson" w:date="2018-04-27T15:39:00Z"/>
          <w:rFonts w:asciiTheme="minorHAnsi" w:eastAsiaTheme="minorEastAsia" w:hAnsiTheme="minorHAnsi" w:cstheme="minorBidi"/>
          <w:b w:val="0"/>
          <w:noProof/>
          <w:sz w:val="22"/>
          <w:szCs w:val="22"/>
        </w:rPr>
      </w:pPr>
      <w:ins w:id="407" w:author="Steffen and Keith" w:date="2018-03-28T10:31:00Z">
        <w:del w:id="408" w:author="Keith Oulson" w:date="2018-04-27T15:39:00Z">
          <w:r w:rsidRPr="00517336" w:rsidDel="00517336">
            <w:rPr>
              <w:rPrChange w:id="409" w:author="Keith Oulson" w:date="2018-04-27T15:39:00Z">
                <w:rPr>
                  <w:rStyle w:val="Hyperlink"/>
                  <w:b w:val="0"/>
                  <w:noProof/>
                </w:rPr>
              </w:rPrChange>
            </w:rPr>
            <w:delText>1.1</w:delText>
          </w:r>
          <w:r w:rsidDel="00517336">
            <w:rPr>
              <w:rFonts w:asciiTheme="minorHAnsi" w:eastAsiaTheme="minorEastAsia" w:hAnsiTheme="minorHAnsi" w:cstheme="minorBidi"/>
              <w:b w:val="0"/>
              <w:noProof/>
              <w:sz w:val="22"/>
              <w:szCs w:val="22"/>
            </w:rPr>
            <w:tab/>
          </w:r>
          <w:r w:rsidRPr="00517336" w:rsidDel="00517336">
            <w:rPr>
              <w:rPrChange w:id="410" w:author="Keith Oulson" w:date="2018-04-27T15:39:00Z">
                <w:rPr>
                  <w:rStyle w:val="Hyperlink"/>
                  <w:b w:val="0"/>
                  <w:noProof/>
                </w:rPr>
              </w:rPrChange>
            </w:rPr>
            <w:delText>Purpose</w:delText>
          </w:r>
          <w:r w:rsidDel="00517336">
            <w:rPr>
              <w:noProof/>
              <w:webHidden/>
            </w:rPr>
            <w:tab/>
            <w:delText>1</w:delText>
          </w:r>
        </w:del>
      </w:ins>
    </w:p>
    <w:p w14:paraId="7CCEFDD2" w14:textId="574CD774" w:rsidR="00371615" w:rsidDel="00517336" w:rsidRDefault="00371615">
      <w:pPr>
        <w:pStyle w:val="TOC2"/>
        <w:tabs>
          <w:tab w:val="left" w:pos="880"/>
          <w:tab w:val="right" w:leader="dot" w:pos="9350"/>
        </w:tabs>
        <w:rPr>
          <w:ins w:id="411" w:author="Steffen and Keith" w:date="2018-03-28T10:31:00Z"/>
          <w:del w:id="412" w:author="Keith Oulson" w:date="2018-04-27T15:39:00Z"/>
          <w:rFonts w:asciiTheme="minorHAnsi" w:eastAsiaTheme="minorEastAsia" w:hAnsiTheme="minorHAnsi" w:cstheme="minorBidi"/>
          <w:b w:val="0"/>
          <w:noProof/>
          <w:sz w:val="22"/>
          <w:szCs w:val="22"/>
        </w:rPr>
      </w:pPr>
      <w:ins w:id="413" w:author="Steffen and Keith" w:date="2018-03-28T10:31:00Z">
        <w:del w:id="414" w:author="Keith Oulson" w:date="2018-04-27T15:39:00Z">
          <w:r w:rsidRPr="00517336" w:rsidDel="00517336">
            <w:rPr>
              <w:rPrChange w:id="415" w:author="Keith Oulson" w:date="2018-04-27T15:39:00Z">
                <w:rPr>
                  <w:rStyle w:val="Hyperlink"/>
                  <w:b w:val="0"/>
                  <w:noProof/>
                </w:rPr>
              </w:rPrChange>
            </w:rPr>
            <w:delText>1.2</w:delText>
          </w:r>
          <w:r w:rsidDel="00517336">
            <w:rPr>
              <w:rFonts w:asciiTheme="minorHAnsi" w:eastAsiaTheme="minorEastAsia" w:hAnsiTheme="minorHAnsi" w:cstheme="minorBidi"/>
              <w:b w:val="0"/>
              <w:noProof/>
              <w:sz w:val="22"/>
              <w:szCs w:val="22"/>
            </w:rPr>
            <w:tab/>
          </w:r>
          <w:r w:rsidRPr="00517336" w:rsidDel="00517336">
            <w:rPr>
              <w:rPrChange w:id="416" w:author="Keith Oulson" w:date="2018-04-27T15:39:00Z">
                <w:rPr>
                  <w:rStyle w:val="Hyperlink"/>
                  <w:b w:val="0"/>
                  <w:noProof/>
                </w:rPr>
              </w:rPrChange>
            </w:rPr>
            <w:delText>Scope</w:delText>
          </w:r>
          <w:r w:rsidDel="00517336">
            <w:rPr>
              <w:noProof/>
              <w:webHidden/>
            </w:rPr>
            <w:tab/>
            <w:delText>1</w:delText>
          </w:r>
        </w:del>
      </w:ins>
    </w:p>
    <w:p w14:paraId="2BEC5CFF" w14:textId="61599CF9" w:rsidR="00371615" w:rsidDel="00517336" w:rsidRDefault="00371615">
      <w:pPr>
        <w:pStyle w:val="TOC2"/>
        <w:tabs>
          <w:tab w:val="left" w:pos="880"/>
          <w:tab w:val="right" w:leader="dot" w:pos="9350"/>
        </w:tabs>
        <w:rPr>
          <w:ins w:id="417" w:author="Steffen and Keith" w:date="2018-03-28T10:31:00Z"/>
          <w:del w:id="418" w:author="Keith Oulson" w:date="2018-04-27T15:39:00Z"/>
          <w:rFonts w:asciiTheme="minorHAnsi" w:eastAsiaTheme="minorEastAsia" w:hAnsiTheme="minorHAnsi" w:cstheme="minorBidi"/>
          <w:b w:val="0"/>
          <w:noProof/>
          <w:sz w:val="22"/>
          <w:szCs w:val="22"/>
        </w:rPr>
      </w:pPr>
      <w:ins w:id="419" w:author="Steffen and Keith" w:date="2018-03-28T10:31:00Z">
        <w:del w:id="420" w:author="Keith Oulson" w:date="2018-04-27T15:39:00Z">
          <w:r w:rsidRPr="00517336" w:rsidDel="00517336">
            <w:rPr>
              <w:rPrChange w:id="421" w:author="Keith Oulson" w:date="2018-04-27T15:39:00Z">
                <w:rPr>
                  <w:rStyle w:val="Hyperlink"/>
                  <w:b w:val="0"/>
                  <w:noProof/>
                </w:rPr>
              </w:rPrChange>
            </w:rPr>
            <w:delText>1.3</w:delText>
          </w:r>
          <w:r w:rsidDel="00517336">
            <w:rPr>
              <w:rFonts w:asciiTheme="minorHAnsi" w:eastAsiaTheme="minorEastAsia" w:hAnsiTheme="minorHAnsi" w:cstheme="minorBidi"/>
              <w:b w:val="0"/>
              <w:noProof/>
              <w:sz w:val="22"/>
              <w:szCs w:val="22"/>
            </w:rPr>
            <w:tab/>
          </w:r>
          <w:r w:rsidRPr="00517336" w:rsidDel="00517336">
            <w:rPr>
              <w:rPrChange w:id="422" w:author="Keith Oulson" w:date="2018-04-27T15:39:00Z">
                <w:rPr>
                  <w:rStyle w:val="Hyperlink"/>
                  <w:b w:val="0"/>
                  <w:noProof/>
                </w:rPr>
              </w:rPrChange>
            </w:rPr>
            <w:delText>System Identification</w:delText>
          </w:r>
          <w:r w:rsidDel="00517336">
            <w:rPr>
              <w:noProof/>
              <w:webHidden/>
            </w:rPr>
            <w:tab/>
            <w:delText>1</w:delText>
          </w:r>
        </w:del>
      </w:ins>
    </w:p>
    <w:p w14:paraId="25B87848" w14:textId="1A8E40D6" w:rsidR="00371615" w:rsidDel="00517336" w:rsidRDefault="00371615">
      <w:pPr>
        <w:pStyle w:val="TOC3"/>
        <w:tabs>
          <w:tab w:val="left" w:pos="1320"/>
          <w:tab w:val="right" w:leader="dot" w:pos="9350"/>
        </w:tabs>
        <w:rPr>
          <w:ins w:id="423" w:author="Steffen and Keith" w:date="2018-03-28T10:31:00Z"/>
          <w:del w:id="424" w:author="Keith Oulson" w:date="2018-04-27T15:39:00Z"/>
          <w:rFonts w:asciiTheme="minorHAnsi" w:eastAsiaTheme="minorEastAsia" w:hAnsiTheme="minorHAnsi" w:cstheme="minorBidi"/>
          <w:iCs w:val="0"/>
          <w:noProof/>
          <w:sz w:val="22"/>
          <w:szCs w:val="22"/>
        </w:rPr>
      </w:pPr>
      <w:ins w:id="425" w:author="Steffen and Keith" w:date="2018-03-28T10:31:00Z">
        <w:del w:id="426" w:author="Keith Oulson" w:date="2018-04-27T15:39:00Z">
          <w:r w:rsidRPr="00517336" w:rsidDel="00517336">
            <w:rPr>
              <w:rPrChange w:id="427" w:author="Keith Oulson" w:date="2018-04-27T15:39:00Z">
                <w:rPr>
                  <w:rStyle w:val="Hyperlink"/>
                  <w:iCs w:val="0"/>
                  <w:noProof/>
                </w:rPr>
              </w:rPrChange>
            </w:rPr>
            <w:delText>1.3.1</w:delText>
          </w:r>
          <w:r w:rsidDel="00517336">
            <w:rPr>
              <w:rFonts w:asciiTheme="minorHAnsi" w:eastAsiaTheme="minorEastAsia" w:hAnsiTheme="minorHAnsi" w:cstheme="minorBidi"/>
              <w:iCs w:val="0"/>
              <w:noProof/>
              <w:sz w:val="22"/>
              <w:szCs w:val="22"/>
            </w:rPr>
            <w:tab/>
          </w:r>
          <w:r w:rsidRPr="00517336" w:rsidDel="00517336">
            <w:rPr>
              <w:rPrChange w:id="428" w:author="Keith Oulson" w:date="2018-04-27T15:39:00Z">
                <w:rPr>
                  <w:rStyle w:val="Hyperlink"/>
                  <w:iCs w:val="0"/>
                  <w:noProof/>
                </w:rPr>
              </w:rPrChange>
            </w:rPr>
            <w:delText>MCCF EDI TAS eInsurance</w:delText>
          </w:r>
          <w:r w:rsidDel="00517336">
            <w:rPr>
              <w:noProof/>
              <w:webHidden/>
            </w:rPr>
            <w:tab/>
            <w:delText>1</w:delText>
          </w:r>
        </w:del>
      </w:ins>
    </w:p>
    <w:p w14:paraId="30EB2D3C" w14:textId="62620606" w:rsidR="00371615" w:rsidDel="00517336" w:rsidRDefault="00371615">
      <w:pPr>
        <w:pStyle w:val="TOC3"/>
        <w:tabs>
          <w:tab w:val="left" w:pos="1320"/>
          <w:tab w:val="right" w:leader="dot" w:pos="9350"/>
        </w:tabs>
        <w:rPr>
          <w:ins w:id="429" w:author="Steffen and Keith" w:date="2018-03-28T10:31:00Z"/>
          <w:del w:id="430" w:author="Keith Oulson" w:date="2018-04-27T15:39:00Z"/>
          <w:rFonts w:asciiTheme="minorHAnsi" w:eastAsiaTheme="minorEastAsia" w:hAnsiTheme="minorHAnsi" w:cstheme="minorBidi"/>
          <w:iCs w:val="0"/>
          <w:noProof/>
          <w:sz w:val="22"/>
          <w:szCs w:val="22"/>
        </w:rPr>
      </w:pPr>
      <w:ins w:id="431" w:author="Steffen and Keith" w:date="2018-03-28T10:31:00Z">
        <w:del w:id="432" w:author="Keith Oulson" w:date="2018-04-27T15:39:00Z">
          <w:r w:rsidRPr="00517336" w:rsidDel="00517336">
            <w:rPr>
              <w:rPrChange w:id="433" w:author="Keith Oulson" w:date="2018-04-27T15:39:00Z">
                <w:rPr>
                  <w:rStyle w:val="Hyperlink"/>
                  <w:iCs w:val="0"/>
                  <w:noProof/>
                </w:rPr>
              </w:rPrChange>
            </w:rPr>
            <w:delText>1.3.2</w:delText>
          </w:r>
          <w:r w:rsidDel="00517336">
            <w:rPr>
              <w:rFonts w:asciiTheme="minorHAnsi" w:eastAsiaTheme="minorEastAsia" w:hAnsiTheme="minorHAnsi" w:cstheme="minorBidi"/>
              <w:iCs w:val="0"/>
              <w:noProof/>
              <w:sz w:val="22"/>
              <w:szCs w:val="22"/>
            </w:rPr>
            <w:tab/>
          </w:r>
          <w:r w:rsidRPr="00517336" w:rsidDel="00517336">
            <w:rPr>
              <w:rPrChange w:id="434" w:author="Keith Oulson" w:date="2018-04-27T15:39:00Z">
                <w:rPr>
                  <w:rStyle w:val="Hyperlink"/>
                  <w:iCs w:val="0"/>
                  <w:noProof/>
                </w:rPr>
              </w:rPrChange>
            </w:rPr>
            <w:delText>FSC</w:delText>
          </w:r>
          <w:r w:rsidDel="00517336">
            <w:rPr>
              <w:noProof/>
              <w:webHidden/>
            </w:rPr>
            <w:tab/>
            <w:delText>2</w:delText>
          </w:r>
        </w:del>
      </w:ins>
    </w:p>
    <w:p w14:paraId="493330C9" w14:textId="2A59CCD4" w:rsidR="00371615" w:rsidDel="00517336" w:rsidRDefault="00371615">
      <w:pPr>
        <w:pStyle w:val="TOC2"/>
        <w:tabs>
          <w:tab w:val="left" w:pos="880"/>
          <w:tab w:val="right" w:leader="dot" w:pos="9350"/>
        </w:tabs>
        <w:rPr>
          <w:ins w:id="435" w:author="Steffen and Keith" w:date="2018-03-28T10:31:00Z"/>
          <w:del w:id="436" w:author="Keith Oulson" w:date="2018-04-27T15:39:00Z"/>
          <w:rFonts w:asciiTheme="minorHAnsi" w:eastAsiaTheme="minorEastAsia" w:hAnsiTheme="minorHAnsi" w:cstheme="minorBidi"/>
          <w:b w:val="0"/>
          <w:noProof/>
          <w:sz w:val="22"/>
          <w:szCs w:val="22"/>
        </w:rPr>
      </w:pPr>
      <w:ins w:id="437" w:author="Steffen and Keith" w:date="2018-03-28T10:31:00Z">
        <w:del w:id="438" w:author="Keith Oulson" w:date="2018-04-27T15:39:00Z">
          <w:r w:rsidRPr="00517336" w:rsidDel="00517336">
            <w:rPr>
              <w:rPrChange w:id="439" w:author="Keith Oulson" w:date="2018-04-27T15:39:00Z">
                <w:rPr>
                  <w:rStyle w:val="Hyperlink"/>
                  <w:b w:val="0"/>
                  <w:noProof/>
                </w:rPr>
              </w:rPrChange>
            </w:rPr>
            <w:delText>1.4</w:delText>
          </w:r>
          <w:r w:rsidDel="00517336">
            <w:rPr>
              <w:rFonts w:asciiTheme="minorHAnsi" w:eastAsiaTheme="minorEastAsia" w:hAnsiTheme="minorHAnsi" w:cstheme="minorBidi"/>
              <w:b w:val="0"/>
              <w:noProof/>
              <w:sz w:val="22"/>
              <w:szCs w:val="22"/>
            </w:rPr>
            <w:tab/>
          </w:r>
          <w:r w:rsidRPr="00517336" w:rsidDel="00517336">
            <w:rPr>
              <w:rPrChange w:id="440" w:author="Keith Oulson" w:date="2018-04-27T15:39:00Z">
                <w:rPr>
                  <w:rStyle w:val="Hyperlink"/>
                  <w:b w:val="0"/>
                  <w:noProof/>
                </w:rPr>
              </w:rPrChange>
            </w:rPr>
            <w:delText>Operational Agreement</w:delText>
          </w:r>
          <w:r w:rsidDel="00517336">
            <w:rPr>
              <w:noProof/>
              <w:webHidden/>
            </w:rPr>
            <w:tab/>
            <w:delText>2</w:delText>
          </w:r>
        </w:del>
      </w:ins>
    </w:p>
    <w:p w14:paraId="4BE36EA1" w14:textId="7B82B7B4" w:rsidR="00371615" w:rsidDel="00517336" w:rsidRDefault="00371615">
      <w:pPr>
        <w:pStyle w:val="TOC1"/>
        <w:tabs>
          <w:tab w:val="left" w:pos="440"/>
          <w:tab w:val="right" w:leader="dot" w:pos="9350"/>
        </w:tabs>
        <w:rPr>
          <w:ins w:id="441" w:author="Steffen and Keith" w:date="2018-03-28T10:31:00Z"/>
          <w:del w:id="442" w:author="Keith Oulson" w:date="2018-04-27T15:39:00Z"/>
          <w:rFonts w:asciiTheme="minorHAnsi" w:eastAsiaTheme="minorEastAsia" w:hAnsiTheme="minorHAnsi" w:cstheme="minorBidi"/>
          <w:b w:val="0"/>
          <w:bCs w:val="0"/>
          <w:noProof/>
          <w:szCs w:val="22"/>
        </w:rPr>
      </w:pPr>
      <w:ins w:id="443" w:author="Steffen and Keith" w:date="2018-03-28T10:31:00Z">
        <w:del w:id="444" w:author="Keith Oulson" w:date="2018-04-27T15:39:00Z">
          <w:r w:rsidRPr="00517336" w:rsidDel="00517336">
            <w:rPr>
              <w:rPrChange w:id="445" w:author="Keith Oulson" w:date="2018-04-27T15:39:00Z">
                <w:rPr>
                  <w:rStyle w:val="Hyperlink"/>
                  <w:b w:val="0"/>
                  <w:bCs w:val="0"/>
                  <w:noProof/>
                </w:rPr>
              </w:rPrChange>
            </w:rPr>
            <w:delText>2</w:delText>
          </w:r>
          <w:r w:rsidDel="00517336">
            <w:rPr>
              <w:rFonts w:asciiTheme="minorHAnsi" w:eastAsiaTheme="minorEastAsia" w:hAnsiTheme="minorHAnsi" w:cstheme="minorBidi"/>
              <w:b w:val="0"/>
              <w:bCs w:val="0"/>
              <w:noProof/>
              <w:szCs w:val="22"/>
            </w:rPr>
            <w:tab/>
          </w:r>
          <w:r w:rsidRPr="00517336" w:rsidDel="00517336">
            <w:rPr>
              <w:rPrChange w:id="446" w:author="Keith Oulson" w:date="2018-04-27T15:39:00Z">
                <w:rPr>
                  <w:rStyle w:val="Hyperlink"/>
                  <w:b w:val="0"/>
                  <w:bCs w:val="0"/>
                  <w:noProof/>
                </w:rPr>
              </w:rPrChange>
            </w:rPr>
            <w:delText>Interface Definition</w:delText>
          </w:r>
          <w:r w:rsidDel="00517336">
            <w:rPr>
              <w:noProof/>
              <w:webHidden/>
            </w:rPr>
            <w:tab/>
            <w:delText>3</w:delText>
          </w:r>
        </w:del>
      </w:ins>
    </w:p>
    <w:p w14:paraId="6F17E7A2" w14:textId="3E2FE9D3" w:rsidR="00371615" w:rsidDel="00517336" w:rsidRDefault="00371615">
      <w:pPr>
        <w:pStyle w:val="TOC2"/>
        <w:tabs>
          <w:tab w:val="left" w:pos="880"/>
          <w:tab w:val="right" w:leader="dot" w:pos="9350"/>
        </w:tabs>
        <w:rPr>
          <w:ins w:id="447" w:author="Steffen and Keith" w:date="2018-03-28T10:31:00Z"/>
          <w:del w:id="448" w:author="Keith Oulson" w:date="2018-04-27T15:39:00Z"/>
          <w:rFonts w:asciiTheme="minorHAnsi" w:eastAsiaTheme="minorEastAsia" w:hAnsiTheme="minorHAnsi" w:cstheme="minorBidi"/>
          <w:b w:val="0"/>
          <w:noProof/>
          <w:sz w:val="22"/>
          <w:szCs w:val="22"/>
        </w:rPr>
      </w:pPr>
      <w:ins w:id="449" w:author="Steffen and Keith" w:date="2018-03-28T10:31:00Z">
        <w:del w:id="450" w:author="Keith Oulson" w:date="2018-04-27T15:39:00Z">
          <w:r w:rsidRPr="00517336" w:rsidDel="00517336">
            <w:rPr>
              <w:rPrChange w:id="451" w:author="Keith Oulson" w:date="2018-04-27T15:39:00Z">
                <w:rPr>
                  <w:rStyle w:val="Hyperlink"/>
                  <w:b w:val="0"/>
                  <w:noProof/>
                </w:rPr>
              </w:rPrChange>
            </w:rPr>
            <w:delText>2.1</w:delText>
          </w:r>
          <w:r w:rsidDel="00517336">
            <w:rPr>
              <w:rFonts w:asciiTheme="minorHAnsi" w:eastAsiaTheme="minorEastAsia" w:hAnsiTheme="minorHAnsi" w:cstheme="minorBidi"/>
              <w:b w:val="0"/>
              <w:noProof/>
              <w:sz w:val="22"/>
              <w:szCs w:val="22"/>
            </w:rPr>
            <w:tab/>
          </w:r>
          <w:r w:rsidRPr="00517336" w:rsidDel="00517336">
            <w:rPr>
              <w:rPrChange w:id="452" w:author="Keith Oulson" w:date="2018-04-27T15:39:00Z">
                <w:rPr>
                  <w:rStyle w:val="Hyperlink"/>
                  <w:b w:val="0"/>
                  <w:noProof/>
                </w:rPr>
              </w:rPrChange>
            </w:rPr>
            <w:delText>System Overview</w:delText>
          </w:r>
          <w:r w:rsidDel="00517336">
            <w:rPr>
              <w:noProof/>
              <w:webHidden/>
            </w:rPr>
            <w:tab/>
            <w:delText>3</w:delText>
          </w:r>
        </w:del>
      </w:ins>
    </w:p>
    <w:p w14:paraId="031E2731" w14:textId="58513F2B" w:rsidR="00371615" w:rsidDel="00517336" w:rsidRDefault="00371615">
      <w:pPr>
        <w:pStyle w:val="TOC3"/>
        <w:tabs>
          <w:tab w:val="left" w:pos="1320"/>
          <w:tab w:val="right" w:leader="dot" w:pos="9350"/>
        </w:tabs>
        <w:rPr>
          <w:ins w:id="453" w:author="Steffen and Keith" w:date="2018-03-28T10:31:00Z"/>
          <w:del w:id="454" w:author="Keith Oulson" w:date="2018-04-27T15:39:00Z"/>
          <w:rFonts w:asciiTheme="minorHAnsi" w:eastAsiaTheme="minorEastAsia" w:hAnsiTheme="minorHAnsi" w:cstheme="minorBidi"/>
          <w:iCs w:val="0"/>
          <w:noProof/>
          <w:sz w:val="22"/>
          <w:szCs w:val="22"/>
        </w:rPr>
      </w:pPr>
      <w:ins w:id="455" w:author="Steffen and Keith" w:date="2018-03-28T10:31:00Z">
        <w:del w:id="456" w:author="Keith Oulson" w:date="2018-04-27T15:39:00Z">
          <w:r w:rsidRPr="00517336" w:rsidDel="00517336">
            <w:rPr>
              <w:rPrChange w:id="457" w:author="Keith Oulson" w:date="2018-04-27T15:39:00Z">
                <w:rPr>
                  <w:rStyle w:val="Hyperlink"/>
                  <w:iCs w:val="0"/>
                  <w:noProof/>
                </w:rPr>
              </w:rPrChange>
            </w:rPr>
            <w:delText>2.1.1</w:delText>
          </w:r>
          <w:r w:rsidDel="00517336">
            <w:rPr>
              <w:rFonts w:asciiTheme="minorHAnsi" w:eastAsiaTheme="minorEastAsia" w:hAnsiTheme="minorHAnsi" w:cstheme="minorBidi"/>
              <w:iCs w:val="0"/>
              <w:noProof/>
              <w:sz w:val="22"/>
              <w:szCs w:val="22"/>
            </w:rPr>
            <w:tab/>
          </w:r>
          <w:r w:rsidRPr="00517336" w:rsidDel="00517336">
            <w:rPr>
              <w:rPrChange w:id="458" w:author="Keith Oulson" w:date="2018-04-27T15:39:00Z">
                <w:rPr>
                  <w:rStyle w:val="Hyperlink"/>
                  <w:iCs w:val="0"/>
                  <w:noProof/>
                </w:rPr>
              </w:rPrChange>
            </w:rPr>
            <w:delText>Overview Diagram</w:delText>
          </w:r>
          <w:r w:rsidDel="00517336">
            <w:rPr>
              <w:noProof/>
              <w:webHidden/>
            </w:rPr>
            <w:tab/>
            <w:delText>4</w:delText>
          </w:r>
        </w:del>
      </w:ins>
    </w:p>
    <w:p w14:paraId="36D247A9" w14:textId="35B64713" w:rsidR="00371615" w:rsidDel="00517336" w:rsidRDefault="00371615">
      <w:pPr>
        <w:pStyle w:val="TOC2"/>
        <w:tabs>
          <w:tab w:val="left" w:pos="880"/>
          <w:tab w:val="right" w:leader="dot" w:pos="9350"/>
        </w:tabs>
        <w:rPr>
          <w:ins w:id="459" w:author="Steffen and Keith" w:date="2018-03-28T10:31:00Z"/>
          <w:del w:id="460" w:author="Keith Oulson" w:date="2018-04-27T15:39:00Z"/>
          <w:rFonts w:asciiTheme="minorHAnsi" w:eastAsiaTheme="minorEastAsia" w:hAnsiTheme="minorHAnsi" w:cstheme="minorBidi"/>
          <w:b w:val="0"/>
          <w:noProof/>
          <w:sz w:val="22"/>
          <w:szCs w:val="22"/>
        </w:rPr>
      </w:pPr>
      <w:ins w:id="461" w:author="Steffen and Keith" w:date="2018-03-28T10:31:00Z">
        <w:del w:id="462" w:author="Keith Oulson" w:date="2018-04-27T15:39:00Z">
          <w:r w:rsidRPr="00517336" w:rsidDel="00517336">
            <w:rPr>
              <w:rPrChange w:id="463" w:author="Keith Oulson" w:date="2018-04-27T15:39:00Z">
                <w:rPr>
                  <w:rStyle w:val="Hyperlink"/>
                  <w:b w:val="0"/>
                  <w:noProof/>
                </w:rPr>
              </w:rPrChange>
            </w:rPr>
            <w:delText>2.2</w:delText>
          </w:r>
          <w:r w:rsidDel="00517336">
            <w:rPr>
              <w:rFonts w:asciiTheme="minorHAnsi" w:eastAsiaTheme="minorEastAsia" w:hAnsiTheme="minorHAnsi" w:cstheme="minorBidi"/>
              <w:b w:val="0"/>
              <w:noProof/>
              <w:sz w:val="22"/>
              <w:szCs w:val="22"/>
            </w:rPr>
            <w:tab/>
          </w:r>
          <w:r w:rsidRPr="00517336" w:rsidDel="00517336">
            <w:rPr>
              <w:rPrChange w:id="464" w:author="Keith Oulson" w:date="2018-04-27T15:39:00Z">
                <w:rPr>
                  <w:rStyle w:val="Hyperlink"/>
                  <w:b w:val="0"/>
                  <w:noProof/>
                </w:rPr>
              </w:rPrChange>
            </w:rPr>
            <w:delText>Interface Overview</w:delText>
          </w:r>
          <w:r w:rsidDel="00517336">
            <w:rPr>
              <w:noProof/>
              <w:webHidden/>
            </w:rPr>
            <w:tab/>
            <w:delText>6</w:delText>
          </w:r>
        </w:del>
      </w:ins>
    </w:p>
    <w:p w14:paraId="3C13F577" w14:textId="3E519343" w:rsidR="00371615" w:rsidDel="00517336" w:rsidRDefault="00371615">
      <w:pPr>
        <w:pStyle w:val="TOC3"/>
        <w:tabs>
          <w:tab w:val="left" w:pos="1320"/>
          <w:tab w:val="right" w:leader="dot" w:pos="9350"/>
        </w:tabs>
        <w:rPr>
          <w:ins w:id="465" w:author="Steffen and Keith" w:date="2018-03-28T10:31:00Z"/>
          <w:del w:id="466" w:author="Keith Oulson" w:date="2018-04-27T15:39:00Z"/>
          <w:rFonts w:asciiTheme="minorHAnsi" w:eastAsiaTheme="minorEastAsia" w:hAnsiTheme="minorHAnsi" w:cstheme="minorBidi"/>
          <w:iCs w:val="0"/>
          <w:noProof/>
          <w:sz w:val="22"/>
          <w:szCs w:val="22"/>
        </w:rPr>
      </w:pPr>
      <w:ins w:id="467" w:author="Steffen and Keith" w:date="2018-03-28T10:31:00Z">
        <w:del w:id="468" w:author="Keith Oulson" w:date="2018-04-27T15:39:00Z">
          <w:r w:rsidRPr="00517336" w:rsidDel="00517336">
            <w:rPr>
              <w:rPrChange w:id="469" w:author="Keith Oulson" w:date="2018-04-27T15:39:00Z">
                <w:rPr>
                  <w:rStyle w:val="Hyperlink"/>
                  <w:iCs w:val="0"/>
                  <w:noProof/>
                </w:rPr>
              </w:rPrChange>
            </w:rPr>
            <w:delText>2.2.1</w:delText>
          </w:r>
          <w:r w:rsidDel="00517336">
            <w:rPr>
              <w:rFonts w:asciiTheme="minorHAnsi" w:eastAsiaTheme="minorEastAsia" w:hAnsiTheme="minorHAnsi" w:cstheme="minorBidi"/>
              <w:iCs w:val="0"/>
              <w:noProof/>
              <w:sz w:val="22"/>
              <w:szCs w:val="22"/>
            </w:rPr>
            <w:tab/>
          </w:r>
          <w:r w:rsidRPr="00517336" w:rsidDel="00517336">
            <w:rPr>
              <w:rPrChange w:id="470" w:author="Keith Oulson" w:date="2018-04-27T15:39:00Z">
                <w:rPr>
                  <w:rStyle w:val="Hyperlink"/>
                  <w:iCs w:val="0"/>
                  <w:noProof/>
                </w:rPr>
              </w:rPrChange>
            </w:rPr>
            <w:delText>Connectivity between the systems</w:delText>
          </w:r>
          <w:r w:rsidDel="00517336">
            <w:rPr>
              <w:noProof/>
              <w:webHidden/>
            </w:rPr>
            <w:tab/>
            <w:delText>6</w:delText>
          </w:r>
        </w:del>
      </w:ins>
    </w:p>
    <w:p w14:paraId="64BCA341" w14:textId="7A6B04CF" w:rsidR="00371615" w:rsidDel="00517336" w:rsidRDefault="00371615">
      <w:pPr>
        <w:pStyle w:val="TOC2"/>
        <w:tabs>
          <w:tab w:val="left" w:pos="880"/>
          <w:tab w:val="right" w:leader="dot" w:pos="9350"/>
        </w:tabs>
        <w:rPr>
          <w:ins w:id="471" w:author="Steffen and Keith" w:date="2018-03-28T10:31:00Z"/>
          <w:del w:id="472" w:author="Keith Oulson" w:date="2018-04-27T15:39:00Z"/>
          <w:rFonts w:asciiTheme="minorHAnsi" w:eastAsiaTheme="minorEastAsia" w:hAnsiTheme="minorHAnsi" w:cstheme="minorBidi"/>
          <w:b w:val="0"/>
          <w:noProof/>
          <w:sz w:val="22"/>
          <w:szCs w:val="22"/>
        </w:rPr>
      </w:pPr>
      <w:ins w:id="473" w:author="Steffen and Keith" w:date="2018-03-28T10:31:00Z">
        <w:del w:id="474" w:author="Keith Oulson" w:date="2018-04-27T15:39:00Z">
          <w:r w:rsidRPr="00517336" w:rsidDel="00517336">
            <w:rPr>
              <w:rPrChange w:id="475" w:author="Keith Oulson" w:date="2018-04-27T15:39:00Z">
                <w:rPr>
                  <w:rStyle w:val="Hyperlink"/>
                  <w:rFonts w:ascii="Verdana" w:hAnsi="Verdana"/>
                  <w:b w:val="0"/>
                  <w:noProof/>
                </w:rPr>
              </w:rPrChange>
            </w:rPr>
            <w:delText>2.3</w:delText>
          </w:r>
          <w:r w:rsidDel="00517336">
            <w:rPr>
              <w:rFonts w:asciiTheme="minorHAnsi" w:eastAsiaTheme="minorEastAsia" w:hAnsiTheme="minorHAnsi" w:cstheme="minorBidi"/>
              <w:b w:val="0"/>
              <w:noProof/>
              <w:sz w:val="22"/>
              <w:szCs w:val="22"/>
            </w:rPr>
            <w:tab/>
          </w:r>
          <w:r w:rsidRPr="00517336" w:rsidDel="00517336">
            <w:rPr>
              <w:rPrChange w:id="476" w:author="Keith Oulson" w:date="2018-04-27T15:39:00Z">
                <w:rPr>
                  <w:rStyle w:val="Hyperlink"/>
                  <w:b w:val="0"/>
                  <w:noProof/>
                </w:rPr>
              </w:rPrChange>
            </w:rPr>
            <w:delText>Operations</w:delText>
          </w:r>
          <w:r w:rsidDel="00517336">
            <w:rPr>
              <w:noProof/>
              <w:webHidden/>
            </w:rPr>
            <w:tab/>
            <w:delText>6</w:delText>
          </w:r>
        </w:del>
      </w:ins>
    </w:p>
    <w:p w14:paraId="33CFEA54" w14:textId="31F52890" w:rsidR="00371615" w:rsidDel="00517336" w:rsidRDefault="00371615">
      <w:pPr>
        <w:pStyle w:val="TOC3"/>
        <w:tabs>
          <w:tab w:val="left" w:pos="1320"/>
          <w:tab w:val="right" w:leader="dot" w:pos="9350"/>
        </w:tabs>
        <w:rPr>
          <w:ins w:id="477" w:author="Steffen and Keith" w:date="2018-03-28T10:31:00Z"/>
          <w:del w:id="478" w:author="Keith Oulson" w:date="2018-04-27T15:39:00Z"/>
          <w:rFonts w:asciiTheme="minorHAnsi" w:eastAsiaTheme="minorEastAsia" w:hAnsiTheme="minorHAnsi" w:cstheme="minorBidi"/>
          <w:iCs w:val="0"/>
          <w:noProof/>
          <w:sz w:val="22"/>
          <w:szCs w:val="22"/>
        </w:rPr>
      </w:pPr>
      <w:ins w:id="479" w:author="Steffen and Keith" w:date="2018-03-28T10:31:00Z">
        <w:del w:id="480" w:author="Keith Oulson" w:date="2018-04-27T15:39:00Z">
          <w:r w:rsidRPr="00517336" w:rsidDel="00517336">
            <w:rPr>
              <w:rPrChange w:id="481" w:author="Keith Oulson" w:date="2018-04-27T15:39:00Z">
                <w:rPr>
                  <w:rStyle w:val="Hyperlink"/>
                  <w:iCs w:val="0"/>
                  <w:noProof/>
                </w:rPr>
              </w:rPrChange>
            </w:rPr>
            <w:delText>2.3.1</w:delText>
          </w:r>
          <w:r w:rsidDel="00517336">
            <w:rPr>
              <w:rFonts w:asciiTheme="minorHAnsi" w:eastAsiaTheme="minorEastAsia" w:hAnsiTheme="minorHAnsi" w:cstheme="minorBidi"/>
              <w:iCs w:val="0"/>
              <w:noProof/>
              <w:sz w:val="22"/>
              <w:szCs w:val="22"/>
            </w:rPr>
            <w:tab/>
          </w:r>
          <w:r w:rsidRPr="00517336" w:rsidDel="00517336">
            <w:rPr>
              <w:rPrChange w:id="482" w:author="Keith Oulson" w:date="2018-04-27T15:39:00Z">
                <w:rPr>
                  <w:rStyle w:val="Hyperlink"/>
                  <w:iCs w:val="0"/>
                  <w:noProof/>
                </w:rPr>
              </w:rPrChange>
            </w:rPr>
            <w:delText>Data Extraction</w:delText>
          </w:r>
          <w:r w:rsidDel="00517336">
            <w:rPr>
              <w:noProof/>
              <w:webHidden/>
            </w:rPr>
            <w:tab/>
            <w:delText>6</w:delText>
          </w:r>
        </w:del>
      </w:ins>
    </w:p>
    <w:p w14:paraId="4A5D59B4" w14:textId="29DB6A12" w:rsidR="00371615" w:rsidDel="00517336" w:rsidRDefault="00371615">
      <w:pPr>
        <w:pStyle w:val="TOC3"/>
        <w:tabs>
          <w:tab w:val="left" w:pos="1320"/>
          <w:tab w:val="right" w:leader="dot" w:pos="9350"/>
        </w:tabs>
        <w:rPr>
          <w:ins w:id="483" w:author="Steffen and Keith" w:date="2018-03-28T10:31:00Z"/>
          <w:del w:id="484" w:author="Keith Oulson" w:date="2018-04-27T15:39:00Z"/>
          <w:rFonts w:asciiTheme="minorHAnsi" w:eastAsiaTheme="minorEastAsia" w:hAnsiTheme="minorHAnsi" w:cstheme="minorBidi"/>
          <w:iCs w:val="0"/>
          <w:noProof/>
          <w:sz w:val="22"/>
          <w:szCs w:val="22"/>
        </w:rPr>
      </w:pPr>
      <w:ins w:id="485" w:author="Steffen and Keith" w:date="2018-03-28T10:31:00Z">
        <w:del w:id="486" w:author="Keith Oulson" w:date="2018-04-27T15:39:00Z">
          <w:r w:rsidRPr="00517336" w:rsidDel="00517336">
            <w:rPr>
              <w:rPrChange w:id="487" w:author="Keith Oulson" w:date="2018-04-27T15:39:00Z">
                <w:rPr>
                  <w:rStyle w:val="Hyperlink"/>
                  <w:iCs w:val="0"/>
                  <w:noProof/>
                </w:rPr>
              </w:rPrChange>
            </w:rPr>
            <w:delText>2.3.2</w:delText>
          </w:r>
          <w:r w:rsidDel="00517336">
            <w:rPr>
              <w:rFonts w:asciiTheme="minorHAnsi" w:eastAsiaTheme="minorEastAsia" w:hAnsiTheme="minorHAnsi" w:cstheme="minorBidi"/>
              <w:iCs w:val="0"/>
              <w:noProof/>
              <w:sz w:val="22"/>
              <w:szCs w:val="22"/>
            </w:rPr>
            <w:tab/>
          </w:r>
          <w:r w:rsidRPr="00517336" w:rsidDel="00517336">
            <w:rPr>
              <w:rPrChange w:id="488" w:author="Keith Oulson" w:date="2018-04-27T15:39:00Z">
                <w:rPr>
                  <w:rStyle w:val="Hyperlink"/>
                  <w:iCs w:val="0"/>
                  <w:noProof/>
                </w:rPr>
              </w:rPrChange>
            </w:rPr>
            <w:delText>Data Transformation</w:delText>
          </w:r>
          <w:r w:rsidDel="00517336">
            <w:rPr>
              <w:noProof/>
              <w:webHidden/>
            </w:rPr>
            <w:tab/>
            <w:delText>7</w:delText>
          </w:r>
        </w:del>
      </w:ins>
    </w:p>
    <w:p w14:paraId="7A472947" w14:textId="5330D8A9" w:rsidR="00371615" w:rsidDel="00517336" w:rsidRDefault="00371615">
      <w:pPr>
        <w:pStyle w:val="TOC3"/>
        <w:tabs>
          <w:tab w:val="left" w:pos="1320"/>
          <w:tab w:val="right" w:leader="dot" w:pos="9350"/>
        </w:tabs>
        <w:rPr>
          <w:ins w:id="489" w:author="Steffen and Keith" w:date="2018-03-28T10:31:00Z"/>
          <w:del w:id="490" w:author="Keith Oulson" w:date="2018-04-27T15:39:00Z"/>
          <w:rFonts w:asciiTheme="minorHAnsi" w:eastAsiaTheme="minorEastAsia" w:hAnsiTheme="minorHAnsi" w:cstheme="minorBidi"/>
          <w:iCs w:val="0"/>
          <w:noProof/>
          <w:sz w:val="22"/>
          <w:szCs w:val="22"/>
        </w:rPr>
      </w:pPr>
      <w:ins w:id="491" w:author="Steffen and Keith" w:date="2018-03-28T10:31:00Z">
        <w:del w:id="492" w:author="Keith Oulson" w:date="2018-04-27T15:39:00Z">
          <w:r w:rsidRPr="00517336" w:rsidDel="00517336">
            <w:rPr>
              <w:rPrChange w:id="493" w:author="Keith Oulson" w:date="2018-04-27T15:39:00Z">
                <w:rPr>
                  <w:rStyle w:val="Hyperlink"/>
                  <w:iCs w:val="0"/>
                  <w:noProof/>
                </w:rPr>
              </w:rPrChange>
            </w:rPr>
            <w:delText>2.3.3</w:delText>
          </w:r>
          <w:r w:rsidDel="00517336">
            <w:rPr>
              <w:rFonts w:asciiTheme="minorHAnsi" w:eastAsiaTheme="minorEastAsia" w:hAnsiTheme="minorHAnsi" w:cstheme="minorBidi"/>
              <w:iCs w:val="0"/>
              <w:noProof/>
              <w:sz w:val="22"/>
              <w:szCs w:val="22"/>
            </w:rPr>
            <w:tab/>
          </w:r>
          <w:r w:rsidRPr="00517336" w:rsidDel="00517336">
            <w:rPr>
              <w:rPrChange w:id="494" w:author="Keith Oulson" w:date="2018-04-27T15:39:00Z">
                <w:rPr>
                  <w:rStyle w:val="Hyperlink"/>
                  <w:iCs w:val="0"/>
                  <w:noProof/>
                </w:rPr>
              </w:rPrChange>
            </w:rPr>
            <w:delText>Sending/Receiving</w:delText>
          </w:r>
          <w:r w:rsidDel="00517336">
            <w:rPr>
              <w:noProof/>
              <w:webHidden/>
            </w:rPr>
            <w:tab/>
            <w:delText>7</w:delText>
          </w:r>
        </w:del>
      </w:ins>
    </w:p>
    <w:p w14:paraId="17076F4C" w14:textId="79B00BF0" w:rsidR="00371615" w:rsidDel="00517336" w:rsidRDefault="00371615">
      <w:pPr>
        <w:pStyle w:val="TOC2"/>
        <w:tabs>
          <w:tab w:val="left" w:pos="880"/>
          <w:tab w:val="right" w:leader="dot" w:pos="9350"/>
        </w:tabs>
        <w:rPr>
          <w:ins w:id="495" w:author="Steffen and Keith" w:date="2018-03-28T10:31:00Z"/>
          <w:del w:id="496" w:author="Keith Oulson" w:date="2018-04-27T15:39:00Z"/>
          <w:rFonts w:asciiTheme="minorHAnsi" w:eastAsiaTheme="minorEastAsia" w:hAnsiTheme="minorHAnsi" w:cstheme="minorBidi"/>
          <w:b w:val="0"/>
          <w:noProof/>
          <w:sz w:val="22"/>
          <w:szCs w:val="22"/>
        </w:rPr>
      </w:pPr>
      <w:ins w:id="497" w:author="Steffen and Keith" w:date="2018-03-28T10:31:00Z">
        <w:del w:id="498" w:author="Keith Oulson" w:date="2018-04-27T15:39:00Z">
          <w:r w:rsidRPr="00517336" w:rsidDel="00517336">
            <w:rPr>
              <w:rPrChange w:id="499" w:author="Keith Oulson" w:date="2018-04-27T15:39:00Z">
                <w:rPr>
                  <w:rStyle w:val="Hyperlink"/>
                  <w:b w:val="0"/>
                  <w:noProof/>
                </w:rPr>
              </w:rPrChange>
            </w:rPr>
            <w:delText>2.4</w:delText>
          </w:r>
          <w:r w:rsidDel="00517336">
            <w:rPr>
              <w:rFonts w:asciiTheme="minorHAnsi" w:eastAsiaTheme="minorEastAsia" w:hAnsiTheme="minorHAnsi" w:cstheme="minorBidi"/>
              <w:b w:val="0"/>
              <w:noProof/>
              <w:sz w:val="22"/>
              <w:szCs w:val="22"/>
            </w:rPr>
            <w:tab/>
          </w:r>
          <w:r w:rsidRPr="00517336" w:rsidDel="00517336">
            <w:rPr>
              <w:rPrChange w:id="500" w:author="Keith Oulson" w:date="2018-04-27T15:39:00Z">
                <w:rPr>
                  <w:rStyle w:val="Hyperlink"/>
                  <w:b w:val="0"/>
                  <w:noProof/>
                </w:rPr>
              </w:rPrChange>
            </w:rPr>
            <w:delText>Data Transfer</w:delText>
          </w:r>
          <w:r w:rsidDel="00517336">
            <w:rPr>
              <w:noProof/>
              <w:webHidden/>
            </w:rPr>
            <w:tab/>
            <w:delText>7</w:delText>
          </w:r>
        </w:del>
      </w:ins>
    </w:p>
    <w:p w14:paraId="13457CAC" w14:textId="7620B902" w:rsidR="00371615" w:rsidDel="00517336" w:rsidRDefault="00371615">
      <w:pPr>
        <w:pStyle w:val="TOC2"/>
        <w:tabs>
          <w:tab w:val="left" w:pos="880"/>
          <w:tab w:val="right" w:leader="dot" w:pos="9350"/>
        </w:tabs>
        <w:rPr>
          <w:ins w:id="501" w:author="Steffen and Keith" w:date="2018-03-28T10:31:00Z"/>
          <w:del w:id="502" w:author="Keith Oulson" w:date="2018-04-27T15:39:00Z"/>
          <w:rFonts w:asciiTheme="minorHAnsi" w:eastAsiaTheme="minorEastAsia" w:hAnsiTheme="minorHAnsi" w:cstheme="minorBidi"/>
          <w:b w:val="0"/>
          <w:noProof/>
          <w:sz w:val="22"/>
          <w:szCs w:val="22"/>
        </w:rPr>
      </w:pPr>
      <w:ins w:id="503" w:author="Steffen and Keith" w:date="2018-03-28T10:31:00Z">
        <w:del w:id="504" w:author="Keith Oulson" w:date="2018-04-27T15:39:00Z">
          <w:r w:rsidRPr="00517336" w:rsidDel="00517336">
            <w:rPr>
              <w:rPrChange w:id="505" w:author="Keith Oulson" w:date="2018-04-27T15:39:00Z">
                <w:rPr>
                  <w:rStyle w:val="Hyperlink"/>
                  <w:b w:val="0"/>
                  <w:noProof/>
                </w:rPr>
              </w:rPrChange>
            </w:rPr>
            <w:delText>2.5</w:delText>
          </w:r>
          <w:r w:rsidDel="00517336">
            <w:rPr>
              <w:rFonts w:asciiTheme="minorHAnsi" w:eastAsiaTheme="minorEastAsia" w:hAnsiTheme="minorHAnsi" w:cstheme="minorBidi"/>
              <w:b w:val="0"/>
              <w:noProof/>
              <w:sz w:val="22"/>
              <w:szCs w:val="22"/>
            </w:rPr>
            <w:tab/>
          </w:r>
          <w:r w:rsidRPr="00517336" w:rsidDel="00517336">
            <w:rPr>
              <w:rPrChange w:id="506" w:author="Keith Oulson" w:date="2018-04-27T15:39:00Z">
                <w:rPr>
                  <w:rStyle w:val="Hyperlink"/>
                  <w:b w:val="0"/>
                  <w:noProof/>
                </w:rPr>
              </w:rPrChange>
            </w:rPr>
            <w:delText>Transaction Types</w:delText>
          </w:r>
          <w:r w:rsidDel="00517336">
            <w:rPr>
              <w:noProof/>
              <w:webHidden/>
            </w:rPr>
            <w:tab/>
            <w:delText>7</w:delText>
          </w:r>
        </w:del>
      </w:ins>
    </w:p>
    <w:p w14:paraId="6BCC7F97" w14:textId="1033F200" w:rsidR="00371615" w:rsidDel="00517336" w:rsidRDefault="00371615">
      <w:pPr>
        <w:pStyle w:val="TOC2"/>
        <w:tabs>
          <w:tab w:val="left" w:pos="880"/>
          <w:tab w:val="right" w:leader="dot" w:pos="9350"/>
        </w:tabs>
        <w:rPr>
          <w:ins w:id="507" w:author="Steffen and Keith" w:date="2018-03-28T10:31:00Z"/>
          <w:del w:id="508" w:author="Keith Oulson" w:date="2018-04-27T15:39:00Z"/>
          <w:rFonts w:asciiTheme="minorHAnsi" w:eastAsiaTheme="minorEastAsia" w:hAnsiTheme="minorHAnsi" w:cstheme="minorBidi"/>
          <w:b w:val="0"/>
          <w:noProof/>
          <w:sz w:val="22"/>
          <w:szCs w:val="22"/>
        </w:rPr>
      </w:pPr>
      <w:ins w:id="509" w:author="Steffen and Keith" w:date="2018-03-28T10:31:00Z">
        <w:del w:id="510" w:author="Keith Oulson" w:date="2018-04-27T15:39:00Z">
          <w:r w:rsidRPr="00517336" w:rsidDel="00517336">
            <w:rPr>
              <w:rPrChange w:id="511" w:author="Keith Oulson" w:date="2018-04-27T15:39:00Z">
                <w:rPr>
                  <w:rStyle w:val="Hyperlink"/>
                  <w:b w:val="0"/>
                  <w:noProof/>
                </w:rPr>
              </w:rPrChange>
            </w:rPr>
            <w:delText>2.6</w:delText>
          </w:r>
          <w:r w:rsidDel="00517336">
            <w:rPr>
              <w:rFonts w:asciiTheme="minorHAnsi" w:eastAsiaTheme="minorEastAsia" w:hAnsiTheme="minorHAnsi" w:cstheme="minorBidi"/>
              <w:b w:val="0"/>
              <w:noProof/>
              <w:sz w:val="22"/>
              <w:szCs w:val="22"/>
            </w:rPr>
            <w:tab/>
          </w:r>
          <w:r w:rsidRPr="00517336" w:rsidDel="00517336">
            <w:rPr>
              <w:rPrChange w:id="512" w:author="Keith Oulson" w:date="2018-04-27T15:39:00Z">
                <w:rPr>
                  <w:rStyle w:val="Hyperlink"/>
                  <w:b w:val="0"/>
                  <w:noProof/>
                </w:rPr>
              </w:rPrChange>
            </w:rPr>
            <w:delText>Data Exchanges</w:delText>
          </w:r>
          <w:r w:rsidDel="00517336">
            <w:rPr>
              <w:noProof/>
              <w:webHidden/>
            </w:rPr>
            <w:tab/>
            <w:delText>7</w:delText>
          </w:r>
        </w:del>
      </w:ins>
    </w:p>
    <w:p w14:paraId="1F47AB09" w14:textId="0B7BD4AF" w:rsidR="00371615" w:rsidDel="00517336" w:rsidRDefault="00371615">
      <w:pPr>
        <w:pStyle w:val="TOC3"/>
        <w:tabs>
          <w:tab w:val="left" w:pos="1320"/>
          <w:tab w:val="right" w:leader="dot" w:pos="9350"/>
        </w:tabs>
        <w:rPr>
          <w:ins w:id="513" w:author="Steffen and Keith" w:date="2018-03-28T10:31:00Z"/>
          <w:del w:id="514" w:author="Keith Oulson" w:date="2018-04-27T15:39:00Z"/>
          <w:rFonts w:asciiTheme="minorHAnsi" w:eastAsiaTheme="minorEastAsia" w:hAnsiTheme="minorHAnsi" w:cstheme="minorBidi"/>
          <w:iCs w:val="0"/>
          <w:noProof/>
          <w:sz w:val="22"/>
          <w:szCs w:val="22"/>
        </w:rPr>
      </w:pPr>
      <w:ins w:id="515" w:author="Steffen and Keith" w:date="2018-03-28T10:31:00Z">
        <w:del w:id="516" w:author="Keith Oulson" w:date="2018-04-27T15:39:00Z">
          <w:r w:rsidRPr="00517336" w:rsidDel="00517336">
            <w:rPr>
              <w:rPrChange w:id="517" w:author="Keith Oulson" w:date="2018-04-27T15:39:00Z">
                <w:rPr>
                  <w:rStyle w:val="Hyperlink"/>
                  <w:iCs w:val="0"/>
                  <w:noProof/>
                </w:rPr>
              </w:rPrChange>
            </w:rPr>
            <w:delText>2.6.1</w:delText>
          </w:r>
          <w:r w:rsidDel="00517336">
            <w:rPr>
              <w:rFonts w:asciiTheme="minorHAnsi" w:eastAsiaTheme="minorEastAsia" w:hAnsiTheme="minorHAnsi" w:cstheme="minorBidi"/>
              <w:iCs w:val="0"/>
              <w:noProof/>
              <w:sz w:val="22"/>
              <w:szCs w:val="22"/>
            </w:rPr>
            <w:tab/>
          </w:r>
          <w:r w:rsidRPr="00517336" w:rsidDel="00517336">
            <w:rPr>
              <w:rPrChange w:id="518" w:author="Keith Oulson" w:date="2018-04-27T15:39:00Z">
                <w:rPr>
                  <w:rStyle w:val="Hyperlink"/>
                  <w:iCs w:val="0"/>
                  <w:noProof/>
                </w:rPr>
              </w:rPrChange>
            </w:rPr>
            <w:delText>FHIR Based Resources</w:delText>
          </w:r>
          <w:r w:rsidDel="00517336">
            <w:rPr>
              <w:noProof/>
              <w:webHidden/>
            </w:rPr>
            <w:tab/>
            <w:delText>7</w:delText>
          </w:r>
        </w:del>
      </w:ins>
    </w:p>
    <w:p w14:paraId="1B793065" w14:textId="1B820EE3" w:rsidR="00371615" w:rsidDel="00517336" w:rsidRDefault="00371615">
      <w:pPr>
        <w:pStyle w:val="TOC3"/>
        <w:tabs>
          <w:tab w:val="left" w:pos="1320"/>
          <w:tab w:val="right" w:leader="dot" w:pos="9350"/>
        </w:tabs>
        <w:rPr>
          <w:ins w:id="519" w:author="Steffen and Keith" w:date="2018-03-28T10:31:00Z"/>
          <w:del w:id="520" w:author="Keith Oulson" w:date="2018-04-27T15:39:00Z"/>
          <w:rFonts w:asciiTheme="minorHAnsi" w:eastAsiaTheme="minorEastAsia" w:hAnsiTheme="minorHAnsi" w:cstheme="minorBidi"/>
          <w:iCs w:val="0"/>
          <w:noProof/>
          <w:sz w:val="22"/>
          <w:szCs w:val="22"/>
        </w:rPr>
      </w:pPr>
      <w:ins w:id="521" w:author="Steffen and Keith" w:date="2018-03-28T10:31:00Z">
        <w:del w:id="522" w:author="Keith Oulson" w:date="2018-04-27T15:39:00Z">
          <w:r w:rsidRPr="00517336" w:rsidDel="00517336">
            <w:rPr>
              <w:rPrChange w:id="523" w:author="Keith Oulson" w:date="2018-04-27T15:39:00Z">
                <w:rPr>
                  <w:rStyle w:val="Hyperlink"/>
                  <w:iCs w:val="0"/>
                  <w:noProof/>
                </w:rPr>
              </w:rPrChange>
            </w:rPr>
            <w:delText>2.6.2</w:delText>
          </w:r>
          <w:r w:rsidDel="00517336">
            <w:rPr>
              <w:rFonts w:asciiTheme="minorHAnsi" w:eastAsiaTheme="minorEastAsia" w:hAnsiTheme="minorHAnsi" w:cstheme="minorBidi"/>
              <w:iCs w:val="0"/>
              <w:noProof/>
              <w:sz w:val="22"/>
              <w:szCs w:val="22"/>
            </w:rPr>
            <w:tab/>
          </w:r>
          <w:r w:rsidRPr="00517336" w:rsidDel="00517336">
            <w:rPr>
              <w:rPrChange w:id="524" w:author="Keith Oulson" w:date="2018-04-27T15:39:00Z">
                <w:rPr>
                  <w:rStyle w:val="Hyperlink"/>
                  <w:iCs w:val="0"/>
                  <w:noProof/>
                </w:rPr>
              </w:rPrChange>
            </w:rPr>
            <w:delText>JSON Format</w:delText>
          </w:r>
          <w:r w:rsidDel="00517336">
            <w:rPr>
              <w:noProof/>
              <w:webHidden/>
            </w:rPr>
            <w:tab/>
            <w:delText>8</w:delText>
          </w:r>
        </w:del>
      </w:ins>
    </w:p>
    <w:p w14:paraId="1342480B" w14:textId="7A95C9CE" w:rsidR="00371615" w:rsidDel="00517336" w:rsidRDefault="00371615">
      <w:pPr>
        <w:pStyle w:val="TOC3"/>
        <w:tabs>
          <w:tab w:val="left" w:pos="1320"/>
          <w:tab w:val="right" w:leader="dot" w:pos="9350"/>
        </w:tabs>
        <w:rPr>
          <w:ins w:id="525" w:author="Steffen and Keith" w:date="2018-03-28T10:31:00Z"/>
          <w:del w:id="526" w:author="Keith Oulson" w:date="2018-04-27T15:39:00Z"/>
          <w:rFonts w:asciiTheme="minorHAnsi" w:eastAsiaTheme="minorEastAsia" w:hAnsiTheme="minorHAnsi" w:cstheme="minorBidi"/>
          <w:iCs w:val="0"/>
          <w:noProof/>
          <w:sz w:val="22"/>
          <w:szCs w:val="22"/>
        </w:rPr>
      </w:pPr>
      <w:ins w:id="527" w:author="Steffen and Keith" w:date="2018-03-28T10:31:00Z">
        <w:del w:id="528" w:author="Keith Oulson" w:date="2018-04-27T15:39:00Z">
          <w:r w:rsidRPr="00517336" w:rsidDel="00517336">
            <w:rPr>
              <w:rPrChange w:id="529" w:author="Keith Oulson" w:date="2018-04-27T15:39:00Z">
                <w:rPr>
                  <w:rStyle w:val="Hyperlink"/>
                  <w:iCs w:val="0"/>
                  <w:noProof/>
                </w:rPr>
              </w:rPrChange>
            </w:rPr>
            <w:delText>2.6.3</w:delText>
          </w:r>
          <w:r w:rsidDel="00517336">
            <w:rPr>
              <w:rFonts w:asciiTheme="minorHAnsi" w:eastAsiaTheme="minorEastAsia" w:hAnsiTheme="minorHAnsi" w:cstheme="minorBidi"/>
              <w:iCs w:val="0"/>
              <w:noProof/>
              <w:sz w:val="22"/>
              <w:szCs w:val="22"/>
            </w:rPr>
            <w:tab/>
          </w:r>
          <w:r w:rsidRPr="00517336" w:rsidDel="00517336">
            <w:rPr>
              <w:rPrChange w:id="530" w:author="Keith Oulson" w:date="2018-04-27T15:39:00Z">
                <w:rPr>
                  <w:rStyle w:val="Hyperlink"/>
                  <w:iCs w:val="0"/>
                  <w:noProof/>
                </w:rPr>
              </w:rPrChange>
            </w:rPr>
            <w:delText>Bundle Definition</w:delText>
          </w:r>
          <w:r w:rsidDel="00517336">
            <w:rPr>
              <w:noProof/>
              <w:webHidden/>
            </w:rPr>
            <w:tab/>
            <w:delText>9</w:delText>
          </w:r>
        </w:del>
      </w:ins>
    </w:p>
    <w:p w14:paraId="70D28E0F" w14:textId="1E9ABC8D" w:rsidR="00371615" w:rsidDel="00517336" w:rsidRDefault="00371615">
      <w:pPr>
        <w:pStyle w:val="TOC2"/>
        <w:tabs>
          <w:tab w:val="left" w:pos="880"/>
          <w:tab w:val="right" w:leader="dot" w:pos="9350"/>
        </w:tabs>
        <w:rPr>
          <w:ins w:id="531" w:author="Steffen and Keith" w:date="2018-03-28T10:31:00Z"/>
          <w:del w:id="532" w:author="Keith Oulson" w:date="2018-04-27T15:39:00Z"/>
          <w:rFonts w:asciiTheme="minorHAnsi" w:eastAsiaTheme="minorEastAsia" w:hAnsiTheme="minorHAnsi" w:cstheme="minorBidi"/>
          <w:b w:val="0"/>
          <w:noProof/>
          <w:sz w:val="22"/>
          <w:szCs w:val="22"/>
        </w:rPr>
      </w:pPr>
      <w:ins w:id="533" w:author="Steffen and Keith" w:date="2018-03-28T10:31:00Z">
        <w:del w:id="534" w:author="Keith Oulson" w:date="2018-04-27T15:39:00Z">
          <w:r w:rsidRPr="00517336" w:rsidDel="00517336">
            <w:rPr>
              <w:rPrChange w:id="535" w:author="Keith Oulson" w:date="2018-04-27T15:39:00Z">
                <w:rPr>
                  <w:rStyle w:val="Hyperlink"/>
                  <w:b w:val="0"/>
                  <w:noProof/>
                </w:rPr>
              </w:rPrChange>
            </w:rPr>
            <w:delText>2.7</w:delText>
          </w:r>
          <w:r w:rsidDel="00517336">
            <w:rPr>
              <w:rFonts w:asciiTheme="minorHAnsi" w:eastAsiaTheme="minorEastAsia" w:hAnsiTheme="minorHAnsi" w:cstheme="minorBidi"/>
              <w:b w:val="0"/>
              <w:noProof/>
              <w:sz w:val="22"/>
              <w:szCs w:val="22"/>
            </w:rPr>
            <w:tab/>
          </w:r>
          <w:r w:rsidRPr="00517336" w:rsidDel="00517336">
            <w:rPr>
              <w:rPrChange w:id="536" w:author="Keith Oulson" w:date="2018-04-27T15:39:00Z">
                <w:rPr>
                  <w:rStyle w:val="Hyperlink"/>
                  <w:b w:val="0"/>
                  <w:noProof/>
                </w:rPr>
              </w:rPrChange>
            </w:rPr>
            <w:delText>Communications Methods</w:delText>
          </w:r>
          <w:r w:rsidDel="00517336">
            <w:rPr>
              <w:noProof/>
              <w:webHidden/>
            </w:rPr>
            <w:tab/>
            <w:delText>12</w:delText>
          </w:r>
        </w:del>
      </w:ins>
    </w:p>
    <w:p w14:paraId="58A0BAE7" w14:textId="52B086DC" w:rsidR="00371615" w:rsidDel="00517336" w:rsidRDefault="00371615">
      <w:pPr>
        <w:pStyle w:val="TOC3"/>
        <w:tabs>
          <w:tab w:val="left" w:pos="1320"/>
          <w:tab w:val="right" w:leader="dot" w:pos="9350"/>
        </w:tabs>
        <w:rPr>
          <w:ins w:id="537" w:author="Steffen and Keith" w:date="2018-03-28T10:31:00Z"/>
          <w:del w:id="538" w:author="Keith Oulson" w:date="2018-04-27T15:39:00Z"/>
          <w:rFonts w:asciiTheme="minorHAnsi" w:eastAsiaTheme="minorEastAsia" w:hAnsiTheme="minorHAnsi" w:cstheme="minorBidi"/>
          <w:iCs w:val="0"/>
          <w:noProof/>
          <w:sz w:val="22"/>
          <w:szCs w:val="22"/>
        </w:rPr>
      </w:pPr>
      <w:ins w:id="539" w:author="Steffen and Keith" w:date="2018-03-28T10:31:00Z">
        <w:del w:id="540" w:author="Keith Oulson" w:date="2018-04-27T15:39:00Z">
          <w:r w:rsidRPr="00517336" w:rsidDel="00517336">
            <w:rPr>
              <w:rPrChange w:id="541" w:author="Keith Oulson" w:date="2018-04-27T15:39:00Z">
                <w:rPr>
                  <w:rStyle w:val="Hyperlink"/>
                  <w:iCs w:val="0"/>
                  <w:noProof/>
                </w:rPr>
              </w:rPrChange>
            </w:rPr>
            <w:delText>2.7.1</w:delText>
          </w:r>
          <w:r w:rsidDel="00517336">
            <w:rPr>
              <w:rFonts w:asciiTheme="minorHAnsi" w:eastAsiaTheme="minorEastAsia" w:hAnsiTheme="minorHAnsi" w:cstheme="minorBidi"/>
              <w:iCs w:val="0"/>
              <w:noProof/>
              <w:sz w:val="22"/>
              <w:szCs w:val="22"/>
            </w:rPr>
            <w:tab/>
          </w:r>
          <w:r w:rsidRPr="00517336" w:rsidDel="00517336">
            <w:rPr>
              <w:rPrChange w:id="542" w:author="Keith Oulson" w:date="2018-04-27T15:39:00Z">
                <w:rPr>
                  <w:rStyle w:val="Hyperlink"/>
                  <w:iCs w:val="0"/>
                  <w:noProof/>
                </w:rPr>
              </w:rPrChange>
            </w:rPr>
            <w:delText>Ports and Protocols</w:delText>
          </w:r>
          <w:r w:rsidDel="00517336">
            <w:rPr>
              <w:noProof/>
              <w:webHidden/>
            </w:rPr>
            <w:tab/>
            <w:delText>12</w:delText>
          </w:r>
        </w:del>
      </w:ins>
    </w:p>
    <w:p w14:paraId="292F07A9" w14:textId="3CDDBE9D" w:rsidR="00371615" w:rsidDel="00517336" w:rsidRDefault="00371615">
      <w:pPr>
        <w:pStyle w:val="TOC3"/>
        <w:tabs>
          <w:tab w:val="left" w:pos="1320"/>
          <w:tab w:val="right" w:leader="dot" w:pos="9350"/>
        </w:tabs>
        <w:rPr>
          <w:ins w:id="543" w:author="Steffen and Keith" w:date="2018-03-28T10:31:00Z"/>
          <w:del w:id="544" w:author="Keith Oulson" w:date="2018-04-27T15:39:00Z"/>
          <w:rFonts w:asciiTheme="minorHAnsi" w:eastAsiaTheme="minorEastAsia" w:hAnsiTheme="minorHAnsi" w:cstheme="minorBidi"/>
          <w:iCs w:val="0"/>
          <w:noProof/>
          <w:sz w:val="22"/>
          <w:szCs w:val="22"/>
        </w:rPr>
      </w:pPr>
      <w:ins w:id="545" w:author="Steffen and Keith" w:date="2018-03-28T10:31:00Z">
        <w:del w:id="546" w:author="Keith Oulson" w:date="2018-04-27T15:39:00Z">
          <w:r w:rsidRPr="00517336" w:rsidDel="00517336">
            <w:rPr>
              <w:rPrChange w:id="547" w:author="Keith Oulson" w:date="2018-04-27T15:39:00Z">
                <w:rPr>
                  <w:rStyle w:val="Hyperlink"/>
                  <w:iCs w:val="0"/>
                  <w:noProof/>
                </w:rPr>
              </w:rPrChange>
            </w:rPr>
            <w:delText>2.7.2</w:delText>
          </w:r>
          <w:r w:rsidDel="00517336">
            <w:rPr>
              <w:rFonts w:asciiTheme="minorHAnsi" w:eastAsiaTheme="minorEastAsia" w:hAnsiTheme="minorHAnsi" w:cstheme="minorBidi"/>
              <w:iCs w:val="0"/>
              <w:noProof/>
              <w:sz w:val="22"/>
              <w:szCs w:val="22"/>
            </w:rPr>
            <w:tab/>
          </w:r>
          <w:r w:rsidRPr="00517336" w:rsidDel="00517336">
            <w:rPr>
              <w:rPrChange w:id="548" w:author="Keith Oulson" w:date="2018-04-27T15:39:00Z">
                <w:rPr>
                  <w:rStyle w:val="Hyperlink"/>
                  <w:iCs w:val="0"/>
                  <w:noProof/>
                </w:rPr>
              </w:rPrChange>
            </w:rPr>
            <w:delText>ESB Configuration(s)</w:delText>
          </w:r>
          <w:r w:rsidDel="00517336">
            <w:rPr>
              <w:noProof/>
              <w:webHidden/>
            </w:rPr>
            <w:tab/>
            <w:delText>12</w:delText>
          </w:r>
        </w:del>
      </w:ins>
    </w:p>
    <w:p w14:paraId="0C45ACC6" w14:textId="44196B8C" w:rsidR="00371615" w:rsidDel="00517336" w:rsidRDefault="00371615">
      <w:pPr>
        <w:pStyle w:val="TOC3"/>
        <w:tabs>
          <w:tab w:val="left" w:pos="1320"/>
          <w:tab w:val="right" w:leader="dot" w:pos="9350"/>
        </w:tabs>
        <w:rPr>
          <w:ins w:id="549" w:author="Steffen and Keith" w:date="2018-03-28T10:31:00Z"/>
          <w:del w:id="550" w:author="Keith Oulson" w:date="2018-04-27T15:39:00Z"/>
          <w:rFonts w:asciiTheme="minorHAnsi" w:eastAsiaTheme="minorEastAsia" w:hAnsiTheme="minorHAnsi" w:cstheme="minorBidi"/>
          <w:iCs w:val="0"/>
          <w:noProof/>
          <w:sz w:val="22"/>
          <w:szCs w:val="22"/>
        </w:rPr>
      </w:pPr>
      <w:ins w:id="551" w:author="Steffen and Keith" w:date="2018-03-28T10:31:00Z">
        <w:del w:id="552" w:author="Keith Oulson" w:date="2018-04-27T15:39:00Z">
          <w:r w:rsidRPr="00517336" w:rsidDel="00517336">
            <w:rPr>
              <w:rPrChange w:id="553" w:author="Keith Oulson" w:date="2018-04-27T15:39:00Z">
                <w:rPr>
                  <w:rStyle w:val="Hyperlink"/>
                  <w:iCs w:val="0"/>
                  <w:noProof/>
                </w:rPr>
              </w:rPrChange>
            </w:rPr>
            <w:delText>2.7.3</w:delText>
          </w:r>
          <w:r w:rsidDel="00517336">
            <w:rPr>
              <w:rFonts w:asciiTheme="minorHAnsi" w:eastAsiaTheme="minorEastAsia" w:hAnsiTheme="minorHAnsi" w:cstheme="minorBidi"/>
              <w:iCs w:val="0"/>
              <w:noProof/>
              <w:sz w:val="22"/>
              <w:szCs w:val="22"/>
            </w:rPr>
            <w:tab/>
          </w:r>
          <w:r w:rsidRPr="00517336" w:rsidDel="00517336">
            <w:rPr>
              <w:rPrChange w:id="554" w:author="Keith Oulson" w:date="2018-04-27T15:39:00Z">
                <w:rPr>
                  <w:rStyle w:val="Hyperlink"/>
                  <w:iCs w:val="0"/>
                  <w:noProof/>
                </w:rPr>
              </w:rPrChange>
            </w:rPr>
            <w:delText>System Configuration</w:delText>
          </w:r>
          <w:r w:rsidDel="00517336">
            <w:rPr>
              <w:noProof/>
              <w:webHidden/>
            </w:rPr>
            <w:tab/>
            <w:delText>12</w:delText>
          </w:r>
        </w:del>
      </w:ins>
    </w:p>
    <w:p w14:paraId="6801DB41" w14:textId="1C592709" w:rsidR="00371615" w:rsidDel="00517336" w:rsidRDefault="00371615">
      <w:pPr>
        <w:pStyle w:val="TOC2"/>
        <w:tabs>
          <w:tab w:val="left" w:pos="880"/>
          <w:tab w:val="right" w:leader="dot" w:pos="9350"/>
        </w:tabs>
        <w:rPr>
          <w:ins w:id="555" w:author="Steffen and Keith" w:date="2018-03-28T10:31:00Z"/>
          <w:del w:id="556" w:author="Keith Oulson" w:date="2018-04-27T15:39:00Z"/>
          <w:rFonts w:asciiTheme="minorHAnsi" w:eastAsiaTheme="minorEastAsia" w:hAnsiTheme="minorHAnsi" w:cstheme="minorBidi"/>
          <w:b w:val="0"/>
          <w:noProof/>
          <w:sz w:val="22"/>
          <w:szCs w:val="22"/>
        </w:rPr>
      </w:pPr>
      <w:ins w:id="557" w:author="Steffen and Keith" w:date="2018-03-28T10:31:00Z">
        <w:del w:id="558" w:author="Keith Oulson" w:date="2018-04-27T15:39:00Z">
          <w:r w:rsidRPr="00517336" w:rsidDel="00517336">
            <w:rPr>
              <w:rPrChange w:id="559" w:author="Keith Oulson" w:date="2018-04-27T15:39:00Z">
                <w:rPr>
                  <w:rStyle w:val="Hyperlink"/>
                  <w:b w:val="0"/>
                  <w:noProof/>
                </w:rPr>
              </w:rPrChange>
            </w:rPr>
            <w:delText>2.8</w:delText>
          </w:r>
          <w:r w:rsidDel="00517336">
            <w:rPr>
              <w:rFonts w:asciiTheme="minorHAnsi" w:eastAsiaTheme="minorEastAsia" w:hAnsiTheme="minorHAnsi" w:cstheme="minorBidi"/>
              <w:b w:val="0"/>
              <w:noProof/>
              <w:sz w:val="22"/>
              <w:szCs w:val="22"/>
            </w:rPr>
            <w:tab/>
          </w:r>
          <w:r w:rsidRPr="00517336" w:rsidDel="00517336">
            <w:rPr>
              <w:rPrChange w:id="560" w:author="Keith Oulson" w:date="2018-04-27T15:39:00Z">
                <w:rPr>
                  <w:rStyle w:val="Hyperlink"/>
                  <w:b w:val="0"/>
                  <w:noProof/>
                </w:rPr>
              </w:rPrChange>
            </w:rPr>
            <w:delText>Performance Requirements</w:delText>
          </w:r>
          <w:r w:rsidDel="00517336">
            <w:rPr>
              <w:noProof/>
              <w:webHidden/>
            </w:rPr>
            <w:tab/>
            <w:delText>12</w:delText>
          </w:r>
        </w:del>
      </w:ins>
    </w:p>
    <w:p w14:paraId="2A4536B7" w14:textId="17400A0F" w:rsidR="00371615" w:rsidDel="00517336" w:rsidRDefault="00371615">
      <w:pPr>
        <w:pStyle w:val="TOC2"/>
        <w:tabs>
          <w:tab w:val="left" w:pos="880"/>
          <w:tab w:val="right" w:leader="dot" w:pos="9350"/>
        </w:tabs>
        <w:rPr>
          <w:ins w:id="561" w:author="Steffen and Keith" w:date="2018-03-28T10:31:00Z"/>
          <w:del w:id="562" w:author="Keith Oulson" w:date="2018-04-27T15:39:00Z"/>
          <w:rFonts w:asciiTheme="minorHAnsi" w:eastAsiaTheme="minorEastAsia" w:hAnsiTheme="minorHAnsi" w:cstheme="minorBidi"/>
          <w:b w:val="0"/>
          <w:noProof/>
          <w:sz w:val="22"/>
          <w:szCs w:val="22"/>
        </w:rPr>
      </w:pPr>
      <w:ins w:id="563" w:author="Steffen and Keith" w:date="2018-03-28T10:31:00Z">
        <w:del w:id="564" w:author="Keith Oulson" w:date="2018-04-27T15:39:00Z">
          <w:r w:rsidRPr="00517336" w:rsidDel="00517336">
            <w:rPr>
              <w:rPrChange w:id="565" w:author="Keith Oulson" w:date="2018-04-27T15:39:00Z">
                <w:rPr>
                  <w:rStyle w:val="Hyperlink"/>
                  <w:b w:val="0"/>
                  <w:noProof/>
                </w:rPr>
              </w:rPrChange>
            </w:rPr>
            <w:delText>2.9</w:delText>
          </w:r>
          <w:r w:rsidDel="00517336">
            <w:rPr>
              <w:rFonts w:asciiTheme="minorHAnsi" w:eastAsiaTheme="minorEastAsia" w:hAnsiTheme="minorHAnsi" w:cstheme="minorBidi"/>
              <w:b w:val="0"/>
              <w:noProof/>
              <w:sz w:val="22"/>
              <w:szCs w:val="22"/>
            </w:rPr>
            <w:tab/>
          </w:r>
          <w:r w:rsidRPr="00517336" w:rsidDel="00517336">
            <w:rPr>
              <w:rPrChange w:id="566" w:author="Keith Oulson" w:date="2018-04-27T15:39:00Z">
                <w:rPr>
                  <w:rStyle w:val="Hyperlink"/>
                  <w:b w:val="0"/>
                  <w:noProof/>
                </w:rPr>
              </w:rPrChange>
            </w:rPr>
            <w:delText>Security</w:delText>
          </w:r>
          <w:r w:rsidDel="00517336">
            <w:rPr>
              <w:noProof/>
              <w:webHidden/>
            </w:rPr>
            <w:tab/>
            <w:delText>12</w:delText>
          </w:r>
        </w:del>
      </w:ins>
    </w:p>
    <w:p w14:paraId="3C50C5C0" w14:textId="38E83B3E" w:rsidR="00371615" w:rsidDel="00517336" w:rsidRDefault="00371615">
      <w:pPr>
        <w:pStyle w:val="TOC2"/>
        <w:tabs>
          <w:tab w:val="left" w:pos="880"/>
          <w:tab w:val="right" w:leader="dot" w:pos="9350"/>
        </w:tabs>
        <w:rPr>
          <w:ins w:id="567" w:author="Steffen and Keith" w:date="2018-03-28T10:31:00Z"/>
          <w:del w:id="568" w:author="Keith Oulson" w:date="2018-04-27T15:39:00Z"/>
          <w:rFonts w:asciiTheme="minorHAnsi" w:eastAsiaTheme="minorEastAsia" w:hAnsiTheme="minorHAnsi" w:cstheme="minorBidi"/>
          <w:b w:val="0"/>
          <w:noProof/>
          <w:sz w:val="22"/>
          <w:szCs w:val="22"/>
        </w:rPr>
      </w:pPr>
      <w:ins w:id="569" w:author="Steffen and Keith" w:date="2018-03-28T10:31:00Z">
        <w:del w:id="570" w:author="Keith Oulson" w:date="2018-04-27T15:39:00Z">
          <w:r w:rsidRPr="00517336" w:rsidDel="00517336">
            <w:rPr>
              <w:rPrChange w:id="571" w:author="Keith Oulson" w:date="2018-04-27T15:39:00Z">
                <w:rPr>
                  <w:rStyle w:val="Hyperlink"/>
                  <w:b w:val="0"/>
                  <w:noProof/>
                </w:rPr>
              </w:rPrChange>
            </w:rPr>
            <w:delText>2.10</w:delText>
          </w:r>
          <w:r w:rsidDel="00517336">
            <w:rPr>
              <w:rFonts w:asciiTheme="minorHAnsi" w:eastAsiaTheme="minorEastAsia" w:hAnsiTheme="minorHAnsi" w:cstheme="minorBidi"/>
              <w:b w:val="0"/>
              <w:noProof/>
              <w:sz w:val="22"/>
              <w:szCs w:val="22"/>
            </w:rPr>
            <w:tab/>
          </w:r>
          <w:r w:rsidRPr="00517336" w:rsidDel="00517336">
            <w:rPr>
              <w:rPrChange w:id="572" w:author="Keith Oulson" w:date="2018-04-27T15:39:00Z">
                <w:rPr>
                  <w:rStyle w:val="Hyperlink"/>
                  <w:b w:val="0"/>
                  <w:noProof/>
                </w:rPr>
              </w:rPrChange>
            </w:rPr>
            <w:delText>Testing Requirements</w:delText>
          </w:r>
          <w:r w:rsidDel="00517336">
            <w:rPr>
              <w:noProof/>
              <w:webHidden/>
            </w:rPr>
            <w:tab/>
            <w:delText>12</w:delText>
          </w:r>
        </w:del>
      </w:ins>
    </w:p>
    <w:p w14:paraId="01BF243B" w14:textId="0A018F5E" w:rsidR="00371615" w:rsidDel="00517336" w:rsidRDefault="00371615">
      <w:pPr>
        <w:pStyle w:val="TOC3"/>
        <w:tabs>
          <w:tab w:val="left" w:pos="1320"/>
          <w:tab w:val="right" w:leader="dot" w:pos="9350"/>
        </w:tabs>
        <w:rPr>
          <w:ins w:id="573" w:author="Steffen and Keith" w:date="2018-03-28T10:31:00Z"/>
          <w:del w:id="574" w:author="Keith Oulson" w:date="2018-04-27T15:39:00Z"/>
          <w:rFonts w:asciiTheme="minorHAnsi" w:eastAsiaTheme="minorEastAsia" w:hAnsiTheme="minorHAnsi" w:cstheme="minorBidi"/>
          <w:iCs w:val="0"/>
          <w:noProof/>
          <w:sz w:val="22"/>
          <w:szCs w:val="22"/>
        </w:rPr>
      </w:pPr>
      <w:ins w:id="575" w:author="Steffen and Keith" w:date="2018-03-28T10:31:00Z">
        <w:del w:id="576" w:author="Keith Oulson" w:date="2018-04-27T15:39:00Z">
          <w:r w:rsidRPr="00517336" w:rsidDel="00517336">
            <w:rPr>
              <w:rPrChange w:id="577" w:author="Keith Oulson" w:date="2018-04-27T15:39:00Z">
                <w:rPr>
                  <w:rStyle w:val="Hyperlink"/>
                  <w:iCs w:val="0"/>
                  <w:noProof/>
                </w:rPr>
              </w:rPrChange>
            </w:rPr>
            <w:delText>2.10.1</w:delText>
          </w:r>
          <w:r w:rsidDel="00517336">
            <w:rPr>
              <w:rFonts w:asciiTheme="minorHAnsi" w:eastAsiaTheme="minorEastAsia" w:hAnsiTheme="minorHAnsi" w:cstheme="minorBidi"/>
              <w:iCs w:val="0"/>
              <w:noProof/>
              <w:sz w:val="22"/>
              <w:szCs w:val="22"/>
            </w:rPr>
            <w:tab/>
          </w:r>
          <w:r w:rsidRPr="00517336" w:rsidDel="00517336">
            <w:rPr>
              <w:rPrChange w:id="578" w:author="Keith Oulson" w:date="2018-04-27T15:39:00Z">
                <w:rPr>
                  <w:rStyle w:val="Hyperlink"/>
                  <w:iCs w:val="0"/>
                  <w:noProof/>
                </w:rPr>
              </w:rPrChange>
            </w:rPr>
            <w:delText>Comparison of Data</w:delText>
          </w:r>
          <w:r w:rsidDel="00517336">
            <w:rPr>
              <w:noProof/>
              <w:webHidden/>
            </w:rPr>
            <w:tab/>
            <w:delText>12</w:delText>
          </w:r>
        </w:del>
      </w:ins>
    </w:p>
    <w:p w14:paraId="1CDD97DE" w14:textId="1D4C6869" w:rsidR="00371615" w:rsidDel="00517336" w:rsidRDefault="00371615">
      <w:pPr>
        <w:pStyle w:val="TOC3"/>
        <w:tabs>
          <w:tab w:val="left" w:pos="1320"/>
          <w:tab w:val="right" w:leader="dot" w:pos="9350"/>
        </w:tabs>
        <w:rPr>
          <w:ins w:id="579" w:author="Steffen and Keith" w:date="2018-03-28T10:31:00Z"/>
          <w:del w:id="580" w:author="Keith Oulson" w:date="2018-04-27T15:39:00Z"/>
          <w:rFonts w:asciiTheme="minorHAnsi" w:eastAsiaTheme="minorEastAsia" w:hAnsiTheme="minorHAnsi" w:cstheme="minorBidi"/>
          <w:iCs w:val="0"/>
          <w:noProof/>
          <w:sz w:val="22"/>
          <w:szCs w:val="22"/>
        </w:rPr>
      </w:pPr>
      <w:ins w:id="581" w:author="Steffen and Keith" w:date="2018-03-28T10:31:00Z">
        <w:del w:id="582" w:author="Keith Oulson" w:date="2018-04-27T15:39:00Z">
          <w:r w:rsidRPr="00517336" w:rsidDel="00517336">
            <w:rPr>
              <w:rPrChange w:id="583" w:author="Keith Oulson" w:date="2018-04-27T15:39:00Z">
                <w:rPr>
                  <w:rStyle w:val="Hyperlink"/>
                  <w:iCs w:val="0"/>
                  <w:noProof/>
                </w:rPr>
              </w:rPrChange>
            </w:rPr>
            <w:delText>2.10.2</w:delText>
          </w:r>
          <w:r w:rsidDel="00517336">
            <w:rPr>
              <w:rFonts w:asciiTheme="minorHAnsi" w:eastAsiaTheme="minorEastAsia" w:hAnsiTheme="minorHAnsi" w:cstheme="minorBidi"/>
              <w:iCs w:val="0"/>
              <w:noProof/>
              <w:sz w:val="22"/>
              <w:szCs w:val="22"/>
            </w:rPr>
            <w:tab/>
          </w:r>
          <w:r w:rsidRPr="00517336" w:rsidDel="00517336">
            <w:rPr>
              <w:rPrChange w:id="584" w:author="Keith Oulson" w:date="2018-04-27T15:39:00Z">
                <w:rPr>
                  <w:rStyle w:val="Hyperlink"/>
                  <w:iCs w:val="0"/>
                  <w:noProof/>
                </w:rPr>
              </w:rPrChange>
            </w:rPr>
            <w:delText>Completeness</w:delText>
          </w:r>
          <w:r w:rsidDel="00517336">
            <w:rPr>
              <w:noProof/>
              <w:webHidden/>
            </w:rPr>
            <w:tab/>
            <w:delText>12</w:delText>
          </w:r>
        </w:del>
      </w:ins>
    </w:p>
    <w:p w14:paraId="7C17EE79" w14:textId="39020EE5" w:rsidR="00371615" w:rsidDel="00517336" w:rsidRDefault="00371615">
      <w:pPr>
        <w:pStyle w:val="TOC3"/>
        <w:tabs>
          <w:tab w:val="left" w:pos="1320"/>
          <w:tab w:val="right" w:leader="dot" w:pos="9350"/>
        </w:tabs>
        <w:rPr>
          <w:ins w:id="585" w:author="Steffen and Keith" w:date="2018-03-28T10:31:00Z"/>
          <w:del w:id="586" w:author="Keith Oulson" w:date="2018-04-27T15:39:00Z"/>
          <w:rFonts w:asciiTheme="minorHAnsi" w:eastAsiaTheme="minorEastAsia" w:hAnsiTheme="minorHAnsi" w:cstheme="minorBidi"/>
          <w:iCs w:val="0"/>
          <w:noProof/>
          <w:sz w:val="22"/>
          <w:szCs w:val="22"/>
        </w:rPr>
      </w:pPr>
      <w:ins w:id="587" w:author="Steffen and Keith" w:date="2018-03-28T10:31:00Z">
        <w:del w:id="588" w:author="Keith Oulson" w:date="2018-04-27T15:39:00Z">
          <w:r w:rsidRPr="00517336" w:rsidDel="00517336">
            <w:rPr>
              <w:rPrChange w:id="589" w:author="Keith Oulson" w:date="2018-04-27T15:39:00Z">
                <w:rPr>
                  <w:rStyle w:val="Hyperlink"/>
                  <w:iCs w:val="0"/>
                  <w:noProof/>
                </w:rPr>
              </w:rPrChange>
            </w:rPr>
            <w:delText>2.10.3</w:delText>
          </w:r>
          <w:r w:rsidDel="00517336">
            <w:rPr>
              <w:rFonts w:asciiTheme="minorHAnsi" w:eastAsiaTheme="minorEastAsia" w:hAnsiTheme="minorHAnsi" w:cstheme="minorBidi"/>
              <w:iCs w:val="0"/>
              <w:noProof/>
              <w:sz w:val="22"/>
              <w:szCs w:val="22"/>
            </w:rPr>
            <w:tab/>
          </w:r>
          <w:r w:rsidRPr="00517336" w:rsidDel="00517336">
            <w:rPr>
              <w:rPrChange w:id="590" w:author="Keith Oulson" w:date="2018-04-27T15:39:00Z">
                <w:rPr>
                  <w:rStyle w:val="Hyperlink"/>
                  <w:iCs w:val="0"/>
                  <w:noProof/>
                </w:rPr>
              </w:rPrChange>
            </w:rPr>
            <w:delText>Load Testing</w:delText>
          </w:r>
          <w:r w:rsidDel="00517336">
            <w:rPr>
              <w:noProof/>
              <w:webHidden/>
            </w:rPr>
            <w:tab/>
            <w:delText>12</w:delText>
          </w:r>
        </w:del>
      </w:ins>
    </w:p>
    <w:p w14:paraId="3D248C19" w14:textId="36A0845A" w:rsidR="00371615" w:rsidDel="00517336" w:rsidRDefault="00371615">
      <w:pPr>
        <w:pStyle w:val="TOC2"/>
        <w:tabs>
          <w:tab w:val="left" w:pos="880"/>
          <w:tab w:val="right" w:leader="dot" w:pos="9350"/>
        </w:tabs>
        <w:rPr>
          <w:ins w:id="591" w:author="Steffen and Keith" w:date="2018-03-28T10:31:00Z"/>
          <w:del w:id="592" w:author="Keith Oulson" w:date="2018-04-27T15:39:00Z"/>
          <w:rFonts w:asciiTheme="minorHAnsi" w:eastAsiaTheme="minorEastAsia" w:hAnsiTheme="minorHAnsi" w:cstheme="minorBidi"/>
          <w:b w:val="0"/>
          <w:noProof/>
          <w:sz w:val="22"/>
          <w:szCs w:val="22"/>
        </w:rPr>
      </w:pPr>
      <w:ins w:id="593" w:author="Steffen and Keith" w:date="2018-03-28T10:31:00Z">
        <w:del w:id="594" w:author="Keith Oulson" w:date="2018-04-27T15:39:00Z">
          <w:r w:rsidRPr="00517336" w:rsidDel="00517336">
            <w:rPr>
              <w:rPrChange w:id="595" w:author="Keith Oulson" w:date="2018-04-27T15:39:00Z">
                <w:rPr>
                  <w:rStyle w:val="Hyperlink"/>
                  <w:b w:val="0"/>
                  <w:noProof/>
                </w:rPr>
              </w:rPrChange>
            </w:rPr>
            <w:delText>2.11</w:delText>
          </w:r>
          <w:r w:rsidDel="00517336">
            <w:rPr>
              <w:rFonts w:asciiTheme="minorHAnsi" w:eastAsiaTheme="minorEastAsia" w:hAnsiTheme="minorHAnsi" w:cstheme="minorBidi"/>
              <w:b w:val="0"/>
              <w:noProof/>
              <w:sz w:val="22"/>
              <w:szCs w:val="22"/>
            </w:rPr>
            <w:tab/>
          </w:r>
          <w:r w:rsidRPr="00517336" w:rsidDel="00517336">
            <w:rPr>
              <w:rPrChange w:id="596" w:author="Keith Oulson" w:date="2018-04-27T15:39:00Z">
                <w:rPr>
                  <w:rStyle w:val="Hyperlink"/>
                  <w:b w:val="0"/>
                  <w:noProof/>
                </w:rPr>
              </w:rPrChange>
            </w:rPr>
            <w:delText>Policies and Constraints</w:delText>
          </w:r>
          <w:r w:rsidDel="00517336">
            <w:rPr>
              <w:noProof/>
              <w:webHidden/>
            </w:rPr>
            <w:tab/>
            <w:delText>13</w:delText>
          </w:r>
        </w:del>
      </w:ins>
    </w:p>
    <w:p w14:paraId="3E1F638A" w14:textId="7D29887D" w:rsidR="00371615" w:rsidDel="00517336" w:rsidRDefault="00371615">
      <w:pPr>
        <w:pStyle w:val="TOC3"/>
        <w:tabs>
          <w:tab w:val="left" w:pos="1320"/>
          <w:tab w:val="right" w:leader="dot" w:pos="9350"/>
        </w:tabs>
        <w:rPr>
          <w:ins w:id="597" w:author="Steffen and Keith" w:date="2018-03-28T10:31:00Z"/>
          <w:del w:id="598" w:author="Keith Oulson" w:date="2018-04-27T15:39:00Z"/>
          <w:rFonts w:asciiTheme="minorHAnsi" w:eastAsiaTheme="minorEastAsia" w:hAnsiTheme="minorHAnsi" w:cstheme="minorBidi"/>
          <w:iCs w:val="0"/>
          <w:noProof/>
          <w:sz w:val="22"/>
          <w:szCs w:val="22"/>
        </w:rPr>
      </w:pPr>
      <w:ins w:id="599" w:author="Steffen and Keith" w:date="2018-03-28T10:31:00Z">
        <w:del w:id="600" w:author="Keith Oulson" w:date="2018-04-27T15:39:00Z">
          <w:r w:rsidRPr="00517336" w:rsidDel="00517336">
            <w:rPr>
              <w:rPrChange w:id="601" w:author="Keith Oulson" w:date="2018-04-27T15:39:00Z">
                <w:rPr>
                  <w:rStyle w:val="Hyperlink"/>
                  <w:iCs w:val="0"/>
                  <w:noProof/>
                </w:rPr>
              </w:rPrChange>
            </w:rPr>
            <w:delText>2.11.1</w:delText>
          </w:r>
          <w:r w:rsidDel="00517336">
            <w:rPr>
              <w:rFonts w:asciiTheme="minorHAnsi" w:eastAsiaTheme="minorEastAsia" w:hAnsiTheme="minorHAnsi" w:cstheme="minorBidi"/>
              <w:iCs w:val="0"/>
              <w:noProof/>
              <w:sz w:val="22"/>
              <w:szCs w:val="22"/>
            </w:rPr>
            <w:tab/>
          </w:r>
          <w:r w:rsidRPr="00517336" w:rsidDel="00517336">
            <w:rPr>
              <w:rPrChange w:id="602" w:author="Keith Oulson" w:date="2018-04-27T15:39:00Z">
                <w:rPr>
                  <w:rStyle w:val="Hyperlink"/>
                  <w:iCs w:val="0"/>
                  <w:noProof/>
                </w:rPr>
              </w:rPrChange>
            </w:rPr>
            <w:delText>HIPAA Compliance</w:delText>
          </w:r>
          <w:r w:rsidDel="00517336">
            <w:rPr>
              <w:noProof/>
              <w:webHidden/>
            </w:rPr>
            <w:tab/>
            <w:delText>13</w:delText>
          </w:r>
        </w:del>
      </w:ins>
    </w:p>
    <w:p w14:paraId="553A7169" w14:textId="115CAD9F" w:rsidR="00371615" w:rsidDel="00517336" w:rsidRDefault="00371615">
      <w:pPr>
        <w:pStyle w:val="TOC1"/>
        <w:tabs>
          <w:tab w:val="left" w:pos="440"/>
          <w:tab w:val="right" w:leader="dot" w:pos="9350"/>
        </w:tabs>
        <w:rPr>
          <w:ins w:id="603" w:author="Steffen and Keith" w:date="2018-03-28T10:31:00Z"/>
          <w:del w:id="604" w:author="Keith Oulson" w:date="2018-04-27T15:39:00Z"/>
          <w:rFonts w:asciiTheme="minorHAnsi" w:eastAsiaTheme="minorEastAsia" w:hAnsiTheme="minorHAnsi" w:cstheme="minorBidi"/>
          <w:b w:val="0"/>
          <w:bCs w:val="0"/>
          <w:noProof/>
          <w:szCs w:val="22"/>
        </w:rPr>
      </w:pPr>
      <w:ins w:id="605" w:author="Steffen and Keith" w:date="2018-03-28T10:31:00Z">
        <w:del w:id="606" w:author="Keith Oulson" w:date="2018-04-27T15:39:00Z">
          <w:r w:rsidRPr="00517336" w:rsidDel="00517336">
            <w:rPr>
              <w:rPrChange w:id="607" w:author="Keith Oulson" w:date="2018-04-27T15:39:00Z">
                <w:rPr>
                  <w:rStyle w:val="Hyperlink"/>
                  <w:b w:val="0"/>
                  <w:bCs w:val="0"/>
                  <w:noProof/>
                </w:rPr>
              </w:rPrChange>
            </w:rPr>
            <w:delText>3</w:delText>
          </w:r>
          <w:r w:rsidDel="00517336">
            <w:rPr>
              <w:rFonts w:asciiTheme="minorHAnsi" w:eastAsiaTheme="minorEastAsia" w:hAnsiTheme="minorHAnsi" w:cstheme="minorBidi"/>
              <w:b w:val="0"/>
              <w:bCs w:val="0"/>
              <w:noProof/>
              <w:szCs w:val="22"/>
            </w:rPr>
            <w:tab/>
          </w:r>
          <w:r w:rsidRPr="00517336" w:rsidDel="00517336">
            <w:rPr>
              <w:rPrChange w:id="608" w:author="Keith Oulson" w:date="2018-04-27T15:39:00Z">
                <w:rPr>
                  <w:rStyle w:val="Hyperlink"/>
                  <w:b w:val="0"/>
                  <w:bCs w:val="0"/>
                  <w:noProof/>
                </w:rPr>
              </w:rPrChange>
            </w:rPr>
            <w:delText>Appendix A</w:delText>
          </w:r>
          <w:r w:rsidDel="00517336">
            <w:rPr>
              <w:noProof/>
              <w:webHidden/>
            </w:rPr>
            <w:tab/>
            <w:delText>14</w:delText>
          </w:r>
        </w:del>
      </w:ins>
    </w:p>
    <w:p w14:paraId="3E1D9F8A" w14:textId="04036E79" w:rsidR="00371615" w:rsidDel="00517336" w:rsidRDefault="00371615">
      <w:pPr>
        <w:pStyle w:val="TOC2"/>
        <w:tabs>
          <w:tab w:val="left" w:pos="880"/>
          <w:tab w:val="right" w:leader="dot" w:pos="9350"/>
        </w:tabs>
        <w:rPr>
          <w:ins w:id="609" w:author="Steffen and Keith" w:date="2018-03-28T10:31:00Z"/>
          <w:del w:id="610" w:author="Keith Oulson" w:date="2018-04-27T15:39:00Z"/>
          <w:rFonts w:asciiTheme="minorHAnsi" w:eastAsiaTheme="minorEastAsia" w:hAnsiTheme="minorHAnsi" w:cstheme="minorBidi"/>
          <w:b w:val="0"/>
          <w:noProof/>
          <w:sz w:val="22"/>
          <w:szCs w:val="22"/>
        </w:rPr>
      </w:pPr>
      <w:ins w:id="611" w:author="Steffen and Keith" w:date="2018-03-28T10:31:00Z">
        <w:del w:id="612" w:author="Keith Oulson" w:date="2018-04-27T15:39:00Z">
          <w:r w:rsidRPr="00517336" w:rsidDel="00517336">
            <w:rPr>
              <w:rPrChange w:id="613" w:author="Keith Oulson" w:date="2018-04-27T15:39:00Z">
                <w:rPr>
                  <w:rStyle w:val="Hyperlink"/>
                  <w:b w:val="0"/>
                  <w:noProof/>
                </w:rPr>
              </w:rPrChange>
            </w:rPr>
            <w:delText>3.1</w:delText>
          </w:r>
          <w:r w:rsidDel="00517336">
            <w:rPr>
              <w:rFonts w:asciiTheme="minorHAnsi" w:eastAsiaTheme="minorEastAsia" w:hAnsiTheme="minorHAnsi" w:cstheme="minorBidi"/>
              <w:b w:val="0"/>
              <w:noProof/>
              <w:sz w:val="22"/>
              <w:szCs w:val="22"/>
            </w:rPr>
            <w:tab/>
          </w:r>
          <w:r w:rsidRPr="00517336" w:rsidDel="00517336">
            <w:rPr>
              <w:rPrChange w:id="614" w:author="Keith Oulson" w:date="2018-04-27T15:39:00Z">
                <w:rPr>
                  <w:rStyle w:val="Hyperlink"/>
                  <w:b w:val="0"/>
                  <w:noProof/>
                </w:rPr>
              </w:rPrChange>
            </w:rPr>
            <w:delText>Data Elements</w:delText>
          </w:r>
          <w:r w:rsidDel="00517336">
            <w:rPr>
              <w:noProof/>
              <w:webHidden/>
            </w:rPr>
            <w:tab/>
            <w:delText>14</w:delText>
          </w:r>
        </w:del>
      </w:ins>
    </w:p>
    <w:p w14:paraId="117E352C" w14:textId="1BAD9BC6" w:rsidR="00371615" w:rsidDel="00517336" w:rsidRDefault="00371615">
      <w:pPr>
        <w:pStyle w:val="TOC2"/>
        <w:tabs>
          <w:tab w:val="left" w:pos="880"/>
          <w:tab w:val="right" w:leader="dot" w:pos="9350"/>
        </w:tabs>
        <w:rPr>
          <w:ins w:id="615" w:author="Steffen and Keith" w:date="2018-03-28T10:31:00Z"/>
          <w:del w:id="616" w:author="Keith Oulson" w:date="2018-04-27T15:39:00Z"/>
          <w:rFonts w:asciiTheme="minorHAnsi" w:eastAsiaTheme="minorEastAsia" w:hAnsiTheme="minorHAnsi" w:cstheme="minorBidi"/>
          <w:b w:val="0"/>
          <w:noProof/>
          <w:sz w:val="22"/>
          <w:szCs w:val="22"/>
        </w:rPr>
      </w:pPr>
      <w:ins w:id="617" w:author="Steffen and Keith" w:date="2018-03-28T10:31:00Z">
        <w:del w:id="618" w:author="Keith Oulson" w:date="2018-04-27T15:39:00Z">
          <w:r w:rsidRPr="00517336" w:rsidDel="00517336">
            <w:rPr>
              <w:rPrChange w:id="619" w:author="Keith Oulson" w:date="2018-04-27T15:39:00Z">
                <w:rPr>
                  <w:rStyle w:val="Hyperlink"/>
                  <w:b w:val="0"/>
                  <w:noProof/>
                </w:rPr>
              </w:rPrChange>
            </w:rPr>
            <w:delText>3.2</w:delText>
          </w:r>
          <w:r w:rsidDel="00517336">
            <w:rPr>
              <w:rFonts w:asciiTheme="minorHAnsi" w:eastAsiaTheme="minorEastAsia" w:hAnsiTheme="minorHAnsi" w:cstheme="minorBidi"/>
              <w:b w:val="0"/>
              <w:noProof/>
              <w:sz w:val="22"/>
              <w:szCs w:val="22"/>
            </w:rPr>
            <w:tab/>
          </w:r>
          <w:r w:rsidRPr="00517336" w:rsidDel="00517336">
            <w:rPr>
              <w:rPrChange w:id="620" w:author="Keith Oulson" w:date="2018-04-27T15:39:00Z">
                <w:rPr>
                  <w:rStyle w:val="Hyperlink"/>
                  <w:b w:val="0"/>
                  <w:noProof/>
                </w:rPr>
              </w:rPrChange>
            </w:rPr>
            <w:delText>Bundle</w:delText>
          </w:r>
          <w:r w:rsidDel="00517336">
            <w:rPr>
              <w:noProof/>
              <w:webHidden/>
            </w:rPr>
            <w:tab/>
            <w:delText>14</w:delText>
          </w:r>
        </w:del>
      </w:ins>
    </w:p>
    <w:p w14:paraId="31CA89C4" w14:textId="7B2790EF" w:rsidR="00371615" w:rsidDel="00517336" w:rsidRDefault="00371615">
      <w:pPr>
        <w:pStyle w:val="TOC2"/>
        <w:tabs>
          <w:tab w:val="left" w:pos="880"/>
          <w:tab w:val="right" w:leader="dot" w:pos="9350"/>
        </w:tabs>
        <w:rPr>
          <w:ins w:id="621" w:author="Steffen and Keith" w:date="2018-03-28T10:31:00Z"/>
          <w:del w:id="622" w:author="Keith Oulson" w:date="2018-04-27T15:39:00Z"/>
          <w:rFonts w:asciiTheme="minorHAnsi" w:eastAsiaTheme="minorEastAsia" w:hAnsiTheme="minorHAnsi" w:cstheme="minorBidi"/>
          <w:b w:val="0"/>
          <w:noProof/>
          <w:sz w:val="22"/>
          <w:szCs w:val="22"/>
        </w:rPr>
      </w:pPr>
      <w:ins w:id="623" w:author="Steffen and Keith" w:date="2018-03-28T10:31:00Z">
        <w:del w:id="624" w:author="Keith Oulson" w:date="2018-04-27T15:39:00Z">
          <w:r w:rsidRPr="00517336" w:rsidDel="00517336">
            <w:rPr>
              <w:rPrChange w:id="625" w:author="Keith Oulson" w:date="2018-04-27T15:39:00Z">
                <w:rPr>
                  <w:rStyle w:val="Hyperlink"/>
                  <w:b w:val="0"/>
                  <w:noProof/>
                </w:rPr>
              </w:rPrChange>
            </w:rPr>
            <w:delText>3.3</w:delText>
          </w:r>
          <w:r w:rsidDel="00517336">
            <w:rPr>
              <w:rFonts w:asciiTheme="minorHAnsi" w:eastAsiaTheme="minorEastAsia" w:hAnsiTheme="minorHAnsi" w:cstheme="minorBidi"/>
              <w:b w:val="0"/>
              <w:noProof/>
              <w:sz w:val="22"/>
              <w:szCs w:val="22"/>
            </w:rPr>
            <w:tab/>
          </w:r>
          <w:r w:rsidRPr="00517336" w:rsidDel="00517336">
            <w:rPr>
              <w:rPrChange w:id="626" w:author="Keith Oulson" w:date="2018-04-27T15:39:00Z">
                <w:rPr>
                  <w:rStyle w:val="Hyperlink"/>
                  <w:b w:val="0"/>
                  <w:noProof/>
                </w:rPr>
              </w:rPrChange>
            </w:rPr>
            <w:delText>Resource Sections</w:delText>
          </w:r>
          <w:r w:rsidDel="00517336">
            <w:rPr>
              <w:noProof/>
              <w:webHidden/>
            </w:rPr>
            <w:tab/>
            <w:delText>15</w:delText>
          </w:r>
        </w:del>
      </w:ins>
    </w:p>
    <w:p w14:paraId="4213E132" w14:textId="35387B2D" w:rsidR="00371615" w:rsidDel="00517336" w:rsidRDefault="00371615">
      <w:pPr>
        <w:pStyle w:val="TOC3"/>
        <w:tabs>
          <w:tab w:val="left" w:pos="1320"/>
          <w:tab w:val="right" w:leader="dot" w:pos="9350"/>
        </w:tabs>
        <w:rPr>
          <w:ins w:id="627" w:author="Steffen and Keith" w:date="2018-03-28T10:31:00Z"/>
          <w:del w:id="628" w:author="Keith Oulson" w:date="2018-04-27T15:39:00Z"/>
          <w:rFonts w:asciiTheme="minorHAnsi" w:eastAsiaTheme="minorEastAsia" w:hAnsiTheme="minorHAnsi" w:cstheme="minorBidi"/>
          <w:iCs w:val="0"/>
          <w:noProof/>
          <w:sz w:val="22"/>
          <w:szCs w:val="22"/>
        </w:rPr>
      </w:pPr>
      <w:ins w:id="629" w:author="Steffen and Keith" w:date="2018-03-28T10:31:00Z">
        <w:del w:id="630" w:author="Keith Oulson" w:date="2018-04-27T15:39:00Z">
          <w:r w:rsidRPr="00517336" w:rsidDel="00517336">
            <w:rPr>
              <w:rPrChange w:id="631" w:author="Keith Oulson" w:date="2018-04-27T15:39:00Z">
                <w:rPr>
                  <w:rStyle w:val="Hyperlink"/>
                  <w:iCs w:val="0"/>
                  <w:noProof/>
                </w:rPr>
              </w:rPrChange>
            </w:rPr>
            <w:delText>3.3.1</w:delText>
          </w:r>
          <w:r w:rsidDel="00517336">
            <w:rPr>
              <w:rFonts w:asciiTheme="minorHAnsi" w:eastAsiaTheme="minorEastAsia" w:hAnsiTheme="minorHAnsi" w:cstheme="minorBidi"/>
              <w:iCs w:val="0"/>
              <w:noProof/>
              <w:sz w:val="22"/>
              <w:szCs w:val="22"/>
            </w:rPr>
            <w:tab/>
          </w:r>
          <w:r w:rsidRPr="00517336" w:rsidDel="00517336">
            <w:rPr>
              <w:rPrChange w:id="632" w:author="Keith Oulson" w:date="2018-04-27T15:39:00Z">
                <w:rPr>
                  <w:rStyle w:val="Hyperlink"/>
                  <w:iCs w:val="0"/>
                  <w:noProof/>
                </w:rPr>
              </w:rPrChange>
            </w:rPr>
            <w:delText>270 Request FHIR Bundle Resources</w:delText>
          </w:r>
          <w:r w:rsidDel="00517336">
            <w:rPr>
              <w:noProof/>
              <w:webHidden/>
            </w:rPr>
            <w:tab/>
            <w:delText>15</w:delText>
          </w:r>
        </w:del>
      </w:ins>
    </w:p>
    <w:p w14:paraId="0FB30F76" w14:textId="15E658C6" w:rsidR="00371615" w:rsidDel="00517336" w:rsidRDefault="00371615">
      <w:pPr>
        <w:pStyle w:val="TOC3"/>
        <w:tabs>
          <w:tab w:val="left" w:pos="1320"/>
          <w:tab w:val="right" w:leader="dot" w:pos="9350"/>
        </w:tabs>
        <w:rPr>
          <w:ins w:id="633" w:author="Steffen and Keith" w:date="2018-03-28T10:31:00Z"/>
          <w:del w:id="634" w:author="Keith Oulson" w:date="2018-04-27T15:39:00Z"/>
          <w:rFonts w:asciiTheme="minorHAnsi" w:eastAsiaTheme="minorEastAsia" w:hAnsiTheme="minorHAnsi" w:cstheme="minorBidi"/>
          <w:iCs w:val="0"/>
          <w:noProof/>
          <w:sz w:val="22"/>
          <w:szCs w:val="22"/>
        </w:rPr>
      </w:pPr>
      <w:ins w:id="635" w:author="Steffen and Keith" w:date="2018-03-28T10:31:00Z">
        <w:del w:id="636" w:author="Keith Oulson" w:date="2018-04-27T15:39:00Z">
          <w:r w:rsidRPr="00517336" w:rsidDel="00517336">
            <w:rPr>
              <w:rPrChange w:id="637" w:author="Keith Oulson" w:date="2018-04-27T15:39:00Z">
                <w:rPr>
                  <w:rStyle w:val="Hyperlink"/>
                  <w:iCs w:val="0"/>
                  <w:noProof/>
                </w:rPr>
              </w:rPrChange>
            </w:rPr>
            <w:delText>3.3.2</w:delText>
          </w:r>
          <w:r w:rsidDel="00517336">
            <w:rPr>
              <w:rFonts w:asciiTheme="minorHAnsi" w:eastAsiaTheme="minorEastAsia" w:hAnsiTheme="minorHAnsi" w:cstheme="minorBidi"/>
              <w:iCs w:val="0"/>
              <w:noProof/>
              <w:sz w:val="22"/>
              <w:szCs w:val="22"/>
            </w:rPr>
            <w:tab/>
          </w:r>
          <w:r w:rsidRPr="00517336" w:rsidDel="00517336">
            <w:rPr>
              <w:rPrChange w:id="638" w:author="Keith Oulson" w:date="2018-04-27T15:39:00Z">
                <w:rPr>
                  <w:rStyle w:val="Hyperlink"/>
                  <w:iCs w:val="0"/>
                  <w:noProof/>
                </w:rPr>
              </w:rPrChange>
            </w:rPr>
            <w:delText>271 Response FHIR Bundle Resources</w:delText>
          </w:r>
          <w:r w:rsidDel="00517336">
            <w:rPr>
              <w:noProof/>
              <w:webHidden/>
            </w:rPr>
            <w:tab/>
            <w:delText>16</w:delText>
          </w:r>
        </w:del>
      </w:ins>
    </w:p>
    <w:p w14:paraId="6364E29A" w14:textId="5951A887" w:rsidR="00371615" w:rsidDel="00517336" w:rsidRDefault="00371615">
      <w:pPr>
        <w:pStyle w:val="TOC3"/>
        <w:tabs>
          <w:tab w:val="left" w:pos="1320"/>
          <w:tab w:val="right" w:leader="dot" w:pos="9350"/>
        </w:tabs>
        <w:rPr>
          <w:ins w:id="639" w:author="Steffen and Keith" w:date="2018-03-28T10:31:00Z"/>
          <w:del w:id="640" w:author="Keith Oulson" w:date="2018-04-27T15:39:00Z"/>
          <w:rFonts w:asciiTheme="minorHAnsi" w:eastAsiaTheme="minorEastAsia" w:hAnsiTheme="minorHAnsi" w:cstheme="minorBidi"/>
          <w:iCs w:val="0"/>
          <w:noProof/>
          <w:sz w:val="22"/>
          <w:szCs w:val="22"/>
        </w:rPr>
      </w:pPr>
      <w:ins w:id="641" w:author="Steffen and Keith" w:date="2018-03-28T10:31:00Z">
        <w:del w:id="642" w:author="Keith Oulson" w:date="2018-04-27T15:39:00Z">
          <w:r w:rsidRPr="00517336" w:rsidDel="00517336">
            <w:rPr>
              <w:rPrChange w:id="643" w:author="Keith Oulson" w:date="2018-04-27T15:39:00Z">
                <w:rPr>
                  <w:rStyle w:val="Hyperlink"/>
                  <w:iCs w:val="0"/>
                  <w:noProof/>
                </w:rPr>
              </w:rPrChange>
            </w:rPr>
            <w:delText>3.3.3</w:delText>
          </w:r>
          <w:r w:rsidDel="00517336">
            <w:rPr>
              <w:rFonts w:asciiTheme="minorHAnsi" w:eastAsiaTheme="minorEastAsia" w:hAnsiTheme="minorHAnsi" w:cstheme="minorBidi"/>
              <w:iCs w:val="0"/>
              <w:noProof/>
              <w:sz w:val="22"/>
              <w:szCs w:val="22"/>
            </w:rPr>
            <w:tab/>
          </w:r>
          <w:r w:rsidRPr="00517336" w:rsidDel="00517336">
            <w:rPr>
              <w:rPrChange w:id="644" w:author="Keith Oulson" w:date="2018-04-27T15:39:00Z">
                <w:rPr>
                  <w:rStyle w:val="Hyperlink"/>
                  <w:iCs w:val="0"/>
                  <w:noProof/>
                </w:rPr>
              </w:rPrChange>
            </w:rPr>
            <w:delText>Mapping Sheets</w:delText>
          </w:r>
          <w:r w:rsidDel="00517336">
            <w:rPr>
              <w:noProof/>
              <w:webHidden/>
            </w:rPr>
            <w:tab/>
            <w:delText>18</w:delText>
          </w:r>
        </w:del>
      </w:ins>
    </w:p>
    <w:p w14:paraId="30562BC0" w14:textId="143BDDE1" w:rsidR="00371615" w:rsidDel="00517336" w:rsidRDefault="00371615">
      <w:pPr>
        <w:pStyle w:val="TOC1"/>
        <w:tabs>
          <w:tab w:val="left" w:pos="440"/>
          <w:tab w:val="right" w:leader="dot" w:pos="9350"/>
        </w:tabs>
        <w:rPr>
          <w:ins w:id="645" w:author="Steffen and Keith" w:date="2018-03-28T10:31:00Z"/>
          <w:del w:id="646" w:author="Keith Oulson" w:date="2018-04-27T15:39:00Z"/>
          <w:rFonts w:asciiTheme="minorHAnsi" w:eastAsiaTheme="minorEastAsia" w:hAnsiTheme="minorHAnsi" w:cstheme="minorBidi"/>
          <w:b w:val="0"/>
          <w:bCs w:val="0"/>
          <w:noProof/>
          <w:szCs w:val="22"/>
        </w:rPr>
      </w:pPr>
      <w:ins w:id="647" w:author="Steffen and Keith" w:date="2018-03-28T10:31:00Z">
        <w:del w:id="648" w:author="Keith Oulson" w:date="2018-04-27T15:39:00Z">
          <w:r w:rsidRPr="00517336" w:rsidDel="00517336">
            <w:rPr>
              <w:rPrChange w:id="649" w:author="Keith Oulson" w:date="2018-04-27T15:39:00Z">
                <w:rPr>
                  <w:rStyle w:val="Hyperlink"/>
                  <w:b w:val="0"/>
                  <w:bCs w:val="0"/>
                  <w:noProof/>
                </w:rPr>
              </w:rPrChange>
            </w:rPr>
            <w:delText>4</w:delText>
          </w:r>
          <w:r w:rsidDel="00517336">
            <w:rPr>
              <w:rFonts w:asciiTheme="minorHAnsi" w:eastAsiaTheme="minorEastAsia" w:hAnsiTheme="minorHAnsi" w:cstheme="minorBidi"/>
              <w:b w:val="0"/>
              <w:bCs w:val="0"/>
              <w:noProof/>
              <w:szCs w:val="22"/>
            </w:rPr>
            <w:tab/>
          </w:r>
          <w:r w:rsidRPr="00517336" w:rsidDel="00517336">
            <w:rPr>
              <w:rPrChange w:id="650" w:author="Keith Oulson" w:date="2018-04-27T15:39:00Z">
                <w:rPr>
                  <w:rStyle w:val="Hyperlink"/>
                  <w:b w:val="0"/>
                  <w:bCs w:val="0"/>
                  <w:noProof/>
                </w:rPr>
              </w:rPrChange>
            </w:rPr>
            <w:delText>Appendix B - TASCore Mapping Rules</w:delText>
          </w:r>
          <w:r w:rsidDel="00517336">
            <w:rPr>
              <w:noProof/>
              <w:webHidden/>
            </w:rPr>
            <w:tab/>
            <w:delText>18</w:delText>
          </w:r>
        </w:del>
      </w:ins>
    </w:p>
    <w:p w14:paraId="74D93D9D" w14:textId="3D7BDEE0" w:rsidR="00371615" w:rsidDel="00517336" w:rsidRDefault="00371615">
      <w:pPr>
        <w:pStyle w:val="TOC1"/>
        <w:tabs>
          <w:tab w:val="left" w:pos="440"/>
          <w:tab w:val="right" w:leader="dot" w:pos="9350"/>
        </w:tabs>
        <w:rPr>
          <w:ins w:id="651" w:author="Steffen and Keith" w:date="2018-03-28T10:31:00Z"/>
          <w:del w:id="652" w:author="Keith Oulson" w:date="2018-04-27T15:39:00Z"/>
          <w:rFonts w:asciiTheme="minorHAnsi" w:eastAsiaTheme="minorEastAsia" w:hAnsiTheme="minorHAnsi" w:cstheme="minorBidi"/>
          <w:b w:val="0"/>
          <w:bCs w:val="0"/>
          <w:noProof/>
          <w:szCs w:val="22"/>
        </w:rPr>
      </w:pPr>
      <w:ins w:id="653" w:author="Steffen and Keith" w:date="2018-03-28T10:31:00Z">
        <w:del w:id="654" w:author="Keith Oulson" w:date="2018-04-27T15:39:00Z">
          <w:r w:rsidRPr="00517336" w:rsidDel="00517336">
            <w:rPr>
              <w:rPrChange w:id="655" w:author="Keith Oulson" w:date="2018-04-27T15:39:00Z">
                <w:rPr>
                  <w:rStyle w:val="Hyperlink"/>
                  <w:b w:val="0"/>
                  <w:bCs w:val="0"/>
                  <w:noProof/>
                </w:rPr>
              </w:rPrChange>
            </w:rPr>
            <w:delText>5</w:delText>
          </w:r>
          <w:r w:rsidDel="00517336">
            <w:rPr>
              <w:rFonts w:asciiTheme="minorHAnsi" w:eastAsiaTheme="minorEastAsia" w:hAnsiTheme="minorHAnsi" w:cstheme="minorBidi"/>
              <w:b w:val="0"/>
              <w:bCs w:val="0"/>
              <w:noProof/>
              <w:szCs w:val="22"/>
            </w:rPr>
            <w:tab/>
          </w:r>
          <w:r w:rsidRPr="00517336" w:rsidDel="00517336">
            <w:rPr>
              <w:rPrChange w:id="656" w:author="Keith Oulson" w:date="2018-04-27T15:39:00Z">
                <w:rPr>
                  <w:rStyle w:val="Hyperlink"/>
                  <w:b w:val="0"/>
                  <w:bCs w:val="0"/>
                  <w:noProof/>
                </w:rPr>
              </w:rPrChange>
            </w:rPr>
            <w:delText>Appendix C – TASCore Default Values</w:delText>
          </w:r>
          <w:r w:rsidDel="00517336">
            <w:rPr>
              <w:noProof/>
              <w:webHidden/>
            </w:rPr>
            <w:tab/>
            <w:delText>18</w:delText>
          </w:r>
        </w:del>
      </w:ins>
    </w:p>
    <w:p w14:paraId="4D1D9A35" w14:textId="350CA504" w:rsidR="00371615" w:rsidDel="00517336" w:rsidRDefault="00371615">
      <w:pPr>
        <w:pStyle w:val="TOC1"/>
        <w:tabs>
          <w:tab w:val="left" w:pos="440"/>
          <w:tab w:val="right" w:leader="dot" w:pos="9350"/>
        </w:tabs>
        <w:rPr>
          <w:ins w:id="657" w:author="Steffen and Keith" w:date="2018-03-28T10:31:00Z"/>
          <w:del w:id="658" w:author="Keith Oulson" w:date="2018-04-27T15:39:00Z"/>
          <w:rFonts w:asciiTheme="minorHAnsi" w:eastAsiaTheme="minorEastAsia" w:hAnsiTheme="minorHAnsi" w:cstheme="minorBidi"/>
          <w:b w:val="0"/>
          <w:bCs w:val="0"/>
          <w:noProof/>
          <w:szCs w:val="22"/>
        </w:rPr>
      </w:pPr>
      <w:ins w:id="659" w:author="Steffen and Keith" w:date="2018-03-28T10:31:00Z">
        <w:del w:id="660" w:author="Keith Oulson" w:date="2018-04-27T15:39:00Z">
          <w:r w:rsidRPr="00517336" w:rsidDel="00517336">
            <w:rPr>
              <w:rPrChange w:id="661" w:author="Keith Oulson" w:date="2018-04-27T15:39:00Z">
                <w:rPr>
                  <w:rStyle w:val="Hyperlink"/>
                  <w:b w:val="0"/>
                  <w:bCs w:val="0"/>
                  <w:noProof/>
                </w:rPr>
              </w:rPrChange>
            </w:rPr>
            <w:delText>6</w:delText>
          </w:r>
          <w:r w:rsidDel="00517336">
            <w:rPr>
              <w:rFonts w:asciiTheme="minorHAnsi" w:eastAsiaTheme="minorEastAsia" w:hAnsiTheme="minorHAnsi" w:cstheme="minorBidi"/>
              <w:b w:val="0"/>
              <w:bCs w:val="0"/>
              <w:noProof/>
              <w:szCs w:val="22"/>
            </w:rPr>
            <w:tab/>
          </w:r>
          <w:r w:rsidRPr="00517336" w:rsidDel="00517336">
            <w:rPr>
              <w:rPrChange w:id="662" w:author="Keith Oulson" w:date="2018-04-27T15:39:00Z">
                <w:rPr>
                  <w:rStyle w:val="Hyperlink"/>
                  <w:b w:val="0"/>
                  <w:bCs w:val="0"/>
                  <w:noProof/>
                </w:rPr>
              </w:rPrChange>
            </w:rPr>
            <w:delText>Appendix D – FSC Mapping Rules</w:delText>
          </w:r>
          <w:r w:rsidDel="00517336">
            <w:rPr>
              <w:noProof/>
              <w:webHidden/>
            </w:rPr>
            <w:tab/>
            <w:delText>18</w:delText>
          </w:r>
        </w:del>
      </w:ins>
    </w:p>
    <w:p w14:paraId="03B1CBEF" w14:textId="65695C71" w:rsidR="00371615" w:rsidDel="00517336" w:rsidRDefault="00371615">
      <w:pPr>
        <w:pStyle w:val="TOC1"/>
        <w:tabs>
          <w:tab w:val="left" w:pos="440"/>
          <w:tab w:val="right" w:leader="dot" w:pos="9350"/>
        </w:tabs>
        <w:rPr>
          <w:ins w:id="663" w:author="Steffen and Keith" w:date="2018-03-28T10:31:00Z"/>
          <w:del w:id="664" w:author="Keith Oulson" w:date="2018-04-27T15:39:00Z"/>
          <w:rFonts w:asciiTheme="minorHAnsi" w:eastAsiaTheme="minorEastAsia" w:hAnsiTheme="minorHAnsi" w:cstheme="minorBidi"/>
          <w:b w:val="0"/>
          <w:bCs w:val="0"/>
          <w:noProof/>
          <w:szCs w:val="22"/>
        </w:rPr>
      </w:pPr>
      <w:ins w:id="665" w:author="Steffen and Keith" w:date="2018-03-28T10:31:00Z">
        <w:del w:id="666" w:author="Keith Oulson" w:date="2018-04-27T15:39:00Z">
          <w:r w:rsidRPr="00517336" w:rsidDel="00517336">
            <w:rPr>
              <w:rPrChange w:id="667" w:author="Keith Oulson" w:date="2018-04-27T15:39:00Z">
                <w:rPr>
                  <w:rStyle w:val="Hyperlink"/>
                  <w:b w:val="0"/>
                  <w:bCs w:val="0"/>
                  <w:noProof/>
                </w:rPr>
              </w:rPrChange>
            </w:rPr>
            <w:delText>7</w:delText>
          </w:r>
          <w:r w:rsidDel="00517336">
            <w:rPr>
              <w:rFonts w:asciiTheme="minorHAnsi" w:eastAsiaTheme="minorEastAsia" w:hAnsiTheme="minorHAnsi" w:cstheme="minorBidi"/>
              <w:b w:val="0"/>
              <w:bCs w:val="0"/>
              <w:noProof/>
              <w:szCs w:val="22"/>
            </w:rPr>
            <w:tab/>
          </w:r>
          <w:r w:rsidRPr="00517336" w:rsidDel="00517336">
            <w:rPr>
              <w:rPrChange w:id="668" w:author="Keith Oulson" w:date="2018-04-27T15:39:00Z">
                <w:rPr>
                  <w:rStyle w:val="Hyperlink"/>
                  <w:b w:val="0"/>
                  <w:bCs w:val="0"/>
                  <w:noProof/>
                </w:rPr>
              </w:rPrChange>
            </w:rPr>
            <w:delText>Appendix E – FSC Default Values</w:delText>
          </w:r>
          <w:r w:rsidDel="00517336">
            <w:rPr>
              <w:noProof/>
              <w:webHidden/>
            </w:rPr>
            <w:tab/>
            <w:delText>18</w:delText>
          </w:r>
        </w:del>
      </w:ins>
    </w:p>
    <w:p w14:paraId="56E939C8" w14:textId="531A84F2" w:rsidR="00371615" w:rsidDel="00517336" w:rsidRDefault="00371615">
      <w:pPr>
        <w:pStyle w:val="TOC1"/>
        <w:tabs>
          <w:tab w:val="left" w:pos="440"/>
          <w:tab w:val="right" w:leader="dot" w:pos="9350"/>
        </w:tabs>
        <w:rPr>
          <w:ins w:id="669" w:author="Steffen and Keith" w:date="2018-03-28T10:31:00Z"/>
          <w:del w:id="670" w:author="Keith Oulson" w:date="2018-04-27T15:39:00Z"/>
          <w:rFonts w:asciiTheme="minorHAnsi" w:eastAsiaTheme="minorEastAsia" w:hAnsiTheme="minorHAnsi" w:cstheme="minorBidi"/>
          <w:b w:val="0"/>
          <w:bCs w:val="0"/>
          <w:noProof/>
          <w:szCs w:val="22"/>
        </w:rPr>
      </w:pPr>
      <w:ins w:id="671" w:author="Steffen and Keith" w:date="2018-03-28T10:31:00Z">
        <w:del w:id="672" w:author="Keith Oulson" w:date="2018-04-27T15:39:00Z">
          <w:r w:rsidRPr="00517336" w:rsidDel="00517336">
            <w:rPr>
              <w:rPrChange w:id="673" w:author="Keith Oulson" w:date="2018-04-27T15:39:00Z">
                <w:rPr>
                  <w:rStyle w:val="Hyperlink"/>
                  <w:b w:val="0"/>
                  <w:bCs w:val="0"/>
                  <w:noProof/>
                </w:rPr>
              </w:rPrChange>
            </w:rPr>
            <w:delText>8</w:delText>
          </w:r>
          <w:r w:rsidDel="00517336">
            <w:rPr>
              <w:rFonts w:asciiTheme="minorHAnsi" w:eastAsiaTheme="minorEastAsia" w:hAnsiTheme="minorHAnsi" w:cstheme="minorBidi"/>
              <w:b w:val="0"/>
              <w:bCs w:val="0"/>
              <w:noProof/>
              <w:szCs w:val="22"/>
            </w:rPr>
            <w:tab/>
          </w:r>
          <w:r w:rsidRPr="00517336" w:rsidDel="00517336">
            <w:rPr>
              <w:rPrChange w:id="674" w:author="Keith Oulson" w:date="2018-04-27T15:39:00Z">
                <w:rPr>
                  <w:rStyle w:val="Hyperlink"/>
                  <w:b w:val="0"/>
                  <w:bCs w:val="0"/>
                  <w:noProof/>
                </w:rPr>
              </w:rPrChange>
            </w:rPr>
            <w:delText>Appendix F - Glossary</w:delText>
          </w:r>
          <w:r w:rsidDel="00517336">
            <w:rPr>
              <w:noProof/>
              <w:webHidden/>
            </w:rPr>
            <w:tab/>
            <w:delText>19</w:delText>
          </w:r>
        </w:del>
      </w:ins>
    </w:p>
    <w:p w14:paraId="4C5AA312" w14:textId="28551002" w:rsidR="00371615" w:rsidDel="00517336" w:rsidRDefault="00371615">
      <w:pPr>
        <w:pStyle w:val="TOC1"/>
        <w:tabs>
          <w:tab w:val="left" w:pos="440"/>
          <w:tab w:val="right" w:leader="dot" w:pos="9350"/>
        </w:tabs>
        <w:rPr>
          <w:ins w:id="675" w:author="Steffen and Keith" w:date="2018-03-28T10:31:00Z"/>
          <w:del w:id="676" w:author="Keith Oulson" w:date="2018-04-27T15:39:00Z"/>
          <w:rFonts w:asciiTheme="minorHAnsi" w:eastAsiaTheme="minorEastAsia" w:hAnsiTheme="minorHAnsi" w:cstheme="minorBidi"/>
          <w:b w:val="0"/>
          <w:bCs w:val="0"/>
          <w:noProof/>
          <w:szCs w:val="22"/>
        </w:rPr>
      </w:pPr>
      <w:ins w:id="677" w:author="Steffen and Keith" w:date="2018-03-28T10:31:00Z">
        <w:del w:id="678" w:author="Keith Oulson" w:date="2018-04-27T15:39:00Z">
          <w:r w:rsidRPr="00517336" w:rsidDel="00517336">
            <w:rPr>
              <w:rPrChange w:id="679" w:author="Keith Oulson" w:date="2018-04-27T15:39:00Z">
                <w:rPr>
                  <w:rStyle w:val="Hyperlink"/>
                  <w:rFonts w:ascii="Verdana" w:hAnsi="Verdana"/>
                  <w:b w:val="0"/>
                  <w:bCs w:val="0"/>
                  <w:noProof/>
                </w:rPr>
              </w:rPrChange>
            </w:rPr>
            <w:delText>9</w:delText>
          </w:r>
          <w:r w:rsidDel="00517336">
            <w:rPr>
              <w:rFonts w:asciiTheme="minorHAnsi" w:eastAsiaTheme="minorEastAsia" w:hAnsiTheme="minorHAnsi" w:cstheme="minorBidi"/>
              <w:b w:val="0"/>
              <w:bCs w:val="0"/>
              <w:noProof/>
              <w:szCs w:val="22"/>
            </w:rPr>
            <w:tab/>
          </w:r>
          <w:r w:rsidRPr="00517336" w:rsidDel="00517336">
            <w:rPr>
              <w:rPrChange w:id="680" w:author="Keith Oulson" w:date="2018-04-27T15:39:00Z">
                <w:rPr>
                  <w:rStyle w:val="Hyperlink"/>
                  <w:b w:val="0"/>
                  <w:bCs w:val="0"/>
                  <w:noProof/>
                </w:rPr>
              </w:rPrChange>
            </w:rPr>
            <w:delText>Attachment A – Approval Signatures</w:delText>
          </w:r>
          <w:r w:rsidDel="00517336">
            <w:rPr>
              <w:noProof/>
              <w:webHidden/>
            </w:rPr>
            <w:tab/>
            <w:delText>20</w:delText>
          </w:r>
        </w:del>
      </w:ins>
    </w:p>
    <w:p w14:paraId="4C2EB537" w14:textId="3EC0B4F9" w:rsidR="00371615" w:rsidDel="00517336" w:rsidRDefault="00371615">
      <w:pPr>
        <w:pStyle w:val="TOC2"/>
        <w:tabs>
          <w:tab w:val="left" w:pos="880"/>
          <w:tab w:val="right" w:leader="dot" w:pos="9350"/>
        </w:tabs>
        <w:rPr>
          <w:ins w:id="681" w:author="Steffen and Keith" w:date="2018-03-28T10:31:00Z"/>
          <w:del w:id="682" w:author="Keith Oulson" w:date="2018-04-27T15:39:00Z"/>
          <w:rFonts w:asciiTheme="minorHAnsi" w:eastAsiaTheme="minorEastAsia" w:hAnsiTheme="minorHAnsi" w:cstheme="minorBidi"/>
          <w:b w:val="0"/>
          <w:noProof/>
          <w:sz w:val="22"/>
          <w:szCs w:val="22"/>
        </w:rPr>
      </w:pPr>
      <w:ins w:id="683" w:author="Steffen and Keith" w:date="2018-03-28T10:31:00Z">
        <w:del w:id="684" w:author="Keith Oulson" w:date="2018-04-27T15:39:00Z">
          <w:r w:rsidRPr="00517336" w:rsidDel="00517336">
            <w:rPr>
              <w:rPrChange w:id="685" w:author="Keith Oulson" w:date="2018-04-27T15:39:00Z">
                <w:rPr>
                  <w:rStyle w:val="Hyperlink"/>
                  <w:b w:val="0"/>
                  <w:noProof/>
                </w:rPr>
              </w:rPrChange>
            </w:rPr>
            <w:delText>9.1</w:delText>
          </w:r>
          <w:r w:rsidDel="00517336">
            <w:rPr>
              <w:rFonts w:asciiTheme="minorHAnsi" w:eastAsiaTheme="minorEastAsia" w:hAnsiTheme="minorHAnsi" w:cstheme="minorBidi"/>
              <w:b w:val="0"/>
              <w:noProof/>
              <w:sz w:val="22"/>
              <w:szCs w:val="22"/>
            </w:rPr>
            <w:tab/>
          </w:r>
          <w:r w:rsidRPr="00517336" w:rsidDel="00517336">
            <w:rPr>
              <w:rPrChange w:id="686" w:author="Keith Oulson" w:date="2018-04-27T15:39:00Z">
                <w:rPr>
                  <w:rStyle w:val="Hyperlink"/>
                  <w:b w:val="0"/>
                  <w:noProof/>
                </w:rPr>
              </w:rPrChange>
            </w:rPr>
            <w:delText>Signature page continued</w:delText>
          </w:r>
          <w:r w:rsidDel="00517336">
            <w:rPr>
              <w:noProof/>
              <w:webHidden/>
            </w:rPr>
            <w:tab/>
            <w:delText>21</w:delText>
          </w:r>
        </w:del>
      </w:ins>
    </w:p>
    <w:p w14:paraId="054FEECE" w14:textId="6CBF6A24" w:rsidR="00302507" w:rsidRPr="00302507" w:rsidRDefault="00CE41B2" w:rsidP="00302507">
      <w:pPr>
        <w:pStyle w:val="BodyText"/>
        <w:rPr>
          <w:ins w:id="687" w:author="Steffen and Keith" w:date="2018-03-28T10:31:00Z"/>
        </w:rPr>
      </w:pPr>
      <w:r>
        <w:rPr>
          <w:caps/>
        </w:rPr>
        <w:fldChar w:fldCharType="end"/>
      </w:r>
    </w:p>
    <w:p w14:paraId="054FEED0" w14:textId="684522CC" w:rsidR="00111074" w:rsidRDefault="00111074" w:rsidP="00302507">
      <w:pPr>
        <w:pStyle w:val="BodyText"/>
        <w:rPr>
          <w:ins w:id="688" w:author="Steffen and Keith" w:date="2018-03-28T10:31:00Z"/>
        </w:rPr>
      </w:pPr>
    </w:p>
    <w:p w14:paraId="3F54DCF4" w14:textId="7E21075B" w:rsidR="00162ADF" w:rsidRDefault="00162ADF" w:rsidP="00302507">
      <w:pPr>
        <w:pStyle w:val="BodyText"/>
        <w:rPr>
          <w:ins w:id="689" w:author="Steffen and Keith" w:date="2018-03-28T10:31:00Z"/>
        </w:rPr>
      </w:pPr>
    </w:p>
    <w:p w14:paraId="596655CB" w14:textId="77777777" w:rsidR="00162ADF" w:rsidRDefault="00162ADF" w:rsidP="00162ADF">
      <w:pPr>
        <w:pStyle w:val="Title2"/>
        <w:rPr>
          <w:ins w:id="690" w:author="Steffen and Keith" w:date="2018-03-28T10:31:00Z"/>
        </w:rPr>
      </w:pPr>
      <w:ins w:id="691" w:author="Steffen and Keith" w:date="2018-03-28T10:31:00Z">
        <w:r>
          <w:t>Table of Figures</w:t>
        </w:r>
      </w:ins>
    </w:p>
    <w:p w14:paraId="44E097A4" w14:textId="3520047D" w:rsidR="00371615" w:rsidRDefault="00162ADF">
      <w:pPr>
        <w:pStyle w:val="TableofFigures"/>
        <w:tabs>
          <w:tab w:val="right" w:leader="dot" w:pos="9350"/>
        </w:tabs>
        <w:rPr>
          <w:ins w:id="692" w:author="Steffen and Keith" w:date="2018-03-28T10:31:00Z"/>
          <w:rFonts w:asciiTheme="minorHAnsi" w:eastAsiaTheme="minorEastAsia" w:hAnsiTheme="minorHAnsi" w:cstheme="minorBidi"/>
          <w:i w:val="0"/>
          <w:iCs w:val="0"/>
          <w:noProof/>
          <w:sz w:val="22"/>
          <w:szCs w:val="22"/>
          <w:lang w:eastAsia="en-US"/>
        </w:rPr>
      </w:pPr>
      <w:ins w:id="693" w:author="Steffen and Keith" w:date="2018-03-28T10:31:00Z">
        <w:r>
          <w:fldChar w:fldCharType="begin"/>
        </w:r>
        <w:r>
          <w:instrText xml:space="preserve"> TOC \h \z \c "Figure" </w:instrText>
        </w:r>
        <w:r>
          <w:fldChar w:fldCharType="separate"/>
        </w:r>
        <w:r w:rsidR="009A7E63">
          <w:fldChar w:fldCharType="begin"/>
        </w:r>
        <w:r w:rsidR="009A7E63">
          <w:instrText xml:space="preserve"> HYPERLINK \l "_Toc509580598" </w:instrText>
        </w:r>
        <w:r w:rsidR="009A7E63">
          <w:fldChar w:fldCharType="separate"/>
        </w:r>
        <w:r w:rsidR="00371615" w:rsidRPr="00FE1DD8">
          <w:rPr>
            <w:rStyle w:val="Hyperlink"/>
            <w:noProof/>
          </w:rPr>
          <w:t>Figure 1 - Interim Solution</w:t>
        </w:r>
        <w:r w:rsidR="00371615">
          <w:rPr>
            <w:noProof/>
            <w:webHidden/>
          </w:rPr>
          <w:tab/>
        </w:r>
        <w:r w:rsidR="00371615">
          <w:rPr>
            <w:noProof/>
            <w:webHidden/>
          </w:rPr>
          <w:fldChar w:fldCharType="begin"/>
        </w:r>
        <w:r w:rsidR="00371615">
          <w:rPr>
            <w:noProof/>
            <w:webHidden/>
          </w:rPr>
          <w:instrText xml:space="preserve"> PAGEREF _Toc509580598 \h </w:instrText>
        </w:r>
      </w:ins>
      <w:r w:rsidR="00371615">
        <w:rPr>
          <w:noProof/>
          <w:webHidden/>
        </w:rPr>
      </w:r>
      <w:ins w:id="694" w:author="Steffen and Keith" w:date="2018-03-28T10:31:00Z">
        <w:r w:rsidR="00371615">
          <w:rPr>
            <w:noProof/>
            <w:webHidden/>
          </w:rPr>
          <w:fldChar w:fldCharType="separate"/>
        </w:r>
        <w:r w:rsidR="00371615">
          <w:rPr>
            <w:noProof/>
            <w:webHidden/>
          </w:rPr>
          <w:t>4</w:t>
        </w:r>
        <w:r w:rsidR="00371615">
          <w:rPr>
            <w:noProof/>
            <w:webHidden/>
          </w:rPr>
          <w:fldChar w:fldCharType="end"/>
        </w:r>
        <w:r w:rsidR="009A7E63">
          <w:rPr>
            <w:noProof/>
          </w:rPr>
          <w:fldChar w:fldCharType="end"/>
        </w:r>
      </w:ins>
    </w:p>
    <w:p w14:paraId="77264A10" w14:textId="6394DC8B" w:rsidR="00371615" w:rsidRDefault="009A7E63">
      <w:pPr>
        <w:pStyle w:val="TableofFigures"/>
        <w:tabs>
          <w:tab w:val="right" w:leader="dot" w:pos="9350"/>
        </w:tabs>
        <w:rPr>
          <w:ins w:id="695" w:author="Steffen and Keith" w:date="2018-03-28T10:31:00Z"/>
          <w:rFonts w:asciiTheme="minorHAnsi" w:eastAsiaTheme="minorEastAsia" w:hAnsiTheme="minorHAnsi" w:cstheme="minorBidi"/>
          <w:i w:val="0"/>
          <w:iCs w:val="0"/>
          <w:noProof/>
          <w:sz w:val="22"/>
          <w:szCs w:val="22"/>
          <w:lang w:eastAsia="en-US"/>
        </w:rPr>
      </w:pPr>
      <w:ins w:id="696" w:author="Steffen and Keith" w:date="2018-03-28T10:31:00Z">
        <w:r>
          <w:fldChar w:fldCharType="begin"/>
        </w:r>
        <w:r>
          <w:instrText xml:space="preserve"> HYPERLINK \l "_Toc509580599" </w:instrText>
        </w:r>
        <w:r>
          <w:fldChar w:fldCharType="separate"/>
        </w:r>
        <w:r w:rsidR="00371615" w:rsidRPr="00FE1DD8">
          <w:rPr>
            <w:rStyle w:val="Hyperlink"/>
            <w:noProof/>
          </w:rPr>
          <w:t>Figure 2 - To Be Solution</w:t>
        </w:r>
        <w:r w:rsidR="00371615">
          <w:rPr>
            <w:noProof/>
            <w:webHidden/>
          </w:rPr>
          <w:tab/>
        </w:r>
        <w:r w:rsidR="00371615">
          <w:rPr>
            <w:noProof/>
            <w:webHidden/>
          </w:rPr>
          <w:fldChar w:fldCharType="begin"/>
        </w:r>
        <w:r w:rsidR="00371615">
          <w:rPr>
            <w:noProof/>
            <w:webHidden/>
          </w:rPr>
          <w:instrText xml:space="preserve"> PAGEREF _Toc509580599 \h </w:instrText>
        </w:r>
      </w:ins>
      <w:r w:rsidR="00371615">
        <w:rPr>
          <w:noProof/>
          <w:webHidden/>
        </w:rPr>
      </w:r>
      <w:ins w:id="697" w:author="Steffen and Keith" w:date="2018-03-28T10:31:00Z">
        <w:r w:rsidR="00371615">
          <w:rPr>
            <w:noProof/>
            <w:webHidden/>
          </w:rPr>
          <w:fldChar w:fldCharType="separate"/>
        </w:r>
        <w:r w:rsidR="00371615">
          <w:rPr>
            <w:noProof/>
            <w:webHidden/>
          </w:rPr>
          <w:t>5</w:t>
        </w:r>
        <w:r w:rsidR="00371615">
          <w:rPr>
            <w:noProof/>
            <w:webHidden/>
          </w:rPr>
          <w:fldChar w:fldCharType="end"/>
        </w:r>
        <w:r>
          <w:rPr>
            <w:noProof/>
          </w:rPr>
          <w:fldChar w:fldCharType="end"/>
        </w:r>
      </w:ins>
    </w:p>
    <w:p w14:paraId="12F43FB3" w14:textId="3CC3A819" w:rsidR="00371615" w:rsidRDefault="009A7E63">
      <w:pPr>
        <w:pStyle w:val="TableofFigures"/>
        <w:tabs>
          <w:tab w:val="right" w:leader="dot" w:pos="9350"/>
        </w:tabs>
        <w:rPr>
          <w:ins w:id="698" w:author="Steffen and Keith" w:date="2018-03-28T10:31:00Z"/>
          <w:rFonts w:asciiTheme="minorHAnsi" w:eastAsiaTheme="minorEastAsia" w:hAnsiTheme="minorHAnsi" w:cstheme="minorBidi"/>
          <w:i w:val="0"/>
          <w:iCs w:val="0"/>
          <w:noProof/>
          <w:sz w:val="22"/>
          <w:szCs w:val="22"/>
          <w:lang w:eastAsia="en-US"/>
        </w:rPr>
      </w:pPr>
      <w:ins w:id="699" w:author="Steffen and Keith" w:date="2018-03-28T10:31:00Z">
        <w:r>
          <w:fldChar w:fldCharType="begin"/>
        </w:r>
        <w:r>
          <w:instrText xml:space="preserve"> HYPERLINK \l "_Toc509580600" </w:instrText>
        </w:r>
        <w:r>
          <w:fldChar w:fldCharType="separate"/>
        </w:r>
        <w:r w:rsidR="00371615" w:rsidRPr="00FE1DD8">
          <w:rPr>
            <w:rStyle w:val="Hyperlink"/>
            <w:noProof/>
          </w:rPr>
          <w:t>Figure 3 - Connectivity</w:t>
        </w:r>
        <w:r w:rsidR="00371615">
          <w:rPr>
            <w:noProof/>
            <w:webHidden/>
          </w:rPr>
          <w:tab/>
        </w:r>
        <w:r w:rsidR="00371615">
          <w:rPr>
            <w:noProof/>
            <w:webHidden/>
          </w:rPr>
          <w:fldChar w:fldCharType="begin"/>
        </w:r>
        <w:r w:rsidR="00371615">
          <w:rPr>
            <w:noProof/>
            <w:webHidden/>
          </w:rPr>
          <w:instrText xml:space="preserve"> PAGEREF _Toc509580600 \h </w:instrText>
        </w:r>
      </w:ins>
      <w:r w:rsidR="00371615">
        <w:rPr>
          <w:noProof/>
          <w:webHidden/>
        </w:rPr>
      </w:r>
      <w:ins w:id="700" w:author="Steffen and Keith" w:date="2018-03-28T10:31:00Z">
        <w:r w:rsidR="00371615">
          <w:rPr>
            <w:noProof/>
            <w:webHidden/>
          </w:rPr>
          <w:fldChar w:fldCharType="separate"/>
        </w:r>
        <w:r w:rsidR="00371615">
          <w:rPr>
            <w:noProof/>
            <w:webHidden/>
          </w:rPr>
          <w:t>6</w:t>
        </w:r>
        <w:r w:rsidR="00371615">
          <w:rPr>
            <w:noProof/>
            <w:webHidden/>
          </w:rPr>
          <w:fldChar w:fldCharType="end"/>
        </w:r>
        <w:r>
          <w:rPr>
            <w:noProof/>
          </w:rPr>
          <w:fldChar w:fldCharType="end"/>
        </w:r>
      </w:ins>
    </w:p>
    <w:p w14:paraId="3F3C817B" w14:textId="5ECD4963" w:rsidR="00371615" w:rsidRDefault="009A7E63">
      <w:pPr>
        <w:pStyle w:val="TableofFigures"/>
        <w:tabs>
          <w:tab w:val="right" w:leader="dot" w:pos="9350"/>
        </w:tabs>
        <w:rPr>
          <w:ins w:id="701" w:author="Steffen and Keith" w:date="2018-03-28T10:31:00Z"/>
          <w:rFonts w:asciiTheme="minorHAnsi" w:eastAsiaTheme="minorEastAsia" w:hAnsiTheme="minorHAnsi" w:cstheme="minorBidi"/>
          <w:i w:val="0"/>
          <w:iCs w:val="0"/>
          <w:noProof/>
          <w:sz w:val="22"/>
          <w:szCs w:val="22"/>
          <w:lang w:eastAsia="en-US"/>
        </w:rPr>
      </w:pPr>
      <w:ins w:id="702" w:author="Steffen and Keith" w:date="2018-03-28T10:31:00Z">
        <w:r>
          <w:fldChar w:fldCharType="begin"/>
        </w:r>
        <w:r>
          <w:instrText xml:space="preserve"> HYPERLINK \l "_Toc509580601" </w:instrText>
        </w:r>
        <w:r>
          <w:fldChar w:fldCharType="separate"/>
        </w:r>
        <w:r w:rsidR="00371615" w:rsidRPr="00FE1DD8">
          <w:rPr>
            <w:rStyle w:val="Hyperlink"/>
            <w:noProof/>
          </w:rPr>
          <w:t>Figure 4 - FHIR Bundle</w:t>
        </w:r>
        <w:r w:rsidR="00371615">
          <w:rPr>
            <w:noProof/>
            <w:webHidden/>
          </w:rPr>
          <w:tab/>
        </w:r>
        <w:r w:rsidR="00371615">
          <w:rPr>
            <w:noProof/>
            <w:webHidden/>
          </w:rPr>
          <w:fldChar w:fldCharType="begin"/>
        </w:r>
        <w:r w:rsidR="00371615">
          <w:rPr>
            <w:noProof/>
            <w:webHidden/>
          </w:rPr>
          <w:instrText xml:space="preserve"> PAGEREF _Toc509580601 \h </w:instrText>
        </w:r>
      </w:ins>
      <w:r w:rsidR="00371615">
        <w:rPr>
          <w:noProof/>
          <w:webHidden/>
        </w:rPr>
      </w:r>
      <w:ins w:id="703" w:author="Steffen and Keith" w:date="2018-03-28T10:31:00Z">
        <w:r w:rsidR="00371615">
          <w:rPr>
            <w:noProof/>
            <w:webHidden/>
          </w:rPr>
          <w:fldChar w:fldCharType="separate"/>
        </w:r>
        <w:r w:rsidR="00371615">
          <w:rPr>
            <w:noProof/>
            <w:webHidden/>
          </w:rPr>
          <w:t>10</w:t>
        </w:r>
        <w:r w:rsidR="00371615">
          <w:rPr>
            <w:noProof/>
            <w:webHidden/>
          </w:rPr>
          <w:fldChar w:fldCharType="end"/>
        </w:r>
        <w:r>
          <w:rPr>
            <w:noProof/>
          </w:rPr>
          <w:fldChar w:fldCharType="end"/>
        </w:r>
      </w:ins>
    </w:p>
    <w:p w14:paraId="0F402227" w14:textId="14F3053A" w:rsidR="00371615" w:rsidRDefault="009A7E63">
      <w:pPr>
        <w:pStyle w:val="TableofFigures"/>
        <w:tabs>
          <w:tab w:val="right" w:leader="dot" w:pos="9350"/>
        </w:tabs>
        <w:rPr>
          <w:ins w:id="704" w:author="Steffen and Keith" w:date="2018-03-28T10:31:00Z"/>
          <w:rFonts w:asciiTheme="minorHAnsi" w:eastAsiaTheme="minorEastAsia" w:hAnsiTheme="minorHAnsi" w:cstheme="minorBidi"/>
          <w:i w:val="0"/>
          <w:iCs w:val="0"/>
          <w:noProof/>
          <w:sz w:val="22"/>
          <w:szCs w:val="22"/>
          <w:lang w:eastAsia="en-US"/>
        </w:rPr>
      </w:pPr>
      <w:ins w:id="705" w:author="Steffen and Keith" w:date="2018-03-28T10:31:00Z">
        <w:r>
          <w:fldChar w:fldCharType="begin"/>
        </w:r>
        <w:r>
          <w:instrText xml:space="preserve"> HYPERLINK \l "_Toc509580602" </w:instrText>
        </w:r>
        <w:r>
          <w:fldChar w:fldCharType="separate"/>
        </w:r>
        <w:r w:rsidR="00371615" w:rsidRPr="00FE1DD8">
          <w:rPr>
            <w:rStyle w:val="Hyperlink"/>
            <w:noProof/>
          </w:rPr>
          <w:t>Figure 5 - FHIR Bundle JSON</w:t>
        </w:r>
        <w:r w:rsidR="00371615">
          <w:rPr>
            <w:noProof/>
            <w:webHidden/>
          </w:rPr>
          <w:tab/>
        </w:r>
        <w:r w:rsidR="00371615">
          <w:rPr>
            <w:noProof/>
            <w:webHidden/>
          </w:rPr>
          <w:fldChar w:fldCharType="begin"/>
        </w:r>
        <w:r w:rsidR="00371615">
          <w:rPr>
            <w:noProof/>
            <w:webHidden/>
          </w:rPr>
          <w:instrText xml:space="preserve"> PAGEREF _Toc509580602 \h </w:instrText>
        </w:r>
      </w:ins>
      <w:r w:rsidR="00371615">
        <w:rPr>
          <w:noProof/>
          <w:webHidden/>
        </w:rPr>
      </w:r>
      <w:ins w:id="706" w:author="Steffen and Keith" w:date="2018-03-28T10:31:00Z">
        <w:r w:rsidR="00371615">
          <w:rPr>
            <w:noProof/>
            <w:webHidden/>
          </w:rPr>
          <w:fldChar w:fldCharType="separate"/>
        </w:r>
        <w:r w:rsidR="00371615">
          <w:rPr>
            <w:noProof/>
            <w:webHidden/>
          </w:rPr>
          <w:t>11</w:t>
        </w:r>
        <w:r w:rsidR="00371615">
          <w:rPr>
            <w:noProof/>
            <w:webHidden/>
          </w:rPr>
          <w:fldChar w:fldCharType="end"/>
        </w:r>
        <w:r>
          <w:rPr>
            <w:noProof/>
          </w:rPr>
          <w:fldChar w:fldCharType="end"/>
        </w:r>
      </w:ins>
    </w:p>
    <w:p w14:paraId="54243561" w14:textId="75F7F78B" w:rsidR="00162ADF" w:rsidRDefault="00162ADF" w:rsidP="00302507">
      <w:pPr>
        <w:pStyle w:val="BodyText"/>
      </w:pPr>
      <w:ins w:id="707" w:author="Steffen and Keith" w:date="2018-03-28T10:31:00Z">
        <w:r>
          <w:fldChar w:fldCharType="end"/>
        </w:r>
      </w:ins>
    </w:p>
    <w:p w14:paraId="726944A3" w14:textId="2200F6F6" w:rsidR="00162ADF" w:rsidRDefault="00162ADF" w:rsidP="00302507">
      <w:pPr>
        <w:pStyle w:val="BodyText"/>
        <w:sectPr w:rsidR="00162ADF" w:rsidSect="00977A7D">
          <w:footerReference w:type="even" r:id="rId19"/>
          <w:pgSz w:w="12240" w:h="15840" w:code="1"/>
          <w:pgMar w:top="1440" w:right="1440" w:bottom="1440" w:left="1440" w:header="720" w:footer="720" w:gutter="0"/>
          <w:pgNumType w:fmt="lowerRoman"/>
          <w:cols w:space="720"/>
          <w:docGrid w:linePitch="360"/>
        </w:sectPr>
      </w:pPr>
    </w:p>
    <w:p w14:paraId="054FEED1" w14:textId="77777777" w:rsidR="00D952B0" w:rsidRPr="00A732C6" w:rsidRDefault="00D952B0" w:rsidP="003D5238">
      <w:pPr>
        <w:pStyle w:val="Heading1"/>
        <w:numPr>
          <w:ilvl w:val="0"/>
          <w:numId w:val="8"/>
        </w:numPr>
      </w:pPr>
      <w:bookmarkStart w:id="708" w:name="_Toc146698395"/>
      <w:bookmarkStart w:id="709" w:name="_Toc216071604"/>
      <w:bookmarkStart w:id="710" w:name="_Toc263270951"/>
      <w:bookmarkStart w:id="711" w:name="_Toc263271230"/>
      <w:bookmarkStart w:id="712" w:name="_Toc377477590"/>
      <w:bookmarkStart w:id="713" w:name="_Toc512607009"/>
      <w:bookmarkEnd w:id="0"/>
      <w:bookmarkEnd w:id="708"/>
      <w:r w:rsidRPr="00A732C6">
        <w:lastRenderedPageBreak/>
        <w:t>Introduction</w:t>
      </w:r>
      <w:bookmarkEnd w:id="709"/>
      <w:bookmarkEnd w:id="710"/>
      <w:bookmarkEnd w:id="711"/>
      <w:bookmarkEnd w:id="712"/>
      <w:bookmarkEnd w:id="713"/>
    </w:p>
    <w:p w14:paraId="054FEED2" w14:textId="26BF9CB5" w:rsidR="00FD58AE" w:rsidRPr="004C028F" w:rsidRDefault="00117745" w:rsidP="00FD58AE">
      <w:pPr>
        <w:pStyle w:val="BodyText"/>
        <w:rPr>
          <w:rFonts w:ascii="Verdana" w:hAnsi="Verdana"/>
          <w:sz w:val="24"/>
          <w:szCs w:val="24"/>
        </w:rPr>
      </w:pPr>
      <w:r w:rsidRPr="004C028F">
        <w:rPr>
          <w:rFonts w:ascii="Verdana" w:hAnsi="Verdana"/>
          <w:sz w:val="24"/>
          <w:szCs w:val="24"/>
        </w:rPr>
        <w:t xml:space="preserve">This document describes the </w:t>
      </w:r>
      <w:proofErr w:type="spellStart"/>
      <w:r w:rsidR="000757CF">
        <w:rPr>
          <w:rFonts w:ascii="Verdana" w:hAnsi="Verdana"/>
          <w:sz w:val="24"/>
          <w:szCs w:val="24"/>
        </w:rPr>
        <w:t>eIV</w:t>
      </w:r>
      <w:proofErr w:type="spellEnd"/>
      <w:r w:rsidR="000757CF">
        <w:rPr>
          <w:rFonts w:ascii="Verdana" w:hAnsi="Verdana"/>
          <w:sz w:val="24"/>
          <w:szCs w:val="24"/>
        </w:rPr>
        <w:t xml:space="preserve"> </w:t>
      </w:r>
      <w:r w:rsidRPr="004C028F">
        <w:rPr>
          <w:rFonts w:ascii="Verdana" w:hAnsi="Verdana"/>
          <w:sz w:val="24"/>
          <w:szCs w:val="24"/>
        </w:rPr>
        <w:t xml:space="preserve">interface between </w:t>
      </w:r>
      <w:r w:rsidR="00A71973" w:rsidRPr="004C028F">
        <w:rPr>
          <w:rFonts w:ascii="Verdana" w:hAnsi="Verdana"/>
          <w:sz w:val="24"/>
          <w:szCs w:val="24"/>
        </w:rPr>
        <w:t xml:space="preserve">the </w:t>
      </w:r>
      <w:r w:rsidR="00CE0452" w:rsidRPr="004C028F">
        <w:rPr>
          <w:rFonts w:ascii="Verdana" w:hAnsi="Verdana"/>
          <w:sz w:val="24"/>
          <w:szCs w:val="24"/>
        </w:rPr>
        <w:t xml:space="preserve">MCCF EDI TAS </w:t>
      </w:r>
      <w:commentRangeStart w:id="714"/>
      <w:proofErr w:type="spellStart"/>
      <w:r w:rsidR="00A71973" w:rsidRPr="004C028F">
        <w:rPr>
          <w:rFonts w:ascii="Verdana" w:hAnsi="Verdana"/>
          <w:sz w:val="24"/>
          <w:szCs w:val="24"/>
        </w:rPr>
        <w:t>eInsurance</w:t>
      </w:r>
      <w:commentRangeEnd w:id="714"/>
      <w:proofErr w:type="spellEnd"/>
      <w:r w:rsidR="00774632">
        <w:rPr>
          <w:rStyle w:val="CommentReference"/>
          <w:rFonts w:eastAsia="Times New Roman"/>
          <w:lang w:eastAsia="en-US"/>
        </w:rPr>
        <w:commentReference w:id="714"/>
      </w:r>
      <w:r w:rsidR="00A71973" w:rsidRPr="004C028F">
        <w:rPr>
          <w:rFonts w:ascii="Verdana" w:hAnsi="Verdana"/>
          <w:sz w:val="24"/>
          <w:szCs w:val="24"/>
        </w:rPr>
        <w:t xml:space="preserve"> </w:t>
      </w:r>
      <w:r w:rsidR="00CE0452" w:rsidRPr="004C028F">
        <w:rPr>
          <w:rFonts w:ascii="Verdana" w:hAnsi="Verdana"/>
          <w:sz w:val="24"/>
          <w:szCs w:val="24"/>
        </w:rPr>
        <w:t xml:space="preserve">application </w:t>
      </w:r>
      <w:r w:rsidRPr="004C028F">
        <w:rPr>
          <w:rFonts w:ascii="Verdana" w:hAnsi="Verdana"/>
          <w:sz w:val="24"/>
          <w:szCs w:val="24"/>
        </w:rPr>
        <w:t>and the VA Financial Services Center in Austin, TX</w:t>
      </w:r>
      <w:bookmarkStart w:id="715" w:name="_Toc216071605"/>
      <w:r w:rsidR="00EB3D36" w:rsidRPr="004C028F">
        <w:rPr>
          <w:rFonts w:ascii="Verdana" w:hAnsi="Verdana"/>
          <w:sz w:val="24"/>
          <w:szCs w:val="24"/>
        </w:rPr>
        <w:t xml:space="preserve"> </w:t>
      </w:r>
      <w:r w:rsidR="004E2A9D" w:rsidRPr="004C028F">
        <w:rPr>
          <w:rFonts w:ascii="Verdana" w:hAnsi="Verdana"/>
          <w:sz w:val="24"/>
          <w:szCs w:val="24"/>
        </w:rPr>
        <w:t xml:space="preserve">(FSC) </w:t>
      </w:r>
      <w:r w:rsidR="00EB3D36" w:rsidRPr="004C028F">
        <w:rPr>
          <w:rFonts w:ascii="Verdana" w:hAnsi="Verdana"/>
          <w:sz w:val="24"/>
          <w:szCs w:val="24"/>
        </w:rPr>
        <w:t xml:space="preserve">for </w:t>
      </w:r>
      <w:r w:rsidR="00141A0A" w:rsidRPr="0094736F">
        <w:rPr>
          <w:rFonts w:ascii="Verdana" w:hAnsi="Verdana"/>
          <w:sz w:val="24"/>
          <w:szCs w:val="24"/>
        </w:rPr>
        <w:t>ASC X12N/005010</w:t>
      </w:r>
      <w:r w:rsidR="00141A0A">
        <w:rPr>
          <w:rFonts w:ascii="Verdana" w:hAnsi="Verdana"/>
          <w:sz w:val="24"/>
          <w:szCs w:val="24"/>
        </w:rPr>
        <w:t xml:space="preserve"> 270 </w:t>
      </w:r>
      <w:r w:rsidR="00EB3D36" w:rsidRPr="004C028F">
        <w:rPr>
          <w:rFonts w:ascii="Verdana" w:hAnsi="Verdana"/>
          <w:sz w:val="24"/>
          <w:szCs w:val="24"/>
        </w:rPr>
        <w:t xml:space="preserve">Health Care Eligibility Benefits Inquiry and </w:t>
      </w:r>
      <w:r w:rsidR="00141A0A" w:rsidRPr="0094736F">
        <w:rPr>
          <w:rFonts w:ascii="Verdana" w:hAnsi="Verdana"/>
          <w:sz w:val="24"/>
          <w:szCs w:val="24"/>
        </w:rPr>
        <w:t>ASC X12N/005010</w:t>
      </w:r>
      <w:r w:rsidR="00141A0A">
        <w:rPr>
          <w:rFonts w:ascii="Verdana" w:hAnsi="Verdana"/>
          <w:sz w:val="24"/>
          <w:szCs w:val="24"/>
        </w:rPr>
        <w:t xml:space="preserve"> 271 </w:t>
      </w:r>
      <w:r w:rsidR="00EB3D36" w:rsidRPr="004C028F">
        <w:rPr>
          <w:rFonts w:ascii="Verdana" w:hAnsi="Verdana"/>
          <w:sz w:val="24"/>
          <w:szCs w:val="24"/>
        </w:rPr>
        <w:t>Health Care Eligibility Benefits respon</w:t>
      </w:r>
      <w:r w:rsidR="00A71973" w:rsidRPr="004C028F">
        <w:rPr>
          <w:rFonts w:ascii="Verdana" w:hAnsi="Verdana"/>
          <w:sz w:val="24"/>
          <w:szCs w:val="24"/>
        </w:rPr>
        <w:t>s</w:t>
      </w:r>
      <w:r w:rsidR="00EB3D36" w:rsidRPr="004C028F">
        <w:rPr>
          <w:rFonts w:ascii="Verdana" w:hAnsi="Verdana"/>
          <w:sz w:val="24"/>
          <w:szCs w:val="24"/>
        </w:rPr>
        <w:t>e transactions.</w:t>
      </w:r>
    </w:p>
    <w:p w14:paraId="054FEED3" w14:textId="77777777" w:rsidR="00D952B0" w:rsidRPr="00A732C6" w:rsidRDefault="00D952B0">
      <w:pPr>
        <w:pStyle w:val="Heading2"/>
      </w:pPr>
      <w:bookmarkStart w:id="716" w:name="_Toc263270952"/>
      <w:bookmarkStart w:id="717" w:name="_Toc263271231"/>
      <w:bookmarkStart w:id="718" w:name="_Toc377477591"/>
      <w:bookmarkStart w:id="719" w:name="_Toc512607010"/>
      <w:r w:rsidRPr="00A732C6">
        <w:t>Purpose</w:t>
      </w:r>
      <w:bookmarkEnd w:id="715"/>
      <w:bookmarkEnd w:id="716"/>
      <w:bookmarkEnd w:id="717"/>
      <w:bookmarkEnd w:id="718"/>
      <w:bookmarkEnd w:id="719"/>
    </w:p>
    <w:p w14:paraId="39E0EC28" w14:textId="0C7EF5EF" w:rsidR="00790697" w:rsidRPr="004C028F" w:rsidRDefault="00C17200" w:rsidP="00C17200">
      <w:pPr>
        <w:pStyle w:val="BodyText"/>
        <w:rPr>
          <w:rFonts w:ascii="Verdana" w:hAnsi="Verdana"/>
          <w:sz w:val="24"/>
          <w:szCs w:val="24"/>
        </w:rPr>
      </w:pPr>
      <w:bookmarkStart w:id="720" w:name="_Toc216071606"/>
      <w:bookmarkStart w:id="721" w:name="_Toc263270953"/>
      <w:bookmarkStart w:id="722" w:name="_Toc263271232"/>
      <w:bookmarkStart w:id="723" w:name="_Toc377477592"/>
      <w:r w:rsidRPr="004C028F">
        <w:rPr>
          <w:rFonts w:ascii="Verdana" w:hAnsi="Verdana"/>
          <w:sz w:val="24"/>
          <w:szCs w:val="24"/>
        </w:rPr>
        <w:t xml:space="preserve">The purpose of this </w:t>
      </w:r>
      <w:proofErr w:type="spellStart"/>
      <w:r w:rsidR="000757CF">
        <w:rPr>
          <w:rFonts w:ascii="Verdana" w:hAnsi="Verdana"/>
          <w:sz w:val="24"/>
        </w:rPr>
        <w:t>eIV</w:t>
      </w:r>
      <w:proofErr w:type="spellEnd"/>
      <w:r w:rsidR="000757CF">
        <w:rPr>
          <w:rFonts w:ascii="Verdana" w:hAnsi="Verdana"/>
          <w:sz w:val="24"/>
        </w:rPr>
        <w:t xml:space="preserve"> TAS/FSC </w:t>
      </w:r>
      <w:r w:rsidRPr="004C028F">
        <w:rPr>
          <w:rFonts w:ascii="Verdana" w:hAnsi="Verdana"/>
          <w:sz w:val="24"/>
          <w:szCs w:val="24"/>
        </w:rPr>
        <w:t>Interface Control Document (</w:t>
      </w:r>
      <w:commentRangeStart w:id="724"/>
      <w:commentRangeStart w:id="725"/>
      <w:r w:rsidRPr="004C028F">
        <w:rPr>
          <w:rFonts w:ascii="Verdana" w:hAnsi="Verdana"/>
          <w:sz w:val="24"/>
          <w:szCs w:val="24"/>
        </w:rPr>
        <w:t>ICD</w:t>
      </w:r>
      <w:commentRangeEnd w:id="724"/>
      <w:r w:rsidR="00774632">
        <w:rPr>
          <w:rStyle w:val="CommentReference"/>
          <w:rFonts w:eastAsia="Times New Roman"/>
          <w:lang w:eastAsia="en-US"/>
        </w:rPr>
        <w:commentReference w:id="724"/>
      </w:r>
      <w:commentRangeEnd w:id="725"/>
      <w:r w:rsidR="000D4B70">
        <w:rPr>
          <w:rStyle w:val="CommentReference"/>
          <w:rFonts w:eastAsia="Times New Roman"/>
          <w:lang w:eastAsia="en-US"/>
        </w:rPr>
        <w:commentReference w:id="725"/>
      </w:r>
      <w:r w:rsidRPr="004C028F">
        <w:rPr>
          <w:rFonts w:ascii="Verdana" w:hAnsi="Verdana"/>
          <w:sz w:val="24"/>
          <w:szCs w:val="24"/>
        </w:rPr>
        <w:t xml:space="preserve">) is to define the message structure and protocols which govern the interchange of </w:t>
      </w:r>
      <w:r w:rsidR="000757CF">
        <w:rPr>
          <w:rFonts w:ascii="Verdana" w:hAnsi="Verdana"/>
          <w:sz w:val="24"/>
        </w:rPr>
        <w:t xml:space="preserve">insurance eligibility </w:t>
      </w:r>
      <w:r w:rsidRPr="004C028F">
        <w:rPr>
          <w:rFonts w:ascii="Verdana" w:hAnsi="Verdana"/>
          <w:sz w:val="24"/>
          <w:szCs w:val="24"/>
        </w:rPr>
        <w:t xml:space="preserve">data between </w:t>
      </w:r>
      <w:proofErr w:type="spellStart"/>
      <w:r w:rsidR="00A71973" w:rsidRPr="004C028F">
        <w:rPr>
          <w:rFonts w:ascii="Verdana" w:hAnsi="Verdana"/>
          <w:sz w:val="24"/>
          <w:szCs w:val="24"/>
        </w:rPr>
        <w:t>eInsurance</w:t>
      </w:r>
      <w:proofErr w:type="spellEnd"/>
      <w:r w:rsidR="00A71973" w:rsidRPr="004C028F">
        <w:rPr>
          <w:rFonts w:ascii="Verdana" w:hAnsi="Verdana"/>
          <w:sz w:val="24"/>
          <w:szCs w:val="24"/>
        </w:rPr>
        <w:t xml:space="preserve"> </w:t>
      </w:r>
      <w:r w:rsidRPr="004C028F">
        <w:rPr>
          <w:rFonts w:ascii="Verdana" w:hAnsi="Verdana"/>
          <w:sz w:val="24"/>
          <w:szCs w:val="24"/>
        </w:rPr>
        <w:t xml:space="preserve">within MCCF EDI TAS and the </w:t>
      </w:r>
      <w:r w:rsidR="004E2A9D" w:rsidRPr="004C028F">
        <w:rPr>
          <w:rFonts w:ascii="Verdana" w:hAnsi="Verdana"/>
          <w:sz w:val="24"/>
          <w:szCs w:val="24"/>
        </w:rPr>
        <w:t>FSC</w:t>
      </w:r>
      <w:r w:rsidRPr="004C028F">
        <w:rPr>
          <w:rFonts w:ascii="Verdana" w:hAnsi="Verdana"/>
          <w:sz w:val="24"/>
          <w:szCs w:val="24"/>
        </w:rPr>
        <w:t xml:space="preserve"> related to the electronic processing of</w:t>
      </w:r>
      <w:del w:id="726" w:author="Steffen and Keith" w:date="2018-03-28T10:31:00Z">
        <w:r w:rsidRPr="004C028F">
          <w:rPr>
            <w:rFonts w:ascii="Verdana" w:hAnsi="Verdana"/>
            <w:sz w:val="24"/>
            <w:szCs w:val="24"/>
          </w:rPr>
          <w:delText xml:space="preserve"> </w:delText>
        </w:r>
      </w:del>
    </w:p>
    <w:p w14:paraId="24A7287C" w14:textId="0EA7BF17" w:rsidR="00EB3D36" w:rsidRPr="004C028F" w:rsidRDefault="00C316EF" w:rsidP="00790697">
      <w:pPr>
        <w:pStyle w:val="BodyText"/>
        <w:numPr>
          <w:ilvl w:val="0"/>
          <w:numId w:val="22"/>
        </w:numPr>
        <w:rPr>
          <w:rFonts w:ascii="Verdana" w:hAnsi="Verdana"/>
          <w:sz w:val="24"/>
          <w:szCs w:val="24"/>
        </w:rPr>
      </w:pPr>
      <w:r w:rsidRPr="0094736F">
        <w:rPr>
          <w:rFonts w:ascii="Verdana" w:hAnsi="Verdana"/>
          <w:sz w:val="24"/>
          <w:szCs w:val="24"/>
        </w:rPr>
        <w:t>ASC X12N/005010</w:t>
      </w:r>
      <w:r>
        <w:rPr>
          <w:rFonts w:ascii="Verdana" w:hAnsi="Verdana"/>
          <w:sz w:val="24"/>
          <w:szCs w:val="24"/>
        </w:rPr>
        <w:t xml:space="preserve"> 270 </w:t>
      </w:r>
      <w:r w:rsidR="00EB3D36" w:rsidRPr="004C028F">
        <w:rPr>
          <w:rFonts w:ascii="Verdana" w:hAnsi="Verdana"/>
          <w:sz w:val="24"/>
          <w:szCs w:val="24"/>
        </w:rPr>
        <w:t>Health Care Eligibility Benefits Inquiry</w:t>
      </w:r>
    </w:p>
    <w:p w14:paraId="2764A1E0" w14:textId="3BC8EDBF" w:rsidR="00790697" w:rsidRPr="004C028F" w:rsidRDefault="00C17200" w:rsidP="00790697">
      <w:pPr>
        <w:pStyle w:val="BodyText"/>
        <w:numPr>
          <w:ilvl w:val="0"/>
          <w:numId w:val="22"/>
        </w:numPr>
        <w:rPr>
          <w:rFonts w:ascii="Verdana" w:hAnsi="Verdana"/>
          <w:sz w:val="24"/>
          <w:szCs w:val="24"/>
        </w:rPr>
      </w:pPr>
      <w:r w:rsidRPr="004C028F">
        <w:rPr>
          <w:rFonts w:ascii="Verdana" w:hAnsi="Verdana"/>
          <w:sz w:val="24"/>
          <w:szCs w:val="24"/>
        </w:rPr>
        <w:t xml:space="preserve">and </w:t>
      </w:r>
    </w:p>
    <w:p w14:paraId="14B4D36A" w14:textId="44D6DBF2" w:rsidR="00A71973" w:rsidRPr="004C028F" w:rsidRDefault="00C316EF" w:rsidP="00790697">
      <w:pPr>
        <w:pStyle w:val="BodyText"/>
        <w:numPr>
          <w:ilvl w:val="0"/>
          <w:numId w:val="22"/>
        </w:numPr>
        <w:rPr>
          <w:rFonts w:ascii="Verdana" w:hAnsi="Verdana"/>
          <w:sz w:val="24"/>
          <w:szCs w:val="24"/>
        </w:rPr>
      </w:pPr>
      <w:r w:rsidRPr="0094736F">
        <w:rPr>
          <w:rFonts w:ascii="Verdana" w:hAnsi="Verdana"/>
          <w:sz w:val="24"/>
          <w:szCs w:val="24"/>
        </w:rPr>
        <w:t>ASC X12N/005010</w:t>
      </w:r>
      <w:r>
        <w:rPr>
          <w:rFonts w:ascii="Verdana" w:hAnsi="Verdana"/>
          <w:sz w:val="24"/>
          <w:szCs w:val="24"/>
        </w:rPr>
        <w:t xml:space="preserve"> 271 </w:t>
      </w:r>
      <w:r w:rsidR="00EB3D36" w:rsidRPr="004C028F">
        <w:rPr>
          <w:rFonts w:ascii="Verdana" w:hAnsi="Verdana"/>
          <w:sz w:val="24"/>
          <w:szCs w:val="24"/>
        </w:rPr>
        <w:t xml:space="preserve">Health Care Eligibility Benefits </w:t>
      </w:r>
      <w:r w:rsidR="004A2728" w:rsidRPr="004C028F">
        <w:rPr>
          <w:rFonts w:ascii="Verdana" w:hAnsi="Verdana"/>
          <w:sz w:val="24"/>
          <w:szCs w:val="24"/>
        </w:rPr>
        <w:t>Response</w:t>
      </w:r>
    </w:p>
    <w:p w14:paraId="4E39492D" w14:textId="01C0A7E3" w:rsidR="00C17200" w:rsidRPr="004C028F" w:rsidRDefault="00A71973" w:rsidP="004C028F">
      <w:pPr>
        <w:pStyle w:val="BodyText"/>
        <w:rPr>
          <w:rFonts w:ascii="Verdana" w:hAnsi="Verdana"/>
          <w:sz w:val="24"/>
          <w:szCs w:val="24"/>
        </w:rPr>
      </w:pPr>
      <w:r w:rsidRPr="004C028F">
        <w:rPr>
          <w:rFonts w:ascii="Verdana" w:hAnsi="Verdana"/>
          <w:sz w:val="24"/>
          <w:szCs w:val="24"/>
        </w:rPr>
        <w:t>messages.</w:t>
      </w:r>
    </w:p>
    <w:p w14:paraId="054FEED5" w14:textId="7DAD76AF" w:rsidR="00D952B0" w:rsidRPr="00A732C6" w:rsidRDefault="00D952B0">
      <w:pPr>
        <w:pStyle w:val="Heading2"/>
      </w:pPr>
      <w:bookmarkStart w:id="727" w:name="_Toc512607011"/>
      <w:commentRangeStart w:id="728"/>
      <w:commentRangeStart w:id="729"/>
      <w:r w:rsidRPr="00A732C6">
        <w:t>Scope</w:t>
      </w:r>
      <w:bookmarkEnd w:id="720"/>
      <w:bookmarkEnd w:id="721"/>
      <w:bookmarkEnd w:id="722"/>
      <w:bookmarkEnd w:id="723"/>
      <w:commentRangeEnd w:id="728"/>
      <w:r w:rsidR="00C45474">
        <w:rPr>
          <w:rStyle w:val="CommentReference"/>
          <w:rFonts w:cs="Times New Roman"/>
          <w:b w:val="0"/>
          <w:iCs w:val="0"/>
          <w:kern w:val="0"/>
        </w:rPr>
        <w:commentReference w:id="728"/>
      </w:r>
      <w:commentRangeEnd w:id="729"/>
      <w:r w:rsidR="000D4B70">
        <w:rPr>
          <w:rStyle w:val="CommentReference"/>
          <w:rFonts w:ascii="Arial" w:hAnsi="Arial" w:cs="Times New Roman"/>
          <w:b w:val="0"/>
          <w:iCs w:val="0"/>
          <w:kern w:val="0"/>
        </w:rPr>
        <w:commentReference w:id="729"/>
      </w:r>
      <w:bookmarkEnd w:id="727"/>
    </w:p>
    <w:p w14:paraId="4936D540" w14:textId="2D14BB09" w:rsidR="00C17200" w:rsidRPr="004C028F" w:rsidRDefault="00C17200" w:rsidP="00C17200">
      <w:pPr>
        <w:pStyle w:val="BodyText"/>
        <w:rPr>
          <w:rFonts w:ascii="Verdana" w:hAnsi="Verdana"/>
          <w:sz w:val="24"/>
          <w:szCs w:val="24"/>
        </w:rPr>
      </w:pPr>
      <w:r w:rsidRPr="004C028F">
        <w:rPr>
          <w:rFonts w:ascii="Verdana" w:hAnsi="Verdana"/>
          <w:sz w:val="24"/>
          <w:szCs w:val="24"/>
        </w:rPr>
        <w:t xml:space="preserve">This </w:t>
      </w:r>
      <w:r w:rsidR="00790697" w:rsidRPr="004C028F">
        <w:rPr>
          <w:rFonts w:ascii="Verdana" w:hAnsi="Verdana"/>
          <w:sz w:val="24"/>
          <w:szCs w:val="24"/>
        </w:rPr>
        <w:t>ICD</w:t>
      </w:r>
      <w:r w:rsidRPr="004C028F">
        <w:rPr>
          <w:rFonts w:ascii="Verdana" w:hAnsi="Verdana"/>
          <w:sz w:val="24"/>
          <w:szCs w:val="24"/>
        </w:rPr>
        <w:t xml:space="preserve"> specifies the</w:t>
      </w:r>
      <w:r w:rsidR="000757CF">
        <w:rPr>
          <w:rFonts w:ascii="Verdana" w:hAnsi="Verdana"/>
          <w:sz w:val="24"/>
          <w:szCs w:val="24"/>
        </w:rPr>
        <w:t xml:space="preserve"> </w:t>
      </w:r>
      <w:proofErr w:type="spellStart"/>
      <w:ins w:id="730" w:author="Steffen and Keith" w:date="2018-03-28T10:31:00Z">
        <w:r w:rsidR="000757CF">
          <w:rPr>
            <w:rFonts w:ascii="Verdana" w:hAnsi="Verdana"/>
            <w:sz w:val="24"/>
            <w:szCs w:val="24"/>
          </w:rPr>
          <w:t>eIV</w:t>
        </w:r>
        <w:proofErr w:type="spellEnd"/>
        <w:r w:rsidRPr="004C028F">
          <w:rPr>
            <w:rFonts w:ascii="Verdana" w:hAnsi="Verdana"/>
            <w:sz w:val="24"/>
            <w:szCs w:val="24"/>
          </w:rPr>
          <w:t xml:space="preserve"> </w:t>
        </w:r>
      </w:ins>
      <w:r w:rsidRPr="004C028F">
        <w:rPr>
          <w:rFonts w:ascii="Verdana" w:hAnsi="Verdana"/>
          <w:sz w:val="24"/>
          <w:szCs w:val="24"/>
        </w:rPr>
        <w:t xml:space="preserve">interface between </w:t>
      </w:r>
      <w:ins w:id="731" w:author="Steffen and Keith" w:date="2018-03-28T10:31:00Z">
        <w:r w:rsidR="00523E9D">
          <w:rPr>
            <w:rFonts w:ascii="Verdana" w:hAnsi="Verdana"/>
            <w:sz w:val="24"/>
            <w:szCs w:val="24"/>
          </w:rPr>
          <w:t xml:space="preserve">FSC and </w:t>
        </w:r>
      </w:ins>
      <w:r w:rsidR="00CE0452" w:rsidRPr="004C028F">
        <w:rPr>
          <w:rFonts w:ascii="Verdana" w:hAnsi="Verdana"/>
          <w:sz w:val="24"/>
          <w:szCs w:val="24"/>
        </w:rPr>
        <w:t xml:space="preserve">MCCF EDI TAS </w:t>
      </w:r>
      <w:proofErr w:type="spellStart"/>
      <w:r w:rsidR="00C345B5" w:rsidRPr="004C028F">
        <w:rPr>
          <w:rFonts w:ascii="Verdana" w:hAnsi="Verdana"/>
          <w:sz w:val="24"/>
          <w:szCs w:val="24"/>
        </w:rPr>
        <w:t>eInsurance</w:t>
      </w:r>
      <w:proofErr w:type="spellEnd"/>
      <w:del w:id="732" w:author="Steffen and Keith" w:date="2018-03-28T10:31:00Z">
        <w:r w:rsidR="00C345B5" w:rsidRPr="004C028F">
          <w:rPr>
            <w:rFonts w:ascii="Verdana" w:hAnsi="Verdana"/>
            <w:sz w:val="24"/>
            <w:szCs w:val="24"/>
          </w:rPr>
          <w:delText xml:space="preserve"> </w:delText>
        </w:r>
        <w:r w:rsidRPr="004C028F">
          <w:rPr>
            <w:rFonts w:ascii="Verdana" w:hAnsi="Verdana"/>
            <w:sz w:val="24"/>
            <w:szCs w:val="24"/>
          </w:rPr>
          <w:delText>and FSC</w:delText>
        </w:r>
      </w:del>
      <w:r w:rsidRPr="004C028F">
        <w:rPr>
          <w:rFonts w:ascii="Verdana" w:hAnsi="Verdana"/>
          <w:sz w:val="24"/>
          <w:szCs w:val="24"/>
        </w:rPr>
        <w:t>. This document provides details on the functional, performance, operational</w:t>
      </w:r>
      <w:ins w:id="733" w:author="Steffen and Keith" w:date="2018-03-28T10:31:00Z">
        <w:r w:rsidR="002B3561">
          <w:rPr>
            <w:rFonts w:ascii="Verdana" w:hAnsi="Verdana"/>
            <w:sz w:val="24"/>
            <w:szCs w:val="24"/>
          </w:rPr>
          <w:t>,</w:t>
        </w:r>
      </w:ins>
      <w:r w:rsidRPr="004C028F">
        <w:rPr>
          <w:rFonts w:ascii="Verdana" w:hAnsi="Verdana"/>
          <w:sz w:val="24"/>
          <w:szCs w:val="24"/>
        </w:rPr>
        <w:t xml:space="preserve"> and design requirements for the interface. This document defines the layouts for the data that the FSC receives from </w:t>
      </w:r>
      <w:r w:rsidR="00446705" w:rsidRPr="004C028F">
        <w:rPr>
          <w:rFonts w:ascii="Verdana" w:hAnsi="Verdana"/>
          <w:sz w:val="24"/>
          <w:szCs w:val="24"/>
        </w:rPr>
        <w:t xml:space="preserve">MCCF EDI TAS </w:t>
      </w:r>
      <w:proofErr w:type="spellStart"/>
      <w:r w:rsidR="00A71973" w:rsidRPr="004C028F">
        <w:rPr>
          <w:rFonts w:ascii="Verdana" w:hAnsi="Verdana"/>
          <w:sz w:val="24"/>
          <w:szCs w:val="24"/>
        </w:rPr>
        <w:t>eInsurance</w:t>
      </w:r>
      <w:proofErr w:type="spellEnd"/>
      <w:r w:rsidR="00317828">
        <w:rPr>
          <w:rFonts w:ascii="Verdana" w:hAnsi="Verdana"/>
          <w:sz w:val="24"/>
          <w:szCs w:val="24"/>
        </w:rPr>
        <w:t xml:space="preserve"> </w:t>
      </w:r>
      <w:del w:id="734" w:author="Steffen and Keith" w:date="2018-03-28T10:31:00Z">
        <w:r w:rsidR="00A71973" w:rsidRPr="004C028F" w:rsidDel="00A71973">
          <w:rPr>
            <w:rFonts w:ascii="Verdana" w:hAnsi="Verdana"/>
            <w:sz w:val="24"/>
            <w:szCs w:val="24"/>
          </w:rPr>
          <w:delText xml:space="preserve"> </w:delText>
        </w:r>
      </w:del>
      <w:r w:rsidR="00446705" w:rsidRPr="004C028F">
        <w:rPr>
          <w:rFonts w:ascii="Verdana" w:hAnsi="Verdana"/>
          <w:sz w:val="24"/>
          <w:szCs w:val="24"/>
        </w:rPr>
        <w:t xml:space="preserve">(Inquiries) and the layout for the data that MCCF EDI TAS </w:t>
      </w:r>
      <w:proofErr w:type="spellStart"/>
      <w:r w:rsidR="00A71973" w:rsidRPr="004C028F">
        <w:rPr>
          <w:rFonts w:ascii="Verdana" w:hAnsi="Verdana"/>
          <w:sz w:val="24"/>
          <w:szCs w:val="24"/>
        </w:rPr>
        <w:t>eInsurance</w:t>
      </w:r>
      <w:proofErr w:type="spellEnd"/>
      <w:r w:rsidR="00A71973" w:rsidRPr="004C028F">
        <w:rPr>
          <w:rFonts w:ascii="Verdana" w:hAnsi="Verdana"/>
          <w:sz w:val="24"/>
          <w:szCs w:val="24"/>
        </w:rPr>
        <w:t xml:space="preserve"> </w:t>
      </w:r>
      <w:r w:rsidR="00446705" w:rsidRPr="004C028F">
        <w:rPr>
          <w:rFonts w:ascii="Verdana" w:hAnsi="Verdana"/>
          <w:sz w:val="24"/>
          <w:szCs w:val="24"/>
        </w:rPr>
        <w:t>receives from the FSC (Reponses)</w:t>
      </w:r>
      <w:r w:rsidRPr="004C028F">
        <w:rPr>
          <w:rFonts w:ascii="Verdana" w:hAnsi="Verdana"/>
          <w:sz w:val="24"/>
          <w:szCs w:val="24"/>
        </w:rPr>
        <w:t>.</w:t>
      </w:r>
      <w:r w:rsidR="00317828">
        <w:rPr>
          <w:rFonts w:ascii="Verdana" w:hAnsi="Verdana"/>
          <w:sz w:val="24"/>
          <w:szCs w:val="24"/>
        </w:rPr>
        <w:t xml:space="preserve"> </w:t>
      </w:r>
      <w:del w:id="735" w:author="Steffen and Keith" w:date="2018-03-28T10:31:00Z">
        <w:r w:rsidRPr="004C028F">
          <w:rPr>
            <w:rFonts w:ascii="Verdana" w:hAnsi="Verdana"/>
            <w:sz w:val="24"/>
            <w:szCs w:val="24"/>
          </w:rPr>
          <w:delText xml:space="preserve"> </w:delText>
        </w:r>
      </w:del>
      <w:r w:rsidRPr="004C028F">
        <w:rPr>
          <w:rFonts w:ascii="Verdana" w:hAnsi="Verdana"/>
          <w:sz w:val="24"/>
          <w:szCs w:val="24"/>
        </w:rPr>
        <w:t>This document is intended for all parties requiring such information, including business stakeholders, end-users, software developers, system designers, testers</w:t>
      </w:r>
      <w:ins w:id="736" w:author="Steffen and Keith" w:date="2018-03-28T10:31:00Z">
        <w:r w:rsidR="002B3561">
          <w:rPr>
            <w:rFonts w:ascii="Verdana" w:hAnsi="Verdana"/>
            <w:sz w:val="24"/>
            <w:szCs w:val="24"/>
          </w:rPr>
          <w:t>,</w:t>
        </w:r>
      </w:ins>
      <w:r w:rsidRPr="004C028F">
        <w:rPr>
          <w:rFonts w:ascii="Verdana" w:hAnsi="Verdana"/>
          <w:sz w:val="24"/>
          <w:szCs w:val="24"/>
        </w:rPr>
        <w:t xml:space="preserve"> and anyone else responsible for implementing this </w:t>
      </w:r>
      <w:commentRangeStart w:id="737"/>
      <w:commentRangeStart w:id="738"/>
      <w:r w:rsidRPr="004C028F">
        <w:rPr>
          <w:rFonts w:ascii="Verdana" w:hAnsi="Verdana"/>
          <w:sz w:val="24"/>
          <w:szCs w:val="24"/>
        </w:rPr>
        <w:t>interface</w:t>
      </w:r>
      <w:commentRangeEnd w:id="737"/>
      <w:r w:rsidR="00FC32FD">
        <w:rPr>
          <w:rStyle w:val="CommentReference"/>
          <w:rFonts w:eastAsia="Times New Roman"/>
          <w:lang w:eastAsia="en-US"/>
        </w:rPr>
        <w:commentReference w:id="737"/>
      </w:r>
      <w:commentRangeEnd w:id="738"/>
      <w:r w:rsidR="00394ED0">
        <w:rPr>
          <w:rStyle w:val="CommentReference"/>
          <w:rFonts w:eastAsia="Times New Roman"/>
          <w:lang w:eastAsia="en-US"/>
        </w:rPr>
        <w:commentReference w:id="738"/>
      </w:r>
      <w:r w:rsidRPr="004C028F">
        <w:rPr>
          <w:rFonts w:ascii="Verdana" w:hAnsi="Verdana"/>
          <w:sz w:val="24"/>
          <w:szCs w:val="24"/>
        </w:rPr>
        <w:t>.</w:t>
      </w:r>
    </w:p>
    <w:p w14:paraId="53B70E31" w14:textId="77777777" w:rsidR="00C17200" w:rsidRPr="00C17200" w:rsidRDefault="00C17200" w:rsidP="00C17200">
      <w:pPr>
        <w:pStyle w:val="BodyText"/>
        <w:rPr>
          <w:lang w:eastAsia="en-US"/>
        </w:rPr>
      </w:pPr>
    </w:p>
    <w:p w14:paraId="054FEEDA" w14:textId="40CB78BE" w:rsidR="002E76AB" w:rsidRPr="00A732C6" w:rsidRDefault="00D952B0">
      <w:pPr>
        <w:pStyle w:val="Heading2"/>
      </w:pPr>
      <w:bookmarkStart w:id="739" w:name="_Toc216071607"/>
      <w:bookmarkStart w:id="740" w:name="_Toc263270954"/>
      <w:bookmarkStart w:id="741" w:name="_Toc263271233"/>
      <w:bookmarkStart w:id="742" w:name="_Toc377477593"/>
      <w:bookmarkStart w:id="743" w:name="_Toc512607012"/>
      <w:r w:rsidRPr="00A732C6">
        <w:t>System Identification</w:t>
      </w:r>
      <w:bookmarkEnd w:id="739"/>
      <w:bookmarkEnd w:id="740"/>
      <w:bookmarkEnd w:id="741"/>
      <w:bookmarkEnd w:id="742"/>
      <w:bookmarkEnd w:id="743"/>
      <w:del w:id="744" w:author="Steffen and Keith" w:date="2018-03-28T10:31:00Z">
        <w:r w:rsidRPr="004C028F">
          <w:delText xml:space="preserve">  </w:delText>
        </w:r>
      </w:del>
    </w:p>
    <w:p w14:paraId="0EA78724" w14:textId="25FC1823" w:rsidR="0094736F" w:rsidRPr="0094736F" w:rsidRDefault="0094736F" w:rsidP="0094736F">
      <w:pPr>
        <w:pStyle w:val="BodyText"/>
        <w:rPr>
          <w:rFonts w:ascii="Verdana" w:hAnsi="Verdana"/>
          <w:sz w:val="24"/>
          <w:szCs w:val="24"/>
        </w:rPr>
      </w:pPr>
      <w:r w:rsidRPr="0094736F">
        <w:rPr>
          <w:rFonts w:ascii="Verdana" w:hAnsi="Verdana"/>
          <w:sz w:val="24"/>
          <w:szCs w:val="24"/>
        </w:rPr>
        <w:t xml:space="preserve">This </w:t>
      </w:r>
      <w:r w:rsidR="00141A0A">
        <w:rPr>
          <w:rFonts w:ascii="Verdana" w:hAnsi="Verdana"/>
          <w:sz w:val="24"/>
          <w:szCs w:val="24"/>
        </w:rPr>
        <w:t>ICD</w:t>
      </w:r>
      <w:r w:rsidRPr="0094736F">
        <w:rPr>
          <w:rFonts w:ascii="Verdana" w:hAnsi="Verdana"/>
          <w:sz w:val="24"/>
          <w:szCs w:val="24"/>
        </w:rPr>
        <w:t xml:space="preserve"> describes </w:t>
      </w:r>
      <w:commentRangeStart w:id="745"/>
      <w:r w:rsidR="000757CF">
        <w:rPr>
          <w:rFonts w:ascii="Verdana" w:hAnsi="Verdana"/>
          <w:sz w:val="24"/>
          <w:szCs w:val="24"/>
        </w:rPr>
        <w:t xml:space="preserve">the </w:t>
      </w:r>
      <w:proofErr w:type="spellStart"/>
      <w:r w:rsidR="000757CF">
        <w:rPr>
          <w:rFonts w:ascii="Verdana" w:hAnsi="Verdana"/>
          <w:sz w:val="24"/>
          <w:szCs w:val="24"/>
        </w:rPr>
        <w:t>eIV</w:t>
      </w:r>
      <w:proofErr w:type="spellEnd"/>
      <w:r w:rsidRPr="0094736F">
        <w:rPr>
          <w:rFonts w:ascii="Verdana" w:hAnsi="Verdana"/>
          <w:sz w:val="24"/>
          <w:szCs w:val="24"/>
        </w:rPr>
        <w:t xml:space="preserve"> </w:t>
      </w:r>
      <w:commentRangeEnd w:id="745"/>
      <w:r w:rsidR="00C45474">
        <w:rPr>
          <w:rStyle w:val="CommentReference"/>
          <w:rFonts w:eastAsia="Times New Roman"/>
          <w:lang w:eastAsia="en-US"/>
        </w:rPr>
        <w:commentReference w:id="745"/>
      </w:r>
      <w:r w:rsidRPr="0094736F">
        <w:rPr>
          <w:rFonts w:ascii="Verdana" w:hAnsi="Verdana"/>
          <w:sz w:val="24"/>
          <w:szCs w:val="24"/>
        </w:rPr>
        <w:t xml:space="preserve">interface between the </w:t>
      </w:r>
      <w:del w:id="746" w:author="Steffen and Keith" w:date="2018-03-28T10:31:00Z">
        <w:r w:rsidR="007B7475">
          <w:rPr>
            <w:rFonts w:ascii="Verdana" w:hAnsi="Verdana"/>
            <w:sz w:val="24"/>
            <w:szCs w:val="24"/>
          </w:rPr>
          <w:delText>MCCF</w:delText>
        </w:r>
      </w:del>
      <w:ins w:id="747" w:author="Steffen and Keith" w:date="2018-03-28T10:31:00Z">
        <w:r w:rsidR="007B7475">
          <w:rPr>
            <w:rFonts w:ascii="Verdana" w:hAnsi="Verdana"/>
            <w:sz w:val="24"/>
            <w:szCs w:val="24"/>
          </w:rPr>
          <w:t>MCCF</w:t>
        </w:r>
      </w:ins>
      <w:r w:rsidR="007B7475">
        <w:rPr>
          <w:rFonts w:ascii="Verdana" w:hAnsi="Verdana"/>
          <w:sz w:val="24"/>
          <w:szCs w:val="24"/>
        </w:rPr>
        <w:t xml:space="preserve"> EDI </w:t>
      </w:r>
      <w:r w:rsidRPr="0094736F">
        <w:rPr>
          <w:rFonts w:ascii="Verdana" w:hAnsi="Verdana"/>
          <w:sz w:val="24"/>
          <w:szCs w:val="24"/>
        </w:rPr>
        <w:t>TAS Platform and the system(s) at the FSC.</w:t>
      </w:r>
    </w:p>
    <w:p w14:paraId="1BAF597D" w14:textId="77777777" w:rsidR="00E67E51" w:rsidRPr="00E67E51" w:rsidRDefault="00E67E51" w:rsidP="00E67E51">
      <w:pPr>
        <w:pStyle w:val="BodyText"/>
        <w:rPr>
          <w:lang w:eastAsia="en-US"/>
        </w:rPr>
      </w:pPr>
    </w:p>
    <w:p w14:paraId="27E59997" w14:textId="42F1BC63" w:rsidR="0094736F" w:rsidRPr="00A732C6" w:rsidRDefault="00EF5B1C">
      <w:pPr>
        <w:pStyle w:val="Heading3"/>
      </w:pPr>
      <w:bookmarkStart w:id="748" w:name="_Toc263270955"/>
      <w:bookmarkStart w:id="749" w:name="_Toc263271234"/>
      <w:bookmarkStart w:id="750" w:name="_Toc377477595"/>
      <w:bookmarkStart w:id="751" w:name="_Toc512607013"/>
      <w:r w:rsidRPr="00A732C6">
        <w:t xml:space="preserve">MCCF EDI </w:t>
      </w:r>
      <w:r w:rsidRPr="004C028F">
        <w:rPr>
          <w:rPrChange w:id="752" w:author="Steffen and Keith" w:date="2018-03-28T10:31:00Z">
            <w:rPr>
              <w:highlight w:val="yellow"/>
            </w:rPr>
          </w:rPrChange>
        </w:rPr>
        <w:t xml:space="preserve">TAS </w:t>
      </w:r>
      <w:bookmarkEnd w:id="748"/>
      <w:bookmarkEnd w:id="749"/>
      <w:bookmarkEnd w:id="750"/>
      <w:proofErr w:type="spellStart"/>
      <w:r w:rsidR="003A08C2" w:rsidRPr="004C028F">
        <w:rPr>
          <w:rPrChange w:id="753" w:author="Steffen and Keith" w:date="2018-03-28T10:31:00Z">
            <w:rPr>
              <w:highlight w:val="yellow"/>
            </w:rPr>
          </w:rPrChange>
        </w:rPr>
        <w:t>eInsurance</w:t>
      </w:r>
      <w:bookmarkEnd w:id="751"/>
      <w:proofErr w:type="spellEnd"/>
      <w:del w:id="754" w:author="Steffen and Keith" w:date="2018-03-28T10:31:00Z">
        <w:r w:rsidR="003A08C2" w:rsidRPr="004C028F">
          <w:rPr>
            <w:szCs w:val="24"/>
          </w:rPr>
          <w:delText xml:space="preserve"> </w:delText>
        </w:r>
      </w:del>
    </w:p>
    <w:p w14:paraId="339B33CB" w14:textId="4ED4FCDA" w:rsidR="0094736F" w:rsidRPr="0094736F" w:rsidRDefault="0094736F" w:rsidP="0094736F">
      <w:pPr>
        <w:pStyle w:val="BodyText"/>
        <w:rPr>
          <w:rFonts w:ascii="Verdana" w:hAnsi="Verdana"/>
          <w:sz w:val="24"/>
          <w:szCs w:val="24"/>
        </w:rPr>
      </w:pPr>
      <w:r w:rsidRPr="0094736F">
        <w:rPr>
          <w:rFonts w:ascii="Verdana" w:hAnsi="Verdana"/>
          <w:sz w:val="24"/>
          <w:szCs w:val="24"/>
        </w:rPr>
        <w:t xml:space="preserve">The </w:t>
      </w:r>
      <w:r w:rsidR="00677424">
        <w:rPr>
          <w:rFonts w:ascii="Verdana" w:hAnsi="Verdana"/>
          <w:sz w:val="24"/>
          <w:szCs w:val="24"/>
        </w:rPr>
        <w:t xml:space="preserve">MCCF EDI </w:t>
      </w:r>
      <w:r w:rsidRPr="0094736F">
        <w:rPr>
          <w:rFonts w:ascii="Verdana" w:hAnsi="Verdana"/>
          <w:sz w:val="24"/>
          <w:szCs w:val="24"/>
        </w:rPr>
        <w:t>TAS Platform will modernize and automate the business processes used currently as part of the VA revenue cycle. This includes insurance verification, billing</w:t>
      </w:r>
      <w:del w:id="755" w:author="Steffen and Keith" w:date="2018-03-28T10:31:00Z">
        <w:r w:rsidRPr="0094736F">
          <w:rPr>
            <w:rFonts w:ascii="Verdana" w:hAnsi="Verdana"/>
            <w:sz w:val="24"/>
            <w:szCs w:val="24"/>
          </w:rPr>
          <w:delText>,</w:delText>
        </w:r>
      </w:del>
      <w:r w:rsidR="00C176DC">
        <w:rPr>
          <w:rFonts w:ascii="Verdana" w:hAnsi="Verdana"/>
          <w:sz w:val="24"/>
          <w:szCs w:val="24"/>
        </w:rPr>
        <w:t xml:space="preserve"> </w:t>
      </w:r>
      <w:r w:rsidRPr="0094736F">
        <w:rPr>
          <w:rFonts w:ascii="Verdana" w:hAnsi="Verdana"/>
          <w:sz w:val="24"/>
          <w:szCs w:val="24"/>
        </w:rPr>
        <w:t xml:space="preserve">and claims processing, payment, and remittance. </w:t>
      </w:r>
    </w:p>
    <w:p w14:paraId="641EC6AA" w14:textId="20909491" w:rsidR="0094736F" w:rsidRPr="0094736F" w:rsidRDefault="0094736F" w:rsidP="0094736F">
      <w:pPr>
        <w:pStyle w:val="BodyText"/>
        <w:rPr>
          <w:rFonts w:ascii="Verdana" w:hAnsi="Verdana"/>
          <w:sz w:val="24"/>
          <w:szCs w:val="24"/>
        </w:rPr>
      </w:pPr>
      <w:r w:rsidRPr="0094736F">
        <w:rPr>
          <w:rFonts w:ascii="Verdana" w:hAnsi="Verdana"/>
          <w:sz w:val="24"/>
          <w:szCs w:val="24"/>
        </w:rPr>
        <w:t xml:space="preserve">This interface supports the </w:t>
      </w:r>
      <w:commentRangeStart w:id="756"/>
      <w:proofErr w:type="spellStart"/>
      <w:r w:rsidR="000757CF">
        <w:rPr>
          <w:rFonts w:ascii="Verdana" w:hAnsi="Verdana"/>
          <w:sz w:val="24"/>
          <w:szCs w:val="24"/>
        </w:rPr>
        <w:t>eIV</w:t>
      </w:r>
      <w:proofErr w:type="spellEnd"/>
      <w:r w:rsidRPr="0094736F">
        <w:rPr>
          <w:rFonts w:ascii="Verdana" w:hAnsi="Verdana"/>
          <w:sz w:val="24"/>
          <w:szCs w:val="24"/>
        </w:rPr>
        <w:t xml:space="preserve"> process </w:t>
      </w:r>
      <w:commentRangeEnd w:id="756"/>
      <w:r w:rsidR="00074E2F">
        <w:rPr>
          <w:rStyle w:val="CommentReference"/>
          <w:rFonts w:eastAsia="Times New Roman"/>
          <w:lang w:eastAsia="en-US"/>
        </w:rPr>
        <w:commentReference w:id="756"/>
      </w:r>
      <w:r w:rsidRPr="0094736F">
        <w:rPr>
          <w:rFonts w:ascii="Verdana" w:hAnsi="Verdana"/>
          <w:sz w:val="24"/>
          <w:szCs w:val="24"/>
        </w:rPr>
        <w:t xml:space="preserve">which involves the electronic transmission of </w:t>
      </w:r>
      <w:r w:rsidR="00677424" w:rsidRPr="0094736F">
        <w:rPr>
          <w:rFonts w:ascii="Verdana" w:hAnsi="Verdana"/>
          <w:sz w:val="24"/>
          <w:szCs w:val="24"/>
        </w:rPr>
        <w:t>ASC X12N/005010</w:t>
      </w:r>
      <w:r w:rsidR="00677424">
        <w:rPr>
          <w:rFonts w:ascii="Verdana" w:hAnsi="Verdana"/>
          <w:sz w:val="24"/>
          <w:szCs w:val="24"/>
        </w:rPr>
        <w:t xml:space="preserve"> </w:t>
      </w:r>
      <w:r>
        <w:rPr>
          <w:rFonts w:ascii="Verdana" w:hAnsi="Verdana"/>
          <w:sz w:val="24"/>
          <w:szCs w:val="24"/>
        </w:rPr>
        <w:t xml:space="preserve">270 </w:t>
      </w:r>
      <w:r w:rsidRPr="0094736F">
        <w:rPr>
          <w:rFonts w:ascii="Verdana" w:hAnsi="Verdana"/>
          <w:sz w:val="24"/>
          <w:szCs w:val="24"/>
        </w:rPr>
        <w:t>Health Care Eligibility Benefits Inquiry</w:t>
      </w:r>
      <w:r w:rsidR="00677424">
        <w:rPr>
          <w:rFonts w:ascii="Verdana" w:hAnsi="Verdana"/>
          <w:sz w:val="24"/>
          <w:szCs w:val="24"/>
        </w:rPr>
        <w:t xml:space="preserve"> messages</w:t>
      </w:r>
      <w:r w:rsidRPr="0094736F">
        <w:rPr>
          <w:rFonts w:ascii="Verdana" w:hAnsi="Verdana"/>
          <w:sz w:val="24"/>
          <w:szCs w:val="24"/>
        </w:rPr>
        <w:t xml:space="preserve"> to </w:t>
      </w:r>
      <w:del w:id="757" w:author="Steffen and Keith" w:date="2018-03-28T10:31:00Z">
        <w:r w:rsidR="002C68B8">
          <w:rPr>
            <w:rFonts w:ascii="Verdana" w:hAnsi="Verdana"/>
            <w:sz w:val="24"/>
            <w:szCs w:val="24"/>
          </w:rPr>
          <w:delText>Trading Partner(s)</w:delText>
        </w:r>
        <w:r w:rsidRPr="0094736F">
          <w:rPr>
            <w:rFonts w:ascii="Verdana" w:hAnsi="Verdana"/>
            <w:sz w:val="24"/>
            <w:szCs w:val="24"/>
          </w:rPr>
          <w:delText xml:space="preserve">, the </w:delText>
        </w:r>
      </w:del>
      <w:r w:rsidRPr="0094736F">
        <w:rPr>
          <w:rFonts w:ascii="Verdana" w:hAnsi="Verdana"/>
          <w:sz w:val="24"/>
          <w:szCs w:val="24"/>
        </w:rPr>
        <w:t>VA’s clearinghouse</w:t>
      </w:r>
      <w:del w:id="758" w:author="Steffen and Keith" w:date="2018-03-28T10:31:00Z">
        <w:r w:rsidRPr="0094736F">
          <w:rPr>
            <w:rFonts w:ascii="Verdana" w:hAnsi="Verdana"/>
            <w:sz w:val="24"/>
            <w:szCs w:val="24"/>
          </w:rPr>
          <w:delText>,</w:delText>
        </w:r>
      </w:del>
      <w:ins w:id="759" w:author="Steffen and Keith" w:date="2018-03-28T10:31:00Z">
        <w:r w:rsidR="009263E2">
          <w:rPr>
            <w:rFonts w:ascii="Verdana" w:hAnsi="Verdana"/>
            <w:sz w:val="24"/>
            <w:szCs w:val="24"/>
          </w:rPr>
          <w:t>(s)</w:t>
        </w:r>
        <w:r w:rsidRPr="0094736F">
          <w:rPr>
            <w:rFonts w:ascii="Verdana" w:hAnsi="Verdana"/>
            <w:sz w:val="24"/>
            <w:szCs w:val="24"/>
          </w:rPr>
          <w:t>,</w:t>
        </w:r>
      </w:ins>
      <w:r w:rsidRPr="0094736F">
        <w:rPr>
          <w:rFonts w:ascii="Verdana" w:hAnsi="Verdana"/>
          <w:sz w:val="24"/>
          <w:szCs w:val="24"/>
        </w:rPr>
        <w:t xml:space="preserve"> </w:t>
      </w:r>
      <w:r w:rsidR="009263E2" w:rsidRPr="009263E2">
        <w:rPr>
          <w:rFonts w:ascii="Verdana" w:hAnsi="Verdana"/>
          <w:sz w:val="24"/>
          <w:szCs w:val="24"/>
        </w:rPr>
        <w:t xml:space="preserve">where </w:t>
      </w:r>
      <w:del w:id="760" w:author="Steffen and Keith" w:date="2018-03-28T10:31:00Z">
        <w:r w:rsidRPr="0094736F">
          <w:rPr>
            <w:rFonts w:ascii="Verdana" w:hAnsi="Verdana"/>
            <w:sz w:val="24"/>
            <w:szCs w:val="24"/>
          </w:rPr>
          <w:delText>claims</w:delText>
        </w:r>
      </w:del>
      <w:ins w:id="761" w:author="Steffen and Keith" w:date="2018-03-28T10:31:00Z">
        <w:r w:rsidR="009263E2" w:rsidRPr="009263E2">
          <w:rPr>
            <w:rFonts w:ascii="Verdana" w:hAnsi="Verdana"/>
            <w:sz w:val="24"/>
            <w:szCs w:val="24"/>
          </w:rPr>
          <w:t>insurance data</w:t>
        </w:r>
      </w:ins>
      <w:r w:rsidR="009263E2" w:rsidRPr="009263E2">
        <w:rPr>
          <w:rFonts w:ascii="Verdana" w:hAnsi="Verdana"/>
          <w:sz w:val="24"/>
          <w:szCs w:val="24"/>
        </w:rPr>
        <w:t xml:space="preserve"> are </w:t>
      </w:r>
      <w:del w:id="762" w:author="Steffen and Keith" w:date="2018-03-28T10:31:00Z">
        <w:r w:rsidRPr="0094736F">
          <w:rPr>
            <w:rFonts w:ascii="Verdana" w:hAnsi="Verdana"/>
            <w:sz w:val="24"/>
            <w:szCs w:val="24"/>
          </w:rPr>
          <w:lastRenderedPageBreak/>
          <w:delText xml:space="preserve">either </w:delText>
        </w:r>
      </w:del>
      <w:r w:rsidR="009263E2" w:rsidRPr="009263E2">
        <w:rPr>
          <w:rFonts w:ascii="Verdana" w:hAnsi="Verdana"/>
          <w:sz w:val="24"/>
          <w:szCs w:val="24"/>
        </w:rPr>
        <w:t xml:space="preserve">transmitted to the </w:t>
      </w:r>
      <w:del w:id="763" w:author="Steffen and Keith" w:date="2018-03-28T10:31:00Z">
        <w:r w:rsidRPr="0094736F">
          <w:rPr>
            <w:rFonts w:ascii="Verdana" w:hAnsi="Verdana"/>
            <w:sz w:val="24"/>
            <w:szCs w:val="24"/>
          </w:rPr>
          <w:delText>insurance company or sent to a printing facility</w:delText>
        </w:r>
      </w:del>
      <w:ins w:id="764" w:author="Steffen and Keith" w:date="2018-03-28T10:31:00Z">
        <w:r w:rsidR="009263E2" w:rsidRPr="009263E2">
          <w:rPr>
            <w:rFonts w:ascii="Verdana" w:hAnsi="Verdana"/>
            <w:sz w:val="24"/>
            <w:szCs w:val="24"/>
          </w:rPr>
          <w:t>payers</w:t>
        </w:r>
      </w:ins>
      <w:r w:rsidRPr="0094736F">
        <w:rPr>
          <w:rFonts w:ascii="Verdana" w:hAnsi="Verdana"/>
          <w:sz w:val="24"/>
          <w:szCs w:val="24"/>
        </w:rPr>
        <w:t>.</w:t>
      </w:r>
      <w:r w:rsidR="00A61B0D">
        <w:rPr>
          <w:rFonts w:ascii="Verdana" w:hAnsi="Verdana"/>
          <w:sz w:val="24"/>
          <w:szCs w:val="24"/>
        </w:rPr>
        <w:t xml:space="preserve"> It also supports receiving </w:t>
      </w:r>
      <w:r w:rsidR="00677424" w:rsidRPr="0094736F">
        <w:rPr>
          <w:rFonts w:ascii="Verdana" w:hAnsi="Verdana"/>
          <w:sz w:val="24"/>
          <w:szCs w:val="24"/>
        </w:rPr>
        <w:t>ASC X12N/005010</w:t>
      </w:r>
      <w:r w:rsidR="00677424">
        <w:rPr>
          <w:rFonts w:ascii="Verdana" w:hAnsi="Verdana"/>
          <w:sz w:val="24"/>
          <w:szCs w:val="24"/>
        </w:rPr>
        <w:t xml:space="preserve"> </w:t>
      </w:r>
      <w:r w:rsidR="00A61B0D">
        <w:rPr>
          <w:rFonts w:ascii="Verdana" w:hAnsi="Verdana"/>
          <w:sz w:val="24"/>
          <w:szCs w:val="24"/>
        </w:rPr>
        <w:t xml:space="preserve">271 </w:t>
      </w:r>
      <w:r w:rsidR="00A61B0D" w:rsidRPr="00A61B0D">
        <w:rPr>
          <w:rFonts w:ascii="Verdana" w:hAnsi="Verdana"/>
          <w:sz w:val="24"/>
          <w:szCs w:val="24"/>
        </w:rPr>
        <w:t>Health Care Eligibility Benefits Response</w:t>
      </w:r>
      <w:r w:rsidR="00A61B0D">
        <w:rPr>
          <w:rFonts w:ascii="Verdana" w:hAnsi="Verdana"/>
          <w:sz w:val="24"/>
          <w:szCs w:val="24"/>
        </w:rPr>
        <w:t xml:space="preserve">s </w:t>
      </w:r>
      <w:r w:rsidR="00677424">
        <w:rPr>
          <w:rFonts w:ascii="Verdana" w:hAnsi="Verdana"/>
          <w:sz w:val="24"/>
          <w:szCs w:val="24"/>
        </w:rPr>
        <w:t xml:space="preserve">sent from </w:t>
      </w:r>
      <w:del w:id="765" w:author="Steffen and Keith" w:date="2018-03-28T10:31:00Z">
        <w:r w:rsidR="00677424">
          <w:rPr>
            <w:rFonts w:ascii="Verdana" w:hAnsi="Verdana"/>
            <w:sz w:val="24"/>
            <w:szCs w:val="24"/>
          </w:rPr>
          <w:delText>Emdeon</w:delText>
        </w:r>
      </w:del>
      <w:ins w:id="766" w:author="Steffen and Keith" w:date="2018-03-28T10:31:00Z">
        <w:r w:rsidR="009263E2" w:rsidRPr="009263E2">
          <w:rPr>
            <w:rFonts w:ascii="Verdana" w:hAnsi="Verdana"/>
            <w:sz w:val="24"/>
            <w:szCs w:val="24"/>
          </w:rPr>
          <w:t>clearinghouse(s)</w:t>
        </w:r>
      </w:ins>
      <w:r w:rsidR="009263E2" w:rsidRPr="009263E2">
        <w:rPr>
          <w:rFonts w:ascii="Verdana" w:hAnsi="Verdana"/>
          <w:sz w:val="24"/>
          <w:szCs w:val="24"/>
        </w:rPr>
        <w:t xml:space="preserve"> to the FSC</w:t>
      </w:r>
      <w:ins w:id="767" w:author="Steffen and Keith" w:date="2018-03-28T10:31:00Z">
        <w:r w:rsidR="009263E2" w:rsidRPr="009263E2">
          <w:rPr>
            <w:rFonts w:ascii="Verdana" w:hAnsi="Verdana"/>
            <w:sz w:val="24"/>
            <w:szCs w:val="24"/>
          </w:rPr>
          <w:t xml:space="preserve"> and back to TAS</w:t>
        </w:r>
      </w:ins>
      <w:r w:rsidR="00A61B0D">
        <w:rPr>
          <w:rFonts w:ascii="Verdana" w:hAnsi="Verdana"/>
          <w:sz w:val="24"/>
          <w:szCs w:val="24"/>
        </w:rPr>
        <w:t>.</w:t>
      </w:r>
    </w:p>
    <w:p w14:paraId="054FEEDD" w14:textId="02454030" w:rsidR="00473584" w:rsidRPr="00A732C6" w:rsidRDefault="00473584">
      <w:pPr>
        <w:pStyle w:val="Heading3"/>
        <w:numPr>
          <w:ilvl w:val="0"/>
          <w:numId w:val="0"/>
        </w:numPr>
        <w:ind w:left="720"/>
        <w:pPrChange w:id="768" w:author="Steffen and Keith" w:date="2018-03-28T10:31:00Z">
          <w:pPr>
            <w:pStyle w:val="Heading3"/>
            <w:numPr>
              <w:ilvl w:val="0"/>
              <w:numId w:val="0"/>
            </w:numPr>
            <w:ind w:left="0" w:firstLine="0"/>
          </w:pPr>
        </w:pPrChange>
      </w:pPr>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65A05345" w:rsidR="00D952B0" w:rsidRPr="003B377B" w:rsidRDefault="00D952B0">
            <w:pPr>
              <w:pStyle w:val="TableHeading"/>
              <w:keepNext/>
              <w:tabs>
                <w:tab w:val="center" w:pos="4680"/>
                <w:tab w:val="right" w:pos="9360"/>
              </w:tabs>
              <w:pPrChange w:id="769" w:author="Steffen and Keith" w:date="2018-03-28T10:31:00Z">
                <w:pPr>
                  <w:pStyle w:val="TableHeading"/>
                  <w:tabs>
                    <w:tab w:val="center" w:pos="4680"/>
                    <w:tab w:val="right" w:pos="9360"/>
                  </w:tabs>
                </w:pPr>
              </w:pPrChange>
            </w:pPr>
            <w:commentRangeStart w:id="770"/>
            <w:commentRangeStart w:id="771"/>
            <w:r>
              <w:t>System</w:t>
            </w:r>
            <w:commentRangeEnd w:id="770"/>
            <w:del w:id="772" w:author="Steffen and Keith" w:date="2018-03-28T10:31:00Z">
              <w:r w:rsidR="00074E2F">
                <w:rPr>
                  <w:rStyle w:val="CommentReference"/>
                  <w:rFonts w:cs="Times New Roman"/>
                  <w:b w:val="0"/>
                </w:rPr>
                <w:commentReference w:id="770"/>
              </w:r>
            </w:del>
            <w:commentRangeEnd w:id="771"/>
            <w:r w:rsidR="000D4B70">
              <w:rPr>
                <w:rStyle w:val="CommentReference"/>
                <w:rFonts w:cs="Times New Roman"/>
                <w:b w:val="0"/>
              </w:rPr>
              <w:commentReference w:id="771"/>
            </w:r>
            <w:del w:id="773" w:author="Steffen and Keith" w:date="2018-03-28T10:31:00Z">
              <w:r>
                <w:delText xml:space="preserve"> </w:delText>
              </w:r>
            </w:del>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4C028F" w:rsidRDefault="00D952B0" w:rsidP="00827B22">
            <w:pPr>
              <w:pStyle w:val="TableText"/>
              <w:tabs>
                <w:tab w:val="center" w:pos="4680"/>
                <w:tab w:val="right" w:pos="9360"/>
              </w:tabs>
              <w:rPr>
                <w:sz w:val="20"/>
              </w:rPr>
            </w:pPr>
            <w:r w:rsidRPr="004C028F">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2D4CFB33" w:rsidR="00D952B0" w:rsidRPr="00827B22" w:rsidRDefault="00BB6129" w:rsidP="00827B22">
            <w:pPr>
              <w:pStyle w:val="TableText"/>
              <w:tabs>
                <w:tab w:val="center" w:pos="4680"/>
                <w:tab w:val="right" w:pos="9360"/>
              </w:tabs>
              <w:rPr>
                <w:szCs w:val="16"/>
              </w:rPr>
            </w:pPr>
            <w:proofErr w:type="spellStart"/>
            <w:ins w:id="774" w:author="Steffen and Keith" w:date="2018-03-28T10:31:00Z">
              <w:r>
                <w:rPr>
                  <w:szCs w:val="16"/>
                </w:rPr>
                <w:t>tbd</w:t>
              </w:r>
            </w:ins>
            <w:proofErr w:type="spellEnd"/>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4C028F" w:rsidRDefault="00D952B0" w:rsidP="00827B22">
            <w:pPr>
              <w:pStyle w:val="TableText"/>
              <w:tabs>
                <w:tab w:val="center" w:pos="4680"/>
                <w:tab w:val="right" w:pos="9360"/>
              </w:tabs>
              <w:rPr>
                <w:sz w:val="20"/>
              </w:rPr>
            </w:pPr>
            <w:r w:rsidRPr="004C028F">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1A249F1F" w:rsidR="00D952B0" w:rsidRPr="00827B22" w:rsidRDefault="00BB6129" w:rsidP="00827B22">
            <w:pPr>
              <w:pStyle w:val="TableText"/>
              <w:tabs>
                <w:tab w:val="center" w:pos="4680"/>
                <w:tab w:val="right" w:pos="9360"/>
              </w:tabs>
              <w:rPr>
                <w:szCs w:val="16"/>
              </w:rPr>
            </w:pPr>
            <w:proofErr w:type="spellStart"/>
            <w:ins w:id="775" w:author="Steffen and Keith" w:date="2018-03-28T10:31:00Z">
              <w:r>
                <w:rPr>
                  <w:szCs w:val="16"/>
                </w:rPr>
                <w:t>tbd</w:t>
              </w:r>
            </w:ins>
            <w:proofErr w:type="spellEnd"/>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4C028F" w:rsidRDefault="00D952B0" w:rsidP="00827B22">
            <w:pPr>
              <w:pStyle w:val="TableText"/>
              <w:tabs>
                <w:tab w:val="center" w:pos="4680"/>
                <w:tab w:val="right" w:pos="9360"/>
              </w:tabs>
              <w:rPr>
                <w:sz w:val="20"/>
              </w:rPr>
            </w:pPr>
            <w:r w:rsidRPr="004C028F">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469CF093" w:rsidR="00D952B0" w:rsidRPr="00827B22" w:rsidRDefault="00BB6129" w:rsidP="00827B22">
            <w:pPr>
              <w:pStyle w:val="TableText"/>
              <w:tabs>
                <w:tab w:val="center" w:pos="4680"/>
                <w:tab w:val="right" w:pos="9360"/>
              </w:tabs>
              <w:rPr>
                <w:szCs w:val="16"/>
              </w:rPr>
            </w:pPr>
            <w:proofErr w:type="spellStart"/>
            <w:ins w:id="776" w:author="Steffen and Keith" w:date="2018-03-28T10:31:00Z">
              <w:r>
                <w:rPr>
                  <w:szCs w:val="16"/>
                </w:rPr>
                <w:t>tbd</w:t>
              </w:r>
            </w:ins>
            <w:proofErr w:type="spellEnd"/>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4C028F" w:rsidRDefault="00D952B0" w:rsidP="00827B22">
            <w:pPr>
              <w:pStyle w:val="TableText"/>
              <w:tabs>
                <w:tab w:val="center" w:pos="4680"/>
                <w:tab w:val="right" w:pos="9360"/>
              </w:tabs>
              <w:rPr>
                <w:sz w:val="20"/>
              </w:rPr>
            </w:pPr>
            <w:r w:rsidRPr="004C028F">
              <w:rPr>
                <w:sz w:val="20"/>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33F0098B" w:rsidR="00D952B0" w:rsidRPr="00820D16" w:rsidRDefault="00BB6129" w:rsidP="000A7B20">
            <w:pPr>
              <w:pStyle w:val="TableText"/>
              <w:rPr>
                <w:rPrChange w:id="777" w:author="Steffen and Keith" w:date="2018-03-28T10:31:00Z">
                  <w:rPr>
                    <w:i/>
                  </w:rPr>
                </w:rPrChange>
              </w:rPr>
            </w:pPr>
            <w:proofErr w:type="spellStart"/>
            <w:ins w:id="778" w:author="Steffen and Keith" w:date="2018-03-28T10:31:00Z">
              <w:r>
                <w:rPr>
                  <w:szCs w:val="16"/>
                </w:rPr>
                <w:t>tbd</w:t>
              </w:r>
            </w:ins>
            <w:proofErr w:type="spellEnd"/>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4C028F" w:rsidRDefault="00D952B0" w:rsidP="00827B22">
            <w:pPr>
              <w:pStyle w:val="TableText"/>
              <w:tabs>
                <w:tab w:val="center" w:pos="4680"/>
                <w:tab w:val="right" w:pos="9360"/>
              </w:tabs>
              <w:rPr>
                <w:sz w:val="20"/>
              </w:rPr>
            </w:pPr>
            <w:r w:rsidRPr="004C028F">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59E8E2F3" w:rsidR="00D952B0" w:rsidRPr="00820D16" w:rsidRDefault="00BB6129" w:rsidP="000A7B20">
            <w:pPr>
              <w:pStyle w:val="TableText"/>
              <w:rPr>
                <w:rPrChange w:id="779" w:author="Steffen and Keith" w:date="2018-03-28T10:31:00Z">
                  <w:rPr>
                    <w:i/>
                  </w:rPr>
                </w:rPrChange>
              </w:rPr>
            </w:pPr>
            <w:proofErr w:type="spellStart"/>
            <w:ins w:id="780" w:author="Steffen and Keith" w:date="2018-03-28T10:31:00Z">
              <w:r>
                <w:rPr>
                  <w:szCs w:val="16"/>
                </w:rPr>
                <w:t>tbd</w:t>
              </w:r>
            </w:ins>
            <w:proofErr w:type="spellEnd"/>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4C028F" w:rsidRDefault="00D952B0" w:rsidP="00827B22">
            <w:pPr>
              <w:pStyle w:val="TableText"/>
              <w:tabs>
                <w:tab w:val="center" w:pos="4680"/>
                <w:tab w:val="right" w:pos="9360"/>
              </w:tabs>
              <w:rPr>
                <w:sz w:val="20"/>
              </w:rPr>
            </w:pPr>
            <w:r w:rsidRPr="004C028F">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4EC423CE" w:rsidR="00D952B0" w:rsidRPr="00827B22" w:rsidRDefault="00BB6129" w:rsidP="00827B22">
            <w:pPr>
              <w:pStyle w:val="TableText"/>
              <w:tabs>
                <w:tab w:val="center" w:pos="4680"/>
                <w:tab w:val="right" w:pos="9360"/>
              </w:tabs>
              <w:rPr>
                <w:szCs w:val="16"/>
              </w:rPr>
            </w:pPr>
            <w:proofErr w:type="spellStart"/>
            <w:ins w:id="781" w:author="Steffen and Keith" w:date="2018-03-28T10:31:00Z">
              <w:r>
                <w:rPr>
                  <w:szCs w:val="16"/>
                </w:rPr>
                <w:t>tbd</w:t>
              </w:r>
            </w:ins>
            <w:proofErr w:type="spellEnd"/>
          </w:p>
        </w:tc>
      </w:tr>
    </w:tbl>
    <w:p w14:paraId="794E8C2A" w14:textId="77777777" w:rsidR="0094736F" w:rsidRDefault="0094736F" w:rsidP="004C028F">
      <w:pPr>
        <w:pStyle w:val="Heading3"/>
        <w:numPr>
          <w:ilvl w:val="0"/>
          <w:numId w:val="0"/>
        </w:numPr>
        <w:ind w:left="720"/>
        <w:rPr>
          <w:del w:id="782" w:author="Steffen and Keith" w:date="2018-03-28T10:31:00Z"/>
          <w:szCs w:val="24"/>
        </w:rPr>
      </w:pPr>
      <w:bookmarkStart w:id="783" w:name="_Toc263270956"/>
      <w:bookmarkStart w:id="784" w:name="_Toc263271235"/>
      <w:bookmarkStart w:id="785" w:name="_Toc377477596"/>
    </w:p>
    <w:p w14:paraId="5E791424" w14:textId="556427FC" w:rsidR="0094736F" w:rsidRPr="00A732C6" w:rsidRDefault="0094736F">
      <w:pPr>
        <w:pStyle w:val="Heading3"/>
        <w:numPr>
          <w:ilvl w:val="0"/>
          <w:numId w:val="0"/>
        </w:numPr>
        <w:ind w:left="720"/>
        <w:pPrChange w:id="786" w:author="Steffen and Keith" w:date="2018-03-28T10:31:00Z">
          <w:pPr/>
        </w:pPrChange>
      </w:pPr>
      <w:del w:id="787" w:author="Steffen and Keith" w:date="2018-03-28T10:31:00Z">
        <w:r>
          <w:br w:type="page"/>
        </w:r>
      </w:del>
    </w:p>
    <w:p w14:paraId="054FEEF3" w14:textId="66068C82" w:rsidR="00D952B0" w:rsidRPr="00A732C6" w:rsidRDefault="00CC7269">
      <w:pPr>
        <w:pStyle w:val="Heading3"/>
      </w:pPr>
      <w:bookmarkStart w:id="788" w:name="_Toc512607014"/>
      <w:r w:rsidRPr="00A732C6">
        <w:t>FSC</w:t>
      </w:r>
      <w:bookmarkEnd w:id="783"/>
      <w:bookmarkEnd w:id="784"/>
      <w:bookmarkEnd w:id="785"/>
      <w:bookmarkEnd w:id="788"/>
    </w:p>
    <w:p w14:paraId="4F9596B1" w14:textId="752DBD97" w:rsidR="0094736F" w:rsidRPr="00FE7734" w:rsidRDefault="0094736F" w:rsidP="0094736F">
      <w:pPr>
        <w:pStyle w:val="BodyText"/>
        <w:rPr>
          <w:rFonts w:ascii="Verdana" w:hAnsi="Verdana"/>
          <w:sz w:val="24"/>
          <w:szCs w:val="24"/>
        </w:rPr>
      </w:pPr>
      <w:r w:rsidRPr="0094736F">
        <w:rPr>
          <w:rFonts w:ascii="Verdana" w:hAnsi="Verdana"/>
          <w:sz w:val="24"/>
          <w:szCs w:val="24"/>
        </w:rPr>
        <w:t>The system(s) at FSC, receive</w:t>
      </w:r>
      <w:r>
        <w:rPr>
          <w:rFonts w:ascii="Verdana" w:hAnsi="Verdana"/>
          <w:sz w:val="24"/>
          <w:szCs w:val="24"/>
        </w:rPr>
        <w:t>(</w:t>
      </w:r>
      <w:r w:rsidRPr="0094736F">
        <w:rPr>
          <w:rFonts w:ascii="Verdana" w:hAnsi="Verdana"/>
          <w:sz w:val="24"/>
          <w:szCs w:val="24"/>
        </w:rPr>
        <w:t>s</w:t>
      </w:r>
      <w:r>
        <w:rPr>
          <w:rFonts w:ascii="Verdana" w:hAnsi="Verdana"/>
          <w:sz w:val="24"/>
          <w:szCs w:val="24"/>
        </w:rPr>
        <w:t>)</w:t>
      </w:r>
      <w:r w:rsidRPr="0094736F">
        <w:rPr>
          <w:rFonts w:ascii="Verdana" w:hAnsi="Verdana"/>
          <w:sz w:val="24"/>
          <w:szCs w:val="24"/>
        </w:rPr>
        <w:t xml:space="preserve"> the data from the </w:t>
      </w:r>
      <w:r w:rsidR="00677424">
        <w:rPr>
          <w:rFonts w:ascii="Verdana" w:hAnsi="Verdana"/>
          <w:sz w:val="24"/>
          <w:szCs w:val="24"/>
        </w:rPr>
        <w:t xml:space="preserve">MCCF EDI </w:t>
      </w:r>
      <w:r w:rsidRPr="0094736F">
        <w:rPr>
          <w:rFonts w:ascii="Verdana" w:hAnsi="Verdana"/>
          <w:sz w:val="24"/>
          <w:szCs w:val="24"/>
        </w:rPr>
        <w:t xml:space="preserve">TAS Platform, </w:t>
      </w:r>
      <w:del w:id="789" w:author="Steffen and Keith" w:date="2018-03-28T10:31:00Z">
        <w:r w:rsidRPr="0094736F">
          <w:rPr>
            <w:rFonts w:ascii="Verdana" w:hAnsi="Verdana"/>
            <w:sz w:val="24"/>
            <w:szCs w:val="24"/>
          </w:rPr>
          <w:delText>translates</w:delText>
        </w:r>
      </w:del>
      <w:ins w:id="790" w:author="Steffen and Keith" w:date="2018-03-28T10:31:00Z">
        <w:r w:rsidRPr="0094736F">
          <w:rPr>
            <w:rFonts w:ascii="Verdana" w:hAnsi="Verdana"/>
            <w:sz w:val="24"/>
            <w:szCs w:val="24"/>
          </w:rPr>
          <w:t>translate</w:t>
        </w:r>
        <w:r w:rsidR="002B3561">
          <w:rPr>
            <w:rFonts w:ascii="Verdana" w:hAnsi="Verdana"/>
            <w:sz w:val="24"/>
            <w:szCs w:val="24"/>
          </w:rPr>
          <w:t>(</w:t>
        </w:r>
        <w:r w:rsidRPr="0094736F">
          <w:rPr>
            <w:rFonts w:ascii="Verdana" w:hAnsi="Verdana"/>
            <w:sz w:val="24"/>
            <w:szCs w:val="24"/>
          </w:rPr>
          <w:t>s</w:t>
        </w:r>
        <w:r w:rsidR="002B3561">
          <w:rPr>
            <w:rFonts w:ascii="Verdana" w:hAnsi="Verdana"/>
            <w:sz w:val="24"/>
            <w:szCs w:val="24"/>
          </w:rPr>
          <w:t>)</w:t>
        </w:r>
      </w:ins>
      <w:r w:rsidRPr="0094736F">
        <w:rPr>
          <w:rFonts w:ascii="Verdana" w:hAnsi="Verdana"/>
          <w:sz w:val="24"/>
          <w:szCs w:val="24"/>
        </w:rPr>
        <w:t xml:space="preserve"> the data into a standard ASC X12N/005010 270 Health Care Eligibility Benefits transmission, validates </w:t>
      </w:r>
      <w:ins w:id="791" w:author="Steffen and Keith" w:date="2018-03-28T10:31:00Z">
        <w:r w:rsidR="002B3561">
          <w:rPr>
            <w:rFonts w:ascii="Verdana" w:hAnsi="Verdana"/>
            <w:sz w:val="24"/>
            <w:szCs w:val="24"/>
          </w:rPr>
          <w:t xml:space="preserve">that </w:t>
        </w:r>
      </w:ins>
      <w:r w:rsidRPr="0094736F">
        <w:rPr>
          <w:rFonts w:ascii="Verdana" w:hAnsi="Verdana"/>
          <w:sz w:val="24"/>
          <w:szCs w:val="24"/>
        </w:rPr>
        <w:t>the data complies with HIPAA standards</w:t>
      </w:r>
      <w:ins w:id="792" w:author="Steffen and Keith" w:date="2018-03-28T10:31:00Z">
        <w:r w:rsidR="002B3561">
          <w:rPr>
            <w:rFonts w:ascii="Verdana" w:hAnsi="Verdana"/>
            <w:sz w:val="24"/>
            <w:szCs w:val="24"/>
          </w:rPr>
          <w:t>,</w:t>
        </w:r>
      </w:ins>
      <w:r w:rsidRPr="0094736F">
        <w:rPr>
          <w:rFonts w:ascii="Verdana" w:hAnsi="Verdana"/>
          <w:sz w:val="24"/>
          <w:szCs w:val="24"/>
        </w:rPr>
        <w:t xml:space="preserve"> and then </w:t>
      </w:r>
      <w:del w:id="793" w:author="Steffen and Keith" w:date="2018-03-28T10:31:00Z">
        <w:r w:rsidRPr="0094736F">
          <w:rPr>
            <w:rFonts w:ascii="Verdana" w:hAnsi="Verdana"/>
            <w:sz w:val="24"/>
            <w:szCs w:val="24"/>
          </w:rPr>
          <w:delText>forwards</w:delText>
        </w:r>
      </w:del>
      <w:ins w:id="794" w:author="Steffen and Keith" w:date="2018-03-28T10:31:00Z">
        <w:r w:rsidRPr="0094736F">
          <w:rPr>
            <w:rFonts w:ascii="Verdana" w:hAnsi="Verdana"/>
            <w:sz w:val="24"/>
            <w:szCs w:val="24"/>
          </w:rPr>
          <w:t>forward</w:t>
        </w:r>
        <w:r w:rsidR="002B3561">
          <w:rPr>
            <w:rFonts w:ascii="Verdana" w:hAnsi="Verdana"/>
            <w:sz w:val="24"/>
            <w:szCs w:val="24"/>
          </w:rPr>
          <w:t>(</w:t>
        </w:r>
        <w:r w:rsidRPr="0094736F">
          <w:rPr>
            <w:rFonts w:ascii="Verdana" w:hAnsi="Verdana"/>
            <w:sz w:val="24"/>
            <w:szCs w:val="24"/>
          </w:rPr>
          <w:t>s</w:t>
        </w:r>
        <w:r w:rsidR="002B3561">
          <w:rPr>
            <w:rFonts w:ascii="Verdana" w:hAnsi="Verdana"/>
            <w:sz w:val="24"/>
            <w:szCs w:val="24"/>
          </w:rPr>
          <w:t>)</w:t>
        </w:r>
      </w:ins>
      <w:r w:rsidRPr="0094736F">
        <w:rPr>
          <w:rFonts w:ascii="Verdana" w:hAnsi="Verdana"/>
          <w:sz w:val="24"/>
          <w:szCs w:val="24"/>
        </w:rPr>
        <w:t xml:space="preserve"> the </w:t>
      </w:r>
      <w:del w:id="795" w:author="Steffen and Keith" w:date="2018-03-28T10:31:00Z">
        <w:r w:rsidR="002C68B8">
          <w:rPr>
            <w:rFonts w:ascii="Verdana" w:hAnsi="Verdana"/>
            <w:sz w:val="24"/>
            <w:szCs w:val="24"/>
          </w:rPr>
          <w:delText>eiv</w:delText>
        </w:r>
        <w:r w:rsidR="002C68B8" w:rsidRPr="0094736F">
          <w:rPr>
            <w:rFonts w:ascii="Verdana" w:hAnsi="Verdana"/>
            <w:sz w:val="24"/>
            <w:szCs w:val="24"/>
          </w:rPr>
          <w:delText xml:space="preserve"> </w:delText>
        </w:r>
        <w:r w:rsidR="00074E2F">
          <w:rPr>
            <w:rStyle w:val="CommentReference"/>
            <w:rFonts w:eastAsia="Times New Roman"/>
            <w:lang w:eastAsia="en-US"/>
          </w:rPr>
          <w:commentReference w:id="796"/>
        </w:r>
      </w:del>
      <w:proofErr w:type="spellStart"/>
      <w:ins w:id="797" w:author="Steffen and Keith" w:date="2018-03-28T10:31:00Z">
        <w:r w:rsidR="00E47237">
          <w:rPr>
            <w:rFonts w:ascii="Verdana" w:hAnsi="Verdana"/>
            <w:sz w:val="24"/>
            <w:szCs w:val="24"/>
          </w:rPr>
          <w:t>eIV</w:t>
        </w:r>
        <w:proofErr w:type="spellEnd"/>
        <w:r w:rsidR="00E47237" w:rsidRPr="0094736F">
          <w:rPr>
            <w:rFonts w:ascii="Verdana" w:hAnsi="Verdana"/>
            <w:sz w:val="24"/>
            <w:szCs w:val="24"/>
          </w:rPr>
          <w:t xml:space="preserve"> </w:t>
        </w:r>
      </w:ins>
      <w:r w:rsidRPr="0094736F">
        <w:rPr>
          <w:rFonts w:ascii="Verdana" w:hAnsi="Verdana"/>
          <w:sz w:val="24"/>
          <w:szCs w:val="24"/>
        </w:rPr>
        <w:t xml:space="preserve">data to </w:t>
      </w:r>
      <w:commentRangeStart w:id="798"/>
      <w:del w:id="799" w:author="Steffen and Keith" w:date="2018-03-28T10:31:00Z">
        <w:r w:rsidRPr="0094736F">
          <w:rPr>
            <w:rFonts w:ascii="Verdana" w:hAnsi="Verdana"/>
            <w:sz w:val="24"/>
            <w:szCs w:val="24"/>
          </w:rPr>
          <w:delText>Emdeon</w:delText>
        </w:r>
        <w:commentRangeEnd w:id="798"/>
        <w:r w:rsidR="00074E2F">
          <w:rPr>
            <w:rStyle w:val="CommentReference"/>
            <w:rFonts w:eastAsia="Times New Roman"/>
            <w:lang w:eastAsia="en-US"/>
          </w:rPr>
          <w:commentReference w:id="798"/>
        </w:r>
        <w:r w:rsidRPr="0094736F">
          <w:rPr>
            <w:rFonts w:ascii="Verdana" w:hAnsi="Verdana"/>
            <w:sz w:val="24"/>
            <w:szCs w:val="24"/>
          </w:rPr>
          <w:delText>.</w:delText>
        </w:r>
      </w:del>
      <w:ins w:id="800" w:author="Steffen and Keith" w:date="2018-03-28T10:31:00Z">
        <w:r w:rsidR="00E47237">
          <w:rPr>
            <w:rFonts w:ascii="Verdana" w:hAnsi="Verdana"/>
            <w:sz w:val="24"/>
            <w:szCs w:val="24"/>
          </w:rPr>
          <w:t>VA’s clearinghouse(s)</w:t>
        </w:r>
        <w:r w:rsidRPr="0094736F">
          <w:rPr>
            <w:rFonts w:ascii="Verdana" w:hAnsi="Verdana"/>
            <w:sz w:val="24"/>
            <w:szCs w:val="24"/>
          </w:rPr>
          <w:t>.</w:t>
        </w:r>
      </w:ins>
      <w:r w:rsidR="00A61B0D">
        <w:rPr>
          <w:rFonts w:ascii="Verdana" w:hAnsi="Verdana"/>
          <w:sz w:val="24"/>
          <w:szCs w:val="24"/>
        </w:rPr>
        <w:t xml:space="preserve"> </w:t>
      </w:r>
      <w:r w:rsidR="00677424" w:rsidRPr="0094736F">
        <w:rPr>
          <w:rFonts w:ascii="Verdana" w:hAnsi="Verdana"/>
          <w:sz w:val="24"/>
          <w:szCs w:val="24"/>
        </w:rPr>
        <w:t>The system(s) at FSC</w:t>
      </w:r>
      <w:r w:rsidR="00677424">
        <w:rPr>
          <w:rFonts w:ascii="Verdana" w:hAnsi="Verdana"/>
          <w:sz w:val="24"/>
          <w:szCs w:val="24"/>
        </w:rPr>
        <w:t xml:space="preserve"> </w:t>
      </w:r>
      <w:r w:rsidR="00A61B0D">
        <w:rPr>
          <w:rFonts w:ascii="Verdana" w:hAnsi="Verdana"/>
          <w:sz w:val="24"/>
          <w:szCs w:val="24"/>
        </w:rPr>
        <w:t>also receive</w:t>
      </w:r>
      <w:r w:rsidR="00677424">
        <w:rPr>
          <w:rFonts w:ascii="Verdana" w:hAnsi="Verdana"/>
          <w:sz w:val="24"/>
          <w:szCs w:val="24"/>
        </w:rPr>
        <w:t>(</w:t>
      </w:r>
      <w:r w:rsidR="00A61B0D">
        <w:rPr>
          <w:rFonts w:ascii="Verdana" w:hAnsi="Verdana"/>
          <w:sz w:val="24"/>
          <w:szCs w:val="24"/>
        </w:rPr>
        <w:t>s</w:t>
      </w:r>
      <w:r w:rsidR="00677424">
        <w:rPr>
          <w:rFonts w:ascii="Verdana" w:hAnsi="Verdana"/>
          <w:sz w:val="24"/>
          <w:szCs w:val="24"/>
        </w:rPr>
        <w:t>)</w:t>
      </w:r>
      <w:r w:rsidR="00A61B0D">
        <w:rPr>
          <w:rFonts w:ascii="Verdana" w:hAnsi="Verdana"/>
          <w:sz w:val="24"/>
          <w:szCs w:val="24"/>
        </w:rPr>
        <w:t xml:space="preserve"> </w:t>
      </w:r>
      <w:r w:rsidR="00677424" w:rsidRPr="0094736F">
        <w:rPr>
          <w:rFonts w:ascii="Verdana" w:hAnsi="Verdana"/>
          <w:sz w:val="24"/>
          <w:szCs w:val="24"/>
        </w:rPr>
        <w:t>ASC X12N/005010</w:t>
      </w:r>
      <w:r w:rsidR="00677424">
        <w:rPr>
          <w:rFonts w:ascii="Verdana" w:hAnsi="Verdana"/>
          <w:sz w:val="24"/>
          <w:szCs w:val="24"/>
        </w:rPr>
        <w:t xml:space="preserve"> </w:t>
      </w:r>
      <w:r w:rsidR="00A61B0D">
        <w:rPr>
          <w:rFonts w:ascii="Verdana" w:hAnsi="Verdana"/>
          <w:sz w:val="24"/>
          <w:szCs w:val="24"/>
        </w:rPr>
        <w:t>27</w:t>
      </w:r>
      <w:r w:rsidR="00677424">
        <w:rPr>
          <w:rFonts w:ascii="Verdana" w:hAnsi="Verdana"/>
          <w:sz w:val="24"/>
          <w:szCs w:val="24"/>
        </w:rPr>
        <w:t>1</w:t>
      </w:r>
      <w:r w:rsidR="00A61B0D">
        <w:rPr>
          <w:rFonts w:ascii="Verdana" w:hAnsi="Verdana"/>
          <w:sz w:val="24"/>
          <w:szCs w:val="24"/>
        </w:rPr>
        <w:t xml:space="preserve"> </w:t>
      </w:r>
      <w:r w:rsidR="00A61B0D" w:rsidRPr="00A61B0D">
        <w:rPr>
          <w:rFonts w:ascii="Verdana" w:hAnsi="Verdana"/>
          <w:sz w:val="24"/>
          <w:szCs w:val="24"/>
        </w:rPr>
        <w:t>Health Care Eligibility Benefits Response</w:t>
      </w:r>
      <w:r w:rsidR="00A61B0D">
        <w:rPr>
          <w:rFonts w:ascii="Verdana" w:hAnsi="Verdana"/>
          <w:sz w:val="24"/>
          <w:szCs w:val="24"/>
        </w:rPr>
        <w:t xml:space="preserve">s from </w:t>
      </w:r>
      <w:del w:id="801" w:author="Steffen and Keith" w:date="2018-03-28T10:31:00Z">
        <w:r w:rsidR="00A61B0D">
          <w:rPr>
            <w:rFonts w:ascii="Verdana" w:hAnsi="Verdana"/>
            <w:sz w:val="24"/>
            <w:szCs w:val="24"/>
          </w:rPr>
          <w:delText xml:space="preserve">Emdeon </w:delText>
        </w:r>
      </w:del>
      <w:ins w:id="802" w:author="Steffen and Keith" w:date="2018-03-28T10:31:00Z">
        <w:r w:rsidR="002D5B04">
          <w:rPr>
            <w:rFonts w:ascii="Verdana" w:hAnsi="Verdana"/>
            <w:sz w:val="24"/>
            <w:szCs w:val="24"/>
          </w:rPr>
          <w:t xml:space="preserve">VA’s clearinghouse(s) </w:t>
        </w:r>
      </w:ins>
      <w:r w:rsidR="00A61B0D">
        <w:rPr>
          <w:rFonts w:ascii="Verdana" w:hAnsi="Verdana"/>
          <w:sz w:val="24"/>
          <w:szCs w:val="24"/>
        </w:rPr>
        <w:t>and forward</w:t>
      </w:r>
      <w:r w:rsidR="00677424">
        <w:rPr>
          <w:rFonts w:ascii="Verdana" w:hAnsi="Verdana"/>
          <w:sz w:val="24"/>
          <w:szCs w:val="24"/>
        </w:rPr>
        <w:t>(s)</w:t>
      </w:r>
      <w:r w:rsidR="00A61B0D">
        <w:rPr>
          <w:rFonts w:ascii="Verdana" w:hAnsi="Verdana"/>
          <w:sz w:val="24"/>
          <w:szCs w:val="24"/>
        </w:rPr>
        <w:t xml:space="preserve"> </w:t>
      </w:r>
      <w:ins w:id="803" w:author="Steffen and Keith" w:date="2018-03-28T10:31:00Z">
        <w:r w:rsidR="002B3561">
          <w:rPr>
            <w:rFonts w:ascii="Verdana" w:hAnsi="Verdana"/>
            <w:sz w:val="24"/>
            <w:szCs w:val="24"/>
          </w:rPr>
          <w:t>it/</w:t>
        </w:r>
      </w:ins>
      <w:r w:rsidR="00A61B0D">
        <w:rPr>
          <w:rFonts w:ascii="Verdana" w:hAnsi="Verdana"/>
          <w:sz w:val="24"/>
          <w:szCs w:val="24"/>
        </w:rPr>
        <w:t xml:space="preserve">them to the </w:t>
      </w:r>
      <w:r w:rsidR="00677424">
        <w:rPr>
          <w:rFonts w:ascii="Verdana" w:hAnsi="Verdana"/>
          <w:sz w:val="24"/>
          <w:szCs w:val="24"/>
        </w:rPr>
        <w:t xml:space="preserve">MCCF EDI </w:t>
      </w:r>
      <w:r w:rsidR="00A61B0D">
        <w:rPr>
          <w:rFonts w:ascii="Verdana" w:hAnsi="Verdana"/>
          <w:sz w:val="24"/>
          <w:szCs w:val="24"/>
        </w:rPr>
        <w:t>TAS Platform.</w:t>
      </w:r>
    </w:p>
    <w:p w14:paraId="7882DE43" w14:textId="77777777" w:rsidR="0094736F" w:rsidRPr="007957D8" w:rsidRDefault="0094736F" w:rsidP="004C028F">
      <w:pPr>
        <w:pStyle w:val="BodyText"/>
      </w:pP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6CF4DE0" w:rsidR="00D952B0" w:rsidRPr="003B377B" w:rsidRDefault="00D952B0">
            <w:pPr>
              <w:pStyle w:val="TableHeading"/>
              <w:keepNext/>
              <w:tabs>
                <w:tab w:val="center" w:pos="4680"/>
                <w:tab w:val="right" w:pos="9360"/>
              </w:tabs>
              <w:pPrChange w:id="804" w:author="Steffen and Keith" w:date="2018-03-28T10:31:00Z">
                <w:pPr>
                  <w:pStyle w:val="TableHeading"/>
                  <w:tabs>
                    <w:tab w:val="center" w:pos="4680"/>
                    <w:tab w:val="right" w:pos="9360"/>
                  </w:tabs>
                </w:pPr>
              </w:pPrChange>
            </w:pPr>
            <w:r>
              <w:t>System</w:t>
            </w:r>
            <w:del w:id="805" w:author="Steffen and Keith" w:date="2018-03-28T10:31:00Z">
              <w:r>
                <w:delText xml:space="preserve"> </w:delText>
              </w:r>
            </w:del>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4C028F" w:rsidRDefault="00D952B0" w:rsidP="00827B22">
            <w:pPr>
              <w:pStyle w:val="TableText"/>
              <w:tabs>
                <w:tab w:val="center" w:pos="4680"/>
                <w:tab w:val="right" w:pos="9360"/>
              </w:tabs>
              <w:rPr>
                <w:sz w:val="20"/>
              </w:rPr>
            </w:pPr>
            <w:r w:rsidRPr="004C028F">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6F1120E3" w:rsidR="00D952B0" w:rsidRPr="00827B22" w:rsidRDefault="00A81339" w:rsidP="00827B22">
            <w:pPr>
              <w:pStyle w:val="TableText"/>
              <w:tabs>
                <w:tab w:val="center" w:pos="4680"/>
                <w:tab w:val="right" w:pos="9360"/>
              </w:tabs>
              <w:rPr>
                <w:szCs w:val="16"/>
              </w:rPr>
            </w:pPr>
            <w:proofErr w:type="spellStart"/>
            <w:ins w:id="806" w:author="Steffen and Keith" w:date="2018-03-28T10:31:00Z">
              <w:r>
                <w:rPr>
                  <w:szCs w:val="16"/>
                </w:rPr>
                <w:t>tbd</w:t>
              </w:r>
            </w:ins>
            <w:proofErr w:type="spellEnd"/>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4C028F" w:rsidRDefault="00D952B0" w:rsidP="00827B22">
            <w:pPr>
              <w:pStyle w:val="TableText"/>
              <w:tabs>
                <w:tab w:val="center" w:pos="4680"/>
                <w:tab w:val="right" w:pos="9360"/>
              </w:tabs>
              <w:rPr>
                <w:sz w:val="20"/>
              </w:rPr>
            </w:pPr>
            <w:r w:rsidRPr="004C028F">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71D68B37" w:rsidR="00D952B0" w:rsidRPr="00827B22" w:rsidRDefault="00A81339" w:rsidP="00827B22">
            <w:pPr>
              <w:pStyle w:val="TableText"/>
              <w:tabs>
                <w:tab w:val="center" w:pos="4680"/>
                <w:tab w:val="right" w:pos="9360"/>
              </w:tabs>
              <w:rPr>
                <w:szCs w:val="16"/>
              </w:rPr>
            </w:pPr>
            <w:proofErr w:type="spellStart"/>
            <w:ins w:id="807" w:author="Steffen and Keith" w:date="2018-03-28T10:31:00Z">
              <w:r>
                <w:rPr>
                  <w:szCs w:val="16"/>
                </w:rPr>
                <w:t>tbd</w:t>
              </w:r>
            </w:ins>
            <w:proofErr w:type="spellEnd"/>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4C028F" w:rsidRDefault="00D952B0" w:rsidP="00827B22">
            <w:pPr>
              <w:pStyle w:val="TableText"/>
              <w:tabs>
                <w:tab w:val="center" w:pos="4680"/>
                <w:tab w:val="right" w:pos="9360"/>
              </w:tabs>
              <w:rPr>
                <w:sz w:val="20"/>
              </w:rPr>
            </w:pPr>
            <w:r w:rsidRPr="004C028F">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72160ED4" w:rsidR="00D952B0" w:rsidRPr="00827B22" w:rsidRDefault="00A81339" w:rsidP="00827B22">
            <w:pPr>
              <w:pStyle w:val="TableText"/>
              <w:tabs>
                <w:tab w:val="center" w:pos="4680"/>
                <w:tab w:val="right" w:pos="9360"/>
              </w:tabs>
              <w:rPr>
                <w:szCs w:val="16"/>
              </w:rPr>
            </w:pPr>
            <w:proofErr w:type="spellStart"/>
            <w:ins w:id="808" w:author="Steffen and Keith" w:date="2018-03-28T10:31:00Z">
              <w:r>
                <w:rPr>
                  <w:szCs w:val="16"/>
                </w:rPr>
                <w:t>tbd</w:t>
              </w:r>
            </w:ins>
            <w:proofErr w:type="spellEnd"/>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4C028F" w:rsidRDefault="00D952B0" w:rsidP="00827B22">
            <w:pPr>
              <w:pStyle w:val="TableText"/>
              <w:tabs>
                <w:tab w:val="center" w:pos="4680"/>
                <w:tab w:val="right" w:pos="9360"/>
              </w:tabs>
              <w:rPr>
                <w:sz w:val="20"/>
              </w:rPr>
            </w:pPr>
            <w:r w:rsidRPr="004C028F">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37D50677" w:rsidR="00D952B0" w:rsidRPr="00827B22" w:rsidRDefault="00A81339" w:rsidP="00827B22">
            <w:pPr>
              <w:pStyle w:val="TableText"/>
              <w:tabs>
                <w:tab w:val="center" w:pos="4680"/>
                <w:tab w:val="right" w:pos="9360"/>
              </w:tabs>
              <w:rPr>
                <w:szCs w:val="16"/>
              </w:rPr>
            </w:pPr>
            <w:proofErr w:type="spellStart"/>
            <w:ins w:id="809" w:author="Steffen and Keith" w:date="2018-03-28T10:31:00Z">
              <w:r>
                <w:rPr>
                  <w:szCs w:val="16"/>
                </w:rPr>
                <w:t>tbd</w:t>
              </w:r>
            </w:ins>
            <w:proofErr w:type="spellEnd"/>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4C028F" w:rsidRDefault="00D952B0" w:rsidP="00827B22">
            <w:pPr>
              <w:pStyle w:val="TableText"/>
              <w:tabs>
                <w:tab w:val="center" w:pos="4680"/>
                <w:tab w:val="right" w:pos="9360"/>
              </w:tabs>
              <w:rPr>
                <w:sz w:val="20"/>
              </w:rPr>
            </w:pPr>
            <w:r w:rsidRPr="004C028F">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4B3EF24" w:rsidR="00D952B0" w:rsidRPr="00827B22" w:rsidRDefault="00A81339" w:rsidP="00827B22">
            <w:pPr>
              <w:pStyle w:val="TableText"/>
              <w:tabs>
                <w:tab w:val="center" w:pos="4680"/>
                <w:tab w:val="right" w:pos="9360"/>
              </w:tabs>
              <w:rPr>
                <w:szCs w:val="16"/>
              </w:rPr>
            </w:pPr>
            <w:proofErr w:type="spellStart"/>
            <w:ins w:id="810" w:author="Steffen and Keith" w:date="2018-03-28T10:31:00Z">
              <w:r>
                <w:rPr>
                  <w:szCs w:val="16"/>
                </w:rPr>
                <w:t>tbd</w:t>
              </w:r>
            </w:ins>
            <w:proofErr w:type="spellEnd"/>
          </w:p>
        </w:tc>
      </w:tr>
    </w:tbl>
    <w:p w14:paraId="054FEF19" w14:textId="77777777" w:rsidR="00D952B0" w:rsidRPr="00A732C6" w:rsidRDefault="00D952B0">
      <w:pPr>
        <w:pStyle w:val="Heading2"/>
      </w:pPr>
      <w:bookmarkStart w:id="811" w:name="_Toc216071608"/>
      <w:bookmarkStart w:id="812" w:name="_Toc263270958"/>
      <w:bookmarkStart w:id="813" w:name="_Toc263271237"/>
      <w:bookmarkStart w:id="814" w:name="_Toc377477598"/>
      <w:bookmarkStart w:id="815" w:name="_Toc512607015"/>
      <w:r w:rsidRPr="00A732C6">
        <w:t>Operational Agreement</w:t>
      </w:r>
      <w:bookmarkEnd w:id="811"/>
      <w:bookmarkEnd w:id="812"/>
      <w:bookmarkEnd w:id="813"/>
      <w:bookmarkEnd w:id="814"/>
      <w:bookmarkEnd w:id="815"/>
    </w:p>
    <w:p w14:paraId="227DD5A8" w14:textId="3C9818C5" w:rsidR="00EF5B1C" w:rsidRPr="004C028F" w:rsidRDefault="00EF5B1C" w:rsidP="00EF5B1C">
      <w:pPr>
        <w:pStyle w:val="BodyText"/>
        <w:rPr>
          <w:rFonts w:ascii="Verdana" w:hAnsi="Verdana"/>
          <w:sz w:val="24"/>
          <w:szCs w:val="24"/>
        </w:rPr>
      </w:pPr>
      <w:r w:rsidRPr="004C028F">
        <w:rPr>
          <w:rFonts w:ascii="Verdana" w:hAnsi="Verdana"/>
          <w:sz w:val="24"/>
          <w:szCs w:val="24"/>
        </w:rPr>
        <w:t xml:space="preserve">This ICD provides the specification for an interface between </w:t>
      </w:r>
      <w:ins w:id="816" w:author="Steffen and Keith" w:date="2018-03-28T10:31:00Z">
        <w:r w:rsidR="002B3561">
          <w:rPr>
            <w:rFonts w:ascii="Verdana" w:hAnsi="Verdana"/>
            <w:sz w:val="24"/>
            <w:szCs w:val="24"/>
          </w:rPr>
          <w:t xml:space="preserve">FSC and </w:t>
        </w:r>
      </w:ins>
      <w:r w:rsidRPr="004C028F">
        <w:rPr>
          <w:rFonts w:ascii="Verdana" w:hAnsi="Verdana"/>
          <w:sz w:val="24"/>
          <w:szCs w:val="24"/>
        </w:rPr>
        <w:t xml:space="preserve">MCCF EDI TAS </w:t>
      </w:r>
      <w:proofErr w:type="spellStart"/>
      <w:r w:rsidR="003A08C2" w:rsidRPr="004C028F">
        <w:rPr>
          <w:rFonts w:ascii="Verdana" w:hAnsi="Verdana"/>
          <w:sz w:val="24"/>
          <w:szCs w:val="24"/>
        </w:rPr>
        <w:t>eInsurance</w:t>
      </w:r>
      <w:proofErr w:type="spellEnd"/>
      <w:r w:rsidR="003A08C2" w:rsidRPr="004C028F">
        <w:rPr>
          <w:rFonts w:ascii="Verdana" w:hAnsi="Verdana"/>
          <w:sz w:val="24"/>
          <w:szCs w:val="24"/>
        </w:rPr>
        <w:t xml:space="preserve"> </w:t>
      </w:r>
      <w:del w:id="817" w:author="Steffen and Keith" w:date="2018-03-28T10:31:00Z">
        <w:r w:rsidRPr="004C028F">
          <w:rPr>
            <w:rFonts w:ascii="Verdana" w:hAnsi="Verdana"/>
            <w:sz w:val="24"/>
            <w:szCs w:val="24"/>
          </w:rPr>
          <w:delText xml:space="preserve">and FSC </w:delText>
        </w:r>
      </w:del>
      <w:r w:rsidRPr="004C028F">
        <w:rPr>
          <w:rFonts w:ascii="Verdana" w:hAnsi="Verdana"/>
          <w:sz w:val="24"/>
          <w:szCs w:val="24"/>
        </w:rPr>
        <w:t xml:space="preserve">regarding </w:t>
      </w:r>
      <w:r w:rsidR="003A08C2" w:rsidRPr="004C028F">
        <w:rPr>
          <w:rFonts w:ascii="Verdana" w:hAnsi="Verdana"/>
          <w:sz w:val="24"/>
          <w:szCs w:val="24"/>
        </w:rPr>
        <w:t xml:space="preserve">Health Care Eligibility Benefits </w:t>
      </w:r>
      <w:r w:rsidRPr="004C028F">
        <w:rPr>
          <w:rFonts w:ascii="Verdana" w:hAnsi="Verdana"/>
          <w:sz w:val="24"/>
          <w:szCs w:val="24"/>
        </w:rPr>
        <w:t xml:space="preserve">data. The </w:t>
      </w:r>
      <w:commentRangeStart w:id="818"/>
      <w:commentRangeStart w:id="819"/>
      <w:del w:id="820" w:author="Steffen and Keith" w:date="2018-03-28T10:31:00Z">
        <w:r w:rsidRPr="004C028F">
          <w:rPr>
            <w:rFonts w:ascii="Verdana" w:hAnsi="Verdana"/>
            <w:sz w:val="24"/>
            <w:szCs w:val="24"/>
          </w:rPr>
          <w:delText xml:space="preserve">Chief </w:delText>
        </w:r>
        <w:commentRangeEnd w:id="818"/>
        <w:r w:rsidR="008752C3">
          <w:rPr>
            <w:rStyle w:val="CommentReference"/>
            <w:rFonts w:eastAsia="Times New Roman"/>
            <w:lang w:eastAsia="en-US"/>
          </w:rPr>
          <w:commentReference w:id="818"/>
        </w:r>
        <w:r w:rsidRPr="004C028F">
          <w:rPr>
            <w:rFonts w:ascii="Verdana" w:hAnsi="Verdana"/>
            <w:sz w:val="24"/>
            <w:szCs w:val="24"/>
          </w:rPr>
          <w:delText>Business</w:delText>
        </w:r>
      </w:del>
      <w:ins w:id="821" w:author="Steffen and Keith" w:date="2018-03-28T10:31:00Z">
        <w:r w:rsidR="002D5B04" w:rsidRPr="002D5B04">
          <w:rPr>
            <w:rFonts w:ascii="Verdana" w:hAnsi="Verdana"/>
            <w:sz w:val="24"/>
            <w:szCs w:val="24"/>
          </w:rPr>
          <w:t>VHA</w:t>
        </w:r>
      </w:ins>
      <w:r w:rsidR="002D5B04" w:rsidRPr="002D5B04">
        <w:rPr>
          <w:rFonts w:ascii="Verdana" w:hAnsi="Verdana"/>
          <w:sz w:val="24"/>
          <w:szCs w:val="24"/>
        </w:rPr>
        <w:t xml:space="preserve"> Office </w:t>
      </w:r>
      <w:del w:id="822" w:author="Steffen and Keith" w:date="2018-03-28T10:31:00Z">
        <w:r w:rsidRPr="004C028F">
          <w:rPr>
            <w:rFonts w:ascii="Verdana" w:hAnsi="Verdana"/>
            <w:sz w:val="24"/>
            <w:szCs w:val="24"/>
          </w:rPr>
          <w:delText xml:space="preserve">(CBO) </w:delText>
        </w:r>
        <w:commentRangeEnd w:id="819"/>
        <w:r w:rsidR="007C2D4E">
          <w:rPr>
            <w:rStyle w:val="CommentReference"/>
            <w:rFonts w:eastAsia="Times New Roman"/>
            <w:lang w:eastAsia="en-US"/>
          </w:rPr>
          <w:commentReference w:id="819"/>
        </w:r>
      </w:del>
      <w:ins w:id="823" w:author="Steffen and Keith" w:date="2018-03-28T10:31:00Z">
        <w:r w:rsidR="002D5B04" w:rsidRPr="002D5B04">
          <w:rPr>
            <w:rFonts w:ascii="Verdana" w:hAnsi="Verdana"/>
            <w:sz w:val="24"/>
            <w:szCs w:val="24"/>
          </w:rPr>
          <w:t xml:space="preserve">of Community </w:t>
        </w:r>
        <w:r w:rsidR="009C1FAE" w:rsidRPr="002D5B04">
          <w:rPr>
            <w:rFonts w:ascii="Verdana" w:hAnsi="Verdana"/>
            <w:sz w:val="24"/>
            <w:szCs w:val="24"/>
          </w:rPr>
          <w:t>Care (</w:t>
        </w:r>
        <w:r w:rsidR="002D5B04" w:rsidRPr="002D5B04">
          <w:rPr>
            <w:rFonts w:ascii="Verdana" w:hAnsi="Verdana"/>
            <w:sz w:val="24"/>
            <w:szCs w:val="24"/>
          </w:rPr>
          <w:t xml:space="preserve">VHA CC) eBusiness Solutions Team – </w:t>
        </w:r>
        <w:proofErr w:type="spellStart"/>
        <w:r w:rsidR="009C1FAE" w:rsidRPr="002D5B04">
          <w:rPr>
            <w:rFonts w:ascii="Verdana" w:hAnsi="Verdana"/>
            <w:sz w:val="24"/>
            <w:szCs w:val="24"/>
          </w:rPr>
          <w:t>eInsurance</w:t>
        </w:r>
        <w:proofErr w:type="spellEnd"/>
        <w:r w:rsidR="009C1FAE" w:rsidRPr="002D5B04" w:rsidDel="002D5B04">
          <w:rPr>
            <w:rFonts w:ascii="Verdana" w:hAnsi="Verdana"/>
            <w:sz w:val="24"/>
            <w:szCs w:val="24"/>
          </w:rPr>
          <w:t xml:space="preserve"> </w:t>
        </w:r>
      </w:ins>
      <w:r w:rsidR="009C1FAE">
        <w:rPr>
          <w:rFonts w:ascii="Verdana" w:hAnsi="Verdana"/>
          <w:sz w:val="24"/>
          <w:szCs w:val="24"/>
        </w:rPr>
        <w:t>is</w:t>
      </w:r>
      <w:r w:rsidRPr="004C028F">
        <w:rPr>
          <w:rFonts w:ascii="Verdana" w:hAnsi="Verdana"/>
          <w:sz w:val="24"/>
          <w:szCs w:val="24"/>
        </w:rPr>
        <w:t xml:space="preserve"> responsible for notifying FSC personnel of any potential or planned changes to data feeds once these changes are known </w:t>
      </w:r>
      <w:proofErr w:type="gramStart"/>
      <w:r w:rsidRPr="004C028F">
        <w:rPr>
          <w:rFonts w:ascii="Verdana" w:hAnsi="Verdana"/>
          <w:sz w:val="24"/>
          <w:szCs w:val="24"/>
        </w:rPr>
        <w:t>in order to</w:t>
      </w:r>
      <w:proofErr w:type="gramEnd"/>
      <w:r w:rsidRPr="004C028F">
        <w:rPr>
          <w:rFonts w:ascii="Verdana" w:hAnsi="Verdana"/>
          <w:sz w:val="24"/>
          <w:szCs w:val="24"/>
        </w:rPr>
        <w:t xml:space="preserve"> minimize adverse impacts.</w:t>
      </w:r>
      <w:del w:id="824" w:author="Steffen and Keith" w:date="2018-03-28T10:31:00Z">
        <w:r w:rsidRPr="004C028F">
          <w:rPr>
            <w:rFonts w:ascii="Verdana" w:hAnsi="Verdana"/>
            <w:sz w:val="24"/>
            <w:szCs w:val="24"/>
          </w:rPr>
          <w:delText xml:space="preserve"> </w:delText>
        </w:r>
      </w:del>
    </w:p>
    <w:p w14:paraId="10FB1C7E" w14:textId="77777777" w:rsidR="00E67E51" w:rsidRPr="00E67E51" w:rsidRDefault="00E67E51" w:rsidP="00E67E51">
      <w:pPr>
        <w:pStyle w:val="BodyText"/>
        <w:rPr>
          <w:lang w:eastAsia="en-US"/>
        </w:rPr>
      </w:pPr>
    </w:p>
    <w:p w14:paraId="054FEF1B" w14:textId="77777777" w:rsidR="00D952B0" w:rsidRPr="00A732C6" w:rsidRDefault="00D952B0" w:rsidP="00FD58AE">
      <w:pPr>
        <w:pStyle w:val="Heading1"/>
      </w:pPr>
      <w:bookmarkStart w:id="825" w:name="_Toc216071609"/>
      <w:bookmarkStart w:id="826" w:name="_Toc263270959"/>
      <w:bookmarkStart w:id="827" w:name="_Toc263271238"/>
      <w:bookmarkStart w:id="828" w:name="_Toc377477599"/>
      <w:bookmarkStart w:id="829" w:name="_Toc512607016"/>
      <w:r w:rsidRPr="00A732C6">
        <w:lastRenderedPageBreak/>
        <w:t>Interface Definition</w:t>
      </w:r>
      <w:bookmarkEnd w:id="825"/>
      <w:bookmarkEnd w:id="826"/>
      <w:bookmarkEnd w:id="827"/>
      <w:bookmarkEnd w:id="828"/>
      <w:bookmarkEnd w:id="829"/>
    </w:p>
    <w:p w14:paraId="54B7B745" w14:textId="31FB17EE" w:rsidR="00EF5B1C" w:rsidRPr="004C028F" w:rsidRDefault="0077527A" w:rsidP="00EF5B1C">
      <w:pPr>
        <w:pStyle w:val="BodyText"/>
        <w:rPr>
          <w:rFonts w:ascii="Verdana" w:hAnsi="Verdana"/>
          <w:sz w:val="24"/>
          <w:szCs w:val="24"/>
        </w:rPr>
      </w:pPr>
      <w:r w:rsidRPr="004C028F">
        <w:rPr>
          <w:rFonts w:ascii="Verdana" w:hAnsi="Verdana"/>
          <w:sz w:val="24"/>
          <w:szCs w:val="24"/>
        </w:rPr>
        <w:t>Health Care Eligibility Benefits</w:t>
      </w:r>
      <w:r w:rsidR="00343639" w:rsidRPr="004C028F">
        <w:rPr>
          <w:rFonts w:ascii="Verdana" w:hAnsi="Verdana"/>
          <w:sz w:val="24"/>
          <w:szCs w:val="24"/>
        </w:rPr>
        <w:t xml:space="preserve"> </w:t>
      </w:r>
      <w:r w:rsidR="003A08C2" w:rsidRPr="004C028F">
        <w:rPr>
          <w:rFonts w:ascii="Verdana" w:hAnsi="Verdana"/>
          <w:sz w:val="24"/>
          <w:szCs w:val="24"/>
        </w:rPr>
        <w:t xml:space="preserve">data </w:t>
      </w:r>
      <w:r w:rsidR="00EF5B1C" w:rsidRPr="004C028F">
        <w:rPr>
          <w:rFonts w:ascii="Verdana" w:hAnsi="Verdana"/>
          <w:sz w:val="24"/>
          <w:szCs w:val="24"/>
        </w:rPr>
        <w:t xml:space="preserve">is transmitted between MCCF EDI TAS </w:t>
      </w:r>
      <w:proofErr w:type="spellStart"/>
      <w:r w:rsidR="003A08C2" w:rsidRPr="004C028F">
        <w:rPr>
          <w:rFonts w:ascii="Verdana" w:hAnsi="Verdana"/>
          <w:sz w:val="24"/>
          <w:szCs w:val="24"/>
        </w:rPr>
        <w:t>eInsurance</w:t>
      </w:r>
      <w:proofErr w:type="spellEnd"/>
      <w:r w:rsidR="003A08C2" w:rsidRPr="004C028F">
        <w:rPr>
          <w:rFonts w:ascii="Verdana" w:hAnsi="Verdana"/>
          <w:sz w:val="24"/>
          <w:szCs w:val="24"/>
        </w:rPr>
        <w:t xml:space="preserve"> </w:t>
      </w:r>
      <w:r w:rsidR="00EF5B1C" w:rsidRPr="004C028F">
        <w:rPr>
          <w:rFonts w:ascii="Verdana" w:hAnsi="Verdana"/>
          <w:sz w:val="24"/>
          <w:szCs w:val="24"/>
        </w:rPr>
        <w:t xml:space="preserve">and the FSC in FHIR </w:t>
      </w:r>
      <w:commentRangeStart w:id="830"/>
      <w:commentRangeStart w:id="831"/>
      <w:commentRangeStart w:id="832"/>
      <w:r w:rsidR="00EF5B1C" w:rsidRPr="004C028F">
        <w:rPr>
          <w:rFonts w:ascii="Verdana" w:hAnsi="Verdana"/>
          <w:sz w:val="24"/>
          <w:szCs w:val="24"/>
        </w:rPr>
        <w:t>bundles</w:t>
      </w:r>
      <w:commentRangeEnd w:id="830"/>
      <w:r w:rsidR="007C2D4E">
        <w:rPr>
          <w:rStyle w:val="CommentReference"/>
          <w:rFonts w:eastAsia="Times New Roman"/>
          <w:lang w:eastAsia="en-US"/>
        </w:rPr>
        <w:commentReference w:id="830"/>
      </w:r>
      <w:commentRangeEnd w:id="831"/>
      <w:commentRangeEnd w:id="832"/>
      <w:r w:rsidR="000D4B70">
        <w:rPr>
          <w:rStyle w:val="CommentReference"/>
          <w:rFonts w:eastAsia="Times New Roman"/>
          <w:lang w:eastAsia="en-US"/>
        </w:rPr>
        <w:commentReference w:id="831"/>
      </w:r>
      <w:r w:rsidR="002C68B8">
        <w:rPr>
          <w:rStyle w:val="CommentReference"/>
          <w:rFonts w:eastAsia="Times New Roman"/>
          <w:lang w:eastAsia="en-US"/>
        </w:rPr>
        <w:commentReference w:id="832"/>
      </w:r>
      <w:ins w:id="833" w:author="Steffen and Keith" w:date="2018-03-28T10:31:00Z">
        <w:r w:rsidR="00637B24" w:rsidRPr="004C028F">
          <w:rPr>
            <w:rFonts w:ascii="Verdana" w:hAnsi="Verdana"/>
            <w:sz w:val="24"/>
            <w:szCs w:val="24"/>
          </w:rPr>
          <w:t>.</w:t>
        </w:r>
        <w:r w:rsidR="00561453">
          <w:rPr>
            <w:rFonts w:ascii="Verdana" w:hAnsi="Verdana"/>
            <w:sz w:val="24"/>
            <w:szCs w:val="24"/>
          </w:rPr>
          <w:t xml:space="preserve"> One bundle will be used for each 270/271 message</w:t>
        </w:r>
      </w:ins>
      <w:r w:rsidR="00561453">
        <w:rPr>
          <w:rFonts w:ascii="Verdana" w:hAnsi="Verdana"/>
          <w:sz w:val="24"/>
          <w:szCs w:val="24"/>
        </w:rPr>
        <w:t>.</w:t>
      </w:r>
    </w:p>
    <w:p w14:paraId="292D94F1" w14:textId="77777777" w:rsidR="00EF5B1C" w:rsidRPr="00EF5B1C" w:rsidRDefault="00EF5B1C" w:rsidP="00EF5B1C">
      <w:pPr>
        <w:pStyle w:val="BodyText"/>
        <w:rPr>
          <w:lang w:eastAsia="en-US"/>
        </w:rPr>
      </w:pPr>
    </w:p>
    <w:p w14:paraId="097AB28F" w14:textId="77777777" w:rsidR="00F26C34" w:rsidRPr="00A732C6" w:rsidRDefault="00F26C34">
      <w:pPr>
        <w:pStyle w:val="Heading2"/>
      </w:pPr>
      <w:bookmarkStart w:id="834" w:name="_Toc512607017"/>
      <w:r w:rsidRPr="00A732C6">
        <w:t>System Overview</w:t>
      </w:r>
      <w:bookmarkEnd w:id="834"/>
    </w:p>
    <w:p w14:paraId="5F6D1118" w14:textId="30AE86FE" w:rsidR="00134C52" w:rsidRPr="004C028F" w:rsidRDefault="00343639" w:rsidP="00343639">
      <w:pPr>
        <w:pStyle w:val="BodyText"/>
        <w:rPr>
          <w:rFonts w:ascii="Verdana" w:hAnsi="Verdana"/>
          <w:sz w:val="24"/>
          <w:szCs w:val="24"/>
        </w:rPr>
      </w:pPr>
      <w:r w:rsidRPr="004C028F">
        <w:rPr>
          <w:rFonts w:ascii="Verdana" w:hAnsi="Verdana"/>
          <w:sz w:val="24"/>
          <w:szCs w:val="24"/>
        </w:rPr>
        <w:t xml:space="preserve">The MCCF EDI TAS </w:t>
      </w:r>
      <w:proofErr w:type="spellStart"/>
      <w:r w:rsidR="003A08C2" w:rsidRPr="004C028F">
        <w:rPr>
          <w:rFonts w:ascii="Verdana" w:hAnsi="Verdana"/>
          <w:sz w:val="24"/>
          <w:szCs w:val="24"/>
        </w:rPr>
        <w:t>eInsurance</w:t>
      </w:r>
      <w:proofErr w:type="spellEnd"/>
      <w:ins w:id="835" w:author="Steffen and Keith" w:date="2018-03-28T10:31:00Z">
        <w:r w:rsidR="003A08C2" w:rsidRPr="004C028F">
          <w:rPr>
            <w:rFonts w:ascii="Verdana" w:hAnsi="Verdana"/>
            <w:sz w:val="24"/>
            <w:szCs w:val="24"/>
          </w:rPr>
          <w:t xml:space="preserve"> </w:t>
        </w:r>
        <w:r w:rsidR="002B3561">
          <w:rPr>
            <w:rFonts w:ascii="Verdana" w:hAnsi="Verdana"/>
            <w:sz w:val="24"/>
            <w:szCs w:val="24"/>
          </w:rPr>
          <w:t>system</w:t>
        </w:r>
      </w:ins>
      <w:r w:rsidR="002B3561">
        <w:rPr>
          <w:rFonts w:ascii="Verdana" w:hAnsi="Verdana"/>
          <w:sz w:val="24"/>
          <w:szCs w:val="24"/>
        </w:rPr>
        <w:t xml:space="preserve"> </w:t>
      </w:r>
      <w:r w:rsidRPr="004C028F">
        <w:rPr>
          <w:rFonts w:ascii="Verdana" w:hAnsi="Verdana"/>
          <w:sz w:val="24"/>
          <w:szCs w:val="24"/>
        </w:rPr>
        <w:t xml:space="preserve">is designed to facilitate transmission of </w:t>
      </w:r>
      <w:r w:rsidR="0077527A" w:rsidRPr="004C028F">
        <w:rPr>
          <w:rFonts w:ascii="Verdana" w:hAnsi="Verdana"/>
          <w:sz w:val="24"/>
          <w:szCs w:val="24"/>
        </w:rPr>
        <w:t>Health Care Eligibility Benefits Inquiries</w:t>
      </w:r>
      <w:r w:rsidRPr="004C028F">
        <w:rPr>
          <w:rFonts w:ascii="Verdana" w:hAnsi="Verdana"/>
          <w:sz w:val="24"/>
          <w:szCs w:val="24"/>
        </w:rPr>
        <w:t xml:space="preserve"> to the FSC and </w:t>
      </w:r>
      <w:r w:rsidR="0077527A" w:rsidRPr="004C028F">
        <w:rPr>
          <w:rFonts w:ascii="Verdana" w:hAnsi="Verdana"/>
          <w:sz w:val="24"/>
          <w:szCs w:val="24"/>
        </w:rPr>
        <w:t>Health Care Eligibility Benefits R</w:t>
      </w:r>
      <w:r w:rsidRPr="004C028F">
        <w:rPr>
          <w:rFonts w:ascii="Verdana" w:hAnsi="Verdana"/>
          <w:sz w:val="24"/>
          <w:szCs w:val="24"/>
        </w:rPr>
        <w:t>esponses</w:t>
      </w:r>
      <w:r w:rsidR="00134C52" w:rsidRPr="004C028F">
        <w:rPr>
          <w:rFonts w:ascii="Verdana" w:hAnsi="Verdana"/>
          <w:sz w:val="24"/>
          <w:szCs w:val="24"/>
        </w:rPr>
        <w:t xml:space="preserve"> from the FSC.</w:t>
      </w:r>
    </w:p>
    <w:p w14:paraId="476A13EE" w14:textId="04232644" w:rsidR="00343639" w:rsidRPr="004C028F" w:rsidRDefault="00134C52" w:rsidP="00343639">
      <w:pPr>
        <w:pStyle w:val="BodyText"/>
        <w:rPr>
          <w:rFonts w:ascii="Verdana" w:hAnsi="Verdana"/>
          <w:sz w:val="24"/>
          <w:szCs w:val="24"/>
        </w:rPr>
      </w:pPr>
      <w:r w:rsidRPr="004C028F">
        <w:rPr>
          <w:rFonts w:ascii="Verdana" w:hAnsi="Verdana"/>
          <w:sz w:val="24"/>
          <w:szCs w:val="24"/>
        </w:rPr>
        <w:t xml:space="preserve">FSC </w:t>
      </w:r>
      <w:r w:rsidR="00343639" w:rsidRPr="004C028F">
        <w:rPr>
          <w:rFonts w:ascii="Verdana" w:hAnsi="Verdana"/>
          <w:sz w:val="24"/>
          <w:szCs w:val="24"/>
        </w:rPr>
        <w:t>is design</w:t>
      </w:r>
      <w:r w:rsidR="003A08C2" w:rsidRPr="004C028F">
        <w:rPr>
          <w:rFonts w:ascii="Verdana" w:hAnsi="Verdana"/>
          <w:sz w:val="24"/>
          <w:szCs w:val="24"/>
        </w:rPr>
        <w:t>ed</w:t>
      </w:r>
      <w:r w:rsidR="00343639" w:rsidRPr="004C028F">
        <w:rPr>
          <w:rFonts w:ascii="Verdana" w:hAnsi="Verdana"/>
          <w:sz w:val="24"/>
          <w:szCs w:val="24"/>
        </w:rPr>
        <w:t xml:space="preserve"> to receive</w:t>
      </w:r>
      <w:r w:rsidRPr="004C028F">
        <w:rPr>
          <w:rFonts w:ascii="Verdana" w:hAnsi="Verdana"/>
          <w:sz w:val="24"/>
          <w:szCs w:val="24"/>
        </w:rPr>
        <w:t xml:space="preserve"> FHIR data from</w:t>
      </w:r>
      <w:r w:rsidR="00343639" w:rsidRPr="004C028F">
        <w:rPr>
          <w:rFonts w:ascii="Verdana" w:hAnsi="Verdana"/>
          <w:sz w:val="24"/>
          <w:szCs w:val="24"/>
        </w:rPr>
        <w:t xml:space="preserve"> </w:t>
      </w:r>
      <w:r w:rsidRPr="004C028F">
        <w:rPr>
          <w:rFonts w:ascii="Verdana" w:hAnsi="Verdana"/>
          <w:sz w:val="24"/>
          <w:szCs w:val="24"/>
        </w:rPr>
        <w:t>MCCF EDI TAS</w:t>
      </w:r>
      <w:r w:rsidR="003A08C2" w:rsidRPr="004C028F">
        <w:rPr>
          <w:rFonts w:ascii="Verdana" w:hAnsi="Verdana"/>
          <w:sz w:val="24"/>
          <w:szCs w:val="24"/>
        </w:rPr>
        <w:t xml:space="preserve"> </w:t>
      </w:r>
      <w:proofErr w:type="spellStart"/>
      <w:r w:rsidR="003A08C2" w:rsidRPr="004C028F">
        <w:rPr>
          <w:rFonts w:ascii="Verdana" w:hAnsi="Verdana"/>
          <w:sz w:val="24"/>
          <w:szCs w:val="24"/>
        </w:rPr>
        <w:t>eInsurance</w:t>
      </w:r>
      <w:proofErr w:type="spellEnd"/>
      <w:r w:rsidR="00343639" w:rsidRPr="004C028F">
        <w:rPr>
          <w:rFonts w:ascii="Verdana" w:hAnsi="Verdana"/>
          <w:sz w:val="24"/>
          <w:szCs w:val="24"/>
        </w:rPr>
        <w:t xml:space="preserve"> and</w:t>
      </w:r>
      <w:r w:rsidRPr="004C028F">
        <w:rPr>
          <w:rFonts w:ascii="Verdana" w:hAnsi="Verdana"/>
          <w:sz w:val="24"/>
          <w:szCs w:val="24"/>
        </w:rPr>
        <w:t xml:space="preserve"> to</w:t>
      </w:r>
      <w:r w:rsidR="00343639" w:rsidRPr="004C028F">
        <w:rPr>
          <w:rFonts w:ascii="Verdana" w:hAnsi="Verdana"/>
          <w:sz w:val="24"/>
          <w:szCs w:val="24"/>
        </w:rPr>
        <w:t xml:space="preserve"> translate that data into </w:t>
      </w:r>
      <w:del w:id="836" w:author="Steffen and Keith" w:date="2018-03-28T10:31:00Z">
        <w:r w:rsidR="00343639" w:rsidRPr="004C028F">
          <w:rPr>
            <w:rFonts w:ascii="Verdana" w:hAnsi="Verdana"/>
            <w:sz w:val="24"/>
            <w:szCs w:val="24"/>
          </w:rPr>
          <w:delText>a</w:delText>
        </w:r>
      </w:del>
      <w:ins w:id="837" w:author="Steffen and Keith" w:date="2018-03-28T10:31:00Z">
        <w:r w:rsidR="00343639" w:rsidRPr="004C028F">
          <w:rPr>
            <w:rFonts w:ascii="Verdana" w:hAnsi="Verdana"/>
            <w:sz w:val="24"/>
            <w:szCs w:val="24"/>
          </w:rPr>
          <w:t>a</w:t>
        </w:r>
        <w:r w:rsidR="002B3561">
          <w:rPr>
            <w:rFonts w:ascii="Verdana" w:hAnsi="Verdana"/>
            <w:sz w:val="24"/>
            <w:szCs w:val="24"/>
          </w:rPr>
          <w:t>n</w:t>
        </w:r>
      </w:ins>
      <w:r w:rsidR="00343639" w:rsidRPr="004C028F">
        <w:rPr>
          <w:rFonts w:ascii="Verdana" w:hAnsi="Verdana"/>
          <w:sz w:val="24"/>
          <w:szCs w:val="24"/>
        </w:rPr>
        <w:t xml:space="preserve"> </w:t>
      </w:r>
      <w:r w:rsidR="00141A0A" w:rsidRPr="0094736F">
        <w:rPr>
          <w:rFonts w:ascii="Verdana" w:hAnsi="Verdana"/>
          <w:sz w:val="24"/>
          <w:szCs w:val="24"/>
        </w:rPr>
        <w:t>ASC X12N/005010</w:t>
      </w:r>
      <w:r w:rsidR="00141A0A">
        <w:rPr>
          <w:rFonts w:ascii="Verdana" w:hAnsi="Verdana"/>
          <w:sz w:val="24"/>
          <w:szCs w:val="24"/>
        </w:rPr>
        <w:t xml:space="preserve"> 270 </w:t>
      </w:r>
      <w:r w:rsidR="00141A0A" w:rsidRPr="00FE7734">
        <w:rPr>
          <w:rFonts w:ascii="Verdana" w:hAnsi="Verdana"/>
          <w:sz w:val="24"/>
          <w:szCs w:val="24"/>
        </w:rPr>
        <w:t xml:space="preserve">Health Care Eligibility Benefits Inquiry </w:t>
      </w:r>
      <w:r w:rsidRPr="004C028F">
        <w:rPr>
          <w:rFonts w:ascii="Verdana" w:hAnsi="Verdana"/>
          <w:sz w:val="24"/>
          <w:szCs w:val="24"/>
        </w:rPr>
        <w:t xml:space="preserve">message. </w:t>
      </w:r>
      <w:commentRangeStart w:id="838"/>
      <w:del w:id="839" w:author="Steffen and Keith" w:date="2018-03-28T10:31:00Z">
        <w:r w:rsidRPr="004C028F">
          <w:rPr>
            <w:rFonts w:ascii="Verdana" w:hAnsi="Verdana"/>
            <w:sz w:val="24"/>
            <w:szCs w:val="24"/>
          </w:rPr>
          <w:delText xml:space="preserve">It </w:delText>
        </w:r>
        <w:commentRangeEnd w:id="838"/>
        <w:r w:rsidR="00C66E93">
          <w:rPr>
            <w:rStyle w:val="CommentReference"/>
            <w:rFonts w:eastAsia="Times New Roman"/>
            <w:lang w:eastAsia="en-US"/>
          </w:rPr>
          <w:commentReference w:id="838"/>
        </w:r>
      </w:del>
      <w:ins w:id="840" w:author="Steffen and Keith" w:date="2018-03-28T10:31:00Z">
        <w:r w:rsidR="00505399">
          <w:rPr>
            <w:rFonts w:ascii="Verdana" w:hAnsi="Verdana"/>
            <w:sz w:val="24"/>
            <w:szCs w:val="24"/>
          </w:rPr>
          <w:t>FSC</w:t>
        </w:r>
        <w:r w:rsidR="00505399" w:rsidRPr="004C028F">
          <w:rPr>
            <w:rFonts w:ascii="Verdana" w:hAnsi="Verdana"/>
            <w:sz w:val="24"/>
            <w:szCs w:val="24"/>
          </w:rPr>
          <w:t xml:space="preserve"> </w:t>
        </w:r>
      </w:ins>
      <w:r w:rsidRPr="004C028F">
        <w:rPr>
          <w:rFonts w:ascii="Verdana" w:hAnsi="Verdana"/>
          <w:sz w:val="24"/>
          <w:szCs w:val="24"/>
        </w:rPr>
        <w:t>is also design</w:t>
      </w:r>
      <w:r w:rsidR="00141A0A">
        <w:rPr>
          <w:rFonts w:ascii="Verdana" w:hAnsi="Verdana"/>
          <w:sz w:val="24"/>
          <w:szCs w:val="24"/>
        </w:rPr>
        <w:t>ed</w:t>
      </w:r>
      <w:r w:rsidRPr="004C028F">
        <w:rPr>
          <w:rFonts w:ascii="Verdana" w:hAnsi="Verdana"/>
          <w:sz w:val="24"/>
          <w:szCs w:val="24"/>
        </w:rPr>
        <w:t xml:space="preserve"> to receive a</w:t>
      </w:r>
      <w:r w:rsidR="00141A0A" w:rsidRPr="00FE7734">
        <w:rPr>
          <w:rFonts w:ascii="Verdana" w:hAnsi="Verdana"/>
          <w:sz w:val="24"/>
          <w:szCs w:val="24"/>
        </w:rPr>
        <w:t xml:space="preserve">n </w:t>
      </w:r>
      <w:r w:rsidR="00141A0A" w:rsidRPr="0094736F">
        <w:rPr>
          <w:rFonts w:ascii="Verdana" w:hAnsi="Verdana"/>
          <w:sz w:val="24"/>
          <w:szCs w:val="24"/>
        </w:rPr>
        <w:t>ASC X12N/005010</w:t>
      </w:r>
      <w:r w:rsidR="00141A0A">
        <w:rPr>
          <w:rFonts w:ascii="Verdana" w:hAnsi="Verdana"/>
          <w:sz w:val="24"/>
          <w:szCs w:val="24"/>
        </w:rPr>
        <w:t xml:space="preserve"> 271 </w:t>
      </w:r>
      <w:r w:rsidR="00141A0A" w:rsidRPr="00FE7734">
        <w:rPr>
          <w:rFonts w:ascii="Verdana" w:hAnsi="Verdana"/>
          <w:sz w:val="24"/>
          <w:szCs w:val="24"/>
        </w:rPr>
        <w:t xml:space="preserve">Health Care Eligibility Benefits </w:t>
      </w:r>
      <w:r w:rsidR="00141A0A">
        <w:rPr>
          <w:rFonts w:ascii="Verdana" w:hAnsi="Verdana"/>
          <w:sz w:val="24"/>
          <w:szCs w:val="24"/>
        </w:rPr>
        <w:t>Response</w:t>
      </w:r>
      <w:r w:rsidRPr="004C028F">
        <w:rPr>
          <w:rFonts w:ascii="Verdana" w:hAnsi="Verdana"/>
          <w:sz w:val="24"/>
          <w:szCs w:val="24"/>
        </w:rPr>
        <w:t xml:space="preserve"> </w:t>
      </w:r>
      <w:r w:rsidR="003A08C2" w:rsidRPr="004C028F">
        <w:rPr>
          <w:rFonts w:ascii="Verdana" w:hAnsi="Verdana"/>
          <w:sz w:val="24"/>
          <w:szCs w:val="24"/>
        </w:rPr>
        <w:t xml:space="preserve">from payers, </w:t>
      </w:r>
      <w:r w:rsidR="005912DF" w:rsidRPr="004C028F">
        <w:rPr>
          <w:rFonts w:ascii="Verdana" w:hAnsi="Verdana"/>
          <w:sz w:val="24"/>
          <w:szCs w:val="24"/>
        </w:rPr>
        <w:t xml:space="preserve">to </w:t>
      </w:r>
      <w:r w:rsidRPr="004C028F">
        <w:rPr>
          <w:rFonts w:ascii="Verdana" w:hAnsi="Verdana"/>
          <w:sz w:val="24"/>
          <w:szCs w:val="24"/>
        </w:rPr>
        <w:t>translate it to FHIR data</w:t>
      </w:r>
      <w:r w:rsidR="003A08C2" w:rsidRPr="004C028F">
        <w:rPr>
          <w:rFonts w:ascii="Verdana" w:hAnsi="Verdana"/>
          <w:sz w:val="24"/>
          <w:szCs w:val="24"/>
        </w:rPr>
        <w:t xml:space="preserve"> and </w:t>
      </w:r>
      <w:r w:rsidR="005912DF" w:rsidRPr="004C028F">
        <w:rPr>
          <w:rFonts w:ascii="Verdana" w:hAnsi="Verdana"/>
          <w:sz w:val="24"/>
          <w:szCs w:val="24"/>
        </w:rPr>
        <w:t xml:space="preserve">to </w:t>
      </w:r>
      <w:r w:rsidR="003A08C2" w:rsidRPr="004C028F">
        <w:rPr>
          <w:rFonts w:ascii="Verdana" w:hAnsi="Verdana"/>
          <w:sz w:val="24"/>
          <w:szCs w:val="24"/>
        </w:rPr>
        <w:t xml:space="preserve">send it to MCCD EDI TAS </w:t>
      </w:r>
      <w:proofErr w:type="spellStart"/>
      <w:r w:rsidR="003A08C2" w:rsidRPr="004C028F">
        <w:rPr>
          <w:rFonts w:ascii="Verdana" w:hAnsi="Verdana"/>
          <w:sz w:val="24"/>
          <w:szCs w:val="24"/>
        </w:rPr>
        <w:t>eInsurance</w:t>
      </w:r>
      <w:proofErr w:type="spellEnd"/>
      <w:r w:rsidRPr="004C028F">
        <w:rPr>
          <w:rFonts w:ascii="Verdana" w:hAnsi="Verdana"/>
          <w:sz w:val="24"/>
          <w:szCs w:val="24"/>
        </w:rPr>
        <w:t>.</w:t>
      </w:r>
    </w:p>
    <w:p w14:paraId="797504CC" w14:textId="77777777" w:rsidR="00426867" w:rsidRPr="00C176DC" w:rsidRDefault="00426867" w:rsidP="00343639">
      <w:pPr>
        <w:pStyle w:val="BodyText"/>
        <w:rPr>
          <w:sz w:val="24"/>
          <w:rPrChange w:id="841" w:author="Steffen and Keith" w:date="2018-03-28T10:31:00Z">
            <w:rPr/>
          </w:rPrChange>
        </w:rPr>
      </w:pPr>
    </w:p>
    <w:p w14:paraId="054FEF1E" w14:textId="653C7C5F" w:rsidR="00D952B0" w:rsidRPr="00A732C6" w:rsidRDefault="00F26C34">
      <w:pPr>
        <w:pStyle w:val="Heading3"/>
      </w:pPr>
      <w:bookmarkStart w:id="842" w:name="_Toc512607018"/>
      <w:r w:rsidRPr="00A732C6">
        <w:lastRenderedPageBreak/>
        <w:t xml:space="preserve">Overview </w:t>
      </w:r>
      <w:commentRangeStart w:id="843"/>
      <w:commentRangeStart w:id="844"/>
      <w:r w:rsidRPr="00A732C6">
        <w:t xml:space="preserve">Diagram </w:t>
      </w:r>
      <w:commentRangeEnd w:id="843"/>
      <w:r w:rsidR="00450647">
        <w:rPr>
          <w:rStyle w:val="CommentReference"/>
          <w:rFonts w:cs="Times New Roman"/>
          <w:b w:val="0"/>
          <w:bCs w:val="0"/>
          <w:iCs w:val="0"/>
          <w:kern w:val="0"/>
        </w:rPr>
        <w:commentReference w:id="843"/>
      </w:r>
      <w:commentRangeEnd w:id="844"/>
      <w:r w:rsidR="000D4B70">
        <w:rPr>
          <w:rStyle w:val="CommentReference"/>
          <w:rFonts w:ascii="Arial" w:hAnsi="Arial" w:cs="Times New Roman"/>
          <w:b w:val="0"/>
          <w:bCs w:val="0"/>
          <w:iCs w:val="0"/>
          <w:kern w:val="0"/>
        </w:rPr>
        <w:commentReference w:id="844"/>
      </w:r>
      <w:bookmarkEnd w:id="842"/>
    </w:p>
    <w:p w14:paraId="2A15ABFC" w14:textId="25075CC9" w:rsidR="00426867" w:rsidRPr="004C028F" w:rsidRDefault="0011372C" w:rsidP="004C028F">
      <w:pPr>
        <w:pStyle w:val="BodyText"/>
        <w:keepNext/>
        <w:rPr>
          <w:rFonts w:ascii="Verdana" w:hAnsi="Verdana"/>
          <w:sz w:val="24"/>
          <w:szCs w:val="24"/>
          <w:lang w:eastAsia="en-US"/>
        </w:rPr>
      </w:pPr>
      <w:r>
        <w:rPr>
          <w:rFonts w:ascii="Verdana" w:hAnsi="Verdana"/>
          <w:sz w:val="24"/>
          <w:szCs w:val="24"/>
          <w:lang w:eastAsia="en-US"/>
        </w:rPr>
        <w:t>Interim</w:t>
      </w:r>
      <w:r w:rsidR="00426867" w:rsidRPr="004C028F">
        <w:rPr>
          <w:rFonts w:ascii="Verdana" w:hAnsi="Verdana"/>
          <w:sz w:val="24"/>
          <w:szCs w:val="24"/>
          <w:lang w:eastAsia="en-US"/>
        </w:rPr>
        <w:t xml:space="preserve"> </w:t>
      </w:r>
      <w:commentRangeStart w:id="845"/>
      <w:commentRangeStart w:id="846"/>
      <w:r w:rsidR="00426867" w:rsidRPr="004C028F">
        <w:rPr>
          <w:rFonts w:ascii="Verdana" w:hAnsi="Verdana"/>
          <w:sz w:val="24"/>
          <w:szCs w:val="24"/>
          <w:lang w:eastAsia="en-US"/>
        </w:rPr>
        <w:t>solution</w:t>
      </w:r>
      <w:commentRangeEnd w:id="845"/>
      <w:r w:rsidR="00C66E93">
        <w:rPr>
          <w:rStyle w:val="CommentReference"/>
          <w:rFonts w:eastAsia="Times New Roman"/>
          <w:lang w:eastAsia="en-US"/>
        </w:rPr>
        <w:commentReference w:id="845"/>
      </w:r>
      <w:commentRangeEnd w:id="846"/>
      <w:r w:rsidR="000D4B70">
        <w:rPr>
          <w:rStyle w:val="CommentReference"/>
          <w:rFonts w:eastAsia="Times New Roman"/>
          <w:lang w:eastAsia="en-US"/>
        </w:rPr>
        <w:commentReference w:id="846"/>
      </w:r>
    </w:p>
    <w:p w14:paraId="66F81F10" w14:textId="77777777" w:rsidR="00EC5316" w:rsidRDefault="00426867">
      <w:pPr>
        <w:pStyle w:val="BodyText"/>
        <w:keepNext/>
        <w:pPrChange w:id="847" w:author="Steffen and Keith" w:date="2018-03-28T10:31:00Z">
          <w:pPr>
            <w:pStyle w:val="BodyText"/>
          </w:pPr>
        </w:pPrChange>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274BEDCC" w14:textId="77777777" w:rsidR="00426867" w:rsidRDefault="00426867" w:rsidP="009768C6">
      <w:pPr>
        <w:pStyle w:val="BodyText"/>
        <w:rPr>
          <w:del w:id="848" w:author="Steffen and Keith" w:date="2018-03-28T10:31:00Z"/>
          <w:lang w:eastAsia="en-US"/>
        </w:rPr>
      </w:pPr>
    </w:p>
    <w:p w14:paraId="26EE7717" w14:textId="77777777" w:rsidR="00426867" w:rsidRDefault="00426867" w:rsidP="009768C6">
      <w:pPr>
        <w:pStyle w:val="BodyText"/>
        <w:rPr>
          <w:del w:id="849" w:author="Steffen and Keith" w:date="2018-03-28T10:31:00Z"/>
          <w:lang w:eastAsia="en-US"/>
        </w:rPr>
      </w:pPr>
    </w:p>
    <w:p w14:paraId="255B67E0" w14:textId="77777777" w:rsidR="00426867" w:rsidRDefault="00426867" w:rsidP="009768C6">
      <w:pPr>
        <w:pStyle w:val="BodyText"/>
        <w:rPr>
          <w:del w:id="850" w:author="Steffen and Keith" w:date="2018-03-28T10:31:00Z"/>
          <w:lang w:eastAsia="en-US"/>
        </w:rPr>
      </w:pPr>
    </w:p>
    <w:p w14:paraId="3EACD0E5" w14:textId="77777777" w:rsidR="00426867" w:rsidRDefault="00426867" w:rsidP="009768C6">
      <w:pPr>
        <w:pStyle w:val="BodyText"/>
        <w:rPr>
          <w:del w:id="851" w:author="Steffen and Keith" w:date="2018-03-28T10:31:00Z"/>
          <w:lang w:eastAsia="en-US"/>
        </w:rPr>
      </w:pPr>
    </w:p>
    <w:p w14:paraId="06D6B6D7" w14:textId="77777777" w:rsidR="00426867" w:rsidRDefault="00426867" w:rsidP="009768C6">
      <w:pPr>
        <w:pStyle w:val="BodyText"/>
        <w:rPr>
          <w:del w:id="852" w:author="Steffen and Keith" w:date="2018-03-28T10:31:00Z"/>
          <w:lang w:eastAsia="en-US"/>
        </w:rPr>
      </w:pPr>
    </w:p>
    <w:p w14:paraId="7630FAD1" w14:textId="77777777" w:rsidR="00426867" w:rsidRDefault="00426867" w:rsidP="009768C6">
      <w:pPr>
        <w:pStyle w:val="BodyText"/>
        <w:rPr>
          <w:del w:id="853" w:author="Steffen and Keith" w:date="2018-03-28T10:31:00Z"/>
          <w:lang w:eastAsia="en-US"/>
        </w:rPr>
      </w:pPr>
    </w:p>
    <w:p w14:paraId="50132447" w14:textId="77777777" w:rsidR="00426867" w:rsidRDefault="00426867" w:rsidP="009768C6">
      <w:pPr>
        <w:pStyle w:val="BodyText"/>
        <w:rPr>
          <w:del w:id="854" w:author="Steffen and Keith" w:date="2018-03-28T10:31:00Z"/>
          <w:lang w:eastAsia="en-US"/>
        </w:rPr>
      </w:pPr>
    </w:p>
    <w:p w14:paraId="0963977B" w14:textId="77777777" w:rsidR="00426867" w:rsidRDefault="00426867" w:rsidP="009768C6">
      <w:pPr>
        <w:pStyle w:val="BodyText"/>
        <w:rPr>
          <w:del w:id="855" w:author="Steffen and Keith" w:date="2018-03-28T10:31:00Z"/>
          <w:lang w:eastAsia="en-US"/>
        </w:rPr>
      </w:pPr>
    </w:p>
    <w:p w14:paraId="69AADA6C" w14:textId="06609B3B" w:rsidR="009768C6" w:rsidRDefault="00EC5316" w:rsidP="00EC5316">
      <w:pPr>
        <w:pStyle w:val="Caption"/>
        <w:rPr>
          <w:ins w:id="856" w:author="Steffen and Keith" w:date="2018-03-28T10:31:00Z"/>
        </w:rPr>
      </w:pPr>
      <w:bookmarkStart w:id="857" w:name="_Toc509580598"/>
      <w:ins w:id="858" w:author="Steffen and Keith" w:date="2018-03-28T10:31:00Z">
        <w:r>
          <w:t xml:space="preserve">Figure </w:t>
        </w:r>
        <w:r w:rsidR="00574831">
          <w:fldChar w:fldCharType="begin"/>
        </w:r>
        <w:r w:rsidR="00574831">
          <w:instrText xml:space="preserve"> SEQ Figure \* ARABIC </w:instrText>
        </w:r>
        <w:r w:rsidR="00574831">
          <w:fldChar w:fldCharType="separate"/>
        </w:r>
        <w:r>
          <w:rPr>
            <w:noProof/>
          </w:rPr>
          <w:t>1</w:t>
        </w:r>
        <w:r w:rsidR="00574831">
          <w:rPr>
            <w:noProof/>
          </w:rPr>
          <w:fldChar w:fldCharType="end"/>
        </w:r>
        <w:r>
          <w:t xml:space="preserve"> - Interim Solution</w:t>
        </w:r>
        <w:bookmarkEnd w:id="857"/>
      </w:ins>
    </w:p>
    <w:p w14:paraId="5619B905" w14:textId="1A2EDB9D" w:rsidR="00426867" w:rsidRPr="00C176DC" w:rsidRDefault="00426867" w:rsidP="009768C6">
      <w:pPr>
        <w:pStyle w:val="BodyText"/>
        <w:rPr>
          <w:sz w:val="24"/>
          <w:rPrChange w:id="859" w:author="Steffen and Keith" w:date="2018-03-28T10:31:00Z">
            <w:rPr/>
          </w:rPrChange>
        </w:rPr>
      </w:pPr>
    </w:p>
    <w:p w14:paraId="12ABCB9D" w14:textId="41BA5044" w:rsidR="00426867" w:rsidRPr="004C028F" w:rsidRDefault="00426867" w:rsidP="004C028F">
      <w:pPr>
        <w:pStyle w:val="BodyText"/>
        <w:keepNext/>
        <w:rPr>
          <w:rFonts w:ascii="Verdana" w:hAnsi="Verdana"/>
          <w:sz w:val="24"/>
          <w:szCs w:val="24"/>
          <w:lang w:eastAsia="en-US"/>
        </w:rPr>
      </w:pPr>
      <w:r w:rsidRPr="004C028F">
        <w:rPr>
          <w:rFonts w:ascii="Verdana" w:hAnsi="Verdana"/>
          <w:sz w:val="24"/>
          <w:szCs w:val="24"/>
          <w:lang w:eastAsia="en-US"/>
        </w:rPr>
        <w:lastRenderedPageBreak/>
        <w:t>To be solution</w:t>
      </w:r>
    </w:p>
    <w:p w14:paraId="1C4DBB9B" w14:textId="77777777" w:rsidR="00EC5316" w:rsidRDefault="00426867">
      <w:pPr>
        <w:pStyle w:val="BodyText"/>
        <w:keepNext/>
        <w:pPrChange w:id="860" w:author="Steffen and Keith" w:date="2018-03-28T10:31:00Z">
          <w:pPr>
            <w:pStyle w:val="BodyText"/>
          </w:pPr>
        </w:pPrChange>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2A683EAF" w:rsidR="00426867" w:rsidRDefault="00EC5316" w:rsidP="00EC5316">
      <w:pPr>
        <w:pStyle w:val="Caption"/>
        <w:rPr>
          <w:ins w:id="861" w:author="Steffen and Keith" w:date="2018-03-28T10:31:00Z"/>
        </w:rPr>
      </w:pPr>
      <w:bookmarkStart w:id="862" w:name="_Toc509580599"/>
      <w:ins w:id="863" w:author="Steffen and Keith" w:date="2018-03-28T10:31:00Z">
        <w:r>
          <w:t xml:space="preserve">Figure </w:t>
        </w:r>
        <w:r w:rsidR="00574831">
          <w:fldChar w:fldCharType="begin"/>
        </w:r>
        <w:r w:rsidR="00574831">
          <w:instrText xml:space="preserve"> SEQ Figure \* ARABIC </w:instrText>
        </w:r>
        <w:r w:rsidR="00574831">
          <w:fldChar w:fldCharType="separate"/>
        </w:r>
        <w:r>
          <w:rPr>
            <w:noProof/>
          </w:rPr>
          <w:t>2</w:t>
        </w:r>
        <w:r w:rsidR="00574831">
          <w:rPr>
            <w:noProof/>
          </w:rPr>
          <w:fldChar w:fldCharType="end"/>
        </w:r>
        <w:r>
          <w:t xml:space="preserve"> - To Be Solution</w:t>
        </w:r>
        <w:bookmarkEnd w:id="862"/>
      </w:ins>
    </w:p>
    <w:p w14:paraId="3DE726D5" w14:textId="0D093742" w:rsidR="00EC5316" w:rsidRDefault="00EC5316" w:rsidP="00EC5316">
      <w:pPr>
        <w:rPr>
          <w:ins w:id="864" w:author="Steffen and Keith" w:date="2018-03-28T10:31:00Z"/>
        </w:rPr>
      </w:pPr>
    </w:p>
    <w:p w14:paraId="359989C3" w14:textId="77777777" w:rsidR="00EC5316" w:rsidRPr="00EC5316" w:rsidRDefault="00EC5316" w:rsidP="00EC5316">
      <w:pPr>
        <w:rPr>
          <w:ins w:id="865" w:author="Steffen and Keith" w:date="2018-03-28T10:31:00Z"/>
        </w:rPr>
      </w:pPr>
    </w:p>
    <w:p w14:paraId="6FA6A519" w14:textId="21960BAE" w:rsidR="00E67E51" w:rsidRDefault="00E67E51" w:rsidP="00E67E51">
      <w:pPr>
        <w:pStyle w:val="BodyText"/>
        <w:rPr>
          <w:ins w:id="866" w:author="Steffen and Keith" w:date="2018-03-28T10:31:00Z"/>
          <w:sz w:val="24"/>
          <w:szCs w:val="24"/>
          <w:lang w:eastAsia="en-US"/>
        </w:rPr>
      </w:pPr>
    </w:p>
    <w:p w14:paraId="144AE5D5" w14:textId="6D599B61" w:rsidR="00EC5316" w:rsidRDefault="00EC5316" w:rsidP="00E67E51">
      <w:pPr>
        <w:pStyle w:val="BodyText"/>
        <w:rPr>
          <w:ins w:id="867" w:author="Steffen and Keith" w:date="2018-03-28T10:31:00Z"/>
          <w:sz w:val="24"/>
          <w:szCs w:val="24"/>
          <w:lang w:eastAsia="en-US"/>
        </w:rPr>
      </w:pPr>
    </w:p>
    <w:p w14:paraId="21AAD73E" w14:textId="24543FBB" w:rsidR="00EC5316" w:rsidRDefault="00EC5316" w:rsidP="00E67E51">
      <w:pPr>
        <w:pStyle w:val="BodyText"/>
        <w:rPr>
          <w:ins w:id="868" w:author="Steffen and Keith" w:date="2018-03-28T10:31:00Z"/>
          <w:sz w:val="24"/>
          <w:szCs w:val="24"/>
          <w:lang w:eastAsia="en-US"/>
        </w:rPr>
      </w:pPr>
    </w:p>
    <w:p w14:paraId="4F1DA34D" w14:textId="77777777" w:rsidR="00EC5316" w:rsidRPr="00C176DC" w:rsidRDefault="00EC5316" w:rsidP="00E67E51">
      <w:pPr>
        <w:pStyle w:val="BodyText"/>
        <w:rPr>
          <w:sz w:val="24"/>
          <w:rPrChange w:id="869" w:author="Steffen and Keith" w:date="2018-03-28T10:31:00Z">
            <w:rPr/>
          </w:rPrChange>
        </w:rPr>
      </w:pPr>
    </w:p>
    <w:p w14:paraId="0BC1A9D7" w14:textId="5344A228" w:rsidR="00F26C34" w:rsidRPr="00A732C6" w:rsidRDefault="00D952B0">
      <w:pPr>
        <w:pStyle w:val="Heading2"/>
      </w:pPr>
      <w:bookmarkStart w:id="870" w:name="_Toc216071611"/>
      <w:bookmarkStart w:id="871" w:name="_Toc263270961"/>
      <w:bookmarkStart w:id="872" w:name="_Toc263271240"/>
      <w:bookmarkStart w:id="873" w:name="_Toc377477601"/>
      <w:bookmarkStart w:id="874" w:name="_Toc512607019"/>
      <w:r w:rsidRPr="00A732C6">
        <w:lastRenderedPageBreak/>
        <w:t>Interface Overview</w:t>
      </w:r>
      <w:bookmarkEnd w:id="870"/>
      <w:bookmarkEnd w:id="871"/>
      <w:bookmarkEnd w:id="872"/>
      <w:bookmarkEnd w:id="873"/>
      <w:bookmarkEnd w:id="874"/>
    </w:p>
    <w:p w14:paraId="56D76373" w14:textId="22D8C28B" w:rsidR="00134C52" w:rsidRPr="004C028F" w:rsidRDefault="003A08C2" w:rsidP="00134C52">
      <w:pPr>
        <w:pStyle w:val="BodyText"/>
        <w:rPr>
          <w:rFonts w:ascii="Verdana" w:hAnsi="Verdana"/>
          <w:sz w:val="24"/>
          <w:szCs w:val="24"/>
        </w:rPr>
      </w:pPr>
      <w:r w:rsidRPr="004C028F">
        <w:rPr>
          <w:rFonts w:ascii="Verdana" w:hAnsi="Verdana"/>
          <w:sz w:val="24"/>
          <w:szCs w:val="24"/>
        </w:rPr>
        <w:t>Exchanging messages</w:t>
      </w:r>
      <w:r w:rsidR="00134C52" w:rsidRPr="004C028F">
        <w:rPr>
          <w:rFonts w:ascii="Verdana" w:hAnsi="Verdana"/>
          <w:sz w:val="24"/>
          <w:szCs w:val="24"/>
        </w:rPr>
        <w:t xml:space="preserve"> between </w:t>
      </w:r>
      <w:ins w:id="875" w:author="Steffen and Keith" w:date="2018-03-28T10:31:00Z">
        <w:r w:rsidR="002B3561">
          <w:rPr>
            <w:rFonts w:ascii="Verdana" w:hAnsi="Verdana"/>
            <w:sz w:val="24"/>
            <w:szCs w:val="24"/>
          </w:rPr>
          <w:t xml:space="preserve">FSC and </w:t>
        </w:r>
      </w:ins>
      <w:r w:rsidR="00134C52" w:rsidRPr="004C028F">
        <w:rPr>
          <w:rFonts w:ascii="Verdana" w:hAnsi="Verdana"/>
          <w:sz w:val="24"/>
          <w:szCs w:val="24"/>
        </w:rPr>
        <w:t xml:space="preserve">MCCF EDI TAS </w:t>
      </w:r>
      <w:proofErr w:type="spellStart"/>
      <w:r w:rsidRPr="004C028F">
        <w:rPr>
          <w:rFonts w:ascii="Verdana" w:hAnsi="Verdana"/>
          <w:sz w:val="24"/>
          <w:szCs w:val="24"/>
        </w:rPr>
        <w:t>eInsurance</w:t>
      </w:r>
      <w:proofErr w:type="spellEnd"/>
      <w:r w:rsidRPr="004C028F">
        <w:rPr>
          <w:rFonts w:ascii="Verdana" w:hAnsi="Verdana"/>
          <w:sz w:val="24"/>
          <w:szCs w:val="24"/>
        </w:rPr>
        <w:t xml:space="preserve"> </w:t>
      </w:r>
      <w:del w:id="876" w:author="Steffen and Keith" w:date="2018-03-28T10:31:00Z">
        <w:r w:rsidR="00134C52" w:rsidRPr="004C028F">
          <w:rPr>
            <w:rFonts w:ascii="Verdana" w:hAnsi="Verdana"/>
            <w:sz w:val="24"/>
            <w:szCs w:val="24"/>
          </w:rPr>
          <w:delText xml:space="preserve">and FSC </w:delText>
        </w:r>
      </w:del>
      <w:r w:rsidRPr="004C028F">
        <w:rPr>
          <w:rFonts w:ascii="Verdana" w:hAnsi="Verdana"/>
          <w:sz w:val="24"/>
          <w:szCs w:val="24"/>
        </w:rPr>
        <w:t>can</w:t>
      </w:r>
      <w:r w:rsidR="007C0E1D" w:rsidRPr="004C028F">
        <w:rPr>
          <w:rFonts w:ascii="Verdana" w:hAnsi="Verdana"/>
          <w:sz w:val="24"/>
          <w:szCs w:val="24"/>
        </w:rPr>
        <w:t xml:space="preserve"> be</w:t>
      </w:r>
      <w:r w:rsidRPr="004C028F">
        <w:rPr>
          <w:rFonts w:ascii="Verdana" w:hAnsi="Verdana"/>
          <w:sz w:val="24"/>
          <w:szCs w:val="24"/>
        </w:rPr>
        <w:t xml:space="preserve"> done in real time </w:t>
      </w:r>
      <w:commentRangeStart w:id="877"/>
      <w:commentRangeStart w:id="878"/>
      <w:r w:rsidRPr="004C028F">
        <w:rPr>
          <w:rFonts w:ascii="Verdana" w:hAnsi="Verdana"/>
          <w:sz w:val="24"/>
          <w:szCs w:val="24"/>
        </w:rPr>
        <w:t xml:space="preserve">or </w:t>
      </w:r>
      <w:r w:rsidR="004949E1" w:rsidRPr="004C028F">
        <w:rPr>
          <w:rFonts w:ascii="Verdana" w:hAnsi="Verdana"/>
          <w:sz w:val="24"/>
          <w:szCs w:val="24"/>
        </w:rPr>
        <w:t xml:space="preserve">as queued </w:t>
      </w:r>
      <w:commentRangeStart w:id="879"/>
      <w:r w:rsidR="004949E1" w:rsidRPr="004C028F">
        <w:rPr>
          <w:rFonts w:ascii="Verdana" w:hAnsi="Verdana"/>
          <w:sz w:val="24"/>
          <w:szCs w:val="24"/>
        </w:rPr>
        <w:t>messaging</w:t>
      </w:r>
      <w:commentRangeEnd w:id="879"/>
      <w:del w:id="880" w:author="Steffen and Keith" w:date="2018-03-28T10:31:00Z">
        <w:r w:rsidR="002C68B8">
          <w:rPr>
            <w:rStyle w:val="CommentReference"/>
            <w:rFonts w:eastAsia="Times New Roman"/>
            <w:lang w:eastAsia="en-US"/>
          </w:rPr>
          <w:commentReference w:id="879"/>
        </w:r>
        <w:r w:rsidRPr="004C028F">
          <w:rPr>
            <w:rFonts w:ascii="Verdana" w:hAnsi="Verdana"/>
            <w:sz w:val="24"/>
            <w:szCs w:val="24"/>
          </w:rPr>
          <w:delText>.</w:delText>
        </w:r>
        <w:commentRangeEnd w:id="877"/>
        <w:r w:rsidR="00450647">
          <w:rPr>
            <w:rStyle w:val="CommentReference"/>
            <w:rFonts w:eastAsia="Times New Roman"/>
            <w:lang w:eastAsia="en-US"/>
          </w:rPr>
          <w:commentReference w:id="877"/>
        </w:r>
      </w:del>
      <w:commentRangeEnd w:id="878"/>
      <w:r w:rsidR="000D4B70">
        <w:rPr>
          <w:rStyle w:val="CommentReference"/>
          <w:rFonts w:eastAsia="Times New Roman"/>
          <w:lang w:eastAsia="en-US"/>
        </w:rPr>
        <w:commentReference w:id="878"/>
      </w:r>
      <w:ins w:id="881" w:author="Steffen and Keith" w:date="2018-03-28T10:31:00Z">
        <w:r w:rsidRPr="004C028F">
          <w:rPr>
            <w:rFonts w:ascii="Verdana" w:hAnsi="Verdana"/>
            <w:sz w:val="24"/>
            <w:szCs w:val="24"/>
          </w:rPr>
          <w:t>.</w:t>
        </w:r>
      </w:ins>
    </w:p>
    <w:p w14:paraId="23F2F3CF" w14:textId="77777777" w:rsidR="00141A0A" w:rsidRPr="00C176DC" w:rsidRDefault="00141A0A" w:rsidP="00134C52">
      <w:pPr>
        <w:pStyle w:val="BodyText"/>
        <w:rPr>
          <w:sz w:val="24"/>
          <w:rPrChange w:id="882" w:author="Steffen and Keith" w:date="2018-03-28T10:31:00Z">
            <w:rPr/>
          </w:rPrChange>
        </w:rPr>
      </w:pPr>
    </w:p>
    <w:p w14:paraId="39F22DAB" w14:textId="77777777" w:rsidR="00141A0A" w:rsidRDefault="00141A0A" w:rsidP="00134C52">
      <w:pPr>
        <w:pStyle w:val="BodyText"/>
        <w:rPr>
          <w:del w:id="883" w:author="Steffen and Keith" w:date="2018-03-28T10:31:00Z"/>
          <w:lang w:eastAsia="en-US"/>
        </w:rPr>
      </w:pPr>
      <w:bookmarkStart w:id="884" w:name="_Toc512606916"/>
      <w:bookmarkStart w:id="885" w:name="_Toc512607020"/>
      <w:bookmarkEnd w:id="884"/>
      <w:bookmarkEnd w:id="885"/>
    </w:p>
    <w:p w14:paraId="1ACECCAB" w14:textId="77777777" w:rsidR="00141A0A" w:rsidRDefault="00141A0A" w:rsidP="00134C52">
      <w:pPr>
        <w:pStyle w:val="BodyText"/>
        <w:rPr>
          <w:del w:id="886" w:author="Steffen and Keith" w:date="2018-03-28T10:31:00Z"/>
          <w:lang w:eastAsia="en-US"/>
        </w:rPr>
      </w:pPr>
      <w:bookmarkStart w:id="887" w:name="_Toc512606917"/>
      <w:bookmarkStart w:id="888" w:name="_Toc512607021"/>
      <w:bookmarkEnd w:id="887"/>
      <w:bookmarkEnd w:id="888"/>
    </w:p>
    <w:p w14:paraId="0A8E83E8" w14:textId="77777777" w:rsidR="00141A0A" w:rsidRPr="00134C52" w:rsidRDefault="00141A0A" w:rsidP="00134C52">
      <w:pPr>
        <w:pStyle w:val="BodyText"/>
        <w:rPr>
          <w:del w:id="889" w:author="Steffen and Keith" w:date="2018-03-28T10:31:00Z"/>
          <w:lang w:eastAsia="en-US"/>
        </w:rPr>
      </w:pPr>
      <w:bookmarkStart w:id="890" w:name="_Toc512606918"/>
      <w:bookmarkStart w:id="891" w:name="_Toc512607022"/>
      <w:bookmarkEnd w:id="890"/>
      <w:bookmarkEnd w:id="891"/>
    </w:p>
    <w:p w14:paraId="6B1039CB" w14:textId="7708D889" w:rsidR="00E67E51" w:rsidRPr="00A732C6" w:rsidRDefault="00F26C34">
      <w:pPr>
        <w:pStyle w:val="Heading3"/>
      </w:pPr>
      <w:bookmarkStart w:id="892" w:name="_Toc512607023"/>
      <w:r w:rsidRPr="00A732C6">
        <w:t xml:space="preserve">Connectivity </w:t>
      </w:r>
      <w:commentRangeStart w:id="893"/>
      <w:commentRangeStart w:id="894"/>
      <w:r w:rsidRPr="00A732C6">
        <w:t xml:space="preserve">between </w:t>
      </w:r>
      <w:commentRangeEnd w:id="893"/>
      <w:r w:rsidR="00697FE8">
        <w:rPr>
          <w:rStyle w:val="CommentReference"/>
          <w:rFonts w:cs="Times New Roman"/>
          <w:b w:val="0"/>
          <w:bCs w:val="0"/>
          <w:iCs w:val="0"/>
          <w:kern w:val="0"/>
        </w:rPr>
        <w:commentReference w:id="893"/>
      </w:r>
      <w:commentRangeEnd w:id="894"/>
      <w:r w:rsidR="000D4B70">
        <w:rPr>
          <w:rStyle w:val="CommentReference"/>
          <w:rFonts w:ascii="Arial" w:hAnsi="Arial" w:cs="Times New Roman"/>
          <w:b w:val="0"/>
          <w:bCs w:val="0"/>
          <w:iCs w:val="0"/>
          <w:kern w:val="0"/>
        </w:rPr>
        <w:commentReference w:id="894"/>
      </w:r>
      <w:r w:rsidRPr="00A732C6">
        <w:t xml:space="preserve">the </w:t>
      </w:r>
      <w:commentRangeStart w:id="895"/>
      <w:r w:rsidRPr="00A732C6">
        <w:t>systems</w:t>
      </w:r>
      <w:commentRangeEnd w:id="895"/>
      <w:r w:rsidR="003B5AF9">
        <w:rPr>
          <w:rStyle w:val="CommentReference"/>
          <w:rFonts w:cs="Times New Roman"/>
          <w:b w:val="0"/>
          <w:bCs w:val="0"/>
          <w:iCs w:val="0"/>
          <w:kern w:val="0"/>
        </w:rPr>
        <w:commentReference w:id="895"/>
      </w:r>
      <w:bookmarkEnd w:id="892"/>
    </w:p>
    <w:p w14:paraId="7EA910B8" w14:textId="48D49E30" w:rsidR="00426867" w:rsidRDefault="00426867">
      <w:pPr>
        <w:keepNext/>
        <w:rPr>
          <w:rFonts w:eastAsia="MS Mincho"/>
          <w:sz w:val="20"/>
          <w:szCs w:val="22"/>
        </w:rPr>
        <w:pPrChange w:id="896" w:author="Steffen and Keith" w:date="2018-03-28T10:31:00Z">
          <w:pPr/>
        </w:pPrChange>
      </w:pPr>
    </w:p>
    <w:p w14:paraId="4E63F101" w14:textId="77777777" w:rsidR="00426867" w:rsidRDefault="00426867">
      <w:pPr>
        <w:pStyle w:val="BodyText"/>
        <w:keepNext/>
        <w:rPr>
          <w:lang w:eastAsia="en-US"/>
        </w:rPr>
        <w:pPrChange w:id="897" w:author="Steffen and Keith" w:date="2018-03-28T10:31:00Z">
          <w:pPr>
            <w:pStyle w:val="BodyText"/>
          </w:pPr>
        </w:pPrChange>
      </w:pPr>
    </w:p>
    <w:p w14:paraId="60D5D3E7" w14:textId="77777777" w:rsidR="00EC5316" w:rsidRDefault="00426867">
      <w:pPr>
        <w:pStyle w:val="BodyText"/>
        <w:keepNext/>
        <w:pPrChange w:id="898" w:author="Steffen and Keith" w:date="2018-03-28T10:31:00Z">
          <w:pPr>
            <w:pStyle w:val="BodyText"/>
          </w:pPr>
        </w:pPrChange>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146C7573" w14:textId="77777777" w:rsidR="00426867" w:rsidRDefault="00426867" w:rsidP="00426867">
      <w:pPr>
        <w:pStyle w:val="BodyText"/>
        <w:rPr>
          <w:del w:id="899" w:author="Steffen and Keith" w:date="2018-03-28T10:31:00Z"/>
          <w:lang w:eastAsia="en-US"/>
        </w:rPr>
      </w:pPr>
    </w:p>
    <w:p w14:paraId="1FE267CA" w14:textId="77777777" w:rsidR="00426867" w:rsidRDefault="00426867" w:rsidP="00426867">
      <w:pPr>
        <w:pStyle w:val="BodyText"/>
        <w:rPr>
          <w:del w:id="900" w:author="Steffen and Keith" w:date="2018-03-28T10:31:00Z"/>
          <w:lang w:eastAsia="en-US"/>
        </w:rPr>
      </w:pPr>
    </w:p>
    <w:p w14:paraId="4BB46DE6" w14:textId="77777777" w:rsidR="00426867" w:rsidRDefault="00426867" w:rsidP="00426867">
      <w:pPr>
        <w:pStyle w:val="BodyText"/>
        <w:rPr>
          <w:del w:id="901" w:author="Steffen and Keith" w:date="2018-03-28T10:31:00Z"/>
          <w:lang w:eastAsia="en-US"/>
        </w:rPr>
      </w:pPr>
    </w:p>
    <w:p w14:paraId="63E8EF43" w14:textId="77777777" w:rsidR="00426867" w:rsidRDefault="00426867" w:rsidP="00426867">
      <w:pPr>
        <w:pStyle w:val="BodyText"/>
        <w:rPr>
          <w:del w:id="902" w:author="Steffen and Keith" w:date="2018-03-28T10:31:00Z"/>
          <w:lang w:eastAsia="en-US"/>
        </w:rPr>
      </w:pPr>
    </w:p>
    <w:p w14:paraId="7A2FCDF4" w14:textId="77777777" w:rsidR="002A4313" w:rsidRDefault="002A4313" w:rsidP="00426867">
      <w:pPr>
        <w:pStyle w:val="BodyText"/>
        <w:rPr>
          <w:del w:id="903" w:author="Steffen and Keith" w:date="2018-03-28T10:31:00Z"/>
          <w:lang w:eastAsia="en-US"/>
        </w:rPr>
      </w:pPr>
    </w:p>
    <w:p w14:paraId="16FD0A12" w14:textId="77777777" w:rsidR="002A4313" w:rsidRDefault="002A4313" w:rsidP="00426867">
      <w:pPr>
        <w:pStyle w:val="BodyText"/>
        <w:rPr>
          <w:del w:id="904" w:author="Steffen and Keith" w:date="2018-03-28T10:31:00Z"/>
          <w:lang w:eastAsia="en-US"/>
        </w:rPr>
      </w:pPr>
    </w:p>
    <w:p w14:paraId="047814E8" w14:textId="77777777" w:rsidR="002A4313" w:rsidRDefault="002A4313" w:rsidP="00426867">
      <w:pPr>
        <w:pStyle w:val="BodyText"/>
        <w:rPr>
          <w:del w:id="905" w:author="Steffen and Keith" w:date="2018-03-28T10:31:00Z"/>
          <w:lang w:eastAsia="en-US"/>
        </w:rPr>
      </w:pPr>
    </w:p>
    <w:p w14:paraId="0DC6BCE2" w14:textId="77777777" w:rsidR="002A4313" w:rsidRDefault="002A4313" w:rsidP="00426867">
      <w:pPr>
        <w:pStyle w:val="BodyText"/>
        <w:rPr>
          <w:del w:id="906" w:author="Steffen and Keith" w:date="2018-03-28T10:31:00Z"/>
          <w:lang w:eastAsia="en-US"/>
        </w:rPr>
      </w:pPr>
    </w:p>
    <w:p w14:paraId="0A35D2F7" w14:textId="2E7F93C7" w:rsidR="00426867" w:rsidRDefault="00EC5316" w:rsidP="00EC5316">
      <w:pPr>
        <w:pStyle w:val="Caption"/>
        <w:rPr>
          <w:ins w:id="907" w:author="Steffen and Keith" w:date="2018-03-28T10:31:00Z"/>
        </w:rPr>
      </w:pPr>
      <w:bookmarkStart w:id="908" w:name="_Toc509580600"/>
      <w:ins w:id="909" w:author="Steffen and Keith" w:date="2018-03-28T10:31:00Z">
        <w:r>
          <w:t xml:space="preserve">Figure </w:t>
        </w:r>
        <w:r w:rsidR="00574831">
          <w:fldChar w:fldCharType="begin"/>
        </w:r>
        <w:r w:rsidR="00574831">
          <w:instrText xml:space="preserve"> SEQ Figure \* ARABIC </w:instrText>
        </w:r>
        <w:r w:rsidR="00574831">
          <w:fldChar w:fldCharType="separate"/>
        </w:r>
        <w:r>
          <w:rPr>
            <w:noProof/>
          </w:rPr>
          <w:t>3</w:t>
        </w:r>
        <w:r w:rsidR="00574831">
          <w:rPr>
            <w:noProof/>
          </w:rPr>
          <w:fldChar w:fldCharType="end"/>
        </w:r>
        <w:r>
          <w:t xml:space="preserve"> - Connectivity</w:t>
        </w:r>
        <w:bookmarkEnd w:id="908"/>
      </w:ins>
    </w:p>
    <w:p w14:paraId="09BB7A37" w14:textId="77777777" w:rsidR="002A4313" w:rsidRPr="00C176DC" w:rsidRDefault="002A4313" w:rsidP="00426867">
      <w:pPr>
        <w:pStyle w:val="BodyText"/>
        <w:rPr>
          <w:sz w:val="24"/>
          <w:rPrChange w:id="910" w:author="Steffen and Keith" w:date="2018-03-28T10:31:00Z">
            <w:rPr/>
          </w:rPrChange>
        </w:rPr>
      </w:pPr>
    </w:p>
    <w:p w14:paraId="330F5977" w14:textId="22ADAD50" w:rsidR="00134C52" w:rsidRPr="00A732C6" w:rsidRDefault="00D952B0">
      <w:pPr>
        <w:pStyle w:val="Heading2"/>
      </w:pPr>
      <w:bookmarkStart w:id="911" w:name="_Toc216071612"/>
      <w:bookmarkStart w:id="912" w:name="_Toc263270962"/>
      <w:bookmarkStart w:id="913" w:name="_Toc263271241"/>
      <w:bookmarkStart w:id="914" w:name="_Toc377477602"/>
      <w:bookmarkStart w:id="915" w:name="_Toc512607024"/>
      <w:r w:rsidRPr="00A732C6">
        <w:t>Operations</w:t>
      </w:r>
      <w:bookmarkEnd w:id="911"/>
      <w:bookmarkEnd w:id="912"/>
      <w:bookmarkEnd w:id="913"/>
      <w:bookmarkEnd w:id="914"/>
      <w:bookmarkEnd w:id="915"/>
    </w:p>
    <w:p w14:paraId="3D8E9162" w14:textId="2748EE23" w:rsidR="00E67E51" w:rsidRPr="00A732C6" w:rsidRDefault="00E67E51">
      <w:pPr>
        <w:pStyle w:val="Heading3"/>
      </w:pPr>
      <w:bookmarkStart w:id="916" w:name="_Toc512607025"/>
      <w:r w:rsidRPr="00A732C6">
        <w:t>Data Extraction</w:t>
      </w:r>
      <w:bookmarkEnd w:id="916"/>
    </w:p>
    <w:p w14:paraId="33E4705C" w14:textId="318CD67A" w:rsidR="00426867" w:rsidRPr="004C028F" w:rsidRDefault="00426867" w:rsidP="00426867">
      <w:pPr>
        <w:pStyle w:val="BodyText"/>
        <w:rPr>
          <w:rFonts w:ascii="Verdana" w:hAnsi="Verdana"/>
          <w:sz w:val="24"/>
          <w:szCs w:val="24"/>
          <w:lang w:eastAsia="en-US"/>
        </w:rPr>
      </w:pPr>
      <w:r w:rsidRPr="004C028F">
        <w:rPr>
          <w:rFonts w:ascii="Verdana" w:hAnsi="Verdana"/>
          <w:sz w:val="24"/>
          <w:szCs w:val="24"/>
          <w:lang w:eastAsia="en-US"/>
        </w:rPr>
        <w:t xml:space="preserve">Data being sent to FSC will be extracted from the </w:t>
      </w:r>
      <w:proofErr w:type="spellStart"/>
      <w:r w:rsidRPr="004C028F">
        <w:rPr>
          <w:rFonts w:ascii="Verdana" w:hAnsi="Verdana"/>
          <w:sz w:val="24"/>
          <w:szCs w:val="24"/>
          <w:lang w:eastAsia="en-US"/>
        </w:rPr>
        <w:t>VistA</w:t>
      </w:r>
      <w:proofErr w:type="spellEnd"/>
      <w:r w:rsidRPr="004C028F">
        <w:rPr>
          <w:rFonts w:ascii="Verdana" w:hAnsi="Verdana"/>
          <w:sz w:val="24"/>
          <w:szCs w:val="24"/>
          <w:lang w:eastAsia="en-US"/>
        </w:rPr>
        <w:t xml:space="preserve"> databases using a FHIR server.</w:t>
      </w:r>
    </w:p>
    <w:p w14:paraId="32F4BDBE" w14:textId="1C37FF0A" w:rsidR="00E67E51" w:rsidRPr="00A732C6" w:rsidRDefault="00E67E51">
      <w:pPr>
        <w:pStyle w:val="Heading3"/>
      </w:pPr>
      <w:bookmarkStart w:id="917" w:name="_Toc512607026"/>
      <w:r w:rsidRPr="00A732C6">
        <w:lastRenderedPageBreak/>
        <w:t>Data Transformation</w:t>
      </w:r>
      <w:bookmarkEnd w:id="917"/>
    </w:p>
    <w:p w14:paraId="5DA58578" w14:textId="4DEAB859" w:rsidR="00E5309F" w:rsidRPr="00E5309F" w:rsidRDefault="00141A0A" w:rsidP="00E5309F">
      <w:pPr>
        <w:pStyle w:val="BodyText"/>
        <w:rPr>
          <w:lang w:eastAsia="en-US"/>
        </w:rPr>
      </w:pPr>
      <w:proofErr w:type="spellStart"/>
      <w:r>
        <w:rPr>
          <w:rFonts w:ascii="Verdana" w:hAnsi="Verdana"/>
          <w:sz w:val="24"/>
          <w:szCs w:val="24"/>
          <w:lang w:eastAsia="en-US"/>
        </w:rPr>
        <w:t>T</w:t>
      </w:r>
      <w:r w:rsidR="003A08C2" w:rsidRPr="004C028F">
        <w:rPr>
          <w:rFonts w:ascii="Verdana" w:hAnsi="Verdana"/>
          <w:sz w:val="24"/>
          <w:szCs w:val="24"/>
        </w:rPr>
        <w:t>bd</w:t>
      </w:r>
      <w:proofErr w:type="spellEnd"/>
    </w:p>
    <w:p w14:paraId="574DD5E9" w14:textId="4D41C81B" w:rsidR="00E67E51" w:rsidRPr="00A732C6" w:rsidRDefault="00E67E51">
      <w:pPr>
        <w:pStyle w:val="Heading3"/>
      </w:pPr>
      <w:bookmarkStart w:id="918" w:name="_Toc512607027"/>
      <w:r w:rsidRPr="00A732C6">
        <w:t>Sending/Receiving</w:t>
      </w:r>
      <w:bookmarkEnd w:id="918"/>
    </w:p>
    <w:p w14:paraId="44105F06" w14:textId="1C48F136" w:rsidR="00C17200" w:rsidRPr="004C028F" w:rsidRDefault="00E5309F" w:rsidP="00C17200">
      <w:pPr>
        <w:pStyle w:val="BodyText"/>
        <w:rPr>
          <w:rFonts w:ascii="Verdana" w:hAnsi="Verdana"/>
          <w:sz w:val="24"/>
          <w:szCs w:val="24"/>
          <w:lang w:eastAsia="en-US"/>
        </w:rPr>
      </w:pPr>
      <w:r w:rsidRPr="004C028F">
        <w:rPr>
          <w:rFonts w:ascii="Verdana" w:hAnsi="Verdana"/>
          <w:sz w:val="24"/>
          <w:szCs w:val="24"/>
          <w:lang w:eastAsia="en-US"/>
        </w:rPr>
        <w:t xml:space="preserve">MCCF EDI TAS sends </w:t>
      </w:r>
      <w:r w:rsidR="00D500A8" w:rsidRPr="0094736F">
        <w:rPr>
          <w:rFonts w:ascii="Verdana" w:hAnsi="Verdana"/>
          <w:sz w:val="24"/>
          <w:szCs w:val="24"/>
        </w:rPr>
        <w:t>ASC X12N/005010</w:t>
      </w:r>
      <w:r w:rsidR="00D500A8">
        <w:rPr>
          <w:rFonts w:ascii="Verdana" w:hAnsi="Verdana"/>
          <w:sz w:val="24"/>
          <w:szCs w:val="24"/>
        </w:rPr>
        <w:t xml:space="preserve"> </w:t>
      </w:r>
      <w:r w:rsidR="0077527A" w:rsidRPr="004C028F">
        <w:rPr>
          <w:rFonts w:ascii="Verdana" w:hAnsi="Verdana"/>
          <w:sz w:val="24"/>
          <w:szCs w:val="24"/>
          <w:lang w:eastAsia="en-US"/>
        </w:rPr>
        <w:t>270</w:t>
      </w:r>
      <w:r w:rsidRPr="004C028F">
        <w:rPr>
          <w:rFonts w:ascii="Verdana" w:hAnsi="Verdana"/>
          <w:sz w:val="24"/>
          <w:szCs w:val="24"/>
          <w:lang w:eastAsia="en-US"/>
        </w:rPr>
        <w:t xml:space="preserve"> </w:t>
      </w:r>
      <w:r w:rsidR="00386D58" w:rsidRPr="00FE7734">
        <w:rPr>
          <w:rFonts w:ascii="Verdana" w:hAnsi="Verdana"/>
          <w:sz w:val="24"/>
          <w:szCs w:val="24"/>
        </w:rPr>
        <w:t>Health Care Eligibility Benefits Inquir</w:t>
      </w:r>
      <w:r w:rsidR="00386D58">
        <w:rPr>
          <w:rFonts w:ascii="Verdana" w:hAnsi="Verdana"/>
          <w:sz w:val="24"/>
          <w:szCs w:val="24"/>
        </w:rPr>
        <w:t>ies</w:t>
      </w:r>
      <w:r w:rsidR="00386D58" w:rsidRPr="004A2728">
        <w:rPr>
          <w:rFonts w:ascii="Verdana" w:hAnsi="Verdana"/>
          <w:sz w:val="24"/>
          <w:szCs w:val="24"/>
          <w:lang w:eastAsia="en-US"/>
        </w:rPr>
        <w:t xml:space="preserve"> </w:t>
      </w:r>
      <w:r w:rsidR="00D500A8">
        <w:rPr>
          <w:rFonts w:ascii="Verdana" w:hAnsi="Verdana"/>
          <w:sz w:val="24"/>
          <w:szCs w:val="24"/>
          <w:lang w:eastAsia="en-US"/>
        </w:rPr>
        <w:t xml:space="preserve">in </w:t>
      </w:r>
      <w:commentRangeStart w:id="919"/>
      <w:r w:rsidR="00D500A8">
        <w:rPr>
          <w:rFonts w:ascii="Verdana" w:hAnsi="Verdana"/>
          <w:sz w:val="24"/>
          <w:szCs w:val="24"/>
          <w:lang w:eastAsia="en-US"/>
        </w:rPr>
        <w:t xml:space="preserve">FHIR </w:t>
      </w:r>
      <w:commentRangeEnd w:id="919"/>
      <w:r w:rsidR="00697FE8">
        <w:rPr>
          <w:rStyle w:val="CommentReference"/>
          <w:rFonts w:eastAsia="Times New Roman"/>
          <w:lang w:eastAsia="en-US"/>
        </w:rPr>
        <w:commentReference w:id="919"/>
      </w:r>
      <w:r w:rsidR="00D500A8">
        <w:rPr>
          <w:rFonts w:ascii="Verdana" w:hAnsi="Verdana"/>
          <w:sz w:val="24"/>
          <w:rPrChange w:id="920" w:author="Steffen and Keith" w:date="2018-03-28T10:31:00Z">
            <w:rPr>
              <w:rFonts w:ascii="Verdana" w:hAnsi="Verdana"/>
              <w:sz w:val="24"/>
              <w:highlight w:val="yellow"/>
            </w:rPr>
          </w:rPrChange>
        </w:rPr>
        <w:t>Bundles</w:t>
      </w:r>
      <w:r w:rsidRPr="004C028F">
        <w:rPr>
          <w:rFonts w:ascii="Verdana" w:hAnsi="Verdana"/>
          <w:sz w:val="24"/>
          <w:szCs w:val="24"/>
          <w:lang w:eastAsia="en-US"/>
        </w:rPr>
        <w:t xml:space="preserve"> to FSC and receives </w:t>
      </w:r>
      <w:r w:rsidR="00D500A8" w:rsidRPr="0094736F">
        <w:rPr>
          <w:rFonts w:ascii="Verdana" w:hAnsi="Verdana"/>
          <w:sz w:val="24"/>
          <w:szCs w:val="24"/>
        </w:rPr>
        <w:t>ASC X12N/005010</w:t>
      </w:r>
      <w:r w:rsidR="00D500A8">
        <w:rPr>
          <w:rFonts w:ascii="Verdana" w:hAnsi="Verdana"/>
          <w:sz w:val="24"/>
          <w:szCs w:val="24"/>
        </w:rPr>
        <w:t xml:space="preserve"> </w:t>
      </w:r>
      <w:r w:rsidR="0077527A" w:rsidRPr="004C028F">
        <w:rPr>
          <w:rFonts w:ascii="Verdana" w:hAnsi="Verdana"/>
          <w:sz w:val="24"/>
          <w:szCs w:val="24"/>
          <w:lang w:eastAsia="en-US"/>
        </w:rPr>
        <w:t>271</w:t>
      </w:r>
      <w:r w:rsidRPr="004C028F">
        <w:rPr>
          <w:rFonts w:ascii="Verdana" w:hAnsi="Verdana"/>
          <w:sz w:val="24"/>
          <w:szCs w:val="24"/>
          <w:lang w:eastAsia="en-US"/>
        </w:rPr>
        <w:t xml:space="preserve"> </w:t>
      </w:r>
      <w:r w:rsidR="00386D58" w:rsidRPr="00FE7734">
        <w:rPr>
          <w:rFonts w:ascii="Verdana" w:hAnsi="Verdana"/>
          <w:sz w:val="24"/>
          <w:szCs w:val="24"/>
        </w:rPr>
        <w:t xml:space="preserve">Health Care Eligibility Benefits </w:t>
      </w:r>
      <w:r w:rsidR="00386D58">
        <w:rPr>
          <w:rFonts w:ascii="Verdana" w:hAnsi="Verdana"/>
          <w:sz w:val="24"/>
          <w:szCs w:val="24"/>
          <w:lang w:eastAsia="en-US"/>
        </w:rPr>
        <w:t>R</w:t>
      </w:r>
      <w:r w:rsidRPr="004C028F">
        <w:rPr>
          <w:rFonts w:ascii="Verdana" w:hAnsi="Verdana"/>
          <w:sz w:val="24"/>
          <w:szCs w:val="24"/>
          <w:lang w:eastAsia="en-US"/>
        </w:rPr>
        <w:t xml:space="preserve">esponses </w:t>
      </w:r>
      <w:r w:rsidR="00D500A8">
        <w:rPr>
          <w:rFonts w:ascii="Verdana" w:hAnsi="Verdana"/>
          <w:sz w:val="24"/>
          <w:szCs w:val="24"/>
          <w:lang w:eastAsia="en-US"/>
        </w:rPr>
        <w:t xml:space="preserve">in FHIR </w:t>
      </w:r>
      <w:r w:rsidR="00D500A8">
        <w:rPr>
          <w:rFonts w:ascii="Verdana" w:hAnsi="Verdana"/>
          <w:sz w:val="24"/>
          <w:rPrChange w:id="921" w:author="Steffen and Keith" w:date="2018-03-28T10:31:00Z">
            <w:rPr>
              <w:rFonts w:ascii="Verdana" w:hAnsi="Verdana"/>
              <w:sz w:val="24"/>
              <w:highlight w:val="yellow"/>
            </w:rPr>
          </w:rPrChange>
        </w:rPr>
        <w:t>Bundles</w:t>
      </w:r>
      <w:r w:rsidR="00D500A8">
        <w:rPr>
          <w:rFonts w:ascii="Verdana" w:hAnsi="Verdana"/>
          <w:sz w:val="24"/>
          <w:szCs w:val="24"/>
          <w:lang w:eastAsia="en-US"/>
        </w:rPr>
        <w:t xml:space="preserve"> </w:t>
      </w:r>
      <w:r w:rsidRPr="004C028F">
        <w:rPr>
          <w:rFonts w:ascii="Verdana" w:hAnsi="Verdana"/>
          <w:sz w:val="24"/>
          <w:szCs w:val="24"/>
          <w:lang w:eastAsia="en-US"/>
        </w:rPr>
        <w:t>from FSC.</w:t>
      </w:r>
    </w:p>
    <w:p w14:paraId="0C80D0D6" w14:textId="77777777" w:rsidR="00E67E51" w:rsidRPr="00E67E51" w:rsidRDefault="00E67E51" w:rsidP="00E67E51">
      <w:pPr>
        <w:pStyle w:val="BodyText"/>
        <w:rPr>
          <w:lang w:eastAsia="en-US"/>
        </w:rPr>
      </w:pPr>
    </w:p>
    <w:p w14:paraId="07155CED" w14:textId="77777777" w:rsidR="007E71D7" w:rsidRPr="00A732C6" w:rsidRDefault="00D952B0">
      <w:pPr>
        <w:pStyle w:val="Heading2"/>
      </w:pPr>
      <w:bookmarkStart w:id="922" w:name="_Toc216071613"/>
      <w:bookmarkStart w:id="923" w:name="_Toc263270963"/>
      <w:bookmarkStart w:id="924" w:name="_Toc263271242"/>
      <w:bookmarkStart w:id="925" w:name="_Toc377477603"/>
      <w:bookmarkStart w:id="926" w:name="_Toc512607028"/>
      <w:r w:rsidRPr="00A732C6">
        <w:t>Data Transfer</w:t>
      </w:r>
      <w:bookmarkEnd w:id="922"/>
      <w:bookmarkEnd w:id="923"/>
      <w:bookmarkEnd w:id="924"/>
      <w:bookmarkEnd w:id="925"/>
      <w:bookmarkEnd w:id="926"/>
    </w:p>
    <w:p w14:paraId="333A9F2E" w14:textId="53AF0A4A" w:rsidR="00E67E51" w:rsidRPr="004C028F" w:rsidRDefault="00E67E51" w:rsidP="004C028F">
      <w:pPr>
        <w:rPr>
          <w:rFonts w:ascii="Verdana" w:hAnsi="Verdana"/>
          <w:b/>
        </w:rPr>
      </w:pPr>
      <w:r w:rsidRPr="004C028F">
        <w:rPr>
          <w:rFonts w:ascii="Verdana" w:hAnsi="Verdana"/>
          <w:sz w:val="24"/>
        </w:rPr>
        <w:t xml:space="preserve">Data is transferred between the FSC and the </w:t>
      </w:r>
      <w:proofErr w:type="spellStart"/>
      <w:r w:rsidRPr="004C028F">
        <w:rPr>
          <w:rFonts w:ascii="Verdana" w:hAnsi="Verdana"/>
          <w:sz w:val="24"/>
        </w:rPr>
        <w:t>TASCore</w:t>
      </w:r>
      <w:proofErr w:type="spellEnd"/>
      <w:r w:rsidRPr="004C028F">
        <w:rPr>
          <w:rFonts w:ascii="Verdana" w:hAnsi="Verdana"/>
          <w:sz w:val="24"/>
        </w:rPr>
        <w:t xml:space="preserve"> Application Stack</w:t>
      </w:r>
      <w:r w:rsidR="004949E1" w:rsidRPr="004C028F">
        <w:rPr>
          <w:rFonts w:ascii="Verdana" w:hAnsi="Verdana"/>
          <w:sz w:val="24"/>
        </w:rPr>
        <w:t>.</w:t>
      </w:r>
    </w:p>
    <w:p w14:paraId="371ECA10" w14:textId="77777777" w:rsidR="00E67E51" w:rsidRPr="00E67E51" w:rsidRDefault="00E67E51" w:rsidP="00E67E51">
      <w:pPr>
        <w:pStyle w:val="BodyText"/>
        <w:rPr>
          <w:lang w:eastAsia="en-US"/>
        </w:rPr>
      </w:pPr>
    </w:p>
    <w:p w14:paraId="38B98809" w14:textId="77777777" w:rsidR="00377177" w:rsidRPr="00A732C6" w:rsidRDefault="00D952B0">
      <w:pPr>
        <w:pStyle w:val="Heading2"/>
      </w:pPr>
      <w:bookmarkStart w:id="927" w:name="_Toc216071614"/>
      <w:bookmarkStart w:id="928" w:name="_Toc263270964"/>
      <w:bookmarkStart w:id="929" w:name="_Toc263271243"/>
      <w:bookmarkStart w:id="930" w:name="_Toc377477604"/>
      <w:bookmarkStart w:id="931" w:name="_Toc512607029"/>
      <w:r w:rsidRPr="00A732C6">
        <w:t>Transaction Types</w:t>
      </w:r>
      <w:bookmarkEnd w:id="927"/>
      <w:bookmarkEnd w:id="928"/>
      <w:bookmarkEnd w:id="929"/>
      <w:bookmarkEnd w:id="930"/>
      <w:bookmarkEnd w:id="931"/>
    </w:p>
    <w:p w14:paraId="0E2674E6" w14:textId="56CA4082" w:rsidR="00E5309F" w:rsidRPr="004C028F" w:rsidRDefault="00E5309F" w:rsidP="00637151">
      <w:pPr>
        <w:rPr>
          <w:rFonts w:ascii="Verdana" w:eastAsia="MS Mincho" w:hAnsi="Verdana"/>
          <w:sz w:val="24"/>
        </w:rPr>
      </w:pPr>
      <w:r w:rsidRPr="004C028F">
        <w:rPr>
          <w:rFonts w:ascii="Verdana" w:hAnsi="Verdana"/>
          <w:sz w:val="24"/>
        </w:rPr>
        <w:t xml:space="preserve">MCCF EDI TAS </w:t>
      </w:r>
      <w:proofErr w:type="spellStart"/>
      <w:r w:rsidR="003A08C2" w:rsidRPr="004C028F">
        <w:rPr>
          <w:rFonts w:ascii="Verdana" w:hAnsi="Verdana"/>
          <w:sz w:val="24"/>
        </w:rPr>
        <w:t>eInsurance</w:t>
      </w:r>
      <w:proofErr w:type="spellEnd"/>
      <w:r w:rsidR="003A08C2" w:rsidRPr="004C028F">
        <w:rPr>
          <w:rFonts w:ascii="Verdana" w:hAnsi="Verdana"/>
          <w:sz w:val="24"/>
        </w:rPr>
        <w:t xml:space="preserve"> </w:t>
      </w:r>
      <w:r w:rsidRPr="004C028F">
        <w:rPr>
          <w:rFonts w:ascii="Verdana" w:hAnsi="Verdana"/>
          <w:sz w:val="24"/>
        </w:rPr>
        <w:t xml:space="preserve">transmits FHIR bundles consisting of different FHIR resources needed to construct </w:t>
      </w:r>
      <w:r w:rsidR="00BF4BE8" w:rsidRPr="004C028F">
        <w:rPr>
          <w:rFonts w:ascii="Verdana" w:hAnsi="Verdana"/>
          <w:sz w:val="24"/>
        </w:rPr>
        <w:t xml:space="preserve">a </w:t>
      </w:r>
      <w:proofErr w:type="gramStart"/>
      <w:r w:rsidR="00BF4BE8" w:rsidRPr="004C028F">
        <w:rPr>
          <w:rFonts w:ascii="Verdana" w:hAnsi="Verdana"/>
          <w:sz w:val="24"/>
        </w:rPr>
        <w:t>270</w:t>
      </w:r>
      <w:r w:rsidRPr="004C028F">
        <w:rPr>
          <w:rFonts w:ascii="Verdana" w:hAnsi="Verdana"/>
          <w:sz w:val="24"/>
        </w:rPr>
        <w:t xml:space="preserve"> inquiry</w:t>
      </w:r>
      <w:proofErr w:type="gramEnd"/>
      <w:r w:rsidRPr="004C028F">
        <w:rPr>
          <w:rFonts w:ascii="Verdana" w:hAnsi="Verdana"/>
          <w:sz w:val="24"/>
        </w:rPr>
        <w:t xml:space="preserve"> type</w:t>
      </w:r>
      <w:r w:rsidR="00F609CB">
        <w:rPr>
          <w:rFonts w:ascii="Verdana" w:hAnsi="Verdana"/>
          <w:sz w:val="24"/>
        </w:rPr>
        <w:t xml:space="preserve"> message</w:t>
      </w:r>
      <w:r w:rsidRPr="004C028F">
        <w:rPr>
          <w:rFonts w:ascii="Verdana" w:hAnsi="Verdana"/>
          <w:sz w:val="24"/>
        </w:rPr>
        <w:t>.</w:t>
      </w:r>
      <w:r w:rsidR="00317828">
        <w:rPr>
          <w:rFonts w:ascii="Verdana" w:hAnsi="Verdana"/>
          <w:sz w:val="24"/>
        </w:rPr>
        <w:t xml:space="preserve"> </w:t>
      </w:r>
      <w:del w:id="932" w:author="Steffen and Keith" w:date="2018-03-28T10:31:00Z">
        <w:r w:rsidRPr="004C028F">
          <w:rPr>
            <w:rFonts w:ascii="Verdana" w:hAnsi="Verdana"/>
            <w:sz w:val="24"/>
          </w:rPr>
          <w:delText xml:space="preserve"> </w:delText>
        </w:r>
      </w:del>
      <w:r w:rsidRPr="004C028F">
        <w:rPr>
          <w:rFonts w:ascii="Verdana" w:hAnsi="Verdana"/>
          <w:sz w:val="24"/>
        </w:rPr>
        <w:t xml:space="preserve">The content is modeled on the ASC X12 </w:t>
      </w:r>
      <w:commentRangeStart w:id="933"/>
      <w:r w:rsidRPr="004C028F">
        <w:rPr>
          <w:rFonts w:ascii="Verdana" w:hAnsi="Verdana"/>
          <w:sz w:val="24"/>
        </w:rPr>
        <w:t xml:space="preserve">5010 </w:t>
      </w:r>
      <w:commentRangeEnd w:id="933"/>
      <w:r w:rsidR="00697FE8">
        <w:rPr>
          <w:rStyle w:val="CommentReference"/>
        </w:rPr>
        <w:commentReference w:id="933"/>
      </w:r>
      <w:r w:rsidRPr="004C028F">
        <w:rPr>
          <w:rFonts w:ascii="Verdana" w:hAnsi="Verdana"/>
          <w:sz w:val="24"/>
        </w:rPr>
        <w:t xml:space="preserve">standard and contains the data elements necessary for FSC to create valid </w:t>
      </w:r>
      <w:r w:rsidR="0077527A" w:rsidRPr="004C028F">
        <w:rPr>
          <w:rFonts w:ascii="Verdana" w:hAnsi="Verdana"/>
          <w:sz w:val="24"/>
        </w:rPr>
        <w:t xml:space="preserve">270 </w:t>
      </w:r>
      <w:r w:rsidR="00D335F3" w:rsidRPr="004C028F">
        <w:rPr>
          <w:rFonts w:ascii="Verdana" w:hAnsi="Verdana"/>
          <w:sz w:val="24"/>
        </w:rPr>
        <w:t>inquiry transactions</w:t>
      </w:r>
      <w:r w:rsidRPr="004C028F">
        <w:rPr>
          <w:rFonts w:ascii="Verdana" w:hAnsi="Verdana"/>
          <w:sz w:val="24"/>
        </w:rPr>
        <w:t xml:space="preserve"> to </w:t>
      </w:r>
      <w:r w:rsidR="00D321CB">
        <w:rPr>
          <w:rFonts w:ascii="Verdana" w:hAnsi="Verdana"/>
          <w:sz w:val="24"/>
        </w:rPr>
        <w:t xml:space="preserve">send to </w:t>
      </w:r>
      <w:r w:rsidRPr="004C028F">
        <w:rPr>
          <w:rFonts w:ascii="Verdana" w:hAnsi="Verdana"/>
          <w:sz w:val="24"/>
        </w:rPr>
        <w:t>payers.</w:t>
      </w:r>
      <w:del w:id="934" w:author="Steffen and Keith" w:date="2018-03-28T10:31:00Z">
        <w:r w:rsidR="00D335F3" w:rsidRPr="004C028F">
          <w:rPr>
            <w:rFonts w:ascii="Verdana" w:hAnsi="Verdana"/>
            <w:sz w:val="24"/>
          </w:rPr>
          <w:delText xml:space="preserve"> </w:delText>
        </w:r>
      </w:del>
    </w:p>
    <w:p w14:paraId="5B7B601E" w14:textId="1810CE34" w:rsidR="00D335F3" w:rsidRPr="00864D55" w:rsidRDefault="00D335F3" w:rsidP="00E5309F">
      <w:pPr>
        <w:pStyle w:val="BodyText"/>
      </w:pPr>
      <w:r w:rsidRPr="004C028F">
        <w:rPr>
          <w:rFonts w:ascii="Verdana" w:hAnsi="Verdana"/>
          <w:sz w:val="24"/>
          <w:szCs w:val="24"/>
        </w:rPr>
        <w:t xml:space="preserve">FSC receives </w:t>
      </w:r>
      <w:r w:rsidR="0077527A" w:rsidRPr="004C028F">
        <w:rPr>
          <w:rFonts w:ascii="Verdana" w:hAnsi="Verdana"/>
          <w:sz w:val="24"/>
          <w:szCs w:val="24"/>
        </w:rPr>
        <w:t>271</w:t>
      </w:r>
      <w:r w:rsidRPr="004C028F">
        <w:rPr>
          <w:rFonts w:ascii="Verdana" w:hAnsi="Verdana"/>
          <w:sz w:val="24"/>
          <w:szCs w:val="24"/>
        </w:rPr>
        <w:t xml:space="preserve"> response types from payers and transmits that data in FHIR resources inside FHIR bundles to MCCF EDI TAS</w:t>
      </w:r>
      <w:r w:rsidR="003A08C2" w:rsidRPr="004C028F">
        <w:rPr>
          <w:rFonts w:ascii="Verdana" w:hAnsi="Verdana"/>
          <w:sz w:val="24"/>
          <w:szCs w:val="24"/>
        </w:rPr>
        <w:t xml:space="preserve"> </w:t>
      </w:r>
      <w:proofErr w:type="spellStart"/>
      <w:r w:rsidR="003A08C2" w:rsidRPr="004C028F">
        <w:rPr>
          <w:rFonts w:ascii="Verdana" w:hAnsi="Verdana"/>
          <w:sz w:val="24"/>
          <w:szCs w:val="24"/>
        </w:rPr>
        <w:t>eInsurance</w:t>
      </w:r>
      <w:proofErr w:type="spellEnd"/>
      <w:r w:rsidRPr="004C028F">
        <w:rPr>
          <w:rFonts w:ascii="Verdana" w:hAnsi="Verdana"/>
          <w:sz w:val="24"/>
          <w:szCs w:val="24"/>
        </w:rPr>
        <w:t>.</w:t>
      </w:r>
    </w:p>
    <w:p w14:paraId="310B00B2" w14:textId="77777777" w:rsidR="00E5309F" w:rsidRPr="00E5309F" w:rsidRDefault="00E5309F" w:rsidP="00E5309F">
      <w:pPr>
        <w:pStyle w:val="BodyText"/>
        <w:rPr>
          <w:lang w:eastAsia="en-US"/>
        </w:rPr>
      </w:pPr>
    </w:p>
    <w:p w14:paraId="054FEF34" w14:textId="4036A50F" w:rsidR="00864D55" w:rsidRPr="00A732C6" w:rsidRDefault="00D952B0">
      <w:pPr>
        <w:pStyle w:val="Heading2"/>
      </w:pPr>
      <w:bookmarkStart w:id="935" w:name="_Toc216071615"/>
      <w:bookmarkStart w:id="936" w:name="_Toc263270965"/>
      <w:bookmarkStart w:id="937" w:name="_Toc263271244"/>
      <w:bookmarkStart w:id="938" w:name="_Toc377477605"/>
      <w:bookmarkStart w:id="939" w:name="_Toc512607030"/>
      <w:r w:rsidRPr="00A732C6">
        <w:t>Data Exchanges</w:t>
      </w:r>
      <w:bookmarkEnd w:id="935"/>
      <w:bookmarkEnd w:id="936"/>
      <w:bookmarkEnd w:id="937"/>
      <w:bookmarkEnd w:id="938"/>
      <w:bookmarkEnd w:id="939"/>
    </w:p>
    <w:p w14:paraId="42E47247" w14:textId="165A2D89" w:rsidR="00637151" w:rsidRPr="004C028F" w:rsidRDefault="00637151" w:rsidP="00637151">
      <w:pPr>
        <w:pStyle w:val="BodyText"/>
        <w:rPr>
          <w:rFonts w:ascii="Verdana" w:hAnsi="Verdana"/>
          <w:sz w:val="24"/>
          <w:szCs w:val="24"/>
        </w:rPr>
      </w:pPr>
      <w:r w:rsidRPr="004C028F">
        <w:rPr>
          <w:rFonts w:ascii="Verdana" w:hAnsi="Verdana"/>
          <w:sz w:val="24"/>
          <w:szCs w:val="24"/>
        </w:rPr>
        <w:t xml:space="preserve">MCCF EDI TAS </w:t>
      </w:r>
      <w:proofErr w:type="spellStart"/>
      <w:r w:rsidR="003A08C2" w:rsidRPr="004C028F">
        <w:rPr>
          <w:rFonts w:ascii="Verdana" w:hAnsi="Verdana"/>
          <w:sz w:val="24"/>
          <w:szCs w:val="24"/>
        </w:rPr>
        <w:t>eInsurance</w:t>
      </w:r>
      <w:proofErr w:type="spellEnd"/>
      <w:r w:rsidR="003A08C2" w:rsidRPr="004C028F">
        <w:rPr>
          <w:rFonts w:ascii="Verdana" w:hAnsi="Verdana"/>
          <w:sz w:val="24"/>
          <w:szCs w:val="24"/>
        </w:rPr>
        <w:t xml:space="preserve"> </w:t>
      </w:r>
      <w:r w:rsidRPr="004C028F">
        <w:rPr>
          <w:rFonts w:ascii="Verdana" w:hAnsi="Verdana"/>
          <w:sz w:val="24"/>
          <w:szCs w:val="24"/>
        </w:rPr>
        <w:t xml:space="preserve">sends a </w:t>
      </w:r>
      <w:r w:rsidR="0077527A" w:rsidRPr="004C028F">
        <w:rPr>
          <w:rFonts w:ascii="Verdana" w:hAnsi="Verdana"/>
          <w:sz w:val="24"/>
          <w:szCs w:val="24"/>
        </w:rPr>
        <w:t>270</w:t>
      </w:r>
      <w:r w:rsidRPr="004C028F">
        <w:rPr>
          <w:rFonts w:ascii="Verdana" w:hAnsi="Verdana"/>
          <w:sz w:val="24"/>
          <w:szCs w:val="24"/>
        </w:rPr>
        <w:t xml:space="preserve"> </w:t>
      </w:r>
      <w:commentRangeStart w:id="940"/>
      <w:del w:id="941" w:author="Steffen and Keith" w:date="2018-03-28T10:31:00Z">
        <w:r w:rsidRPr="004C028F">
          <w:rPr>
            <w:rFonts w:ascii="Verdana" w:hAnsi="Verdana"/>
            <w:sz w:val="24"/>
            <w:szCs w:val="24"/>
          </w:rPr>
          <w:delText xml:space="preserve">Request </w:delText>
        </w:r>
        <w:commentRangeEnd w:id="940"/>
        <w:r w:rsidR="00697FE8">
          <w:rPr>
            <w:rStyle w:val="CommentReference"/>
            <w:rFonts w:eastAsia="Times New Roman"/>
            <w:lang w:eastAsia="en-US"/>
          </w:rPr>
          <w:commentReference w:id="940"/>
        </w:r>
      </w:del>
      <w:ins w:id="942" w:author="Steffen and Keith" w:date="2018-03-28T10:31:00Z">
        <w:r w:rsidR="0036095A">
          <w:rPr>
            <w:rFonts w:ascii="Verdana" w:hAnsi="Verdana"/>
            <w:sz w:val="24"/>
            <w:szCs w:val="24"/>
          </w:rPr>
          <w:t>Inquiry</w:t>
        </w:r>
        <w:r w:rsidR="0036095A" w:rsidRPr="004C028F">
          <w:rPr>
            <w:rFonts w:ascii="Verdana" w:hAnsi="Verdana"/>
            <w:sz w:val="24"/>
            <w:szCs w:val="24"/>
          </w:rPr>
          <w:t xml:space="preserve"> </w:t>
        </w:r>
      </w:ins>
      <w:r w:rsidRPr="004C028F">
        <w:rPr>
          <w:rFonts w:ascii="Verdana" w:hAnsi="Verdana"/>
          <w:sz w:val="24"/>
          <w:szCs w:val="24"/>
        </w:rPr>
        <w:t xml:space="preserve">FHIR bundle to FSC and receives a </w:t>
      </w:r>
      <w:r w:rsidR="0077527A" w:rsidRPr="004C028F">
        <w:rPr>
          <w:rFonts w:ascii="Verdana" w:hAnsi="Verdana"/>
          <w:sz w:val="24"/>
          <w:szCs w:val="24"/>
        </w:rPr>
        <w:t>271</w:t>
      </w:r>
      <w:r w:rsidRPr="004C028F">
        <w:rPr>
          <w:rFonts w:ascii="Verdana" w:hAnsi="Verdana"/>
          <w:sz w:val="24"/>
          <w:szCs w:val="24"/>
        </w:rPr>
        <w:t xml:space="preserve"> Response FHIR bundle from FSC.</w:t>
      </w:r>
      <w:del w:id="943" w:author="Steffen and Keith" w:date="2018-03-28T10:31:00Z">
        <w:r w:rsidRPr="004C028F">
          <w:rPr>
            <w:rFonts w:ascii="Verdana" w:hAnsi="Verdana"/>
            <w:sz w:val="24"/>
            <w:szCs w:val="24"/>
          </w:rPr>
          <w:delText xml:space="preserve"> </w:delText>
        </w:r>
      </w:del>
      <w:r w:rsidR="00317828">
        <w:rPr>
          <w:rFonts w:ascii="Verdana" w:hAnsi="Verdana"/>
          <w:sz w:val="24"/>
          <w:szCs w:val="24"/>
        </w:rPr>
        <w:t xml:space="preserve"> </w:t>
      </w:r>
      <w:r w:rsidRPr="004C028F">
        <w:rPr>
          <w:rFonts w:ascii="Verdana" w:hAnsi="Verdana"/>
          <w:sz w:val="24"/>
          <w:szCs w:val="24"/>
        </w:rPr>
        <w:t>Refer to Appendix A.</w:t>
      </w:r>
    </w:p>
    <w:p w14:paraId="06036CF9" w14:textId="7D029AA0" w:rsidR="00377177" w:rsidRPr="00A732C6" w:rsidRDefault="00377177">
      <w:pPr>
        <w:pStyle w:val="Heading3"/>
      </w:pPr>
      <w:bookmarkStart w:id="944" w:name="_Toc512607031"/>
      <w:r w:rsidRPr="00A732C6">
        <w:t>FHIR Based Resources</w:t>
      </w:r>
      <w:bookmarkEnd w:id="944"/>
    </w:p>
    <w:p w14:paraId="260F22D7" w14:textId="0C68D846" w:rsidR="008333B3" w:rsidRPr="004C028F" w:rsidRDefault="008333B3">
      <w:pPr>
        <w:pStyle w:val="BodyText"/>
        <w:keepNext/>
        <w:rPr>
          <w:rFonts w:ascii="Verdana" w:hAnsi="Verdana"/>
          <w:sz w:val="24"/>
          <w:szCs w:val="24"/>
          <w:lang w:eastAsia="en-US"/>
        </w:rPr>
        <w:pPrChange w:id="945" w:author="Steffen and Keith" w:date="2018-03-28T10:31:00Z">
          <w:pPr>
            <w:pStyle w:val="BodyText"/>
          </w:pPr>
        </w:pPrChange>
      </w:pPr>
      <w:r w:rsidRPr="004C028F">
        <w:rPr>
          <w:rFonts w:ascii="Verdana" w:hAnsi="Verdana"/>
          <w:sz w:val="24"/>
          <w:szCs w:val="24"/>
          <w:lang w:eastAsia="en-US"/>
        </w:rPr>
        <w:t xml:space="preserve">The following FHIR resources are needed to assemble a </w:t>
      </w:r>
      <w:r w:rsidR="0077527A" w:rsidRPr="004C028F">
        <w:rPr>
          <w:rFonts w:ascii="Verdana" w:hAnsi="Verdana"/>
          <w:sz w:val="24"/>
          <w:szCs w:val="24"/>
          <w:lang w:eastAsia="en-US"/>
        </w:rPr>
        <w:t>270</w:t>
      </w:r>
      <w:r w:rsidRPr="004C028F">
        <w:rPr>
          <w:rFonts w:ascii="Verdana" w:hAnsi="Verdana"/>
          <w:sz w:val="24"/>
          <w:szCs w:val="24"/>
          <w:lang w:eastAsia="en-US"/>
        </w:rPr>
        <w:t xml:space="preserve"> Request FHIR bundle</w:t>
      </w:r>
    </w:p>
    <w:p w14:paraId="67FD4B23" w14:textId="1C91AA94" w:rsidR="003D30AD" w:rsidRPr="004C028F" w:rsidRDefault="003D30AD" w:rsidP="003D30AD">
      <w:pPr>
        <w:pStyle w:val="BodyText"/>
        <w:numPr>
          <w:ilvl w:val="0"/>
          <w:numId w:val="22"/>
        </w:numPr>
        <w:rPr>
          <w:rFonts w:ascii="Verdana" w:hAnsi="Verdana"/>
          <w:sz w:val="24"/>
          <w:szCs w:val="24"/>
          <w:lang w:eastAsia="en-US"/>
        </w:rPr>
      </w:pPr>
      <w:commentRangeStart w:id="946"/>
      <w:r w:rsidRPr="004C028F">
        <w:rPr>
          <w:rFonts w:ascii="Verdana" w:hAnsi="Verdana"/>
          <w:sz w:val="24"/>
          <w:szCs w:val="24"/>
          <w:lang w:eastAsia="en-US"/>
        </w:rPr>
        <w:t>Appointment</w:t>
      </w:r>
      <w:commentRangeEnd w:id="946"/>
      <w:r w:rsidR="00C66E93">
        <w:rPr>
          <w:rStyle w:val="CommentReference"/>
          <w:rFonts w:eastAsia="Times New Roman"/>
          <w:lang w:eastAsia="en-US"/>
        </w:rPr>
        <w:commentReference w:id="946"/>
      </w:r>
    </w:p>
    <w:p w14:paraId="02696EC1"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Basic</w:t>
      </w:r>
    </w:p>
    <w:p w14:paraId="21CA8D59"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Communication</w:t>
      </w:r>
    </w:p>
    <w:p w14:paraId="3429A9B1"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Coverage</w:t>
      </w:r>
    </w:p>
    <w:p w14:paraId="3D5FA944"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Encounter</w:t>
      </w:r>
    </w:p>
    <w:p w14:paraId="54251324"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Location</w:t>
      </w:r>
    </w:p>
    <w:p w14:paraId="2D5C404B" w14:textId="77777777" w:rsidR="003D30AD" w:rsidRPr="004C028F" w:rsidRDefault="003D30AD" w:rsidP="003D30AD">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MessageHeader</w:t>
      </w:r>
      <w:proofErr w:type="spellEnd"/>
    </w:p>
    <w:p w14:paraId="3D5E4AFB"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Organization</w:t>
      </w:r>
    </w:p>
    <w:p w14:paraId="1BB31AA4" w14:textId="728CB8C1"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Patient</w:t>
      </w:r>
      <w:del w:id="947" w:author="Steffen and Keith" w:date="2018-03-28T10:31:00Z">
        <w:r w:rsidRPr="004C028F">
          <w:rPr>
            <w:rFonts w:ascii="Verdana" w:hAnsi="Verdana"/>
            <w:sz w:val="24"/>
            <w:szCs w:val="24"/>
            <w:lang w:eastAsia="en-US"/>
          </w:rPr>
          <w:delText xml:space="preserve"> </w:delText>
        </w:r>
      </w:del>
    </w:p>
    <w:p w14:paraId="4D795F1D" w14:textId="07654AEE" w:rsidR="003D30AD" w:rsidRPr="004C028F" w:rsidRDefault="003D30AD" w:rsidP="003D30AD">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lastRenderedPageBreak/>
        <w:t>RelatedPerson</w:t>
      </w:r>
      <w:proofErr w:type="spellEnd"/>
    </w:p>
    <w:p w14:paraId="4442B719" w14:textId="77777777" w:rsidR="003D30AD" w:rsidRPr="004C028F" w:rsidRDefault="003D30AD" w:rsidP="003D30AD">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PractitionerRole</w:t>
      </w:r>
      <w:proofErr w:type="spellEnd"/>
    </w:p>
    <w:p w14:paraId="57CA3783" w14:textId="1B98B542" w:rsidR="003D30AD" w:rsidRPr="004C028F" w:rsidRDefault="003D30AD" w:rsidP="003D30AD">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ProcessRequest</w:t>
      </w:r>
      <w:proofErr w:type="spellEnd"/>
      <w:del w:id="948" w:author="Steffen and Keith" w:date="2018-03-28T10:31:00Z">
        <w:r w:rsidRPr="004C028F">
          <w:rPr>
            <w:rFonts w:ascii="Verdana" w:hAnsi="Verdana"/>
            <w:sz w:val="24"/>
            <w:szCs w:val="24"/>
            <w:lang w:eastAsia="en-US"/>
          </w:rPr>
          <w:delText xml:space="preserve"> </w:delText>
        </w:r>
      </w:del>
    </w:p>
    <w:p w14:paraId="07F39105" w14:textId="50D17108" w:rsidR="008333B3" w:rsidRPr="004C028F" w:rsidRDefault="008333B3" w:rsidP="003D30AD">
      <w:pPr>
        <w:pStyle w:val="BodyText"/>
        <w:ind w:left="360"/>
        <w:rPr>
          <w:rFonts w:ascii="Verdana" w:hAnsi="Verdana"/>
          <w:sz w:val="24"/>
          <w:szCs w:val="24"/>
          <w:lang w:eastAsia="en-US"/>
        </w:rPr>
      </w:pPr>
    </w:p>
    <w:p w14:paraId="31FEBEC3" w14:textId="10EB243F" w:rsidR="00EF24E0" w:rsidRPr="004C028F" w:rsidRDefault="00EF24E0">
      <w:pPr>
        <w:pStyle w:val="BodyText"/>
        <w:keepNext/>
        <w:rPr>
          <w:rFonts w:ascii="Verdana" w:hAnsi="Verdana"/>
          <w:sz w:val="24"/>
          <w:szCs w:val="24"/>
          <w:lang w:eastAsia="en-US"/>
        </w:rPr>
        <w:pPrChange w:id="949" w:author="Steffen and Keith" w:date="2018-03-28T10:31:00Z">
          <w:pPr>
            <w:pStyle w:val="BodyText"/>
          </w:pPr>
        </w:pPrChange>
      </w:pPr>
      <w:r w:rsidRPr="004C028F">
        <w:rPr>
          <w:rFonts w:ascii="Verdana" w:hAnsi="Verdana"/>
          <w:sz w:val="24"/>
          <w:szCs w:val="24"/>
          <w:lang w:eastAsia="en-US"/>
        </w:rPr>
        <w:t xml:space="preserve">The following FHIR resources are needed to assemble a </w:t>
      </w:r>
      <w:r w:rsidR="00821142" w:rsidRPr="004C028F">
        <w:rPr>
          <w:rFonts w:ascii="Verdana" w:hAnsi="Verdana"/>
          <w:sz w:val="24"/>
          <w:szCs w:val="24"/>
          <w:lang w:eastAsia="en-US"/>
        </w:rPr>
        <w:t>271</w:t>
      </w:r>
      <w:r w:rsidRPr="004C028F">
        <w:rPr>
          <w:rFonts w:ascii="Verdana" w:hAnsi="Verdana"/>
          <w:sz w:val="24"/>
          <w:szCs w:val="24"/>
          <w:lang w:eastAsia="en-US"/>
        </w:rPr>
        <w:t xml:space="preserve"> </w:t>
      </w:r>
      <w:r w:rsidR="00007CC9" w:rsidRPr="004C028F">
        <w:rPr>
          <w:rFonts w:ascii="Verdana" w:hAnsi="Verdana"/>
          <w:sz w:val="24"/>
          <w:szCs w:val="24"/>
          <w:lang w:eastAsia="en-US"/>
        </w:rPr>
        <w:t>Response</w:t>
      </w:r>
      <w:r w:rsidRPr="004C028F">
        <w:rPr>
          <w:rFonts w:ascii="Verdana" w:hAnsi="Verdana"/>
          <w:sz w:val="24"/>
          <w:szCs w:val="24"/>
          <w:lang w:eastAsia="en-US"/>
        </w:rPr>
        <w:t xml:space="preserve"> FHIR bundle</w:t>
      </w:r>
    </w:p>
    <w:p w14:paraId="5224F313"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Appointment</w:t>
      </w:r>
    </w:p>
    <w:p w14:paraId="466A7010"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Basic</w:t>
      </w:r>
    </w:p>
    <w:p w14:paraId="7C59F20C" w14:textId="77777777" w:rsidR="00821142" w:rsidRPr="004C028F" w:rsidRDefault="00821142" w:rsidP="00821142">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CarePlan</w:t>
      </w:r>
      <w:proofErr w:type="spellEnd"/>
    </w:p>
    <w:p w14:paraId="10A49E4B"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Communication</w:t>
      </w:r>
    </w:p>
    <w:p w14:paraId="523A35E4"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Condition</w:t>
      </w:r>
    </w:p>
    <w:p w14:paraId="1016AA90" w14:textId="7A8AA189"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Coverage</w:t>
      </w:r>
    </w:p>
    <w:p w14:paraId="0B541D3E" w14:textId="4C6E633E" w:rsidR="00821142" w:rsidRPr="004C028F" w:rsidRDefault="00821142" w:rsidP="00821142">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EligibilityRequest</w:t>
      </w:r>
      <w:proofErr w:type="spellEnd"/>
      <w:del w:id="950" w:author="Steffen and Keith" w:date="2018-03-28T10:31:00Z">
        <w:r w:rsidRPr="004C028F">
          <w:rPr>
            <w:rFonts w:ascii="Verdana" w:hAnsi="Verdana"/>
            <w:sz w:val="24"/>
            <w:szCs w:val="24"/>
            <w:lang w:eastAsia="en-US"/>
          </w:rPr>
          <w:delText xml:space="preserve"> </w:delText>
        </w:r>
      </w:del>
    </w:p>
    <w:p w14:paraId="05E2D093" w14:textId="41E21931" w:rsidR="00821142" w:rsidRPr="004C028F" w:rsidRDefault="00821142" w:rsidP="00821142">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EligibilityResponse</w:t>
      </w:r>
      <w:proofErr w:type="spellEnd"/>
      <w:del w:id="951" w:author="Steffen and Keith" w:date="2018-03-28T10:31:00Z">
        <w:r w:rsidRPr="004C028F">
          <w:rPr>
            <w:rFonts w:ascii="Verdana" w:hAnsi="Verdana"/>
            <w:sz w:val="24"/>
            <w:szCs w:val="24"/>
            <w:lang w:eastAsia="en-US"/>
          </w:rPr>
          <w:delText xml:space="preserve"> </w:delText>
        </w:r>
      </w:del>
    </w:p>
    <w:p w14:paraId="42F535C9"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Location</w:t>
      </w:r>
    </w:p>
    <w:p w14:paraId="541D4519" w14:textId="77777777" w:rsidR="00821142" w:rsidRPr="004C028F" w:rsidRDefault="00821142" w:rsidP="00821142">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MessageHeader</w:t>
      </w:r>
      <w:proofErr w:type="spellEnd"/>
    </w:p>
    <w:p w14:paraId="17D4F9CA" w14:textId="19ED3436" w:rsidR="00821142" w:rsidRPr="004C028F" w:rsidRDefault="00821142" w:rsidP="00821142">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OperationOutcome</w:t>
      </w:r>
      <w:proofErr w:type="spellEnd"/>
      <w:del w:id="952" w:author="Steffen and Keith" w:date="2018-03-28T10:31:00Z">
        <w:r w:rsidRPr="004C028F">
          <w:rPr>
            <w:rFonts w:ascii="Verdana" w:hAnsi="Verdana"/>
            <w:sz w:val="24"/>
            <w:szCs w:val="24"/>
            <w:lang w:eastAsia="en-US"/>
          </w:rPr>
          <w:delText xml:space="preserve">  </w:delText>
        </w:r>
      </w:del>
    </w:p>
    <w:p w14:paraId="607F7307" w14:textId="3BF8B311"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Organization</w:t>
      </w:r>
      <w:del w:id="953" w:author="Steffen and Keith" w:date="2018-03-28T10:31:00Z">
        <w:r w:rsidRPr="004C028F">
          <w:rPr>
            <w:rFonts w:ascii="Verdana" w:hAnsi="Verdana"/>
            <w:sz w:val="24"/>
            <w:szCs w:val="24"/>
            <w:lang w:eastAsia="en-US"/>
          </w:rPr>
          <w:delText xml:space="preserve"> </w:delText>
        </w:r>
      </w:del>
    </w:p>
    <w:p w14:paraId="422DEFAB" w14:textId="65CC34EE" w:rsidR="00821142" w:rsidRPr="004C028F" w:rsidRDefault="00821142" w:rsidP="00821142">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RelatedPerson</w:t>
      </w:r>
      <w:proofErr w:type="spellEnd"/>
    </w:p>
    <w:p w14:paraId="77504457"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Person</w:t>
      </w:r>
    </w:p>
    <w:p w14:paraId="79AA2F59"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Practitioner</w:t>
      </w:r>
    </w:p>
    <w:p w14:paraId="5FABBC4B" w14:textId="77777777" w:rsidR="00821142" w:rsidRPr="004C028F" w:rsidRDefault="00821142" w:rsidP="00821142">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PractitionerRole</w:t>
      </w:r>
      <w:proofErr w:type="spellEnd"/>
    </w:p>
    <w:p w14:paraId="33588398"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Procedure</w:t>
      </w:r>
    </w:p>
    <w:p w14:paraId="65BD30B6" w14:textId="4EFA5689" w:rsidR="00821142" w:rsidRPr="004C028F" w:rsidRDefault="00821142" w:rsidP="00821142">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ProcessRequest</w:t>
      </w:r>
      <w:proofErr w:type="spellEnd"/>
      <w:del w:id="954" w:author="Steffen and Keith" w:date="2018-03-28T10:31:00Z">
        <w:r w:rsidRPr="004C028F">
          <w:rPr>
            <w:rFonts w:ascii="Verdana" w:hAnsi="Verdana"/>
            <w:sz w:val="24"/>
            <w:szCs w:val="24"/>
            <w:lang w:eastAsia="en-US"/>
          </w:rPr>
          <w:delText xml:space="preserve"> </w:delText>
        </w:r>
      </w:del>
    </w:p>
    <w:p w14:paraId="34C04210" w14:textId="74D6AAEB" w:rsidR="00821142" w:rsidRPr="004C028F" w:rsidRDefault="00821142" w:rsidP="00821142">
      <w:pPr>
        <w:pStyle w:val="BodyText"/>
        <w:numPr>
          <w:ilvl w:val="0"/>
          <w:numId w:val="22"/>
        </w:numPr>
        <w:rPr>
          <w:rFonts w:ascii="Verdana" w:hAnsi="Verdana"/>
          <w:sz w:val="24"/>
          <w:szCs w:val="24"/>
          <w:lang w:eastAsia="en-US"/>
        </w:rPr>
      </w:pPr>
      <w:proofErr w:type="spellStart"/>
      <w:r w:rsidRPr="004C028F">
        <w:rPr>
          <w:rFonts w:ascii="Verdana" w:hAnsi="Verdana"/>
          <w:sz w:val="24"/>
          <w:szCs w:val="24"/>
          <w:lang w:eastAsia="en-US"/>
        </w:rPr>
        <w:t>ProcessResponse</w:t>
      </w:r>
      <w:proofErr w:type="spellEnd"/>
      <w:del w:id="955" w:author="Steffen and Keith" w:date="2018-03-28T10:31:00Z">
        <w:r w:rsidRPr="004C028F">
          <w:rPr>
            <w:rFonts w:ascii="Verdana" w:hAnsi="Verdana"/>
            <w:sz w:val="24"/>
            <w:szCs w:val="24"/>
            <w:lang w:eastAsia="en-US"/>
          </w:rPr>
          <w:delText xml:space="preserve"> </w:delText>
        </w:r>
      </w:del>
    </w:p>
    <w:p w14:paraId="2C26888D" w14:textId="2B53C8CD" w:rsidR="00EF24E0"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Task</w:t>
      </w:r>
    </w:p>
    <w:p w14:paraId="01D96498" w14:textId="77777777" w:rsidR="00FD3180" w:rsidRPr="00EF24E0" w:rsidRDefault="00FD3180" w:rsidP="00FD3180">
      <w:pPr>
        <w:pStyle w:val="BodyText"/>
        <w:ind w:left="720"/>
        <w:rPr>
          <w:lang w:eastAsia="en-US"/>
        </w:rPr>
      </w:pPr>
    </w:p>
    <w:p w14:paraId="5759E38B" w14:textId="6A6801D0" w:rsidR="005A24B2" w:rsidRPr="00A732C6" w:rsidRDefault="00377177">
      <w:pPr>
        <w:pStyle w:val="Heading3"/>
      </w:pPr>
      <w:bookmarkStart w:id="956" w:name="_Toc512607032"/>
      <w:r w:rsidRPr="00A732C6">
        <w:t xml:space="preserve">JSON </w:t>
      </w:r>
      <w:commentRangeStart w:id="957"/>
      <w:r w:rsidRPr="00A732C6">
        <w:t>Format</w:t>
      </w:r>
      <w:commentRangeEnd w:id="957"/>
      <w:r w:rsidR="00C66E93">
        <w:rPr>
          <w:rStyle w:val="CommentReference"/>
          <w:rFonts w:cs="Times New Roman"/>
          <w:b w:val="0"/>
          <w:bCs w:val="0"/>
          <w:iCs w:val="0"/>
          <w:kern w:val="0"/>
        </w:rPr>
        <w:commentReference w:id="957"/>
      </w:r>
      <w:bookmarkEnd w:id="956"/>
    </w:p>
    <w:p w14:paraId="58F9EAB0" w14:textId="1AAA6823" w:rsidR="00700BC1" w:rsidRPr="004C028F" w:rsidRDefault="00691AEA" w:rsidP="00691AEA">
      <w:pPr>
        <w:pStyle w:val="BodyText"/>
        <w:rPr>
          <w:rFonts w:ascii="Verdana" w:hAnsi="Verdana"/>
          <w:sz w:val="24"/>
          <w:szCs w:val="24"/>
          <w:lang w:eastAsia="en-US"/>
        </w:rPr>
      </w:pPr>
      <w:r w:rsidRPr="004C028F">
        <w:rPr>
          <w:rFonts w:ascii="Verdana" w:hAnsi="Verdana"/>
          <w:sz w:val="24"/>
          <w:szCs w:val="24"/>
          <w:lang w:eastAsia="en-US"/>
        </w:rPr>
        <w:t xml:space="preserve">Messages are formatted using the </w:t>
      </w:r>
      <w:commentRangeStart w:id="958"/>
      <w:r w:rsidRPr="004C028F">
        <w:rPr>
          <w:rFonts w:ascii="Verdana" w:hAnsi="Verdana"/>
          <w:sz w:val="24"/>
          <w:szCs w:val="24"/>
          <w:lang w:eastAsia="en-US"/>
        </w:rPr>
        <w:t xml:space="preserve">JSON </w:t>
      </w:r>
      <w:commentRangeEnd w:id="958"/>
      <w:r w:rsidR="003B5AF9">
        <w:rPr>
          <w:rStyle w:val="CommentReference"/>
          <w:rFonts w:eastAsia="Times New Roman"/>
          <w:lang w:eastAsia="en-US"/>
        </w:rPr>
        <w:commentReference w:id="958"/>
      </w:r>
      <w:r w:rsidRPr="004C028F">
        <w:rPr>
          <w:rFonts w:ascii="Verdana" w:hAnsi="Verdana"/>
          <w:sz w:val="24"/>
          <w:szCs w:val="24"/>
          <w:lang w:eastAsia="en-US"/>
        </w:rPr>
        <w:t>format and implement a Bundle FHIR Resource</w:t>
      </w:r>
      <w:r w:rsidR="00700BC1" w:rsidRPr="004C028F">
        <w:rPr>
          <w:rFonts w:ascii="Verdana" w:hAnsi="Verdana"/>
          <w:sz w:val="24"/>
          <w:szCs w:val="24"/>
          <w:lang w:eastAsia="en-US"/>
        </w:rPr>
        <w:t>.</w:t>
      </w:r>
    </w:p>
    <w:p w14:paraId="5AE595EC" w14:textId="5E551DDF" w:rsidR="00700BC1" w:rsidRPr="004C028F" w:rsidRDefault="00700BC1" w:rsidP="00691AEA">
      <w:pPr>
        <w:pStyle w:val="BodyText"/>
        <w:rPr>
          <w:rFonts w:ascii="Verdana" w:hAnsi="Verdana"/>
          <w:sz w:val="24"/>
          <w:szCs w:val="24"/>
          <w:lang w:eastAsia="en-US"/>
        </w:rPr>
      </w:pPr>
      <w:r w:rsidRPr="004C028F">
        <w:rPr>
          <w:rFonts w:ascii="Verdana" w:hAnsi="Verdana"/>
          <w:sz w:val="24"/>
          <w:szCs w:val="24"/>
          <w:lang w:eastAsia="en-US"/>
        </w:rPr>
        <w:t xml:space="preserve">Refer to </w:t>
      </w:r>
      <w:hyperlink r:id="rId23" w:history="1">
        <w:r w:rsidRPr="004C028F">
          <w:rPr>
            <w:rStyle w:val="Hyperlink"/>
            <w:rFonts w:ascii="Verdana" w:hAnsi="Verdana"/>
            <w:sz w:val="24"/>
            <w:szCs w:val="24"/>
            <w:lang w:eastAsia="en-US"/>
          </w:rPr>
          <w:t>https://www.hl7.org/fhir/json.html</w:t>
        </w:r>
      </w:hyperlink>
      <w:r w:rsidRPr="004C028F">
        <w:rPr>
          <w:rFonts w:ascii="Verdana" w:hAnsi="Verdana"/>
          <w:sz w:val="24"/>
          <w:szCs w:val="24"/>
          <w:lang w:eastAsia="en-US"/>
        </w:rPr>
        <w:t xml:space="preserve"> for JSON representation of FHIR Resources.</w:t>
      </w:r>
    </w:p>
    <w:p w14:paraId="7FCBF3AF" w14:textId="60EECC56" w:rsidR="00691AEA" w:rsidRPr="00691AEA" w:rsidRDefault="00691AEA" w:rsidP="00691AEA"/>
    <w:p w14:paraId="7211AEAE" w14:textId="7CD10C3C" w:rsidR="005A24B2" w:rsidRDefault="00BE0DD6">
      <w:pPr>
        <w:pStyle w:val="Heading4"/>
      </w:pPr>
      <w:r>
        <w:t>270</w:t>
      </w:r>
      <w:r w:rsidR="005A24B2">
        <w:t xml:space="preserve"> </w:t>
      </w:r>
      <w:r>
        <w:t>Request</w:t>
      </w:r>
      <w:r w:rsidR="005A24B2">
        <w:t xml:space="preserve"> FHIR bundle</w:t>
      </w:r>
    </w:p>
    <w:p w14:paraId="6D695568" w14:textId="01BC2CBB" w:rsidR="00691AEA" w:rsidRPr="004C028F" w:rsidRDefault="00700BC1" w:rsidP="00691AEA">
      <w:pPr>
        <w:pStyle w:val="BodyText"/>
        <w:rPr>
          <w:rFonts w:ascii="Verdana" w:hAnsi="Verdana"/>
          <w:sz w:val="24"/>
          <w:szCs w:val="24"/>
          <w:lang w:eastAsia="en-US"/>
        </w:rPr>
      </w:pPr>
      <w:r w:rsidRPr="004C028F">
        <w:rPr>
          <w:rFonts w:ascii="Verdana" w:hAnsi="Verdana"/>
          <w:sz w:val="24"/>
          <w:szCs w:val="24"/>
          <w:lang w:eastAsia="en-US"/>
        </w:rPr>
        <w:t xml:space="preserve">A bundle implementing a </w:t>
      </w:r>
      <w:proofErr w:type="gramStart"/>
      <w:r w:rsidR="00BE0DD6" w:rsidRPr="004C028F">
        <w:rPr>
          <w:rFonts w:ascii="Verdana" w:hAnsi="Verdana"/>
          <w:sz w:val="24"/>
          <w:szCs w:val="24"/>
          <w:lang w:eastAsia="en-US"/>
        </w:rPr>
        <w:t>270</w:t>
      </w:r>
      <w:r w:rsidRPr="004C028F">
        <w:rPr>
          <w:rFonts w:ascii="Verdana" w:hAnsi="Verdana"/>
          <w:sz w:val="24"/>
          <w:szCs w:val="24"/>
          <w:lang w:eastAsia="en-US"/>
        </w:rPr>
        <w:t xml:space="preserve"> r</w:t>
      </w:r>
      <w:r w:rsidR="00691AEA" w:rsidRPr="004C028F">
        <w:rPr>
          <w:rFonts w:ascii="Verdana" w:hAnsi="Verdana"/>
          <w:sz w:val="24"/>
          <w:szCs w:val="24"/>
          <w:lang w:eastAsia="en-US"/>
        </w:rPr>
        <w:t>equest</w:t>
      </w:r>
      <w:proofErr w:type="gramEnd"/>
      <w:r w:rsidR="00691AEA" w:rsidRPr="004C028F">
        <w:rPr>
          <w:rFonts w:ascii="Verdana" w:hAnsi="Verdana"/>
          <w:sz w:val="24"/>
          <w:szCs w:val="24"/>
          <w:lang w:eastAsia="en-US"/>
        </w:rPr>
        <w:t xml:space="preserve"> sent to FSC </w:t>
      </w:r>
      <w:r w:rsidRPr="004C028F">
        <w:rPr>
          <w:rFonts w:ascii="Verdana" w:hAnsi="Verdana"/>
          <w:sz w:val="24"/>
          <w:szCs w:val="24"/>
          <w:lang w:eastAsia="en-US"/>
        </w:rPr>
        <w:t>will have the following structure:</w:t>
      </w:r>
    </w:p>
    <w:p w14:paraId="6DD111D7" w14:textId="74EA0F80" w:rsidR="005A24B2" w:rsidRPr="004C028F" w:rsidRDefault="00141A0A" w:rsidP="005A24B2">
      <w:pPr>
        <w:pStyle w:val="BodyText"/>
        <w:rPr>
          <w:rFonts w:ascii="Verdana" w:hAnsi="Verdana"/>
          <w:sz w:val="24"/>
          <w:szCs w:val="24"/>
          <w:lang w:eastAsia="en-US"/>
        </w:rPr>
      </w:pPr>
      <w:r>
        <w:rPr>
          <w:rFonts w:ascii="Verdana" w:hAnsi="Verdana"/>
          <w:sz w:val="24"/>
          <w:szCs w:val="24"/>
          <w:lang w:eastAsia="en-US"/>
        </w:rPr>
        <w:t xml:space="preserve">See </w:t>
      </w:r>
      <w:del w:id="959" w:author="Steffen and Keith" w:date="2018-03-28T10:31:00Z">
        <w:r w:rsidR="008660FB">
          <w:rPr>
            <w:rFonts w:ascii="Verdana" w:hAnsi="Verdana"/>
            <w:sz w:val="24"/>
            <w:szCs w:val="24"/>
            <w:lang w:eastAsia="en-US"/>
          </w:rPr>
          <w:delText>a</w:delText>
        </w:r>
        <w:r w:rsidR="002A4313">
          <w:rPr>
            <w:rFonts w:ascii="Verdana" w:hAnsi="Verdana"/>
            <w:sz w:val="24"/>
            <w:szCs w:val="24"/>
            <w:lang w:eastAsia="en-US"/>
          </w:rPr>
          <w:delText>ppendix A</w:delText>
        </w:r>
      </w:del>
      <w:ins w:id="960" w:author="Steffen and Keith" w:date="2018-03-28T10:31:00Z">
        <w:r w:rsidR="0037065F">
          <w:rPr>
            <w:rFonts w:ascii="Verdana" w:hAnsi="Verdana"/>
            <w:sz w:val="24"/>
            <w:szCs w:val="24"/>
            <w:lang w:eastAsia="en-US"/>
          </w:rPr>
          <w:t>section 3.3.1</w:t>
        </w:r>
      </w:ins>
      <w:r>
        <w:rPr>
          <w:rFonts w:ascii="Verdana" w:hAnsi="Verdana"/>
          <w:sz w:val="24"/>
          <w:szCs w:val="24"/>
          <w:lang w:eastAsia="en-US"/>
        </w:rPr>
        <w:t>.</w:t>
      </w:r>
    </w:p>
    <w:p w14:paraId="32F14AD8" w14:textId="77777777" w:rsidR="005A24B2" w:rsidRPr="005A24B2" w:rsidRDefault="005A24B2" w:rsidP="005A24B2">
      <w:pPr>
        <w:pStyle w:val="BodyText"/>
        <w:rPr>
          <w:lang w:eastAsia="en-US"/>
        </w:rPr>
      </w:pPr>
    </w:p>
    <w:p w14:paraId="6F0DFB37" w14:textId="21E30B75" w:rsidR="005A24B2" w:rsidRDefault="00BE0DD6">
      <w:pPr>
        <w:pStyle w:val="Heading4"/>
      </w:pPr>
      <w:r>
        <w:t>271</w:t>
      </w:r>
      <w:r w:rsidR="005A24B2">
        <w:t xml:space="preserve"> Response FHIR bundle</w:t>
      </w:r>
    </w:p>
    <w:p w14:paraId="177A24A6" w14:textId="529DFD07" w:rsidR="00700BC1" w:rsidRPr="004C028F" w:rsidRDefault="00700BC1" w:rsidP="00700BC1">
      <w:pPr>
        <w:pStyle w:val="BodyText"/>
        <w:rPr>
          <w:rFonts w:ascii="Verdana" w:hAnsi="Verdana"/>
          <w:sz w:val="24"/>
          <w:szCs w:val="24"/>
          <w:lang w:eastAsia="en-US"/>
        </w:rPr>
      </w:pPr>
      <w:r w:rsidRPr="004C028F">
        <w:rPr>
          <w:rFonts w:ascii="Verdana" w:hAnsi="Verdana"/>
          <w:sz w:val="24"/>
          <w:szCs w:val="24"/>
          <w:lang w:eastAsia="en-US"/>
        </w:rPr>
        <w:t xml:space="preserve">A bundle implementing a </w:t>
      </w:r>
      <w:proofErr w:type="gramStart"/>
      <w:r w:rsidR="00BE0DD6" w:rsidRPr="004C028F">
        <w:rPr>
          <w:rFonts w:ascii="Verdana" w:hAnsi="Verdana"/>
          <w:sz w:val="24"/>
          <w:szCs w:val="24"/>
          <w:lang w:eastAsia="en-US"/>
        </w:rPr>
        <w:t>271</w:t>
      </w:r>
      <w:r w:rsidRPr="004C028F">
        <w:rPr>
          <w:rFonts w:ascii="Verdana" w:hAnsi="Verdana"/>
          <w:sz w:val="24"/>
          <w:szCs w:val="24"/>
          <w:lang w:eastAsia="en-US"/>
        </w:rPr>
        <w:t xml:space="preserve"> request</w:t>
      </w:r>
      <w:proofErr w:type="gramEnd"/>
      <w:r w:rsidRPr="004C028F">
        <w:rPr>
          <w:rFonts w:ascii="Verdana" w:hAnsi="Verdana"/>
          <w:sz w:val="24"/>
          <w:szCs w:val="24"/>
          <w:lang w:eastAsia="en-US"/>
        </w:rPr>
        <w:t xml:space="preserve"> sent </w:t>
      </w:r>
      <w:r w:rsidR="00BE0DD6" w:rsidRPr="004C028F">
        <w:rPr>
          <w:rFonts w:ascii="Verdana" w:hAnsi="Verdana"/>
          <w:sz w:val="24"/>
          <w:szCs w:val="24"/>
          <w:lang w:eastAsia="en-US"/>
        </w:rPr>
        <w:t>from</w:t>
      </w:r>
      <w:r w:rsidRPr="004C028F">
        <w:rPr>
          <w:rFonts w:ascii="Verdana" w:hAnsi="Verdana"/>
          <w:sz w:val="24"/>
          <w:szCs w:val="24"/>
          <w:lang w:eastAsia="en-US"/>
        </w:rPr>
        <w:t xml:space="preserve"> FSC will have the following structure:</w:t>
      </w:r>
    </w:p>
    <w:p w14:paraId="4458A08D" w14:textId="52618D2C" w:rsidR="00141A0A" w:rsidRPr="004C028F" w:rsidRDefault="00141A0A" w:rsidP="00700BC1">
      <w:pPr>
        <w:pStyle w:val="BodyText"/>
        <w:rPr>
          <w:rFonts w:ascii="Verdana" w:hAnsi="Verdana"/>
          <w:sz w:val="24"/>
          <w:szCs w:val="24"/>
          <w:lang w:eastAsia="en-US"/>
        </w:rPr>
      </w:pPr>
      <w:r>
        <w:rPr>
          <w:rFonts w:ascii="Verdana" w:hAnsi="Verdana"/>
          <w:sz w:val="24"/>
          <w:szCs w:val="24"/>
          <w:lang w:eastAsia="en-US"/>
        </w:rPr>
        <w:t>See</w:t>
      </w:r>
      <w:r w:rsidR="0037065F">
        <w:rPr>
          <w:rFonts w:ascii="Verdana" w:hAnsi="Verdana"/>
          <w:sz w:val="24"/>
          <w:szCs w:val="24"/>
          <w:lang w:eastAsia="en-US"/>
        </w:rPr>
        <w:t xml:space="preserve"> </w:t>
      </w:r>
      <w:del w:id="961" w:author="Steffen and Keith" w:date="2018-03-28T10:31:00Z">
        <w:r w:rsidR="008660FB">
          <w:rPr>
            <w:rFonts w:ascii="Verdana" w:hAnsi="Verdana"/>
            <w:sz w:val="24"/>
            <w:szCs w:val="24"/>
            <w:lang w:eastAsia="en-US"/>
          </w:rPr>
          <w:delText>a</w:delText>
        </w:r>
        <w:r w:rsidR="002A4313">
          <w:rPr>
            <w:rFonts w:ascii="Verdana" w:hAnsi="Verdana"/>
            <w:sz w:val="24"/>
            <w:szCs w:val="24"/>
            <w:lang w:eastAsia="en-US"/>
          </w:rPr>
          <w:delText>ppendix A</w:delText>
        </w:r>
      </w:del>
      <w:ins w:id="962" w:author="Steffen and Keith" w:date="2018-03-28T10:31:00Z">
        <w:r w:rsidR="0037065F">
          <w:rPr>
            <w:rFonts w:ascii="Verdana" w:hAnsi="Verdana"/>
            <w:sz w:val="24"/>
            <w:szCs w:val="24"/>
            <w:lang w:eastAsia="en-US"/>
          </w:rPr>
          <w:t>section 3.3.2</w:t>
        </w:r>
      </w:ins>
      <w:r>
        <w:rPr>
          <w:rFonts w:ascii="Verdana" w:hAnsi="Verdana"/>
          <w:sz w:val="24"/>
          <w:szCs w:val="24"/>
          <w:lang w:eastAsia="en-US"/>
        </w:rPr>
        <w:t>.</w:t>
      </w:r>
    </w:p>
    <w:p w14:paraId="701BA175" w14:textId="77777777" w:rsidR="005A24B2" w:rsidRDefault="005A24B2" w:rsidP="005A24B2">
      <w:pPr>
        <w:pStyle w:val="BodyText"/>
        <w:rPr>
          <w:lang w:eastAsia="en-US"/>
        </w:rPr>
      </w:pPr>
    </w:p>
    <w:p w14:paraId="67F2E9ED" w14:textId="1A13CF05" w:rsidR="00377177" w:rsidRPr="00A732C6" w:rsidRDefault="00377177">
      <w:pPr>
        <w:pStyle w:val="Heading3"/>
      </w:pPr>
      <w:bookmarkStart w:id="963" w:name="_Toc512607033"/>
      <w:r w:rsidRPr="00A732C6">
        <w:t>Bundle Definition</w:t>
      </w:r>
      <w:bookmarkEnd w:id="963"/>
    </w:p>
    <w:p w14:paraId="66EEF71C" w14:textId="695DC7F3" w:rsidR="00B17ACF" w:rsidRDefault="00B17ACF" w:rsidP="003A08C2">
      <w:pPr>
        <w:autoSpaceDE w:val="0"/>
        <w:autoSpaceDN w:val="0"/>
        <w:rPr>
          <w:rFonts w:ascii="Verdana" w:hAnsi="Verdana" w:cs="Helvetica"/>
          <w:sz w:val="24"/>
        </w:rPr>
      </w:pPr>
      <w:r w:rsidRPr="00B17ACF">
        <w:rPr>
          <w:rFonts w:ascii="Verdana" w:hAnsi="Verdana" w:cs="Helvetica"/>
          <w:sz w:val="24"/>
        </w:rPr>
        <w:t xml:space="preserve">A Bundle is a </w:t>
      </w:r>
      <w:r w:rsidR="00BF4BE8" w:rsidRPr="00B17ACF">
        <w:rPr>
          <w:rFonts w:ascii="Verdana" w:hAnsi="Verdana" w:cs="Helvetica"/>
          <w:sz w:val="24"/>
        </w:rPr>
        <w:t>top-level</w:t>
      </w:r>
      <w:r w:rsidRPr="00B17ACF">
        <w:rPr>
          <w:rFonts w:ascii="Verdana" w:hAnsi="Verdana" w:cs="Helvetica"/>
          <w:sz w:val="24"/>
        </w:rPr>
        <w:t xml:space="preserve"> container in FHIR that contains all the FHIR resources desired for a transaction between MCCF EDI TAS and FSC.</w:t>
      </w:r>
    </w:p>
    <w:p w14:paraId="4DCCB46E" w14:textId="77777777" w:rsidR="00317828" w:rsidRDefault="00317828" w:rsidP="003A08C2">
      <w:pPr>
        <w:autoSpaceDE w:val="0"/>
        <w:autoSpaceDN w:val="0"/>
        <w:rPr>
          <w:ins w:id="964" w:author="Steffen and Keith" w:date="2018-03-28T10:31:00Z"/>
          <w:rFonts w:ascii="Verdana" w:hAnsi="Verdana" w:cs="Helvetica"/>
          <w:sz w:val="24"/>
        </w:rPr>
      </w:pPr>
    </w:p>
    <w:p w14:paraId="667BC56E" w14:textId="0371AB94" w:rsidR="003A08C2" w:rsidRPr="004C028F" w:rsidRDefault="003A08C2" w:rsidP="003A08C2">
      <w:pPr>
        <w:autoSpaceDE w:val="0"/>
        <w:autoSpaceDN w:val="0"/>
        <w:rPr>
          <w:rFonts w:ascii="Verdana" w:hAnsi="Verdana"/>
          <w:sz w:val="24"/>
        </w:rPr>
      </w:pPr>
      <w:r w:rsidRPr="004C028F">
        <w:rPr>
          <w:rFonts w:ascii="Verdana" w:hAnsi="Verdana" w:cs="Helvetica"/>
          <w:sz w:val="24"/>
        </w:rPr>
        <w:t>A Bundle is a container for resources, enabling grouping and transmitting resources altogether at once</w:t>
      </w:r>
      <w:r w:rsidRPr="004C028F">
        <w:rPr>
          <w:rFonts w:ascii="Verdana" w:hAnsi="Verdana" w:cs="Segoe UI"/>
          <w:sz w:val="24"/>
        </w:rPr>
        <w:t>. Resources such as Claim, Patient, etc</w:t>
      </w:r>
      <w:del w:id="965" w:author="Steffen and Keith" w:date="2018-03-28T10:31:00Z">
        <w:r w:rsidRPr="004C028F">
          <w:rPr>
            <w:rFonts w:ascii="Verdana" w:hAnsi="Verdana" w:cs="Segoe UI"/>
            <w:sz w:val="24"/>
          </w:rPr>
          <w:delText>.</w:delText>
        </w:r>
      </w:del>
      <w:ins w:id="966" w:author="Steffen and Keith" w:date="2018-03-28T10:31:00Z">
        <w:r w:rsidRPr="004C028F">
          <w:rPr>
            <w:rFonts w:ascii="Verdana" w:hAnsi="Verdana" w:cs="Segoe UI"/>
            <w:sz w:val="24"/>
          </w:rPr>
          <w:t>.</w:t>
        </w:r>
        <w:r w:rsidR="00317828">
          <w:rPr>
            <w:rFonts w:ascii="Verdana" w:hAnsi="Verdana" w:cs="Segoe UI"/>
            <w:sz w:val="24"/>
          </w:rPr>
          <w:t>,</w:t>
        </w:r>
      </w:ins>
      <w:r w:rsidRPr="004C028F">
        <w:rPr>
          <w:rFonts w:ascii="Verdana" w:hAnsi="Verdana" w:cs="Segoe UI"/>
          <w:sz w:val="24"/>
        </w:rPr>
        <w:t xml:space="preserve"> will be transmitted inside multiple entries (see entry list inside Bundle) as a resource type.</w:t>
      </w:r>
    </w:p>
    <w:p w14:paraId="3E92F014" w14:textId="0D66FF16" w:rsidR="00700BC1" w:rsidRPr="00C176DC" w:rsidRDefault="00700BC1" w:rsidP="00700BC1">
      <w:pPr>
        <w:pStyle w:val="BodyText"/>
        <w:rPr>
          <w:sz w:val="24"/>
          <w:rPrChange w:id="967" w:author="Steffen and Keith" w:date="2018-03-28T10:31:00Z">
            <w:rPr/>
          </w:rPrChange>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5795"/>
                    </a:xfrm>
                    <a:prstGeom prst="rect">
                      <a:avLst/>
                    </a:prstGeom>
                  </pic:spPr>
                </pic:pic>
              </a:graphicData>
            </a:graphic>
          </wp:inline>
        </w:drawing>
      </w:r>
    </w:p>
    <w:p w14:paraId="65D8FC09" w14:textId="3ACFF108" w:rsidR="00162ADF" w:rsidRDefault="00700BC1" w:rsidP="00700BC1">
      <w:pPr>
        <w:pStyle w:val="Caption"/>
        <w:rPr>
          <w:ins w:id="968" w:author="Steffen and Keith" w:date="2018-03-28T10:31:00Z"/>
        </w:rPr>
      </w:pPr>
      <w:bookmarkStart w:id="969" w:name="_Toc509580601"/>
      <w:r>
        <w:t xml:space="preserve">Figure </w:t>
      </w:r>
      <w:fldSimple w:instr=" SEQ Figure \* ARABIC ">
        <w:del w:id="970" w:author="Steffen and Keith" w:date="2018-03-28T10:31:00Z">
          <w:r w:rsidR="00A337DD">
            <w:rPr>
              <w:noProof/>
            </w:rPr>
            <w:delText>1</w:delText>
          </w:r>
        </w:del>
        <w:ins w:id="971" w:author="Steffen and Keith" w:date="2018-03-28T10:31:00Z">
          <w:r w:rsidR="00EC5316">
            <w:rPr>
              <w:noProof/>
            </w:rPr>
            <w:t>4</w:t>
          </w:r>
        </w:ins>
      </w:fldSimple>
      <w:r>
        <w:t xml:space="preserve"> -</w:t>
      </w:r>
      <w:ins w:id="972" w:author="Steffen and Keith" w:date="2018-03-28T10:31:00Z">
        <w:r>
          <w:t xml:space="preserve"> </w:t>
        </w:r>
        <w:r w:rsidR="00162ADF">
          <w:t>FHIR Bundle</w:t>
        </w:r>
        <w:bookmarkEnd w:id="969"/>
      </w:ins>
    </w:p>
    <w:p w14:paraId="003FABA1" w14:textId="77777777" w:rsidR="00162ADF" w:rsidRPr="00BE0D22" w:rsidRDefault="00162ADF">
      <w:pPr>
        <w:rPr>
          <w:rFonts w:ascii="Verdana" w:hAnsi="Verdana"/>
          <w:sz w:val="24"/>
          <w:rPrChange w:id="973" w:author="Steffen and Keith" w:date="2018-03-28T10:31:00Z">
            <w:rPr/>
          </w:rPrChange>
        </w:rPr>
        <w:pPrChange w:id="974" w:author="Steffen and Keith" w:date="2018-03-28T10:31:00Z">
          <w:pPr>
            <w:pStyle w:val="Caption"/>
          </w:pPr>
        </w:pPrChange>
      </w:pPr>
      <w:ins w:id="975" w:author="Steffen and Keith" w:date="2018-03-28T10:31:00Z">
        <w:r w:rsidRPr="00BE0D22">
          <w:rPr>
            <w:rFonts w:ascii="Verdana" w:hAnsi="Verdana"/>
            <w:sz w:val="24"/>
          </w:rPr>
          <w:t>Source</w:t>
        </w:r>
      </w:ins>
      <w:r w:rsidRPr="00BE0D22">
        <w:rPr>
          <w:rFonts w:ascii="Verdana" w:hAnsi="Verdana"/>
          <w:sz w:val="24"/>
          <w:rPrChange w:id="976" w:author="Steffen and Keith" w:date="2018-03-28T10:31:00Z">
            <w:rPr>
              <w:i w:val="0"/>
              <w:iCs w:val="0"/>
            </w:rPr>
          </w:rPrChange>
        </w:rPr>
        <w:t xml:space="preserve"> https://fhir-drills.github.io/bundle.html</w:t>
      </w:r>
    </w:p>
    <w:p w14:paraId="6F628F1A" w14:textId="38924DEF" w:rsidR="00700BC1" w:rsidRDefault="00700BC1" w:rsidP="00700BC1">
      <w:pPr>
        <w:pStyle w:val="Caption"/>
        <w:rPr>
          <w:ins w:id="977" w:author="Steffen and Keith" w:date="2018-03-28T10:31:00Z"/>
        </w:rPr>
      </w:pPr>
    </w:p>
    <w:p w14:paraId="43549EF2" w14:textId="3DEF37C8" w:rsidR="00700BC1" w:rsidRPr="00C176DC" w:rsidRDefault="00700BC1" w:rsidP="00700BC1">
      <w:pPr>
        <w:pStyle w:val="BodyText"/>
        <w:rPr>
          <w:sz w:val="24"/>
          <w:rPrChange w:id="978" w:author="Steffen and Keith" w:date="2018-03-28T10:31:00Z">
            <w:rPr/>
          </w:rPrChange>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12385"/>
                    </a:xfrm>
                    <a:prstGeom prst="rect">
                      <a:avLst/>
                    </a:prstGeom>
                  </pic:spPr>
                </pic:pic>
              </a:graphicData>
            </a:graphic>
          </wp:inline>
        </w:drawing>
      </w:r>
    </w:p>
    <w:p w14:paraId="05BE8BC1" w14:textId="77777777" w:rsidR="00700BC1" w:rsidRDefault="00700BC1" w:rsidP="00700BC1">
      <w:pPr>
        <w:pStyle w:val="Caption"/>
        <w:rPr>
          <w:del w:id="979" w:author="Steffen and Keith" w:date="2018-03-28T10:31:00Z"/>
        </w:rPr>
      </w:pPr>
      <w:bookmarkStart w:id="980" w:name="_Toc509580602"/>
      <w:r>
        <w:t xml:space="preserve">Figure </w:t>
      </w:r>
      <w:r w:rsidR="001C675D">
        <w:fldChar w:fldCharType="begin"/>
      </w:r>
      <w:r w:rsidR="001C675D">
        <w:rPr>
          <w:i w:val="0"/>
          <w:iCs w:val="0"/>
        </w:rPr>
        <w:instrText xml:space="preserve"> SEQ Figure \* ARABIC </w:instrText>
      </w:r>
      <w:r w:rsidR="001C675D">
        <w:fldChar w:fldCharType="separate"/>
      </w:r>
      <w:del w:id="981" w:author="Steffen and Keith" w:date="2018-03-28T10:31:00Z">
        <w:r w:rsidR="00A337DD">
          <w:rPr>
            <w:noProof/>
          </w:rPr>
          <w:delText>2</w:delText>
        </w:r>
      </w:del>
      <w:ins w:id="982" w:author="Steffen and Keith" w:date="2018-03-28T10:31:00Z">
        <w:r w:rsidR="00EC5316">
          <w:rPr>
            <w:noProof/>
          </w:rPr>
          <w:t>5</w:t>
        </w:r>
      </w:ins>
      <w:r w:rsidR="001C675D">
        <w:rPr>
          <w:noProof/>
        </w:rPr>
        <w:fldChar w:fldCharType="end"/>
      </w:r>
      <w:del w:id="983" w:author="Steffen and Keith" w:date="2018-03-28T10:31:00Z">
        <w:r>
          <w:delText xml:space="preserve"> - </w:delText>
        </w:r>
        <w:r w:rsidR="009A7E63">
          <w:fldChar w:fldCharType="begin"/>
        </w:r>
        <w:r w:rsidR="009A7E63">
          <w:delInstrText xml:space="preserve"> HYPERLINK "https://www.hl7.org/fhir/bundle.html" </w:delInstrText>
        </w:r>
        <w:r w:rsidR="009A7E63">
          <w:fldChar w:fldCharType="separate"/>
        </w:r>
        <w:r w:rsidRPr="00003900">
          <w:rPr>
            <w:rStyle w:val="Hyperlink"/>
          </w:rPr>
          <w:delText>https://www.hl7.org/fhir/bundle.html</w:delText>
        </w:r>
        <w:r w:rsidR="009A7E63">
          <w:rPr>
            <w:rStyle w:val="Hyperlink"/>
            <w:i w:val="0"/>
            <w:iCs w:val="0"/>
          </w:rPr>
          <w:fldChar w:fldCharType="end"/>
        </w:r>
      </w:del>
    </w:p>
    <w:p w14:paraId="4EAF9AF9" w14:textId="565E9673" w:rsidR="00162ADF" w:rsidRDefault="00700BC1" w:rsidP="00162ADF">
      <w:pPr>
        <w:pStyle w:val="Caption"/>
        <w:rPr>
          <w:ins w:id="984" w:author="Steffen and Keith" w:date="2018-03-28T10:31:00Z"/>
        </w:rPr>
      </w:pPr>
      <w:ins w:id="985" w:author="Steffen and Keith" w:date="2018-03-28T10:31:00Z">
        <w:r>
          <w:t xml:space="preserve"> - </w:t>
        </w:r>
        <w:r w:rsidR="00162ADF" w:rsidRPr="00BE0D22">
          <w:t>FHIR Bundle JSON</w:t>
        </w:r>
        <w:bookmarkEnd w:id="980"/>
        <w:r w:rsidR="00162ADF" w:rsidDel="00162ADF">
          <w:t xml:space="preserve"> </w:t>
        </w:r>
      </w:ins>
    </w:p>
    <w:p w14:paraId="262BA19E" w14:textId="77777777" w:rsidR="00162ADF" w:rsidRPr="00BE0D22" w:rsidRDefault="00162ADF" w:rsidP="00162ADF">
      <w:pPr>
        <w:pStyle w:val="Caption"/>
        <w:rPr>
          <w:ins w:id="986" w:author="Steffen and Keith" w:date="2018-03-28T10:31:00Z"/>
          <w:rFonts w:ascii="Verdana" w:hAnsi="Verdana"/>
          <w:i w:val="0"/>
          <w:color w:val="auto"/>
          <w:sz w:val="24"/>
          <w:szCs w:val="24"/>
        </w:rPr>
      </w:pPr>
      <w:ins w:id="987" w:author="Steffen and Keith" w:date="2018-03-28T10:31:00Z">
        <w:r w:rsidRPr="00BE0D22">
          <w:rPr>
            <w:rFonts w:ascii="Verdana" w:hAnsi="Verdana"/>
            <w:i w:val="0"/>
            <w:color w:val="auto"/>
            <w:sz w:val="24"/>
            <w:szCs w:val="24"/>
          </w:rPr>
          <w:t>Source https://www.hl7.org/fhir/bundle.html</w:t>
        </w:r>
      </w:ins>
    </w:p>
    <w:p w14:paraId="1238BB98" w14:textId="77777777" w:rsidR="00162ADF" w:rsidRDefault="00162ADF" w:rsidP="00162ADF">
      <w:pPr>
        <w:pStyle w:val="Caption"/>
        <w:rPr>
          <w:ins w:id="988" w:author="Steffen and Keith" w:date="2018-03-28T10:31:00Z"/>
        </w:rPr>
      </w:pPr>
    </w:p>
    <w:p w14:paraId="29267AE4" w14:textId="77777777" w:rsidR="00162ADF" w:rsidRDefault="00162ADF" w:rsidP="00162ADF">
      <w:pPr>
        <w:pStyle w:val="Caption"/>
        <w:rPr>
          <w:ins w:id="989" w:author="Steffen and Keith" w:date="2018-03-28T10:31:00Z"/>
        </w:rPr>
      </w:pPr>
    </w:p>
    <w:p w14:paraId="12B3C13A" w14:textId="77777777" w:rsidR="00162ADF" w:rsidRDefault="00162ADF" w:rsidP="00162ADF">
      <w:pPr>
        <w:pStyle w:val="Caption"/>
        <w:rPr>
          <w:ins w:id="990" w:author="Steffen and Keith" w:date="2018-03-28T10:31:00Z"/>
        </w:rPr>
      </w:pPr>
    </w:p>
    <w:p w14:paraId="53385EEE" w14:textId="77777777" w:rsidR="00162ADF" w:rsidRDefault="00162ADF" w:rsidP="00162ADF">
      <w:pPr>
        <w:pStyle w:val="Caption"/>
        <w:rPr>
          <w:ins w:id="991" w:author="Steffen and Keith" w:date="2018-03-28T10:31:00Z"/>
        </w:rPr>
      </w:pPr>
    </w:p>
    <w:p w14:paraId="1D3BC927" w14:textId="77777777" w:rsidR="00700BC1" w:rsidRPr="00C176DC" w:rsidRDefault="00700BC1">
      <w:pPr>
        <w:pStyle w:val="Caption"/>
        <w:rPr>
          <w:sz w:val="24"/>
          <w:rPrChange w:id="992" w:author="Steffen and Keith" w:date="2018-03-28T10:31:00Z">
            <w:rPr/>
          </w:rPrChange>
        </w:rPr>
        <w:pPrChange w:id="993" w:author="Steffen and Keith" w:date="2018-03-28T10:31:00Z">
          <w:pPr>
            <w:pStyle w:val="BodyText"/>
          </w:pPr>
        </w:pPrChange>
      </w:pPr>
    </w:p>
    <w:p w14:paraId="0B66FD08" w14:textId="77777777" w:rsidR="00377177" w:rsidRPr="00C176DC" w:rsidRDefault="00377177" w:rsidP="00377177">
      <w:pPr>
        <w:pStyle w:val="BodyText"/>
        <w:rPr>
          <w:sz w:val="24"/>
          <w:rPrChange w:id="994" w:author="Steffen and Keith" w:date="2018-03-28T10:31:00Z">
            <w:rPr/>
          </w:rPrChange>
        </w:rPr>
      </w:pPr>
    </w:p>
    <w:p w14:paraId="10BE7ED4" w14:textId="6809EAF6" w:rsidR="007E71D7" w:rsidRPr="007E71D7" w:rsidRDefault="00D952B0">
      <w:pPr>
        <w:pStyle w:val="Heading2"/>
      </w:pPr>
      <w:bookmarkStart w:id="995" w:name="_Toc216071617"/>
      <w:bookmarkStart w:id="996" w:name="_Toc263270966"/>
      <w:bookmarkStart w:id="997" w:name="_Toc263271245"/>
      <w:bookmarkStart w:id="998" w:name="_Toc377477606"/>
      <w:bookmarkStart w:id="999" w:name="_Toc512607034"/>
      <w:r w:rsidRPr="00A732C6">
        <w:lastRenderedPageBreak/>
        <w:t>Communications Methods</w:t>
      </w:r>
      <w:bookmarkStart w:id="1000" w:name="_Toc507583749"/>
      <w:bookmarkStart w:id="1001" w:name="_Toc507583815"/>
      <w:bookmarkStart w:id="1002" w:name="_Toc507583876"/>
      <w:bookmarkStart w:id="1003" w:name="_Toc507595003"/>
      <w:bookmarkStart w:id="1004" w:name="_Toc507595051"/>
      <w:bookmarkStart w:id="1005" w:name="_Toc216071618"/>
      <w:bookmarkStart w:id="1006" w:name="_Toc263270967"/>
      <w:bookmarkStart w:id="1007" w:name="_Toc263271246"/>
      <w:bookmarkStart w:id="1008" w:name="_Toc377477607"/>
      <w:bookmarkEnd w:id="995"/>
      <w:bookmarkEnd w:id="996"/>
      <w:bookmarkEnd w:id="997"/>
      <w:bookmarkEnd w:id="998"/>
      <w:bookmarkEnd w:id="999"/>
      <w:bookmarkEnd w:id="1000"/>
      <w:bookmarkEnd w:id="1001"/>
      <w:bookmarkEnd w:id="1002"/>
      <w:bookmarkEnd w:id="1003"/>
      <w:bookmarkEnd w:id="1004"/>
    </w:p>
    <w:p w14:paraId="0A82E2C0" w14:textId="4408AD00" w:rsidR="00377177" w:rsidRPr="00A732C6" w:rsidRDefault="00377177">
      <w:pPr>
        <w:pStyle w:val="Heading3"/>
      </w:pPr>
      <w:bookmarkStart w:id="1009" w:name="_Toc512607035"/>
      <w:r w:rsidRPr="00A732C6">
        <w:t>Ports and Protocols</w:t>
      </w:r>
      <w:bookmarkEnd w:id="1009"/>
    </w:p>
    <w:p w14:paraId="3C4F7100" w14:textId="6603810E" w:rsidR="007E71D7" w:rsidRDefault="007E71D7">
      <w:pPr>
        <w:pStyle w:val="Heading4"/>
      </w:pPr>
      <w:r>
        <w:t>HTTP(S)</w:t>
      </w:r>
    </w:p>
    <w:p w14:paraId="10799586" w14:textId="77777777" w:rsidR="00302CE9" w:rsidRPr="004C028F" w:rsidRDefault="00302CE9" w:rsidP="00302CE9">
      <w:pPr>
        <w:pStyle w:val="BodyText"/>
        <w:rPr>
          <w:rFonts w:ascii="Verdana" w:hAnsi="Verdana"/>
          <w:sz w:val="24"/>
          <w:szCs w:val="24"/>
          <w:lang w:eastAsia="en-US"/>
        </w:rPr>
      </w:pPr>
      <w:r w:rsidRPr="004C028F">
        <w:rPr>
          <w:rFonts w:ascii="Verdana" w:hAnsi="Verdana"/>
          <w:sz w:val="24"/>
          <w:szCs w:val="24"/>
          <w:lang w:eastAsia="en-US"/>
        </w:rPr>
        <w:t>Can be used for real time communication.</w:t>
      </w:r>
    </w:p>
    <w:p w14:paraId="7A0413A5" w14:textId="77777777" w:rsidR="007E71D7" w:rsidRDefault="007E71D7" w:rsidP="004C028F">
      <w:pPr>
        <w:pStyle w:val="Heading4"/>
        <w:rPr>
          <w:del w:id="1010" w:author="Steffen and Keith" w:date="2018-03-28T10:31:00Z"/>
        </w:rPr>
      </w:pPr>
      <w:del w:id="1011" w:author="Steffen and Keith" w:date="2018-03-28T10:31:00Z">
        <w:r>
          <w:delText>AMQP</w:delText>
        </w:r>
      </w:del>
    </w:p>
    <w:p w14:paraId="722F74EC" w14:textId="7FBEC70C" w:rsidR="007E71D7" w:rsidRDefault="00171DD0" w:rsidP="004C028F">
      <w:pPr>
        <w:pStyle w:val="Heading4"/>
        <w:rPr>
          <w:ins w:id="1012" w:author="Steffen and Keith" w:date="2018-03-28T10:31:00Z"/>
        </w:rPr>
      </w:pPr>
      <w:ins w:id="1013" w:author="Steffen and Keith" w:date="2018-03-28T10:31:00Z">
        <w:r w:rsidRPr="00F7010D">
          <w:rPr>
            <w:rFonts w:cs="Segoe UI"/>
          </w:rPr>
          <w:t>Advanced Message Queuing Protocol</w:t>
        </w:r>
        <w:r>
          <w:t xml:space="preserve"> (</w:t>
        </w:r>
        <w:r w:rsidR="007E71D7">
          <w:t>AMQP</w:t>
        </w:r>
        <w:r>
          <w:t>)</w:t>
        </w:r>
      </w:ins>
    </w:p>
    <w:p w14:paraId="1BE1B564" w14:textId="59170EF2" w:rsidR="007E71D7" w:rsidRPr="007E71D7" w:rsidRDefault="00A640B1" w:rsidP="007E71D7">
      <w:pPr>
        <w:pStyle w:val="BodyText"/>
        <w:rPr>
          <w:lang w:eastAsia="en-US"/>
        </w:rPr>
      </w:pPr>
      <w:commentRangeStart w:id="1014"/>
      <w:r w:rsidRPr="004C028F">
        <w:rPr>
          <w:rFonts w:ascii="Verdana" w:hAnsi="Verdana"/>
          <w:sz w:val="24"/>
          <w:szCs w:val="24"/>
        </w:rPr>
        <w:t>AMQP</w:t>
      </w:r>
      <w:commentRangeEnd w:id="1014"/>
      <w:r w:rsidR="003B5AF9">
        <w:rPr>
          <w:rStyle w:val="CommentReference"/>
          <w:rFonts w:eastAsia="Times New Roman"/>
          <w:lang w:eastAsia="en-US"/>
        </w:rPr>
        <w:commentReference w:id="1014"/>
      </w:r>
      <w:r w:rsidRPr="004C028F">
        <w:rPr>
          <w:rFonts w:ascii="Verdana" w:hAnsi="Verdana"/>
          <w:sz w:val="24"/>
          <w:szCs w:val="24"/>
        </w:rPr>
        <w:t xml:space="preserve"> offers reliable messaging via queues.</w:t>
      </w:r>
      <w:del w:id="1015" w:author="Steffen and Keith" w:date="2018-03-28T10:31:00Z">
        <w:r w:rsidRPr="004C028F">
          <w:rPr>
            <w:rFonts w:ascii="Verdana" w:hAnsi="Verdana"/>
            <w:sz w:val="24"/>
            <w:szCs w:val="24"/>
          </w:rPr>
          <w:delText xml:space="preserve"> </w:delText>
        </w:r>
      </w:del>
    </w:p>
    <w:p w14:paraId="20A8AA85" w14:textId="21A04DEB" w:rsidR="00377177" w:rsidRPr="00A732C6" w:rsidRDefault="00377177">
      <w:pPr>
        <w:pStyle w:val="Heading3"/>
      </w:pPr>
      <w:bookmarkStart w:id="1016" w:name="_Toc512607036"/>
      <w:r w:rsidRPr="00A732C6">
        <w:t>ESB Configuration(s)</w:t>
      </w:r>
      <w:bookmarkEnd w:id="1016"/>
    </w:p>
    <w:p w14:paraId="1DD9E8AF" w14:textId="023540FC" w:rsidR="00A640B1" w:rsidRPr="004C028F" w:rsidRDefault="00A640B1" w:rsidP="00A640B1">
      <w:pPr>
        <w:pStyle w:val="BodyText"/>
        <w:rPr>
          <w:rFonts w:ascii="Verdana" w:hAnsi="Verdana"/>
          <w:sz w:val="24"/>
          <w:szCs w:val="24"/>
          <w:lang w:eastAsia="en-US"/>
        </w:rPr>
      </w:pPr>
      <w:proofErr w:type="spellStart"/>
      <w:r w:rsidRPr="004C028F">
        <w:rPr>
          <w:rFonts w:ascii="Verdana" w:hAnsi="Verdana"/>
          <w:sz w:val="24"/>
          <w:szCs w:val="24"/>
          <w:lang w:eastAsia="en-US"/>
        </w:rPr>
        <w:t>Tbd</w:t>
      </w:r>
      <w:proofErr w:type="spellEnd"/>
    </w:p>
    <w:p w14:paraId="191D0393" w14:textId="7638D8BE" w:rsidR="00377177" w:rsidRPr="00A732C6" w:rsidRDefault="00377177">
      <w:pPr>
        <w:pStyle w:val="Heading3"/>
      </w:pPr>
      <w:bookmarkStart w:id="1017" w:name="_Toc512607037"/>
      <w:r w:rsidRPr="00A732C6">
        <w:t>System Configuration</w:t>
      </w:r>
      <w:bookmarkEnd w:id="1017"/>
    </w:p>
    <w:p w14:paraId="61278038" w14:textId="64A5351A" w:rsidR="00377177" w:rsidRPr="004C028F" w:rsidRDefault="00141A0A" w:rsidP="00377177">
      <w:pPr>
        <w:pStyle w:val="BodyText"/>
        <w:rPr>
          <w:sz w:val="24"/>
          <w:szCs w:val="24"/>
          <w:lang w:eastAsia="en-US"/>
        </w:rPr>
      </w:pPr>
      <w:proofErr w:type="spellStart"/>
      <w:r w:rsidRPr="004C028F">
        <w:rPr>
          <w:sz w:val="24"/>
          <w:szCs w:val="24"/>
          <w:lang w:eastAsia="en-US"/>
        </w:rPr>
        <w:t>T</w:t>
      </w:r>
      <w:r>
        <w:rPr>
          <w:sz w:val="24"/>
          <w:szCs w:val="24"/>
          <w:lang w:eastAsia="en-US"/>
        </w:rPr>
        <w:t>bd</w:t>
      </w:r>
      <w:proofErr w:type="spellEnd"/>
      <w:del w:id="1018" w:author="Steffen and Keith" w:date="2018-03-28T10:31:00Z">
        <w:r w:rsidRPr="004C028F">
          <w:rPr>
            <w:sz w:val="24"/>
            <w:szCs w:val="24"/>
            <w:lang w:eastAsia="en-US"/>
          </w:rPr>
          <w:delText xml:space="preserve"> </w:delText>
        </w:r>
      </w:del>
    </w:p>
    <w:p w14:paraId="054FEF37" w14:textId="7C2637E7" w:rsidR="00D952B0" w:rsidRPr="00A732C6" w:rsidRDefault="00D952B0">
      <w:pPr>
        <w:pStyle w:val="Heading2"/>
      </w:pPr>
      <w:bookmarkStart w:id="1019" w:name="_Toc512607038"/>
      <w:r w:rsidRPr="00A732C6">
        <w:t>Performance Requirements</w:t>
      </w:r>
      <w:bookmarkEnd w:id="1005"/>
      <w:bookmarkEnd w:id="1006"/>
      <w:bookmarkEnd w:id="1007"/>
      <w:bookmarkEnd w:id="1008"/>
      <w:bookmarkEnd w:id="1019"/>
    </w:p>
    <w:p w14:paraId="30F30275" w14:textId="77777777" w:rsidR="00A640B1" w:rsidRPr="004C028F" w:rsidRDefault="00141A0A" w:rsidP="004C028F">
      <w:pPr>
        <w:rPr>
          <w:del w:id="1020" w:author="Steffen and Keith" w:date="2018-03-28T10:31:00Z"/>
          <w:rFonts w:ascii="Verdana" w:hAnsi="Verdana"/>
        </w:rPr>
      </w:pPr>
      <w:del w:id="1021" w:author="Steffen and Keith" w:date="2018-03-28T10:31:00Z">
        <w:r w:rsidRPr="004C028F">
          <w:rPr>
            <w:rFonts w:ascii="Verdana" w:eastAsia="MS Mincho" w:hAnsi="Verdana"/>
            <w:sz w:val="24"/>
          </w:rPr>
          <w:delText>System Design Document (SDD); Medical Care Collection Fund (MCCF) - Electronic Data Interchange Transaction Application Suite (EDI TAS)</w:delText>
        </w:r>
        <w:r w:rsidR="008920EB">
          <w:rPr>
            <w:rFonts w:ascii="Verdana" w:eastAsia="MS Mincho" w:hAnsi="Verdana"/>
            <w:iCs/>
            <w:sz w:val="24"/>
          </w:rPr>
          <w:delText>.</w:delText>
        </w:r>
      </w:del>
    </w:p>
    <w:p w14:paraId="27DC25D9" w14:textId="77777777" w:rsidR="007B4BDC" w:rsidRPr="00BE0D22" w:rsidRDefault="007B4BDC" w:rsidP="007B4BDC">
      <w:pPr>
        <w:rPr>
          <w:ins w:id="1022" w:author="Steffen and Keith" w:date="2018-03-28T10:31:00Z"/>
          <w:rFonts w:ascii="Verdana" w:hAnsi="Verdana"/>
          <w:sz w:val="24"/>
        </w:rPr>
      </w:pPr>
      <w:ins w:id="1023" w:author="Steffen and Keith" w:date="2018-03-28T10:31:00Z">
        <w:r w:rsidRPr="00BE0D22">
          <w:rPr>
            <w:rFonts w:ascii="Verdana" w:eastAsia="MS Mincho" w:hAnsi="Verdana"/>
            <w:sz w:val="24"/>
          </w:rPr>
          <w:t xml:space="preserve">Refer to MCCD EDI TAS SDD </w:t>
        </w:r>
        <w:r w:rsidR="009A7E63">
          <w:fldChar w:fldCharType="begin"/>
        </w:r>
        <w:r w:rsidR="009A7E63">
          <w:instrText xml:space="preserve"> HYPERLINK "https://vaww.oed.portal.va.gov/pm/hape/ipt_5010/EDI_Portfolio/TASCore/MCCF_EDI_TAS_System_Design_Document_v0.7.pdf" </w:instrText>
        </w:r>
        <w:r w:rsidR="009A7E63">
          <w:fldChar w:fldCharType="separate"/>
        </w:r>
        <w:r w:rsidRPr="00BE0D22">
          <w:rPr>
            <w:rStyle w:val="Hyperlink"/>
            <w:rFonts w:ascii="Verdana" w:hAnsi="Verdana"/>
            <w:sz w:val="24"/>
          </w:rPr>
          <w:t>https://vaww.oed.portal.va.gov/pm/hape/ipt_5010/EDI_Portfolio/TASCore/MCCF_EDI_TAS_System_Design_Document_v0.7.pdf</w:t>
        </w:r>
        <w:r w:rsidR="009A7E63">
          <w:rPr>
            <w:rStyle w:val="Hyperlink"/>
            <w:rFonts w:ascii="Verdana" w:hAnsi="Verdana"/>
            <w:sz w:val="24"/>
          </w:rPr>
          <w:fldChar w:fldCharType="end"/>
        </w:r>
      </w:ins>
    </w:p>
    <w:p w14:paraId="054FEF39" w14:textId="37141919" w:rsidR="00D952B0" w:rsidRPr="00A732C6" w:rsidRDefault="00D952B0">
      <w:pPr>
        <w:pStyle w:val="Heading2"/>
      </w:pPr>
      <w:bookmarkStart w:id="1024" w:name="_Toc216071619"/>
      <w:bookmarkStart w:id="1025" w:name="_Toc263270968"/>
      <w:bookmarkStart w:id="1026" w:name="_Toc263271247"/>
      <w:bookmarkStart w:id="1027" w:name="_Toc377477608"/>
      <w:bookmarkStart w:id="1028" w:name="_Toc512607039"/>
      <w:r w:rsidRPr="00A732C6">
        <w:t>Security</w:t>
      </w:r>
      <w:bookmarkEnd w:id="1024"/>
      <w:bookmarkEnd w:id="1025"/>
      <w:bookmarkEnd w:id="1026"/>
      <w:bookmarkEnd w:id="1027"/>
      <w:bookmarkEnd w:id="1028"/>
    </w:p>
    <w:p w14:paraId="75B21E70" w14:textId="77777777" w:rsidR="00A640B1" w:rsidRPr="004C028F" w:rsidRDefault="00141A0A" w:rsidP="004C028F">
      <w:pPr>
        <w:rPr>
          <w:del w:id="1029" w:author="Steffen and Keith" w:date="2018-03-28T10:31:00Z"/>
          <w:rFonts w:ascii="Verdana" w:hAnsi="Verdana"/>
        </w:rPr>
      </w:pPr>
      <w:del w:id="1030" w:author="Steffen and Keith" w:date="2018-03-28T10:31:00Z">
        <w:r w:rsidRPr="004C028F">
          <w:rPr>
            <w:rFonts w:ascii="Verdana" w:eastAsia="MS Mincho" w:hAnsi="Verdana"/>
            <w:sz w:val="24"/>
          </w:rPr>
          <w:delText>System Design Document (SDD); Medical Care Collection Fund (MCCF) - Electronic Data Interchange Transaction Application Suite (EDI TAS).</w:delText>
        </w:r>
      </w:del>
    </w:p>
    <w:p w14:paraId="4D46AA05" w14:textId="77777777" w:rsidR="00A640B1" w:rsidRPr="00A640B1" w:rsidRDefault="004F6A02" w:rsidP="00A640B1">
      <w:pPr>
        <w:pStyle w:val="BodyText"/>
        <w:rPr>
          <w:del w:id="1031" w:author="Steffen and Keith" w:date="2018-03-28T10:31:00Z"/>
          <w:lang w:eastAsia="en-US"/>
        </w:rPr>
      </w:pPr>
      <w:del w:id="1032" w:author="Steffen and Keith" w:date="2018-03-28T10:31:00Z">
        <w:r>
          <w:rPr>
            <w:lang w:eastAsia="en-US"/>
          </w:rPr>
          <w:delText>Refer to sdd referenced in section 2.8</w:delText>
        </w:r>
      </w:del>
    </w:p>
    <w:p w14:paraId="48FE25EB" w14:textId="667F6AD3" w:rsidR="00A640B1" w:rsidRPr="00C176DC" w:rsidRDefault="007B4BDC" w:rsidP="00820D16">
      <w:pPr>
        <w:rPr>
          <w:ins w:id="1033" w:author="Steffen and Keith" w:date="2018-03-28T10:31:00Z"/>
          <w:sz w:val="24"/>
        </w:rPr>
      </w:pPr>
      <w:ins w:id="1034" w:author="Steffen and Keith" w:date="2018-03-28T10:31:00Z">
        <w:r w:rsidRPr="00BE0D22">
          <w:rPr>
            <w:rFonts w:ascii="Verdana" w:eastAsia="MS Mincho" w:hAnsi="Verdana"/>
            <w:sz w:val="24"/>
          </w:rPr>
          <w:t xml:space="preserve">Refer to MCCD EDI TAS SDD </w:t>
        </w:r>
        <w:r w:rsidR="009A7E63">
          <w:fldChar w:fldCharType="begin"/>
        </w:r>
        <w:r w:rsidR="009A7E63">
          <w:instrText xml:space="preserve"> HYPERLINK "https://vaww.oed.portal.va.gov/pm/hape/ipt_5010/EDI_Portfolio/TASCore/MCCF_EDI_TAS_System_Design_Document_v0.7.pdf" </w:instrText>
        </w:r>
        <w:r w:rsidR="009A7E63">
          <w:fldChar w:fldCharType="separate"/>
        </w:r>
        <w:r w:rsidRPr="00BE0D22">
          <w:rPr>
            <w:rStyle w:val="Hyperlink"/>
            <w:rFonts w:ascii="Verdana" w:hAnsi="Verdana"/>
            <w:sz w:val="24"/>
          </w:rPr>
          <w:t>https://vaww.oed.portal.va.gov/pm/hape/ipt_5010/EDI_Portfolio/TASCore/MCCF_EDI_TAS_System_Design_Document_v0.7.pdf</w:t>
        </w:r>
        <w:r w:rsidR="009A7E63">
          <w:rPr>
            <w:rStyle w:val="Hyperlink"/>
            <w:rFonts w:ascii="Verdana" w:hAnsi="Verdana"/>
            <w:sz w:val="24"/>
          </w:rPr>
          <w:fldChar w:fldCharType="end"/>
        </w:r>
        <w:bookmarkStart w:id="1035" w:name="_Toc216071620"/>
        <w:bookmarkStart w:id="1036" w:name="_Toc263270969"/>
        <w:bookmarkStart w:id="1037" w:name="_Toc263271248"/>
        <w:bookmarkStart w:id="1038" w:name="_Toc377477609"/>
      </w:ins>
    </w:p>
    <w:p w14:paraId="4BC50BD6" w14:textId="41321B89" w:rsidR="00D663B3" w:rsidRPr="00A732C6" w:rsidRDefault="00377177">
      <w:pPr>
        <w:pStyle w:val="Heading2"/>
      </w:pPr>
      <w:bookmarkStart w:id="1039" w:name="_Toc512607040"/>
      <w:r w:rsidRPr="00EF5B39">
        <w:rPr>
          <w:b w:val="0"/>
          <w:rPrChange w:id="1040" w:author="Steffen and Keith" w:date="2018-03-28T10:31:00Z">
            <w:rPr/>
          </w:rPrChange>
        </w:rPr>
        <w:t>Testing Requirements</w:t>
      </w:r>
      <w:bookmarkEnd w:id="1039"/>
    </w:p>
    <w:p w14:paraId="2AF55B0F" w14:textId="77777777" w:rsidR="00A640B1" w:rsidRPr="004C028F" w:rsidRDefault="00141A0A" w:rsidP="004C028F">
      <w:pPr>
        <w:rPr>
          <w:del w:id="1041" w:author="Steffen and Keith" w:date="2018-03-28T10:31:00Z"/>
          <w:rFonts w:ascii="Verdana" w:hAnsi="Verdana"/>
        </w:rPr>
      </w:pPr>
      <w:del w:id="1042" w:author="Steffen and Keith" w:date="2018-03-28T10:31:00Z">
        <w:r w:rsidRPr="004C028F">
          <w:rPr>
            <w:rFonts w:ascii="Verdana" w:eastAsia="MS Mincho" w:hAnsi="Verdana"/>
            <w:sz w:val="24"/>
          </w:rPr>
          <w:delText>System Design Document (SDD); Medical Care Collection Fund (MCCF) - Electronic Data Interchange Transaction Application Suite (EDI TAS).</w:delText>
        </w:r>
        <w:bookmarkStart w:id="1043" w:name="_Toc512606937"/>
        <w:bookmarkStart w:id="1044" w:name="_Toc512607041"/>
        <w:bookmarkEnd w:id="1043"/>
        <w:bookmarkEnd w:id="1044"/>
      </w:del>
    </w:p>
    <w:p w14:paraId="21B30EBD" w14:textId="77777777" w:rsidR="00A640B1" w:rsidRPr="00A640B1" w:rsidRDefault="004F6A02" w:rsidP="00A640B1">
      <w:pPr>
        <w:pStyle w:val="BodyText"/>
        <w:rPr>
          <w:del w:id="1045" w:author="Steffen and Keith" w:date="2018-03-28T10:31:00Z"/>
          <w:lang w:eastAsia="en-US"/>
        </w:rPr>
      </w:pPr>
      <w:del w:id="1046" w:author="Steffen and Keith" w:date="2018-03-28T10:31:00Z">
        <w:r>
          <w:rPr>
            <w:lang w:eastAsia="en-US"/>
          </w:rPr>
          <w:delText>Refer to sdd referenced in section 2.8</w:delText>
        </w:r>
        <w:bookmarkStart w:id="1047" w:name="_Toc512606938"/>
        <w:bookmarkStart w:id="1048" w:name="_Toc512607042"/>
        <w:bookmarkEnd w:id="1047"/>
        <w:bookmarkEnd w:id="1048"/>
      </w:del>
    </w:p>
    <w:p w14:paraId="6163E6D5" w14:textId="77777777" w:rsidR="00D663B3" w:rsidRPr="00A732C6" w:rsidRDefault="00D663B3">
      <w:pPr>
        <w:pStyle w:val="Heading3"/>
      </w:pPr>
      <w:bookmarkStart w:id="1049" w:name="_Toc508004774"/>
      <w:bookmarkStart w:id="1050" w:name="_Toc512607043"/>
      <w:r w:rsidRPr="00A732C6">
        <w:t>Comparison of Data</w:t>
      </w:r>
      <w:bookmarkEnd w:id="1049"/>
      <w:bookmarkEnd w:id="1050"/>
    </w:p>
    <w:p w14:paraId="509B6E44" w14:textId="23DEE2BA" w:rsidR="00D663B3" w:rsidRDefault="00D663B3" w:rsidP="00D663B3">
      <w:pPr>
        <w:pStyle w:val="BodyText"/>
        <w:rPr>
          <w:ins w:id="1051" w:author="Steffen and Keith" w:date="2018-03-28T10:31:00Z"/>
          <w:rFonts w:ascii="Verdana" w:hAnsi="Verdana"/>
          <w:sz w:val="24"/>
          <w:szCs w:val="24"/>
          <w:lang w:eastAsia="en-US"/>
        </w:rPr>
      </w:pPr>
      <w:ins w:id="1052" w:author="Steffen and Keith" w:date="2018-03-28T10:31:00Z">
        <w:r>
          <w:rPr>
            <w:rFonts w:ascii="Verdana" w:hAnsi="Verdana"/>
            <w:sz w:val="24"/>
            <w:szCs w:val="24"/>
            <w:lang w:eastAsia="en-US"/>
          </w:rPr>
          <w:t xml:space="preserve">Testing the FHIR conformance will be based on </w:t>
        </w:r>
        <w:r w:rsidR="009A7E63">
          <w:fldChar w:fldCharType="begin"/>
        </w:r>
        <w:r w:rsidR="009A7E63">
          <w:instrText xml:space="preserve"> HYPERLINK "https://www.hl7.org/fhir/validation.html" </w:instrText>
        </w:r>
        <w:r w:rsidR="009A7E63">
          <w:fldChar w:fldCharType="separate"/>
        </w:r>
        <w:r w:rsidRPr="00171DD0">
          <w:rPr>
            <w:rStyle w:val="Hyperlink"/>
            <w:rFonts w:ascii="Verdana" w:hAnsi="Verdana"/>
            <w:sz w:val="24"/>
            <w:szCs w:val="24"/>
            <w:lang w:eastAsia="en-US"/>
          </w:rPr>
          <w:t>https://www.hl7.org/fhir/validation.html</w:t>
        </w:r>
        <w:r w:rsidR="009A7E63">
          <w:rPr>
            <w:rStyle w:val="Hyperlink"/>
            <w:rFonts w:ascii="Verdana" w:hAnsi="Verdana"/>
            <w:sz w:val="24"/>
            <w:szCs w:val="24"/>
            <w:lang w:eastAsia="en-US"/>
          </w:rPr>
          <w:fldChar w:fldCharType="end"/>
        </w:r>
        <w:r>
          <w:rPr>
            <w:rFonts w:ascii="Verdana" w:hAnsi="Verdana"/>
            <w:sz w:val="24"/>
            <w:szCs w:val="24"/>
            <w:lang w:eastAsia="en-US"/>
          </w:rPr>
          <w:t>.</w:t>
        </w:r>
      </w:ins>
    </w:p>
    <w:p w14:paraId="75E20E53" w14:textId="77777777" w:rsidR="00D663B3" w:rsidRDefault="00D663B3" w:rsidP="00D663B3">
      <w:pPr>
        <w:pStyle w:val="BodyText"/>
        <w:rPr>
          <w:ins w:id="1053" w:author="Steffen and Keith" w:date="2018-03-28T10:31:00Z"/>
          <w:rFonts w:ascii="Verdana" w:hAnsi="Verdana"/>
          <w:sz w:val="24"/>
          <w:szCs w:val="24"/>
          <w:lang w:eastAsia="en-US"/>
        </w:rPr>
      </w:pPr>
      <w:ins w:id="1054" w:author="Steffen and Keith" w:date="2018-03-28T10:31:00Z">
        <w:r>
          <w:rPr>
            <w:rFonts w:ascii="Verdana" w:hAnsi="Verdana"/>
            <w:sz w:val="24"/>
            <w:szCs w:val="24"/>
            <w:lang w:eastAsia="en-US"/>
          </w:rPr>
          <w:t>Business Rules will have to be specifically defined in user stories by the product team.</w:t>
        </w:r>
      </w:ins>
    </w:p>
    <w:p w14:paraId="7C4C8E5E" w14:textId="77777777" w:rsidR="00D663B3" w:rsidRDefault="00D663B3" w:rsidP="00D663B3">
      <w:pPr>
        <w:pStyle w:val="BodyText"/>
        <w:numPr>
          <w:ilvl w:val="0"/>
          <w:numId w:val="22"/>
        </w:numPr>
        <w:rPr>
          <w:ins w:id="1055" w:author="Steffen and Keith" w:date="2018-03-28T10:31:00Z"/>
          <w:rFonts w:ascii="Verdana" w:hAnsi="Verdana"/>
          <w:sz w:val="24"/>
          <w:szCs w:val="24"/>
          <w:lang w:eastAsia="en-US"/>
        </w:rPr>
      </w:pPr>
      <w:ins w:id="1056" w:author="Steffen and Keith" w:date="2018-03-28T10:31:00Z">
        <w:r>
          <w:rPr>
            <w:rFonts w:ascii="Verdana" w:hAnsi="Verdana"/>
            <w:sz w:val="24"/>
            <w:szCs w:val="24"/>
            <w:lang w:eastAsia="en-US"/>
          </w:rPr>
          <w:t>Which fields are mandatory from a business perspective?</w:t>
        </w:r>
      </w:ins>
    </w:p>
    <w:p w14:paraId="1FFEB50B" w14:textId="77777777" w:rsidR="00D663B3" w:rsidRPr="008B0966" w:rsidRDefault="00D663B3" w:rsidP="00D663B3">
      <w:pPr>
        <w:pStyle w:val="BodyText"/>
        <w:numPr>
          <w:ilvl w:val="0"/>
          <w:numId w:val="22"/>
        </w:numPr>
        <w:rPr>
          <w:ins w:id="1057" w:author="Steffen and Keith" w:date="2018-03-28T10:31:00Z"/>
          <w:rFonts w:ascii="Verdana" w:hAnsi="Verdana"/>
          <w:sz w:val="24"/>
          <w:szCs w:val="24"/>
          <w:lang w:eastAsia="en-US"/>
        </w:rPr>
      </w:pPr>
      <w:ins w:id="1058" w:author="Steffen and Keith" w:date="2018-03-28T10:31:00Z">
        <w:r>
          <w:rPr>
            <w:rFonts w:ascii="Verdana" w:hAnsi="Verdana"/>
            <w:sz w:val="24"/>
            <w:szCs w:val="24"/>
            <w:lang w:eastAsia="en-US"/>
          </w:rPr>
          <w:t>Data integrity.</w:t>
        </w:r>
      </w:ins>
    </w:p>
    <w:p w14:paraId="6D493CA7" w14:textId="77777777" w:rsidR="00E619B8" w:rsidRPr="00820D16" w:rsidRDefault="00E619B8" w:rsidP="00820D16">
      <w:pPr>
        <w:pStyle w:val="BodyText"/>
        <w:rPr>
          <w:moveFrom w:id="1059" w:author="Steffen and Keith" w:date="2018-03-28T10:31:00Z"/>
          <w:rFonts w:ascii="Verdana" w:hAnsi="Verdana"/>
          <w:sz w:val="24"/>
          <w:szCs w:val="24"/>
        </w:rPr>
      </w:pPr>
      <w:moveFromRangeStart w:id="1060" w:author="Steffen and Keith" w:date="2018-03-28T10:31:00Z" w:name="move509996433"/>
      <w:moveFrom w:id="1061" w:author="Steffen and Keith" w:date="2018-03-28T10:31:00Z">
        <w:r>
          <w:rPr>
            <w:rFonts w:ascii="Verdana" w:hAnsi="Verdana"/>
            <w:sz w:val="24"/>
            <w:szCs w:val="24"/>
            <w:lang w:eastAsia="en-US"/>
          </w:rPr>
          <w:t>Tbd</w:t>
        </w:r>
      </w:moveFrom>
    </w:p>
    <w:moveFromRangeEnd w:id="1060"/>
    <w:p w14:paraId="09743B72" w14:textId="77777777" w:rsidR="00D663B3" w:rsidRPr="00A640B1" w:rsidRDefault="00D663B3" w:rsidP="00D663B3">
      <w:pPr>
        <w:pStyle w:val="BodyText"/>
        <w:rPr>
          <w:lang w:eastAsia="en-US"/>
        </w:rPr>
      </w:pPr>
    </w:p>
    <w:p w14:paraId="4B192CBA" w14:textId="77777777" w:rsidR="00D663B3" w:rsidRPr="00A732C6" w:rsidRDefault="00D663B3">
      <w:pPr>
        <w:pStyle w:val="Heading3"/>
      </w:pPr>
      <w:bookmarkStart w:id="1062" w:name="_Toc508004775"/>
      <w:bookmarkStart w:id="1063" w:name="_Toc512607044"/>
      <w:r w:rsidRPr="00A732C6">
        <w:t>Completeness</w:t>
      </w:r>
      <w:bookmarkEnd w:id="1062"/>
      <w:bookmarkEnd w:id="1063"/>
    </w:p>
    <w:p w14:paraId="1FD5AAC6" w14:textId="77777777" w:rsidR="00D663B3" w:rsidRDefault="00D663B3" w:rsidP="00D663B3">
      <w:pPr>
        <w:pStyle w:val="BodyText"/>
        <w:rPr>
          <w:ins w:id="1064" w:author="Steffen and Keith" w:date="2018-03-28T10:31:00Z"/>
          <w:rFonts w:ascii="Verdana" w:hAnsi="Verdana"/>
          <w:sz w:val="24"/>
          <w:szCs w:val="24"/>
          <w:lang w:eastAsia="en-US"/>
        </w:rPr>
      </w:pPr>
      <w:ins w:id="1065" w:author="Steffen and Keith" w:date="2018-03-28T10:31:00Z">
        <w:r>
          <w:rPr>
            <w:rFonts w:ascii="Verdana" w:hAnsi="Verdana"/>
            <w:sz w:val="24"/>
            <w:szCs w:val="24"/>
            <w:lang w:eastAsia="en-US"/>
          </w:rPr>
          <w:t>Tests defined in section 2.10.1 must cover all the FHIR resources that are defined in section 2.6.1 in consideration of any functional user story.</w:t>
        </w:r>
      </w:ins>
    </w:p>
    <w:p w14:paraId="6305212E" w14:textId="77777777" w:rsidR="00D663B3" w:rsidRPr="00820D16" w:rsidRDefault="00D663B3" w:rsidP="00D663B3">
      <w:pPr>
        <w:pStyle w:val="Heading3"/>
        <w:rPr>
          <w:ins w:id="1066" w:author="Steffen and Keith" w:date="2018-03-28T10:31:00Z"/>
          <w:szCs w:val="24"/>
        </w:rPr>
      </w:pPr>
      <w:bookmarkStart w:id="1067" w:name="_Toc512607045"/>
      <w:ins w:id="1068" w:author="Steffen and Keith" w:date="2018-03-28T10:31:00Z">
        <w:r w:rsidRPr="00820D16">
          <w:rPr>
            <w:szCs w:val="24"/>
          </w:rPr>
          <w:t>Load Testing</w:t>
        </w:r>
        <w:bookmarkEnd w:id="1067"/>
      </w:ins>
    </w:p>
    <w:p w14:paraId="56D6C4D7" w14:textId="77777777" w:rsidR="00D663B3" w:rsidRPr="00F642AF" w:rsidRDefault="00D663B3" w:rsidP="00D663B3">
      <w:pPr>
        <w:pStyle w:val="BodyText"/>
        <w:rPr>
          <w:ins w:id="1069" w:author="Steffen and Keith" w:date="2018-03-28T10:31:00Z"/>
          <w:rFonts w:ascii="Verdana" w:hAnsi="Verdana"/>
          <w:sz w:val="24"/>
          <w:szCs w:val="24"/>
          <w:lang w:eastAsia="en-US"/>
        </w:rPr>
      </w:pPr>
      <w:ins w:id="1070" w:author="Steffen and Keith" w:date="2018-03-28T10:31:00Z">
        <w:r w:rsidRPr="00F642AF">
          <w:rPr>
            <w:rFonts w:ascii="Verdana" w:hAnsi="Verdana"/>
            <w:sz w:val="24"/>
            <w:szCs w:val="24"/>
            <w:lang w:eastAsia="en-US"/>
          </w:rPr>
          <w:t>Bench mark tests must be performed based on individual use case requirements.</w:t>
        </w:r>
      </w:ins>
    </w:p>
    <w:p w14:paraId="2DA8C443" w14:textId="77777777" w:rsidR="00E619B8" w:rsidRPr="00820D16" w:rsidRDefault="00E619B8" w:rsidP="00820D16">
      <w:pPr>
        <w:pStyle w:val="BodyText"/>
        <w:rPr>
          <w:moveFrom w:id="1071" w:author="Steffen and Keith" w:date="2018-03-28T10:31:00Z"/>
          <w:rFonts w:ascii="Verdana" w:hAnsi="Verdana"/>
          <w:sz w:val="24"/>
          <w:szCs w:val="24"/>
        </w:rPr>
      </w:pPr>
      <w:moveFromRangeStart w:id="1072" w:author="Steffen and Keith" w:date="2018-03-28T10:31:00Z" w:name="move509996434"/>
      <w:moveFrom w:id="1073" w:author="Steffen and Keith" w:date="2018-03-28T10:31:00Z">
        <w:r>
          <w:rPr>
            <w:rFonts w:ascii="Verdana" w:hAnsi="Verdana"/>
            <w:sz w:val="24"/>
            <w:szCs w:val="24"/>
            <w:lang w:eastAsia="en-US"/>
          </w:rPr>
          <w:lastRenderedPageBreak/>
          <w:t>Tbd</w:t>
        </w:r>
      </w:moveFrom>
    </w:p>
    <w:moveFromRangeEnd w:id="1072"/>
    <w:p w14:paraId="7F8BB11D" w14:textId="77777777" w:rsidR="00A640B1" w:rsidRPr="00C176DC" w:rsidRDefault="00A640B1" w:rsidP="00D663B3">
      <w:pPr>
        <w:pStyle w:val="BodyText"/>
        <w:rPr>
          <w:sz w:val="24"/>
          <w:rPrChange w:id="1074" w:author="Steffen and Keith" w:date="2018-03-28T10:31:00Z">
            <w:rPr/>
          </w:rPrChange>
        </w:rPr>
      </w:pPr>
    </w:p>
    <w:p w14:paraId="126FCC1E" w14:textId="0EC0281F" w:rsidR="00377177" w:rsidRPr="00A732C6" w:rsidRDefault="00377177">
      <w:pPr>
        <w:pStyle w:val="Heading2"/>
      </w:pPr>
      <w:bookmarkStart w:id="1075" w:name="_Toc512607046"/>
      <w:r w:rsidRPr="00A732C6">
        <w:t>Policies and Constraints</w:t>
      </w:r>
      <w:bookmarkEnd w:id="1075"/>
    </w:p>
    <w:p w14:paraId="3E7DFFE7" w14:textId="77777777" w:rsidR="00E619B8" w:rsidRPr="00820D16" w:rsidRDefault="00E619B8" w:rsidP="00820D16">
      <w:pPr>
        <w:pStyle w:val="BodyText"/>
        <w:rPr>
          <w:moveFrom w:id="1076" w:author="Steffen and Keith" w:date="2018-03-28T10:31:00Z"/>
          <w:rFonts w:ascii="Verdana" w:hAnsi="Verdana"/>
          <w:sz w:val="24"/>
          <w:szCs w:val="24"/>
        </w:rPr>
      </w:pPr>
      <w:moveFromRangeStart w:id="1077" w:author="Steffen and Keith" w:date="2018-03-28T10:31:00Z" w:name="move509996435"/>
      <w:moveFrom w:id="1078" w:author="Steffen and Keith" w:date="2018-03-28T10:31:00Z">
        <w:r>
          <w:rPr>
            <w:rFonts w:ascii="Verdana" w:hAnsi="Verdana"/>
            <w:sz w:val="24"/>
            <w:szCs w:val="24"/>
            <w:lang w:eastAsia="en-US"/>
          </w:rPr>
          <w:t>Tbd</w:t>
        </w:r>
        <w:bookmarkStart w:id="1079" w:name="_Toc512606943"/>
        <w:bookmarkStart w:id="1080" w:name="_Toc512607047"/>
        <w:bookmarkEnd w:id="1079"/>
        <w:bookmarkEnd w:id="1080"/>
      </w:moveFrom>
    </w:p>
    <w:p w14:paraId="02CF184A" w14:textId="77777777" w:rsidR="00A640B1" w:rsidRPr="00A640B1" w:rsidRDefault="00A640B1" w:rsidP="00A640B1">
      <w:pPr>
        <w:pStyle w:val="BodyText"/>
        <w:rPr>
          <w:del w:id="1081" w:author="Steffen and Keith" w:date="2018-03-28T10:31:00Z"/>
          <w:lang w:eastAsia="en-US"/>
        </w:rPr>
      </w:pPr>
      <w:bookmarkStart w:id="1082" w:name="_Toc512606944"/>
      <w:bookmarkStart w:id="1083" w:name="_Toc512607048"/>
      <w:bookmarkEnd w:id="1082"/>
      <w:bookmarkEnd w:id="1083"/>
      <w:moveFromRangeEnd w:id="1077"/>
    </w:p>
    <w:p w14:paraId="7B553B00" w14:textId="5DE37A6A" w:rsidR="00377177" w:rsidRPr="00A732C6" w:rsidRDefault="00377177">
      <w:pPr>
        <w:pStyle w:val="Heading3"/>
      </w:pPr>
      <w:bookmarkStart w:id="1084" w:name="_Toc512607049"/>
      <w:r w:rsidRPr="00A732C6">
        <w:t>HIPAA Compliance</w:t>
      </w:r>
      <w:bookmarkEnd w:id="1084"/>
      <w:del w:id="1085" w:author="Steffen and Keith" w:date="2018-03-28T10:31:00Z">
        <w:r w:rsidRPr="004C028F">
          <w:rPr>
            <w:szCs w:val="24"/>
          </w:rPr>
          <w:delText xml:space="preserve"> </w:delText>
        </w:r>
      </w:del>
    </w:p>
    <w:p w14:paraId="32466659" w14:textId="7ADC22CD" w:rsidR="00A640B1" w:rsidRPr="004C028F" w:rsidRDefault="00141A0A" w:rsidP="004C028F">
      <w:pPr>
        <w:rPr>
          <w:rFonts w:ascii="Verdana" w:hAnsi="Verdana"/>
          <w:sz w:val="24"/>
        </w:rPr>
      </w:pPr>
      <w:r w:rsidRPr="004C028F">
        <w:rPr>
          <w:rFonts w:ascii="Verdana" w:eastAsia="MS Mincho" w:hAnsi="Verdana"/>
          <w:sz w:val="24"/>
        </w:rPr>
        <w:t xml:space="preserve">FSC receives transactions and then translates them into standard ASC X12N/005010 </w:t>
      </w:r>
      <w:r w:rsidRPr="0098379D">
        <w:rPr>
          <w:rFonts w:ascii="Verdana" w:eastAsia="MS Mincho" w:hAnsi="Verdana"/>
          <w:bCs/>
          <w:iCs/>
          <w:sz w:val="24"/>
        </w:rPr>
        <w:t>270</w:t>
      </w:r>
      <w:r w:rsidRPr="004C028F">
        <w:rPr>
          <w:rFonts w:ascii="Verdana" w:hAnsi="Verdana"/>
          <w:sz w:val="24"/>
        </w:rPr>
        <w:t xml:space="preserve"> </w:t>
      </w:r>
      <w:r w:rsidRPr="004C028F">
        <w:rPr>
          <w:rFonts w:ascii="Verdana" w:eastAsia="MS Mincho" w:hAnsi="Verdana"/>
          <w:sz w:val="24"/>
        </w:rPr>
        <w:t>Health Care Eligibility Benefits Inquiry, validates whether the data complies with HIPAA standards</w:t>
      </w:r>
      <w:ins w:id="1086" w:author="Steffen and Keith" w:date="2018-03-28T10:31:00Z">
        <w:r w:rsidR="00DA602E">
          <w:rPr>
            <w:rFonts w:ascii="Verdana" w:eastAsia="MS Mincho" w:hAnsi="Verdana"/>
            <w:sz w:val="24"/>
          </w:rPr>
          <w:t>,</w:t>
        </w:r>
      </w:ins>
      <w:r w:rsidRPr="004C028F">
        <w:rPr>
          <w:rFonts w:ascii="Verdana" w:eastAsia="MS Mincho" w:hAnsi="Verdana"/>
          <w:sz w:val="24"/>
        </w:rPr>
        <w:t xml:space="preserve"> and then forwards the </w:t>
      </w:r>
      <w:commentRangeStart w:id="1087"/>
      <w:del w:id="1088" w:author="Steffen and Keith" w:date="2018-03-28T10:31:00Z">
        <w:r w:rsidRPr="004C028F">
          <w:rPr>
            <w:rFonts w:ascii="Verdana" w:eastAsia="MS Mincho" w:hAnsi="Verdana"/>
            <w:sz w:val="24"/>
          </w:rPr>
          <w:delText xml:space="preserve">claim </w:delText>
        </w:r>
        <w:commentRangeEnd w:id="1087"/>
        <w:r w:rsidR="003B5AF9">
          <w:rPr>
            <w:rStyle w:val="CommentReference"/>
          </w:rPr>
          <w:commentReference w:id="1087"/>
        </w:r>
      </w:del>
      <w:proofErr w:type="spellStart"/>
      <w:ins w:id="1089" w:author="Steffen and Keith" w:date="2018-03-28T10:31:00Z">
        <w:r w:rsidR="00D663B3">
          <w:rPr>
            <w:rFonts w:ascii="Verdana" w:eastAsia="MS Mincho" w:hAnsi="Verdana"/>
            <w:sz w:val="24"/>
          </w:rPr>
          <w:t>eIV</w:t>
        </w:r>
        <w:proofErr w:type="spellEnd"/>
        <w:r w:rsidR="00D663B3" w:rsidRPr="004C028F">
          <w:rPr>
            <w:rFonts w:ascii="Verdana" w:eastAsia="MS Mincho" w:hAnsi="Verdana"/>
            <w:sz w:val="24"/>
          </w:rPr>
          <w:t xml:space="preserve"> </w:t>
        </w:r>
      </w:ins>
      <w:r w:rsidRPr="004C028F">
        <w:rPr>
          <w:rFonts w:ascii="Verdana" w:eastAsia="MS Mincho" w:hAnsi="Verdana"/>
          <w:sz w:val="24"/>
        </w:rPr>
        <w:t>data to the VA Healthcare Clearing House (HCCH).</w:t>
      </w:r>
    </w:p>
    <w:p w14:paraId="66096649" w14:textId="77777777" w:rsidR="00377177" w:rsidRPr="00C176DC" w:rsidRDefault="00377177" w:rsidP="00377177">
      <w:pPr>
        <w:pStyle w:val="BodyText"/>
        <w:rPr>
          <w:sz w:val="24"/>
          <w:rPrChange w:id="1090" w:author="Steffen and Keith" w:date="2018-03-28T10:31:00Z">
            <w:rPr/>
          </w:rPrChange>
        </w:rPr>
      </w:pPr>
    </w:p>
    <w:p w14:paraId="5123EA5A" w14:textId="77777777" w:rsidR="00377177" w:rsidRPr="00377177" w:rsidRDefault="00377177" w:rsidP="00377177">
      <w:pPr>
        <w:pStyle w:val="BodyText"/>
        <w:rPr>
          <w:del w:id="1091" w:author="Steffen and Keith" w:date="2018-03-28T10:31:00Z"/>
          <w:lang w:eastAsia="en-US"/>
        </w:rPr>
      </w:pPr>
    </w:p>
    <w:p w14:paraId="69E24EDE" w14:textId="77777777" w:rsidR="00377177" w:rsidRPr="00377177" w:rsidRDefault="00377177" w:rsidP="00377177">
      <w:pPr>
        <w:pStyle w:val="BodyText"/>
        <w:rPr>
          <w:del w:id="1092" w:author="Steffen and Keith" w:date="2018-03-28T10:31:00Z"/>
          <w:lang w:eastAsia="en-US"/>
        </w:rPr>
      </w:pPr>
    </w:p>
    <w:p w14:paraId="054FEF43" w14:textId="77777777" w:rsidR="00995F9B" w:rsidRDefault="00995F9B" w:rsidP="00995F9B">
      <w:pPr>
        <w:pStyle w:val="BodyText"/>
        <w:ind w:left="360"/>
        <w:sectPr w:rsidR="00995F9B" w:rsidSect="006E4B3F">
          <w:headerReference w:type="even" r:id="rId26"/>
          <w:footerReference w:type="even" r:id="rId27"/>
          <w:pgSz w:w="12240" w:h="15840" w:code="1"/>
          <w:pgMar w:top="1440" w:right="1440" w:bottom="1440" w:left="1440" w:header="720" w:footer="720" w:gutter="0"/>
          <w:pgNumType w:start="1"/>
          <w:cols w:space="720"/>
          <w:docGrid w:linePitch="360"/>
        </w:sectPr>
      </w:pPr>
      <w:bookmarkStart w:id="1093" w:name="_Toc216071626"/>
      <w:bookmarkEnd w:id="1035"/>
      <w:bookmarkEnd w:id="1036"/>
      <w:bookmarkEnd w:id="1037"/>
      <w:bookmarkEnd w:id="1038"/>
    </w:p>
    <w:p w14:paraId="054FEF44" w14:textId="77777777" w:rsidR="00995F9B" w:rsidRDefault="00995F9B" w:rsidP="00995F9B">
      <w:pPr>
        <w:pStyle w:val="BodyText"/>
        <w:ind w:left="360"/>
      </w:pPr>
    </w:p>
    <w:p w14:paraId="054FEF45" w14:textId="29F88220" w:rsidR="00CC1A4D" w:rsidRPr="00A732C6" w:rsidRDefault="00D952B0" w:rsidP="00CC1A4D">
      <w:pPr>
        <w:pStyle w:val="Heading1"/>
      </w:pPr>
      <w:bookmarkStart w:id="1094" w:name="_Toc512607050"/>
      <w:bookmarkStart w:id="1095" w:name="_Toc263270971"/>
      <w:bookmarkStart w:id="1096" w:name="_Toc263271250"/>
      <w:bookmarkStart w:id="1097" w:name="_Toc377477611"/>
      <w:r w:rsidRPr="00A732C6">
        <w:t>Appendix A</w:t>
      </w:r>
      <w:bookmarkEnd w:id="1094"/>
      <w:del w:id="1098" w:author="Steffen and Keith" w:date="2018-03-28T10:31:00Z">
        <w:r w:rsidRPr="004C028F">
          <w:delText xml:space="preserve"> </w:delText>
        </w:r>
      </w:del>
      <w:bookmarkEnd w:id="1"/>
      <w:bookmarkEnd w:id="1093"/>
      <w:bookmarkEnd w:id="1095"/>
      <w:bookmarkEnd w:id="1096"/>
      <w:bookmarkEnd w:id="1097"/>
    </w:p>
    <w:p w14:paraId="3275E7CE" w14:textId="5EA69473" w:rsidR="00377177" w:rsidRPr="00A732C6" w:rsidRDefault="00377177">
      <w:pPr>
        <w:pStyle w:val="Heading2"/>
      </w:pPr>
      <w:bookmarkStart w:id="1099" w:name="_Toc512607051"/>
      <w:r w:rsidRPr="00A732C6">
        <w:t>Data Elements</w:t>
      </w:r>
      <w:bookmarkEnd w:id="1099"/>
    </w:p>
    <w:p w14:paraId="3799FB43" w14:textId="1261A5AB" w:rsidR="00A0128C" w:rsidRPr="00820D16" w:rsidRDefault="00A0128C" w:rsidP="00820D16">
      <w:pPr>
        <w:pStyle w:val="BodyText"/>
        <w:rPr>
          <w:ins w:id="1100" w:author="Steffen and Keith" w:date="2018-03-28T10:31:00Z"/>
          <w:rFonts w:ascii="Verdana" w:hAnsi="Verdana"/>
          <w:sz w:val="24"/>
          <w:szCs w:val="24"/>
        </w:rPr>
      </w:pPr>
      <w:ins w:id="1101" w:author="Steffen and Keith" w:date="2018-03-28T10:31:00Z">
        <w:r>
          <w:rPr>
            <w:rFonts w:ascii="Verdana" w:hAnsi="Verdana"/>
            <w:sz w:val="24"/>
            <w:szCs w:val="24"/>
            <w:lang w:eastAsia="en-US"/>
          </w:rPr>
          <w:t xml:space="preserve">Data being exchanged between TAS and FSC will be formatted in FHIR using the JSON notation. Data elements are mapped into fields in FHIR resources. FHIR resources will be located inside a FHIR bundle. </w:t>
        </w:r>
      </w:ins>
    </w:p>
    <w:p w14:paraId="780BF152" w14:textId="2416123B" w:rsidR="00377177" w:rsidRPr="00A732C6" w:rsidRDefault="00377177">
      <w:pPr>
        <w:pStyle w:val="Heading2"/>
      </w:pPr>
      <w:bookmarkStart w:id="1102" w:name="_Bundle"/>
      <w:bookmarkStart w:id="1103" w:name="_Toc512607052"/>
      <w:bookmarkEnd w:id="1102"/>
      <w:r w:rsidRPr="00A732C6">
        <w:t>Bundle</w:t>
      </w:r>
      <w:bookmarkEnd w:id="1103"/>
    </w:p>
    <w:p w14:paraId="3D02CF9B" w14:textId="3DA4D98C" w:rsidR="00504EEE" w:rsidRDefault="00DC422B">
      <w:pPr>
        <w:pStyle w:val="BodyText"/>
        <w:rPr>
          <w:rFonts w:ascii="Verdana" w:hAnsi="Verdana"/>
          <w:sz w:val="24"/>
          <w:szCs w:val="24"/>
          <w:lang w:eastAsia="en-US"/>
        </w:rPr>
      </w:pPr>
      <w:r w:rsidRPr="004C028F">
        <w:rPr>
          <w:rFonts w:ascii="Verdana" w:hAnsi="Verdana"/>
          <w:sz w:val="24"/>
          <w:szCs w:val="24"/>
          <w:lang w:eastAsia="en-US"/>
        </w:rPr>
        <w:t>Repeating fields within a segment need context</w:t>
      </w:r>
      <w:r>
        <w:rPr>
          <w:rFonts w:ascii="Verdana" w:hAnsi="Verdana"/>
          <w:sz w:val="24"/>
          <w:szCs w:val="24"/>
          <w:lang w:eastAsia="en-US"/>
        </w:rPr>
        <w:t xml:space="preserve"> definition so they can be differentiated within a segment.</w:t>
      </w:r>
      <w:del w:id="1104" w:author="Steffen and Keith" w:date="2018-03-28T10:31:00Z">
        <w:r>
          <w:rPr>
            <w:rFonts w:ascii="Verdana" w:hAnsi="Verdana"/>
            <w:sz w:val="24"/>
            <w:szCs w:val="24"/>
            <w:lang w:eastAsia="en-US"/>
          </w:rPr>
          <w:delText xml:space="preserve"> </w:delText>
        </w:r>
      </w:del>
    </w:p>
    <w:p w14:paraId="7EA36347" w14:textId="2FE34DAB" w:rsidR="00DC422B" w:rsidRPr="004C028F" w:rsidRDefault="00DC422B">
      <w:pPr>
        <w:pStyle w:val="BodyText"/>
        <w:rPr>
          <w:rFonts w:ascii="Verdana" w:hAnsi="Verdana"/>
          <w:sz w:val="24"/>
          <w:szCs w:val="24"/>
          <w:lang w:eastAsia="en-US"/>
        </w:rPr>
      </w:pPr>
      <w:r>
        <w:rPr>
          <w:rFonts w:ascii="Verdana" w:hAnsi="Verdana"/>
          <w:sz w:val="24"/>
          <w:szCs w:val="24"/>
          <w:lang w:eastAsia="en-US"/>
        </w:rPr>
        <w:t xml:space="preserve">Also, repeating fields across multiple segments need to be differentiated. Following </w:t>
      </w:r>
      <w:r w:rsidRPr="004C028F">
        <w:rPr>
          <w:rFonts w:ascii="Verdana" w:hAnsi="Verdana"/>
          <w:sz w:val="24"/>
          <w:szCs w:val="24"/>
          <w:lang w:eastAsia="en-US"/>
        </w:rPr>
        <w:t xml:space="preserve">steps </w:t>
      </w:r>
      <w:r>
        <w:rPr>
          <w:rFonts w:ascii="Verdana" w:hAnsi="Verdana"/>
          <w:sz w:val="24"/>
          <w:szCs w:val="24"/>
          <w:lang w:eastAsia="en-US"/>
        </w:rPr>
        <w:t xml:space="preserve">have been used to </w:t>
      </w:r>
      <w:r w:rsidRPr="004C028F">
        <w:rPr>
          <w:rFonts w:ascii="Verdana" w:hAnsi="Verdana"/>
          <w:sz w:val="24"/>
          <w:szCs w:val="24"/>
          <w:lang w:eastAsia="en-US"/>
        </w:rPr>
        <w:t>assign context to fields.</w:t>
      </w:r>
    </w:p>
    <w:p w14:paraId="34B58422" w14:textId="7A512EF1" w:rsidR="00DC422B" w:rsidRPr="004C028F" w:rsidRDefault="00DC422B">
      <w:pPr>
        <w:pStyle w:val="BodyText"/>
        <w:numPr>
          <w:ilvl w:val="0"/>
          <w:numId w:val="25"/>
        </w:numPr>
        <w:rPr>
          <w:rFonts w:ascii="Verdana" w:hAnsi="Verdana"/>
          <w:sz w:val="24"/>
          <w:szCs w:val="24"/>
          <w:lang w:eastAsia="en-US"/>
        </w:rPr>
        <w:pPrChange w:id="1105" w:author="Steffen and Keith" w:date="2018-03-28T10:31:00Z">
          <w:pPr>
            <w:pStyle w:val="BodyText"/>
          </w:pPr>
        </w:pPrChange>
      </w:pPr>
      <w:del w:id="1106" w:author="Steffen and Keith" w:date="2018-03-28T10:31:00Z">
        <w:r w:rsidRPr="004C028F">
          <w:rPr>
            <w:rFonts w:ascii="Verdana" w:hAnsi="Verdana"/>
            <w:sz w:val="24"/>
            <w:szCs w:val="24"/>
            <w:lang w:eastAsia="en-US"/>
          </w:rPr>
          <w:delText xml:space="preserve">1. </w:delText>
        </w:r>
      </w:del>
      <w:r w:rsidRPr="004C028F">
        <w:rPr>
          <w:rFonts w:ascii="Verdana" w:hAnsi="Verdana"/>
          <w:sz w:val="24"/>
          <w:szCs w:val="24"/>
          <w:lang w:eastAsia="en-US"/>
        </w:rPr>
        <w:t xml:space="preserve">Identify the </w:t>
      </w:r>
      <w:r w:rsidRPr="00DC422B">
        <w:rPr>
          <w:rFonts w:ascii="Verdana" w:hAnsi="Verdana"/>
          <w:sz w:val="24"/>
          <w:szCs w:val="24"/>
          <w:lang w:eastAsia="en-US"/>
        </w:rPr>
        <w:t>segment</w:t>
      </w:r>
      <w:r>
        <w:rPr>
          <w:rFonts w:ascii="Verdana" w:hAnsi="Verdana"/>
          <w:sz w:val="24"/>
          <w:szCs w:val="24"/>
          <w:lang w:eastAsia="en-US"/>
        </w:rPr>
        <w:t xml:space="preserve"> where the resource is located </w:t>
      </w:r>
      <w:r w:rsidRPr="004C028F">
        <w:rPr>
          <w:rFonts w:ascii="Verdana" w:hAnsi="Verdana"/>
          <w:sz w:val="24"/>
          <w:szCs w:val="24"/>
          <w:lang w:eastAsia="en-US"/>
        </w:rPr>
        <w:t xml:space="preserve">(Bundle.entry.extension.url="segment" and </w:t>
      </w:r>
      <w:proofErr w:type="spellStart"/>
      <w:proofErr w:type="gramStart"/>
      <w:r w:rsidRPr="004C028F">
        <w:rPr>
          <w:rFonts w:ascii="Verdana" w:hAnsi="Verdana"/>
          <w:sz w:val="24"/>
          <w:szCs w:val="24"/>
          <w:lang w:eastAsia="en-US"/>
        </w:rPr>
        <w:t>Bundle.entry.extension</w:t>
      </w:r>
      <w:proofErr w:type="gramEnd"/>
      <w:r w:rsidRPr="004C028F">
        <w:rPr>
          <w:rFonts w:ascii="Verdana" w:hAnsi="Verdana"/>
          <w:sz w:val="24"/>
          <w:szCs w:val="24"/>
          <w:lang w:eastAsia="en-US"/>
        </w:rPr>
        <w:t>.valueString</w:t>
      </w:r>
      <w:proofErr w:type="spellEnd"/>
      <w:r w:rsidRPr="004C028F">
        <w:rPr>
          <w:rFonts w:ascii="Verdana" w:hAnsi="Verdana"/>
          <w:sz w:val="24"/>
          <w:szCs w:val="24"/>
          <w:lang w:eastAsia="en-US"/>
        </w:rPr>
        <w:t>="</w:t>
      </w:r>
      <w:commentRangeStart w:id="1107"/>
      <w:del w:id="1108" w:author="Steffen and Keith" w:date="2018-03-28T10:31:00Z">
        <w:r w:rsidRPr="004C028F">
          <w:rPr>
            <w:rFonts w:ascii="Verdana" w:hAnsi="Verdana"/>
            <w:sz w:val="24"/>
            <w:szCs w:val="24"/>
            <w:lang w:eastAsia="en-US"/>
          </w:rPr>
          <w:delText>278</w:delText>
        </w:r>
        <w:commentRangeEnd w:id="1107"/>
        <w:r w:rsidR="00C66E93">
          <w:rPr>
            <w:rStyle w:val="CommentReference"/>
            <w:rFonts w:eastAsia="Times New Roman"/>
            <w:lang w:eastAsia="en-US"/>
          </w:rPr>
          <w:commentReference w:id="1107"/>
        </w:r>
        <w:r w:rsidRPr="004C028F">
          <w:rPr>
            <w:rFonts w:ascii="Verdana" w:hAnsi="Verdana"/>
            <w:sz w:val="24"/>
            <w:szCs w:val="24"/>
            <w:lang w:eastAsia="en-US"/>
          </w:rPr>
          <w:delText>-EVN</w:delText>
        </w:r>
      </w:del>
      <w:ins w:id="1109" w:author="Steffen and Keith" w:date="2018-03-28T10:31:00Z">
        <w:r w:rsidR="00934AF4" w:rsidRPr="00934AF4">
          <w:t xml:space="preserve"> </w:t>
        </w:r>
        <w:r w:rsidR="00934AF4" w:rsidRPr="00934AF4">
          <w:rPr>
            <w:rFonts w:ascii="Verdana" w:hAnsi="Verdana"/>
            <w:sz w:val="24"/>
            <w:szCs w:val="24"/>
            <w:lang w:eastAsia="en-US"/>
          </w:rPr>
          <w:t>270-MSH</w:t>
        </w:r>
      </w:ins>
      <w:r w:rsidRPr="004C028F">
        <w:rPr>
          <w:rFonts w:ascii="Verdana" w:hAnsi="Verdana"/>
          <w:sz w:val="24"/>
          <w:szCs w:val="24"/>
          <w:lang w:eastAsia="en-US"/>
        </w:rPr>
        <w:t>") [</w:t>
      </w:r>
      <w:proofErr w:type="spellStart"/>
      <w:r w:rsidRPr="004C028F">
        <w:rPr>
          <w:rFonts w:ascii="Verdana" w:hAnsi="Verdana"/>
          <w:sz w:val="24"/>
          <w:szCs w:val="24"/>
          <w:lang w:eastAsia="en-US"/>
        </w:rPr>
        <w:t>MessageType</w:t>
      </w:r>
      <w:proofErr w:type="spellEnd"/>
      <w:r w:rsidRPr="004C028F">
        <w:rPr>
          <w:rFonts w:ascii="Verdana" w:hAnsi="Verdana"/>
          <w:sz w:val="24"/>
          <w:szCs w:val="24"/>
          <w:lang w:eastAsia="en-US"/>
        </w:rPr>
        <w:t>-Segment]</w:t>
      </w:r>
    </w:p>
    <w:p w14:paraId="75FF3C46" w14:textId="0C66C385" w:rsidR="00DC422B" w:rsidRPr="00E7724B" w:rsidRDefault="00DC422B">
      <w:pPr>
        <w:pStyle w:val="BodyText"/>
        <w:numPr>
          <w:ilvl w:val="0"/>
          <w:numId w:val="25"/>
        </w:numPr>
        <w:rPr>
          <w:rFonts w:ascii="Verdana" w:hAnsi="Verdana"/>
          <w:sz w:val="24"/>
          <w:szCs w:val="24"/>
          <w:lang w:eastAsia="en-US"/>
        </w:rPr>
        <w:pPrChange w:id="1110" w:author="Steffen and Keith" w:date="2018-03-28T10:31:00Z">
          <w:pPr>
            <w:pStyle w:val="BodyText"/>
          </w:pPr>
        </w:pPrChange>
      </w:pPr>
      <w:del w:id="1111" w:author="Steffen and Keith" w:date="2018-03-28T10:31:00Z">
        <w:r w:rsidRPr="004C028F">
          <w:rPr>
            <w:rFonts w:ascii="Verdana" w:hAnsi="Verdana"/>
            <w:sz w:val="24"/>
            <w:szCs w:val="24"/>
            <w:lang w:eastAsia="en-US"/>
          </w:rPr>
          <w:delText xml:space="preserve">2. </w:delText>
        </w:r>
      </w:del>
      <w:r w:rsidRPr="004C028F">
        <w:rPr>
          <w:rFonts w:ascii="Verdana" w:hAnsi="Verdana"/>
          <w:sz w:val="24"/>
          <w:szCs w:val="24"/>
          <w:lang w:eastAsia="en-US"/>
        </w:rPr>
        <w:t xml:space="preserve">Where elements repeat within a segment use </w:t>
      </w:r>
      <w:proofErr w:type="spellStart"/>
      <w:r w:rsidRPr="004C028F">
        <w:rPr>
          <w:rFonts w:ascii="Verdana" w:hAnsi="Verdana"/>
          <w:sz w:val="24"/>
          <w:szCs w:val="24"/>
          <w:lang w:eastAsia="en-US"/>
        </w:rPr>
        <w:t>ext</w:t>
      </w:r>
      <w:r>
        <w:rPr>
          <w:rFonts w:ascii="Verdana" w:hAnsi="Verdana"/>
          <w:sz w:val="24"/>
          <w:szCs w:val="24"/>
          <w:lang w:eastAsia="en-US"/>
        </w:rPr>
        <w:t>ension.valueString</w:t>
      </w:r>
      <w:proofErr w:type="spellEnd"/>
      <w:r>
        <w:rPr>
          <w:rFonts w:ascii="Verdana" w:hAnsi="Verdana"/>
          <w:sz w:val="24"/>
          <w:szCs w:val="24"/>
          <w:lang w:eastAsia="en-US"/>
        </w:rPr>
        <w:t xml:space="preserve"> to identify </w:t>
      </w:r>
      <w:r w:rsidRPr="004C028F">
        <w:rPr>
          <w:rFonts w:ascii="Verdana" w:hAnsi="Verdana"/>
          <w:sz w:val="24"/>
          <w:szCs w:val="24"/>
          <w:lang w:eastAsia="en-US"/>
        </w:rPr>
        <w:t>field (</w:t>
      </w:r>
      <w:moveFromRangeStart w:id="1112" w:author="Steffen and Keith" w:date="2018-03-28T10:31:00Z" w:name="move509996436"/>
      <w:moveFrom w:id="1113" w:author="Steffen and Keith" w:date="2018-03-28T10:31:00Z">
        <w:r w:rsidR="00355C2D">
          <w:rPr>
            <w:rPrChange w:id="1114" w:author="Steffen and Keith" w:date="2018-03-28T10:31:00Z">
              <w:rPr>
                <w:rFonts w:ascii="Verdana" w:hAnsi="Verdana"/>
                <w:sz w:val="24"/>
              </w:rPr>
            </w:rPrChange>
          </w:rPr>
          <w:t>Basic</w:t>
        </w:r>
      </w:moveFrom>
      <w:moveFromRangeEnd w:id="1112"/>
      <w:del w:id="1115" w:author="Steffen and Keith" w:date="2018-03-28T10:31:00Z">
        <w:r w:rsidRPr="004C028F">
          <w:rPr>
            <w:rFonts w:ascii="Verdana" w:hAnsi="Verdana"/>
            <w:sz w:val="24"/>
            <w:szCs w:val="24"/>
            <w:lang w:eastAsia="en-US"/>
          </w:rPr>
          <w:delText>.extension.url="sequence" and Basic.extension.valueString="278-MSH-</w:delText>
        </w:r>
        <w:r>
          <w:rPr>
            <w:rFonts w:ascii="Verdana" w:hAnsi="Verdana"/>
            <w:sz w:val="24"/>
            <w:szCs w:val="24"/>
            <w:lang w:eastAsia="en-US"/>
          </w:rPr>
          <w:delText xml:space="preserve">16" or </w:delText>
        </w:r>
      </w:del>
      <w:r w:rsidR="00E7724B" w:rsidRPr="00E7724B">
        <w:rPr>
          <w:rFonts w:ascii="Verdana" w:hAnsi="Verdana"/>
          <w:sz w:val="24"/>
          <w:szCs w:val="24"/>
          <w:lang w:eastAsia="en-US"/>
        </w:rPr>
        <w:t>Location.identifier.extension.url="sequence</w:t>
      </w:r>
      <w:del w:id="1116" w:author="Steffen and Keith" w:date="2018-03-28T10:31:00Z">
        <w:r w:rsidRPr="004C028F">
          <w:rPr>
            <w:rFonts w:ascii="Verdana" w:hAnsi="Verdana"/>
            <w:sz w:val="24"/>
            <w:szCs w:val="24"/>
            <w:lang w:eastAsia="en-US"/>
          </w:rPr>
          <w:delText>" and</w:delText>
        </w:r>
      </w:del>
      <w:ins w:id="1117" w:author="Steffen and Keith" w:date="2018-03-28T10:31:00Z">
        <w:r w:rsidR="00E7724B" w:rsidRPr="00E7724B">
          <w:rPr>
            <w:rFonts w:ascii="Verdana" w:hAnsi="Verdana"/>
            <w:sz w:val="24"/>
            <w:szCs w:val="24"/>
            <w:lang w:eastAsia="en-US"/>
          </w:rPr>
          <w:t>",</w:t>
        </w:r>
      </w:ins>
      <w:r w:rsidR="00E7724B" w:rsidRPr="00E7724B">
        <w:rPr>
          <w:rFonts w:ascii="Verdana" w:hAnsi="Verdana"/>
          <w:sz w:val="24"/>
          <w:szCs w:val="24"/>
          <w:lang w:eastAsia="en-US"/>
        </w:rPr>
        <w:t xml:space="preserve"> </w:t>
      </w:r>
      <w:proofErr w:type="spellStart"/>
      <w:r w:rsidR="00E7724B" w:rsidRPr="00E7724B">
        <w:rPr>
          <w:rFonts w:ascii="Verdana" w:hAnsi="Verdana"/>
          <w:sz w:val="24"/>
          <w:szCs w:val="24"/>
          <w:lang w:eastAsia="en-US"/>
        </w:rPr>
        <w:t>Location.identifier.extension.valueString</w:t>
      </w:r>
      <w:proofErr w:type="spellEnd"/>
      <w:r w:rsidR="00E7724B" w:rsidRPr="00E7724B">
        <w:rPr>
          <w:rFonts w:ascii="Verdana" w:hAnsi="Verdana"/>
          <w:sz w:val="24"/>
          <w:szCs w:val="24"/>
          <w:lang w:eastAsia="en-US"/>
        </w:rPr>
        <w:t>="</w:t>
      </w:r>
      <w:del w:id="1118" w:author="Steffen and Keith" w:date="2018-03-28T10:31:00Z">
        <w:r>
          <w:rPr>
            <w:rFonts w:ascii="Verdana" w:hAnsi="Verdana"/>
            <w:sz w:val="24"/>
            <w:szCs w:val="24"/>
            <w:lang w:eastAsia="en-US"/>
          </w:rPr>
          <w:delText>278</w:delText>
        </w:r>
      </w:del>
      <w:ins w:id="1119" w:author="Steffen and Keith" w:date="2018-03-28T10:31:00Z">
        <w:r w:rsidR="00E7724B" w:rsidRPr="00E7724B">
          <w:rPr>
            <w:rFonts w:ascii="Verdana" w:hAnsi="Verdana"/>
            <w:sz w:val="24"/>
            <w:szCs w:val="24"/>
            <w:lang w:eastAsia="en-US"/>
          </w:rPr>
          <w:t>270</w:t>
        </w:r>
      </w:ins>
      <w:r w:rsidR="00E7724B" w:rsidRPr="00E7724B">
        <w:rPr>
          <w:rFonts w:ascii="Verdana" w:hAnsi="Verdana"/>
          <w:sz w:val="24"/>
          <w:szCs w:val="24"/>
          <w:lang w:eastAsia="en-US"/>
        </w:rPr>
        <w:t>-MSH-</w:t>
      </w:r>
      <w:del w:id="1120" w:author="Steffen and Keith" w:date="2018-03-28T10:31:00Z">
        <w:r>
          <w:rPr>
            <w:rFonts w:ascii="Verdana" w:hAnsi="Verdana"/>
            <w:sz w:val="24"/>
            <w:szCs w:val="24"/>
            <w:lang w:eastAsia="en-US"/>
          </w:rPr>
          <w:delText>3</w:delText>
        </w:r>
      </w:del>
      <w:ins w:id="1121" w:author="Steffen and Keith" w:date="2018-03-28T10:31:00Z">
        <w:r w:rsidR="00E7724B" w:rsidRPr="00E7724B">
          <w:rPr>
            <w:rFonts w:ascii="Verdana" w:hAnsi="Verdana"/>
            <w:sz w:val="24"/>
            <w:szCs w:val="24"/>
            <w:lang w:eastAsia="en-US"/>
          </w:rPr>
          <w:t>4</w:t>
        </w:r>
      </w:ins>
      <w:r w:rsidR="00E7724B" w:rsidRPr="00E7724B">
        <w:rPr>
          <w:rFonts w:ascii="Verdana" w:hAnsi="Verdana"/>
          <w:sz w:val="24"/>
          <w:szCs w:val="24"/>
          <w:lang w:eastAsia="en-US"/>
        </w:rPr>
        <w:t>"</w:t>
      </w:r>
      <w:r w:rsidRPr="00E7724B">
        <w:rPr>
          <w:rFonts w:ascii="Verdana" w:hAnsi="Verdana"/>
          <w:sz w:val="24"/>
          <w:szCs w:val="24"/>
          <w:lang w:eastAsia="en-US"/>
        </w:rPr>
        <w:t>) [</w:t>
      </w:r>
      <w:proofErr w:type="spellStart"/>
      <w:r w:rsidRPr="00E7724B">
        <w:rPr>
          <w:rFonts w:ascii="Verdana" w:hAnsi="Verdana"/>
          <w:sz w:val="24"/>
          <w:szCs w:val="24"/>
          <w:lang w:eastAsia="en-US"/>
        </w:rPr>
        <w:t>MessageType</w:t>
      </w:r>
      <w:proofErr w:type="spellEnd"/>
      <w:r w:rsidRPr="00E7724B">
        <w:rPr>
          <w:rFonts w:ascii="Verdana" w:hAnsi="Verdana"/>
          <w:sz w:val="24"/>
          <w:szCs w:val="24"/>
          <w:lang w:eastAsia="en-US"/>
        </w:rPr>
        <w:t>-Segment-Field]</w:t>
      </w:r>
    </w:p>
    <w:p w14:paraId="0E3AF0D2" w14:textId="5D676A1B" w:rsidR="00DC422B" w:rsidRDefault="00DC422B">
      <w:pPr>
        <w:pStyle w:val="BodyText"/>
        <w:numPr>
          <w:ilvl w:val="0"/>
          <w:numId w:val="25"/>
        </w:numPr>
        <w:rPr>
          <w:rFonts w:ascii="Verdana" w:hAnsi="Verdana"/>
          <w:szCs w:val="24"/>
        </w:rPr>
        <w:pPrChange w:id="1122" w:author="Steffen and Keith" w:date="2018-03-28T10:31:00Z">
          <w:pPr>
            <w:pStyle w:val="BodyText"/>
          </w:pPr>
        </w:pPrChange>
      </w:pPr>
      <w:del w:id="1123" w:author="Steffen and Keith" w:date="2018-03-28T10:31:00Z">
        <w:r w:rsidRPr="004C028F">
          <w:rPr>
            <w:rFonts w:ascii="Verdana" w:hAnsi="Verdana"/>
            <w:sz w:val="24"/>
            <w:szCs w:val="24"/>
            <w:lang w:eastAsia="en-US"/>
          </w:rPr>
          <w:delText xml:space="preserve">3. </w:delText>
        </w:r>
      </w:del>
      <w:r w:rsidRPr="004C028F">
        <w:rPr>
          <w:rFonts w:ascii="Verdana" w:hAnsi="Verdana"/>
          <w:sz w:val="24"/>
          <w:szCs w:val="24"/>
          <w:lang w:eastAsia="en-US"/>
        </w:rPr>
        <w:t>Repeating segments will include an incrementing id (MSA1, MSA2, ...)</w:t>
      </w:r>
    </w:p>
    <w:p w14:paraId="211ECAA8" w14:textId="34C4085C" w:rsidR="00317AA3" w:rsidRDefault="00317AA3" w:rsidP="004C028F">
      <w:pPr>
        <w:pStyle w:val="Heading4"/>
        <w:numPr>
          <w:ilvl w:val="0"/>
          <w:numId w:val="0"/>
        </w:numPr>
        <w:rPr>
          <w:b w:val="0"/>
          <w:rPrChange w:id="1124" w:author="Steffen and Keith" w:date="2018-03-28T10:31:00Z">
            <w:rPr/>
          </w:rPrChange>
        </w:rPr>
      </w:pPr>
    </w:p>
    <w:p w14:paraId="635E6EC4" w14:textId="77777777" w:rsidR="00DC422B" w:rsidRPr="004C028F" w:rsidRDefault="00DC422B" w:rsidP="004C028F">
      <w:pPr>
        <w:pStyle w:val="BodyText"/>
        <w:rPr>
          <w:del w:id="1125" w:author="Steffen and Keith" w:date="2018-03-28T10:31:00Z"/>
          <w:rFonts w:ascii="Verdana" w:hAnsi="Verdana"/>
          <w:szCs w:val="24"/>
        </w:rPr>
      </w:pPr>
    </w:p>
    <w:p w14:paraId="1E809506" w14:textId="5A3A7F5F" w:rsidR="00560CF3" w:rsidRDefault="00560CF3" w:rsidP="00560CF3">
      <w:pPr>
        <w:pStyle w:val="BodyText"/>
        <w:rPr>
          <w:ins w:id="1126" w:author="Steffen and Keith" w:date="2018-03-28T10:31:00Z"/>
          <w:rFonts w:ascii="Verdana" w:hAnsi="Verdana"/>
          <w:sz w:val="24"/>
          <w:szCs w:val="24"/>
          <w:lang w:eastAsia="en-US"/>
        </w:rPr>
      </w:pPr>
      <w:ins w:id="1127" w:author="Steffen and Keith" w:date="2018-03-28T10:31:00Z">
        <w:r>
          <w:rPr>
            <w:rFonts w:ascii="Verdana" w:hAnsi="Verdana"/>
            <w:sz w:val="24"/>
            <w:szCs w:val="24"/>
            <w:lang w:eastAsia="en-US"/>
          </w:rPr>
          <w:t>Following JSON files describe the 270 request and 271 response bundles.</w:t>
        </w:r>
        <w:bookmarkStart w:id="1128" w:name="_GoBack"/>
        <w:bookmarkEnd w:id="1128"/>
        <w:r>
          <w:rPr>
            <w:rFonts w:ascii="Verdana" w:hAnsi="Verdana"/>
            <w:sz w:val="24"/>
            <w:szCs w:val="24"/>
            <w:lang w:eastAsia="en-US"/>
          </w:rPr>
          <w:t xml:space="preserve"> </w:t>
        </w:r>
        <w:del w:id="1129" w:author="Keith Oulson" w:date="2018-05-11T12:50:00Z">
          <w:r w:rsidRPr="00073EFA" w:rsidDel="00187C6F">
            <w:rPr>
              <w:rFonts w:ascii="Verdana" w:hAnsi="Verdana" w:cs="Segoe UI"/>
              <w:color w:val="333333"/>
              <w:sz w:val="24"/>
              <w:szCs w:val="24"/>
              <w:shd w:val="clear" w:color="auto" w:fill="FFFFFF"/>
            </w:rPr>
            <w:delText>The JSON bundle files are auto-generated using the mapping sheets. They may not be accurate and there are issues that we are aware of. We are continuing to fix the issues that we've identified</w:delText>
          </w:r>
          <w:r w:rsidDel="00187C6F">
            <w:rPr>
              <w:rFonts w:ascii="Segoe UI" w:hAnsi="Segoe UI" w:cs="Segoe UI"/>
              <w:color w:val="333333"/>
              <w:sz w:val="21"/>
              <w:szCs w:val="21"/>
              <w:shd w:val="clear" w:color="auto" w:fill="FFFFFF"/>
            </w:rPr>
            <w:delText>.</w:delText>
          </w:r>
        </w:del>
      </w:ins>
    </w:p>
    <w:p w14:paraId="5F8171DC" w14:textId="599C933D" w:rsidR="00560CF3" w:rsidRDefault="00560CF3" w:rsidP="00560CF3">
      <w:pPr>
        <w:pStyle w:val="BodyText"/>
        <w:rPr>
          <w:ins w:id="1130" w:author="Steffen and Keith" w:date="2018-03-28T10:31:00Z"/>
          <w:lang w:eastAsia="en-US"/>
        </w:rPr>
      </w:pPr>
    </w:p>
    <w:p w14:paraId="66C96825" w14:textId="03B49661" w:rsidR="00643C06" w:rsidRDefault="00187C6F" w:rsidP="00560CF3">
      <w:pPr>
        <w:pStyle w:val="BodyText"/>
        <w:rPr>
          <w:ins w:id="1131" w:author="Keith Oulson" w:date="2018-05-11T12:52:00Z"/>
          <w:lang w:eastAsia="en-US"/>
        </w:rPr>
      </w:pPr>
      <w:ins w:id="1132" w:author="Keith Oulson" w:date="2018-05-11T12:52:00Z">
        <w:r>
          <w:rPr>
            <w:lang w:eastAsia="en-US"/>
          </w:rPr>
          <w:object w:dxaOrig="1551" w:dyaOrig="1004" w14:anchorId="5A4E2A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7.25pt;height:50.25pt" o:ole="">
              <v:imagedata r:id="rId28" o:title=""/>
            </v:shape>
            <o:OLEObject Type="Embed" ProgID="Package" ShapeID="_x0000_i1041" DrawAspect="Icon" ObjectID="_1587548370" r:id="rId29"/>
          </w:object>
        </w:r>
      </w:ins>
      <w:ins w:id="1133" w:author="Steffen and Keith" w:date="2018-03-28T10:31:00Z">
        <w:del w:id="1134" w:author="Keith Oulson" w:date="2018-05-11T12:50:00Z">
          <w:r w:rsidR="00643C06" w:rsidDel="00187C6F">
            <w:rPr>
              <w:lang w:eastAsia="en-US"/>
            </w:rPr>
            <w:object w:dxaOrig="1540" w:dyaOrig="997" w14:anchorId="01E1B3CE">
              <v:shape id="_x0000_i1025" type="#_x0000_t75" style="width:77.25pt;height:49.5pt" o:ole="">
                <v:imagedata r:id="rId30" o:title=""/>
              </v:shape>
              <o:OLEObject Type="Embed" ProgID="Package" ShapeID="_x0000_i1025" DrawAspect="Icon" ObjectID="_1587548371" r:id="rId31"/>
            </w:object>
          </w:r>
        </w:del>
      </w:ins>
      <w:ins w:id="1135" w:author="Steffen and Keith" w:date="2018-03-28T10:31:00Z">
        <w:del w:id="1136" w:author="Keith Oulson" w:date="2018-05-11T12:50:00Z">
          <w:r w:rsidR="00643C06" w:rsidDel="00187C6F">
            <w:rPr>
              <w:lang w:eastAsia="en-US"/>
            </w:rPr>
            <w:object w:dxaOrig="1540" w:dyaOrig="997" w14:anchorId="25FA8721">
              <v:shape id="_x0000_i1026" type="#_x0000_t75" style="width:77.25pt;height:49.5pt" o:ole="">
                <v:imagedata r:id="rId32" o:title=""/>
              </v:shape>
              <o:OLEObject Type="Embed" ProgID="Package" ShapeID="_x0000_i1026" DrawAspect="Icon" ObjectID="_1587548372" r:id="rId33"/>
            </w:object>
          </w:r>
        </w:del>
      </w:ins>
    </w:p>
    <w:p w14:paraId="41F9CA26" w14:textId="26CCF583" w:rsidR="00187C6F" w:rsidRDefault="00187C6F" w:rsidP="00560CF3">
      <w:pPr>
        <w:pStyle w:val="BodyText"/>
        <w:rPr>
          <w:ins w:id="1137" w:author="Keith Oulson" w:date="2018-05-11T12:52:00Z"/>
          <w:lang w:eastAsia="en-US"/>
        </w:rPr>
      </w:pPr>
    </w:p>
    <w:p w14:paraId="1FF37709" w14:textId="5BE2F86B" w:rsidR="00187C6F" w:rsidRPr="00560CF3" w:rsidRDefault="00187C6F" w:rsidP="00560CF3">
      <w:pPr>
        <w:pStyle w:val="BodyText"/>
        <w:rPr>
          <w:ins w:id="1138" w:author="Steffen and Keith" w:date="2018-03-28T10:31:00Z"/>
          <w:lang w:eastAsia="en-US"/>
        </w:rPr>
      </w:pPr>
      <w:ins w:id="1139" w:author="Keith Oulson" w:date="2018-05-11T12:52:00Z">
        <w:r>
          <w:rPr>
            <w:lang w:eastAsia="en-US"/>
          </w:rPr>
          <w:object w:dxaOrig="1551" w:dyaOrig="1004" w14:anchorId="2D60FAB6">
            <v:shape id="_x0000_i1045" type="#_x0000_t75" style="width:77.25pt;height:50.25pt" o:ole="">
              <v:imagedata r:id="rId34" o:title=""/>
            </v:shape>
            <o:OLEObject Type="Embed" ProgID="Package" ShapeID="_x0000_i1045" DrawAspect="Icon" ObjectID="_1587548373" r:id="rId35"/>
          </w:object>
        </w:r>
      </w:ins>
    </w:p>
    <w:p w14:paraId="2A0F37F5" w14:textId="38CC30B1" w:rsidR="00377177" w:rsidRPr="00A732C6" w:rsidRDefault="00377177">
      <w:pPr>
        <w:pStyle w:val="Heading2"/>
      </w:pPr>
      <w:bookmarkStart w:id="1140" w:name="_Toc512607053"/>
      <w:r w:rsidRPr="00A732C6">
        <w:lastRenderedPageBreak/>
        <w:t>Resource Sections</w:t>
      </w:r>
      <w:bookmarkEnd w:id="1140"/>
      <w:r w:rsidRPr="00A732C6">
        <w:t xml:space="preserve"> </w:t>
      </w:r>
      <w:del w:id="1141" w:author="Steffen and Keith" w:date="2018-03-28T10:31:00Z">
        <w:r w:rsidRPr="004C028F">
          <w:delText>1..N</w:delText>
        </w:r>
      </w:del>
    </w:p>
    <w:p w14:paraId="3E950494" w14:textId="029BE1B0" w:rsidR="00355C2D" w:rsidRDefault="00355C2D">
      <w:pPr>
        <w:pStyle w:val="Heading3"/>
      </w:pPr>
      <w:bookmarkStart w:id="1142" w:name="_270_Request_FHIR"/>
      <w:bookmarkStart w:id="1143" w:name="_Toc512607054"/>
      <w:bookmarkEnd w:id="1142"/>
      <w:r w:rsidRPr="00FE7734">
        <w:t>27</w:t>
      </w:r>
      <w:r>
        <w:t>0</w:t>
      </w:r>
      <w:r w:rsidRPr="00FE7734">
        <w:t xml:space="preserve"> </w:t>
      </w:r>
      <w:r>
        <w:t>Request</w:t>
      </w:r>
      <w:r w:rsidRPr="00FE7734">
        <w:t xml:space="preserve"> FHIR </w:t>
      </w:r>
      <w:r w:rsidR="00626D13">
        <w:t>B</w:t>
      </w:r>
      <w:r w:rsidRPr="00FE7734">
        <w:t>undle</w:t>
      </w:r>
      <w:r w:rsidR="00626D13">
        <w:t xml:space="preserve"> Resources</w:t>
      </w:r>
      <w:bookmarkEnd w:id="1143"/>
    </w:p>
    <w:p w14:paraId="49860164" w14:textId="77777777" w:rsidR="00355C2D" w:rsidRDefault="00355C2D">
      <w:pPr>
        <w:pStyle w:val="Heading4"/>
      </w:pPr>
      <w:r>
        <w:t>Appointment</w:t>
      </w:r>
    </w:p>
    <w:p w14:paraId="2C18C8EC" w14:textId="6A196F6C" w:rsidR="00A337DD" w:rsidRDefault="00685072" w:rsidP="004C028F">
      <w:pPr>
        <w:pStyle w:val="BodyText"/>
        <w:keepNext/>
        <w:rPr>
          <w:ins w:id="1144" w:author="Steffen and Keith" w:date="2018-03-28T10:31:00Z"/>
        </w:rPr>
      </w:pPr>
      <w:ins w:id="1145" w:author="Steffen and Keith" w:date="2018-03-28T10:31:00Z">
        <w:r w:rsidRPr="00963487">
          <w:rPr>
            <w:rFonts w:ascii="Verdana" w:hAnsi="Verdana"/>
            <w:sz w:val="24"/>
            <w:szCs w:val="24"/>
          </w:rPr>
          <w:t xml:space="preserve">See </w:t>
        </w:r>
        <w:r>
          <w:rPr>
            <w:rFonts w:ascii="Verdana" w:hAnsi="Verdana"/>
            <w:sz w:val="24"/>
            <w:szCs w:val="24"/>
          </w:rPr>
          <w:t>Appointment</w:t>
        </w:r>
        <w:r w:rsidRPr="00963487">
          <w:rPr>
            <w:rFonts w:ascii="Verdana" w:hAnsi="Verdana"/>
            <w:sz w:val="24"/>
            <w:szCs w:val="24"/>
          </w:rPr>
          <w:t xml:space="preserve"> resource in Bundle included in section 3.2</w:t>
        </w:r>
      </w:ins>
    </w:p>
    <w:p w14:paraId="0C74C7D4" w14:textId="77777777" w:rsidR="00A337DD" w:rsidRDefault="00355C2D" w:rsidP="004C028F">
      <w:pPr>
        <w:pStyle w:val="BodyText"/>
        <w:keepNext/>
        <w:rPr>
          <w:del w:id="1146" w:author="Steffen and Keith" w:date="2018-03-28T10:31:00Z"/>
        </w:rPr>
      </w:pPr>
      <w:moveToRangeStart w:id="1147" w:author="Steffen and Keith" w:date="2018-03-28T10:31:00Z" w:name="move509996436"/>
      <w:moveTo w:id="1148" w:author="Steffen and Keith" w:date="2018-03-28T10:31:00Z">
        <w:r>
          <w:rPr>
            <w:rPrChange w:id="1149" w:author="Steffen and Keith" w:date="2018-03-28T10:31:00Z">
              <w:rPr>
                <w:rFonts w:ascii="Verdana" w:hAnsi="Verdana"/>
                <w:sz w:val="24"/>
              </w:rPr>
            </w:rPrChange>
          </w:rPr>
          <w:t>Basic</w:t>
        </w:r>
      </w:moveTo>
      <w:moveToRangeEnd w:id="1147"/>
      <w:del w:id="1150" w:author="Steffen and Keith" w:date="2018-03-28T10:31:00Z">
        <w:r>
          <w:rPr>
            <w:noProof/>
          </w:rPr>
          <w:drawing>
            <wp:inline distT="0" distB="0" distL="0" distR="0" wp14:anchorId="098AA348" wp14:editId="26A6A5F3">
              <wp:extent cx="5151120" cy="492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51120" cy="4922520"/>
                      </a:xfrm>
                      <a:prstGeom prst="rect">
                        <a:avLst/>
                      </a:prstGeom>
                    </pic:spPr>
                  </pic:pic>
                </a:graphicData>
              </a:graphic>
            </wp:inline>
          </w:drawing>
        </w:r>
      </w:del>
    </w:p>
    <w:p w14:paraId="7722B51A" w14:textId="77777777" w:rsidR="00355C2D" w:rsidRPr="00FE7734" w:rsidRDefault="00A337DD" w:rsidP="004C028F">
      <w:pPr>
        <w:pStyle w:val="Caption"/>
        <w:rPr>
          <w:del w:id="1151" w:author="Steffen and Keith" w:date="2018-03-28T10:31:00Z"/>
        </w:rPr>
      </w:pPr>
      <w:del w:id="1152"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3</w:delText>
        </w:r>
        <w:r w:rsidR="00AF7399">
          <w:rPr>
            <w:i w:val="0"/>
            <w:iCs w:val="0"/>
            <w:noProof/>
          </w:rPr>
          <w:fldChar w:fldCharType="end"/>
        </w:r>
        <w:r>
          <w:delText xml:space="preserve"> - </w:delText>
        </w:r>
        <w:r w:rsidRPr="00C34CF0">
          <w:delText>https://www.hl7.org/fhir/appointment.html</w:delText>
        </w:r>
      </w:del>
    </w:p>
    <w:p w14:paraId="7D4C9146" w14:textId="77777777" w:rsidR="00355C2D" w:rsidRDefault="00355C2D" w:rsidP="00355C2D">
      <w:pPr>
        <w:pStyle w:val="Heading4"/>
        <w:rPr>
          <w:ins w:id="1153" w:author="Steffen and Keith" w:date="2018-03-28T10:31:00Z"/>
        </w:rPr>
      </w:pPr>
    </w:p>
    <w:p w14:paraId="6C353C11" w14:textId="181EFB35" w:rsidR="00A337DD" w:rsidRDefault="00685072" w:rsidP="004C028F">
      <w:pPr>
        <w:pStyle w:val="BodyText"/>
        <w:keepNext/>
        <w:rPr>
          <w:ins w:id="1154" w:author="Steffen and Keith" w:date="2018-03-28T10:31:00Z"/>
        </w:rPr>
      </w:pPr>
      <w:ins w:id="1155" w:author="Steffen and Keith" w:date="2018-03-28T10:31:00Z">
        <w:r w:rsidRPr="00963487">
          <w:rPr>
            <w:rFonts w:ascii="Verdana" w:hAnsi="Verdana"/>
            <w:sz w:val="24"/>
            <w:szCs w:val="24"/>
          </w:rPr>
          <w:t xml:space="preserve">See </w:t>
        </w:r>
        <w:r>
          <w:rPr>
            <w:rFonts w:ascii="Verdana" w:hAnsi="Verdana"/>
            <w:sz w:val="24"/>
            <w:szCs w:val="24"/>
          </w:rPr>
          <w:t>Basic</w:t>
        </w:r>
        <w:r w:rsidRPr="00963487">
          <w:rPr>
            <w:rFonts w:ascii="Verdana" w:hAnsi="Verdana"/>
            <w:sz w:val="24"/>
            <w:szCs w:val="24"/>
          </w:rPr>
          <w:t xml:space="preserve"> resource in Bundle included in section 3.2</w:t>
        </w:r>
      </w:ins>
    </w:p>
    <w:p w14:paraId="623915DF" w14:textId="77777777" w:rsidR="00355C2D" w:rsidRDefault="00355C2D">
      <w:pPr>
        <w:pStyle w:val="Heading4"/>
        <w:rPr>
          <w:moveFrom w:id="1156" w:author="Steffen and Keith" w:date="2018-03-28T10:31:00Z"/>
        </w:rPr>
      </w:pPr>
      <w:moveFromRangeStart w:id="1157" w:author="Steffen and Keith" w:date="2018-03-28T10:31:00Z" w:name="move509996437"/>
      <w:moveFrom w:id="1158" w:author="Steffen and Keith" w:date="2018-03-28T10:31:00Z">
        <w:r>
          <w:t>Basic</w:t>
        </w:r>
      </w:moveFrom>
    </w:p>
    <w:moveFromRangeEnd w:id="1157"/>
    <w:p w14:paraId="4308E780" w14:textId="77777777" w:rsidR="00A337DD" w:rsidRDefault="00355C2D" w:rsidP="004C028F">
      <w:pPr>
        <w:pStyle w:val="BodyText"/>
        <w:keepNext/>
        <w:rPr>
          <w:del w:id="1159" w:author="Steffen and Keith" w:date="2018-03-28T10:31:00Z"/>
        </w:rPr>
      </w:pPr>
      <w:del w:id="1160" w:author="Steffen and Keith" w:date="2018-03-28T10:31:00Z">
        <w:r>
          <w:rPr>
            <w:noProof/>
          </w:rPr>
          <w:drawing>
            <wp:inline distT="0" distB="0" distL="0" distR="0" wp14:anchorId="433610A2" wp14:editId="0C28ED53">
              <wp:extent cx="5105400"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05400" cy="1341120"/>
                      </a:xfrm>
                      <a:prstGeom prst="rect">
                        <a:avLst/>
                      </a:prstGeom>
                    </pic:spPr>
                  </pic:pic>
                </a:graphicData>
              </a:graphic>
            </wp:inline>
          </w:drawing>
        </w:r>
      </w:del>
    </w:p>
    <w:p w14:paraId="47A5EB06" w14:textId="77777777" w:rsidR="00355C2D" w:rsidRPr="00FE7734" w:rsidRDefault="00A337DD" w:rsidP="004C028F">
      <w:pPr>
        <w:pStyle w:val="Caption"/>
        <w:rPr>
          <w:del w:id="1161" w:author="Steffen and Keith" w:date="2018-03-28T10:31:00Z"/>
        </w:rPr>
      </w:pPr>
      <w:del w:id="1162"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4</w:delText>
        </w:r>
        <w:r w:rsidR="00AF7399">
          <w:rPr>
            <w:i w:val="0"/>
            <w:iCs w:val="0"/>
            <w:noProof/>
          </w:rPr>
          <w:fldChar w:fldCharType="end"/>
        </w:r>
        <w:r>
          <w:delText xml:space="preserve"> - </w:delText>
        </w:r>
        <w:r w:rsidRPr="000E270C">
          <w:delText>https://www.hl7.org/fhir/basic.html</w:delText>
        </w:r>
      </w:del>
    </w:p>
    <w:p w14:paraId="052FE892" w14:textId="77777777" w:rsidR="00355C2D" w:rsidRDefault="00355C2D">
      <w:pPr>
        <w:pStyle w:val="Heading4"/>
      </w:pPr>
      <w:r>
        <w:t>Communication</w:t>
      </w:r>
    </w:p>
    <w:p w14:paraId="19252DCC" w14:textId="77777777" w:rsidR="00A337DD" w:rsidRDefault="00355C2D" w:rsidP="004C028F">
      <w:pPr>
        <w:pStyle w:val="BodyText"/>
        <w:keepNext/>
        <w:rPr>
          <w:del w:id="1163" w:author="Steffen and Keith" w:date="2018-03-28T10:31:00Z"/>
        </w:rPr>
      </w:pPr>
      <w:del w:id="1164" w:author="Steffen and Keith" w:date="2018-03-28T10:31:00Z">
        <w:r>
          <w:rPr>
            <w:noProof/>
          </w:rPr>
          <w:drawing>
            <wp:inline distT="0" distB="0" distL="0" distR="0" wp14:anchorId="287D1DEF" wp14:editId="62F22A98">
              <wp:extent cx="5029200" cy="4259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9200" cy="4259580"/>
                      </a:xfrm>
                      <a:prstGeom prst="rect">
                        <a:avLst/>
                      </a:prstGeom>
                    </pic:spPr>
                  </pic:pic>
                </a:graphicData>
              </a:graphic>
            </wp:inline>
          </w:drawing>
        </w:r>
      </w:del>
    </w:p>
    <w:p w14:paraId="425A97C4" w14:textId="77777777" w:rsidR="00355C2D" w:rsidRPr="00FE7734" w:rsidRDefault="00A337DD" w:rsidP="004C028F">
      <w:pPr>
        <w:pStyle w:val="Caption"/>
        <w:rPr>
          <w:del w:id="1165" w:author="Steffen and Keith" w:date="2018-03-28T10:31:00Z"/>
        </w:rPr>
      </w:pPr>
      <w:del w:id="1166"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5</w:delText>
        </w:r>
        <w:r w:rsidR="00AF7399">
          <w:rPr>
            <w:i w:val="0"/>
            <w:iCs w:val="0"/>
            <w:noProof/>
          </w:rPr>
          <w:fldChar w:fldCharType="end"/>
        </w:r>
        <w:r>
          <w:delText xml:space="preserve"> - </w:delText>
        </w:r>
        <w:r w:rsidRPr="00176BEC">
          <w:delText>https://www.hl7.org/fhir/communication.html</w:delText>
        </w:r>
      </w:del>
    </w:p>
    <w:p w14:paraId="32A9E2E9" w14:textId="36E511BA" w:rsidR="00A337DD" w:rsidRDefault="00685072" w:rsidP="004C028F">
      <w:pPr>
        <w:pStyle w:val="BodyText"/>
        <w:keepNext/>
        <w:rPr>
          <w:ins w:id="1167" w:author="Steffen and Keith" w:date="2018-03-28T10:31:00Z"/>
        </w:rPr>
      </w:pPr>
      <w:ins w:id="1168" w:author="Steffen and Keith" w:date="2018-03-28T10:31:00Z">
        <w:r w:rsidRPr="00963487">
          <w:rPr>
            <w:rFonts w:ascii="Verdana" w:hAnsi="Verdana"/>
            <w:sz w:val="24"/>
            <w:szCs w:val="24"/>
          </w:rPr>
          <w:t xml:space="preserve">See </w:t>
        </w:r>
        <w:r>
          <w:rPr>
            <w:rFonts w:ascii="Verdana" w:hAnsi="Verdana"/>
            <w:sz w:val="24"/>
            <w:szCs w:val="24"/>
          </w:rPr>
          <w:t>Communication</w:t>
        </w:r>
        <w:r w:rsidRPr="00963487">
          <w:rPr>
            <w:rFonts w:ascii="Verdana" w:hAnsi="Verdana"/>
            <w:sz w:val="24"/>
            <w:szCs w:val="24"/>
          </w:rPr>
          <w:t xml:space="preserve"> resource in Bundle included in section 3.2</w:t>
        </w:r>
      </w:ins>
    </w:p>
    <w:p w14:paraId="204014A1" w14:textId="77777777" w:rsidR="00355C2D" w:rsidRDefault="00355C2D">
      <w:pPr>
        <w:pStyle w:val="Heading4"/>
      </w:pPr>
      <w:r>
        <w:t>Coverage</w:t>
      </w:r>
    </w:p>
    <w:p w14:paraId="7F590213" w14:textId="77777777" w:rsidR="00A337DD" w:rsidRDefault="00355C2D" w:rsidP="004C028F">
      <w:pPr>
        <w:pStyle w:val="BodyText"/>
        <w:keepNext/>
        <w:rPr>
          <w:del w:id="1169" w:author="Steffen and Keith" w:date="2018-03-28T10:31:00Z"/>
        </w:rPr>
      </w:pPr>
      <w:del w:id="1170" w:author="Steffen and Keith" w:date="2018-03-28T10:31:00Z">
        <w:r>
          <w:rPr>
            <w:noProof/>
          </w:rPr>
          <w:drawing>
            <wp:inline distT="0" distB="0" distL="0" distR="0" wp14:anchorId="7B512562" wp14:editId="731416D6">
              <wp:extent cx="5090160" cy="44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90160" cy="4427220"/>
                      </a:xfrm>
                      <a:prstGeom prst="rect">
                        <a:avLst/>
                      </a:prstGeom>
                    </pic:spPr>
                  </pic:pic>
                </a:graphicData>
              </a:graphic>
            </wp:inline>
          </w:drawing>
        </w:r>
      </w:del>
    </w:p>
    <w:p w14:paraId="14B19295" w14:textId="77777777" w:rsidR="00355C2D" w:rsidRPr="00FE7734" w:rsidRDefault="00A337DD" w:rsidP="004C028F">
      <w:pPr>
        <w:pStyle w:val="Caption"/>
        <w:rPr>
          <w:del w:id="1171" w:author="Steffen and Keith" w:date="2018-03-28T10:31:00Z"/>
        </w:rPr>
      </w:pPr>
      <w:del w:id="1172"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6</w:delText>
        </w:r>
        <w:r w:rsidR="00AF7399">
          <w:rPr>
            <w:i w:val="0"/>
            <w:iCs w:val="0"/>
            <w:noProof/>
          </w:rPr>
          <w:fldChar w:fldCharType="end"/>
        </w:r>
        <w:r>
          <w:delText xml:space="preserve"> - </w:delText>
        </w:r>
        <w:r w:rsidRPr="0066373C">
          <w:delText>https://www.hl7.org/fhir/coverage.html</w:delText>
        </w:r>
      </w:del>
    </w:p>
    <w:p w14:paraId="7661300D" w14:textId="61BD60B3" w:rsidR="00A337DD" w:rsidRDefault="00685072" w:rsidP="004C028F">
      <w:pPr>
        <w:pStyle w:val="BodyText"/>
        <w:keepNext/>
        <w:rPr>
          <w:ins w:id="1173" w:author="Steffen and Keith" w:date="2018-03-28T10:31:00Z"/>
        </w:rPr>
      </w:pPr>
      <w:ins w:id="1174" w:author="Steffen and Keith" w:date="2018-03-28T10:31:00Z">
        <w:r w:rsidRPr="00963487">
          <w:rPr>
            <w:rFonts w:ascii="Verdana" w:hAnsi="Verdana"/>
            <w:sz w:val="24"/>
            <w:szCs w:val="24"/>
          </w:rPr>
          <w:t xml:space="preserve">See </w:t>
        </w:r>
        <w:r>
          <w:rPr>
            <w:rFonts w:ascii="Verdana" w:hAnsi="Verdana"/>
            <w:sz w:val="24"/>
            <w:szCs w:val="24"/>
          </w:rPr>
          <w:t>Coverage</w:t>
        </w:r>
        <w:r w:rsidRPr="00963487">
          <w:rPr>
            <w:rFonts w:ascii="Verdana" w:hAnsi="Verdana"/>
            <w:sz w:val="24"/>
            <w:szCs w:val="24"/>
          </w:rPr>
          <w:t xml:space="preserve"> resource in Bundle included in section 3.2</w:t>
        </w:r>
      </w:ins>
    </w:p>
    <w:p w14:paraId="7E8D52A7" w14:textId="77777777" w:rsidR="00355C2D" w:rsidRDefault="00355C2D">
      <w:pPr>
        <w:pStyle w:val="Heading4"/>
      </w:pPr>
      <w:r>
        <w:t>Encounter</w:t>
      </w:r>
    </w:p>
    <w:p w14:paraId="64BD01DB" w14:textId="77777777" w:rsidR="00A337DD" w:rsidRDefault="00355C2D" w:rsidP="004C028F">
      <w:pPr>
        <w:pStyle w:val="BodyText"/>
        <w:keepNext/>
        <w:rPr>
          <w:del w:id="1175" w:author="Steffen and Keith" w:date="2018-03-28T10:31:00Z"/>
        </w:rPr>
      </w:pPr>
      <w:del w:id="1176" w:author="Steffen and Keith" w:date="2018-03-28T10:31:00Z">
        <w:r>
          <w:rPr>
            <w:noProof/>
          </w:rPr>
          <w:drawing>
            <wp:inline distT="0" distB="0" distL="0" distR="0" wp14:anchorId="26E6D84F" wp14:editId="01051F1A">
              <wp:extent cx="3898827" cy="5969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98827" cy="5969000"/>
                      </a:xfrm>
                      <a:prstGeom prst="rect">
                        <a:avLst/>
                      </a:prstGeom>
                    </pic:spPr>
                  </pic:pic>
                </a:graphicData>
              </a:graphic>
            </wp:inline>
          </w:drawing>
        </w:r>
      </w:del>
    </w:p>
    <w:p w14:paraId="41FD20F9" w14:textId="77777777" w:rsidR="00355C2D" w:rsidRPr="00FE7734" w:rsidRDefault="00A337DD" w:rsidP="004C028F">
      <w:pPr>
        <w:pStyle w:val="Caption"/>
        <w:rPr>
          <w:del w:id="1177" w:author="Steffen and Keith" w:date="2018-03-28T10:31:00Z"/>
        </w:rPr>
      </w:pPr>
      <w:del w:id="1178"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7</w:delText>
        </w:r>
        <w:r w:rsidR="00AF7399">
          <w:rPr>
            <w:i w:val="0"/>
            <w:iCs w:val="0"/>
            <w:noProof/>
          </w:rPr>
          <w:fldChar w:fldCharType="end"/>
        </w:r>
        <w:r>
          <w:delText xml:space="preserve"> - </w:delText>
        </w:r>
        <w:r w:rsidRPr="00963BE1">
          <w:delText>https://www.hl7.org/fhir/encounter.html</w:delText>
        </w:r>
      </w:del>
    </w:p>
    <w:p w14:paraId="4C79B7D2" w14:textId="3C9AA986" w:rsidR="00A337DD" w:rsidRDefault="00685072" w:rsidP="004C028F">
      <w:pPr>
        <w:pStyle w:val="BodyText"/>
        <w:keepNext/>
        <w:rPr>
          <w:ins w:id="1179" w:author="Steffen and Keith" w:date="2018-03-28T10:31:00Z"/>
        </w:rPr>
      </w:pPr>
      <w:ins w:id="1180" w:author="Steffen and Keith" w:date="2018-03-28T10:31:00Z">
        <w:r w:rsidRPr="00963487">
          <w:rPr>
            <w:rFonts w:ascii="Verdana" w:hAnsi="Verdana"/>
            <w:sz w:val="24"/>
            <w:szCs w:val="24"/>
          </w:rPr>
          <w:t xml:space="preserve">See </w:t>
        </w:r>
        <w:r>
          <w:rPr>
            <w:rFonts w:ascii="Verdana" w:hAnsi="Verdana"/>
            <w:sz w:val="24"/>
            <w:szCs w:val="24"/>
          </w:rPr>
          <w:t>Encounter</w:t>
        </w:r>
        <w:r w:rsidRPr="00963487">
          <w:rPr>
            <w:rFonts w:ascii="Verdana" w:hAnsi="Verdana"/>
            <w:sz w:val="24"/>
            <w:szCs w:val="24"/>
          </w:rPr>
          <w:t xml:space="preserve"> resource in Bundle included in section 3.2</w:t>
        </w:r>
      </w:ins>
    </w:p>
    <w:p w14:paraId="7EFFBA22" w14:textId="77777777" w:rsidR="00355C2D" w:rsidRDefault="00355C2D">
      <w:pPr>
        <w:pStyle w:val="Heading4"/>
      </w:pPr>
      <w:r>
        <w:t>Location</w:t>
      </w:r>
    </w:p>
    <w:p w14:paraId="3C86D81A" w14:textId="77777777" w:rsidR="00A337DD" w:rsidRDefault="00355C2D" w:rsidP="004C028F">
      <w:pPr>
        <w:pStyle w:val="BodyText"/>
        <w:keepNext/>
        <w:rPr>
          <w:del w:id="1181" w:author="Steffen and Keith" w:date="2018-03-28T10:31:00Z"/>
        </w:rPr>
      </w:pPr>
      <w:del w:id="1182" w:author="Steffen and Keith" w:date="2018-03-28T10:31:00Z">
        <w:r>
          <w:rPr>
            <w:noProof/>
          </w:rPr>
          <w:drawing>
            <wp:inline distT="0" distB="0" distL="0" distR="0" wp14:anchorId="25216836" wp14:editId="0DA7B916">
              <wp:extent cx="5135880" cy="37033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5880" cy="3703320"/>
                      </a:xfrm>
                      <a:prstGeom prst="rect">
                        <a:avLst/>
                      </a:prstGeom>
                    </pic:spPr>
                  </pic:pic>
                </a:graphicData>
              </a:graphic>
            </wp:inline>
          </w:drawing>
        </w:r>
      </w:del>
    </w:p>
    <w:p w14:paraId="1C1D2501" w14:textId="77777777" w:rsidR="00355C2D" w:rsidRPr="00FE7734" w:rsidRDefault="00A337DD" w:rsidP="004C028F">
      <w:pPr>
        <w:pStyle w:val="Caption"/>
        <w:rPr>
          <w:del w:id="1183" w:author="Steffen and Keith" w:date="2018-03-28T10:31:00Z"/>
        </w:rPr>
      </w:pPr>
      <w:del w:id="1184"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8</w:delText>
        </w:r>
        <w:r w:rsidR="00AF7399">
          <w:rPr>
            <w:i w:val="0"/>
            <w:iCs w:val="0"/>
            <w:noProof/>
          </w:rPr>
          <w:fldChar w:fldCharType="end"/>
        </w:r>
        <w:r>
          <w:delText xml:space="preserve"> - </w:delText>
        </w:r>
        <w:r w:rsidRPr="00EA3BD4">
          <w:delText>https://www.hl7.org/fhir/location.html</w:delText>
        </w:r>
      </w:del>
    </w:p>
    <w:p w14:paraId="63B6ED0A" w14:textId="57644B74" w:rsidR="00A337DD" w:rsidRDefault="00685072" w:rsidP="004C028F">
      <w:pPr>
        <w:pStyle w:val="BodyText"/>
        <w:keepNext/>
        <w:rPr>
          <w:ins w:id="1185" w:author="Steffen and Keith" w:date="2018-03-28T10:31:00Z"/>
        </w:rPr>
      </w:pPr>
      <w:ins w:id="1186" w:author="Steffen and Keith" w:date="2018-03-28T10:31:00Z">
        <w:r w:rsidRPr="00963487">
          <w:rPr>
            <w:rFonts w:ascii="Verdana" w:hAnsi="Verdana"/>
            <w:sz w:val="24"/>
            <w:szCs w:val="24"/>
          </w:rPr>
          <w:t xml:space="preserve">See </w:t>
        </w:r>
        <w:r>
          <w:rPr>
            <w:rFonts w:ascii="Verdana" w:hAnsi="Verdana"/>
            <w:sz w:val="24"/>
            <w:szCs w:val="24"/>
          </w:rPr>
          <w:t>Location</w:t>
        </w:r>
        <w:r w:rsidRPr="00963487">
          <w:rPr>
            <w:rFonts w:ascii="Verdana" w:hAnsi="Verdana"/>
            <w:sz w:val="24"/>
            <w:szCs w:val="24"/>
          </w:rPr>
          <w:t xml:space="preserve"> resource in Bundle included in section 3.2</w:t>
        </w:r>
      </w:ins>
    </w:p>
    <w:p w14:paraId="67A80F31" w14:textId="77777777" w:rsidR="00355C2D" w:rsidRDefault="00355C2D">
      <w:pPr>
        <w:pStyle w:val="Heading4"/>
      </w:pPr>
      <w:proofErr w:type="spellStart"/>
      <w:r>
        <w:t>MessageHeader</w:t>
      </w:r>
      <w:proofErr w:type="spellEnd"/>
    </w:p>
    <w:p w14:paraId="76742FD2" w14:textId="77777777" w:rsidR="00A337DD" w:rsidRDefault="00355C2D" w:rsidP="004C028F">
      <w:pPr>
        <w:pStyle w:val="BodyText"/>
        <w:keepNext/>
        <w:rPr>
          <w:del w:id="1187" w:author="Steffen and Keith" w:date="2018-03-28T10:31:00Z"/>
        </w:rPr>
      </w:pPr>
      <w:del w:id="1188" w:author="Steffen and Keith" w:date="2018-03-28T10:31:00Z">
        <w:r>
          <w:rPr>
            <w:noProof/>
          </w:rPr>
          <w:drawing>
            <wp:inline distT="0" distB="0" distL="0" distR="0" wp14:anchorId="6A48B1DF" wp14:editId="01DC9560">
              <wp:extent cx="5090160" cy="3870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90160" cy="3870960"/>
                      </a:xfrm>
                      <a:prstGeom prst="rect">
                        <a:avLst/>
                      </a:prstGeom>
                    </pic:spPr>
                  </pic:pic>
                </a:graphicData>
              </a:graphic>
            </wp:inline>
          </w:drawing>
        </w:r>
      </w:del>
    </w:p>
    <w:p w14:paraId="625B7948" w14:textId="77777777" w:rsidR="00355C2D" w:rsidRPr="00FE7734" w:rsidRDefault="00A337DD" w:rsidP="004C028F">
      <w:pPr>
        <w:pStyle w:val="Caption"/>
        <w:rPr>
          <w:del w:id="1189" w:author="Steffen and Keith" w:date="2018-03-28T10:31:00Z"/>
        </w:rPr>
      </w:pPr>
      <w:del w:id="1190"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9</w:delText>
        </w:r>
        <w:r w:rsidR="00AF7399">
          <w:rPr>
            <w:i w:val="0"/>
            <w:iCs w:val="0"/>
            <w:noProof/>
          </w:rPr>
          <w:fldChar w:fldCharType="end"/>
        </w:r>
        <w:r>
          <w:delText xml:space="preserve"> -  </w:delText>
        </w:r>
        <w:r w:rsidRPr="005E2873">
          <w:delText>https://www.hl7.org/fhir/messageheader.html</w:delText>
        </w:r>
      </w:del>
    </w:p>
    <w:p w14:paraId="44DB73BC" w14:textId="3303BBAB" w:rsidR="00A337DD" w:rsidRDefault="00685072" w:rsidP="004C028F">
      <w:pPr>
        <w:pStyle w:val="BodyText"/>
        <w:keepNext/>
        <w:rPr>
          <w:ins w:id="1191" w:author="Steffen and Keith" w:date="2018-03-28T10:31:00Z"/>
        </w:rPr>
      </w:pPr>
      <w:ins w:id="1192" w:author="Steffen and Keith" w:date="2018-03-28T10:31:00Z">
        <w:r w:rsidRPr="00963487">
          <w:rPr>
            <w:rFonts w:ascii="Verdana" w:hAnsi="Verdana"/>
            <w:sz w:val="24"/>
            <w:szCs w:val="24"/>
          </w:rPr>
          <w:t xml:space="preserve">See </w:t>
        </w:r>
        <w:proofErr w:type="spellStart"/>
        <w:r>
          <w:rPr>
            <w:rFonts w:ascii="Verdana" w:hAnsi="Verdana"/>
            <w:sz w:val="24"/>
            <w:szCs w:val="24"/>
          </w:rPr>
          <w:t>MessageHeader</w:t>
        </w:r>
        <w:proofErr w:type="spellEnd"/>
        <w:r w:rsidRPr="00963487">
          <w:rPr>
            <w:rFonts w:ascii="Verdana" w:hAnsi="Verdana"/>
            <w:sz w:val="24"/>
            <w:szCs w:val="24"/>
          </w:rPr>
          <w:t xml:space="preserve"> resource in Bundle included in section 3.2</w:t>
        </w:r>
      </w:ins>
    </w:p>
    <w:p w14:paraId="1C4E6522" w14:textId="77777777" w:rsidR="00355C2D" w:rsidRDefault="00355C2D">
      <w:pPr>
        <w:pStyle w:val="Heading4"/>
      </w:pPr>
      <w:r>
        <w:t>Organization</w:t>
      </w:r>
    </w:p>
    <w:p w14:paraId="065B43CB" w14:textId="77777777" w:rsidR="00A337DD" w:rsidRDefault="00355C2D" w:rsidP="004C028F">
      <w:pPr>
        <w:pStyle w:val="BodyText"/>
        <w:keepNext/>
        <w:rPr>
          <w:del w:id="1193" w:author="Steffen and Keith" w:date="2018-03-28T10:31:00Z"/>
        </w:rPr>
      </w:pPr>
      <w:del w:id="1194" w:author="Steffen and Keith" w:date="2018-03-28T10:31:00Z">
        <w:r>
          <w:rPr>
            <w:noProof/>
          </w:rPr>
          <w:drawing>
            <wp:inline distT="0" distB="0" distL="0" distR="0" wp14:anchorId="3B1F3562" wp14:editId="374FBE74">
              <wp:extent cx="50444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4440" cy="2849880"/>
                      </a:xfrm>
                      <a:prstGeom prst="rect">
                        <a:avLst/>
                      </a:prstGeom>
                    </pic:spPr>
                  </pic:pic>
                </a:graphicData>
              </a:graphic>
            </wp:inline>
          </w:drawing>
        </w:r>
      </w:del>
    </w:p>
    <w:p w14:paraId="764473E6" w14:textId="77777777" w:rsidR="00355C2D" w:rsidRPr="00FE7734" w:rsidRDefault="00A337DD" w:rsidP="004C028F">
      <w:pPr>
        <w:pStyle w:val="Caption"/>
        <w:rPr>
          <w:del w:id="1195" w:author="Steffen and Keith" w:date="2018-03-28T10:31:00Z"/>
        </w:rPr>
      </w:pPr>
      <w:del w:id="1196"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10</w:delText>
        </w:r>
        <w:r w:rsidR="00AF7399">
          <w:rPr>
            <w:i w:val="0"/>
            <w:iCs w:val="0"/>
            <w:noProof/>
          </w:rPr>
          <w:fldChar w:fldCharType="end"/>
        </w:r>
        <w:r>
          <w:delText xml:space="preserve"> - </w:delText>
        </w:r>
        <w:r w:rsidRPr="002423E3">
          <w:delText>https://www.hl7.org/fhir/organization.html</w:delText>
        </w:r>
      </w:del>
    </w:p>
    <w:p w14:paraId="2FE8558D" w14:textId="60432674" w:rsidR="00A337DD" w:rsidRDefault="00685072" w:rsidP="004C028F">
      <w:pPr>
        <w:pStyle w:val="BodyText"/>
        <w:keepNext/>
        <w:rPr>
          <w:ins w:id="1197" w:author="Steffen and Keith" w:date="2018-03-28T10:31:00Z"/>
        </w:rPr>
      </w:pPr>
      <w:ins w:id="1198" w:author="Steffen and Keith" w:date="2018-03-28T10:31:00Z">
        <w:r w:rsidRPr="00963487">
          <w:rPr>
            <w:rFonts w:ascii="Verdana" w:hAnsi="Verdana"/>
            <w:sz w:val="24"/>
            <w:szCs w:val="24"/>
          </w:rPr>
          <w:t xml:space="preserve">See </w:t>
        </w:r>
        <w:r>
          <w:rPr>
            <w:rFonts w:ascii="Verdana" w:hAnsi="Verdana"/>
            <w:sz w:val="24"/>
            <w:szCs w:val="24"/>
          </w:rPr>
          <w:t>Organization</w:t>
        </w:r>
        <w:r w:rsidRPr="00963487">
          <w:rPr>
            <w:rFonts w:ascii="Verdana" w:hAnsi="Verdana"/>
            <w:sz w:val="24"/>
            <w:szCs w:val="24"/>
          </w:rPr>
          <w:t xml:space="preserve"> resource in Bundle included in section 3.2</w:t>
        </w:r>
      </w:ins>
    </w:p>
    <w:p w14:paraId="0DE5D486" w14:textId="094A376B" w:rsidR="00355C2D" w:rsidRDefault="00355C2D">
      <w:pPr>
        <w:pStyle w:val="Heading4"/>
      </w:pPr>
      <w:r>
        <w:t>Patient</w:t>
      </w:r>
      <w:del w:id="1199" w:author="Steffen and Keith" w:date="2018-03-28T10:31:00Z">
        <w:r>
          <w:delText xml:space="preserve"> </w:delText>
        </w:r>
      </w:del>
    </w:p>
    <w:p w14:paraId="7F3CBE16" w14:textId="77777777" w:rsidR="00A337DD" w:rsidRDefault="00355C2D" w:rsidP="004C028F">
      <w:pPr>
        <w:pStyle w:val="BodyText"/>
        <w:keepNext/>
        <w:rPr>
          <w:del w:id="1200" w:author="Steffen and Keith" w:date="2018-03-28T10:31:00Z"/>
        </w:rPr>
      </w:pPr>
      <w:del w:id="1201" w:author="Steffen and Keith" w:date="2018-03-28T10:31:00Z">
        <w:r>
          <w:rPr>
            <w:noProof/>
          </w:rPr>
          <w:drawing>
            <wp:inline distT="0" distB="0" distL="0" distR="0" wp14:anchorId="5D0570E9" wp14:editId="34C98A97">
              <wp:extent cx="4784622" cy="581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85612" cy="5817803"/>
                      </a:xfrm>
                      <a:prstGeom prst="rect">
                        <a:avLst/>
                      </a:prstGeom>
                    </pic:spPr>
                  </pic:pic>
                </a:graphicData>
              </a:graphic>
            </wp:inline>
          </w:drawing>
        </w:r>
      </w:del>
    </w:p>
    <w:p w14:paraId="5855575D" w14:textId="77777777" w:rsidR="00355C2D" w:rsidRPr="00FE7734" w:rsidRDefault="00A337DD" w:rsidP="004C028F">
      <w:pPr>
        <w:pStyle w:val="Caption"/>
        <w:rPr>
          <w:del w:id="1202" w:author="Steffen and Keith" w:date="2018-03-28T10:31:00Z"/>
        </w:rPr>
      </w:pPr>
      <w:del w:id="1203"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11</w:delText>
        </w:r>
        <w:r w:rsidR="00AF7399">
          <w:rPr>
            <w:i w:val="0"/>
            <w:iCs w:val="0"/>
            <w:noProof/>
          </w:rPr>
          <w:fldChar w:fldCharType="end"/>
        </w:r>
        <w:r>
          <w:delText xml:space="preserve"> - </w:delText>
        </w:r>
        <w:r w:rsidRPr="004B0D0D">
          <w:delText>https://www.hl7.org/fhir/patient.html</w:delText>
        </w:r>
      </w:del>
    </w:p>
    <w:p w14:paraId="2F86F60D" w14:textId="5E53FAFE" w:rsidR="00A337DD" w:rsidRDefault="00685072" w:rsidP="004C028F">
      <w:pPr>
        <w:pStyle w:val="BodyText"/>
        <w:keepNext/>
        <w:rPr>
          <w:ins w:id="1204" w:author="Steffen and Keith" w:date="2018-03-28T10:31:00Z"/>
        </w:rPr>
      </w:pPr>
      <w:ins w:id="1205" w:author="Steffen and Keith" w:date="2018-03-28T10:31:00Z">
        <w:r w:rsidRPr="00963487">
          <w:rPr>
            <w:rFonts w:ascii="Verdana" w:hAnsi="Verdana"/>
            <w:sz w:val="24"/>
            <w:szCs w:val="24"/>
          </w:rPr>
          <w:t xml:space="preserve">See </w:t>
        </w:r>
        <w:r>
          <w:rPr>
            <w:rFonts w:ascii="Verdana" w:hAnsi="Verdana"/>
            <w:sz w:val="24"/>
            <w:szCs w:val="24"/>
          </w:rPr>
          <w:t>Patient</w:t>
        </w:r>
        <w:r w:rsidRPr="00963487">
          <w:rPr>
            <w:rFonts w:ascii="Verdana" w:hAnsi="Verdana"/>
            <w:sz w:val="24"/>
            <w:szCs w:val="24"/>
          </w:rPr>
          <w:t xml:space="preserve"> resource in Bundle included in section 3.2</w:t>
        </w:r>
      </w:ins>
    </w:p>
    <w:p w14:paraId="148F2422" w14:textId="77777777" w:rsidR="00355C2D" w:rsidRDefault="00355C2D">
      <w:pPr>
        <w:pStyle w:val="Heading4"/>
      </w:pPr>
      <w:proofErr w:type="spellStart"/>
      <w:r>
        <w:t>RelatedPerson</w:t>
      </w:r>
      <w:proofErr w:type="spellEnd"/>
    </w:p>
    <w:p w14:paraId="32D68492" w14:textId="77777777" w:rsidR="00A337DD" w:rsidRDefault="00355C2D" w:rsidP="004C028F">
      <w:pPr>
        <w:pStyle w:val="BodyText"/>
        <w:keepNext/>
        <w:rPr>
          <w:del w:id="1206" w:author="Steffen and Keith" w:date="2018-03-28T10:31:00Z"/>
        </w:rPr>
      </w:pPr>
      <w:del w:id="1207" w:author="Steffen and Keith" w:date="2018-03-28T10:31:00Z">
        <w:r>
          <w:rPr>
            <w:noProof/>
          </w:rPr>
          <w:drawing>
            <wp:inline distT="0" distB="0" distL="0" distR="0" wp14:anchorId="6041CDD6" wp14:editId="578279C9">
              <wp:extent cx="5082540" cy="2141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2540" cy="2141220"/>
                      </a:xfrm>
                      <a:prstGeom prst="rect">
                        <a:avLst/>
                      </a:prstGeom>
                    </pic:spPr>
                  </pic:pic>
                </a:graphicData>
              </a:graphic>
            </wp:inline>
          </w:drawing>
        </w:r>
      </w:del>
    </w:p>
    <w:p w14:paraId="6AA893FA" w14:textId="77777777" w:rsidR="00355C2D" w:rsidRPr="00FE7734" w:rsidRDefault="00A337DD" w:rsidP="004C028F">
      <w:pPr>
        <w:pStyle w:val="Caption"/>
        <w:rPr>
          <w:del w:id="1208" w:author="Steffen and Keith" w:date="2018-03-28T10:31:00Z"/>
        </w:rPr>
      </w:pPr>
      <w:del w:id="1209"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12</w:delText>
        </w:r>
        <w:r w:rsidR="00AF7399">
          <w:rPr>
            <w:i w:val="0"/>
            <w:iCs w:val="0"/>
            <w:noProof/>
          </w:rPr>
          <w:fldChar w:fldCharType="end"/>
        </w:r>
        <w:r>
          <w:delText xml:space="preserve"> - </w:delText>
        </w:r>
        <w:r w:rsidRPr="00866B8D">
          <w:delText>https://www.hl7.org/fhir/relatedperson.html</w:delText>
        </w:r>
      </w:del>
    </w:p>
    <w:p w14:paraId="06781DC0" w14:textId="51577559" w:rsidR="00A337DD" w:rsidRDefault="00685072" w:rsidP="004C028F">
      <w:pPr>
        <w:pStyle w:val="BodyText"/>
        <w:keepNext/>
        <w:rPr>
          <w:ins w:id="1210" w:author="Steffen and Keith" w:date="2018-03-28T10:31:00Z"/>
        </w:rPr>
      </w:pPr>
      <w:ins w:id="1211" w:author="Steffen and Keith" w:date="2018-03-28T10:31:00Z">
        <w:r w:rsidRPr="00963487">
          <w:rPr>
            <w:rFonts w:ascii="Verdana" w:hAnsi="Verdana"/>
            <w:sz w:val="24"/>
            <w:szCs w:val="24"/>
          </w:rPr>
          <w:t xml:space="preserve">See </w:t>
        </w:r>
        <w:proofErr w:type="spellStart"/>
        <w:r>
          <w:rPr>
            <w:rFonts w:ascii="Verdana" w:hAnsi="Verdana"/>
            <w:sz w:val="24"/>
            <w:szCs w:val="24"/>
          </w:rPr>
          <w:t>RelatedPerson</w:t>
        </w:r>
        <w:proofErr w:type="spellEnd"/>
        <w:r w:rsidRPr="00963487">
          <w:rPr>
            <w:rFonts w:ascii="Verdana" w:hAnsi="Verdana"/>
            <w:sz w:val="24"/>
            <w:szCs w:val="24"/>
          </w:rPr>
          <w:t xml:space="preserve"> resource in Bundle included in section 3.2</w:t>
        </w:r>
      </w:ins>
    </w:p>
    <w:p w14:paraId="41F082DF" w14:textId="77777777" w:rsidR="00355C2D" w:rsidRDefault="00355C2D">
      <w:pPr>
        <w:pStyle w:val="Heading4"/>
      </w:pPr>
      <w:proofErr w:type="spellStart"/>
      <w:r>
        <w:t>PractitionerRole</w:t>
      </w:r>
      <w:proofErr w:type="spellEnd"/>
    </w:p>
    <w:p w14:paraId="4386F534" w14:textId="77777777" w:rsidR="00A337DD" w:rsidRDefault="00355C2D" w:rsidP="004C028F">
      <w:pPr>
        <w:pStyle w:val="BodyText"/>
        <w:keepNext/>
        <w:rPr>
          <w:del w:id="1212" w:author="Steffen and Keith" w:date="2018-03-28T10:31:00Z"/>
        </w:rPr>
      </w:pPr>
      <w:del w:id="1213" w:author="Steffen and Keith" w:date="2018-03-28T10:31:00Z">
        <w:r>
          <w:rPr>
            <w:noProof/>
          </w:rPr>
          <w:drawing>
            <wp:inline distT="0" distB="0" distL="0" distR="0" wp14:anchorId="727943E4" wp14:editId="312E74C5">
              <wp:extent cx="5067300" cy="3939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67300" cy="3939540"/>
                      </a:xfrm>
                      <a:prstGeom prst="rect">
                        <a:avLst/>
                      </a:prstGeom>
                    </pic:spPr>
                  </pic:pic>
                </a:graphicData>
              </a:graphic>
            </wp:inline>
          </w:drawing>
        </w:r>
      </w:del>
    </w:p>
    <w:p w14:paraId="2B7995EC" w14:textId="77777777" w:rsidR="00355C2D" w:rsidRPr="00FE7734" w:rsidRDefault="00A337DD" w:rsidP="004C028F">
      <w:pPr>
        <w:pStyle w:val="Caption"/>
        <w:rPr>
          <w:del w:id="1214" w:author="Steffen and Keith" w:date="2018-03-28T10:31:00Z"/>
        </w:rPr>
      </w:pPr>
      <w:del w:id="1215"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13</w:delText>
        </w:r>
        <w:r w:rsidR="00AF7399">
          <w:rPr>
            <w:i w:val="0"/>
            <w:iCs w:val="0"/>
            <w:noProof/>
          </w:rPr>
          <w:fldChar w:fldCharType="end"/>
        </w:r>
        <w:r>
          <w:delText xml:space="preserve"> - </w:delText>
        </w:r>
        <w:r w:rsidRPr="00972A1B">
          <w:delText>https://www.hl7.org/fhir/practitionerrole.html</w:delText>
        </w:r>
      </w:del>
    </w:p>
    <w:p w14:paraId="0A7B3E96" w14:textId="77777777" w:rsidR="00886C60" w:rsidRDefault="00685072" w:rsidP="004C028F">
      <w:pPr>
        <w:pStyle w:val="BodyText"/>
        <w:keepNext/>
        <w:rPr>
          <w:ins w:id="1216" w:author="Steffen and Keith" w:date="2018-03-28T10:31:00Z"/>
          <w:rFonts w:ascii="Verdana" w:hAnsi="Verdana"/>
          <w:sz w:val="24"/>
          <w:szCs w:val="24"/>
        </w:rPr>
      </w:pPr>
      <w:ins w:id="1217" w:author="Steffen and Keith" w:date="2018-03-28T10:31:00Z">
        <w:r w:rsidRPr="00963487">
          <w:rPr>
            <w:rFonts w:ascii="Verdana" w:hAnsi="Verdana"/>
            <w:sz w:val="24"/>
            <w:szCs w:val="24"/>
          </w:rPr>
          <w:t xml:space="preserve">See </w:t>
        </w:r>
        <w:proofErr w:type="spellStart"/>
        <w:r>
          <w:rPr>
            <w:rFonts w:ascii="Verdana" w:hAnsi="Verdana"/>
            <w:sz w:val="24"/>
            <w:szCs w:val="24"/>
          </w:rPr>
          <w:t>PractitionerRole</w:t>
        </w:r>
        <w:proofErr w:type="spellEnd"/>
        <w:r w:rsidRPr="00963487">
          <w:rPr>
            <w:rFonts w:ascii="Verdana" w:hAnsi="Verdana"/>
            <w:sz w:val="24"/>
            <w:szCs w:val="24"/>
          </w:rPr>
          <w:t xml:space="preserve"> resource in Bundle included in section 3.2</w:t>
        </w:r>
      </w:ins>
    </w:p>
    <w:p w14:paraId="4B18096F" w14:textId="77777777" w:rsidR="00886C60" w:rsidRDefault="00886C60" w:rsidP="004C028F">
      <w:pPr>
        <w:pStyle w:val="BodyText"/>
        <w:keepNext/>
        <w:rPr>
          <w:ins w:id="1218" w:author="Steffen and Keith" w:date="2018-03-28T10:31:00Z"/>
          <w:rFonts w:ascii="Verdana" w:hAnsi="Verdana"/>
          <w:sz w:val="24"/>
          <w:szCs w:val="24"/>
        </w:rPr>
      </w:pPr>
    </w:p>
    <w:p w14:paraId="4AB4CC08" w14:textId="4A32C766" w:rsidR="00A337DD" w:rsidRDefault="00A337DD" w:rsidP="004C028F">
      <w:pPr>
        <w:pStyle w:val="BodyText"/>
        <w:keepNext/>
        <w:rPr>
          <w:ins w:id="1219" w:author="Steffen and Keith" w:date="2018-03-28T10:31:00Z"/>
        </w:rPr>
      </w:pPr>
    </w:p>
    <w:p w14:paraId="2AADFC59" w14:textId="06433F2D" w:rsidR="00355C2D" w:rsidRDefault="00355C2D">
      <w:pPr>
        <w:pStyle w:val="Heading4"/>
      </w:pPr>
      <w:proofErr w:type="spellStart"/>
      <w:r>
        <w:t>ProcessRequest</w:t>
      </w:r>
      <w:proofErr w:type="spellEnd"/>
    </w:p>
    <w:p w14:paraId="5E42759E" w14:textId="77777777" w:rsidR="00A337DD" w:rsidRDefault="00355C2D" w:rsidP="004C028F">
      <w:pPr>
        <w:pStyle w:val="BodyText"/>
        <w:keepNext/>
        <w:rPr>
          <w:del w:id="1220" w:author="Steffen and Keith" w:date="2018-03-28T10:31:00Z"/>
        </w:rPr>
      </w:pPr>
      <w:del w:id="1221" w:author="Steffen and Keith" w:date="2018-03-28T10:31:00Z">
        <w:r>
          <w:rPr>
            <w:noProof/>
          </w:rPr>
          <w:drawing>
            <wp:inline distT="0" distB="0" distL="0" distR="0" wp14:anchorId="75B70AC9" wp14:editId="0A25C0B4">
              <wp:extent cx="5029200"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200" cy="2827020"/>
                      </a:xfrm>
                      <a:prstGeom prst="rect">
                        <a:avLst/>
                      </a:prstGeom>
                    </pic:spPr>
                  </pic:pic>
                </a:graphicData>
              </a:graphic>
            </wp:inline>
          </w:drawing>
        </w:r>
      </w:del>
    </w:p>
    <w:p w14:paraId="36A71640" w14:textId="77777777" w:rsidR="00355C2D" w:rsidRDefault="00A337DD" w:rsidP="004C028F">
      <w:pPr>
        <w:pStyle w:val="Caption"/>
        <w:rPr>
          <w:del w:id="1222" w:author="Steffen and Keith" w:date="2018-03-28T10:31:00Z"/>
          <w:rFonts w:ascii="Verdana" w:hAnsi="Verdana"/>
          <w:sz w:val="24"/>
          <w:szCs w:val="24"/>
        </w:rPr>
      </w:pPr>
      <w:del w:id="1223"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14</w:delText>
        </w:r>
        <w:r w:rsidR="00AF7399">
          <w:rPr>
            <w:i w:val="0"/>
            <w:iCs w:val="0"/>
            <w:noProof/>
          </w:rPr>
          <w:fldChar w:fldCharType="end"/>
        </w:r>
        <w:r>
          <w:delText xml:space="preserve"> - </w:delText>
        </w:r>
        <w:r w:rsidRPr="00E6515C">
          <w:delText>https://www.hl7.org/fhir/processrequest.html</w:delText>
        </w:r>
      </w:del>
    </w:p>
    <w:p w14:paraId="430D65A6" w14:textId="77777777" w:rsidR="00355C2D" w:rsidRDefault="00355C2D" w:rsidP="00355C2D">
      <w:pPr>
        <w:pStyle w:val="BodyText"/>
        <w:rPr>
          <w:del w:id="1224" w:author="Steffen and Keith" w:date="2018-03-28T10:31:00Z"/>
          <w:rFonts w:ascii="Verdana" w:hAnsi="Verdana"/>
          <w:sz w:val="24"/>
          <w:szCs w:val="24"/>
          <w:lang w:eastAsia="en-US"/>
        </w:rPr>
      </w:pPr>
    </w:p>
    <w:p w14:paraId="74016752" w14:textId="77777777" w:rsidR="00355C2D" w:rsidRDefault="00355C2D" w:rsidP="00355C2D">
      <w:pPr>
        <w:pStyle w:val="BodyText"/>
        <w:rPr>
          <w:del w:id="1225" w:author="Steffen and Keith" w:date="2018-03-28T10:31:00Z"/>
          <w:rFonts w:ascii="Verdana" w:hAnsi="Verdana"/>
          <w:sz w:val="24"/>
          <w:szCs w:val="24"/>
          <w:lang w:eastAsia="en-US"/>
        </w:rPr>
      </w:pPr>
    </w:p>
    <w:p w14:paraId="74E5A2B5" w14:textId="77777777" w:rsidR="00355C2D" w:rsidRDefault="00355C2D" w:rsidP="00355C2D">
      <w:pPr>
        <w:pStyle w:val="BodyText"/>
        <w:rPr>
          <w:del w:id="1226" w:author="Steffen and Keith" w:date="2018-03-28T10:31:00Z"/>
          <w:rFonts w:ascii="Verdana" w:hAnsi="Verdana"/>
          <w:sz w:val="24"/>
          <w:szCs w:val="24"/>
          <w:lang w:eastAsia="en-US"/>
        </w:rPr>
      </w:pPr>
    </w:p>
    <w:p w14:paraId="289FE594" w14:textId="77777777" w:rsidR="00355C2D" w:rsidRDefault="00355C2D" w:rsidP="00355C2D">
      <w:pPr>
        <w:pStyle w:val="BodyText"/>
        <w:rPr>
          <w:del w:id="1227" w:author="Steffen and Keith" w:date="2018-03-28T10:31:00Z"/>
          <w:rFonts w:ascii="Verdana" w:hAnsi="Verdana"/>
          <w:sz w:val="24"/>
          <w:szCs w:val="24"/>
          <w:lang w:eastAsia="en-US"/>
        </w:rPr>
      </w:pPr>
    </w:p>
    <w:p w14:paraId="193720EE" w14:textId="77777777" w:rsidR="00355C2D" w:rsidRDefault="00355C2D" w:rsidP="00355C2D">
      <w:pPr>
        <w:pStyle w:val="BodyText"/>
        <w:rPr>
          <w:del w:id="1228" w:author="Steffen and Keith" w:date="2018-03-28T10:31:00Z"/>
          <w:rFonts w:ascii="Verdana" w:hAnsi="Verdana"/>
          <w:sz w:val="24"/>
          <w:szCs w:val="24"/>
          <w:lang w:eastAsia="en-US"/>
        </w:rPr>
      </w:pPr>
    </w:p>
    <w:p w14:paraId="72F70CD8" w14:textId="77777777" w:rsidR="00355C2D" w:rsidRDefault="00355C2D" w:rsidP="00355C2D">
      <w:pPr>
        <w:pStyle w:val="BodyText"/>
        <w:rPr>
          <w:del w:id="1229" w:author="Steffen and Keith" w:date="2018-03-28T10:31:00Z"/>
          <w:rFonts w:ascii="Verdana" w:hAnsi="Verdana"/>
          <w:sz w:val="24"/>
          <w:szCs w:val="24"/>
          <w:lang w:eastAsia="en-US"/>
        </w:rPr>
      </w:pPr>
    </w:p>
    <w:p w14:paraId="0AB4B821" w14:textId="77777777" w:rsidR="00355C2D" w:rsidRDefault="00355C2D" w:rsidP="00355C2D">
      <w:pPr>
        <w:pStyle w:val="BodyText"/>
        <w:rPr>
          <w:del w:id="1230" w:author="Steffen and Keith" w:date="2018-03-28T10:31:00Z"/>
          <w:rFonts w:ascii="Verdana" w:hAnsi="Verdana"/>
          <w:sz w:val="24"/>
          <w:szCs w:val="24"/>
          <w:lang w:eastAsia="en-US"/>
        </w:rPr>
      </w:pPr>
    </w:p>
    <w:p w14:paraId="52086EA1" w14:textId="77777777" w:rsidR="00355C2D" w:rsidRDefault="00355C2D" w:rsidP="00355C2D">
      <w:pPr>
        <w:pStyle w:val="BodyText"/>
        <w:rPr>
          <w:del w:id="1231" w:author="Steffen and Keith" w:date="2018-03-28T10:31:00Z"/>
          <w:rFonts w:ascii="Verdana" w:hAnsi="Verdana"/>
          <w:sz w:val="24"/>
          <w:szCs w:val="24"/>
          <w:lang w:eastAsia="en-US"/>
        </w:rPr>
      </w:pPr>
    </w:p>
    <w:p w14:paraId="2888E983" w14:textId="77777777" w:rsidR="00355C2D" w:rsidRDefault="00355C2D" w:rsidP="00355C2D">
      <w:pPr>
        <w:pStyle w:val="BodyText"/>
        <w:rPr>
          <w:del w:id="1232" w:author="Steffen and Keith" w:date="2018-03-28T10:31:00Z"/>
          <w:rFonts w:ascii="Verdana" w:hAnsi="Verdana"/>
          <w:sz w:val="24"/>
          <w:szCs w:val="24"/>
          <w:lang w:eastAsia="en-US"/>
        </w:rPr>
      </w:pPr>
    </w:p>
    <w:p w14:paraId="277303F5" w14:textId="77777777" w:rsidR="00355C2D" w:rsidRDefault="00355C2D" w:rsidP="00355C2D">
      <w:pPr>
        <w:pStyle w:val="BodyText"/>
        <w:rPr>
          <w:del w:id="1233" w:author="Steffen and Keith" w:date="2018-03-28T10:31:00Z"/>
          <w:rFonts w:ascii="Verdana" w:hAnsi="Verdana"/>
          <w:sz w:val="24"/>
          <w:szCs w:val="24"/>
          <w:lang w:eastAsia="en-US"/>
        </w:rPr>
      </w:pPr>
    </w:p>
    <w:p w14:paraId="026B9EC8" w14:textId="77777777" w:rsidR="00355C2D" w:rsidRDefault="00355C2D" w:rsidP="00355C2D">
      <w:pPr>
        <w:pStyle w:val="BodyText"/>
        <w:rPr>
          <w:del w:id="1234" w:author="Steffen and Keith" w:date="2018-03-28T10:31:00Z"/>
          <w:rFonts w:ascii="Verdana" w:hAnsi="Verdana"/>
          <w:sz w:val="24"/>
          <w:szCs w:val="24"/>
          <w:lang w:eastAsia="en-US"/>
        </w:rPr>
      </w:pPr>
    </w:p>
    <w:p w14:paraId="71B9D25C" w14:textId="66455026" w:rsidR="00A337DD" w:rsidRDefault="00685072" w:rsidP="00820D16">
      <w:pPr>
        <w:pStyle w:val="BodyText"/>
        <w:rPr>
          <w:ins w:id="1235" w:author="Steffen and Keith" w:date="2018-03-28T10:31:00Z"/>
        </w:rPr>
      </w:pPr>
      <w:ins w:id="1236" w:author="Steffen and Keith" w:date="2018-03-28T10:31:00Z">
        <w:r w:rsidRPr="00963487">
          <w:rPr>
            <w:rFonts w:ascii="Verdana" w:hAnsi="Verdana"/>
            <w:sz w:val="24"/>
            <w:szCs w:val="24"/>
          </w:rPr>
          <w:t xml:space="preserve">See </w:t>
        </w:r>
        <w:r>
          <w:rPr>
            <w:rFonts w:ascii="Verdana" w:hAnsi="Verdana"/>
            <w:sz w:val="24"/>
            <w:szCs w:val="24"/>
          </w:rPr>
          <w:t>Appointment</w:t>
        </w:r>
        <w:r w:rsidRPr="00963487">
          <w:rPr>
            <w:rFonts w:ascii="Verdana" w:hAnsi="Verdana"/>
            <w:sz w:val="24"/>
            <w:szCs w:val="24"/>
          </w:rPr>
          <w:t xml:space="preserve"> resource in </w:t>
        </w:r>
        <w:proofErr w:type="spellStart"/>
        <w:r>
          <w:rPr>
            <w:rFonts w:ascii="Verdana" w:hAnsi="Verdana"/>
            <w:sz w:val="24"/>
            <w:szCs w:val="24"/>
          </w:rPr>
          <w:t>ProcessRequest</w:t>
        </w:r>
        <w:proofErr w:type="spellEnd"/>
        <w:r w:rsidRPr="00963487">
          <w:rPr>
            <w:rFonts w:ascii="Verdana" w:hAnsi="Verdana"/>
            <w:sz w:val="24"/>
            <w:szCs w:val="24"/>
          </w:rPr>
          <w:t xml:space="preserve"> included in section 3.2</w:t>
        </w:r>
      </w:ins>
    </w:p>
    <w:p w14:paraId="66E5A8F4" w14:textId="77777777" w:rsidR="00355C2D" w:rsidRDefault="00355C2D" w:rsidP="00355C2D">
      <w:pPr>
        <w:pStyle w:val="BodyText"/>
        <w:rPr>
          <w:rFonts w:ascii="Verdana" w:hAnsi="Verdana"/>
          <w:sz w:val="24"/>
          <w:szCs w:val="24"/>
          <w:lang w:eastAsia="en-US"/>
        </w:rPr>
      </w:pPr>
    </w:p>
    <w:p w14:paraId="138F8F1B" w14:textId="160CF407" w:rsidR="00355C2D" w:rsidRPr="00A732C6" w:rsidRDefault="00355C2D">
      <w:pPr>
        <w:pStyle w:val="Heading3"/>
      </w:pPr>
      <w:bookmarkStart w:id="1237" w:name="_271_Response_FHIR"/>
      <w:bookmarkStart w:id="1238" w:name="_Toc512607055"/>
      <w:bookmarkEnd w:id="1237"/>
      <w:r w:rsidRPr="00A732C6">
        <w:lastRenderedPageBreak/>
        <w:t xml:space="preserve">271 Response FHIR </w:t>
      </w:r>
      <w:r w:rsidR="00626D13" w:rsidRPr="00A732C6">
        <w:t>Bundle Resources</w:t>
      </w:r>
      <w:bookmarkEnd w:id="1238"/>
    </w:p>
    <w:p w14:paraId="0571B8F5" w14:textId="77777777" w:rsidR="00355C2D" w:rsidRDefault="00355C2D">
      <w:pPr>
        <w:pStyle w:val="Heading4"/>
      </w:pPr>
      <w:r>
        <w:t>Appointment</w:t>
      </w:r>
    </w:p>
    <w:p w14:paraId="655E715C" w14:textId="77777777" w:rsidR="00A337DD" w:rsidRDefault="00355C2D" w:rsidP="004C028F">
      <w:pPr>
        <w:pStyle w:val="BodyText"/>
        <w:keepNext/>
        <w:rPr>
          <w:del w:id="1239" w:author="Steffen and Keith" w:date="2018-03-28T10:31:00Z"/>
        </w:rPr>
      </w:pPr>
      <w:del w:id="1240" w:author="Steffen and Keith" w:date="2018-03-28T10:31:00Z">
        <w:r>
          <w:rPr>
            <w:noProof/>
          </w:rPr>
          <w:drawing>
            <wp:inline distT="0" distB="0" distL="0" distR="0" wp14:anchorId="50DBDECE" wp14:editId="1DFF6366">
              <wp:extent cx="5151120" cy="4922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51120" cy="4922520"/>
                      </a:xfrm>
                      <a:prstGeom prst="rect">
                        <a:avLst/>
                      </a:prstGeom>
                    </pic:spPr>
                  </pic:pic>
                </a:graphicData>
              </a:graphic>
            </wp:inline>
          </w:drawing>
        </w:r>
      </w:del>
    </w:p>
    <w:p w14:paraId="732FCA8F" w14:textId="77777777" w:rsidR="00355C2D" w:rsidRPr="00FE7734" w:rsidRDefault="00A337DD" w:rsidP="004C028F">
      <w:pPr>
        <w:pStyle w:val="Caption"/>
        <w:rPr>
          <w:del w:id="1241" w:author="Steffen and Keith" w:date="2018-03-28T10:31:00Z"/>
        </w:rPr>
      </w:pPr>
      <w:del w:id="1242"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15</w:delText>
        </w:r>
        <w:r w:rsidR="00AF7399">
          <w:rPr>
            <w:i w:val="0"/>
            <w:iCs w:val="0"/>
            <w:noProof/>
          </w:rPr>
          <w:fldChar w:fldCharType="end"/>
        </w:r>
        <w:r>
          <w:delText xml:space="preserve"> - </w:delText>
        </w:r>
        <w:r w:rsidRPr="00751114">
          <w:delText>https://www.hl7.org/fhir/appointment.html</w:delText>
        </w:r>
      </w:del>
    </w:p>
    <w:p w14:paraId="0B7ABE9F" w14:textId="77777777" w:rsidR="00355C2D" w:rsidRDefault="00355C2D" w:rsidP="00355C2D">
      <w:pPr>
        <w:pStyle w:val="Heading4"/>
        <w:rPr>
          <w:del w:id="1243" w:author="Steffen and Keith" w:date="2018-03-28T10:31:00Z"/>
        </w:rPr>
      </w:pPr>
      <w:del w:id="1244" w:author="Steffen and Keith" w:date="2018-03-28T10:31:00Z">
        <w:r>
          <w:delText>Basic</w:delText>
        </w:r>
      </w:del>
    </w:p>
    <w:p w14:paraId="7EEF982C" w14:textId="77777777" w:rsidR="00A337DD" w:rsidRDefault="00355C2D" w:rsidP="004C028F">
      <w:pPr>
        <w:pStyle w:val="BodyText"/>
        <w:keepNext/>
        <w:rPr>
          <w:del w:id="1245" w:author="Steffen and Keith" w:date="2018-03-28T10:31:00Z"/>
        </w:rPr>
      </w:pPr>
      <w:del w:id="1246" w:author="Steffen and Keith" w:date="2018-03-28T10:31:00Z">
        <w:r>
          <w:rPr>
            <w:noProof/>
          </w:rPr>
          <w:drawing>
            <wp:inline distT="0" distB="0" distL="0" distR="0" wp14:anchorId="6994FC5F" wp14:editId="13A2AAD2">
              <wp:extent cx="5105400" cy="1341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05400" cy="1341120"/>
                      </a:xfrm>
                      <a:prstGeom prst="rect">
                        <a:avLst/>
                      </a:prstGeom>
                    </pic:spPr>
                  </pic:pic>
                </a:graphicData>
              </a:graphic>
            </wp:inline>
          </w:drawing>
        </w:r>
      </w:del>
    </w:p>
    <w:p w14:paraId="48ADDBF3" w14:textId="77777777" w:rsidR="00355C2D" w:rsidRPr="00FE7734" w:rsidRDefault="00A337DD" w:rsidP="004C028F">
      <w:pPr>
        <w:pStyle w:val="Caption"/>
        <w:rPr>
          <w:del w:id="1247" w:author="Steffen and Keith" w:date="2018-03-28T10:31:00Z"/>
        </w:rPr>
      </w:pPr>
      <w:del w:id="1248"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16</w:delText>
        </w:r>
        <w:r w:rsidR="00AF7399">
          <w:rPr>
            <w:i w:val="0"/>
            <w:iCs w:val="0"/>
            <w:noProof/>
          </w:rPr>
          <w:fldChar w:fldCharType="end"/>
        </w:r>
        <w:r>
          <w:delText xml:space="preserve"> - </w:delText>
        </w:r>
        <w:r w:rsidRPr="00D4658E">
          <w:delText>https://www.hl7.org/fhir/basic.html</w:delText>
        </w:r>
      </w:del>
    </w:p>
    <w:p w14:paraId="3C3415F5" w14:textId="678A0AEB" w:rsidR="00A337DD" w:rsidRDefault="00685072" w:rsidP="004C028F">
      <w:pPr>
        <w:pStyle w:val="BodyText"/>
        <w:keepNext/>
        <w:rPr>
          <w:ins w:id="1249" w:author="Steffen and Keith" w:date="2018-03-28T10:31:00Z"/>
        </w:rPr>
      </w:pPr>
      <w:ins w:id="1250" w:author="Steffen and Keith" w:date="2018-03-28T10:31:00Z">
        <w:r w:rsidRPr="00963487">
          <w:rPr>
            <w:rFonts w:ascii="Verdana" w:hAnsi="Verdana"/>
            <w:sz w:val="24"/>
            <w:szCs w:val="24"/>
          </w:rPr>
          <w:t xml:space="preserve">See </w:t>
        </w:r>
        <w:r>
          <w:rPr>
            <w:rFonts w:ascii="Verdana" w:hAnsi="Verdana"/>
            <w:sz w:val="24"/>
            <w:szCs w:val="24"/>
          </w:rPr>
          <w:t>Appointment</w:t>
        </w:r>
        <w:r w:rsidRPr="00963487">
          <w:rPr>
            <w:rFonts w:ascii="Verdana" w:hAnsi="Verdana"/>
            <w:sz w:val="24"/>
            <w:szCs w:val="24"/>
          </w:rPr>
          <w:t xml:space="preserve"> resource in Bundle included in section 3.2</w:t>
        </w:r>
      </w:ins>
    </w:p>
    <w:p w14:paraId="54AB3D75" w14:textId="77777777" w:rsidR="00355C2D" w:rsidRDefault="00355C2D">
      <w:pPr>
        <w:pStyle w:val="Heading4"/>
        <w:rPr>
          <w:moveTo w:id="1251" w:author="Steffen and Keith" w:date="2018-03-28T10:31:00Z"/>
        </w:rPr>
      </w:pPr>
      <w:moveToRangeStart w:id="1252" w:author="Steffen and Keith" w:date="2018-03-28T10:31:00Z" w:name="move509996437"/>
      <w:moveTo w:id="1253" w:author="Steffen and Keith" w:date="2018-03-28T10:31:00Z">
        <w:r>
          <w:t>Basic</w:t>
        </w:r>
      </w:moveTo>
    </w:p>
    <w:moveToRangeEnd w:id="1252"/>
    <w:p w14:paraId="039390A6" w14:textId="6472367A" w:rsidR="00A337DD" w:rsidRDefault="00685072" w:rsidP="004C028F">
      <w:pPr>
        <w:pStyle w:val="BodyText"/>
        <w:keepNext/>
        <w:rPr>
          <w:ins w:id="1254" w:author="Steffen and Keith" w:date="2018-03-28T10:31:00Z"/>
        </w:rPr>
      </w:pPr>
      <w:ins w:id="1255" w:author="Steffen and Keith" w:date="2018-03-28T10:31:00Z">
        <w:r w:rsidRPr="00963487">
          <w:rPr>
            <w:rFonts w:ascii="Verdana" w:hAnsi="Verdana"/>
            <w:sz w:val="24"/>
            <w:szCs w:val="24"/>
          </w:rPr>
          <w:t xml:space="preserve">See </w:t>
        </w:r>
        <w:r>
          <w:rPr>
            <w:rFonts w:ascii="Verdana" w:hAnsi="Verdana"/>
            <w:sz w:val="24"/>
            <w:szCs w:val="24"/>
          </w:rPr>
          <w:t>Basic</w:t>
        </w:r>
        <w:r w:rsidRPr="00963487">
          <w:rPr>
            <w:rFonts w:ascii="Verdana" w:hAnsi="Verdana"/>
            <w:sz w:val="24"/>
            <w:szCs w:val="24"/>
          </w:rPr>
          <w:t xml:space="preserve"> resource in Bundle included in section 3.2</w:t>
        </w:r>
      </w:ins>
    </w:p>
    <w:p w14:paraId="6472DAE0" w14:textId="77777777" w:rsidR="00355C2D" w:rsidRDefault="00355C2D">
      <w:pPr>
        <w:pStyle w:val="Heading4"/>
      </w:pPr>
      <w:proofErr w:type="spellStart"/>
      <w:r>
        <w:t>CarePlan</w:t>
      </w:r>
      <w:proofErr w:type="spellEnd"/>
    </w:p>
    <w:p w14:paraId="627FF9C0" w14:textId="77777777" w:rsidR="00A337DD" w:rsidRDefault="00355C2D" w:rsidP="004C028F">
      <w:pPr>
        <w:pStyle w:val="BodyText"/>
        <w:keepNext/>
        <w:rPr>
          <w:del w:id="1256" w:author="Steffen and Keith" w:date="2018-03-28T10:31:00Z"/>
        </w:rPr>
      </w:pPr>
      <w:del w:id="1257" w:author="Steffen and Keith" w:date="2018-03-28T10:31:00Z">
        <w:r>
          <w:rPr>
            <w:noProof/>
          </w:rPr>
          <w:drawing>
            <wp:inline distT="0" distB="0" distL="0" distR="0" wp14:anchorId="440E1E45" wp14:editId="6CAC20DE">
              <wp:extent cx="4061460" cy="598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61460" cy="5981700"/>
                      </a:xfrm>
                      <a:prstGeom prst="rect">
                        <a:avLst/>
                      </a:prstGeom>
                    </pic:spPr>
                  </pic:pic>
                </a:graphicData>
              </a:graphic>
            </wp:inline>
          </w:drawing>
        </w:r>
      </w:del>
    </w:p>
    <w:p w14:paraId="629D352E" w14:textId="77777777" w:rsidR="00355C2D" w:rsidRPr="00FE7734" w:rsidRDefault="00A337DD" w:rsidP="004C028F">
      <w:pPr>
        <w:pStyle w:val="Caption"/>
        <w:rPr>
          <w:del w:id="1258" w:author="Steffen and Keith" w:date="2018-03-28T10:31:00Z"/>
        </w:rPr>
      </w:pPr>
      <w:del w:id="1259"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17</w:delText>
        </w:r>
        <w:r w:rsidR="00AF7399">
          <w:rPr>
            <w:i w:val="0"/>
            <w:iCs w:val="0"/>
            <w:noProof/>
          </w:rPr>
          <w:fldChar w:fldCharType="end"/>
        </w:r>
        <w:r>
          <w:delText xml:space="preserve"> - </w:delText>
        </w:r>
        <w:r w:rsidRPr="0034314E">
          <w:delText>https://www.hl7.org/fhir/careplan.html</w:delText>
        </w:r>
      </w:del>
    </w:p>
    <w:p w14:paraId="5EF36F9C" w14:textId="71829288" w:rsidR="00A337DD" w:rsidRDefault="00685072" w:rsidP="004C028F">
      <w:pPr>
        <w:pStyle w:val="BodyText"/>
        <w:keepNext/>
        <w:rPr>
          <w:ins w:id="1260" w:author="Steffen and Keith" w:date="2018-03-28T10:31:00Z"/>
        </w:rPr>
      </w:pPr>
      <w:ins w:id="1261" w:author="Steffen and Keith" w:date="2018-03-28T10:31:00Z">
        <w:r w:rsidRPr="00963487">
          <w:rPr>
            <w:rFonts w:ascii="Verdana" w:hAnsi="Verdana"/>
            <w:sz w:val="24"/>
            <w:szCs w:val="24"/>
          </w:rPr>
          <w:t xml:space="preserve">See </w:t>
        </w:r>
        <w:proofErr w:type="spellStart"/>
        <w:r>
          <w:rPr>
            <w:rFonts w:ascii="Verdana" w:hAnsi="Verdana"/>
            <w:sz w:val="24"/>
            <w:szCs w:val="24"/>
          </w:rPr>
          <w:t>CarePlan</w:t>
        </w:r>
        <w:proofErr w:type="spellEnd"/>
        <w:r w:rsidRPr="00963487">
          <w:rPr>
            <w:rFonts w:ascii="Verdana" w:hAnsi="Verdana"/>
            <w:sz w:val="24"/>
            <w:szCs w:val="24"/>
          </w:rPr>
          <w:t xml:space="preserve"> resource in Bundle included in section 3.2</w:t>
        </w:r>
      </w:ins>
    </w:p>
    <w:p w14:paraId="31852F87" w14:textId="77777777" w:rsidR="00355C2D" w:rsidRDefault="00355C2D">
      <w:pPr>
        <w:pStyle w:val="Heading4"/>
      </w:pPr>
      <w:r>
        <w:t>Communication</w:t>
      </w:r>
    </w:p>
    <w:p w14:paraId="2275E2C1" w14:textId="77777777" w:rsidR="00A337DD" w:rsidRDefault="00355C2D" w:rsidP="004C028F">
      <w:pPr>
        <w:pStyle w:val="BodyText"/>
        <w:keepNext/>
        <w:rPr>
          <w:del w:id="1262" w:author="Steffen and Keith" w:date="2018-03-28T10:31:00Z"/>
        </w:rPr>
      </w:pPr>
      <w:del w:id="1263" w:author="Steffen and Keith" w:date="2018-03-28T10:31:00Z">
        <w:r>
          <w:rPr>
            <w:noProof/>
          </w:rPr>
          <w:drawing>
            <wp:inline distT="0" distB="0" distL="0" distR="0" wp14:anchorId="5F4F78F8" wp14:editId="06E0A813">
              <wp:extent cx="5029200" cy="4259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9200" cy="4259580"/>
                      </a:xfrm>
                      <a:prstGeom prst="rect">
                        <a:avLst/>
                      </a:prstGeom>
                    </pic:spPr>
                  </pic:pic>
                </a:graphicData>
              </a:graphic>
            </wp:inline>
          </w:drawing>
        </w:r>
      </w:del>
    </w:p>
    <w:p w14:paraId="1F88D491" w14:textId="77777777" w:rsidR="00355C2D" w:rsidRPr="00FE7734" w:rsidRDefault="00A337DD" w:rsidP="004C028F">
      <w:pPr>
        <w:pStyle w:val="Caption"/>
        <w:rPr>
          <w:del w:id="1264" w:author="Steffen and Keith" w:date="2018-03-28T10:31:00Z"/>
        </w:rPr>
      </w:pPr>
      <w:del w:id="1265"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18</w:delText>
        </w:r>
        <w:r w:rsidR="00AF7399">
          <w:rPr>
            <w:i w:val="0"/>
            <w:iCs w:val="0"/>
            <w:noProof/>
          </w:rPr>
          <w:fldChar w:fldCharType="end"/>
        </w:r>
        <w:r>
          <w:delText xml:space="preserve"> - </w:delText>
        </w:r>
        <w:r w:rsidRPr="009E7D0E">
          <w:delText>https://www.hl7.org/fhir/communication.html</w:delText>
        </w:r>
      </w:del>
    </w:p>
    <w:p w14:paraId="4EA4DE1B" w14:textId="78C215B0" w:rsidR="00A337DD" w:rsidRDefault="00685072" w:rsidP="004C028F">
      <w:pPr>
        <w:pStyle w:val="BodyText"/>
        <w:keepNext/>
        <w:rPr>
          <w:ins w:id="1266" w:author="Steffen and Keith" w:date="2018-03-28T10:31:00Z"/>
        </w:rPr>
      </w:pPr>
      <w:ins w:id="1267" w:author="Steffen and Keith" w:date="2018-03-28T10:31:00Z">
        <w:r w:rsidRPr="00963487">
          <w:rPr>
            <w:rFonts w:ascii="Verdana" w:hAnsi="Verdana"/>
            <w:sz w:val="24"/>
            <w:szCs w:val="24"/>
          </w:rPr>
          <w:t xml:space="preserve">See </w:t>
        </w:r>
        <w:r>
          <w:rPr>
            <w:rFonts w:ascii="Verdana" w:hAnsi="Verdana"/>
            <w:sz w:val="24"/>
            <w:szCs w:val="24"/>
          </w:rPr>
          <w:t>Communication</w:t>
        </w:r>
        <w:r w:rsidRPr="00963487">
          <w:rPr>
            <w:rFonts w:ascii="Verdana" w:hAnsi="Verdana"/>
            <w:sz w:val="24"/>
            <w:szCs w:val="24"/>
          </w:rPr>
          <w:t xml:space="preserve"> resource in Bundle included in section 3.2</w:t>
        </w:r>
      </w:ins>
    </w:p>
    <w:p w14:paraId="2472E628" w14:textId="77777777" w:rsidR="00355C2D" w:rsidRDefault="00355C2D">
      <w:pPr>
        <w:pStyle w:val="Heading4"/>
      </w:pPr>
      <w:r>
        <w:t>Condition</w:t>
      </w:r>
    </w:p>
    <w:p w14:paraId="739C9C8B" w14:textId="77777777" w:rsidR="00A337DD" w:rsidRDefault="00355C2D" w:rsidP="004C028F">
      <w:pPr>
        <w:pStyle w:val="BodyText"/>
        <w:keepNext/>
        <w:rPr>
          <w:del w:id="1268" w:author="Steffen and Keith" w:date="2018-03-28T10:31:00Z"/>
        </w:rPr>
      </w:pPr>
      <w:del w:id="1269" w:author="Steffen and Keith" w:date="2018-03-28T10:31:00Z">
        <w:r>
          <w:rPr>
            <w:noProof/>
          </w:rPr>
          <w:drawing>
            <wp:inline distT="0" distB="0" distL="0" distR="0" wp14:anchorId="42AAC031" wp14:editId="2B9BEF78">
              <wp:extent cx="5143500" cy="5158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43500" cy="5158740"/>
                      </a:xfrm>
                      <a:prstGeom prst="rect">
                        <a:avLst/>
                      </a:prstGeom>
                    </pic:spPr>
                  </pic:pic>
                </a:graphicData>
              </a:graphic>
            </wp:inline>
          </w:drawing>
        </w:r>
      </w:del>
    </w:p>
    <w:p w14:paraId="5A2E70D0" w14:textId="77777777" w:rsidR="00355C2D" w:rsidRPr="00FE7734" w:rsidRDefault="00A337DD" w:rsidP="004C028F">
      <w:pPr>
        <w:pStyle w:val="Caption"/>
        <w:rPr>
          <w:del w:id="1270" w:author="Steffen and Keith" w:date="2018-03-28T10:31:00Z"/>
        </w:rPr>
      </w:pPr>
      <w:del w:id="1271"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19</w:delText>
        </w:r>
        <w:r w:rsidR="00AF7399">
          <w:rPr>
            <w:i w:val="0"/>
            <w:iCs w:val="0"/>
            <w:noProof/>
          </w:rPr>
          <w:fldChar w:fldCharType="end"/>
        </w:r>
        <w:r>
          <w:delText xml:space="preserve"> - </w:delText>
        </w:r>
        <w:r w:rsidRPr="005025DF">
          <w:delText>https://www.hl7.org/fhir/condition.html</w:delText>
        </w:r>
      </w:del>
    </w:p>
    <w:p w14:paraId="03A6464D" w14:textId="4BB97707" w:rsidR="00A337DD" w:rsidRDefault="00685072" w:rsidP="004C028F">
      <w:pPr>
        <w:pStyle w:val="BodyText"/>
        <w:keepNext/>
        <w:rPr>
          <w:ins w:id="1272" w:author="Steffen and Keith" w:date="2018-03-28T10:31:00Z"/>
        </w:rPr>
      </w:pPr>
      <w:ins w:id="1273" w:author="Steffen and Keith" w:date="2018-03-28T10:31:00Z">
        <w:r w:rsidRPr="00963487">
          <w:rPr>
            <w:rFonts w:ascii="Verdana" w:hAnsi="Verdana"/>
            <w:sz w:val="24"/>
            <w:szCs w:val="24"/>
          </w:rPr>
          <w:t xml:space="preserve">See </w:t>
        </w:r>
        <w:r>
          <w:rPr>
            <w:rFonts w:ascii="Verdana" w:hAnsi="Verdana"/>
            <w:sz w:val="24"/>
            <w:szCs w:val="24"/>
          </w:rPr>
          <w:t>Condition</w:t>
        </w:r>
        <w:r w:rsidRPr="00963487">
          <w:rPr>
            <w:rFonts w:ascii="Verdana" w:hAnsi="Verdana"/>
            <w:sz w:val="24"/>
            <w:szCs w:val="24"/>
          </w:rPr>
          <w:t xml:space="preserve"> resource in Bundle included in section 3.2</w:t>
        </w:r>
      </w:ins>
    </w:p>
    <w:p w14:paraId="45D2012C" w14:textId="77777777" w:rsidR="00355C2D" w:rsidRDefault="00355C2D">
      <w:pPr>
        <w:pStyle w:val="Heading4"/>
      </w:pPr>
      <w:r>
        <w:t xml:space="preserve"> Coverage</w:t>
      </w:r>
    </w:p>
    <w:p w14:paraId="183E9601" w14:textId="77777777" w:rsidR="00A337DD" w:rsidRDefault="00355C2D" w:rsidP="004C028F">
      <w:pPr>
        <w:pStyle w:val="BodyText"/>
        <w:keepNext/>
        <w:rPr>
          <w:del w:id="1274" w:author="Steffen and Keith" w:date="2018-03-28T10:31:00Z"/>
        </w:rPr>
      </w:pPr>
      <w:del w:id="1275" w:author="Steffen and Keith" w:date="2018-03-28T10:31:00Z">
        <w:r>
          <w:rPr>
            <w:noProof/>
          </w:rPr>
          <w:drawing>
            <wp:inline distT="0" distB="0" distL="0" distR="0" wp14:anchorId="7F87FDEB" wp14:editId="1F252BE4">
              <wp:extent cx="5105400" cy="439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05400" cy="4396740"/>
                      </a:xfrm>
                      <a:prstGeom prst="rect">
                        <a:avLst/>
                      </a:prstGeom>
                    </pic:spPr>
                  </pic:pic>
                </a:graphicData>
              </a:graphic>
            </wp:inline>
          </w:drawing>
        </w:r>
      </w:del>
    </w:p>
    <w:p w14:paraId="340D5BD0" w14:textId="77777777" w:rsidR="00355C2D" w:rsidRPr="00FE7734" w:rsidRDefault="00A337DD" w:rsidP="004C028F">
      <w:pPr>
        <w:pStyle w:val="Caption"/>
        <w:rPr>
          <w:del w:id="1276" w:author="Steffen and Keith" w:date="2018-03-28T10:31:00Z"/>
        </w:rPr>
      </w:pPr>
      <w:del w:id="1277"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20</w:delText>
        </w:r>
        <w:r w:rsidR="00AF7399">
          <w:rPr>
            <w:i w:val="0"/>
            <w:iCs w:val="0"/>
            <w:noProof/>
          </w:rPr>
          <w:fldChar w:fldCharType="end"/>
        </w:r>
        <w:r>
          <w:delText xml:space="preserve"> - </w:delText>
        </w:r>
        <w:r w:rsidRPr="008F0581">
          <w:delText>https://www.hl7.org/fhir/coverage.html</w:delText>
        </w:r>
      </w:del>
    </w:p>
    <w:p w14:paraId="036117CB" w14:textId="2F9F61FC" w:rsidR="00A337DD" w:rsidRDefault="00685072" w:rsidP="004C028F">
      <w:pPr>
        <w:pStyle w:val="BodyText"/>
        <w:keepNext/>
        <w:rPr>
          <w:ins w:id="1278" w:author="Steffen and Keith" w:date="2018-03-28T10:31:00Z"/>
        </w:rPr>
      </w:pPr>
      <w:ins w:id="1279" w:author="Steffen and Keith" w:date="2018-03-28T10:31:00Z">
        <w:r w:rsidRPr="00963487">
          <w:rPr>
            <w:rFonts w:ascii="Verdana" w:hAnsi="Verdana"/>
            <w:sz w:val="24"/>
            <w:szCs w:val="24"/>
          </w:rPr>
          <w:t xml:space="preserve">See </w:t>
        </w:r>
        <w:r>
          <w:rPr>
            <w:rFonts w:ascii="Verdana" w:hAnsi="Verdana"/>
            <w:sz w:val="24"/>
            <w:szCs w:val="24"/>
          </w:rPr>
          <w:t>Coverage</w:t>
        </w:r>
        <w:r w:rsidRPr="00963487">
          <w:rPr>
            <w:rFonts w:ascii="Verdana" w:hAnsi="Verdana"/>
            <w:sz w:val="24"/>
            <w:szCs w:val="24"/>
          </w:rPr>
          <w:t xml:space="preserve"> resource in Bundle included in section 3.2</w:t>
        </w:r>
      </w:ins>
    </w:p>
    <w:p w14:paraId="6DF8D976" w14:textId="701185B1" w:rsidR="00355C2D" w:rsidRDefault="00355C2D">
      <w:pPr>
        <w:pStyle w:val="Heading4"/>
      </w:pPr>
      <w:proofErr w:type="spellStart"/>
      <w:r>
        <w:t>EligibilityRequest</w:t>
      </w:r>
      <w:proofErr w:type="spellEnd"/>
      <w:del w:id="1280" w:author="Steffen and Keith" w:date="2018-03-28T10:31:00Z">
        <w:r>
          <w:delText xml:space="preserve"> </w:delText>
        </w:r>
      </w:del>
    </w:p>
    <w:p w14:paraId="6B42DC85" w14:textId="77777777" w:rsidR="00A337DD" w:rsidRDefault="00355C2D" w:rsidP="004C028F">
      <w:pPr>
        <w:pStyle w:val="BodyText"/>
        <w:keepNext/>
        <w:rPr>
          <w:del w:id="1281" w:author="Steffen and Keith" w:date="2018-03-28T10:31:00Z"/>
        </w:rPr>
      </w:pPr>
      <w:del w:id="1282" w:author="Steffen and Keith" w:date="2018-03-28T10:31:00Z">
        <w:r>
          <w:rPr>
            <w:noProof/>
          </w:rPr>
          <w:drawing>
            <wp:inline distT="0" distB="0" distL="0" distR="0" wp14:anchorId="111C74A7" wp14:editId="0BB3EA6F">
              <wp:extent cx="5082540" cy="28803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82540" cy="2880360"/>
                      </a:xfrm>
                      <a:prstGeom prst="rect">
                        <a:avLst/>
                      </a:prstGeom>
                    </pic:spPr>
                  </pic:pic>
                </a:graphicData>
              </a:graphic>
            </wp:inline>
          </w:drawing>
        </w:r>
      </w:del>
    </w:p>
    <w:p w14:paraId="7F12D904" w14:textId="77777777" w:rsidR="00355C2D" w:rsidRPr="00FE7734" w:rsidRDefault="00A337DD" w:rsidP="004C028F">
      <w:pPr>
        <w:pStyle w:val="Caption"/>
        <w:rPr>
          <w:del w:id="1283" w:author="Steffen and Keith" w:date="2018-03-28T10:31:00Z"/>
        </w:rPr>
      </w:pPr>
      <w:del w:id="1284"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21</w:delText>
        </w:r>
        <w:r w:rsidR="00AF7399">
          <w:rPr>
            <w:i w:val="0"/>
            <w:iCs w:val="0"/>
            <w:noProof/>
          </w:rPr>
          <w:fldChar w:fldCharType="end"/>
        </w:r>
        <w:r>
          <w:delText xml:space="preserve"> - </w:delText>
        </w:r>
        <w:r w:rsidRPr="00893B5F">
          <w:delText>https://www.hl7.org/fhir/eligibilityrequest.html</w:delText>
        </w:r>
      </w:del>
    </w:p>
    <w:p w14:paraId="62EDD997" w14:textId="24B0FA37" w:rsidR="00A337DD" w:rsidRDefault="00685072" w:rsidP="004C028F">
      <w:pPr>
        <w:pStyle w:val="BodyText"/>
        <w:keepNext/>
        <w:rPr>
          <w:ins w:id="1285" w:author="Steffen and Keith" w:date="2018-03-28T10:31:00Z"/>
        </w:rPr>
      </w:pPr>
      <w:ins w:id="1286" w:author="Steffen and Keith" w:date="2018-03-28T10:31:00Z">
        <w:r w:rsidRPr="00963487">
          <w:rPr>
            <w:rFonts w:ascii="Verdana" w:hAnsi="Verdana"/>
            <w:sz w:val="24"/>
            <w:szCs w:val="24"/>
          </w:rPr>
          <w:t xml:space="preserve">See </w:t>
        </w:r>
        <w:proofErr w:type="spellStart"/>
        <w:r>
          <w:rPr>
            <w:rFonts w:ascii="Verdana" w:hAnsi="Verdana"/>
            <w:sz w:val="24"/>
            <w:szCs w:val="24"/>
          </w:rPr>
          <w:t>EligibilityRequest</w:t>
        </w:r>
        <w:proofErr w:type="spellEnd"/>
        <w:r w:rsidRPr="00963487">
          <w:rPr>
            <w:rFonts w:ascii="Verdana" w:hAnsi="Verdana"/>
            <w:sz w:val="24"/>
            <w:szCs w:val="24"/>
          </w:rPr>
          <w:t xml:space="preserve"> resource in Bundle included in section 3.2</w:t>
        </w:r>
      </w:ins>
    </w:p>
    <w:p w14:paraId="7A1FBFC9" w14:textId="77777777" w:rsidR="00355C2D" w:rsidRDefault="00355C2D">
      <w:pPr>
        <w:pStyle w:val="Heading4"/>
      </w:pPr>
      <w:proofErr w:type="spellStart"/>
      <w:r>
        <w:t>EligibilityResponse</w:t>
      </w:r>
      <w:proofErr w:type="spellEnd"/>
    </w:p>
    <w:p w14:paraId="10356DE8" w14:textId="77777777" w:rsidR="00A337DD" w:rsidRDefault="00355C2D" w:rsidP="004C028F">
      <w:pPr>
        <w:pStyle w:val="BodyText"/>
        <w:keepNext/>
        <w:rPr>
          <w:del w:id="1287" w:author="Steffen and Keith" w:date="2018-03-28T10:31:00Z"/>
        </w:rPr>
      </w:pPr>
      <w:del w:id="1288" w:author="Steffen and Keith" w:date="2018-03-28T10:31:00Z">
        <w:r>
          <w:rPr>
            <w:noProof/>
          </w:rPr>
          <w:drawing>
            <wp:inline distT="0" distB="0" distL="0" distR="0" wp14:anchorId="079FDB95" wp14:editId="1AB7866C">
              <wp:extent cx="5059680" cy="53416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59680" cy="5341620"/>
                      </a:xfrm>
                      <a:prstGeom prst="rect">
                        <a:avLst/>
                      </a:prstGeom>
                    </pic:spPr>
                  </pic:pic>
                </a:graphicData>
              </a:graphic>
            </wp:inline>
          </w:drawing>
        </w:r>
      </w:del>
    </w:p>
    <w:p w14:paraId="6CC61EFE" w14:textId="77777777" w:rsidR="00355C2D" w:rsidRPr="00FE7734" w:rsidRDefault="00A337DD" w:rsidP="004C028F">
      <w:pPr>
        <w:pStyle w:val="Caption"/>
        <w:rPr>
          <w:del w:id="1289" w:author="Steffen and Keith" w:date="2018-03-28T10:31:00Z"/>
        </w:rPr>
      </w:pPr>
      <w:del w:id="1290"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22</w:delText>
        </w:r>
        <w:r w:rsidR="00AF7399">
          <w:rPr>
            <w:i w:val="0"/>
            <w:iCs w:val="0"/>
            <w:noProof/>
          </w:rPr>
          <w:fldChar w:fldCharType="end"/>
        </w:r>
        <w:r>
          <w:delText xml:space="preserve"> - </w:delText>
        </w:r>
        <w:r w:rsidRPr="005D448B">
          <w:delText>https://www.hl7.org/fhir/eligibilityresponse.html</w:delText>
        </w:r>
      </w:del>
    </w:p>
    <w:p w14:paraId="24262893" w14:textId="3DE2C7CD" w:rsidR="00A337DD" w:rsidRDefault="00685072" w:rsidP="004C028F">
      <w:pPr>
        <w:pStyle w:val="BodyText"/>
        <w:keepNext/>
        <w:rPr>
          <w:ins w:id="1291" w:author="Steffen and Keith" w:date="2018-03-28T10:31:00Z"/>
        </w:rPr>
      </w:pPr>
      <w:ins w:id="1292" w:author="Steffen and Keith" w:date="2018-03-28T10:31:00Z">
        <w:r w:rsidRPr="00963487">
          <w:rPr>
            <w:rFonts w:ascii="Verdana" w:hAnsi="Verdana"/>
            <w:sz w:val="24"/>
            <w:szCs w:val="24"/>
          </w:rPr>
          <w:t xml:space="preserve">See </w:t>
        </w:r>
        <w:proofErr w:type="spellStart"/>
        <w:r>
          <w:rPr>
            <w:rFonts w:ascii="Verdana" w:hAnsi="Verdana"/>
            <w:sz w:val="24"/>
            <w:szCs w:val="24"/>
          </w:rPr>
          <w:t>EligibilityResponse</w:t>
        </w:r>
        <w:proofErr w:type="spellEnd"/>
        <w:r w:rsidRPr="00963487">
          <w:rPr>
            <w:rFonts w:ascii="Verdana" w:hAnsi="Verdana"/>
            <w:sz w:val="24"/>
            <w:szCs w:val="24"/>
          </w:rPr>
          <w:t xml:space="preserve"> resource in Bundle included in section 3.2</w:t>
        </w:r>
      </w:ins>
    </w:p>
    <w:p w14:paraId="30D9FE07" w14:textId="2CA6EB6A" w:rsidR="00355C2D" w:rsidRDefault="00355C2D">
      <w:pPr>
        <w:pStyle w:val="Heading4"/>
      </w:pPr>
      <w:r>
        <w:t>Location</w:t>
      </w:r>
    </w:p>
    <w:p w14:paraId="0DACA5EB" w14:textId="77777777" w:rsidR="00A337DD" w:rsidRDefault="00355C2D" w:rsidP="004C028F">
      <w:pPr>
        <w:pStyle w:val="BodyText"/>
        <w:keepNext/>
        <w:rPr>
          <w:del w:id="1293" w:author="Steffen and Keith" w:date="2018-03-28T10:31:00Z"/>
        </w:rPr>
      </w:pPr>
      <w:del w:id="1294" w:author="Steffen and Keith" w:date="2018-03-28T10:31:00Z">
        <w:r>
          <w:rPr>
            <w:noProof/>
          </w:rPr>
          <w:drawing>
            <wp:inline distT="0" distB="0" distL="0" distR="0" wp14:anchorId="66C998D4" wp14:editId="5EF8E889">
              <wp:extent cx="5067300"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67300" cy="3657600"/>
                      </a:xfrm>
                      <a:prstGeom prst="rect">
                        <a:avLst/>
                      </a:prstGeom>
                    </pic:spPr>
                  </pic:pic>
                </a:graphicData>
              </a:graphic>
            </wp:inline>
          </w:drawing>
        </w:r>
      </w:del>
    </w:p>
    <w:p w14:paraId="3365E331" w14:textId="77777777" w:rsidR="00355C2D" w:rsidRPr="00FE7734" w:rsidRDefault="00A337DD" w:rsidP="004C028F">
      <w:pPr>
        <w:pStyle w:val="Caption"/>
        <w:rPr>
          <w:del w:id="1295" w:author="Steffen and Keith" w:date="2018-03-28T10:31:00Z"/>
        </w:rPr>
      </w:pPr>
      <w:del w:id="1296"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Pr>
            <w:noProof/>
          </w:rPr>
          <w:delText>23</w:delText>
        </w:r>
        <w:r w:rsidR="00AF7399">
          <w:rPr>
            <w:i w:val="0"/>
            <w:iCs w:val="0"/>
            <w:noProof/>
          </w:rPr>
          <w:fldChar w:fldCharType="end"/>
        </w:r>
        <w:r>
          <w:delText xml:space="preserve"> - </w:delText>
        </w:r>
        <w:r w:rsidRPr="005619CC">
          <w:delText>https://www.hl7.org/fhir/location.html</w:delText>
        </w:r>
      </w:del>
    </w:p>
    <w:p w14:paraId="1AA20DF0" w14:textId="53AACCE8" w:rsidR="00685072" w:rsidRPr="00820D16" w:rsidRDefault="00685072" w:rsidP="00820D16">
      <w:pPr>
        <w:pStyle w:val="BodyText"/>
        <w:rPr>
          <w:ins w:id="1297" w:author="Steffen and Keith" w:date="2018-03-28T10:31:00Z"/>
        </w:rPr>
      </w:pPr>
      <w:ins w:id="1298" w:author="Steffen and Keith" w:date="2018-03-28T10:31:00Z">
        <w:r w:rsidRPr="00963487">
          <w:rPr>
            <w:rFonts w:ascii="Verdana" w:hAnsi="Verdana"/>
            <w:sz w:val="24"/>
            <w:szCs w:val="24"/>
          </w:rPr>
          <w:t xml:space="preserve">See </w:t>
        </w:r>
        <w:r>
          <w:rPr>
            <w:rFonts w:ascii="Verdana" w:hAnsi="Verdana"/>
            <w:sz w:val="24"/>
            <w:szCs w:val="24"/>
          </w:rPr>
          <w:t>Location</w:t>
        </w:r>
        <w:r w:rsidRPr="00963487">
          <w:rPr>
            <w:rFonts w:ascii="Verdana" w:hAnsi="Verdana"/>
            <w:sz w:val="24"/>
            <w:szCs w:val="24"/>
          </w:rPr>
          <w:t xml:space="preserve"> resource in Bundle included in section 3.2</w:t>
        </w:r>
      </w:ins>
    </w:p>
    <w:p w14:paraId="4D36DA8F" w14:textId="77777777" w:rsidR="00355C2D" w:rsidRDefault="00355C2D">
      <w:pPr>
        <w:pStyle w:val="Heading4"/>
      </w:pPr>
      <w:proofErr w:type="spellStart"/>
      <w:r>
        <w:lastRenderedPageBreak/>
        <w:t>MessageHeader</w:t>
      </w:r>
      <w:proofErr w:type="spellEnd"/>
    </w:p>
    <w:p w14:paraId="0DFDC2B7" w14:textId="77777777" w:rsidR="00504EEE" w:rsidRDefault="00504EEE" w:rsidP="004C028F">
      <w:pPr>
        <w:pStyle w:val="BodyText"/>
        <w:keepNext/>
        <w:rPr>
          <w:del w:id="1299" w:author="Steffen and Keith" w:date="2018-03-28T10:31:00Z"/>
        </w:rPr>
      </w:pPr>
      <w:del w:id="1300" w:author="Steffen and Keith" w:date="2018-03-28T10:31:00Z">
        <w:r>
          <w:rPr>
            <w:noProof/>
          </w:rPr>
          <w:drawing>
            <wp:inline distT="0" distB="0" distL="0" distR="0" wp14:anchorId="7DBF75BA" wp14:editId="35145F93">
              <wp:extent cx="5059680" cy="39243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59680" cy="3924300"/>
                      </a:xfrm>
                      <a:prstGeom prst="rect">
                        <a:avLst/>
                      </a:prstGeom>
                    </pic:spPr>
                  </pic:pic>
                </a:graphicData>
              </a:graphic>
            </wp:inline>
          </w:drawing>
        </w:r>
      </w:del>
    </w:p>
    <w:p w14:paraId="5B238C05" w14:textId="77777777" w:rsidR="00504EEE" w:rsidRPr="007957D8" w:rsidRDefault="00504EEE" w:rsidP="004C028F">
      <w:pPr>
        <w:pStyle w:val="Caption"/>
        <w:rPr>
          <w:del w:id="1301" w:author="Steffen and Keith" w:date="2018-03-28T10:31:00Z"/>
        </w:rPr>
      </w:pPr>
      <w:del w:id="1302"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24</w:delText>
        </w:r>
        <w:r w:rsidR="00AF7399">
          <w:rPr>
            <w:i w:val="0"/>
            <w:iCs w:val="0"/>
            <w:noProof/>
          </w:rPr>
          <w:fldChar w:fldCharType="end"/>
        </w:r>
        <w:r>
          <w:delText xml:space="preserve"> - </w:delText>
        </w:r>
        <w:r w:rsidRPr="00070948">
          <w:delText>https://www.hl7.org/fhir/messageheader.html</w:delText>
        </w:r>
      </w:del>
    </w:p>
    <w:p w14:paraId="3881B844" w14:textId="2CF89067" w:rsidR="00504EEE" w:rsidRDefault="00685072" w:rsidP="004C028F">
      <w:pPr>
        <w:pStyle w:val="BodyText"/>
        <w:keepNext/>
        <w:rPr>
          <w:ins w:id="1303" w:author="Steffen and Keith" w:date="2018-03-28T10:31:00Z"/>
        </w:rPr>
      </w:pPr>
      <w:ins w:id="1304" w:author="Steffen and Keith" w:date="2018-03-28T10:31:00Z">
        <w:r>
          <w:rPr>
            <w:rFonts w:ascii="Verdana" w:hAnsi="Verdana"/>
            <w:sz w:val="24"/>
            <w:szCs w:val="24"/>
          </w:rPr>
          <w:t xml:space="preserve">See </w:t>
        </w:r>
        <w:proofErr w:type="spellStart"/>
        <w:r>
          <w:rPr>
            <w:rFonts w:ascii="Verdana" w:hAnsi="Verdana"/>
            <w:sz w:val="24"/>
            <w:szCs w:val="24"/>
          </w:rPr>
          <w:t>MessageHeader</w:t>
        </w:r>
        <w:proofErr w:type="spellEnd"/>
        <w:r w:rsidRPr="00963487">
          <w:rPr>
            <w:rFonts w:ascii="Verdana" w:hAnsi="Verdana"/>
            <w:sz w:val="24"/>
            <w:szCs w:val="24"/>
          </w:rPr>
          <w:t xml:space="preserve"> resource in Bundle included in section 3.2</w:t>
        </w:r>
      </w:ins>
    </w:p>
    <w:p w14:paraId="4C6B6F86" w14:textId="69A35FBE" w:rsidR="00355C2D" w:rsidRDefault="00355C2D">
      <w:pPr>
        <w:pStyle w:val="Heading4"/>
      </w:pPr>
      <w:proofErr w:type="spellStart"/>
      <w:r>
        <w:t>OperationOutcome</w:t>
      </w:r>
      <w:proofErr w:type="spellEnd"/>
      <w:del w:id="1305" w:author="Steffen and Keith" w:date="2018-03-28T10:31:00Z">
        <w:r>
          <w:delText xml:space="preserve">  </w:delText>
        </w:r>
      </w:del>
    </w:p>
    <w:p w14:paraId="3B9CF7F5" w14:textId="77777777" w:rsidR="00504EEE" w:rsidRDefault="00504EEE" w:rsidP="004C028F">
      <w:pPr>
        <w:pStyle w:val="BodyText"/>
        <w:keepNext/>
        <w:rPr>
          <w:del w:id="1306" w:author="Steffen and Keith" w:date="2018-03-28T10:31:00Z"/>
        </w:rPr>
      </w:pPr>
      <w:del w:id="1307" w:author="Steffen and Keith" w:date="2018-03-28T10:31:00Z">
        <w:r>
          <w:rPr>
            <w:noProof/>
          </w:rPr>
          <w:drawing>
            <wp:inline distT="0" distB="0" distL="0" distR="0" wp14:anchorId="4DE5D4A5" wp14:editId="051B9D2E">
              <wp:extent cx="5021580" cy="17907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1580" cy="1790700"/>
                      </a:xfrm>
                      <a:prstGeom prst="rect">
                        <a:avLst/>
                      </a:prstGeom>
                    </pic:spPr>
                  </pic:pic>
                </a:graphicData>
              </a:graphic>
            </wp:inline>
          </w:drawing>
        </w:r>
      </w:del>
    </w:p>
    <w:p w14:paraId="0FE1361E" w14:textId="77777777" w:rsidR="00504EEE" w:rsidRPr="007957D8" w:rsidRDefault="00504EEE" w:rsidP="004C028F">
      <w:pPr>
        <w:pStyle w:val="Caption"/>
        <w:rPr>
          <w:del w:id="1308" w:author="Steffen and Keith" w:date="2018-03-28T10:31:00Z"/>
        </w:rPr>
      </w:pPr>
      <w:del w:id="1309"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25</w:delText>
        </w:r>
        <w:r w:rsidR="00AF7399">
          <w:rPr>
            <w:i w:val="0"/>
            <w:iCs w:val="0"/>
            <w:noProof/>
          </w:rPr>
          <w:fldChar w:fldCharType="end"/>
        </w:r>
        <w:r>
          <w:delText xml:space="preserve"> - </w:delText>
        </w:r>
        <w:r w:rsidRPr="001C0086">
          <w:delText>https://www.hl7.org/fhir/operationoutcome.html</w:delText>
        </w:r>
      </w:del>
    </w:p>
    <w:p w14:paraId="2DCEAB4E" w14:textId="1E2B0AE1" w:rsidR="00504EEE" w:rsidRDefault="00685072" w:rsidP="004C028F">
      <w:pPr>
        <w:pStyle w:val="BodyText"/>
        <w:keepNext/>
        <w:rPr>
          <w:ins w:id="1310" w:author="Steffen and Keith" w:date="2018-03-28T10:31:00Z"/>
        </w:rPr>
      </w:pPr>
      <w:ins w:id="1311" w:author="Steffen and Keith" w:date="2018-03-28T10:31:00Z">
        <w:r w:rsidRPr="00963487">
          <w:rPr>
            <w:rFonts w:ascii="Verdana" w:hAnsi="Verdana"/>
            <w:sz w:val="24"/>
            <w:szCs w:val="24"/>
          </w:rPr>
          <w:t xml:space="preserve">See </w:t>
        </w:r>
        <w:proofErr w:type="spellStart"/>
        <w:r>
          <w:rPr>
            <w:rFonts w:ascii="Verdana" w:hAnsi="Verdana"/>
            <w:sz w:val="24"/>
            <w:szCs w:val="24"/>
          </w:rPr>
          <w:t>OperationOutcome</w:t>
        </w:r>
        <w:proofErr w:type="spellEnd"/>
        <w:r w:rsidRPr="00963487">
          <w:rPr>
            <w:rFonts w:ascii="Verdana" w:hAnsi="Verdana"/>
            <w:sz w:val="24"/>
            <w:szCs w:val="24"/>
          </w:rPr>
          <w:t xml:space="preserve"> resource in Bundle included in section 3.2</w:t>
        </w:r>
      </w:ins>
    </w:p>
    <w:p w14:paraId="50A23DC6" w14:textId="0F699C05" w:rsidR="00355C2D" w:rsidRDefault="00355C2D">
      <w:pPr>
        <w:pStyle w:val="Heading4"/>
      </w:pPr>
      <w:r>
        <w:t>Organization</w:t>
      </w:r>
      <w:del w:id="1312" w:author="Steffen and Keith" w:date="2018-03-28T10:31:00Z">
        <w:r>
          <w:delText xml:space="preserve"> </w:delText>
        </w:r>
      </w:del>
    </w:p>
    <w:p w14:paraId="61932908" w14:textId="77777777" w:rsidR="00504EEE" w:rsidRDefault="00504EEE" w:rsidP="004C028F">
      <w:pPr>
        <w:pStyle w:val="BodyText"/>
        <w:keepNext/>
        <w:rPr>
          <w:del w:id="1313" w:author="Steffen and Keith" w:date="2018-03-28T10:31:00Z"/>
        </w:rPr>
      </w:pPr>
      <w:del w:id="1314" w:author="Steffen and Keith" w:date="2018-03-28T10:31:00Z">
        <w:r>
          <w:rPr>
            <w:noProof/>
          </w:rPr>
          <w:drawing>
            <wp:inline distT="0" distB="0" distL="0" distR="0" wp14:anchorId="6029438C" wp14:editId="2A112A6D">
              <wp:extent cx="5082540" cy="28346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82540" cy="2834640"/>
                      </a:xfrm>
                      <a:prstGeom prst="rect">
                        <a:avLst/>
                      </a:prstGeom>
                    </pic:spPr>
                  </pic:pic>
                </a:graphicData>
              </a:graphic>
            </wp:inline>
          </w:drawing>
        </w:r>
      </w:del>
    </w:p>
    <w:p w14:paraId="659A011B" w14:textId="77777777" w:rsidR="00504EEE" w:rsidRPr="007957D8" w:rsidRDefault="00504EEE" w:rsidP="004C028F">
      <w:pPr>
        <w:pStyle w:val="Caption"/>
        <w:rPr>
          <w:del w:id="1315" w:author="Steffen and Keith" w:date="2018-03-28T10:31:00Z"/>
        </w:rPr>
      </w:pPr>
      <w:del w:id="1316"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26</w:delText>
        </w:r>
        <w:r w:rsidR="00AF7399">
          <w:rPr>
            <w:i w:val="0"/>
            <w:iCs w:val="0"/>
            <w:noProof/>
          </w:rPr>
          <w:fldChar w:fldCharType="end"/>
        </w:r>
        <w:r>
          <w:delText xml:space="preserve"> - </w:delText>
        </w:r>
        <w:r w:rsidRPr="004C74C8">
          <w:delText>https://www.hl7.org/fhir/organization.html</w:delText>
        </w:r>
      </w:del>
    </w:p>
    <w:p w14:paraId="5B3B1C51" w14:textId="1386DF81" w:rsidR="00504EEE" w:rsidRDefault="00685072" w:rsidP="004C028F">
      <w:pPr>
        <w:pStyle w:val="BodyText"/>
        <w:keepNext/>
        <w:rPr>
          <w:ins w:id="1317" w:author="Steffen and Keith" w:date="2018-03-28T10:31:00Z"/>
        </w:rPr>
      </w:pPr>
      <w:ins w:id="1318" w:author="Steffen and Keith" w:date="2018-03-28T10:31:00Z">
        <w:r w:rsidRPr="00963487">
          <w:rPr>
            <w:rFonts w:ascii="Verdana" w:hAnsi="Verdana"/>
            <w:sz w:val="24"/>
            <w:szCs w:val="24"/>
          </w:rPr>
          <w:t xml:space="preserve">See </w:t>
        </w:r>
        <w:r>
          <w:rPr>
            <w:rFonts w:ascii="Verdana" w:hAnsi="Verdana"/>
            <w:sz w:val="24"/>
            <w:szCs w:val="24"/>
          </w:rPr>
          <w:t>Organization</w:t>
        </w:r>
        <w:r w:rsidRPr="00963487">
          <w:rPr>
            <w:rFonts w:ascii="Verdana" w:hAnsi="Verdana"/>
            <w:sz w:val="24"/>
            <w:szCs w:val="24"/>
          </w:rPr>
          <w:t xml:space="preserve"> resource in Bundle included in section 3.2</w:t>
        </w:r>
      </w:ins>
    </w:p>
    <w:p w14:paraId="7B28A374" w14:textId="77777777" w:rsidR="00355C2D" w:rsidRDefault="00355C2D">
      <w:pPr>
        <w:pStyle w:val="Heading4"/>
      </w:pPr>
      <w:proofErr w:type="spellStart"/>
      <w:r>
        <w:t>RelatedPerson</w:t>
      </w:r>
      <w:proofErr w:type="spellEnd"/>
    </w:p>
    <w:p w14:paraId="6F9565E5" w14:textId="77777777" w:rsidR="00504EEE" w:rsidRDefault="00504EEE" w:rsidP="004C028F">
      <w:pPr>
        <w:pStyle w:val="BodyText"/>
        <w:keepNext/>
        <w:rPr>
          <w:del w:id="1319" w:author="Steffen and Keith" w:date="2018-03-28T10:31:00Z"/>
        </w:rPr>
      </w:pPr>
      <w:del w:id="1320" w:author="Steffen and Keith" w:date="2018-03-28T10:31:00Z">
        <w:r>
          <w:rPr>
            <w:noProof/>
          </w:rPr>
          <w:drawing>
            <wp:inline distT="0" distB="0" distL="0" distR="0" wp14:anchorId="431E9AA6" wp14:editId="081FB391">
              <wp:extent cx="5105400"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05400" cy="2171700"/>
                      </a:xfrm>
                      <a:prstGeom prst="rect">
                        <a:avLst/>
                      </a:prstGeom>
                    </pic:spPr>
                  </pic:pic>
                </a:graphicData>
              </a:graphic>
            </wp:inline>
          </w:drawing>
        </w:r>
      </w:del>
    </w:p>
    <w:p w14:paraId="5172FB46" w14:textId="77777777" w:rsidR="00504EEE" w:rsidRPr="007957D8" w:rsidRDefault="00504EEE" w:rsidP="004C028F">
      <w:pPr>
        <w:pStyle w:val="Caption"/>
        <w:rPr>
          <w:del w:id="1321" w:author="Steffen and Keith" w:date="2018-03-28T10:31:00Z"/>
        </w:rPr>
      </w:pPr>
      <w:del w:id="1322"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27</w:delText>
        </w:r>
        <w:r w:rsidR="00AF7399">
          <w:rPr>
            <w:i w:val="0"/>
            <w:iCs w:val="0"/>
            <w:noProof/>
          </w:rPr>
          <w:fldChar w:fldCharType="end"/>
        </w:r>
        <w:r>
          <w:delText xml:space="preserve"> - </w:delText>
        </w:r>
        <w:r w:rsidRPr="00B419E8">
          <w:delText>https://www.hl7.org/fhir/relatedperson.html</w:delText>
        </w:r>
      </w:del>
    </w:p>
    <w:p w14:paraId="284E2D96" w14:textId="29AEB8AE" w:rsidR="00504EEE" w:rsidRDefault="00685072" w:rsidP="004C028F">
      <w:pPr>
        <w:pStyle w:val="BodyText"/>
        <w:keepNext/>
        <w:rPr>
          <w:ins w:id="1323" w:author="Steffen and Keith" w:date="2018-03-28T10:31:00Z"/>
        </w:rPr>
      </w:pPr>
      <w:ins w:id="1324" w:author="Steffen and Keith" w:date="2018-03-28T10:31:00Z">
        <w:r w:rsidRPr="00963487">
          <w:rPr>
            <w:rFonts w:ascii="Verdana" w:hAnsi="Verdana"/>
            <w:sz w:val="24"/>
            <w:szCs w:val="24"/>
          </w:rPr>
          <w:t xml:space="preserve">See </w:t>
        </w:r>
        <w:proofErr w:type="spellStart"/>
        <w:r>
          <w:rPr>
            <w:rFonts w:ascii="Verdana" w:hAnsi="Verdana"/>
            <w:sz w:val="24"/>
            <w:szCs w:val="24"/>
          </w:rPr>
          <w:t>RelatedPerson</w:t>
        </w:r>
        <w:proofErr w:type="spellEnd"/>
        <w:r w:rsidRPr="00963487">
          <w:rPr>
            <w:rFonts w:ascii="Verdana" w:hAnsi="Verdana"/>
            <w:sz w:val="24"/>
            <w:szCs w:val="24"/>
          </w:rPr>
          <w:t xml:space="preserve"> resource in Bundle included in section 3.2</w:t>
        </w:r>
      </w:ins>
    </w:p>
    <w:p w14:paraId="611380C4" w14:textId="77777777" w:rsidR="00355C2D" w:rsidRDefault="00355C2D">
      <w:pPr>
        <w:pStyle w:val="Heading4"/>
      </w:pPr>
      <w:r>
        <w:t>Person</w:t>
      </w:r>
    </w:p>
    <w:p w14:paraId="43386C4F" w14:textId="77777777" w:rsidR="00504EEE" w:rsidRDefault="00504EEE" w:rsidP="004C028F">
      <w:pPr>
        <w:pStyle w:val="BodyText"/>
        <w:keepNext/>
        <w:rPr>
          <w:del w:id="1325" w:author="Steffen and Keith" w:date="2018-03-28T10:31:00Z"/>
        </w:rPr>
      </w:pPr>
      <w:del w:id="1326" w:author="Steffen and Keith" w:date="2018-03-28T10:31:00Z">
        <w:r>
          <w:rPr>
            <w:noProof/>
          </w:rPr>
          <w:drawing>
            <wp:inline distT="0" distB="0" distL="0" distR="0" wp14:anchorId="224A8466" wp14:editId="1FC60570">
              <wp:extent cx="5059680" cy="25984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59680" cy="2598420"/>
                      </a:xfrm>
                      <a:prstGeom prst="rect">
                        <a:avLst/>
                      </a:prstGeom>
                    </pic:spPr>
                  </pic:pic>
                </a:graphicData>
              </a:graphic>
            </wp:inline>
          </w:drawing>
        </w:r>
      </w:del>
    </w:p>
    <w:p w14:paraId="669FFA19" w14:textId="77777777" w:rsidR="00504EEE" w:rsidRPr="007957D8" w:rsidRDefault="00504EEE" w:rsidP="004C028F">
      <w:pPr>
        <w:pStyle w:val="Caption"/>
        <w:rPr>
          <w:del w:id="1327" w:author="Steffen and Keith" w:date="2018-03-28T10:31:00Z"/>
        </w:rPr>
      </w:pPr>
      <w:del w:id="1328"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28</w:delText>
        </w:r>
        <w:r w:rsidR="00AF7399">
          <w:rPr>
            <w:i w:val="0"/>
            <w:iCs w:val="0"/>
            <w:noProof/>
          </w:rPr>
          <w:fldChar w:fldCharType="end"/>
        </w:r>
        <w:r>
          <w:delText xml:space="preserve"> - </w:delText>
        </w:r>
        <w:r w:rsidRPr="00436057">
          <w:delText>https://www.hl7.org/fhir/person.html</w:delText>
        </w:r>
      </w:del>
    </w:p>
    <w:p w14:paraId="4C2CA30F" w14:textId="6BAEF285" w:rsidR="00504EEE" w:rsidRDefault="00685072" w:rsidP="004C028F">
      <w:pPr>
        <w:pStyle w:val="BodyText"/>
        <w:keepNext/>
        <w:rPr>
          <w:ins w:id="1329" w:author="Steffen and Keith" w:date="2018-03-28T10:31:00Z"/>
        </w:rPr>
      </w:pPr>
      <w:ins w:id="1330" w:author="Steffen and Keith" w:date="2018-03-28T10:31:00Z">
        <w:r w:rsidRPr="00963487">
          <w:rPr>
            <w:rFonts w:ascii="Verdana" w:hAnsi="Verdana"/>
            <w:sz w:val="24"/>
            <w:szCs w:val="24"/>
          </w:rPr>
          <w:t xml:space="preserve">See </w:t>
        </w:r>
        <w:r>
          <w:rPr>
            <w:rFonts w:ascii="Verdana" w:hAnsi="Verdana"/>
            <w:sz w:val="24"/>
            <w:szCs w:val="24"/>
          </w:rPr>
          <w:t>Person</w:t>
        </w:r>
        <w:r w:rsidRPr="00963487">
          <w:rPr>
            <w:rFonts w:ascii="Verdana" w:hAnsi="Verdana"/>
            <w:sz w:val="24"/>
            <w:szCs w:val="24"/>
          </w:rPr>
          <w:t xml:space="preserve"> resource in Bundle included in section 3.2</w:t>
        </w:r>
      </w:ins>
    </w:p>
    <w:p w14:paraId="443FC122" w14:textId="77777777" w:rsidR="00355C2D" w:rsidRDefault="00355C2D">
      <w:pPr>
        <w:pStyle w:val="Heading4"/>
      </w:pPr>
      <w:r>
        <w:t>Practitioner</w:t>
      </w:r>
    </w:p>
    <w:p w14:paraId="0ACB5F00" w14:textId="77777777" w:rsidR="00504EEE" w:rsidRDefault="00504EEE" w:rsidP="004C028F">
      <w:pPr>
        <w:pStyle w:val="BodyText"/>
        <w:keepNext/>
        <w:rPr>
          <w:del w:id="1331" w:author="Steffen and Keith" w:date="2018-03-28T10:31:00Z"/>
        </w:rPr>
      </w:pPr>
      <w:del w:id="1332" w:author="Steffen and Keith" w:date="2018-03-28T10:31:00Z">
        <w:r>
          <w:rPr>
            <w:noProof/>
          </w:rPr>
          <w:drawing>
            <wp:inline distT="0" distB="0" distL="0" distR="0" wp14:anchorId="513896D4" wp14:editId="02FF1DAF">
              <wp:extent cx="510540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05400" cy="2857500"/>
                      </a:xfrm>
                      <a:prstGeom prst="rect">
                        <a:avLst/>
                      </a:prstGeom>
                    </pic:spPr>
                  </pic:pic>
                </a:graphicData>
              </a:graphic>
            </wp:inline>
          </w:drawing>
        </w:r>
      </w:del>
    </w:p>
    <w:p w14:paraId="37083727" w14:textId="77777777" w:rsidR="00504EEE" w:rsidRPr="007957D8" w:rsidRDefault="00504EEE" w:rsidP="004C028F">
      <w:pPr>
        <w:pStyle w:val="Caption"/>
        <w:rPr>
          <w:del w:id="1333" w:author="Steffen and Keith" w:date="2018-03-28T10:31:00Z"/>
        </w:rPr>
      </w:pPr>
      <w:del w:id="1334"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29</w:delText>
        </w:r>
        <w:r w:rsidR="00AF7399">
          <w:rPr>
            <w:i w:val="0"/>
            <w:iCs w:val="0"/>
            <w:noProof/>
          </w:rPr>
          <w:fldChar w:fldCharType="end"/>
        </w:r>
        <w:r>
          <w:delText xml:space="preserve"> - </w:delText>
        </w:r>
        <w:r w:rsidRPr="00847510">
          <w:delText>https://www.hl7.org/fhir/practitioner.html</w:delText>
        </w:r>
      </w:del>
    </w:p>
    <w:p w14:paraId="751895B1" w14:textId="4B31AEF3" w:rsidR="00504EEE" w:rsidRDefault="00685072" w:rsidP="004C028F">
      <w:pPr>
        <w:pStyle w:val="BodyText"/>
        <w:keepNext/>
        <w:rPr>
          <w:ins w:id="1335" w:author="Steffen and Keith" w:date="2018-03-28T10:31:00Z"/>
        </w:rPr>
      </w:pPr>
      <w:ins w:id="1336" w:author="Steffen and Keith" w:date="2018-03-28T10:31:00Z">
        <w:r w:rsidRPr="00963487">
          <w:rPr>
            <w:rFonts w:ascii="Verdana" w:hAnsi="Verdana"/>
            <w:sz w:val="24"/>
            <w:szCs w:val="24"/>
          </w:rPr>
          <w:t xml:space="preserve">See </w:t>
        </w:r>
        <w:r>
          <w:rPr>
            <w:rFonts w:ascii="Verdana" w:hAnsi="Verdana"/>
            <w:sz w:val="24"/>
            <w:szCs w:val="24"/>
          </w:rPr>
          <w:t>Practitioner</w:t>
        </w:r>
        <w:r w:rsidRPr="00963487">
          <w:rPr>
            <w:rFonts w:ascii="Verdana" w:hAnsi="Verdana"/>
            <w:sz w:val="24"/>
            <w:szCs w:val="24"/>
          </w:rPr>
          <w:t xml:space="preserve"> resource in Bundle included in section 3.2</w:t>
        </w:r>
      </w:ins>
    </w:p>
    <w:p w14:paraId="5CE11EB3" w14:textId="77777777" w:rsidR="00355C2D" w:rsidRDefault="00355C2D">
      <w:pPr>
        <w:pStyle w:val="Heading4"/>
      </w:pPr>
      <w:proofErr w:type="spellStart"/>
      <w:r>
        <w:t>PractitionerRole</w:t>
      </w:r>
      <w:proofErr w:type="spellEnd"/>
    </w:p>
    <w:p w14:paraId="10226DD0" w14:textId="77777777" w:rsidR="00504EEE" w:rsidRDefault="00504EEE" w:rsidP="004C028F">
      <w:pPr>
        <w:pStyle w:val="BodyText"/>
        <w:keepNext/>
        <w:rPr>
          <w:del w:id="1337" w:author="Steffen and Keith" w:date="2018-03-28T10:31:00Z"/>
        </w:rPr>
      </w:pPr>
      <w:del w:id="1338" w:author="Steffen and Keith" w:date="2018-03-28T10:31:00Z">
        <w:r>
          <w:rPr>
            <w:noProof/>
          </w:rPr>
          <w:drawing>
            <wp:inline distT="0" distB="0" distL="0" distR="0" wp14:anchorId="647C6D1C" wp14:editId="1472B3DA">
              <wp:extent cx="5006340" cy="39014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06340" cy="3901440"/>
                      </a:xfrm>
                      <a:prstGeom prst="rect">
                        <a:avLst/>
                      </a:prstGeom>
                    </pic:spPr>
                  </pic:pic>
                </a:graphicData>
              </a:graphic>
            </wp:inline>
          </w:drawing>
        </w:r>
      </w:del>
    </w:p>
    <w:p w14:paraId="13DB70A0" w14:textId="77777777" w:rsidR="00504EEE" w:rsidRPr="007957D8" w:rsidRDefault="00504EEE" w:rsidP="004C028F">
      <w:pPr>
        <w:pStyle w:val="Caption"/>
        <w:rPr>
          <w:del w:id="1339" w:author="Steffen and Keith" w:date="2018-03-28T10:31:00Z"/>
        </w:rPr>
      </w:pPr>
      <w:del w:id="1340"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30</w:delText>
        </w:r>
        <w:r w:rsidR="00AF7399">
          <w:rPr>
            <w:i w:val="0"/>
            <w:iCs w:val="0"/>
            <w:noProof/>
          </w:rPr>
          <w:fldChar w:fldCharType="end"/>
        </w:r>
        <w:r>
          <w:delText xml:space="preserve"> - </w:delText>
        </w:r>
        <w:r w:rsidRPr="00967B12">
          <w:delText>https://www.hl7.org/fhir/practitionerrole.html</w:delText>
        </w:r>
      </w:del>
    </w:p>
    <w:p w14:paraId="589844E7" w14:textId="09C97EB4" w:rsidR="00504EEE" w:rsidRDefault="00685072" w:rsidP="004C028F">
      <w:pPr>
        <w:pStyle w:val="BodyText"/>
        <w:keepNext/>
        <w:rPr>
          <w:ins w:id="1341" w:author="Steffen and Keith" w:date="2018-03-28T10:31:00Z"/>
        </w:rPr>
      </w:pPr>
      <w:ins w:id="1342" w:author="Steffen and Keith" w:date="2018-03-28T10:31:00Z">
        <w:r w:rsidRPr="00963487">
          <w:rPr>
            <w:rFonts w:ascii="Verdana" w:hAnsi="Verdana"/>
            <w:sz w:val="24"/>
            <w:szCs w:val="24"/>
          </w:rPr>
          <w:t xml:space="preserve">See </w:t>
        </w:r>
        <w:proofErr w:type="spellStart"/>
        <w:r>
          <w:rPr>
            <w:rFonts w:ascii="Verdana" w:hAnsi="Verdana"/>
            <w:sz w:val="24"/>
            <w:szCs w:val="24"/>
          </w:rPr>
          <w:t>PractitionerRole</w:t>
        </w:r>
        <w:proofErr w:type="spellEnd"/>
        <w:r w:rsidRPr="00963487">
          <w:rPr>
            <w:rFonts w:ascii="Verdana" w:hAnsi="Verdana"/>
            <w:sz w:val="24"/>
            <w:szCs w:val="24"/>
          </w:rPr>
          <w:t xml:space="preserve"> resource in Bundle included in section 3.2</w:t>
        </w:r>
      </w:ins>
    </w:p>
    <w:p w14:paraId="4363A1B4" w14:textId="77777777" w:rsidR="00355C2D" w:rsidRDefault="00355C2D">
      <w:pPr>
        <w:pStyle w:val="Heading4"/>
      </w:pPr>
      <w:r>
        <w:t>Procedure</w:t>
      </w:r>
    </w:p>
    <w:p w14:paraId="0F6A5C29" w14:textId="77777777" w:rsidR="00504EEE" w:rsidRDefault="00504EEE" w:rsidP="004C028F">
      <w:pPr>
        <w:pStyle w:val="BodyText"/>
        <w:keepNext/>
        <w:rPr>
          <w:del w:id="1343" w:author="Steffen and Keith" w:date="2018-03-28T10:31:00Z"/>
        </w:rPr>
      </w:pPr>
      <w:del w:id="1344" w:author="Steffen and Keith" w:date="2018-03-28T10:31:00Z">
        <w:r>
          <w:rPr>
            <w:noProof/>
          </w:rPr>
          <w:drawing>
            <wp:inline distT="0" distB="0" distL="0" distR="0" wp14:anchorId="7FD3D4CE" wp14:editId="7C97CE5B">
              <wp:extent cx="5105400" cy="5654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05400" cy="5654040"/>
                      </a:xfrm>
                      <a:prstGeom prst="rect">
                        <a:avLst/>
                      </a:prstGeom>
                    </pic:spPr>
                  </pic:pic>
                </a:graphicData>
              </a:graphic>
            </wp:inline>
          </w:drawing>
        </w:r>
      </w:del>
    </w:p>
    <w:p w14:paraId="7E5E3994" w14:textId="77777777" w:rsidR="00504EEE" w:rsidRPr="007957D8" w:rsidRDefault="00504EEE" w:rsidP="004C028F">
      <w:pPr>
        <w:pStyle w:val="Caption"/>
        <w:rPr>
          <w:del w:id="1345" w:author="Steffen and Keith" w:date="2018-03-28T10:31:00Z"/>
        </w:rPr>
      </w:pPr>
      <w:del w:id="1346"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31</w:delText>
        </w:r>
        <w:r w:rsidR="00AF7399">
          <w:rPr>
            <w:i w:val="0"/>
            <w:iCs w:val="0"/>
            <w:noProof/>
          </w:rPr>
          <w:fldChar w:fldCharType="end"/>
        </w:r>
        <w:r>
          <w:delText xml:space="preserve"> - </w:delText>
        </w:r>
        <w:r w:rsidRPr="00AE4C6D">
          <w:delText>https://www.hl7.org/fhir/procedure.html</w:delText>
        </w:r>
      </w:del>
    </w:p>
    <w:p w14:paraId="509382DA" w14:textId="27F9C6CF" w:rsidR="00504EEE" w:rsidRDefault="00685072" w:rsidP="004C028F">
      <w:pPr>
        <w:pStyle w:val="BodyText"/>
        <w:keepNext/>
        <w:rPr>
          <w:ins w:id="1347" w:author="Steffen and Keith" w:date="2018-03-28T10:31:00Z"/>
        </w:rPr>
      </w:pPr>
      <w:ins w:id="1348" w:author="Steffen and Keith" w:date="2018-03-28T10:31:00Z">
        <w:r w:rsidRPr="00963487">
          <w:rPr>
            <w:rFonts w:ascii="Verdana" w:hAnsi="Verdana"/>
            <w:sz w:val="24"/>
            <w:szCs w:val="24"/>
          </w:rPr>
          <w:t xml:space="preserve">See </w:t>
        </w:r>
        <w:r>
          <w:rPr>
            <w:rFonts w:ascii="Verdana" w:hAnsi="Verdana"/>
            <w:sz w:val="24"/>
            <w:szCs w:val="24"/>
          </w:rPr>
          <w:t>Procedure</w:t>
        </w:r>
        <w:r w:rsidRPr="00963487">
          <w:rPr>
            <w:rFonts w:ascii="Verdana" w:hAnsi="Verdana"/>
            <w:sz w:val="24"/>
            <w:szCs w:val="24"/>
          </w:rPr>
          <w:t xml:space="preserve"> resource in Bundle included in section 3.2</w:t>
        </w:r>
      </w:ins>
    </w:p>
    <w:p w14:paraId="603F46B6" w14:textId="66D46C12" w:rsidR="00355C2D" w:rsidRDefault="00355C2D">
      <w:pPr>
        <w:pStyle w:val="Heading4"/>
      </w:pPr>
      <w:proofErr w:type="spellStart"/>
      <w:r>
        <w:t>ProcessRequest</w:t>
      </w:r>
      <w:proofErr w:type="spellEnd"/>
      <w:del w:id="1349" w:author="Steffen and Keith" w:date="2018-03-28T10:31:00Z">
        <w:r>
          <w:delText xml:space="preserve"> </w:delText>
        </w:r>
      </w:del>
    </w:p>
    <w:p w14:paraId="7E42E7D8" w14:textId="77777777" w:rsidR="00504EEE" w:rsidRDefault="00504EEE" w:rsidP="004C028F">
      <w:pPr>
        <w:pStyle w:val="BodyText"/>
        <w:keepNext/>
        <w:rPr>
          <w:del w:id="1350" w:author="Steffen and Keith" w:date="2018-03-28T10:31:00Z"/>
        </w:rPr>
      </w:pPr>
      <w:del w:id="1351" w:author="Steffen and Keith" w:date="2018-03-28T10:31:00Z">
        <w:r>
          <w:rPr>
            <w:noProof/>
          </w:rPr>
          <w:drawing>
            <wp:inline distT="0" distB="0" distL="0" distR="0" wp14:anchorId="17183844" wp14:editId="17334267">
              <wp:extent cx="5097780" cy="51054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97780" cy="5105400"/>
                      </a:xfrm>
                      <a:prstGeom prst="rect">
                        <a:avLst/>
                      </a:prstGeom>
                    </pic:spPr>
                  </pic:pic>
                </a:graphicData>
              </a:graphic>
            </wp:inline>
          </w:drawing>
        </w:r>
      </w:del>
    </w:p>
    <w:p w14:paraId="67C54C97" w14:textId="77777777" w:rsidR="00504EEE" w:rsidRPr="007957D8" w:rsidRDefault="00504EEE" w:rsidP="004C028F">
      <w:pPr>
        <w:pStyle w:val="Caption"/>
        <w:rPr>
          <w:del w:id="1352" w:author="Steffen and Keith" w:date="2018-03-28T10:31:00Z"/>
        </w:rPr>
      </w:pPr>
      <w:del w:id="1353"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32</w:delText>
        </w:r>
        <w:r w:rsidR="00AF7399">
          <w:rPr>
            <w:i w:val="0"/>
            <w:iCs w:val="0"/>
            <w:noProof/>
          </w:rPr>
          <w:fldChar w:fldCharType="end"/>
        </w:r>
        <w:r>
          <w:delText xml:space="preserve"> - </w:delText>
        </w:r>
        <w:r w:rsidRPr="002E08A5">
          <w:delText>https://www.hl7.org/fhir/procedurerequest.html</w:delText>
        </w:r>
      </w:del>
    </w:p>
    <w:p w14:paraId="2E2ED522" w14:textId="1A661F1B" w:rsidR="00504EEE" w:rsidRDefault="00685072" w:rsidP="004C028F">
      <w:pPr>
        <w:pStyle w:val="BodyText"/>
        <w:keepNext/>
        <w:rPr>
          <w:ins w:id="1354" w:author="Steffen and Keith" w:date="2018-03-28T10:31:00Z"/>
        </w:rPr>
      </w:pPr>
      <w:ins w:id="1355" w:author="Steffen and Keith" w:date="2018-03-28T10:31:00Z">
        <w:r w:rsidRPr="00963487">
          <w:rPr>
            <w:rFonts w:ascii="Verdana" w:hAnsi="Verdana"/>
            <w:sz w:val="24"/>
            <w:szCs w:val="24"/>
          </w:rPr>
          <w:t xml:space="preserve">See </w:t>
        </w:r>
        <w:proofErr w:type="spellStart"/>
        <w:r>
          <w:rPr>
            <w:rFonts w:ascii="Verdana" w:hAnsi="Verdana"/>
            <w:sz w:val="24"/>
            <w:szCs w:val="24"/>
          </w:rPr>
          <w:t>ProcessRequest</w:t>
        </w:r>
        <w:proofErr w:type="spellEnd"/>
        <w:r w:rsidRPr="00963487">
          <w:rPr>
            <w:rFonts w:ascii="Verdana" w:hAnsi="Verdana"/>
            <w:sz w:val="24"/>
            <w:szCs w:val="24"/>
          </w:rPr>
          <w:t xml:space="preserve"> resource in Bundle included in section 3.2</w:t>
        </w:r>
      </w:ins>
    </w:p>
    <w:p w14:paraId="7688A987" w14:textId="248717A7" w:rsidR="00355C2D" w:rsidRDefault="00355C2D">
      <w:pPr>
        <w:pStyle w:val="Heading4"/>
      </w:pPr>
      <w:proofErr w:type="spellStart"/>
      <w:r>
        <w:t>ProcessResponse</w:t>
      </w:r>
      <w:proofErr w:type="spellEnd"/>
      <w:del w:id="1356" w:author="Steffen and Keith" w:date="2018-03-28T10:31:00Z">
        <w:r>
          <w:delText xml:space="preserve"> </w:delText>
        </w:r>
      </w:del>
    </w:p>
    <w:p w14:paraId="6DA317EA" w14:textId="77777777" w:rsidR="00504EEE" w:rsidRDefault="00504EEE" w:rsidP="004C028F">
      <w:pPr>
        <w:pStyle w:val="BodyText"/>
        <w:keepNext/>
        <w:rPr>
          <w:del w:id="1357" w:author="Steffen and Keith" w:date="2018-03-28T10:31:00Z"/>
        </w:rPr>
      </w:pPr>
      <w:del w:id="1358" w:author="Steffen and Keith" w:date="2018-03-28T10:31:00Z">
        <w:r>
          <w:rPr>
            <w:noProof/>
          </w:rPr>
          <w:drawing>
            <wp:inline distT="0" distB="0" distL="0" distR="0" wp14:anchorId="4144C5F4" wp14:editId="066B04B3">
              <wp:extent cx="5082540" cy="27051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82540" cy="2705100"/>
                      </a:xfrm>
                      <a:prstGeom prst="rect">
                        <a:avLst/>
                      </a:prstGeom>
                    </pic:spPr>
                  </pic:pic>
                </a:graphicData>
              </a:graphic>
            </wp:inline>
          </w:drawing>
        </w:r>
      </w:del>
    </w:p>
    <w:p w14:paraId="24D95955" w14:textId="77777777" w:rsidR="00504EEE" w:rsidRPr="007957D8" w:rsidRDefault="00504EEE" w:rsidP="004C028F">
      <w:pPr>
        <w:pStyle w:val="Caption"/>
        <w:rPr>
          <w:del w:id="1359" w:author="Steffen and Keith" w:date="2018-03-28T10:31:00Z"/>
        </w:rPr>
      </w:pPr>
      <w:del w:id="1360"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33</w:delText>
        </w:r>
        <w:r w:rsidR="00AF7399">
          <w:rPr>
            <w:i w:val="0"/>
            <w:iCs w:val="0"/>
            <w:noProof/>
          </w:rPr>
          <w:fldChar w:fldCharType="end"/>
        </w:r>
        <w:r>
          <w:delText xml:space="preserve"> - </w:delText>
        </w:r>
        <w:r w:rsidRPr="00FB66BA">
          <w:delText>https://www.hl7.org/fhir/processresponse.html</w:delText>
        </w:r>
      </w:del>
    </w:p>
    <w:p w14:paraId="664E00A3" w14:textId="36A30F06" w:rsidR="00504EEE" w:rsidRDefault="00685072" w:rsidP="004C028F">
      <w:pPr>
        <w:pStyle w:val="BodyText"/>
        <w:keepNext/>
        <w:rPr>
          <w:ins w:id="1361" w:author="Steffen and Keith" w:date="2018-03-28T10:31:00Z"/>
        </w:rPr>
      </w:pPr>
      <w:ins w:id="1362" w:author="Steffen and Keith" w:date="2018-03-28T10:31:00Z">
        <w:r w:rsidRPr="00963487">
          <w:rPr>
            <w:rFonts w:ascii="Verdana" w:hAnsi="Verdana"/>
            <w:sz w:val="24"/>
            <w:szCs w:val="24"/>
          </w:rPr>
          <w:t xml:space="preserve">See </w:t>
        </w:r>
        <w:proofErr w:type="spellStart"/>
        <w:r>
          <w:rPr>
            <w:rFonts w:ascii="Verdana" w:hAnsi="Verdana"/>
            <w:sz w:val="24"/>
            <w:szCs w:val="24"/>
          </w:rPr>
          <w:t>ProcessResponse</w:t>
        </w:r>
        <w:proofErr w:type="spellEnd"/>
        <w:r w:rsidRPr="00963487">
          <w:rPr>
            <w:rFonts w:ascii="Verdana" w:hAnsi="Verdana"/>
            <w:sz w:val="24"/>
            <w:szCs w:val="24"/>
          </w:rPr>
          <w:t xml:space="preserve"> resource in Bundle included in section 3.2</w:t>
        </w:r>
      </w:ins>
    </w:p>
    <w:p w14:paraId="73DC9215" w14:textId="77777777" w:rsidR="00355C2D" w:rsidRDefault="00355C2D">
      <w:pPr>
        <w:pStyle w:val="Heading4"/>
      </w:pPr>
      <w:r>
        <w:t>Task</w:t>
      </w:r>
    </w:p>
    <w:p w14:paraId="529FFF73" w14:textId="77777777" w:rsidR="00504EEE" w:rsidRDefault="00504EEE" w:rsidP="004C028F">
      <w:pPr>
        <w:pStyle w:val="BodyText"/>
        <w:keepNext/>
        <w:rPr>
          <w:del w:id="1363" w:author="Steffen and Keith" w:date="2018-03-28T10:31:00Z"/>
        </w:rPr>
      </w:pPr>
      <w:del w:id="1364" w:author="Steffen and Keith" w:date="2018-03-28T10:31:00Z">
        <w:r>
          <w:rPr>
            <w:noProof/>
          </w:rPr>
          <w:drawing>
            <wp:inline distT="0" distB="0" distL="0" distR="0" wp14:anchorId="29DE6F27" wp14:editId="555B01EF">
              <wp:extent cx="2560320" cy="5951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60320" cy="5951220"/>
                      </a:xfrm>
                      <a:prstGeom prst="rect">
                        <a:avLst/>
                      </a:prstGeom>
                    </pic:spPr>
                  </pic:pic>
                </a:graphicData>
              </a:graphic>
            </wp:inline>
          </w:drawing>
        </w:r>
      </w:del>
    </w:p>
    <w:p w14:paraId="5F17AFFF" w14:textId="77777777" w:rsidR="00504EEE" w:rsidRPr="007957D8" w:rsidRDefault="00504EEE" w:rsidP="004C028F">
      <w:pPr>
        <w:pStyle w:val="Caption"/>
        <w:rPr>
          <w:del w:id="1365" w:author="Steffen and Keith" w:date="2018-03-28T10:31:00Z"/>
        </w:rPr>
      </w:pPr>
      <w:del w:id="1366" w:author="Steffen and Keith" w:date="2018-03-28T10:31:00Z">
        <w:r>
          <w:delText xml:space="preserve">Figure </w:delText>
        </w:r>
        <w:r w:rsidR="00AF7399">
          <w:rPr>
            <w:i w:val="0"/>
            <w:iCs w:val="0"/>
          </w:rPr>
          <w:fldChar w:fldCharType="begin"/>
        </w:r>
        <w:r w:rsidR="00AF7399">
          <w:delInstrText xml:space="preserve"> SEQ Figure \* ARABIC </w:delInstrText>
        </w:r>
        <w:r w:rsidR="00AF7399">
          <w:rPr>
            <w:i w:val="0"/>
            <w:iCs w:val="0"/>
          </w:rPr>
          <w:fldChar w:fldCharType="separate"/>
        </w:r>
        <w:r w:rsidR="00A337DD">
          <w:rPr>
            <w:noProof/>
          </w:rPr>
          <w:delText>34</w:delText>
        </w:r>
        <w:r w:rsidR="00AF7399">
          <w:rPr>
            <w:i w:val="0"/>
            <w:iCs w:val="0"/>
            <w:noProof/>
          </w:rPr>
          <w:fldChar w:fldCharType="end"/>
        </w:r>
        <w:r>
          <w:delText xml:space="preserve"> - </w:delText>
        </w:r>
        <w:r w:rsidRPr="00E0220F">
          <w:delText>https://www.hl7.org/fhir/task.html</w:delText>
        </w:r>
      </w:del>
    </w:p>
    <w:p w14:paraId="2AC7C5F2" w14:textId="77777777" w:rsidR="00355C2D" w:rsidRPr="007957D8" w:rsidRDefault="00355C2D" w:rsidP="004C028F">
      <w:pPr>
        <w:pStyle w:val="BodyText"/>
        <w:rPr>
          <w:del w:id="1367" w:author="Steffen and Keith" w:date="2018-03-28T10:31:00Z"/>
        </w:rPr>
      </w:pPr>
    </w:p>
    <w:p w14:paraId="4D019580" w14:textId="77777777" w:rsidR="00377177" w:rsidRPr="004C028F" w:rsidRDefault="00377177" w:rsidP="004C028F">
      <w:pPr>
        <w:pStyle w:val="Heading3"/>
        <w:rPr>
          <w:del w:id="1368" w:author="Steffen and Keith" w:date="2018-03-28T10:31:00Z"/>
          <w:szCs w:val="24"/>
        </w:rPr>
      </w:pPr>
      <w:del w:id="1369" w:author="Steffen and Keith" w:date="2018-03-28T10:31:00Z">
        <w:r w:rsidRPr="004C028F">
          <w:rPr>
            <w:szCs w:val="24"/>
          </w:rPr>
          <w:delText xml:space="preserve">Embedded following </w:delText>
        </w:r>
        <w:r w:rsidR="0011372C" w:rsidRPr="0011372C">
          <w:rPr>
            <w:szCs w:val="24"/>
          </w:rPr>
          <w:delText>columns</w:delText>
        </w:r>
        <w:r w:rsidRPr="004C028F">
          <w:rPr>
            <w:szCs w:val="24"/>
          </w:rPr>
          <w:delText>:</w:delText>
        </w:r>
      </w:del>
    </w:p>
    <w:p w14:paraId="50D13F5E" w14:textId="77777777" w:rsidR="00377177" w:rsidRPr="004C028F" w:rsidRDefault="00377177" w:rsidP="00377177">
      <w:pPr>
        <w:pStyle w:val="Heading4"/>
        <w:keepNext w:val="0"/>
        <w:numPr>
          <w:ilvl w:val="0"/>
          <w:numId w:val="21"/>
        </w:numPr>
        <w:rPr>
          <w:del w:id="1370" w:author="Steffen and Keith" w:date="2018-03-28T10:31:00Z"/>
          <w:b w:val="0"/>
          <w:szCs w:val="24"/>
        </w:rPr>
      </w:pPr>
      <w:del w:id="1371" w:author="Steffen and Keith" w:date="2018-03-28T10:31:00Z">
        <w:r w:rsidRPr="004C028F">
          <w:rPr>
            <w:b w:val="0"/>
            <w:szCs w:val="24"/>
          </w:rPr>
          <w:delText>Element #</w:delText>
        </w:r>
      </w:del>
    </w:p>
    <w:p w14:paraId="0678DA42" w14:textId="77777777" w:rsidR="00377177" w:rsidRPr="004C028F" w:rsidRDefault="00377177" w:rsidP="00377177">
      <w:pPr>
        <w:pStyle w:val="Heading4"/>
        <w:keepNext w:val="0"/>
        <w:numPr>
          <w:ilvl w:val="0"/>
          <w:numId w:val="21"/>
        </w:numPr>
        <w:rPr>
          <w:del w:id="1372" w:author="Steffen and Keith" w:date="2018-03-28T10:31:00Z"/>
          <w:b w:val="0"/>
          <w:szCs w:val="24"/>
        </w:rPr>
      </w:pPr>
      <w:del w:id="1373" w:author="Steffen and Keith" w:date="2018-03-28T10:31:00Z">
        <w:r w:rsidRPr="004C028F">
          <w:rPr>
            <w:b w:val="0"/>
            <w:szCs w:val="24"/>
          </w:rPr>
          <w:delText>Max Length</w:delText>
        </w:r>
      </w:del>
    </w:p>
    <w:p w14:paraId="6559D909" w14:textId="77777777" w:rsidR="00377177" w:rsidRPr="004C028F" w:rsidRDefault="00377177" w:rsidP="00377177">
      <w:pPr>
        <w:pStyle w:val="Heading4"/>
        <w:keepNext w:val="0"/>
        <w:numPr>
          <w:ilvl w:val="0"/>
          <w:numId w:val="21"/>
        </w:numPr>
        <w:rPr>
          <w:del w:id="1374" w:author="Steffen and Keith" w:date="2018-03-28T10:31:00Z"/>
          <w:b w:val="0"/>
          <w:szCs w:val="24"/>
        </w:rPr>
      </w:pPr>
      <w:del w:id="1375" w:author="Steffen and Keith" w:date="2018-03-28T10:31:00Z">
        <w:r w:rsidRPr="004C028F">
          <w:rPr>
            <w:b w:val="0"/>
            <w:szCs w:val="24"/>
          </w:rPr>
          <w:delText>FSC Transaction Location</w:delText>
        </w:r>
      </w:del>
    </w:p>
    <w:p w14:paraId="42E81DEA" w14:textId="77777777" w:rsidR="00377177" w:rsidRPr="004C028F" w:rsidRDefault="00377177" w:rsidP="00377177">
      <w:pPr>
        <w:pStyle w:val="BodyText"/>
        <w:numPr>
          <w:ilvl w:val="0"/>
          <w:numId w:val="21"/>
        </w:numPr>
        <w:rPr>
          <w:del w:id="1376" w:author="Steffen and Keith" w:date="2018-03-28T10:31:00Z"/>
          <w:rFonts w:ascii="Verdana" w:hAnsi="Verdana"/>
          <w:sz w:val="24"/>
          <w:szCs w:val="24"/>
          <w:lang w:eastAsia="en-US"/>
        </w:rPr>
      </w:pPr>
      <w:del w:id="1377" w:author="Steffen and Keith" w:date="2018-03-28T10:31:00Z">
        <w:r w:rsidRPr="004C028F">
          <w:rPr>
            <w:rFonts w:ascii="Verdana" w:hAnsi="Verdana"/>
            <w:sz w:val="24"/>
            <w:szCs w:val="24"/>
            <w:lang w:eastAsia="en-US"/>
          </w:rPr>
          <w:delText>FSC Comments</w:delText>
        </w:r>
      </w:del>
    </w:p>
    <w:p w14:paraId="5DD06635" w14:textId="77777777" w:rsidR="00377177" w:rsidRPr="004C028F" w:rsidRDefault="00377177" w:rsidP="00377177">
      <w:pPr>
        <w:pStyle w:val="BodyText"/>
        <w:numPr>
          <w:ilvl w:val="0"/>
          <w:numId w:val="21"/>
        </w:numPr>
        <w:rPr>
          <w:del w:id="1378" w:author="Steffen and Keith" w:date="2018-03-28T10:31:00Z"/>
          <w:rFonts w:ascii="Verdana" w:hAnsi="Verdana"/>
          <w:sz w:val="24"/>
          <w:szCs w:val="24"/>
          <w:lang w:eastAsia="en-US"/>
        </w:rPr>
      </w:pPr>
      <w:del w:id="1379" w:author="Steffen and Keith" w:date="2018-03-28T10:31:00Z">
        <w:r w:rsidRPr="004C028F">
          <w:rPr>
            <w:rFonts w:ascii="Verdana" w:hAnsi="Verdana"/>
            <w:sz w:val="24"/>
            <w:szCs w:val="24"/>
            <w:lang w:eastAsia="en-US"/>
          </w:rPr>
          <w:delText>FHIR Resource</w:delText>
        </w:r>
      </w:del>
    </w:p>
    <w:p w14:paraId="1EEDF50B" w14:textId="77777777" w:rsidR="00377177" w:rsidRPr="004C028F" w:rsidRDefault="00377177" w:rsidP="00377177">
      <w:pPr>
        <w:pStyle w:val="BodyText"/>
        <w:numPr>
          <w:ilvl w:val="0"/>
          <w:numId w:val="21"/>
        </w:numPr>
        <w:rPr>
          <w:del w:id="1380" w:author="Steffen and Keith" w:date="2018-03-28T10:31:00Z"/>
          <w:rFonts w:ascii="Verdana" w:hAnsi="Verdana"/>
          <w:sz w:val="24"/>
          <w:szCs w:val="24"/>
          <w:lang w:eastAsia="en-US"/>
        </w:rPr>
      </w:pPr>
      <w:del w:id="1381" w:author="Steffen and Keith" w:date="2018-03-28T10:31:00Z">
        <w:r w:rsidRPr="004C028F">
          <w:rPr>
            <w:rFonts w:ascii="Verdana" w:hAnsi="Verdana"/>
            <w:sz w:val="24"/>
            <w:szCs w:val="24"/>
            <w:lang w:eastAsia="en-US"/>
          </w:rPr>
          <w:delText>TASCore Comments</w:delText>
        </w:r>
      </w:del>
    </w:p>
    <w:p w14:paraId="57DBA7E1" w14:textId="69772B65" w:rsidR="00504EEE" w:rsidRDefault="00685072" w:rsidP="004C028F">
      <w:pPr>
        <w:pStyle w:val="BodyText"/>
        <w:keepNext/>
        <w:rPr>
          <w:ins w:id="1382" w:author="Steffen and Keith" w:date="2018-03-28T10:31:00Z"/>
        </w:rPr>
      </w:pPr>
      <w:ins w:id="1383" w:author="Steffen and Keith" w:date="2018-03-28T10:31:00Z">
        <w:r w:rsidRPr="00963487">
          <w:rPr>
            <w:rFonts w:ascii="Verdana" w:hAnsi="Verdana"/>
            <w:sz w:val="24"/>
            <w:szCs w:val="24"/>
          </w:rPr>
          <w:t xml:space="preserve">See </w:t>
        </w:r>
        <w:r>
          <w:rPr>
            <w:rFonts w:ascii="Verdana" w:hAnsi="Verdana"/>
            <w:sz w:val="24"/>
            <w:szCs w:val="24"/>
          </w:rPr>
          <w:t>Task</w:t>
        </w:r>
        <w:r w:rsidRPr="00963487">
          <w:rPr>
            <w:rFonts w:ascii="Verdana" w:hAnsi="Verdana"/>
            <w:sz w:val="24"/>
            <w:szCs w:val="24"/>
          </w:rPr>
          <w:t xml:space="preserve"> resource in Bundle included in section 3.2</w:t>
        </w:r>
      </w:ins>
    </w:p>
    <w:p w14:paraId="35DB4FD3" w14:textId="77777777" w:rsidR="00685072" w:rsidRDefault="00685072" w:rsidP="004C028F">
      <w:pPr>
        <w:pStyle w:val="BodyText"/>
        <w:rPr>
          <w:ins w:id="1384" w:author="Steffen and Keith" w:date="2018-03-28T10:31:00Z"/>
        </w:rPr>
      </w:pPr>
    </w:p>
    <w:p w14:paraId="721C9D7E" w14:textId="77777777" w:rsidR="00685072" w:rsidRDefault="00685072" w:rsidP="004C028F">
      <w:pPr>
        <w:pStyle w:val="BodyText"/>
        <w:rPr>
          <w:ins w:id="1385" w:author="Steffen and Keith" w:date="2018-03-28T10:31:00Z"/>
        </w:rPr>
      </w:pPr>
    </w:p>
    <w:p w14:paraId="12862062" w14:textId="77777777" w:rsidR="00355C2D" w:rsidRPr="007957D8" w:rsidRDefault="00355C2D" w:rsidP="004C028F">
      <w:pPr>
        <w:pStyle w:val="BodyText"/>
        <w:rPr>
          <w:ins w:id="1386" w:author="Steffen and Keith" w:date="2018-03-28T10:31:00Z"/>
        </w:rPr>
      </w:pPr>
    </w:p>
    <w:p w14:paraId="3E44121D" w14:textId="76C4AFC1" w:rsidR="00377177" w:rsidRDefault="000B7DC5">
      <w:pPr>
        <w:pStyle w:val="Heading3"/>
        <w:rPr>
          <w:ins w:id="1387" w:author="Steffen Maerdian" w:date="2018-04-19T11:18:00Z"/>
          <w:szCs w:val="24"/>
        </w:rPr>
      </w:pPr>
      <w:bookmarkStart w:id="1388" w:name="_Toc512607056"/>
      <w:ins w:id="1389" w:author="Steffen and Keith" w:date="2018-03-28T10:31:00Z">
        <w:r>
          <w:rPr>
            <w:szCs w:val="24"/>
          </w:rPr>
          <w:t>Mapping Sheets</w:t>
        </w:r>
      </w:ins>
      <w:bookmarkEnd w:id="1388"/>
    </w:p>
    <w:p w14:paraId="729765EA" w14:textId="244FAE5D" w:rsidR="00E56159" w:rsidRPr="00C40EB4" w:rsidRDefault="00E56159">
      <w:pPr>
        <w:pStyle w:val="BodyText"/>
        <w:rPr>
          <w:ins w:id="1390" w:author="Steffen and Keith" w:date="2018-03-28T10:31:00Z"/>
        </w:rPr>
        <w:pPrChange w:id="1391" w:author="Steffen Maerdian" w:date="2018-04-19T11:18:00Z">
          <w:pPr>
            <w:pStyle w:val="Heading3"/>
          </w:pPr>
        </w:pPrChange>
      </w:pPr>
      <w:ins w:id="1392" w:author="Steffen Maerdian" w:date="2018-04-19T11:18:00Z">
        <w:r>
          <w:rPr>
            <w:lang w:eastAsia="en-US"/>
          </w:rPr>
          <w:object w:dxaOrig="1532" w:dyaOrig="991" w14:anchorId="003CEE60">
            <v:shape id="_x0000_i1027" type="#_x0000_t75" style="width:76.5pt;height:49.5pt" o:ole="">
              <v:imagedata r:id="rId65" o:title=""/>
            </v:shape>
            <o:OLEObject Type="Embed" ProgID="Excel.Sheet.12" ShapeID="_x0000_i1027" DrawAspect="Icon" ObjectID="_1587548374" r:id="rId66"/>
          </w:object>
        </w:r>
      </w:ins>
      <w:ins w:id="1393" w:author="Steffen Maerdian" w:date="2018-04-19T11:19:00Z">
        <w:r>
          <w:rPr>
            <w:lang w:eastAsia="en-US"/>
          </w:rPr>
          <w:object w:dxaOrig="1532" w:dyaOrig="991" w14:anchorId="1FE0E8EC">
            <v:shape id="_x0000_i1028" type="#_x0000_t75" style="width:76.5pt;height:49.5pt" o:ole="">
              <v:imagedata r:id="rId67" o:title=""/>
            </v:shape>
            <o:OLEObject Type="Embed" ProgID="Excel.Sheet.12" ShapeID="_x0000_i1028" DrawAspect="Icon" ObjectID="_1587548375" r:id="rId68"/>
          </w:object>
        </w:r>
      </w:ins>
    </w:p>
    <w:p w14:paraId="42E24F3A" w14:textId="1433E76C" w:rsidR="007D0D45" w:rsidRDefault="007D0D45" w:rsidP="007D0D45">
      <w:pPr>
        <w:pStyle w:val="BodyText"/>
        <w:rPr>
          <w:ins w:id="1394" w:author="Steffen and Keith" w:date="2018-03-28T10:31:00Z"/>
          <w:lang w:eastAsia="en-US"/>
        </w:rPr>
      </w:pPr>
    </w:p>
    <w:p w14:paraId="1FCD3EA4" w14:textId="4C90974D" w:rsidR="007D0D45" w:rsidRPr="007D0D45" w:rsidDel="00B602CD" w:rsidRDefault="007D0D45" w:rsidP="007D0D45">
      <w:pPr>
        <w:pStyle w:val="BodyText"/>
        <w:rPr>
          <w:ins w:id="1395" w:author="Steffen and Keith" w:date="2018-03-28T10:31:00Z"/>
          <w:del w:id="1396" w:author="Keith Oulson" w:date="2018-04-18T09:23:00Z"/>
          <w:rFonts w:ascii="Verdana" w:hAnsi="Verdana"/>
          <w:sz w:val="24"/>
          <w:szCs w:val="24"/>
          <w:lang w:eastAsia="en-US"/>
        </w:rPr>
      </w:pPr>
      <w:ins w:id="1397" w:author="Steffen and Keith" w:date="2018-03-28T10:31:00Z">
        <w:del w:id="1398" w:author="Keith Oulson" w:date="2018-04-18T09:23:00Z">
          <w:r w:rsidDel="00B602CD">
            <w:rPr>
              <w:rFonts w:ascii="Verdana" w:hAnsi="Verdana"/>
              <w:sz w:val="24"/>
              <w:szCs w:val="24"/>
              <w:lang w:eastAsia="en-US"/>
            </w:rPr>
            <w:delText xml:space="preserve">These have been reviewed by the product team only. The FSC team did not deliver review remarks </w:delText>
          </w:r>
          <w:r w:rsidR="00EB0EC2" w:rsidDel="00B602CD">
            <w:rPr>
              <w:rFonts w:ascii="Verdana" w:hAnsi="Verdana"/>
              <w:sz w:val="24"/>
              <w:szCs w:val="24"/>
              <w:lang w:eastAsia="en-US"/>
            </w:rPr>
            <w:delText>on the due date</w:delText>
          </w:r>
          <w:r w:rsidDel="00B602CD">
            <w:rPr>
              <w:rFonts w:ascii="Verdana" w:hAnsi="Verdana"/>
              <w:sz w:val="24"/>
              <w:szCs w:val="24"/>
              <w:lang w:eastAsia="en-US"/>
            </w:rPr>
            <w:delText>.</w:delText>
          </w:r>
          <w:bookmarkStart w:id="1399" w:name="_Toc512606953"/>
          <w:bookmarkStart w:id="1400" w:name="_Toc512607057"/>
          <w:bookmarkEnd w:id="1399"/>
          <w:bookmarkEnd w:id="1400"/>
        </w:del>
      </w:ins>
    </w:p>
    <w:p w14:paraId="48318682" w14:textId="4AF01B9D" w:rsidR="000B7DC5" w:rsidRPr="00820D16" w:rsidDel="00E56159" w:rsidRDefault="00B602CD" w:rsidP="00820D16">
      <w:pPr>
        <w:pStyle w:val="BodyText"/>
        <w:rPr>
          <w:ins w:id="1401" w:author="Steffen and Keith" w:date="2018-03-28T10:31:00Z"/>
          <w:del w:id="1402" w:author="Steffen Maerdian" w:date="2018-04-19T11:18:00Z"/>
        </w:rPr>
      </w:pPr>
      <w:ins w:id="1403" w:author="Keith Oulson" w:date="2018-04-18T09:24:00Z">
        <w:del w:id="1404" w:author="Steffen Maerdian" w:date="2018-04-19T11:18:00Z">
          <w:r w:rsidDel="00E56159">
            <w:object w:dxaOrig="1551" w:dyaOrig="1004" w14:anchorId="6D2AC638">
              <v:shape id="_x0000_i1029" type="#_x0000_t75" style="width:77.25pt;height:50.25pt" o:ole="">
                <v:imagedata r:id="rId69" o:title=""/>
              </v:shape>
              <o:OLEObject Type="Embed" ProgID="Excel.Sheet.12" ShapeID="_x0000_i1029" DrawAspect="Icon" ObjectID="_1587548376" r:id="rId70"/>
            </w:object>
          </w:r>
        </w:del>
      </w:ins>
      <w:ins w:id="1405" w:author="Keith Oulson" w:date="2018-04-18T09:24:00Z">
        <w:del w:id="1406" w:author="Steffen Maerdian" w:date="2018-04-19T11:18:00Z">
          <w:r w:rsidDel="00E56159">
            <w:tab/>
          </w:r>
        </w:del>
      </w:ins>
      <w:bookmarkStart w:id="1407" w:name="_Toc512606954"/>
      <w:bookmarkStart w:id="1408" w:name="_Toc512607058"/>
      <w:bookmarkEnd w:id="1407"/>
      <w:bookmarkEnd w:id="1408"/>
    </w:p>
    <w:p w14:paraId="076CFB9E" w14:textId="51665BBD" w:rsidR="000B7DC5" w:rsidDel="00E56159" w:rsidRDefault="00CA2935" w:rsidP="00820D16">
      <w:pPr>
        <w:pStyle w:val="BodyText"/>
        <w:rPr>
          <w:ins w:id="1409" w:author="Steffen and Keith" w:date="2018-03-28T10:31:00Z"/>
          <w:del w:id="1410" w:author="Steffen Maerdian" w:date="2018-04-19T11:18:00Z"/>
        </w:rPr>
      </w:pPr>
      <w:ins w:id="1411" w:author="Steffen and Keith" w:date="2018-03-28T10:31:00Z">
        <w:del w:id="1412" w:author="Steffen Maerdian" w:date="2018-04-19T11:18:00Z">
          <w:r w:rsidDel="00E56159">
            <w:rPr>
              <w:lang w:eastAsia="en-US"/>
            </w:rPr>
            <w:object w:dxaOrig="1579" w:dyaOrig="1022" w14:anchorId="60166F1C">
              <v:shape id="_x0000_i1030" type="#_x0000_t75" style="width:79.5pt;height:51pt" o:ole="">
                <v:imagedata r:id="rId71" o:title=""/>
              </v:shape>
              <o:OLEObject Type="Embed" ProgID="Excel.Sheet.12" ShapeID="_x0000_i1030" DrawAspect="Icon" ObjectID="_1587548377" r:id="rId72"/>
            </w:object>
          </w:r>
        </w:del>
      </w:ins>
      <w:bookmarkStart w:id="1413" w:name="_Toc512606955"/>
      <w:bookmarkStart w:id="1414" w:name="_Toc512607059"/>
      <w:bookmarkEnd w:id="1413"/>
      <w:bookmarkEnd w:id="1414"/>
    </w:p>
    <w:p w14:paraId="7A97026C" w14:textId="58B2D91D" w:rsidR="000B7DC5" w:rsidRPr="00820D16" w:rsidDel="00E56159" w:rsidRDefault="00B602CD" w:rsidP="00820D16">
      <w:pPr>
        <w:pStyle w:val="BodyText"/>
        <w:rPr>
          <w:ins w:id="1415" w:author="Steffen and Keith" w:date="2018-03-28T10:31:00Z"/>
          <w:del w:id="1416" w:author="Steffen Maerdian" w:date="2018-04-19T11:18:00Z"/>
        </w:rPr>
      </w:pPr>
      <w:ins w:id="1417" w:author="Keith Oulson" w:date="2018-04-18T09:25:00Z">
        <w:del w:id="1418" w:author="Steffen Maerdian" w:date="2018-04-19T11:18:00Z">
          <w:r w:rsidDel="00E56159">
            <w:rPr>
              <w:lang w:eastAsia="en-US"/>
            </w:rPr>
            <w:object w:dxaOrig="1551" w:dyaOrig="1004" w14:anchorId="62094481">
              <v:shape id="_x0000_i1031" type="#_x0000_t75" style="width:77.25pt;height:50.25pt" o:ole="">
                <v:imagedata r:id="rId73" o:title=""/>
              </v:shape>
              <o:OLEObject Type="Embed" ProgID="Excel.Sheet.12" ShapeID="_x0000_i1031" DrawAspect="Icon" ObjectID="_1587548378" r:id="rId74"/>
            </w:object>
          </w:r>
        </w:del>
      </w:ins>
      <w:ins w:id="1419" w:author="Steffen and Keith" w:date="2018-03-28T10:31:00Z">
        <w:del w:id="1420" w:author="Steffen Maerdian" w:date="2018-04-19T11:18:00Z">
          <w:r w:rsidR="000B7DC5" w:rsidDel="00E56159">
            <w:rPr>
              <w:lang w:eastAsia="en-US"/>
            </w:rPr>
            <w:object w:dxaOrig="1540" w:dyaOrig="997" w14:anchorId="158A9DB9">
              <v:shape id="_x0000_i1032" type="#_x0000_t75" style="width:77.25pt;height:49.5pt" o:ole="">
                <v:imagedata r:id="rId75" o:title=""/>
              </v:shape>
              <o:OLEObject Type="Embed" ProgID="Excel.Sheet.12" ShapeID="_x0000_i1032" DrawAspect="Icon" ObjectID="_1587548379" r:id="rId76"/>
            </w:object>
          </w:r>
        </w:del>
      </w:ins>
      <w:bookmarkStart w:id="1421" w:name="_Toc512606956"/>
      <w:bookmarkStart w:id="1422" w:name="_Toc512607060"/>
      <w:bookmarkEnd w:id="1421"/>
      <w:bookmarkEnd w:id="1422"/>
    </w:p>
    <w:p w14:paraId="4A3C9B9F" w14:textId="16FF2D4B" w:rsidR="00B92B9C" w:rsidRPr="00A732C6" w:rsidRDefault="00B92B9C" w:rsidP="00B92B9C">
      <w:pPr>
        <w:pStyle w:val="Heading1"/>
      </w:pPr>
      <w:bookmarkStart w:id="1423" w:name="_Toc512607061"/>
      <w:r w:rsidRPr="00A732C6">
        <w:t xml:space="preserve">Appendix B - </w:t>
      </w:r>
      <w:proofErr w:type="spellStart"/>
      <w:r w:rsidRPr="00A732C6">
        <w:t>TASCore</w:t>
      </w:r>
      <w:proofErr w:type="spellEnd"/>
      <w:r w:rsidRPr="00A732C6">
        <w:t xml:space="preserve"> Mapping Rules</w:t>
      </w:r>
      <w:bookmarkEnd w:id="1423"/>
    </w:p>
    <w:p w14:paraId="33F6C5DC" w14:textId="3C89FD3F" w:rsidR="00E619B8" w:rsidRPr="00820D16" w:rsidRDefault="00E619B8" w:rsidP="00820D16">
      <w:pPr>
        <w:pStyle w:val="BodyText"/>
        <w:rPr>
          <w:moveTo w:id="1424" w:author="Steffen and Keith" w:date="2018-03-28T10:31:00Z"/>
          <w:rFonts w:ascii="Verdana" w:hAnsi="Verdana"/>
          <w:sz w:val="24"/>
          <w:szCs w:val="24"/>
        </w:rPr>
      </w:pPr>
      <w:moveToRangeStart w:id="1425" w:author="Steffen and Keith" w:date="2018-03-28T10:31:00Z" w:name="move509996433"/>
      <w:proofErr w:type="spellStart"/>
      <w:moveTo w:id="1426" w:author="Steffen and Keith" w:date="2018-03-28T10:31:00Z">
        <w:r>
          <w:rPr>
            <w:rFonts w:ascii="Verdana" w:hAnsi="Verdana"/>
            <w:sz w:val="24"/>
            <w:szCs w:val="24"/>
            <w:lang w:eastAsia="en-US"/>
          </w:rPr>
          <w:t>Tbd</w:t>
        </w:r>
        <w:proofErr w:type="spellEnd"/>
      </w:moveTo>
    </w:p>
    <w:p w14:paraId="6289D580" w14:textId="1F6614B4" w:rsidR="00B92B9C" w:rsidRPr="00A732C6" w:rsidRDefault="00B92B9C" w:rsidP="00B92B9C">
      <w:pPr>
        <w:pStyle w:val="Heading1"/>
      </w:pPr>
      <w:bookmarkStart w:id="1427" w:name="_Toc512607062"/>
      <w:moveToRangeEnd w:id="1425"/>
      <w:r w:rsidRPr="00A732C6">
        <w:t xml:space="preserve">Appendix C – </w:t>
      </w:r>
      <w:proofErr w:type="spellStart"/>
      <w:r w:rsidRPr="00A732C6">
        <w:t>TASCore</w:t>
      </w:r>
      <w:proofErr w:type="spellEnd"/>
      <w:r w:rsidRPr="00A732C6">
        <w:t xml:space="preserve"> Default Values</w:t>
      </w:r>
      <w:bookmarkEnd w:id="1427"/>
      <w:del w:id="1428" w:author="Steffen and Keith" w:date="2018-03-28T10:31:00Z">
        <w:r w:rsidRPr="004C028F">
          <w:delText xml:space="preserve"> </w:delText>
        </w:r>
      </w:del>
    </w:p>
    <w:p w14:paraId="16C6B7FA" w14:textId="1BADE9BC" w:rsidR="00E619B8" w:rsidRPr="00820D16" w:rsidRDefault="00E619B8" w:rsidP="00820D16">
      <w:pPr>
        <w:pStyle w:val="BodyText"/>
        <w:rPr>
          <w:moveTo w:id="1429" w:author="Steffen and Keith" w:date="2018-03-28T10:31:00Z"/>
          <w:rFonts w:ascii="Verdana" w:hAnsi="Verdana"/>
          <w:sz w:val="24"/>
          <w:szCs w:val="24"/>
        </w:rPr>
      </w:pPr>
      <w:moveToRangeStart w:id="1430" w:author="Steffen and Keith" w:date="2018-03-28T10:31:00Z" w:name="move509996434"/>
      <w:proofErr w:type="spellStart"/>
      <w:moveTo w:id="1431" w:author="Steffen and Keith" w:date="2018-03-28T10:31:00Z">
        <w:r>
          <w:rPr>
            <w:rFonts w:ascii="Verdana" w:hAnsi="Verdana"/>
            <w:sz w:val="24"/>
            <w:szCs w:val="24"/>
            <w:lang w:eastAsia="en-US"/>
          </w:rPr>
          <w:t>Tbd</w:t>
        </w:r>
        <w:proofErr w:type="spellEnd"/>
      </w:moveTo>
    </w:p>
    <w:p w14:paraId="4286B744" w14:textId="1F34D817" w:rsidR="00B92B9C" w:rsidRPr="00A732C6" w:rsidRDefault="00B92B9C" w:rsidP="00B92B9C">
      <w:pPr>
        <w:pStyle w:val="Heading1"/>
      </w:pPr>
      <w:bookmarkStart w:id="1432" w:name="_Toc512607063"/>
      <w:moveToRangeEnd w:id="1430"/>
      <w:r w:rsidRPr="00A732C6">
        <w:lastRenderedPageBreak/>
        <w:t>Appendix D – FSC Mapping Rules</w:t>
      </w:r>
      <w:bookmarkEnd w:id="1432"/>
    </w:p>
    <w:p w14:paraId="4952BF40" w14:textId="49AF4023" w:rsidR="00E619B8" w:rsidRPr="00820D16" w:rsidRDefault="00E619B8" w:rsidP="00820D16">
      <w:pPr>
        <w:pStyle w:val="BodyText"/>
        <w:rPr>
          <w:moveTo w:id="1433" w:author="Steffen and Keith" w:date="2018-03-28T10:31:00Z"/>
          <w:rFonts w:ascii="Verdana" w:hAnsi="Verdana"/>
          <w:sz w:val="24"/>
          <w:szCs w:val="24"/>
        </w:rPr>
      </w:pPr>
      <w:moveToRangeStart w:id="1434" w:author="Steffen and Keith" w:date="2018-03-28T10:31:00Z" w:name="move509996435"/>
      <w:proofErr w:type="spellStart"/>
      <w:moveTo w:id="1435" w:author="Steffen and Keith" w:date="2018-03-28T10:31:00Z">
        <w:r>
          <w:rPr>
            <w:rFonts w:ascii="Verdana" w:hAnsi="Verdana"/>
            <w:sz w:val="24"/>
            <w:szCs w:val="24"/>
            <w:lang w:eastAsia="en-US"/>
          </w:rPr>
          <w:t>Tbd</w:t>
        </w:r>
        <w:proofErr w:type="spellEnd"/>
      </w:moveTo>
    </w:p>
    <w:p w14:paraId="71ADE399" w14:textId="2A34FFEE" w:rsidR="00B92B9C" w:rsidRPr="00A732C6" w:rsidRDefault="00B92B9C" w:rsidP="00B92B9C">
      <w:pPr>
        <w:pStyle w:val="Heading1"/>
      </w:pPr>
      <w:bookmarkStart w:id="1436" w:name="_Toc512607064"/>
      <w:moveToRangeEnd w:id="1434"/>
      <w:r w:rsidRPr="00A732C6">
        <w:t>Appendix E – FSC Default Values</w:t>
      </w:r>
      <w:bookmarkEnd w:id="1436"/>
      <w:del w:id="1437" w:author="Steffen and Keith" w:date="2018-03-28T10:31:00Z">
        <w:r w:rsidRPr="004C028F">
          <w:delText xml:space="preserve"> </w:delText>
        </w:r>
      </w:del>
    </w:p>
    <w:p w14:paraId="1C59C4E3" w14:textId="3AEDFEBA" w:rsidR="00E619B8" w:rsidRDefault="00E619B8" w:rsidP="00E619B8">
      <w:pPr>
        <w:pStyle w:val="BodyText"/>
        <w:rPr>
          <w:ins w:id="1438" w:author="Steffen and Keith" w:date="2018-03-28T10:31:00Z"/>
          <w:rFonts w:ascii="Verdana" w:hAnsi="Verdana"/>
          <w:sz w:val="24"/>
          <w:szCs w:val="24"/>
          <w:lang w:eastAsia="en-US"/>
        </w:rPr>
      </w:pPr>
      <w:ins w:id="1439" w:author="Steffen and Keith" w:date="2018-03-28T10:31:00Z">
        <w:r>
          <w:rPr>
            <w:rFonts w:ascii="Verdana" w:hAnsi="Verdana"/>
            <w:sz w:val="24"/>
            <w:szCs w:val="24"/>
            <w:lang w:eastAsia="en-US"/>
          </w:rPr>
          <w:t>See mapping sheets section 3.3.3</w:t>
        </w:r>
      </w:ins>
    </w:p>
    <w:p w14:paraId="57520C12" w14:textId="0EB2EFCC" w:rsidR="009A6EFB" w:rsidRDefault="009A6EFB" w:rsidP="00E619B8">
      <w:pPr>
        <w:pStyle w:val="BodyText"/>
        <w:rPr>
          <w:ins w:id="1440" w:author="Steffen and Keith" w:date="2018-03-28T10:31:00Z"/>
          <w:rFonts w:ascii="Verdana" w:hAnsi="Verdana"/>
          <w:sz w:val="24"/>
          <w:szCs w:val="24"/>
          <w:lang w:eastAsia="en-US"/>
        </w:rPr>
      </w:pPr>
    </w:p>
    <w:p w14:paraId="01A6124C" w14:textId="34E46D83" w:rsidR="009A6EFB" w:rsidRDefault="009A6EFB" w:rsidP="00E619B8">
      <w:pPr>
        <w:pStyle w:val="BodyText"/>
        <w:rPr>
          <w:ins w:id="1441" w:author="Steffen and Keith" w:date="2018-03-28T10:31:00Z"/>
          <w:rFonts w:ascii="Verdana" w:hAnsi="Verdana"/>
          <w:sz w:val="24"/>
          <w:szCs w:val="24"/>
          <w:lang w:eastAsia="en-US"/>
        </w:rPr>
      </w:pPr>
    </w:p>
    <w:p w14:paraId="3A4A1D59" w14:textId="3D611495" w:rsidR="009A6EFB" w:rsidRDefault="009A6EFB" w:rsidP="00E619B8">
      <w:pPr>
        <w:pStyle w:val="BodyText"/>
        <w:rPr>
          <w:ins w:id="1442" w:author="Steffen and Keith" w:date="2018-03-28T10:31:00Z"/>
          <w:rFonts w:ascii="Verdana" w:hAnsi="Verdana"/>
          <w:sz w:val="24"/>
          <w:szCs w:val="24"/>
          <w:lang w:eastAsia="en-US"/>
        </w:rPr>
      </w:pPr>
    </w:p>
    <w:p w14:paraId="505F64A1" w14:textId="5FE1EA71" w:rsidR="009A6EFB" w:rsidRDefault="009A6EFB" w:rsidP="00E619B8">
      <w:pPr>
        <w:pStyle w:val="BodyText"/>
        <w:rPr>
          <w:ins w:id="1443" w:author="Steffen and Keith" w:date="2018-03-28T10:31:00Z"/>
          <w:rFonts w:ascii="Verdana" w:hAnsi="Verdana"/>
          <w:sz w:val="24"/>
          <w:szCs w:val="24"/>
          <w:lang w:eastAsia="en-US"/>
        </w:rPr>
      </w:pPr>
    </w:p>
    <w:p w14:paraId="78EBCC3C" w14:textId="77777777" w:rsidR="009A6EFB" w:rsidRPr="00BE0D22" w:rsidRDefault="009A6EFB" w:rsidP="00E619B8">
      <w:pPr>
        <w:pStyle w:val="BodyText"/>
        <w:rPr>
          <w:ins w:id="1444" w:author="Steffen and Keith" w:date="2018-03-28T10:31:00Z"/>
          <w:rFonts w:ascii="Verdana" w:hAnsi="Verdana"/>
          <w:sz w:val="24"/>
          <w:szCs w:val="24"/>
        </w:rPr>
      </w:pPr>
    </w:p>
    <w:p w14:paraId="24297495" w14:textId="113CA596" w:rsidR="00E7724B" w:rsidRPr="00E7724B" w:rsidRDefault="00E7724B">
      <w:pPr>
        <w:pStyle w:val="Heading1"/>
        <w:rPr>
          <w:ins w:id="1445" w:author="Steffen and Keith" w:date="2018-03-28T10:31:00Z"/>
        </w:rPr>
      </w:pPr>
      <w:bookmarkStart w:id="1446" w:name="_Toc512607065"/>
      <w:ins w:id="1447" w:author="Steffen and Keith" w:date="2018-03-28T10:31:00Z">
        <w:r w:rsidRPr="00820D16">
          <w:t>Appendix F - Glossary</w:t>
        </w:r>
        <w:bookmarkEnd w:id="1446"/>
      </w:ins>
    </w:p>
    <w:tbl>
      <w:tblPr>
        <w:tblW w:w="0" w:type="auto"/>
        <w:shd w:val="clear" w:color="auto" w:fill="FFFFFF"/>
        <w:tblCellMar>
          <w:left w:w="0" w:type="dxa"/>
          <w:right w:w="0" w:type="dxa"/>
        </w:tblCellMar>
        <w:tblLook w:val="04A0" w:firstRow="1" w:lastRow="0" w:firstColumn="1" w:lastColumn="0" w:noHBand="0" w:noVBand="1"/>
      </w:tblPr>
      <w:tblGrid>
        <w:gridCol w:w="3069"/>
        <w:gridCol w:w="8106"/>
      </w:tblGrid>
      <w:tr w:rsidR="00972F41" w:rsidRPr="00EE7B83" w14:paraId="3DF6CFEC" w14:textId="77777777" w:rsidTr="00CA2935">
        <w:trPr>
          <w:tblHeader/>
          <w:ins w:id="1448" w:author="Steffen and Keith" w:date="2018-03-28T10:3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0C45F952" w14:textId="77777777" w:rsidR="00972F41" w:rsidRPr="00F7010D" w:rsidRDefault="00972F41" w:rsidP="00CA2935">
            <w:pPr>
              <w:rPr>
                <w:ins w:id="1449" w:author="Steffen and Keith" w:date="2018-03-28T10:31:00Z"/>
                <w:rFonts w:cs="Arial"/>
                <w:b/>
                <w:bCs/>
                <w:color w:val="333333"/>
                <w:sz w:val="21"/>
                <w:szCs w:val="21"/>
              </w:rPr>
            </w:pPr>
            <w:ins w:id="1450" w:author="Steffen and Keith" w:date="2018-03-28T10:31:00Z">
              <w:r w:rsidRPr="00F7010D">
                <w:rPr>
                  <w:rFonts w:cs="Arial"/>
                  <w:b/>
                  <w:bCs/>
                  <w:color w:val="333333"/>
                  <w:sz w:val="21"/>
                  <w:szCs w:val="21"/>
                </w:rPr>
                <w:t>Term</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737A82BF" w14:textId="77777777" w:rsidR="00972F41" w:rsidRPr="00F7010D" w:rsidRDefault="00972F41" w:rsidP="00CA2935">
            <w:pPr>
              <w:rPr>
                <w:ins w:id="1451" w:author="Steffen and Keith" w:date="2018-03-28T10:31:00Z"/>
                <w:rFonts w:cs="Arial"/>
                <w:b/>
                <w:bCs/>
                <w:color w:val="333333"/>
                <w:sz w:val="21"/>
                <w:szCs w:val="21"/>
              </w:rPr>
            </w:pPr>
            <w:ins w:id="1452" w:author="Steffen and Keith" w:date="2018-03-28T10:31:00Z">
              <w:r w:rsidRPr="00F7010D">
                <w:rPr>
                  <w:rFonts w:cs="Arial"/>
                  <w:b/>
                  <w:bCs/>
                  <w:color w:val="333333"/>
                  <w:sz w:val="21"/>
                  <w:szCs w:val="21"/>
                </w:rPr>
                <w:t>Meaning</w:t>
              </w:r>
            </w:ins>
          </w:p>
        </w:tc>
      </w:tr>
      <w:tr w:rsidR="00972F41" w:rsidRPr="00EE7B83" w14:paraId="048ADD2E" w14:textId="77777777" w:rsidTr="00CA2935">
        <w:trPr>
          <w:ins w:id="1453" w:author="Steffen and Keith" w:date="2018-03-28T10:3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093785C" w14:textId="77777777" w:rsidR="00972F41" w:rsidRPr="00F7010D" w:rsidRDefault="00972F41" w:rsidP="00CA2935">
            <w:pPr>
              <w:rPr>
                <w:ins w:id="1454" w:author="Steffen and Keith" w:date="2018-03-28T10:31:00Z"/>
                <w:rFonts w:ascii="Verdana" w:hAnsi="Verdana" w:cs="Segoe UI"/>
                <w:sz w:val="24"/>
              </w:rPr>
            </w:pPr>
            <w:ins w:id="1455" w:author="Steffen and Keith" w:date="2018-03-28T10:31:00Z">
              <w:r w:rsidRPr="00F7010D">
                <w:rPr>
                  <w:rFonts w:ascii="Verdana" w:hAnsi="Verdana" w:cs="Segoe UI"/>
                  <w:sz w:val="24"/>
                </w:rPr>
                <w:t>AMQP - Advanced Message Queuing Protocol</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47D4346" w14:textId="77777777" w:rsidR="00972F41" w:rsidRPr="00F7010D" w:rsidRDefault="00972F41" w:rsidP="00CA2935">
            <w:pPr>
              <w:rPr>
                <w:ins w:id="1456" w:author="Steffen and Keith" w:date="2018-03-28T10:31:00Z"/>
                <w:rFonts w:ascii="Verdana" w:hAnsi="Verdana" w:cs="Segoe UI"/>
                <w:sz w:val="24"/>
              </w:rPr>
            </w:pPr>
            <w:ins w:id="1457" w:author="Steffen and Keith" w:date="2018-03-28T10:31:00Z">
              <w:r w:rsidRPr="00F7010D">
                <w:rPr>
                  <w:rFonts w:ascii="Verdana" w:hAnsi="Verdana" w:cs="Segoe UI"/>
                  <w:sz w:val="24"/>
                </w:rPr>
                <w:t>The </w:t>
              </w:r>
              <w:r w:rsidRPr="00F7010D">
                <w:rPr>
                  <w:rFonts w:ascii="Verdana" w:hAnsi="Verdana" w:cs="Segoe UI"/>
                  <w:i/>
                  <w:iCs/>
                  <w:sz w:val="24"/>
                </w:rPr>
                <w:t>Advanced Message Queuing Protocol</w:t>
              </w:r>
              <w:r w:rsidRPr="00F7010D">
                <w:rPr>
                  <w:rFonts w:ascii="Verdana" w:hAnsi="Verdana" w:cs="Segoe UI"/>
                  <w:sz w:val="24"/>
                </w:rPr>
                <w:t> (</w:t>
              </w:r>
              <w:r w:rsidRPr="00F7010D">
                <w:rPr>
                  <w:rFonts w:ascii="Verdana" w:hAnsi="Verdana" w:cs="Segoe UI"/>
                  <w:i/>
                  <w:iCs/>
                  <w:sz w:val="24"/>
                </w:rPr>
                <w:t>AMQP</w:t>
              </w:r>
              <w:r w:rsidRPr="00F7010D">
                <w:rPr>
                  <w:rFonts w:ascii="Verdana" w:hAnsi="Verdana" w:cs="Segoe UI"/>
                  <w:sz w:val="24"/>
                </w:rPr>
                <w:t>) is an open standard for passing business messages between applications or organizations using queues. </w:t>
              </w:r>
            </w:ins>
          </w:p>
        </w:tc>
      </w:tr>
      <w:tr w:rsidR="00972F41" w:rsidRPr="00EE7B83" w14:paraId="22CA13C6" w14:textId="77777777" w:rsidTr="00CA2935">
        <w:trPr>
          <w:ins w:id="1458" w:author="Steffen and Keith" w:date="2018-03-28T10:3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E53CDDB" w14:textId="77777777" w:rsidR="00972F41" w:rsidRPr="00F7010D" w:rsidRDefault="00972F41" w:rsidP="00CA2935">
            <w:pPr>
              <w:rPr>
                <w:ins w:id="1459" w:author="Steffen and Keith" w:date="2018-03-28T10:31:00Z"/>
                <w:rFonts w:ascii="Verdana" w:hAnsi="Verdana" w:cs="Segoe UI"/>
                <w:sz w:val="24"/>
              </w:rPr>
            </w:pPr>
            <w:ins w:id="1460" w:author="Steffen and Keith" w:date="2018-03-28T10:31:00Z">
              <w:r w:rsidRPr="00F7010D">
                <w:rPr>
                  <w:rFonts w:ascii="Verdana" w:hAnsi="Verdana" w:cs="Segoe UI"/>
                  <w:sz w:val="24"/>
                </w:rPr>
                <w:t>HCCH</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0D217A" w14:textId="77777777" w:rsidR="00972F41" w:rsidRPr="00F7010D" w:rsidRDefault="00972F41" w:rsidP="00CA2935">
            <w:pPr>
              <w:rPr>
                <w:ins w:id="1461" w:author="Steffen and Keith" w:date="2018-03-28T10:31:00Z"/>
                <w:rFonts w:ascii="Verdana" w:hAnsi="Verdana" w:cs="Segoe UI"/>
                <w:sz w:val="24"/>
              </w:rPr>
            </w:pPr>
            <w:ins w:id="1462" w:author="Steffen and Keith" w:date="2018-03-28T10:31:00Z">
              <w:r w:rsidRPr="00F7010D">
                <w:rPr>
                  <w:rFonts w:ascii="Verdana" w:hAnsi="Verdana" w:cs="Segoe UI"/>
                  <w:sz w:val="24"/>
                </w:rPr>
                <w:t>Health Care Clearing House</w:t>
              </w:r>
            </w:ins>
          </w:p>
        </w:tc>
      </w:tr>
      <w:tr w:rsidR="00972F41" w:rsidRPr="00EE7B83" w14:paraId="11F34095" w14:textId="77777777" w:rsidTr="00CA2935">
        <w:trPr>
          <w:ins w:id="1463" w:author="Steffen and Keith" w:date="2018-03-28T10:3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D654D39" w14:textId="77777777" w:rsidR="00972F41" w:rsidRPr="00F7010D" w:rsidRDefault="00972F41" w:rsidP="00CA2935">
            <w:pPr>
              <w:rPr>
                <w:ins w:id="1464" w:author="Steffen and Keith" w:date="2018-03-28T10:31:00Z"/>
                <w:rFonts w:ascii="Verdana" w:hAnsi="Verdana" w:cs="Segoe UI"/>
                <w:sz w:val="24"/>
              </w:rPr>
            </w:pPr>
            <w:ins w:id="1465" w:author="Steffen and Keith" w:date="2018-03-28T10:31:00Z">
              <w:r w:rsidRPr="00F7010D">
                <w:rPr>
                  <w:rFonts w:ascii="Verdana" w:hAnsi="Verdana" w:cs="Segoe UI"/>
                  <w:sz w:val="24"/>
                </w:rPr>
                <w:t>REST - </w:t>
              </w:r>
              <w:proofErr w:type="spellStart"/>
              <w:r w:rsidRPr="00F7010D">
                <w:rPr>
                  <w:rFonts w:ascii="Verdana" w:hAnsi="Verdana" w:cs="Segoe UI"/>
                  <w:sz w:val="24"/>
                </w:rPr>
                <w:t>REpresentational</w:t>
              </w:r>
              <w:proofErr w:type="spellEnd"/>
              <w:r w:rsidRPr="00F7010D">
                <w:rPr>
                  <w:rFonts w:ascii="Verdana" w:hAnsi="Verdana" w:cs="Segoe UI"/>
                  <w:sz w:val="24"/>
                </w:rPr>
                <w:t xml:space="preserve"> State Transfer</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25069AF" w14:textId="77777777" w:rsidR="00972F41" w:rsidRPr="00F7010D" w:rsidRDefault="00972F41" w:rsidP="00CA2935">
            <w:pPr>
              <w:rPr>
                <w:ins w:id="1466" w:author="Steffen and Keith" w:date="2018-03-28T10:31:00Z"/>
                <w:rFonts w:ascii="Verdana" w:hAnsi="Verdana" w:cs="Segoe UI"/>
                <w:sz w:val="24"/>
              </w:rPr>
            </w:pPr>
            <w:proofErr w:type="spellStart"/>
            <w:ins w:id="1467" w:author="Steffen and Keith" w:date="2018-03-28T10:31:00Z">
              <w:r w:rsidRPr="00F7010D">
                <w:rPr>
                  <w:rFonts w:ascii="Verdana" w:hAnsi="Verdana" w:cs="Segoe UI"/>
                  <w:sz w:val="24"/>
                </w:rPr>
                <w:t>REpresentational</w:t>
              </w:r>
              <w:proofErr w:type="spellEnd"/>
              <w:r w:rsidRPr="00F7010D">
                <w:rPr>
                  <w:rFonts w:ascii="Verdana" w:hAnsi="Verdana" w:cs="Segoe UI"/>
                  <w:sz w:val="24"/>
                </w:rPr>
                <w:t xml:space="preserve"> State Transfer, or RESTful web services provide interoperability between computer systems on the Internet or other network. Sometimes spelled </w:t>
              </w:r>
              <w:proofErr w:type="spellStart"/>
              <w:r w:rsidRPr="00F7010D">
                <w:rPr>
                  <w:rFonts w:ascii="Verdana" w:hAnsi="Verdana" w:cs="Segoe UI"/>
                  <w:sz w:val="24"/>
                </w:rPr>
                <w:t>ReST</w:t>
              </w:r>
              <w:proofErr w:type="spellEnd"/>
              <w:r w:rsidRPr="00F7010D">
                <w:rPr>
                  <w:rFonts w:ascii="Verdana" w:hAnsi="Verdana" w:cs="Segoe UI"/>
                  <w:sz w:val="24"/>
                </w:rPr>
                <w:t>.</w:t>
              </w:r>
            </w:ins>
          </w:p>
        </w:tc>
      </w:tr>
      <w:tr w:rsidR="000D4B70" w:rsidRPr="000D4B70" w14:paraId="15306F2F" w14:textId="77777777" w:rsidTr="00CA293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95D63A" w14:textId="18E2EF31" w:rsidR="000D4B70" w:rsidRPr="000D4B70" w:rsidRDefault="000D4B70" w:rsidP="00CA2935">
            <w:pPr>
              <w:rPr>
                <w:rFonts w:ascii="Verdana" w:hAnsi="Verdana" w:cs="Segoe UI"/>
                <w:sz w:val="24"/>
              </w:rPr>
            </w:pPr>
            <w:r w:rsidRPr="000D4B70">
              <w:rPr>
                <w:rFonts w:ascii="Verdana" w:hAnsi="Verdana"/>
                <w:sz w:val="24"/>
              </w:rPr>
              <w:t>RabbitMQ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2611FF" w14:textId="158D5F1F" w:rsidR="000D4B70" w:rsidRPr="000D4B70" w:rsidRDefault="000D4B70" w:rsidP="000D4B70">
            <w:pPr>
              <w:pStyle w:val="CommentText"/>
              <w:rPr>
                <w:rFonts w:ascii="Verdana" w:hAnsi="Verdana"/>
                <w:sz w:val="24"/>
                <w:szCs w:val="24"/>
              </w:rPr>
            </w:pPr>
            <w:r w:rsidRPr="000D4B70">
              <w:rPr>
                <w:rFonts w:ascii="Verdana" w:hAnsi="Verdana"/>
                <w:sz w:val="24"/>
                <w:szCs w:val="24"/>
              </w:rPr>
              <w:t>RabbitMQ is the most widely deployed open source message broker. With more than 35,000 production deployments of RabbitMQ world-wide at small startups and large enterprises, RabbitMQ is the most popular open source message broker. RabbitMQ is lightweight and easy to deploy on premises and in the cloud.</w:t>
            </w:r>
          </w:p>
          <w:p w14:paraId="5E48429D" w14:textId="77777777" w:rsidR="000D4B70" w:rsidRPr="000D4B70" w:rsidRDefault="000D4B70" w:rsidP="00CA2935">
            <w:pPr>
              <w:rPr>
                <w:rFonts w:ascii="Verdana" w:hAnsi="Verdana" w:cs="Segoe UI"/>
                <w:sz w:val="24"/>
              </w:rPr>
            </w:pPr>
          </w:p>
        </w:tc>
      </w:tr>
    </w:tbl>
    <w:p w14:paraId="196D196C" w14:textId="5A7764D5" w:rsidR="009A6EFB" w:rsidRDefault="009A6EFB" w:rsidP="00980B9F">
      <w:pPr>
        <w:rPr>
          <w:ins w:id="1468" w:author="Steffen and Keith" w:date="2018-03-28T10:31:00Z"/>
        </w:rPr>
      </w:pPr>
      <w:bookmarkStart w:id="1469" w:name="_Toc509578613"/>
    </w:p>
    <w:p w14:paraId="6F7E8D31" w14:textId="77777777" w:rsidR="0041314F" w:rsidRDefault="0041314F">
      <w:pPr>
        <w:rPr>
          <w:ins w:id="1470" w:author="Keith Oulson" w:date="2018-04-18T09:25:00Z"/>
          <w:rFonts w:ascii="Verdana" w:hAnsi="Verdana" w:cs="Arial"/>
          <w:b/>
          <w:bCs/>
          <w:kern w:val="32"/>
          <w:sz w:val="32"/>
          <w:szCs w:val="32"/>
        </w:rPr>
      </w:pPr>
      <w:ins w:id="1471" w:author="Keith Oulson" w:date="2018-04-18T09:25:00Z">
        <w:r>
          <w:br w:type="page"/>
        </w:r>
      </w:ins>
    </w:p>
    <w:p w14:paraId="26D56703" w14:textId="4F6EFA20" w:rsidR="004621B0" w:rsidRDefault="004621B0" w:rsidP="004621B0">
      <w:pPr>
        <w:pStyle w:val="Heading1"/>
        <w:rPr>
          <w:ins w:id="1472" w:author="Steffen and Keith" w:date="2018-03-28T10:31:00Z"/>
        </w:rPr>
      </w:pPr>
      <w:bookmarkStart w:id="1473" w:name="_Toc512607066"/>
      <w:ins w:id="1474" w:author="Steffen and Keith" w:date="2018-03-28T10:31:00Z">
        <w:r>
          <w:lastRenderedPageBreak/>
          <w:t>Attachment A – Approval Signatures</w:t>
        </w:r>
        <w:bookmarkEnd w:id="1469"/>
        <w:bookmarkEnd w:id="1473"/>
      </w:ins>
    </w:p>
    <w:p w14:paraId="63DDB5AE" w14:textId="77777777" w:rsidR="004621B0" w:rsidRDefault="004621B0" w:rsidP="004621B0">
      <w:pPr>
        <w:rPr>
          <w:ins w:id="1475" w:author="Steffen and Keith" w:date="2018-03-28T10:31:00Z"/>
        </w:rPr>
      </w:pPr>
      <w:ins w:id="1476" w:author="Steffen and Keith" w:date="2018-03-28T10:31:00Z">
        <w:r>
          <w:t xml:space="preserve">This section is used to document the approval of the ICD. The review should be conducted face to face where signatures can be obtained ‘live’ during the review. If unable to conduct a face-to-face </w:t>
        </w:r>
        <w:proofErr w:type="gramStart"/>
        <w:r>
          <w:t>meeting</w:t>
        </w:r>
        <w:proofErr w:type="gramEnd"/>
        <w:r>
          <w:t xml:space="preserve"> then it should be held via Lync and concurrence captured during the meeting. The Scribe should add /es/name by each position cited.</w:t>
        </w:r>
      </w:ins>
    </w:p>
    <w:p w14:paraId="4B8FBB03" w14:textId="77777777" w:rsidR="004621B0" w:rsidRDefault="004621B0" w:rsidP="004621B0">
      <w:pPr>
        <w:rPr>
          <w:ins w:id="1477" w:author="Steffen and Keith" w:date="2018-03-28T10:31:00Z"/>
        </w:rPr>
      </w:pPr>
    </w:p>
    <w:p w14:paraId="64064405" w14:textId="77777777" w:rsidR="004621B0" w:rsidRDefault="004621B0" w:rsidP="004621B0">
      <w:pPr>
        <w:rPr>
          <w:ins w:id="1478" w:author="Steffen and Keith" w:date="2018-03-28T10:31:00Z"/>
        </w:rPr>
      </w:pPr>
      <w:ins w:id="1479" w:author="Steffen and Keith" w:date="2018-03-28T10:31:00Z">
        <w:r>
          <w:t>By signing below, I agree that I have reviewed and agree the document is approved.</w:t>
        </w:r>
      </w:ins>
    </w:p>
    <w:p w14:paraId="5F6C5D2A" w14:textId="77777777" w:rsidR="004621B0" w:rsidRDefault="003B31D9" w:rsidP="004621B0">
      <w:pPr>
        <w:rPr>
          <w:ins w:id="1480" w:author="Steffen and Keith" w:date="2018-03-28T10:31:00Z"/>
        </w:rPr>
      </w:pPr>
      <w:ins w:id="1481" w:author="Steffen and Keith" w:date="2018-03-28T10:31:00Z">
        <w:r>
          <w:pict w14:anchorId="0D383858">
            <v:shape id="_x0000_i1033" type="#_x0000_t75" alt="Microsoft Office Signature Line..." style="width:192pt;height:96pt">
              <v:imagedata r:id="rId77" o:title=""/>
              <o:lock v:ext="edit" ungrouping="t" rotation="t" cropping="t" verticies="t" grouping="t"/>
              <o:signatureline v:ext="edit" id="{D0F17C22-5777-43EE-A0B7-3F72864BACB6}" provid="{00000000-0000-0000-0000-000000000000}" o:suggestedsigner="Frank Annecchini" o:suggestedsigner2="VA Product Owner" signinginstructionsset="t" issignatureline="t"/>
            </v:shape>
          </w:pict>
        </w:r>
        <w:r w:rsidR="004621B0">
          <w:tab/>
        </w:r>
      </w:ins>
    </w:p>
    <w:p w14:paraId="5B3EFCEE" w14:textId="77777777" w:rsidR="004621B0" w:rsidRDefault="003B31D9" w:rsidP="004621B0">
      <w:pPr>
        <w:rPr>
          <w:ins w:id="1482" w:author="Steffen and Keith" w:date="2018-03-28T10:31:00Z"/>
        </w:rPr>
      </w:pPr>
      <w:ins w:id="1483" w:author="Steffen and Keith" w:date="2018-03-28T10:31:00Z">
        <w:r>
          <w:pict w14:anchorId="40D63B12">
            <v:shape id="_x0000_i1034" type="#_x0000_t75" alt="Microsoft Office Signature Line..." style="width:192pt;height:96pt">
              <v:imagedata r:id="rId78" o:title=""/>
              <o:lock v:ext="edit" ungrouping="t" rotation="t" cropping="t" verticies="t" grouping="t"/>
              <o:signatureline v:ext="edit" id="{7E6D0D52-8B48-41DE-8998-44F21CED4E0C}" provid="{00000000-0000-0000-0000-000000000000}" o:suggestedsigner="Jim Plastow" o:suggestedsigner2="VA TAS Project Manager" signinginstructionsset="t" issignatureline="t"/>
            </v:shape>
          </w:pict>
        </w:r>
      </w:ins>
    </w:p>
    <w:p w14:paraId="1A7A2D26" w14:textId="77777777" w:rsidR="004621B0" w:rsidRDefault="003B31D9" w:rsidP="004621B0">
      <w:pPr>
        <w:rPr>
          <w:ins w:id="1484" w:author="Steffen and Keith" w:date="2018-03-28T10:31:00Z"/>
        </w:rPr>
      </w:pPr>
      <w:ins w:id="1485" w:author="Steffen and Keith" w:date="2018-03-28T10:31:00Z">
        <w:r>
          <w:pict w14:anchorId="75A4F6BB">
            <v:shape id="_x0000_i1035" type="#_x0000_t75" alt="Microsoft Office Signature Line..." style="width:192pt;height:96pt">
              <v:imagedata r:id="rId79" o:title=""/>
              <o:lock v:ext="edit" ungrouping="t" rotation="t" cropping="t" verticies="t" grouping="t"/>
              <o:signatureline v:ext="edit" id="{5C976822-9C7B-41C8-B940-1633D07E5D54}" provid="{00000000-0000-0000-0000-000000000000}" o:suggestedsigner="Anthony Barraza" o:suggestedsigner2="IT TAS Core Development Manager" signinginstructionsset="t" issignatureline="t"/>
            </v:shape>
          </w:pict>
        </w:r>
      </w:ins>
    </w:p>
    <w:p w14:paraId="5C22D9DA" w14:textId="77777777" w:rsidR="004621B0" w:rsidRDefault="003B31D9" w:rsidP="004621B0">
      <w:pPr>
        <w:rPr>
          <w:ins w:id="1486" w:author="Steffen and Keith" w:date="2018-03-28T10:31:00Z"/>
        </w:rPr>
      </w:pPr>
      <w:ins w:id="1487" w:author="Steffen and Keith" w:date="2018-03-28T10:31:00Z">
        <w:r>
          <w:pict w14:anchorId="549A51ED">
            <v:shape id="_x0000_i1036" type="#_x0000_t75" alt="Microsoft Office Signature Line..." style="width:192pt;height:96pt">
              <v:imagedata r:id="rId80" o:title=""/>
              <o:lock v:ext="edit" ungrouping="t" rotation="t" cropping="t" verticies="t" grouping="t"/>
              <o:signatureline v:ext="edit" id="{436DD7CD-BC80-4C8F-A93B-1A5F9622C45D}" provid="{00000000-0000-0000-0000-000000000000}" o:suggestedsigner="Sharon Taubenfeld" o:suggestedsigner2="IT Project Manager" signinginstructionsset="t" issignatureline="t"/>
            </v:shape>
          </w:pict>
        </w:r>
      </w:ins>
    </w:p>
    <w:p w14:paraId="400C723D" w14:textId="4E3BA9E9" w:rsidR="004621B0" w:rsidDel="00517336" w:rsidRDefault="004621B0" w:rsidP="004621B0">
      <w:pPr>
        <w:rPr>
          <w:ins w:id="1488" w:author="Steffen and Keith" w:date="2018-03-28T10:31:00Z"/>
          <w:del w:id="1489" w:author="Keith Oulson" w:date="2018-04-27T15:38:00Z"/>
        </w:rPr>
      </w:pPr>
      <w:ins w:id="1490" w:author="Steffen and Keith" w:date="2018-03-28T10:31:00Z">
        <w:del w:id="1491" w:author="Keith Oulson" w:date="2018-04-27T15:38:00Z">
          <w:r w:rsidDel="00517336">
            <w:br w:type="page"/>
          </w:r>
        </w:del>
      </w:ins>
    </w:p>
    <w:p w14:paraId="3887532B" w14:textId="592236AC" w:rsidR="004621B0" w:rsidDel="00517336" w:rsidRDefault="004621B0">
      <w:pPr>
        <w:rPr>
          <w:ins w:id="1492" w:author="Steffen and Keith" w:date="2018-03-28T10:31:00Z"/>
          <w:del w:id="1493" w:author="Keith Oulson" w:date="2018-04-27T15:38:00Z"/>
        </w:rPr>
        <w:pPrChange w:id="1494" w:author="Keith Oulson" w:date="2018-04-27T15:38:00Z">
          <w:pPr>
            <w:pStyle w:val="Heading2"/>
          </w:pPr>
        </w:pPrChange>
      </w:pPr>
      <w:bookmarkStart w:id="1495" w:name="_Toc509578614"/>
      <w:bookmarkStart w:id="1496" w:name="_Toc509578009"/>
      <w:ins w:id="1497" w:author="Steffen and Keith" w:date="2018-03-28T10:31:00Z">
        <w:del w:id="1498" w:author="Keith Oulson" w:date="2018-04-27T15:38:00Z">
          <w:r w:rsidDel="00517336">
            <w:delText>Signature page continued</w:delText>
          </w:r>
          <w:bookmarkEnd w:id="1495"/>
          <w:bookmarkEnd w:id="1496"/>
        </w:del>
      </w:ins>
    </w:p>
    <w:p w14:paraId="3A8E7DA0" w14:textId="77777777" w:rsidR="004621B0" w:rsidRDefault="004621B0" w:rsidP="004621B0">
      <w:pPr>
        <w:rPr>
          <w:ins w:id="1499" w:author="Steffen and Keith" w:date="2018-03-28T10:31:00Z"/>
        </w:rPr>
      </w:pPr>
    </w:p>
    <w:p w14:paraId="07763746" w14:textId="53B122FA" w:rsidR="004621B0" w:rsidDel="00517336" w:rsidRDefault="003B31D9" w:rsidP="004621B0">
      <w:pPr>
        <w:rPr>
          <w:ins w:id="1500" w:author="Steffen and Keith" w:date="2018-03-28T10:31:00Z"/>
          <w:del w:id="1501" w:author="Keith Oulson" w:date="2018-04-27T15:37:00Z"/>
        </w:rPr>
      </w:pPr>
      <w:ins w:id="1502" w:author="Steffen and Keith" w:date="2018-03-28T10:31:00Z">
        <w:del w:id="1503" w:author="Keith Oulson" w:date="2018-04-27T15:37:00Z">
          <w:r>
            <w:pict w14:anchorId="3F45E3D0">
              <v:shape id="_x0000_i1037" type="#_x0000_t75" alt="Microsoft Office Signature Line..." style="width:192pt;height:96pt">
                <v:imagedata r:id="rId81" o:title=""/>
                <o:lock v:ext="edit" ungrouping="t" rotation="t" cropping="t" verticies="t" grouping="t"/>
                <o:signatureline v:ext="edit" id="{DDFD0053-0FFD-4B8F-B7E5-2AE7DA03B351}" provid="{00000000-0000-0000-0000-000000000000}" o:suggestedsigner="Amy L. Weymouth" o:suggestedsigner2="VA POR eInsurance" signinginstructionsset="t" issignatureline="t"/>
              </v:shape>
            </w:pict>
          </w:r>
        </w:del>
      </w:ins>
    </w:p>
    <w:p w14:paraId="5D332B3B" w14:textId="77777777" w:rsidR="004621B0" w:rsidRDefault="003B31D9">
      <w:pPr>
        <w:pPrChange w:id="1504" w:author="Steffen and Keith" w:date="2018-03-28T10:31:00Z">
          <w:pPr>
            <w:pStyle w:val="BodyText"/>
          </w:pPr>
        </w:pPrChange>
      </w:pPr>
      <w:ins w:id="1505" w:author="Steffen and Keith" w:date="2018-03-28T10:31:00Z">
        <w:r>
          <w:pict w14:anchorId="77417FEC">
            <v:shape id="_x0000_i1038" type="#_x0000_t75" alt="Microsoft Office Signature Line..." style="width:192pt;height:96pt">
              <v:imagedata r:id="rId82" o:title=""/>
              <o:lock v:ext="edit" ungrouping="t" rotation="t" cropping="t" verticies="t" grouping="t"/>
              <o:signatureline v:ext="edit" id="{24BF4B3E-6C9F-4D3F-AFB5-436DE8B906E0}" provid="{00000000-0000-0000-0000-000000000000}" o:suggestedsigner="Jaime Manzano" o:suggestedsigner2="Chief, FSC Electronic Commerce Division (ECD)" signinginstructionsset="t" issignatureline="t"/>
            </v:shape>
          </w:pict>
        </w:r>
      </w:ins>
    </w:p>
    <w:p w14:paraId="7CBFBB85" w14:textId="77777777" w:rsidR="00B92B9C" w:rsidRPr="00C176DC" w:rsidRDefault="00B92B9C" w:rsidP="00B92B9C">
      <w:pPr>
        <w:pStyle w:val="BodyText"/>
        <w:rPr>
          <w:rFonts w:ascii="Verdana" w:hAnsi="Verdana"/>
          <w:sz w:val="24"/>
          <w:rPrChange w:id="1506" w:author="Steffen and Keith" w:date="2018-03-28T10:31:00Z">
            <w:rPr/>
          </w:rPrChange>
        </w:rPr>
      </w:pPr>
    </w:p>
    <w:sectPr w:rsidR="00B92B9C" w:rsidRPr="00C176DC" w:rsidSect="00517336">
      <w:pgSz w:w="12240" w:h="15840" w:orient="portrait" w:code="1"/>
      <w:pgMar w:top="720" w:right="720" w:bottom="720" w:left="720" w:header="720" w:footer="720" w:gutter="0"/>
      <w:pgNumType w:start="1"/>
      <w:cols w:space="720"/>
      <w:docGrid w:linePitch="360"/>
      <w:sectPrChange w:id="1507" w:author="Keith Oulson" w:date="2018-04-27T15:40:00Z">
        <w:sectPr w:rsidR="00B92B9C" w:rsidRPr="00C176DC" w:rsidSect="00517336">
          <w:pgSz w:w="15840" w:h="12240" w:orient="landscape"/>
          <w:pgMar w:top="720" w:right="720" w:bottom="720" w:left="72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arlene White" w:date="2018-03-12T12:50:00Z" w:initials="DJW">
    <w:p w14:paraId="65D3DD9E" w14:textId="77777777" w:rsidR="00CA2935" w:rsidRDefault="00CA2935">
      <w:pPr>
        <w:pStyle w:val="CommentText"/>
      </w:pPr>
      <w:r>
        <w:rPr>
          <w:rStyle w:val="CommentReference"/>
        </w:rPr>
        <w:annotationRef/>
      </w:r>
      <w:r>
        <w:t xml:space="preserve">This doc has </w:t>
      </w:r>
      <w:r w:rsidRPr="00D707B3">
        <w:t>included a lot of common architectural diagrams for all eBusiness initiative, but none specific to eIV in the EIV ICD</w:t>
      </w:r>
    </w:p>
  </w:comment>
  <w:comment w:id="4" w:author="Darlene White" w:date="2018-03-12T11:51:00Z" w:initials="DJW">
    <w:p w14:paraId="00FD24E2" w14:textId="77777777" w:rsidR="00CA2935" w:rsidRDefault="00CA2935">
      <w:pPr>
        <w:pStyle w:val="CommentText"/>
      </w:pPr>
      <w:r>
        <w:rPr>
          <w:rStyle w:val="CommentReference"/>
        </w:rPr>
        <w:annotationRef/>
      </w:r>
      <w:r>
        <w:t>There are more than 1 eInsurance related ICD.  And I assume there will be more than 1 TAS ICD.  We need to be careful how we reference them … “ICD” only is not specific enough.  270/271 ICD is not specific either.  TAS eIV ICD or something like that may help.</w:t>
      </w:r>
    </w:p>
  </w:comment>
  <w:comment w:id="714" w:author="Darlene White" w:date="2018-03-13T14:50:00Z" w:initials="DJW">
    <w:p w14:paraId="1FEB9F14" w14:textId="77777777" w:rsidR="00CA2935" w:rsidRDefault="00CA2935">
      <w:pPr>
        <w:pStyle w:val="CommentText"/>
      </w:pPr>
      <w:r>
        <w:rPr>
          <w:rStyle w:val="CommentReference"/>
        </w:rPr>
        <w:annotationRef/>
      </w:r>
      <w:r>
        <w:t>So this is assuming that that processing is already out of VistA … and that TAS already has all necessary elements for the proper FHIR for a 270 and 271</w:t>
      </w:r>
    </w:p>
  </w:comment>
  <w:comment w:id="724" w:author="Darlene White" w:date="2018-03-12T08:57:00Z" w:initials="DJW">
    <w:p w14:paraId="6994CCBA" w14:textId="77777777" w:rsidR="00CA2935" w:rsidRDefault="00CA2935">
      <w:pPr>
        <w:pStyle w:val="CommentText"/>
      </w:pPr>
      <w:r>
        <w:rPr>
          <w:rStyle w:val="CommentReference"/>
        </w:rPr>
        <w:annotationRef/>
      </w:r>
      <w:r>
        <w:t>Needs to be spelled out … which ICD as eInsuarance has more than 1 ICD associated with it.</w:t>
      </w:r>
    </w:p>
  </w:comment>
  <w:comment w:id="725" w:author="Department of Veterans Affairs" w:date="2018-03-28T11:45:00Z" w:initials="DoVA">
    <w:p w14:paraId="035D8B91" w14:textId="7DBFEE67" w:rsidR="00CA2935" w:rsidRDefault="00CA2935">
      <w:pPr>
        <w:pStyle w:val="CommentText"/>
      </w:pPr>
      <w:r>
        <w:rPr>
          <w:rStyle w:val="CommentReference"/>
        </w:rPr>
        <w:annotationRef/>
      </w:r>
      <w:r>
        <w:t>Added eIV to clarify.</w:t>
      </w:r>
    </w:p>
  </w:comment>
  <w:comment w:id="728" w:author="Darlene White" w:date="2018-03-13T14:59:00Z" w:initials="DJW">
    <w:p w14:paraId="02AF25DE" w14:textId="77777777" w:rsidR="00CA2935" w:rsidRDefault="00CA2935">
      <w:pPr>
        <w:pStyle w:val="CommentText"/>
      </w:pPr>
      <w:r>
        <w:rPr>
          <w:rStyle w:val="CommentReference"/>
        </w:rPr>
        <w:annotationRef/>
      </w:r>
      <w:r>
        <w:t>EVENTUALLY this will refer to where data element 1 lives in  both vista and ultimately the FSC … (if stored in meantime in TAS where is that as well)</w:t>
      </w:r>
    </w:p>
  </w:comment>
  <w:comment w:id="729" w:author="Department of Veterans Affairs" w:date="2018-03-28T11:45:00Z" w:initials="DoVA">
    <w:p w14:paraId="4729E638" w14:textId="031768B7" w:rsidR="00CA2935" w:rsidRDefault="00CA2935">
      <w:pPr>
        <w:pStyle w:val="CommentText"/>
      </w:pPr>
      <w:r>
        <w:rPr>
          <w:rStyle w:val="CommentReference"/>
        </w:rPr>
        <w:annotationRef/>
      </w:r>
      <w:r>
        <w:t>As discussed in our call this is only for TAS and FSC.</w:t>
      </w:r>
    </w:p>
  </w:comment>
  <w:comment w:id="737" w:author="Darlene White" w:date="2018-03-13T14:47:00Z" w:initials="DJW2">
    <w:p w14:paraId="0F581287" w14:textId="77777777" w:rsidR="00CA2935" w:rsidRDefault="00CA2935">
      <w:pPr>
        <w:pStyle w:val="CommentText"/>
      </w:pPr>
      <w:r>
        <w:rPr>
          <w:rStyle w:val="CommentReference"/>
        </w:rPr>
        <w:annotationRef/>
      </w:r>
      <w:r>
        <w:t>Drill down for eIV – magnify view of FSC to TAS interface (specifically or only)</w:t>
      </w:r>
    </w:p>
  </w:comment>
  <w:comment w:id="738" w:author="Department of Veterans Affairs" w:date="2018-03-28T11:55:00Z" w:initials="DoVA">
    <w:p w14:paraId="5164BD72" w14:textId="3C79F060" w:rsidR="00CA2935" w:rsidRDefault="00CA2935">
      <w:pPr>
        <w:pStyle w:val="CommentText"/>
      </w:pPr>
      <w:r>
        <w:rPr>
          <w:rStyle w:val="CommentReference"/>
        </w:rPr>
        <w:annotationRef/>
      </w:r>
      <w:r>
        <w:t>TAS team won’t be able to provide specific drill down.</w:t>
      </w:r>
    </w:p>
  </w:comment>
  <w:comment w:id="745" w:author="Darlene White" w:date="2018-03-12T09:05:00Z" w:initials="DJW">
    <w:p w14:paraId="3C9E9BF9" w14:textId="77777777" w:rsidR="00CA2935" w:rsidRDefault="00CA2935">
      <w:pPr>
        <w:pStyle w:val="CommentText"/>
      </w:pPr>
      <w:r>
        <w:rPr>
          <w:rStyle w:val="CommentReference"/>
        </w:rPr>
        <w:annotationRef/>
      </w:r>
      <w:r>
        <w:t>If this is the ‘HOW’ are we sure we want to say ‘generalized’?  An ICD is a detailed doc.</w:t>
      </w:r>
    </w:p>
  </w:comment>
  <w:comment w:id="756" w:author="Darlene White" w:date="2018-03-12T09:30:00Z" w:initials="DJW">
    <w:p w14:paraId="65812215" w14:textId="77777777" w:rsidR="00CA2935" w:rsidRDefault="00CA2935">
      <w:pPr>
        <w:pStyle w:val="CommentText"/>
      </w:pPr>
      <w:r>
        <w:rPr>
          <w:rStyle w:val="CommentReference"/>
        </w:rPr>
        <w:annotationRef/>
      </w:r>
      <w:r>
        <w:t>This is a potentially possible to say as without insurance you can’t bill 3</w:t>
      </w:r>
      <w:r w:rsidRPr="00074E2F">
        <w:rPr>
          <w:vertAlign w:val="superscript"/>
        </w:rPr>
        <w:t>rd</w:t>
      </w:r>
      <w:r>
        <w:t xml:space="preserve"> party …. However, I don’t think this is what was meant here….</w:t>
      </w:r>
    </w:p>
    <w:p w14:paraId="26057977" w14:textId="77777777" w:rsidR="00CA2935" w:rsidRDefault="00CA2935">
      <w:pPr>
        <w:pStyle w:val="CommentText"/>
      </w:pPr>
    </w:p>
    <w:p w14:paraId="3B118B0B" w14:textId="77777777" w:rsidR="00CA2935" w:rsidRDefault="00CA2935">
      <w:pPr>
        <w:pStyle w:val="CommentText"/>
      </w:pPr>
    </w:p>
    <w:p w14:paraId="2B100368" w14:textId="77777777" w:rsidR="00CA2935" w:rsidRDefault="00CA2935">
      <w:pPr>
        <w:pStyle w:val="CommentText"/>
      </w:pPr>
      <w:r>
        <w:t>Perhaps ‘’…. This interface supports the electronic verification of insurance eligibility which involves …Messages to the VA’s clearinghouse(s) where insurance data are transmitted to the payers.  It also …. .from clearinghouse(s) to the FSC and back to TAS.”</w:t>
      </w:r>
    </w:p>
  </w:comment>
  <w:comment w:id="770" w:author="Darlene White" w:date="2018-03-12T09:20:00Z" w:initials="DJW">
    <w:p w14:paraId="52A75AAD" w14:textId="77777777" w:rsidR="00CA2935" w:rsidRDefault="00CA2935">
      <w:pPr>
        <w:pStyle w:val="CommentText"/>
      </w:pPr>
      <w:r>
        <w:rPr>
          <w:rStyle w:val="CommentReference"/>
        </w:rPr>
        <w:annotationRef/>
      </w:r>
      <w:r>
        <w:t>What are these intended for?</w:t>
      </w:r>
    </w:p>
  </w:comment>
  <w:comment w:id="771" w:author="Department of Veterans Affairs" w:date="2018-03-28T11:47:00Z" w:initials="DoVA">
    <w:p w14:paraId="24F2C335" w14:textId="758261AB" w:rsidR="00CA2935" w:rsidRDefault="00CA2935">
      <w:pPr>
        <w:pStyle w:val="CommentText"/>
      </w:pPr>
      <w:r>
        <w:rPr>
          <w:rStyle w:val="CommentReference"/>
        </w:rPr>
        <w:annotationRef/>
      </w:r>
      <w:r>
        <w:t>They will be populated once the systems have been identified (at TAS and FSC)</w:t>
      </w:r>
    </w:p>
  </w:comment>
  <w:comment w:id="796" w:author="Darlene White" w:date="2018-03-12T09:25:00Z" w:initials="DJW">
    <w:p w14:paraId="11BD43C4" w14:textId="77777777" w:rsidR="00CA2935" w:rsidRDefault="00CA2935">
      <w:pPr>
        <w:pStyle w:val="CommentText"/>
      </w:pPr>
      <w:r>
        <w:rPr>
          <w:rStyle w:val="CommentReference"/>
        </w:rPr>
        <w:annotationRef/>
      </w:r>
      <w:r>
        <w:t>Cut/paste  error ….. this is einsurance related eligibility data/inquiries not claim data</w:t>
      </w:r>
    </w:p>
  </w:comment>
  <w:comment w:id="798" w:author="Darlene White" w:date="2018-03-12T09:23:00Z" w:initials="DJW">
    <w:p w14:paraId="5FEF2A11" w14:textId="77777777" w:rsidR="00CA2935" w:rsidRDefault="00CA2935">
      <w:pPr>
        <w:pStyle w:val="CommentText"/>
      </w:pPr>
      <w:r>
        <w:rPr>
          <w:rStyle w:val="CommentReference"/>
        </w:rPr>
        <w:annotationRef/>
      </w:r>
      <w:r>
        <w:t xml:space="preserve">See above and potentially below </w:t>
      </w:r>
    </w:p>
  </w:comment>
  <w:comment w:id="818" w:author="Darlene White" w:date="2018-03-12T12:04:00Z" w:initials="DJW">
    <w:p w14:paraId="5D3613E2" w14:textId="77777777" w:rsidR="00CA2935" w:rsidRDefault="00CA2935">
      <w:pPr>
        <w:pStyle w:val="CommentText"/>
      </w:pPr>
      <w:r>
        <w:rPr>
          <w:rStyle w:val="CommentReference"/>
        </w:rPr>
        <w:annotationRef/>
      </w:r>
      <w:r>
        <w:t>New name … VHA Office of Community Care  (VHA CC) eBusiness Solutions Team – eInsurance</w:t>
      </w:r>
    </w:p>
  </w:comment>
  <w:comment w:id="819" w:author="Darlene White" w:date="2018-03-12T12:05:00Z" w:initials="DJW">
    <w:p w14:paraId="37C5DC10" w14:textId="77777777" w:rsidR="00CA2935" w:rsidRDefault="00CA2935">
      <w:pPr>
        <w:pStyle w:val="CommentText"/>
      </w:pPr>
      <w:r>
        <w:rPr>
          <w:rStyle w:val="CommentReference"/>
        </w:rPr>
        <w:annotationRef/>
      </w:r>
      <w:r>
        <w:t xml:space="preserve"> This is really the responsibility of both the eInsurance team within the (VHA CBO) and sometimes FSC .  FSC sits on different boards and finds out changes to X12 and other formats prior to eInsurance time in which case they inform the eInsurance such a change is coming down the pipe.</w:t>
      </w:r>
    </w:p>
  </w:comment>
  <w:comment w:id="830" w:author="Darlene White" w:date="2018-03-12T09:33:00Z" w:initials="DJW">
    <w:p w14:paraId="08D1E18D" w14:textId="77777777" w:rsidR="00CA2935" w:rsidRDefault="00CA2935">
      <w:pPr>
        <w:pStyle w:val="CommentText"/>
      </w:pPr>
      <w:r>
        <w:rPr>
          <w:rStyle w:val="CommentReference"/>
        </w:rPr>
        <w:annotationRef/>
      </w:r>
      <w:r>
        <w:t>Want to confirm this is not meant to be batches.    We want to confirm each message (however it is constructed) will go over individually as we are real time.</w:t>
      </w:r>
    </w:p>
  </w:comment>
  <w:comment w:id="831" w:author="Department of Veterans Affairs" w:date="2018-03-28T11:47:00Z" w:initials="DoVA">
    <w:p w14:paraId="25E9CCC4" w14:textId="5002EFF2" w:rsidR="00CA2935" w:rsidRDefault="00CA2935">
      <w:pPr>
        <w:pStyle w:val="CommentText"/>
      </w:pPr>
      <w:r>
        <w:rPr>
          <w:rStyle w:val="CommentReference"/>
        </w:rPr>
        <w:annotationRef/>
      </w:r>
      <w:r>
        <w:t>Was discusses in our call.</w:t>
      </w:r>
    </w:p>
  </w:comment>
  <w:comment w:id="832" w:author="Darlene White" w:date="2018-03-13T15:09:00Z" w:initials="DJW2">
    <w:p w14:paraId="76C69AC3" w14:textId="77777777" w:rsidR="00CA2935" w:rsidRDefault="00CA2935">
      <w:pPr>
        <w:pStyle w:val="CommentText"/>
      </w:pPr>
      <w:r>
        <w:rPr>
          <w:rStyle w:val="CommentReference"/>
        </w:rPr>
        <w:annotationRef/>
      </w:r>
      <w:r>
        <w:t>Need comment … we are going to use bundles as 1 270 message each</w:t>
      </w:r>
    </w:p>
  </w:comment>
  <w:comment w:id="838" w:author="Darlene White" w:date="2018-03-12T12:37:00Z" w:initials="DJW">
    <w:p w14:paraId="537FB480" w14:textId="77777777" w:rsidR="00CA2935" w:rsidRDefault="00CA2935">
      <w:pPr>
        <w:pStyle w:val="CommentText"/>
      </w:pPr>
      <w:r>
        <w:rPr>
          <w:rStyle w:val="CommentReference"/>
        </w:rPr>
        <w:annotationRef/>
      </w:r>
      <w:r>
        <w:t>What is “it” ?</w:t>
      </w:r>
    </w:p>
  </w:comment>
  <w:comment w:id="843" w:author="Darlene White" w:date="2018-03-12T12:10:00Z" w:initials="DJW">
    <w:p w14:paraId="5C7C3B9A" w14:textId="77777777" w:rsidR="00CA2935" w:rsidRDefault="00CA2935">
      <w:pPr>
        <w:pStyle w:val="CommentText"/>
      </w:pPr>
      <w:r>
        <w:rPr>
          <w:rStyle w:val="CommentReference"/>
        </w:rPr>
        <w:annotationRef/>
      </w:r>
      <w:r>
        <w:t>Need to walk through with TAS team</w:t>
      </w:r>
    </w:p>
  </w:comment>
  <w:comment w:id="844" w:author="Department of Veterans Affairs" w:date="2018-03-28T11:48:00Z" w:initials="DoVA">
    <w:p w14:paraId="1BBBFD32" w14:textId="43CABB42" w:rsidR="00CA2935" w:rsidRDefault="00CA2935">
      <w:pPr>
        <w:pStyle w:val="CommentText"/>
      </w:pPr>
      <w:r>
        <w:rPr>
          <w:rStyle w:val="CommentReference"/>
        </w:rPr>
        <w:annotationRef/>
      </w:r>
      <w:r>
        <w:t>We walked through this in the call we set up.</w:t>
      </w:r>
    </w:p>
  </w:comment>
  <w:comment w:id="845" w:author="Darlene White" w:date="2018-03-12T12:39:00Z" w:initials="DJW">
    <w:p w14:paraId="267F5CB1" w14:textId="77777777" w:rsidR="00CA2935" w:rsidRDefault="00CA2935">
      <w:pPr>
        <w:pStyle w:val="CommentText"/>
      </w:pPr>
      <w:r>
        <w:rPr>
          <w:rStyle w:val="CommentReference"/>
        </w:rPr>
        <w:annotationRef/>
      </w:r>
      <w:r>
        <w:t>This is an example of one of the glossary type of things we should consider …..</w:t>
      </w:r>
    </w:p>
    <w:p w14:paraId="7F13CBB0" w14:textId="77777777" w:rsidR="00CA2935" w:rsidRDefault="00CA2935">
      <w:pPr>
        <w:pStyle w:val="CommentText"/>
      </w:pPr>
    </w:p>
    <w:p w14:paraId="357A1387" w14:textId="77777777" w:rsidR="00CA2935" w:rsidRDefault="00CA2935">
      <w:pPr>
        <w:pStyle w:val="CommentText"/>
      </w:pPr>
      <w:r>
        <w:rPr>
          <w:rFonts w:ascii="Segoe UI" w:hAnsi="Segoe UI" w:cs="Segoe UI"/>
          <w:color w:val="000000"/>
          <w:sz w:val="18"/>
          <w:szCs w:val="18"/>
        </w:rPr>
        <w:t>REST = Representational State Transfer. (It is sometimes spelled "ReST".) It relies on a stateless, client-server, cacheable communications protocol -- and in virtually all cases, the HTTP protocol is used. REST is an architecture style for designing networked applications.</w:t>
      </w:r>
    </w:p>
  </w:comment>
  <w:comment w:id="846" w:author="Department of Veterans Affairs" w:date="2018-03-28T11:48:00Z" w:initials="DoVA">
    <w:p w14:paraId="537EB907" w14:textId="25A4F627" w:rsidR="00CA2935" w:rsidRDefault="00CA2935">
      <w:pPr>
        <w:pStyle w:val="CommentText"/>
      </w:pPr>
      <w:r>
        <w:rPr>
          <w:rStyle w:val="CommentReference"/>
        </w:rPr>
        <w:annotationRef/>
      </w:r>
      <w:r>
        <w:t>Glossary has been added.</w:t>
      </w:r>
    </w:p>
  </w:comment>
  <w:comment w:id="879" w:author="Darlene White" w:date="2018-03-13T15:14:00Z" w:initials="DJW2">
    <w:p w14:paraId="70AC1394" w14:textId="77777777" w:rsidR="00CA2935" w:rsidRDefault="00CA2935">
      <w:pPr>
        <w:pStyle w:val="CommentText"/>
      </w:pPr>
      <w:r>
        <w:rPr>
          <w:rStyle w:val="CommentReference"/>
        </w:rPr>
        <w:annotationRef/>
      </w:r>
      <w:r>
        <w:t xml:space="preserve">Need amy’s 2 cents if we will use queued … </w:t>
      </w:r>
    </w:p>
  </w:comment>
  <w:comment w:id="877" w:author="Darlene White" w:date="2018-03-12T12:17:00Z" w:initials="DJW">
    <w:p w14:paraId="147800BE" w14:textId="77777777" w:rsidR="00CA2935" w:rsidRDefault="00CA2935">
      <w:pPr>
        <w:pStyle w:val="CommentText"/>
      </w:pPr>
      <w:r>
        <w:rPr>
          <w:rStyle w:val="CommentReference"/>
        </w:rPr>
        <w:annotationRef/>
      </w:r>
      <w:r>
        <w:t>Is that referencing our eiv related nightly extracts …. The stuff during the day must remain as real time.   …</w:t>
      </w:r>
    </w:p>
    <w:p w14:paraId="5AC122C2" w14:textId="77777777" w:rsidR="00CA2935" w:rsidRDefault="00CA2935">
      <w:pPr>
        <w:pStyle w:val="CommentText"/>
      </w:pPr>
    </w:p>
    <w:p w14:paraId="3E5F4CFC" w14:textId="77777777" w:rsidR="00CA2935" w:rsidRDefault="00CA2935">
      <w:pPr>
        <w:pStyle w:val="CommentText"/>
      </w:pPr>
      <w:r>
        <w:t>Unless you are changing the architure … lets try rewording this to    “… in real time or as part of the eIV nightly extracts.”</w:t>
      </w:r>
    </w:p>
    <w:p w14:paraId="69193796" w14:textId="77777777" w:rsidR="00CA2935" w:rsidRDefault="00CA2935">
      <w:pPr>
        <w:pStyle w:val="CommentText"/>
      </w:pPr>
    </w:p>
    <w:p w14:paraId="07765FBF" w14:textId="77777777" w:rsidR="00CA2935" w:rsidRDefault="00CA2935">
      <w:pPr>
        <w:pStyle w:val="CommentText"/>
      </w:pPr>
    </w:p>
    <w:p w14:paraId="6343C53A" w14:textId="77777777" w:rsidR="00CA2935" w:rsidRDefault="00CA2935">
      <w:pPr>
        <w:pStyle w:val="CommentText"/>
      </w:pPr>
      <w:r>
        <w:t>We don’t want to use the word batch or queue for referencing how we exchange messages via eIV.</w:t>
      </w:r>
    </w:p>
  </w:comment>
  <w:comment w:id="878" w:author="Department of Veterans Affairs" w:date="2018-03-28T11:50:00Z" w:initials="DoVA">
    <w:p w14:paraId="4483F4BC" w14:textId="39551CFD" w:rsidR="00CA2935" w:rsidRDefault="00CA2935">
      <w:pPr>
        <w:pStyle w:val="CommentText"/>
      </w:pPr>
      <w:r>
        <w:rPr>
          <w:rStyle w:val="CommentReference"/>
        </w:rPr>
        <w:annotationRef/>
      </w:r>
      <w:r>
        <w:t>Refer to call we had.</w:t>
      </w:r>
    </w:p>
  </w:comment>
  <w:comment w:id="893" w:author="Darlene White" w:date="2018-03-12T12:22:00Z" w:initials="DJW">
    <w:p w14:paraId="44BF395F" w14:textId="77777777" w:rsidR="00CA2935" w:rsidRDefault="00CA2935">
      <w:pPr>
        <w:pStyle w:val="CommentText"/>
      </w:pPr>
      <w:r>
        <w:rPr>
          <w:rStyle w:val="CommentReference"/>
        </w:rPr>
        <w:annotationRef/>
      </w:r>
      <w:r>
        <w:t>Please enter a subnote next to the ‘REAL TIME Messaging” that this is the only exchange that eINsurance will use.  We want this common diagram to have the detail that eInsurance will NOT be using the queued messages.</w:t>
      </w:r>
    </w:p>
  </w:comment>
  <w:comment w:id="894" w:author="Department of Veterans Affairs" w:date="2018-03-28T11:50:00Z" w:initials="DoVA">
    <w:p w14:paraId="3D17C02D" w14:textId="18958D38" w:rsidR="00CA2935" w:rsidRDefault="00CA2935">
      <w:pPr>
        <w:pStyle w:val="CommentText"/>
      </w:pPr>
      <w:r>
        <w:rPr>
          <w:rStyle w:val="CommentReference"/>
        </w:rPr>
        <w:annotationRef/>
      </w:r>
      <w:r>
        <w:t>Refer to call we had.</w:t>
      </w:r>
    </w:p>
  </w:comment>
  <w:comment w:id="895" w:author="Darlene White" w:date="2018-03-12T12:40:00Z" w:initials="DJW">
    <w:p w14:paraId="2967F69C" w14:textId="77777777" w:rsidR="00CA2935" w:rsidRDefault="00CA2935">
      <w:pPr>
        <w:pStyle w:val="CommentText"/>
      </w:pPr>
      <w:r>
        <w:rPr>
          <w:rStyle w:val="CommentReference"/>
        </w:rPr>
        <w:annotationRef/>
      </w:r>
      <w:r>
        <w:t xml:space="preserve">Another example … for glossary …. </w:t>
      </w:r>
      <w:r w:rsidRPr="003B5AF9">
        <w:t>RabbitMQ is the most widely deployed open source message broker. With more than 35,000 production deployments of RabbitMQ world-wide at small startups and large enterprises, RabbitMQ is the most popular open source message broker. RabbitMQ is lightweight and easy to deploy on premises and in the cloud.</w:t>
      </w:r>
    </w:p>
  </w:comment>
  <w:comment w:id="919" w:author="Darlene White" w:date="2018-03-12T12:24:00Z" w:initials="DJW">
    <w:p w14:paraId="355A668E" w14:textId="77777777" w:rsidR="00CA2935" w:rsidRDefault="00CA2935">
      <w:pPr>
        <w:pStyle w:val="CommentText"/>
      </w:pPr>
      <w:r>
        <w:rPr>
          <w:rStyle w:val="CommentReference"/>
        </w:rPr>
        <w:annotationRef/>
      </w:r>
      <w:r>
        <w:t>Real time  .. this “bundle” word through the doc concerns us.</w:t>
      </w:r>
    </w:p>
  </w:comment>
  <w:comment w:id="933" w:author="Darlene White" w:date="2018-03-12T12:27:00Z" w:initials="DJW">
    <w:p w14:paraId="2E142B34" w14:textId="77777777" w:rsidR="00CA2935" w:rsidRDefault="00CA2935">
      <w:pPr>
        <w:pStyle w:val="CommentText"/>
      </w:pPr>
      <w:r>
        <w:rPr>
          <w:rStyle w:val="CommentReference"/>
        </w:rPr>
        <w:annotationRef/>
      </w:r>
      <w:r>
        <w:t>If eInsurance starts this exchange after or upon the start of 7030 then this would change.</w:t>
      </w:r>
    </w:p>
  </w:comment>
  <w:comment w:id="940" w:author="Darlene White" w:date="2018-03-12T12:28:00Z" w:initials="DJW">
    <w:p w14:paraId="78560065" w14:textId="77777777" w:rsidR="00CA2935" w:rsidRDefault="00CA2935">
      <w:pPr>
        <w:pStyle w:val="CommentText"/>
      </w:pPr>
      <w:r>
        <w:rPr>
          <w:rStyle w:val="CommentReference"/>
        </w:rPr>
        <w:annotationRef/>
      </w:r>
      <w:r>
        <w:t>You may want to switch to ‘inquiry’ to match what you said above.</w:t>
      </w:r>
    </w:p>
  </w:comment>
  <w:comment w:id="946" w:author="Darlene White" w:date="2018-03-12T12:32:00Z" w:initials="DJW">
    <w:p w14:paraId="1B49A006" w14:textId="77777777" w:rsidR="00CA2935" w:rsidRDefault="00CA2935">
      <w:pPr>
        <w:pStyle w:val="CommentText"/>
      </w:pPr>
      <w:r>
        <w:rPr>
          <w:rStyle w:val="CommentReference"/>
        </w:rPr>
        <w:annotationRef/>
      </w:r>
      <w:r>
        <w:t>SOME OF THESE MAY NOT BE NEEDED ?  We need to walk through this entire section 2.6.1 with both eInsurance, FSC and TAS team.</w:t>
      </w:r>
    </w:p>
  </w:comment>
  <w:comment w:id="957" w:author="Darlene White" w:date="2018-03-12T12:33:00Z" w:initials="DJW">
    <w:p w14:paraId="331A7FED" w14:textId="77777777" w:rsidR="00CA2935" w:rsidRDefault="00CA2935">
      <w:pPr>
        <w:pStyle w:val="CommentText"/>
      </w:pPr>
      <w:r>
        <w:rPr>
          <w:rStyle w:val="CommentReference"/>
        </w:rPr>
        <w:annotationRef/>
      </w:r>
      <w:r>
        <w:t>we rely on TAS to know if this is accurate or not</w:t>
      </w:r>
    </w:p>
  </w:comment>
  <w:comment w:id="958" w:author="Darlene White" w:date="2018-03-12T12:42:00Z" w:initials="DJW">
    <w:p w14:paraId="1669D3AB" w14:textId="77777777" w:rsidR="00CA2935" w:rsidRDefault="00CA2935">
      <w:pPr>
        <w:pStyle w:val="CommentText"/>
      </w:pPr>
      <w:r>
        <w:rPr>
          <w:rStyle w:val="CommentReference"/>
        </w:rPr>
        <w:annotationRef/>
      </w:r>
      <w:r>
        <w:t>glossary</w:t>
      </w:r>
    </w:p>
  </w:comment>
  <w:comment w:id="1014" w:author="Darlene White" w:date="2018-03-12T12:42:00Z" w:initials="DJW">
    <w:p w14:paraId="0F26A866" w14:textId="77777777" w:rsidR="00CA2935" w:rsidRDefault="00CA2935">
      <w:pPr>
        <w:pStyle w:val="CommentText"/>
      </w:pPr>
      <w:r>
        <w:rPr>
          <w:rStyle w:val="CommentReference"/>
        </w:rPr>
        <w:annotationRef/>
      </w:r>
      <w:r>
        <w:t>glossary</w:t>
      </w:r>
    </w:p>
  </w:comment>
  <w:comment w:id="1087" w:author="Darlene White" w:date="2018-03-12T12:46:00Z" w:initials="DJW">
    <w:p w14:paraId="6A3011B3" w14:textId="77777777" w:rsidR="00CA2935" w:rsidRDefault="00CA2935">
      <w:pPr>
        <w:pStyle w:val="CommentText"/>
      </w:pPr>
      <w:r>
        <w:rPr>
          <w:rStyle w:val="CommentReference"/>
        </w:rPr>
        <w:annotationRef/>
      </w:r>
      <w:r>
        <w:t>cut/paste error   see above … I think we switched this to insurance eligibility information</w:t>
      </w:r>
    </w:p>
  </w:comment>
  <w:comment w:id="1107" w:author="Darlene White" w:date="2018-03-12T12:36:00Z" w:initials="DJW">
    <w:p w14:paraId="1782D10F" w14:textId="77777777" w:rsidR="00CA2935" w:rsidRDefault="00CA2935">
      <w:pPr>
        <w:pStyle w:val="CommentText"/>
      </w:pPr>
      <w:r>
        <w:rPr>
          <w:rStyle w:val="CommentReference"/>
        </w:rPr>
        <w:annotationRef/>
      </w:r>
      <w:r>
        <w:t>as this is the eInsurance for 270/271 shouldn’t the example be a 270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D3DD9E" w15:done="0"/>
  <w15:commentEx w15:paraId="00FD24E2" w15:done="0"/>
  <w15:commentEx w15:paraId="1FEB9F14" w15:done="0"/>
  <w15:commentEx w15:paraId="6994CCBA" w15:done="0"/>
  <w15:commentEx w15:paraId="035D8B91" w15:done="0"/>
  <w15:commentEx w15:paraId="02AF25DE" w15:done="0"/>
  <w15:commentEx w15:paraId="4729E638" w15:done="0"/>
  <w15:commentEx w15:paraId="0F581287" w15:done="0"/>
  <w15:commentEx w15:paraId="5164BD72" w15:done="0"/>
  <w15:commentEx w15:paraId="3C9E9BF9" w15:done="0"/>
  <w15:commentEx w15:paraId="2B100368" w15:done="0"/>
  <w15:commentEx w15:paraId="52A75AAD" w15:done="0"/>
  <w15:commentEx w15:paraId="24F2C335" w15:done="0"/>
  <w15:commentEx w15:paraId="11BD43C4" w15:done="0"/>
  <w15:commentEx w15:paraId="5FEF2A11" w15:done="0"/>
  <w15:commentEx w15:paraId="5D3613E2" w15:done="0"/>
  <w15:commentEx w15:paraId="37C5DC10" w15:done="0"/>
  <w15:commentEx w15:paraId="08D1E18D" w15:done="0"/>
  <w15:commentEx w15:paraId="25E9CCC4" w15:done="0"/>
  <w15:commentEx w15:paraId="76C69AC3" w15:done="0"/>
  <w15:commentEx w15:paraId="537FB480" w15:done="0"/>
  <w15:commentEx w15:paraId="5C7C3B9A" w15:done="0"/>
  <w15:commentEx w15:paraId="1BBBFD32" w15:done="0"/>
  <w15:commentEx w15:paraId="357A1387" w15:done="0"/>
  <w15:commentEx w15:paraId="537EB907" w15:done="0"/>
  <w15:commentEx w15:paraId="70AC1394" w15:done="0"/>
  <w15:commentEx w15:paraId="6343C53A" w15:done="0"/>
  <w15:commentEx w15:paraId="4483F4BC" w15:done="0"/>
  <w15:commentEx w15:paraId="44BF395F" w15:done="0"/>
  <w15:commentEx w15:paraId="3D17C02D" w15:done="0"/>
  <w15:commentEx w15:paraId="2967F69C" w15:done="0"/>
  <w15:commentEx w15:paraId="355A668E" w15:done="0"/>
  <w15:commentEx w15:paraId="2E142B34" w15:done="0"/>
  <w15:commentEx w15:paraId="78560065" w15:done="0"/>
  <w15:commentEx w15:paraId="1B49A006" w15:done="0"/>
  <w15:commentEx w15:paraId="331A7FED" w15:done="0"/>
  <w15:commentEx w15:paraId="1669D3AB" w15:done="0"/>
  <w15:commentEx w15:paraId="0F26A866" w15:done="0"/>
  <w15:commentEx w15:paraId="6A3011B3" w15:done="0"/>
  <w15:commentEx w15:paraId="1782D1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D3DD9E" w16cid:durableId="1E65ECA3"/>
  <w16cid:commentId w16cid:paraId="00FD24E2" w16cid:durableId="1E65ECA5"/>
  <w16cid:commentId w16cid:paraId="1FEB9F14" w16cid:durableId="1E65ECA6"/>
  <w16cid:commentId w16cid:paraId="6994CCBA" w16cid:durableId="1E65ECA7"/>
  <w16cid:commentId w16cid:paraId="035D8B91" w16cid:durableId="1E8188E1"/>
  <w16cid:commentId w16cid:paraId="02AF25DE" w16cid:durableId="1E65ECA8"/>
  <w16cid:commentId w16cid:paraId="4729E638" w16cid:durableId="1E8188E3"/>
  <w16cid:commentId w16cid:paraId="0F581287" w16cid:durableId="1E65ECA9"/>
  <w16cid:commentId w16cid:paraId="5164BD72" w16cid:durableId="1E8188E5"/>
  <w16cid:commentId w16cid:paraId="3C9E9BF9" w16cid:durableId="1E65ECAA"/>
  <w16cid:commentId w16cid:paraId="2B100368" w16cid:durableId="1E65ECAC"/>
  <w16cid:commentId w16cid:paraId="52A75AAD" w16cid:durableId="1E65ECAE"/>
  <w16cid:commentId w16cid:paraId="24F2C335" w16cid:durableId="1E8188E9"/>
  <w16cid:commentId w16cid:paraId="5FEF2A11" w16cid:durableId="1E65ECB0"/>
  <w16cid:commentId w16cid:paraId="5D3613E2" w16cid:durableId="1E65ECB1"/>
  <w16cid:commentId w16cid:paraId="37C5DC10" w16cid:durableId="1E65ECB2"/>
  <w16cid:commentId w16cid:paraId="08D1E18D" w16cid:durableId="1E65ECB3"/>
  <w16cid:commentId w16cid:paraId="25E9CCC4" w16cid:durableId="1E8188EE"/>
  <w16cid:commentId w16cid:paraId="76C69AC3" w16cid:durableId="1E65ECB4"/>
  <w16cid:commentId w16cid:paraId="537FB480" w16cid:durableId="1E65ECB5"/>
  <w16cid:commentId w16cid:paraId="5C7C3B9A" w16cid:durableId="1E65ECB6"/>
  <w16cid:commentId w16cid:paraId="1BBBFD32" w16cid:durableId="1E8188F2"/>
  <w16cid:commentId w16cid:paraId="357A1387" w16cid:durableId="1E65ECB7"/>
  <w16cid:commentId w16cid:paraId="537EB907" w16cid:durableId="1E8188F4"/>
  <w16cid:commentId w16cid:paraId="70AC1394" w16cid:durableId="1E65ECB8"/>
  <w16cid:commentId w16cid:paraId="6343C53A" w16cid:durableId="1E65ECB9"/>
  <w16cid:commentId w16cid:paraId="4483F4BC" w16cid:durableId="1E8188F7"/>
  <w16cid:commentId w16cid:paraId="44BF395F" w16cid:durableId="1E65ECBA"/>
  <w16cid:commentId w16cid:paraId="3D17C02D" w16cid:durableId="1E8188F9"/>
  <w16cid:commentId w16cid:paraId="2967F69C" w16cid:durableId="1E65ECBB"/>
  <w16cid:commentId w16cid:paraId="355A668E" w16cid:durableId="1E65ECBC"/>
  <w16cid:commentId w16cid:paraId="2E142B34" w16cid:durableId="1E65ECBD"/>
  <w16cid:commentId w16cid:paraId="78560065" w16cid:durableId="1E65ECBE"/>
  <w16cid:commentId w16cid:paraId="1B49A006" w16cid:durableId="1E65ECBF"/>
  <w16cid:commentId w16cid:paraId="331A7FED" w16cid:durableId="1E65ECC0"/>
  <w16cid:commentId w16cid:paraId="1669D3AB" w16cid:durableId="1E65ECC1"/>
  <w16cid:commentId w16cid:paraId="0F26A866" w16cid:durableId="1E65ECC2"/>
  <w16cid:commentId w16cid:paraId="6A3011B3" w16cid:durableId="1E65ECC3"/>
  <w16cid:commentId w16cid:paraId="1782D10F" w16cid:durableId="1E65EC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7E4CE" w14:textId="77777777" w:rsidR="003B31D9" w:rsidRDefault="003B31D9">
      <w:r>
        <w:separator/>
      </w:r>
    </w:p>
    <w:p w14:paraId="1A517A18" w14:textId="77777777" w:rsidR="003B31D9" w:rsidRDefault="003B31D9"/>
  </w:endnote>
  <w:endnote w:type="continuationSeparator" w:id="0">
    <w:p w14:paraId="369424D3" w14:textId="77777777" w:rsidR="003B31D9" w:rsidRDefault="003B31D9">
      <w:r>
        <w:continuationSeparator/>
      </w:r>
    </w:p>
    <w:p w14:paraId="6C5570B1" w14:textId="77777777" w:rsidR="003B31D9" w:rsidRDefault="003B31D9"/>
  </w:endnote>
  <w:endnote w:type="continuationNotice" w:id="1">
    <w:p w14:paraId="05AF6C72" w14:textId="77777777" w:rsidR="003B31D9" w:rsidRDefault="003B31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CA2935" w:rsidRDefault="00CA2935" w:rsidP="009F7C75">
    <w:pPr>
      <w:pStyle w:val="Footer"/>
      <w:ind w:right="360"/>
      <w:rPr>
        <w:rStyle w:val="PageNumber"/>
      </w:rPr>
    </w:pPr>
    <w:proofErr w:type="spellStart"/>
    <w:r>
      <w:t>eClaims</w:t>
    </w:r>
    <w:proofErr w:type="spellEnd"/>
    <w:r>
      <w:t xml:space="preserve">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CA2935" w:rsidRDefault="00CA2935">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0C3A5E9B" w:rsidR="00CA2935" w:rsidRDefault="00CA2935" w:rsidP="009F7C75">
    <w:pPr>
      <w:pStyle w:val="Footer"/>
      <w:ind w:right="360"/>
      <w:rPr>
        <w:rStyle w:val="PageNumber"/>
      </w:rPr>
    </w:pPr>
    <w:r>
      <w:t xml:space="preserve">MCCF </w:t>
    </w:r>
    <w:proofErr w:type="spellStart"/>
    <w:r>
      <w:t>eInsurance</w:t>
    </w:r>
    <w:proofErr w:type="spellEnd"/>
    <w:r>
      <w:rPr>
        <w:rStyle w:val="PageNumber"/>
      </w:rPr>
      <w:tab/>
    </w:r>
    <w:r>
      <w:rPr>
        <w:rStyle w:val="PageNumber"/>
      </w:rPr>
      <w:fldChar w:fldCharType="begin"/>
    </w:r>
    <w:r>
      <w:rPr>
        <w:rStyle w:val="PageNumber"/>
      </w:rPr>
      <w:instrText xml:space="preserve"> PAGE </w:instrText>
    </w:r>
    <w:r>
      <w:rPr>
        <w:rStyle w:val="PageNumber"/>
      </w:rPr>
      <w:fldChar w:fldCharType="separate"/>
    </w:r>
    <w:r w:rsidR="00C40EB4">
      <w:rPr>
        <w:rStyle w:val="PageNumber"/>
        <w:noProof/>
      </w:rPr>
      <w:t>ii</w:t>
    </w:r>
    <w:r>
      <w:rPr>
        <w:rStyle w:val="PageNumber"/>
      </w:rPr>
      <w:fldChar w:fldCharType="end"/>
    </w:r>
    <w:r>
      <w:rPr>
        <w:rStyle w:val="PageNumber"/>
      </w:rPr>
      <w:tab/>
    </w:r>
    <w:del w:id="18" w:author="Steffen Maerdian" w:date="2018-04-19T11:19:00Z">
      <w:r w:rsidDel="00EF1266">
        <w:rPr>
          <w:rStyle w:val="PageNumber"/>
        </w:rPr>
        <w:delText>February</w:delText>
      </w:r>
    </w:del>
    <w:ins w:id="19" w:author="Steffen and Keith" w:date="2018-03-28T10:31:00Z">
      <w:del w:id="20" w:author="Steffen Maerdian" w:date="2018-04-19T11:19:00Z">
        <w:r w:rsidDel="00EF1266">
          <w:rPr>
            <w:rStyle w:val="PageNumber"/>
          </w:rPr>
          <w:delText>March</w:delText>
        </w:r>
      </w:del>
    </w:ins>
    <w:ins w:id="21" w:author="Steffen Maerdian" w:date="2018-04-19T11:19:00Z">
      <w:del w:id="22" w:author="Keith Oulson" w:date="2018-05-11T12:49:00Z">
        <w:r w:rsidR="00EF1266" w:rsidDel="00187C6F">
          <w:rPr>
            <w:rStyle w:val="PageNumber"/>
          </w:rPr>
          <w:delText>April</w:delText>
        </w:r>
      </w:del>
    </w:ins>
    <w:ins w:id="23" w:author="Keith Oulson" w:date="2018-05-11T12:49:00Z">
      <w:r w:rsidR="00187C6F">
        <w:rPr>
          <w:rStyle w:val="PageNumber"/>
        </w:rPr>
        <w:t>May</w:t>
      </w:r>
    </w:ins>
    <w:r>
      <w:rPr>
        <w:rStyle w:val="PageNumber"/>
      </w:rPr>
      <w:t xml:space="preserve"> 2018</w:t>
    </w:r>
  </w:p>
  <w:p w14:paraId="05501EFE" w14:textId="77777777" w:rsidR="00CA2935" w:rsidRDefault="00CA2935">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CA2935" w:rsidRDefault="00CA2935" w:rsidP="009F7C75">
    <w:pPr>
      <w:pStyle w:val="Footer"/>
      <w:ind w:right="360"/>
      <w:rPr>
        <w:rStyle w:val="PageNumber"/>
      </w:rPr>
    </w:pPr>
    <w:proofErr w:type="spellStart"/>
    <w:r>
      <w:t>eBilling</w:t>
    </w:r>
    <w:proofErr w:type="spellEnd"/>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CA2935" w:rsidRDefault="00CA2935">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CA2935" w:rsidRDefault="00CA2935" w:rsidP="007B65D7">
    <w:pPr>
      <w:pStyle w:val="Footer"/>
      <w:rPr>
        <w:rStyle w:val="PageNumber"/>
      </w:rPr>
    </w:pPr>
    <w:proofErr w:type="spellStart"/>
    <w:r>
      <w:t>eBilling</w:t>
    </w:r>
    <w:proofErr w:type="spellEnd"/>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CA2935" w:rsidRPr="007B65D7" w:rsidRDefault="00CA2935"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69F94" w14:textId="77777777" w:rsidR="003B31D9" w:rsidRDefault="003B31D9">
      <w:r>
        <w:separator/>
      </w:r>
    </w:p>
    <w:p w14:paraId="3584ADAF" w14:textId="77777777" w:rsidR="003B31D9" w:rsidRDefault="003B31D9"/>
  </w:footnote>
  <w:footnote w:type="continuationSeparator" w:id="0">
    <w:p w14:paraId="4F2565C7" w14:textId="77777777" w:rsidR="003B31D9" w:rsidRDefault="003B31D9">
      <w:r>
        <w:continuationSeparator/>
      </w:r>
    </w:p>
    <w:p w14:paraId="68BE5A5C" w14:textId="77777777" w:rsidR="003B31D9" w:rsidRDefault="003B31D9"/>
  </w:footnote>
  <w:footnote w:type="continuationNotice" w:id="1">
    <w:p w14:paraId="543E789D" w14:textId="77777777" w:rsidR="003B31D9" w:rsidRDefault="003B31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CA2935" w:rsidRPr="001336D2" w:rsidRDefault="00CA2935">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635136"/>
    <w:multiLevelType w:val="hybridMultilevel"/>
    <w:tmpl w:val="8BE67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7" w15:restartNumberingAfterBreak="0">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600200"/>
    <w:multiLevelType w:val="hybridMultilevel"/>
    <w:tmpl w:val="E380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4"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6"/>
  </w:num>
  <w:num w:numId="4">
    <w:abstractNumId w:val="23"/>
  </w:num>
  <w:num w:numId="5">
    <w:abstractNumId w:val="24"/>
  </w:num>
  <w:num w:numId="6">
    <w:abstractNumId w:val="19"/>
  </w:num>
  <w:num w:numId="7">
    <w:abstractNumId w:val="15"/>
  </w:num>
  <w:num w:numId="8">
    <w:abstractNumId w:val="12"/>
  </w:num>
  <w:num w:numId="9">
    <w:abstractNumId w:val="7"/>
  </w:num>
  <w:num w:numId="10">
    <w:abstractNumId w:val="1"/>
  </w:num>
  <w:num w:numId="11">
    <w:abstractNumId w:val="5"/>
  </w:num>
  <w:num w:numId="12">
    <w:abstractNumId w:val="4"/>
  </w:num>
  <w:num w:numId="13">
    <w:abstractNumId w:val="18"/>
  </w:num>
  <w:num w:numId="14">
    <w:abstractNumId w:val="11"/>
  </w:num>
  <w:num w:numId="15">
    <w:abstractNumId w:val="14"/>
  </w:num>
  <w:num w:numId="16">
    <w:abstractNumId w:val="10"/>
  </w:num>
  <w:num w:numId="17">
    <w:abstractNumId w:val="8"/>
  </w:num>
  <w:num w:numId="18">
    <w:abstractNumId w:val="13"/>
  </w:num>
  <w:num w:numId="19">
    <w:abstractNumId w:val="21"/>
  </w:num>
  <w:num w:numId="20">
    <w:abstractNumId w:val="16"/>
  </w:num>
  <w:num w:numId="21">
    <w:abstractNumId w:val="22"/>
  </w:num>
  <w:num w:numId="22">
    <w:abstractNumId w:val="9"/>
  </w:num>
  <w:num w:numId="23">
    <w:abstractNumId w:val="20"/>
  </w:num>
  <w:num w:numId="24">
    <w:abstractNumId w:val="17"/>
  </w:num>
  <w:num w:numId="25">
    <w:abstractNumId w:val="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fen Maerdian">
    <w15:presenceInfo w15:providerId="None" w15:userId="Steffen Maerdian"/>
  </w15:person>
  <w15:person w15:author="Keith Oulson">
    <w15:presenceInfo w15:providerId="AD" w15:userId="S-1-5-21-3879305808-3289165270-514292028-2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5E69"/>
    <w:rsid w:val="000171DA"/>
    <w:rsid w:val="00020082"/>
    <w:rsid w:val="000212B7"/>
    <w:rsid w:val="00021CAD"/>
    <w:rsid w:val="0002263E"/>
    <w:rsid w:val="00023270"/>
    <w:rsid w:val="00023511"/>
    <w:rsid w:val="000243B3"/>
    <w:rsid w:val="000246A0"/>
    <w:rsid w:val="00024C78"/>
    <w:rsid w:val="000256CE"/>
    <w:rsid w:val="00025D5E"/>
    <w:rsid w:val="000263BB"/>
    <w:rsid w:val="00030342"/>
    <w:rsid w:val="0003034C"/>
    <w:rsid w:val="00030A31"/>
    <w:rsid w:val="00031343"/>
    <w:rsid w:val="00031907"/>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7AC8"/>
    <w:rsid w:val="000702CE"/>
    <w:rsid w:val="00071609"/>
    <w:rsid w:val="00071F6E"/>
    <w:rsid w:val="00072280"/>
    <w:rsid w:val="00072FCC"/>
    <w:rsid w:val="00073275"/>
    <w:rsid w:val="0007330F"/>
    <w:rsid w:val="0007382D"/>
    <w:rsid w:val="00074879"/>
    <w:rsid w:val="00074E2F"/>
    <w:rsid w:val="000757CF"/>
    <w:rsid w:val="000814FF"/>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B11AD"/>
    <w:rsid w:val="000B156B"/>
    <w:rsid w:val="000B23F8"/>
    <w:rsid w:val="000B2AC1"/>
    <w:rsid w:val="000B602C"/>
    <w:rsid w:val="000B7DC5"/>
    <w:rsid w:val="000C01E6"/>
    <w:rsid w:val="000C1BAC"/>
    <w:rsid w:val="000C1F69"/>
    <w:rsid w:val="000C3757"/>
    <w:rsid w:val="000C50ED"/>
    <w:rsid w:val="000C79B8"/>
    <w:rsid w:val="000C7B8D"/>
    <w:rsid w:val="000D16C8"/>
    <w:rsid w:val="000D341A"/>
    <w:rsid w:val="000D4B70"/>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3A1"/>
    <w:rsid w:val="00102C53"/>
    <w:rsid w:val="00104399"/>
    <w:rsid w:val="00105938"/>
    <w:rsid w:val="0010664C"/>
    <w:rsid w:val="00106685"/>
    <w:rsid w:val="00107971"/>
    <w:rsid w:val="00110B3B"/>
    <w:rsid w:val="00111074"/>
    <w:rsid w:val="0011372C"/>
    <w:rsid w:val="0011412C"/>
    <w:rsid w:val="00115BE9"/>
    <w:rsid w:val="00116343"/>
    <w:rsid w:val="00117745"/>
    <w:rsid w:val="00117A3B"/>
    <w:rsid w:val="00117B6E"/>
    <w:rsid w:val="00117D77"/>
    <w:rsid w:val="0012060D"/>
    <w:rsid w:val="00120BEC"/>
    <w:rsid w:val="00125C1D"/>
    <w:rsid w:val="001264E8"/>
    <w:rsid w:val="001270AB"/>
    <w:rsid w:val="001278A1"/>
    <w:rsid w:val="001278C3"/>
    <w:rsid w:val="00133156"/>
    <w:rsid w:val="001336D2"/>
    <w:rsid w:val="00134C52"/>
    <w:rsid w:val="00136094"/>
    <w:rsid w:val="00141A0A"/>
    <w:rsid w:val="0014468B"/>
    <w:rsid w:val="001453A5"/>
    <w:rsid w:val="00145CF3"/>
    <w:rsid w:val="00146C7B"/>
    <w:rsid w:val="00147C5F"/>
    <w:rsid w:val="00151087"/>
    <w:rsid w:val="001545AE"/>
    <w:rsid w:val="00154C8F"/>
    <w:rsid w:val="00155D90"/>
    <w:rsid w:val="001569E6"/>
    <w:rsid w:val="001574A4"/>
    <w:rsid w:val="00160824"/>
    <w:rsid w:val="00160CB2"/>
    <w:rsid w:val="00161E54"/>
    <w:rsid w:val="001624C3"/>
    <w:rsid w:val="00162ADF"/>
    <w:rsid w:val="00162E7B"/>
    <w:rsid w:val="00162F6E"/>
    <w:rsid w:val="00163E68"/>
    <w:rsid w:val="00165AB8"/>
    <w:rsid w:val="00171DD0"/>
    <w:rsid w:val="00172D7F"/>
    <w:rsid w:val="00175B6F"/>
    <w:rsid w:val="00176911"/>
    <w:rsid w:val="00180235"/>
    <w:rsid w:val="001802A6"/>
    <w:rsid w:val="0018396C"/>
    <w:rsid w:val="00184BD8"/>
    <w:rsid w:val="00184CA0"/>
    <w:rsid w:val="001850DD"/>
    <w:rsid w:val="00185707"/>
    <w:rsid w:val="00186009"/>
    <w:rsid w:val="001876CC"/>
    <w:rsid w:val="00187C6F"/>
    <w:rsid w:val="00187CA5"/>
    <w:rsid w:val="00191289"/>
    <w:rsid w:val="00192A67"/>
    <w:rsid w:val="00193FF0"/>
    <w:rsid w:val="00194B33"/>
    <w:rsid w:val="00196DE2"/>
    <w:rsid w:val="00196F00"/>
    <w:rsid w:val="001A0118"/>
    <w:rsid w:val="001A0A2A"/>
    <w:rsid w:val="001A0E09"/>
    <w:rsid w:val="001A192A"/>
    <w:rsid w:val="001A21E1"/>
    <w:rsid w:val="001A30A0"/>
    <w:rsid w:val="001A32F9"/>
    <w:rsid w:val="001A380C"/>
    <w:rsid w:val="001A3C5C"/>
    <w:rsid w:val="001A3D48"/>
    <w:rsid w:val="001A4C49"/>
    <w:rsid w:val="001A57F5"/>
    <w:rsid w:val="001A768C"/>
    <w:rsid w:val="001B12AE"/>
    <w:rsid w:val="001B1BA5"/>
    <w:rsid w:val="001B54E4"/>
    <w:rsid w:val="001B5C83"/>
    <w:rsid w:val="001B6D58"/>
    <w:rsid w:val="001C0031"/>
    <w:rsid w:val="001C1A0A"/>
    <w:rsid w:val="001C2FCA"/>
    <w:rsid w:val="001C3346"/>
    <w:rsid w:val="001C5800"/>
    <w:rsid w:val="001C5EA6"/>
    <w:rsid w:val="001C675D"/>
    <w:rsid w:val="001C69AB"/>
    <w:rsid w:val="001C6D26"/>
    <w:rsid w:val="001C713F"/>
    <w:rsid w:val="001C77D1"/>
    <w:rsid w:val="001D0F52"/>
    <w:rsid w:val="001D14AC"/>
    <w:rsid w:val="001D1C21"/>
    <w:rsid w:val="001D3222"/>
    <w:rsid w:val="001D6650"/>
    <w:rsid w:val="001D69F5"/>
    <w:rsid w:val="001E040B"/>
    <w:rsid w:val="001E1E32"/>
    <w:rsid w:val="001E40E8"/>
    <w:rsid w:val="001E4B39"/>
    <w:rsid w:val="001E4EA2"/>
    <w:rsid w:val="001E55B8"/>
    <w:rsid w:val="001E6142"/>
    <w:rsid w:val="001E6E2D"/>
    <w:rsid w:val="001F029F"/>
    <w:rsid w:val="001F2379"/>
    <w:rsid w:val="001F2E54"/>
    <w:rsid w:val="001F388B"/>
    <w:rsid w:val="001F3B92"/>
    <w:rsid w:val="001F5466"/>
    <w:rsid w:val="001F5DEB"/>
    <w:rsid w:val="001F702C"/>
    <w:rsid w:val="001F74AA"/>
    <w:rsid w:val="002006E1"/>
    <w:rsid w:val="00203CBD"/>
    <w:rsid w:val="00210034"/>
    <w:rsid w:val="002109B4"/>
    <w:rsid w:val="00211B52"/>
    <w:rsid w:val="00212E2F"/>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0CFC"/>
    <w:rsid w:val="00231779"/>
    <w:rsid w:val="00234111"/>
    <w:rsid w:val="00234740"/>
    <w:rsid w:val="00234F14"/>
    <w:rsid w:val="002408A1"/>
    <w:rsid w:val="002413BB"/>
    <w:rsid w:val="0024184C"/>
    <w:rsid w:val="00242177"/>
    <w:rsid w:val="0024295E"/>
    <w:rsid w:val="00242CCE"/>
    <w:rsid w:val="002432C6"/>
    <w:rsid w:val="00243801"/>
    <w:rsid w:val="002438CE"/>
    <w:rsid w:val="00243E62"/>
    <w:rsid w:val="002440FC"/>
    <w:rsid w:val="00244579"/>
    <w:rsid w:val="00245216"/>
    <w:rsid w:val="00245E23"/>
    <w:rsid w:val="002464A9"/>
    <w:rsid w:val="0024725B"/>
    <w:rsid w:val="00247C7D"/>
    <w:rsid w:val="002505AA"/>
    <w:rsid w:val="002506FF"/>
    <w:rsid w:val="002529B6"/>
    <w:rsid w:val="00252BD5"/>
    <w:rsid w:val="00252F1E"/>
    <w:rsid w:val="002538E9"/>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4BCE"/>
    <w:rsid w:val="002950A2"/>
    <w:rsid w:val="00296309"/>
    <w:rsid w:val="002A06F6"/>
    <w:rsid w:val="002A0C8C"/>
    <w:rsid w:val="002A1614"/>
    <w:rsid w:val="002A1F6B"/>
    <w:rsid w:val="002A204C"/>
    <w:rsid w:val="002A2EE5"/>
    <w:rsid w:val="002A2FF8"/>
    <w:rsid w:val="002A3847"/>
    <w:rsid w:val="002A4313"/>
    <w:rsid w:val="002A4719"/>
    <w:rsid w:val="002A62AF"/>
    <w:rsid w:val="002A71DF"/>
    <w:rsid w:val="002B01FC"/>
    <w:rsid w:val="002B16A9"/>
    <w:rsid w:val="002B3561"/>
    <w:rsid w:val="002B3C02"/>
    <w:rsid w:val="002C0ABF"/>
    <w:rsid w:val="002C0DF1"/>
    <w:rsid w:val="002C1296"/>
    <w:rsid w:val="002C39A9"/>
    <w:rsid w:val="002C3B31"/>
    <w:rsid w:val="002C5C98"/>
    <w:rsid w:val="002C6335"/>
    <w:rsid w:val="002C68B8"/>
    <w:rsid w:val="002D0C49"/>
    <w:rsid w:val="002D13A7"/>
    <w:rsid w:val="002D1A6C"/>
    <w:rsid w:val="002D37B7"/>
    <w:rsid w:val="002D3EF6"/>
    <w:rsid w:val="002D40E3"/>
    <w:rsid w:val="002D5204"/>
    <w:rsid w:val="002D5B04"/>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162C"/>
    <w:rsid w:val="002F3C0F"/>
    <w:rsid w:val="002F4596"/>
    <w:rsid w:val="002F5410"/>
    <w:rsid w:val="002F5EFA"/>
    <w:rsid w:val="002F7C83"/>
    <w:rsid w:val="003005A5"/>
    <w:rsid w:val="00301B27"/>
    <w:rsid w:val="00302507"/>
    <w:rsid w:val="00302CE9"/>
    <w:rsid w:val="003046F0"/>
    <w:rsid w:val="003048D9"/>
    <w:rsid w:val="00305338"/>
    <w:rsid w:val="00305665"/>
    <w:rsid w:val="0030610C"/>
    <w:rsid w:val="0030639C"/>
    <w:rsid w:val="00306E11"/>
    <w:rsid w:val="00307033"/>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17828"/>
    <w:rsid w:val="00317AA3"/>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368"/>
    <w:rsid w:val="003528DE"/>
    <w:rsid w:val="00353152"/>
    <w:rsid w:val="00355C2D"/>
    <w:rsid w:val="0035693E"/>
    <w:rsid w:val="0036095A"/>
    <w:rsid w:val="00362AB7"/>
    <w:rsid w:val="003635BD"/>
    <w:rsid w:val="0036519F"/>
    <w:rsid w:val="0037013A"/>
    <w:rsid w:val="0037065F"/>
    <w:rsid w:val="003713C8"/>
    <w:rsid w:val="00371615"/>
    <w:rsid w:val="0037310E"/>
    <w:rsid w:val="00374141"/>
    <w:rsid w:val="003746FF"/>
    <w:rsid w:val="00374D17"/>
    <w:rsid w:val="00376DD4"/>
    <w:rsid w:val="0037705A"/>
    <w:rsid w:val="00377177"/>
    <w:rsid w:val="0038145C"/>
    <w:rsid w:val="00381ACF"/>
    <w:rsid w:val="003828F1"/>
    <w:rsid w:val="00382D1E"/>
    <w:rsid w:val="00385415"/>
    <w:rsid w:val="00386D58"/>
    <w:rsid w:val="0038788F"/>
    <w:rsid w:val="00387F83"/>
    <w:rsid w:val="00390FCB"/>
    <w:rsid w:val="00392B05"/>
    <w:rsid w:val="00393E8A"/>
    <w:rsid w:val="00394B50"/>
    <w:rsid w:val="00394ED0"/>
    <w:rsid w:val="003975A4"/>
    <w:rsid w:val="003A08C2"/>
    <w:rsid w:val="003A0BED"/>
    <w:rsid w:val="003A158C"/>
    <w:rsid w:val="003A2865"/>
    <w:rsid w:val="003A45A2"/>
    <w:rsid w:val="003A45F8"/>
    <w:rsid w:val="003A47B0"/>
    <w:rsid w:val="003A4971"/>
    <w:rsid w:val="003B0B98"/>
    <w:rsid w:val="003B176B"/>
    <w:rsid w:val="003B19FF"/>
    <w:rsid w:val="003B31D9"/>
    <w:rsid w:val="003B3DCB"/>
    <w:rsid w:val="003B5AF9"/>
    <w:rsid w:val="003B6FE5"/>
    <w:rsid w:val="003B74C8"/>
    <w:rsid w:val="003B7504"/>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7124"/>
    <w:rsid w:val="003F0357"/>
    <w:rsid w:val="003F0E04"/>
    <w:rsid w:val="003F1199"/>
    <w:rsid w:val="003F1E2F"/>
    <w:rsid w:val="003F4789"/>
    <w:rsid w:val="003F565F"/>
    <w:rsid w:val="003F7DF6"/>
    <w:rsid w:val="003F7E75"/>
    <w:rsid w:val="00400F9F"/>
    <w:rsid w:val="004021CC"/>
    <w:rsid w:val="00402706"/>
    <w:rsid w:val="004032AA"/>
    <w:rsid w:val="00404639"/>
    <w:rsid w:val="00405072"/>
    <w:rsid w:val="00406FAE"/>
    <w:rsid w:val="0041314F"/>
    <w:rsid w:val="004145D9"/>
    <w:rsid w:val="004154BD"/>
    <w:rsid w:val="0041577C"/>
    <w:rsid w:val="00415F42"/>
    <w:rsid w:val="00417224"/>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647"/>
    <w:rsid w:val="00450F5F"/>
    <w:rsid w:val="00451181"/>
    <w:rsid w:val="00451699"/>
    <w:rsid w:val="00451EC5"/>
    <w:rsid w:val="0045262A"/>
    <w:rsid w:val="00452DB6"/>
    <w:rsid w:val="00453AF7"/>
    <w:rsid w:val="004554EB"/>
    <w:rsid w:val="0045645C"/>
    <w:rsid w:val="0045649E"/>
    <w:rsid w:val="00456859"/>
    <w:rsid w:val="004568A3"/>
    <w:rsid w:val="00462168"/>
    <w:rsid w:val="004621B0"/>
    <w:rsid w:val="00462AF7"/>
    <w:rsid w:val="00462ECC"/>
    <w:rsid w:val="00464741"/>
    <w:rsid w:val="00465DF8"/>
    <w:rsid w:val="00466D6B"/>
    <w:rsid w:val="00466DC9"/>
    <w:rsid w:val="0046703C"/>
    <w:rsid w:val="00467C2B"/>
    <w:rsid w:val="0047144B"/>
    <w:rsid w:val="00473584"/>
    <w:rsid w:val="00474A82"/>
    <w:rsid w:val="00474BBC"/>
    <w:rsid w:val="00475EA5"/>
    <w:rsid w:val="00475EEE"/>
    <w:rsid w:val="004767BE"/>
    <w:rsid w:val="00476A82"/>
    <w:rsid w:val="004774A2"/>
    <w:rsid w:val="0047750D"/>
    <w:rsid w:val="0048016C"/>
    <w:rsid w:val="004817D1"/>
    <w:rsid w:val="00482F05"/>
    <w:rsid w:val="0048455F"/>
    <w:rsid w:val="00484DF4"/>
    <w:rsid w:val="0048501A"/>
    <w:rsid w:val="00485111"/>
    <w:rsid w:val="004860B4"/>
    <w:rsid w:val="004870FA"/>
    <w:rsid w:val="0049132B"/>
    <w:rsid w:val="0049181D"/>
    <w:rsid w:val="0049377F"/>
    <w:rsid w:val="004949E1"/>
    <w:rsid w:val="00495234"/>
    <w:rsid w:val="004972E1"/>
    <w:rsid w:val="00497EF5"/>
    <w:rsid w:val="004A07A9"/>
    <w:rsid w:val="004A0E86"/>
    <w:rsid w:val="004A1592"/>
    <w:rsid w:val="004A2728"/>
    <w:rsid w:val="004A281E"/>
    <w:rsid w:val="004A28E1"/>
    <w:rsid w:val="004A6038"/>
    <w:rsid w:val="004A7779"/>
    <w:rsid w:val="004B15AD"/>
    <w:rsid w:val="004B19B2"/>
    <w:rsid w:val="004B4E30"/>
    <w:rsid w:val="004B64EC"/>
    <w:rsid w:val="004B7CC8"/>
    <w:rsid w:val="004B7D1A"/>
    <w:rsid w:val="004C0028"/>
    <w:rsid w:val="004C028F"/>
    <w:rsid w:val="004C522D"/>
    <w:rsid w:val="004C76A6"/>
    <w:rsid w:val="004C76AD"/>
    <w:rsid w:val="004D0E26"/>
    <w:rsid w:val="004D1A22"/>
    <w:rsid w:val="004D3CB7"/>
    <w:rsid w:val="004D3FB6"/>
    <w:rsid w:val="004D5CD2"/>
    <w:rsid w:val="004D7CF9"/>
    <w:rsid w:val="004E1927"/>
    <w:rsid w:val="004E1F9E"/>
    <w:rsid w:val="004E2A9D"/>
    <w:rsid w:val="004E4DC1"/>
    <w:rsid w:val="004F0FB3"/>
    <w:rsid w:val="004F1F89"/>
    <w:rsid w:val="004F3A80"/>
    <w:rsid w:val="004F6A02"/>
    <w:rsid w:val="00500EE1"/>
    <w:rsid w:val="005041D5"/>
    <w:rsid w:val="00504BC1"/>
    <w:rsid w:val="00504DD3"/>
    <w:rsid w:val="00504EEE"/>
    <w:rsid w:val="00505399"/>
    <w:rsid w:val="00506513"/>
    <w:rsid w:val="00507012"/>
    <w:rsid w:val="00515EB2"/>
    <w:rsid w:val="00515F2A"/>
    <w:rsid w:val="00517336"/>
    <w:rsid w:val="00520A52"/>
    <w:rsid w:val="00520FDF"/>
    <w:rsid w:val="00523E9D"/>
    <w:rsid w:val="0052465B"/>
    <w:rsid w:val="0052687A"/>
    <w:rsid w:val="00526AC1"/>
    <w:rsid w:val="00527B5C"/>
    <w:rsid w:val="00530D34"/>
    <w:rsid w:val="00531CD9"/>
    <w:rsid w:val="005327F9"/>
    <w:rsid w:val="00532B92"/>
    <w:rsid w:val="00532CFF"/>
    <w:rsid w:val="00533440"/>
    <w:rsid w:val="0053447D"/>
    <w:rsid w:val="005356F9"/>
    <w:rsid w:val="00537C1A"/>
    <w:rsid w:val="00542949"/>
    <w:rsid w:val="00542C6C"/>
    <w:rsid w:val="00543E06"/>
    <w:rsid w:val="005440EB"/>
    <w:rsid w:val="00550503"/>
    <w:rsid w:val="005530C0"/>
    <w:rsid w:val="00553FC0"/>
    <w:rsid w:val="00554B8F"/>
    <w:rsid w:val="00560154"/>
    <w:rsid w:val="00560616"/>
    <w:rsid w:val="005606E8"/>
    <w:rsid w:val="00560CF3"/>
    <w:rsid w:val="00561453"/>
    <w:rsid w:val="00561829"/>
    <w:rsid w:val="005622C3"/>
    <w:rsid w:val="0056232B"/>
    <w:rsid w:val="005647C7"/>
    <w:rsid w:val="0056618E"/>
    <w:rsid w:val="00566548"/>
    <w:rsid w:val="00566724"/>
    <w:rsid w:val="00566D6A"/>
    <w:rsid w:val="00567604"/>
    <w:rsid w:val="005677AB"/>
    <w:rsid w:val="00567E5B"/>
    <w:rsid w:val="005719C3"/>
    <w:rsid w:val="005726BE"/>
    <w:rsid w:val="00573231"/>
    <w:rsid w:val="00574831"/>
    <w:rsid w:val="00574B3C"/>
    <w:rsid w:val="005750FD"/>
    <w:rsid w:val="00575A45"/>
    <w:rsid w:val="00575CFA"/>
    <w:rsid w:val="00575F3E"/>
    <w:rsid w:val="005768BC"/>
    <w:rsid w:val="00576B05"/>
    <w:rsid w:val="00580AD6"/>
    <w:rsid w:val="00584A8D"/>
    <w:rsid w:val="005852DF"/>
    <w:rsid w:val="00585881"/>
    <w:rsid w:val="00586DF2"/>
    <w:rsid w:val="005912DF"/>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05B9"/>
    <w:rsid w:val="005C1B76"/>
    <w:rsid w:val="005C2354"/>
    <w:rsid w:val="005C446F"/>
    <w:rsid w:val="005C4562"/>
    <w:rsid w:val="005D18C5"/>
    <w:rsid w:val="005D368C"/>
    <w:rsid w:val="005D3B22"/>
    <w:rsid w:val="005D46C3"/>
    <w:rsid w:val="005D549D"/>
    <w:rsid w:val="005D7968"/>
    <w:rsid w:val="005E0B43"/>
    <w:rsid w:val="005E16EF"/>
    <w:rsid w:val="005E19F1"/>
    <w:rsid w:val="005E2300"/>
    <w:rsid w:val="005E2AF9"/>
    <w:rsid w:val="005E2E31"/>
    <w:rsid w:val="005E45E9"/>
    <w:rsid w:val="005E654F"/>
    <w:rsid w:val="005F1D3A"/>
    <w:rsid w:val="005F558A"/>
    <w:rsid w:val="005F7200"/>
    <w:rsid w:val="0060149D"/>
    <w:rsid w:val="0060529E"/>
    <w:rsid w:val="00605771"/>
    <w:rsid w:val="00605CF7"/>
    <w:rsid w:val="00606B5F"/>
    <w:rsid w:val="0061119D"/>
    <w:rsid w:val="00611AF1"/>
    <w:rsid w:val="00621033"/>
    <w:rsid w:val="00621DC0"/>
    <w:rsid w:val="00623D4F"/>
    <w:rsid w:val="00626D13"/>
    <w:rsid w:val="00627B18"/>
    <w:rsid w:val="006310DA"/>
    <w:rsid w:val="00635C19"/>
    <w:rsid w:val="00637151"/>
    <w:rsid w:val="00637B24"/>
    <w:rsid w:val="0064184D"/>
    <w:rsid w:val="00642849"/>
    <w:rsid w:val="00643C06"/>
    <w:rsid w:val="00645F3C"/>
    <w:rsid w:val="00647266"/>
    <w:rsid w:val="00651EE8"/>
    <w:rsid w:val="00652555"/>
    <w:rsid w:val="0065443F"/>
    <w:rsid w:val="00654500"/>
    <w:rsid w:val="00655790"/>
    <w:rsid w:val="00655A00"/>
    <w:rsid w:val="00655F23"/>
    <w:rsid w:val="006611D7"/>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24"/>
    <w:rsid w:val="00677451"/>
    <w:rsid w:val="00680463"/>
    <w:rsid w:val="00680563"/>
    <w:rsid w:val="00682B43"/>
    <w:rsid w:val="00683EB5"/>
    <w:rsid w:val="00685072"/>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97FE8"/>
    <w:rsid w:val="006A155A"/>
    <w:rsid w:val="006A20A1"/>
    <w:rsid w:val="006A2ED7"/>
    <w:rsid w:val="006A37E1"/>
    <w:rsid w:val="006A4B74"/>
    <w:rsid w:val="006A6AE0"/>
    <w:rsid w:val="006A7029"/>
    <w:rsid w:val="006A74AF"/>
    <w:rsid w:val="006A7603"/>
    <w:rsid w:val="006B17A7"/>
    <w:rsid w:val="006B3547"/>
    <w:rsid w:val="006B3844"/>
    <w:rsid w:val="006B393D"/>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4AF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BE6"/>
    <w:rsid w:val="00741F47"/>
    <w:rsid w:val="00742E23"/>
    <w:rsid w:val="00744AA0"/>
    <w:rsid w:val="00744B9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17D"/>
    <w:rsid w:val="00765B2D"/>
    <w:rsid w:val="00765E21"/>
    <w:rsid w:val="00765E89"/>
    <w:rsid w:val="00774632"/>
    <w:rsid w:val="00774A20"/>
    <w:rsid w:val="0077527A"/>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957D8"/>
    <w:rsid w:val="007A35C2"/>
    <w:rsid w:val="007A39CC"/>
    <w:rsid w:val="007A4B35"/>
    <w:rsid w:val="007A54EE"/>
    <w:rsid w:val="007A55D2"/>
    <w:rsid w:val="007A759E"/>
    <w:rsid w:val="007A7B34"/>
    <w:rsid w:val="007B08CC"/>
    <w:rsid w:val="007B1B0C"/>
    <w:rsid w:val="007B3084"/>
    <w:rsid w:val="007B3CEE"/>
    <w:rsid w:val="007B4BDC"/>
    <w:rsid w:val="007B54F4"/>
    <w:rsid w:val="007B65D7"/>
    <w:rsid w:val="007B693F"/>
    <w:rsid w:val="007B7475"/>
    <w:rsid w:val="007C0E1D"/>
    <w:rsid w:val="007C2637"/>
    <w:rsid w:val="007C2D4E"/>
    <w:rsid w:val="007C440B"/>
    <w:rsid w:val="007C4FC1"/>
    <w:rsid w:val="007D0D45"/>
    <w:rsid w:val="007D0EF3"/>
    <w:rsid w:val="007D22F9"/>
    <w:rsid w:val="007D2C5E"/>
    <w:rsid w:val="007D3AE8"/>
    <w:rsid w:val="007D5ECC"/>
    <w:rsid w:val="007D680B"/>
    <w:rsid w:val="007E05D4"/>
    <w:rsid w:val="007E155F"/>
    <w:rsid w:val="007E1C43"/>
    <w:rsid w:val="007E1F3F"/>
    <w:rsid w:val="007E2554"/>
    <w:rsid w:val="007E343F"/>
    <w:rsid w:val="007E4370"/>
    <w:rsid w:val="007E71D7"/>
    <w:rsid w:val="007F2B4D"/>
    <w:rsid w:val="007F3397"/>
    <w:rsid w:val="007F3A74"/>
    <w:rsid w:val="007F6892"/>
    <w:rsid w:val="007F767C"/>
    <w:rsid w:val="00801B32"/>
    <w:rsid w:val="008052DE"/>
    <w:rsid w:val="00805B82"/>
    <w:rsid w:val="00806872"/>
    <w:rsid w:val="00811706"/>
    <w:rsid w:val="008134FE"/>
    <w:rsid w:val="00815C2E"/>
    <w:rsid w:val="00820D16"/>
    <w:rsid w:val="00821142"/>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7D7"/>
    <w:rsid w:val="00864D55"/>
    <w:rsid w:val="008660FB"/>
    <w:rsid w:val="00871E3C"/>
    <w:rsid w:val="008720B8"/>
    <w:rsid w:val="008725F2"/>
    <w:rsid w:val="008752C3"/>
    <w:rsid w:val="00875671"/>
    <w:rsid w:val="008770A8"/>
    <w:rsid w:val="008771A6"/>
    <w:rsid w:val="00880C3D"/>
    <w:rsid w:val="008818D8"/>
    <w:rsid w:val="0088450F"/>
    <w:rsid w:val="00886B6E"/>
    <w:rsid w:val="00886C60"/>
    <w:rsid w:val="008874E9"/>
    <w:rsid w:val="00887D77"/>
    <w:rsid w:val="008902C2"/>
    <w:rsid w:val="008906D6"/>
    <w:rsid w:val="008920EB"/>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4DC9"/>
    <w:rsid w:val="008B568B"/>
    <w:rsid w:val="008B644E"/>
    <w:rsid w:val="008B795C"/>
    <w:rsid w:val="008C0642"/>
    <w:rsid w:val="008C1BAD"/>
    <w:rsid w:val="008C274E"/>
    <w:rsid w:val="008C2AB7"/>
    <w:rsid w:val="008C2D35"/>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1527"/>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3E2"/>
    <w:rsid w:val="009269D6"/>
    <w:rsid w:val="009313FE"/>
    <w:rsid w:val="00931F47"/>
    <w:rsid w:val="009346CB"/>
    <w:rsid w:val="00934908"/>
    <w:rsid w:val="00934AF4"/>
    <w:rsid w:val="009366BC"/>
    <w:rsid w:val="0093693E"/>
    <w:rsid w:val="00937759"/>
    <w:rsid w:val="009407E3"/>
    <w:rsid w:val="0094096A"/>
    <w:rsid w:val="00942690"/>
    <w:rsid w:val="009453C1"/>
    <w:rsid w:val="0094609A"/>
    <w:rsid w:val="009467DD"/>
    <w:rsid w:val="0094736F"/>
    <w:rsid w:val="00947C9C"/>
    <w:rsid w:val="0095133D"/>
    <w:rsid w:val="009525C8"/>
    <w:rsid w:val="009535CD"/>
    <w:rsid w:val="00957B95"/>
    <w:rsid w:val="00960CF5"/>
    <w:rsid w:val="00961AC3"/>
    <w:rsid w:val="00962670"/>
    <w:rsid w:val="00967C1C"/>
    <w:rsid w:val="009721C9"/>
    <w:rsid w:val="00972758"/>
    <w:rsid w:val="00972D14"/>
    <w:rsid w:val="00972F41"/>
    <w:rsid w:val="00973853"/>
    <w:rsid w:val="009763BD"/>
    <w:rsid w:val="009768C6"/>
    <w:rsid w:val="00977019"/>
    <w:rsid w:val="00977A7D"/>
    <w:rsid w:val="00980B9F"/>
    <w:rsid w:val="009810ED"/>
    <w:rsid w:val="00981768"/>
    <w:rsid w:val="0098379D"/>
    <w:rsid w:val="00984A5F"/>
    <w:rsid w:val="00984DA0"/>
    <w:rsid w:val="00985E18"/>
    <w:rsid w:val="009868B4"/>
    <w:rsid w:val="00990AF3"/>
    <w:rsid w:val="00991613"/>
    <w:rsid w:val="00991C63"/>
    <w:rsid w:val="009921F2"/>
    <w:rsid w:val="00992EC2"/>
    <w:rsid w:val="00993E3C"/>
    <w:rsid w:val="00995F9B"/>
    <w:rsid w:val="00996E0A"/>
    <w:rsid w:val="009A09A6"/>
    <w:rsid w:val="009A4073"/>
    <w:rsid w:val="009A4D03"/>
    <w:rsid w:val="009A4EB3"/>
    <w:rsid w:val="009A5C19"/>
    <w:rsid w:val="009A6EFB"/>
    <w:rsid w:val="009A77D0"/>
    <w:rsid w:val="009A7E16"/>
    <w:rsid w:val="009A7E63"/>
    <w:rsid w:val="009B1957"/>
    <w:rsid w:val="009B25D6"/>
    <w:rsid w:val="009B26AF"/>
    <w:rsid w:val="009B2B69"/>
    <w:rsid w:val="009B3CD1"/>
    <w:rsid w:val="009B403C"/>
    <w:rsid w:val="009B4612"/>
    <w:rsid w:val="009C1FAE"/>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128C"/>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37DD"/>
    <w:rsid w:val="00A372DD"/>
    <w:rsid w:val="00A37A7B"/>
    <w:rsid w:val="00A43AA1"/>
    <w:rsid w:val="00A44EFF"/>
    <w:rsid w:val="00A46A8D"/>
    <w:rsid w:val="00A47192"/>
    <w:rsid w:val="00A47265"/>
    <w:rsid w:val="00A502A4"/>
    <w:rsid w:val="00A509E6"/>
    <w:rsid w:val="00A52A73"/>
    <w:rsid w:val="00A53320"/>
    <w:rsid w:val="00A61B0D"/>
    <w:rsid w:val="00A61C79"/>
    <w:rsid w:val="00A62070"/>
    <w:rsid w:val="00A62CE1"/>
    <w:rsid w:val="00A630E2"/>
    <w:rsid w:val="00A6311E"/>
    <w:rsid w:val="00A640B1"/>
    <w:rsid w:val="00A65FCF"/>
    <w:rsid w:val="00A66281"/>
    <w:rsid w:val="00A67FEB"/>
    <w:rsid w:val="00A71973"/>
    <w:rsid w:val="00A723A5"/>
    <w:rsid w:val="00A732C6"/>
    <w:rsid w:val="00A7484F"/>
    <w:rsid w:val="00A753C8"/>
    <w:rsid w:val="00A75C68"/>
    <w:rsid w:val="00A81339"/>
    <w:rsid w:val="00A8157A"/>
    <w:rsid w:val="00A81667"/>
    <w:rsid w:val="00A83D56"/>
    <w:rsid w:val="00A83DF3"/>
    <w:rsid w:val="00A83EB5"/>
    <w:rsid w:val="00A91736"/>
    <w:rsid w:val="00A91D6C"/>
    <w:rsid w:val="00A927F2"/>
    <w:rsid w:val="00A93D74"/>
    <w:rsid w:val="00A969A5"/>
    <w:rsid w:val="00A97265"/>
    <w:rsid w:val="00A97AE6"/>
    <w:rsid w:val="00A97FA5"/>
    <w:rsid w:val="00AA0BF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41E"/>
    <w:rsid w:val="00AD7584"/>
    <w:rsid w:val="00AE1BB6"/>
    <w:rsid w:val="00AE247E"/>
    <w:rsid w:val="00AE2C69"/>
    <w:rsid w:val="00AE39FA"/>
    <w:rsid w:val="00AE667B"/>
    <w:rsid w:val="00AF18E0"/>
    <w:rsid w:val="00AF36BB"/>
    <w:rsid w:val="00AF5211"/>
    <w:rsid w:val="00AF5A0B"/>
    <w:rsid w:val="00AF7399"/>
    <w:rsid w:val="00B01310"/>
    <w:rsid w:val="00B021EE"/>
    <w:rsid w:val="00B03986"/>
    <w:rsid w:val="00B04771"/>
    <w:rsid w:val="00B04C7B"/>
    <w:rsid w:val="00B04ED4"/>
    <w:rsid w:val="00B05A54"/>
    <w:rsid w:val="00B06431"/>
    <w:rsid w:val="00B1043D"/>
    <w:rsid w:val="00B10EA5"/>
    <w:rsid w:val="00B10FEF"/>
    <w:rsid w:val="00B11E06"/>
    <w:rsid w:val="00B15696"/>
    <w:rsid w:val="00B17ACF"/>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02CD"/>
    <w:rsid w:val="00B6187D"/>
    <w:rsid w:val="00B61D1B"/>
    <w:rsid w:val="00B651ED"/>
    <w:rsid w:val="00B65F7A"/>
    <w:rsid w:val="00B665DF"/>
    <w:rsid w:val="00B6706C"/>
    <w:rsid w:val="00B70B67"/>
    <w:rsid w:val="00B717A6"/>
    <w:rsid w:val="00B719D8"/>
    <w:rsid w:val="00B71D49"/>
    <w:rsid w:val="00B72344"/>
    <w:rsid w:val="00B73065"/>
    <w:rsid w:val="00B73D7C"/>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B6129"/>
    <w:rsid w:val="00BC0494"/>
    <w:rsid w:val="00BC0F9E"/>
    <w:rsid w:val="00BC1D9A"/>
    <w:rsid w:val="00BC2C41"/>
    <w:rsid w:val="00BC2D41"/>
    <w:rsid w:val="00BC626B"/>
    <w:rsid w:val="00BC6AEC"/>
    <w:rsid w:val="00BD2A9F"/>
    <w:rsid w:val="00BD2B2D"/>
    <w:rsid w:val="00BD2D43"/>
    <w:rsid w:val="00BD6860"/>
    <w:rsid w:val="00BD7307"/>
    <w:rsid w:val="00BE0DD6"/>
    <w:rsid w:val="00BE2793"/>
    <w:rsid w:val="00BE27DF"/>
    <w:rsid w:val="00BE3423"/>
    <w:rsid w:val="00BE51AD"/>
    <w:rsid w:val="00BE75C1"/>
    <w:rsid w:val="00BE7AD9"/>
    <w:rsid w:val="00BF0023"/>
    <w:rsid w:val="00BF1EB7"/>
    <w:rsid w:val="00BF3B86"/>
    <w:rsid w:val="00BF4BE8"/>
    <w:rsid w:val="00BF5925"/>
    <w:rsid w:val="00BF626B"/>
    <w:rsid w:val="00BF72DB"/>
    <w:rsid w:val="00BF7513"/>
    <w:rsid w:val="00BF76EE"/>
    <w:rsid w:val="00BF7AE3"/>
    <w:rsid w:val="00BF7B9A"/>
    <w:rsid w:val="00C00570"/>
    <w:rsid w:val="00C0213C"/>
    <w:rsid w:val="00C0250B"/>
    <w:rsid w:val="00C030E1"/>
    <w:rsid w:val="00C03950"/>
    <w:rsid w:val="00C05706"/>
    <w:rsid w:val="00C0570E"/>
    <w:rsid w:val="00C063D6"/>
    <w:rsid w:val="00C07F90"/>
    <w:rsid w:val="00C10749"/>
    <w:rsid w:val="00C10862"/>
    <w:rsid w:val="00C1096A"/>
    <w:rsid w:val="00C12BC8"/>
    <w:rsid w:val="00C13654"/>
    <w:rsid w:val="00C138D6"/>
    <w:rsid w:val="00C155C6"/>
    <w:rsid w:val="00C1560D"/>
    <w:rsid w:val="00C15A1F"/>
    <w:rsid w:val="00C17200"/>
    <w:rsid w:val="00C176DC"/>
    <w:rsid w:val="00C206A5"/>
    <w:rsid w:val="00C2195E"/>
    <w:rsid w:val="00C22AA2"/>
    <w:rsid w:val="00C22D2B"/>
    <w:rsid w:val="00C244EB"/>
    <w:rsid w:val="00C25AB8"/>
    <w:rsid w:val="00C30A2D"/>
    <w:rsid w:val="00C316EF"/>
    <w:rsid w:val="00C32C56"/>
    <w:rsid w:val="00C345B5"/>
    <w:rsid w:val="00C36612"/>
    <w:rsid w:val="00C3678B"/>
    <w:rsid w:val="00C368F4"/>
    <w:rsid w:val="00C3695B"/>
    <w:rsid w:val="00C36ED5"/>
    <w:rsid w:val="00C4036F"/>
    <w:rsid w:val="00C409C8"/>
    <w:rsid w:val="00C40EB4"/>
    <w:rsid w:val="00C418B4"/>
    <w:rsid w:val="00C42FC5"/>
    <w:rsid w:val="00C44243"/>
    <w:rsid w:val="00C44576"/>
    <w:rsid w:val="00C4490D"/>
    <w:rsid w:val="00C44C32"/>
    <w:rsid w:val="00C453CB"/>
    <w:rsid w:val="00C45474"/>
    <w:rsid w:val="00C46387"/>
    <w:rsid w:val="00C46B5D"/>
    <w:rsid w:val="00C543F5"/>
    <w:rsid w:val="00C54796"/>
    <w:rsid w:val="00C56A93"/>
    <w:rsid w:val="00C6087E"/>
    <w:rsid w:val="00C64DE7"/>
    <w:rsid w:val="00C6642B"/>
    <w:rsid w:val="00C6667A"/>
    <w:rsid w:val="00C66C1F"/>
    <w:rsid w:val="00C66E93"/>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8A9"/>
    <w:rsid w:val="00C91FB0"/>
    <w:rsid w:val="00C92DA2"/>
    <w:rsid w:val="00C9317B"/>
    <w:rsid w:val="00C93BF9"/>
    <w:rsid w:val="00C93DEB"/>
    <w:rsid w:val="00C946FE"/>
    <w:rsid w:val="00C951AA"/>
    <w:rsid w:val="00C96FD1"/>
    <w:rsid w:val="00CA0F07"/>
    <w:rsid w:val="00CA2935"/>
    <w:rsid w:val="00CA357F"/>
    <w:rsid w:val="00CA4660"/>
    <w:rsid w:val="00CA56BA"/>
    <w:rsid w:val="00CA6130"/>
    <w:rsid w:val="00CA6515"/>
    <w:rsid w:val="00CA7AB3"/>
    <w:rsid w:val="00CA7E10"/>
    <w:rsid w:val="00CA7FB9"/>
    <w:rsid w:val="00CB0578"/>
    <w:rsid w:val="00CB0923"/>
    <w:rsid w:val="00CB161C"/>
    <w:rsid w:val="00CB2A7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157A"/>
    <w:rsid w:val="00CD22BA"/>
    <w:rsid w:val="00CD26F0"/>
    <w:rsid w:val="00CD4F2E"/>
    <w:rsid w:val="00CD6BD8"/>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1CB"/>
    <w:rsid w:val="00D32322"/>
    <w:rsid w:val="00D335F3"/>
    <w:rsid w:val="00D342FA"/>
    <w:rsid w:val="00D3642C"/>
    <w:rsid w:val="00D36926"/>
    <w:rsid w:val="00D40B4D"/>
    <w:rsid w:val="00D41202"/>
    <w:rsid w:val="00D41E05"/>
    <w:rsid w:val="00D450AB"/>
    <w:rsid w:val="00D4529D"/>
    <w:rsid w:val="00D464D2"/>
    <w:rsid w:val="00D474A0"/>
    <w:rsid w:val="00D47D2B"/>
    <w:rsid w:val="00D500A8"/>
    <w:rsid w:val="00D5049A"/>
    <w:rsid w:val="00D51655"/>
    <w:rsid w:val="00D51E68"/>
    <w:rsid w:val="00D55603"/>
    <w:rsid w:val="00D60C86"/>
    <w:rsid w:val="00D624A5"/>
    <w:rsid w:val="00D65C7F"/>
    <w:rsid w:val="00D663B3"/>
    <w:rsid w:val="00D672E7"/>
    <w:rsid w:val="00D707B3"/>
    <w:rsid w:val="00D713C8"/>
    <w:rsid w:val="00D714B0"/>
    <w:rsid w:val="00D73754"/>
    <w:rsid w:val="00D738F5"/>
    <w:rsid w:val="00D75A6C"/>
    <w:rsid w:val="00D82623"/>
    <w:rsid w:val="00D830C5"/>
    <w:rsid w:val="00D833E9"/>
    <w:rsid w:val="00D83562"/>
    <w:rsid w:val="00D83C56"/>
    <w:rsid w:val="00D8449D"/>
    <w:rsid w:val="00D85059"/>
    <w:rsid w:val="00D851D4"/>
    <w:rsid w:val="00D851D7"/>
    <w:rsid w:val="00D87E85"/>
    <w:rsid w:val="00D91390"/>
    <w:rsid w:val="00D916CC"/>
    <w:rsid w:val="00D92F75"/>
    <w:rsid w:val="00D935AD"/>
    <w:rsid w:val="00D94171"/>
    <w:rsid w:val="00D952B0"/>
    <w:rsid w:val="00D954EC"/>
    <w:rsid w:val="00D962CD"/>
    <w:rsid w:val="00D97F71"/>
    <w:rsid w:val="00DA03EF"/>
    <w:rsid w:val="00DA1F84"/>
    <w:rsid w:val="00DA2A60"/>
    <w:rsid w:val="00DA3F72"/>
    <w:rsid w:val="00DA4822"/>
    <w:rsid w:val="00DA5C27"/>
    <w:rsid w:val="00DA602E"/>
    <w:rsid w:val="00DA7BE7"/>
    <w:rsid w:val="00DA7E40"/>
    <w:rsid w:val="00DB11C8"/>
    <w:rsid w:val="00DB1AD7"/>
    <w:rsid w:val="00DB4035"/>
    <w:rsid w:val="00DB4A3F"/>
    <w:rsid w:val="00DB5BBA"/>
    <w:rsid w:val="00DB68A5"/>
    <w:rsid w:val="00DC28BD"/>
    <w:rsid w:val="00DC2A6D"/>
    <w:rsid w:val="00DC3FD5"/>
    <w:rsid w:val="00DC422B"/>
    <w:rsid w:val="00DC4595"/>
    <w:rsid w:val="00DC49E2"/>
    <w:rsid w:val="00DC5945"/>
    <w:rsid w:val="00DD2A5E"/>
    <w:rsid w:val="00DD3F1A"/>
    <w:rsid w:val="00DD565E"/>
    <w:rsid w:val="00DD6972"/>
    <w:rsid w:val="00DD6BA1"/>
    <w:rsid w:val="00DE0798"/>
    <w:rsid w:val="00DE1624"/>
    <w:rsid w:val="00DE1F09"/>
    <w:rsid w:val="00DE3CDC"/>
    <w:rsid w:val="00DE6120"/>
    <w:rsid w:val="00DE6212"/>
    <w:rsid w:val="00DF1DD9"/>
    <w:rsid w:val="00DF1FD3"/>
    <w:rsid w:val="00DF23B3"/>
    <w:rsid w:val="00DF38CD"/>
    <w:rsid w:val="00DF5883"/>
    <w:rsid w:val="00DF5F4C"/>
    <w:rsid w:val="00DF6A33"/>
    <w:rsid w:val="00E0099D"/>
    <w:rsid w:val="00E02B61"/>
    <w:rsid w:val="00E02FAE"/>
    <w:rsid w:val="00E03070"/>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301AA"/>
    <w:rsid w:val="00E3386A"/>
    <w:rsid w:val="00E37ECB"/>
    <w:rsid w:val="00E401C4"/>
    <w:rsid w:val="00E41483"/>
    <w:rsid w:val="00E42291"/>
    <w:rsid w:val="00E42E2A"/>
    <w:rsid w:val="00E43E3A"/>
    <w:rsid w:val="00E44601"/>
    <w:rsid w:val="00E45798"/>
    <w:rsid w:val="00E4684F"/>
    <w:rsid w:val="00E47237"/>
    <w:rsid w:val="00E47D1B"/>
    <w:rsid w:val="00E50647"/>
    <w:rsid w:val="00E5241B"/>
    <w:rsid w:val="00E524D6"/>
    <w:rsid w:val="00E5309F"/>
    <w:rsid w:val="00E53A55"/>
    <w:rsid w:val="00E54E10"/>
    <w:rsid w:val="00E56159"/>
    <w:rsid w:val="00E57CF1"/>
    <w:rsid w:val="00E619B8"/>
    <w:rsid w:val="00E6202B"/>
    <w:rsid w:val="00E622B0"/>
    <w:rsid w:val="00E63C94"/>
    <w:rsid w:val="00E648C4"/>
    <w:rsid w:val="00E6530D"/>
    <w:rsid w:val="00E67B7F"/>
    <w:rsid w:val="00E67E51"/>
    <w:rsid w:val="00E71453"/>
    <w:rsid w:val="00E76E04"/>
    <w:rsid w:val="00E76F69"/>
    <w:rsid w:val="00E7724B"/>
    <w:rsid w:val="00E773E8"/>
    <w:rsid w:val="00E80FE4"/>
    <w:rsid w:val="00E8184E"/>
    <w:rsid w:val="00E83725"/>
    <w:rsid w:val="00E84D38"/>
    <w:rsid w:val="00E84EFB"/>
    <w:rsid w:val="00E8701B"/>
    <w:rsid w:val="00E9007C"/>
    <w:rsid w:val="00E902F9"/>
    <w:rsid w:val="00E91E51"/>
    <w:rsid w:val="00E94993"/>
    <w:rsid w:val="00E95AF9"/>
    <w:rsid w:val="00E95CA0"/>
    <w:rsid w:val="00E96B4B"/>
    <w:rsid w:val="00EA0A27"/>
    <w:rsid w:val="00EA105F"/>
    <w:rsid w:val="00EA13F2"/>
    <w:rsid w:val="00EA197F"/>
    <w:rsid w:val="00EA1C70"/>
    <w:rsid w:val="00EA4253"/>
    <w:rsid w:val="00EA4B53"/>
    <w:rsid w:val="00EA5025"/>
    <w:rsid w:val="00EA5924"/>
    <w:rsid w:val="00EA5EBB"/>
    <w:rsid w:val="00EA6E32"/>
    <w:rsid w:val="00EA7B79"/>
    <w:rsid w:val="00EB0EC2"/>
    <w:rsid w:val="00EB2513"/>
    <w:rsid w:val="00EB30CA"/>
    <w:rsid w:val="00EB3D36"/>
    <w:rsid w:val="00EB3D71"/>
    <w:rsid w:val="00EB45EC"/>
    <w:rsid w:val="00EB771E"/>
    <w:rsid w:val="00EB7F5F"/>
    <w:rsid w:val="00EC0593"/>
    <w:rsid w:val="00EC0D1B"/>
    <w:rsid w:val="00EC0D31"/>
    <w:rsid w:val="00EC2A11"/>
    <w:rsid w:val="00EC51AF"/>
    <w:rsid w:val="00EC5316"/>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1266"/>
    <w:rsid w:val="00EF24E0"/>
    <w:rsid w:val="00EF3062"/>
    <w:rsid w:val="00EF43F5"/>
    <w:rsid w:val="00EF5B1C"/>
    <w:rsid w:val="00EF5B39"/>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3B4C"/>
    <w:rsid w:val="00F24184"/>
    <w:rsid w:val="00F248ED"/>
    <w:rsid w:val="00F24E96"/>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36C93"/>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09CB"/>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1FCF"/>
    <w:rsid w:val="00F92B7E"/>
    <w:rsid w:val="00F93D5E"/>
    <w:rsid w:val="00F93D97"/>
    <w:rsid w:val="00F94C8A"/>
    <w:rsid w:val="00F97E82"/>
    <w:rsid w:val="00FA25B6"/>
    <w:rsid w:val="00FA46EA"/>
    <w:rsid w:val="00FA4DD0"/>
    <w:rsid w:val="00FA5B5C"/>
    <w:rsid w:val="00FA5EDC"/>
    <w:rsid w:val="00FA639D"/>
    <w:rsid w:val="00FA6427"/>
    <w:rsid w:val="00FA70C1"/>
    <w:rsid w:val="00FB01CF"/>
    <w:rsid w:val="00FB19C7"/>
    <w:rsid w:val="00FB4620"/>
    <w:rsid w:val="00FB547D"/>
    <w:rsid w:val="00FB61BA"/>
    <w:rsid w:val="00FB6ADE"/>
    <w:rsid w:val="00FB7484"/>
    <w:rsid w:val="00FC2EAB"/>
    <w:rsid w:val="00FC32FD"/>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BEA981F0-CD7E-4575-8685-0D44508D6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A732C6"/>
    <w:pPr>
      <w:keepNext/>
      <w:numPr>
        <w:numId w:val="9"/>
      </w:numPr>
      <w:autoSpaceDE w:val="0"/>
      <w:autoSpaceDN w:val="0"/>
      <w:adjustRightInd w:val="0"/>
      <w:spacing w:before="120" w:after="120"/>
      <w:outlineLvl w:val="0"/>
    </w:pPr>
    <w:rPr>
      <w:rFonts w:ascii="Verdana" w:hAnsi="Verdana" w:cs="Arial"/>
      <w:b/>
      <w:bCs/>
      <w:kern w:val="32"/>
      <w:sz w:val="32"/>
      <w:szCs w:val="32"/>
    </w:rPr>
  </w:style>
  <w:style w:type="paragraph" w:styleId="Heading2">
    <w:name w:val="heading 2"/>
    <w:next w:val="BodyText"/>
    <w:link w:val="Heading2Char"/>
    <w:qFormat/>
    <w:rsid w:val="00A732C6"/>
    <w:pPr>
      <w:keepNext/>
      <w:numPr>
        <w:ilvl w:val="1"/>
        <w:numId w:val="9"/>
      </w:numPr>
      <w:tabs>
        <w:tab w:val="left" w:pos="900"/>
      </w:tabs>
      <w:spacing w:before="120" w:after="120"/>
      <w:outlineLvl w:val="1"/>
    </w:pPr>
    <w:rPr>
      <w:rFonts w:ascii="Verdana" w:hAnsi="Verdana" w:cs="Arial"/>
      <w:b/>
      <w:iCs/>
      <w:kern w:val="32"/>
      <w:sz w:val="28"/>
      <w:szCs w:val="28"/>
    </w:rPr>
  </w:style>
  <w:style w:type="paragraph" w:styleId="Heading3">
    <w:name w:val="heading 3"/>
    <w:next w:val="BodyText"/>
    <w:link w:val="Heading3Char"/>
    <w:qFormat/>
    <w:rsid w:val="00A732C6"/>
    <w:pPr>
      <w:keepNext/>
      <w:numPr>
        <w:ilvl w:val="2"/>
        <w:numId w:val="9"/>
      </w:numPr>
      <w:spacing w:before="120" w:after="120"/>
      <w:outlineLvl w:val="2"/>
    </w:pPr>
    <w:rPr>
      <w:rFonts w:ascii="Verdana" w:hAnsi="Verdana" w:cs="Arial"/>
      <w:b/>
      <w:bCs/>
      <w:iCs/>
      <w:kern w:val="32"/>
      <w:sz w:val="24"/>
      <w:szCs w:val="26"/>
    </w:rPr>
  </w:style>
  <w:style w:type="paragraph" w:styleId="Heading4">
    <w:name w:val="heading 4"/>
    <w:next w:val="BodyText"/>
    <w:link w:val="Heading4Char"/>
    <w:qFormat/>
    <w:rsid w:val="00A732C6"/>
    <w:pPr>
      <w:keepNext/>
      <w:numPr>
        <w:ilvl w:val="3"/>
        <w:numId w:val="9"/>
      </w:numPr>
      <w:spacing w:after="120"/>
      <w:outlineLvl w:val="3"/>
    </w:pPr>
    <w:rPr>
      <w:rFonts w:ascii="Verdana" w:hAnsi="Verdana"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171DD0"/>
    <w:rPr>
      <w:rFonts w:ascii="Verdana" w:hAnsi="Verdana" w:cs="Arial"/>
      <w:b/>
      <w:bCs/>
      <w:kern w:val="32"/>
      <w:sz w:val="32"/>
      <w:szCs w:val="32"/>
    </w:rPr>
  </w:style>
  <w:style w:type="character" w:customStyle="1" w:styleId="Heading2Char">
    <w:name w:val="Heading 2 Char"/>
    <w:link w:val="Heading2"/>
    <w:rsid w:val="00171DD0"/>
    <w:rPr>
      <w:rFonts w:ascii="Verdana" w:hAnsi="Verdana" w:cs="Arial"/>
      <w:b/>
      <w:iCs/>
      <w:kern w:val="32"/>
      <w:sz w:val="28"/>
      <w:szCs w:val="28"/>
    </w:rPr>
  </w:style>
  <w:style w:type="character" w:customStyle="1" w:styleId="Heading3Char">
    <w:name w:val="Heading 3 Char"/>
    <w:link w:val="Heading3"/>
    <w:rsid w:val="00171DD0"/>
    <w:rPr>
      <w:rFonts w:ascii="Verdana" w:hAnsi="Verdana" w:cs="Arial"/>
      <w:b/>
      <w:bCs/>
      <w:iCs/>
      <w:kern w:val="32"/>
      <w:sz w:val="24"/>
      <w:szCs w:val="26"/>
    </w:rPr>
  </w:style>
  <w:style w:type="character" w:customStyle="1" w:styleId="Heading4Char">
    <w:name w:val="Heading 4 Char"/>
    <w:link w:val="Heading4"/>
    <w:rsid w:val="00171DD0"/>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rsid w:val="00A732C6"/>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character" w:customStyle="1" w:styleId="UnresolvedMention2">
    <w:name w:val="Unresolved Mention2"/>
    <w:basedOn w:val="DefaultParagraphFont"/>
    <w:uiPriority w:val="99"/>
    <w:semiHidden/>
    <w:unhideWhenUsed/>
    <w:rsid w:val="002B3561"/>
    <w:rPr>
      <w:color w:val="808080"/>
      <w:shd w:val="clear" w:color="auto" w:fill="E6E6E6"/>
    </w:rPr>
  </w:style>
  <w:style w:type="character" w:styleId="FollowedHyperlink">
    <w:name w:val="FollowedHyperlink"/>
    <w:basedOn w:val="DefaultParagraphFont"/>
    <w:semiHidden/>
    <w:unhideWhenUsed/>
    <w:rsid w:val="002B35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832374462">
      <w:bodyDiv w:val="1"/>
      <w:marLeft w:val="0"/>
      <w:marRight w:val="0"/>
      <w:marTop w:val="0"/>
      <w:marBottom w:val="0"/>
      <w:divBdr>
        <w:top w:val="none" w:sz="0" w:space="0" w:color="auto"/>
        <w:left w:val="none" w:sz="0" w:space="0" w:color="auto"/>
        <w:bottom w:val="none" w:sz="0" w:space="0" w:color="auto"/>
        <w:right w:val="none" w:sz="0" w:space="0" w:color="auto"/>
      </w:divBdr>
    </w:div>
    <w:div w:id="895121548">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header" Target="header1.xm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0.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package" Target="embeddings/Microsoft_Excel_Worksheet1.xlsx"/><Relationship Id="rId76" Type="http://schemas.openxmlformats.org/officeDocument/2006/relationships/package" Target="embeddings/Microsoft_Excel_Worksheet5.xlsx"/><Relationship Id="rId84" Type="http://schemas.microsoft.com/office/2011/relationships/people" Target="people.xml"/><Relationship Id="rId7" Type="http://schemas.openxmlformats.org/officeDocument/2006/relationships/numbering" Target="numbering.xml"/><Relationship Id="rId71" Type="http://schemas.openxmlformats.org/officeDocument/2006/relationships/image" Target="media/image43.emf"/><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oleObject" Target="embeddings/oleObject1.bin"/><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9.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package" Target="embeddings/Microsoft_Excel_Worksheet.xlsx"/><Relationship Id="rId74" Type="http://schemas.openxmlformats.org/officeDocument/2006/relationships/package" Target="embeddings/Microsoft_Excel_Worksheet4.xlsx"/><Relationship Id="rId79" Type="http://schemas.openxmlformats.org/officeDocument/2006/relationships/image" Target="media/image48.emf"/><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image" Target="media/image51.emf"/><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footer" Target="footer4.xml"/><Relationship Id="rId30" Type="http://schemas.openxmlformats.org/officeDocument/2006/relationships/image" Target="media/image8.emf"/><Relationship Id="rId35" Type="http://schemas.openxmlformats.org/officeDocument/2006/relationships/oleObject" Target="embeddings/oleObject4.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2.emf"/><Relationship Id="rId77" Type="http://schemas.openxmlformats.org/officeDocument/2006/relationships/image" Target="media/image46.emf"/><Relationship Id="rId8" Type="http://schemas.openxmlformats.org/officeDocument/2006/relationships/styles" Target="styles.xml"/><Relationship Id="rId51" Type="http://schemas.openxmlformats.org/officeDocument/2006/relationships/image" Target="media/image26.png"/><Relationship Id="rId72" Type="http://schemas.openxmlformats.org/officeDocument/2006/relationships/package" Target="embeddings/Microsoft_Excel_Worksheet3.xlsx"/><Relationship Id="rId80" Type="http://schemas.openxmlformats.org/officeDocument/2006/relationships/image" Target="media/image49.emf"/><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oleObject" Target="embeddings/oleObject3.bin"/><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1.emf"/><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package" Target="embeddings/Microsoft_Excel_Worksheet2.xlsx"/><Relationship Id="rId75" Type="http://schemas.openxmlformats.org/officeDocument/2006/relationships/image" Target="media/image45.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microsoft.com/office/2016/09/relationships/commentsIds" Target="commentsIds.xml"/><Relationship Id="rId23" Type="http://schemas.openxmlformats.org/officeDocument/2006/relationships/hyperlink" Target="https://www.hl7.org/fhir/json.html" TargetMode="External"/><Relationship Id="rId28" Type="http://schemas.openxmlformats.org/officeDocument/2006/relationships/image" Target="media/image7.emf"/><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webSettings" Target="webSettings.xml"/><Relationship Id="rId31" Type="http://schemas.openxmlformats.org/officeDocument/2006/relationships/oleObject" Target="embeddings/oleObject2.bin"/><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emf"/><Relationship Id="rId73" Type="http://schemas.openxmlformats.org/officeDocument/2006/relationships/image" Target="media/image44.emf"/><Relationship Id="rId78" Type="http://schemas.openxmlformats.org/officeDocument/2006/relationships/image" Target="media/image47.emf"/><Relationship Id="rId81" Type="http://schemas.openxmlformats.org/officeDocument/2006/relationships/image" Target="media/image50.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3.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4.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5.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6.xml><?xml version="1.0" encoding="utf-8"?>
<ds:datastoreItem xmlns:ds="http://schemas.openxmlformats.org/officeDocument/2006/customXml" ds:itemID="{3E83F836-7CE9-4FD1-8919-424CCC2F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54</TotalTime>
  <Pages>23</Pages>
  <Words>3919</Words>
  <Characters>22343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26210</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Keith Oulson</cp:lastModifiedBy>
  <cp:revision>18</cp:revision>
  <cp:lastPrinted>2017-03-16T22:18:00Z</cp:lastPrinted>
  <dcterms:created xsi:type="dcterms:W3CDTF">2018-03-26T16:57:00Z</dcterms:created>
  <dcterms:modified xsi:type="dcterms:W3CDTF">2018-05-11T16:53:00Z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