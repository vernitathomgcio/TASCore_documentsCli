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69E8387" w:rsidR="00CC28A9" w:rsidRDefault="00CC28A9" w:rsidP="00CC28A9">
      <w:pPr>
        <w:pStyle w:val="Title"/>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t>Transaction Application</w:t>
      </w:r>
      <w:r w:rsidR="003F4393">
        <w:t>s</w:t>
      </w:r>
      <w:r>
        <w:t xml:space="preserve"> Suite (TAS)</w:t>
      </w:r>
      <w:bookmarkEnd w:id="2"/>
    </w:p>
    <w:p w14:paraId="1DEC248D" w14:textId="77777777" w:rsidR="004F628F" w:rsidRPr="004F628F" w:rsidRDefault="00020240" w:rsidP="004F628F">
      <w:pPr>
        <w:pStyle w:val="Title"/>
      </w:pPr>
      <w:r>
        <w:t>Production</w:t>
      </w:r>
      <w:r w:rsidR="004F628F">
        <w:t xml:space="preserve"> Operations Manual</w:t>
      </w:r>
    </w:p>
    <w:p w14:paraId="074302C7" w14:textId="5DEB3F18" w:rsidR="00FA1BF4" w:rsidRDefault="00FA1BF4" w:rsidP="00FA1BF4">
      <w:pPr>
        <w:pStyle w:val="Title"/>
      </w:pPr>
    </w:p>
    <w:p w14:paraId="24E07494" w14:textId="77777777" w:rsidR="008B6526" w:rsidRPr="00FA1BF4" w:rsidRDefault="008B6526"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65A78A9F" w:rsidR="009976DD" w:rsidRDefault="009976DD" w:rsidP="009976DD">
      <w:pPr>
        <w:pStyle w:val="Title"/>
      </w:pPr>
    </w:p>
    <w:p w14:paraId="677DD3A5" w14:textId="77777777" w:rsidR="008B6526" w:rsidRDefault="008B6526" w:rsidP="009976DD">
      <w:pPr>
        <w:pStyle w:val="Title"/>
      </w:pPr>
    </w:p>
    <w:p w14:paraId="0E57CEA7" w14:textId="736B248A" w:rsidR="0021416B" w:rsidRPr="0021416B" w:rsidRDefault="00DE23C7" w:rsidP="0021416B">
      <w:pPr>
        <w:pStyle w:val="Title2"/>
      </w:pPr>
      <w:r>
        <w:t>January 2019</w:t>
      </w:r>
    </w:p>
    <w:p w14:paraId="3419123F" w14:textId="708A3CBC" w:rsidR="00F7216E" w:rsidRDefault="00F7216E" w:rsidP="00F7216E">
      <w:pPr>
        <w:pStyle w:val="Title2"/>
      </w:pPr>
      <w:r>
        <w:t>Version</w:t>
      </w:r>
      <w:r w:rsidR="0021416B">
        <w:t xml:space="preserve"> </w:t>
      </w:r>
      <w:r w:rsidR="00AA6904">
        <w:t>1.</w:t>
      </w:r>
      <w:ins w:id="3" w:author="Author">
        <w:r w:rsidR="004005D8">
          <w:t>2</w:t>
        </w:r>
        <w:bookmarkStart w:id="4" w:name="_GoBack"/>
        <w:bookmarkEnd w:id="4"/>
        <w:del w:id="5" w:author="Author">
          <w:r w:rsidR="005A1E95" w:rsidDel="004005D8">
            <w:delText>3</w:delText>
          </w:r>
        </w:del>
      </w:ins>
      <w:del w:id="6" w:author="Author">
        <w:r w:rsidR="002C581A" w:rsidDel="005A1E95">
          <w:delText>2</w:delText>
        </w:r>
      </w:del>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19020F">
          <w:footerReference w:type="default" r:id="rId12"/>
          <w:pgSz w:w="12240" w:h="15840" w:code="1"/>
          <w:pgMar w:top="1440" w:right="1440" w:bottom="1440" w:left="1440" w:header="720" w:footer="720" w:gutter="0"/>
          <w:pgNumType w:fmt="lowerRoman"/>
          <w:cols w:space="720"/>
          <w:titlePg/>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0"/>
        <w:gridCol w:w="1027"/>
        <w:gridCol w:w="4050"/>
        <w:gridCol w:w="2023"/>
      </w:tblGrid>
      <w:tr w:rsidR="004F3A80" w:rsidRPr="005068FD" w14:paraId="5CE76C44" w14:textId="77777777" w:rsidTr="0053609E">
        <w:trPr>
          <w:cantSplit/>
          <w:tblHeader/>
        </w:trPr>
        <w:tc>
          <w:tcPr>
            <w:tcW w:w="1203" w:type="pct"/>
            <w:shd w:val="clear" w:color="auto" w:fill="F2F2F2"/>
          </w:tcPr>
          <w:p w14:paraId="2B9CD8CA" w14:textId="77777777" w:rsidR="004F3A80" w:rsidRPr="005068FD" w:rsidRDefault="004F3A80" w:rsidP="0004636C">
            <w:pPr>
              <w:pStyle w:val="TableHeading"/>
            </w:pPr>
            <w:bookmarkStart w:id="7" w:name="ColumnTitle_01"/>
            <w:bookmarkEnd w:id="7"/>
            <w:r w:rsidRPr="005068FD">
              <w:t>Date</w:t>
            </w:r>
          </w:p>
        </w:tc>
        <w:tc>
          <w:tcPr>
            <w:tcW w:w="549" w:type="pct"/>
            <w:shd w:val="clear" w:color="auto" w:fill="F2F2F2"/>
          </w:tcPr>
          <w:p w14:paraId="3B35756E" w14:textId="77777777" w:rsidR="004F3A80" w:rsidRPr="005068FD" w:rsidRDefault="004F3A80" w:rsidP="0004636C">
            <w:pPr>
              <w:pStyle w:val="TableHeading"/>
            </w:pPr>
            <w:r w:rsidRPr="005068FD">
              <w:t>Version</w:t>
            </w:r>
          </w:p>
        </w:tc>
        <w:tc>
          <w:tcPr>
            <w:tcW w:w="2166" w:type="pct"/>
            <w:shd w:val="clear" w:color="auto" w:fill="F2F2F2"/>
          </w:tcPr>
          <w:p w14:paraId="0CE6D1B5" w14:textId="77777777" w:rsidR="004F3A80" w:rsidRPr="005068FD" w:rsidRDefault="004F3A80" w:rsidP="0004636C">
            <w:pPr>
              <w:pStyle w:val="TableHeading"/>
            </w:pPr>
            <w:r w:rsidRPr="005068FD">
              <w:t>Description</w:t>
            </w:r>
          </w:p>
        </w:tc>
        <w:tc>
          <w:tcPr>
            <w:tcW w:w="1082" w:type="pct"/>
            <w:shd w:val="clear" w:color="auto" w:fill="F2F2F2"/>
          </w:tcPr>
          <w:p w14:paraId="0E07D0F1" w14:textId="77777777" w:rsidR="004F3A80" w:rsidRPr="005068FD" w:rsidRDefault="004F3A80" w:rsidP="0004636C">
            <w:pPr>
              <w:pStyle w:val="TableHeading"/>
            </w:pPr>
            <w:r w:rsidRPr="005068FD">
              <w:t>Author</w:t>
            </w:r>
          </w:p>
        </w:tc>
      </w:tr>
      <w:tr w:rsidR="006D31AA" w14:paraId="274E2DF4" w14:textId="77777777" w:rsidTr="0053609E">
        <w:trPr>
          <w:cantSplit/>
        </w:trPr>
        <w:tc>
          <w:tcPr>
            <w:tcW w:w="1203" w:type="pct"/>
          </w:tcPr>
          <w:p w14:paraId="174570EF" w14:textId="69D59086" w:rsidR="006D31AA" w:rsidRDefault="00DE23C7" w:rsidP="0063273C">
            <w:pPr>
              <w:pStyle w:val="TableText"/>
            </w:pPr>
            <w:r>
              <w:t>January 29, 2019</w:t>
            </w:r>
          </w:p>
        </w:tc>
        <w:tc>
          <w:tcPr>
            <w:tcW w:w="549" w:type="pct"/>
          </w:tcPr>
          <w:p w14:paraId="5E0A302D" w14:textId="28789070" w:rsidR="006D31AA" w:rsidRDefault="006D31AA" w:rsidP="0063273C">
            <w:pPr>
              <w:pStyle w:val="TableText"/>
            </w:pPr>
            <w:r>
              <w:t>1</w:t>
            </w:r>
            <w:r w:rsidR="00DE23C7">
              <w:t>.3</w:t>
            </w:r>
          </w:p>
        </w:tc>
        <w:tc>
          <w:tcPr>
            <w:tcW w:w="2166" w:type="pct"/>
          </w:tcPr>
          <w:p w14:paraId="47E726C2" w14:textId="0EB96895" w:rsidR="006D31AA" w:rsidRDefault="00687C7D" w:rsidP="0063273C">
            <w:pPr>
              <w:pStyle w:val="TableText"/>
            </w:pPr>
            <w:r>
              <w:t>Corrected projects</w:t>
            </w:r>
            <w:r w:rsidR="0039614F">
              <w:t xml:space="preserve"> titles</w:t>
            </w:r>
            <w:r>
              <w:t>, and updated the logical and physical diagram.</w:t>
            </w:r>
            <w:r w:rsidR="00A17AC3">
              <w:t xml:space="preserve"> Made changes appropriate for Build 7.</w:t>
            </w:r>
            <w:r w:rsidR="002C581A">
              <w:t xml:space="preserve"> (lc reviewed 01302018)</w:t>
            </w:r>
          </w:p>
        </w:tc>
        <w:tc>
          <w:tcPr>
            <w:tcW w:w="1082" w:type="pct"/>
          </w:tcPr>
          <w:p w14:paraId="09C6B659" w14:textId="54DB9F31" w:rsidR="006D31AA" w:rsidRDefault="00DE23C7" w:rsidP="0063273C">
            <w:pPr>
              <w:pStyle w:val="TableText"/>
            </w:pPr>
            <w:r>
              <w:t>M. Dawson</w:t>
            </w:r>
          </w:p>
        </w:tc>
      </w:tr>
      <w:tr w:rsidR="00DE23C7" w14:paraId="4CE01821" w14:textId="77777777" w:rsidTr="0053609E">
        <w:trPr>
          <w:cantSplit/>
        </w:trPr>
        <w:tc>
          <w:tcPr>
            <w:tcW w:w="1203" w:type="pct"/>
          </w:tcPr>
          <w:p w14:paraId="34643A98" w14:textId="005D9497" w:rsidR="00DE23C7" w:rsidRDefault="00DE23C7" w:rsidP="00DE23C7">
            <w:pPr>
              <w:pStyle w:val="TableText"/>
            </w:pPr>
            <w:r>
              <w:t>December 4, 2018</w:t>
            </w:r>
          </w:p>
        </w:tc>
        <w:tc>
          <w:tcPr>
            <w:tcW w:w="549" w:type="pct"/>
          </w:tcPr>
          <w:p w14:paraId="0428A92C" w14:textId="211A188F" w:rsidR="00DE23C7" w:rsidRDefault="00DE23C7" w:rsidP="00DE23C7">
            <w:pPr>
              <w:pStyle w:val="TableText"/>
            </w:pPr>
            <w:r>
              <w:t>1.2</w:t>
            </w:r>
          </w:p>
        </w:tc>
        <w:tc>
          <w:tcPr>
            <w:tcW w:w="2166" w:type="pct"/>
          </w:tcPr>
          <w:p w14:paraId="26EEA932" w14:textId="75739981" w:rsidR="00DE23C7" w:rsidRDefault="00DE23C7" w:rsidP="00DE23C7">
            <w:pPr>
              <w:pStyle w:val="TableText"/>
            </w:pPr>
            <w:r>
              <w:t>Corrected document title &amp; version number; removed template table, but noted template version used in Revision History.</w:t>
            </w:r>
          </w:p>
        </w:tc>
        <w:tc>
          <w:tcPr>
            <w:tcW w:w="1082" w:type="pct"/>
          </w:tcPr>
          <w:p w14:paraId="2CDD9D16" w14:textId="3286B4AC" w:rsidR="00DE23C7" w:rsidRDefault="00DE23C7" w:rsidP="00DE23C7">
            <w:pPr>
              <w:pStyle w:val="TableText"/>
            </w:pPr>
            <w:r>
              <w:t>T. Nichols</w:t>
            </w:r>
          </w:p>
        </w:tc>
      </w:tr>
      <w:tr w:rsidR="0053609E" w14:paraId="5E13AD09" w14:textId="77777777" w:rsidTr="0053609E">
        <w:trPr>
          <w:cantSplit/>
        </w:trPr>
        <w:tc>
          <w:tcPr>
            <w:tcW w:w="1203" w:type="pct"/>
          </w:tcPr>
          <w:p w14:paraId="798236AB" w14:textId="78E40BF0" w:rsidR="0053609E" w:rsidRDefault="0053609E" w:rsidP="0063273C">
            <w:pPr>
              <w:pStyle w:val="TableText"/>
            </w:pPr>
            <w:r>
              <w:t>November 15, 2018</w:t>
            </w:r>
          </w:p>
        </w:tc>
        <w:tc>
          <w:tcPr>
            <w:tcW w:w="549" w:type="pct"/>
          </w:tcPr>
          <w:p w14:paraId="1378472B" w14:textId="013D86C4" w:rsidR="0053609E" w:rsidRDefault="0053609E" w:rsidP="0063273C">
            <w:pPr>
              <w:pStyle w:val="TableText"/>
            </w:pPr>
            <w:r>
              <w:t>1.</w:t>
            </w:r>
            <w:r w:rsidR="004C629A">
              <w:t>1</w:t>
            </w:r>
          </w:p>
        </w:tc>
        <w:tc>
          <w:tcPr>
            <w:tcW w:w="2166" w:type="pct"/>
          </w:tcPr>
          <w:p w14:paraId="084EF8A4" w14:textId="3B33C460" w:rsidR="0053609E" w:rsidRDefault="0053609E" w:rsidP="0063273C">
            <w:pPr>
              <w:pStyle w:val="TableText"/>
            </w:pPr>
            <w:r>
              <w:t xml:space="preserve">Added </w:t>
            </w:r>
            <w:r w:rsidR="00C57CC4">
              <w:t>MCCF EDI TAS</w:t>
            </w:r>
            <w:r>
              <w:t xml:space="preserve"> Portal Start-up instructions to System Startup section.</w:t>
            </w:r>
          </w:p>
        </w:tc>
        <w:tc>
          <w:tcPr>
            <w:tcW w:w="1082" w:type="pct"/>
          </w:tcPr>
          <w:p w14:paraId="58A57202" w14:textId="77777777" w:rsidR="0053609E" w:rsidRDefault="0053609E" w:rsidP="0063273C">
            <w:pPr>
              <w:pStyle w:val="TableText"/>
            </w:pPr>
            <w:r>
              <w:t>Halfaker System Administration Team</w:t>
            </w:r>
          </w:p>
        </w:tc>
      </w:tr>
      <w:tr w:rsidR="00AA6904" w14:paraId="60B2E536" w14:textId="77777777" w:rsidTr="0053609E">
        <w:trPr>
          <w:cantSplit/>
        </w:trPr>
        <w:tc>
          <w:tcPr>
            <w:tcW w:w="1203" w:type="pct"/>
          </w:tcPr>
          <w:p w14:paraId="463BBDB6" w14:textId="406A14B4" w:rsidR="00AA6904" w:rsidRDefault="00AA6904" w:rsidP="000D2D6B">
            <w:pPr>
              <w:pStyle w:val="TableText"/>
            </w:pPr>
            <w:r>
              <w:t>July 22, 2018</w:t>
            </w:r>
          </w:p>
        </w:tc>
        <w:tc>
          <w:tcPr>
            <w:tcW w:w="549" w:type="pct"/>
          </w:tcPr>
          <w:p w14:paraId="7CE9D0BF" w14:textId="4E7B7636" w:rsidR="00AA6904" w:rsidRDefault="00AA6904" w:rsidP="000D2D6B">
            <w:pPr>
              <w:pStyle w:val="TableText"/>
            </w:pPr>
            <w:r>
              <w:t>1.0</w:t>
            </w:r>
          </w:p>
        </w:tc>
        <w:tc>
          <w:tcPr>
            <w:tcW w:w="2166" w:type="pct"/>
          </w:tcPr>
          <w:p w14:paraId="30FA233A" w14:textId="16B0BE72" w:rsidR="00AA6904" w:rsidRDefault="00AA6904" w:rsidP="000D2D6B">
            <w:pPr>
              <w:pStyle w:val="TableText"/>
            </w:pPr>
            <w:r>
              <w:t xml:space="preserve">Initial </w:t>
            </w:r>
            <w:r w:rsidR="005D18CF">
              <w:t>version</w:t>
            </w:r>
            <w:r w:rsidR="005C70B0">
              <w:t xml:space="preserve"> based on Template 1.6 dated March 2016.</w:t>
            </w:r>
          </w:p>
        </w:tc>
        <w:tc>
          <w:tcPr>
            <w:tcW w:w="1082"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5ABE414C" w14:textId="2BD97737" w:rsidR="00A17AC3"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36618274" w:history="1">
        <w:r w:rsidR="00A17AC3" w:rsidRPr="00C36EFD">
          <w:rPr>
            <w:rStyle w:val="Hyperlink"/>
            <w:noProof/>
          </w:rPr>
          <w:t>1.</w:t>
        </w:r>
        <w:r w:rsidR="00A17AC3">
          <w:rPr>
            <w:rFonts w:asciiTheme="minorHAnsi" w:eastAsiaTheme="minorEastAsia" w:hAnsiTheme="minorHAnsi" w:cstheme="minorBidi"/>
            <w:b w:val="0"/>
            <w:noProof/>
            <w:color w:val="auto"/>
            <w:sz w:val="22"/>
            <w:szCs w:val="22"/>
          </w:rPr>
          <w:tab/>
        </w:r>
        <w:r w:rsidR="00A17AC3" w:rsidRPr="00C36EFD">
          <w:rPr>
            <w:rStyle w:val="Hyperlink"/>
            <w:noProof/>
          </w:rPr>
          <w:t>Introduction</w:t>
        </w:r>
        <w:r w:rsidR="00A17AC3">
          <w:rPr>
            <w:noProof/>
            <w:webHidden/>
          </w:rPr>
          <w:tab/>
        </w:r>
        <w:r w:rsidR="00A17AC3">
          <w:rPr>
            <w:noProof/>
            <w:webHidden/>
          </w:rPr>
          <w:fldChar w:fldCharType="begin"/>
        </w:r>
        <w:r w:rsidR="00A17AC3">
          <w:rPr>
            <w:noProof/>
            <w:webHidden/>
          </w:rPr>
          <w:instrText xml:space="preserve"> PAGEREF _Toc536618274 \h </w:instrText>
        </w:r>
        <w:r w:rsidR="00A17AC3">
          <w:rPr>
            <w:noProof/>
            <w:webHidden/>
          </w:rPr>
        </w:r>
        <w:r w:rsidR="00A17AC3">
          <w:rPr>
            <w:noProof/>
            <w:webHidden/>
          </w:rPr>
          <w:fldChar w:fldCharType="separate"/>
        </w:r>
        <w:r w:rsidR="00A17AC3">
          <w:rPr>
            <w:noProof/>
            <w:webHidden/>
          </w:rPr>
          <w:t>5</w:t>
        </w:r>
        <w:r w:rsidR="00A17AC3">
          <w:rPr>
            <w:noProof/>
            <w:webHidden/>
          </w:rPr>
          <w:fldChar w:fldCharType="end"/>
        </w:r>
      </w:hyperlink>
    </w:p>
    <w:p w14:paraId="4FDBF5DF" w14:textId="43C04D23" w:rsidR="00A17AC3" w:rsidRDefault="002B6DC5">
      <w:pPr>
        <w:pStyle w:val="TOC1"/>
        <w:rPr>
          <w:rFonts w:asciiTheme="minorHAnsi" w:eastAsiaTheme="minorEastAsia" w:hAnsiTheme="minorHAnsi" w:cstheme="minorBidi"/>
          <w:b w:val="0"/>
          <w:noProof/>
          <w:color w:val="auto"/>
          <w:sz w:val="22"/>
          <w:szCs w:val="22"/>
        </w:rPr>
      </w:pPr>
      <w:hyperlink w:anchor="_Toc536618275" w:history="1">
        <w:r w:rsidR="00A17AC3" w:rsidRPr="00C36EFD">
          <w:rPr>
            <w:rStyle w:val="Hyperlink"/>
            <w:noProof/>
          </w:rPr>
          <w:t>2.</w:t>
        </w:r>
        <w:r w:rsidR="00A17AC3">
          <w:rPr>
            <w:rFonts w:asciiTheme="minorHAnsi" w:eastAsiaTheme="minorEastAsia" w:hAnsiTheme="minorHAnsi" w:cstheme="minorBidi"/>
            <w:b w:val="0"/>
            <w:noProof/>
            <w:color w:val="auto"/>
            <w:sz w:val="22"/>
            <w:szCs w:val="22"/>
          </w:rPr>
          <w:tab/>
        </w:r>
        <w:r w:rsidR="00A17AC3" w:rsidRPr="00C36EFD">
          <w:rPr>
            <w:rStyle w:val="Hyperlink"/>
            <w:noProof/>
          </w:rPr>
          <w:t>Routine Operations</w:t>
        </w:r>
        <w:r w:rsidR="00A17AC3">
          <w:rPr>
            <w:noProof/>
            <w:webHidden/>
          </w:rPr>
          <w:tab/>
        </w:r>
        <w:r w:rsidR="00A17AC3">
          <w:rPr>
            <w:noProof/>
            <w:webHidden/>
          </w:rPr>
          <w:fldChar w:fldCharType="begin"/>
        </w:r>
        <w:r w:rsidR="00A17AC3">
          <w:rPr>
            <w:noProof/>
            <w:webHidden/>
          </w:rPr>
          <w:instrText xml:space="preserve"> PAGEREF _Toc536618275 \h </w:instrText>
        </w:r>
        <w:r w:rsidR="00A17AC3">
          <w:rPr>
            <w:noProof/>
            <w:webHidden/>
          </w:rPr>
        </w:r>
        <w:r w:rsidR="00A17AC3">
          <w:rPr>
            <w:noProof/>
            <w:webHidden/>
          </w:rPr>
          <w:fldChar w:fldCharType="separate"/>
        </w:r>
        <w:r w:rsidR="00A17AC3">
          <w:rPr>
            <w:noProof/>
            <w:webHidden/>
          </w:rPr>
          <w:t>5</w:t>
        </w:r>
        <w:r w:rsidR="00A17AC3">
          <w:rPr>
            <w:noProof/>
            <w:webHidden/>
          </w:rPr>
          <w:fldChar w:fldCharType="end"/>
        </w:r>
      </w:hyperlink>
    </w:p>
    <w:p w14:paraId="4474501E" w14:textId="35C59C81" w:rsidR="00A17AC3" w:rsidRDefault="002B6DC5">
      <w:pPr>
        <w:pStyle w:val="TOC2"/>
        <w:rPr>
          <w:rFonts w:asciiTheme="minorHAnsi" w:eastAsiaTheme="minorEastAsia" w:hAnsiTheme="minorHAnsi" w:cstheme="minorBidi"/>
          <w:b w:val="0"/>
          <w:noProof/>
          <w:color w:val="auto"/>
          <w:sz w:val="22"/>
          <w:szCs w:val="22"/>
        </w:rPr>
      </w:pPr>
      <w:hyperlink w:anchor="_Toc536618276" w:history="1">
        <w:r w:rsidR="00A17AC3" w:rsidRPr="00C36EFD">
          <w:rPr>
            <w:rStyle w:val="Hyperlink"/>
            <w:noProof/>
          </w:rPr>
          <w:t>2.1.</w:t>
        </w:r>
        <w:r w:rsidR="00A17AC3">
          <w:rPr>
            <w:rFonts w:asciiTheme="minorHAnsi" w:eastAsiaTheme="minorEastAsia" w:hAnsiTheme="minorHAnsi" w:cstheme="minorBidi"/>
            <w:b w:val="0"/>
            <w:noProof/>
            <w:color w:val="auto"/>
            <w:sz w:val="22"/>
            <w:szCs w:val="22"/>
          </w:rPr>
          <w:tab/>
        </w:r>
        <w:r w:rsidR="00A17AC3" w:rsidRPr="00C36EFD">
          <w:rPr>
            <w:rStyle w:val="Hyperlink"/>
            <w:noProof/>
          </w:rPr>
          <w:t>Administrative Procedures</w:t>
        </w:r>
        <w:r w:rsidR="00A17AC3">
          <w:rPr>
            <w:noProof/>
            <w:webHidden/>
          </w:rPr>
          <w:tab/>
        </w:r>
        <w:r w:rsidR="00A17AC3">
          <w:rPr>
            <w:noProof/>
            <w:webHidden/>
          </w:rPr>
          <w:fldChar w:fldCharType="begin"/>
        </w:r>
        <w:r w:rsidR="00A17AC3">
          <w:rPr>
            <w:noProof/>
            <w:webHidden/>
          </w:rPr>
          <w:instrText xml:space="preserve"> PAGEREF _Toc536618276 \h </w:instrText>
        </w:r>
        <w:r w:rsidR="00A17AC3">
          <w:rPr>
            <w:noProof/>
            <w:webHidden/>
          </w:rPr>
        </w:r>
        <w:r w:rsidR="00A17AC3">
          <w:rPr>
            <w:noProof/>
            <w:webHidden/>
          </w:rPr>
          <w:fldChar w:fldCharType="separate"/>
        </w:r>
        <w:r w:rsidR="00A17AC3">
          <w:rPr>
            <w:noProof/>
            <w:webHidden/>
          </w:rPr>
          <w:t>5</w:t>
        </w:r>
        <w:r w:rsidR="00A17AC3">
          <w:rPr>
            <w:noProof/>
            <w:webHidden/>
          </w:rPr>
          <w:fldChar w:fldCharType="end"/>
        </w:r>
      </w:hyperlink>
    </w:p>
    <w:p w14:paraId="3D325C26" w14:textId="43C65F96" w:rsidR="00A17AC3" w:rsidRDefault="002B6DC5">
      <w:pPr>
        <w:pStyle w:val="TOC3"/>
        <w:rPr>
          <w:rFonts w:asciiTheme="minorHAnsi" w:eastAsiaTheme="minorEastAsia" w:hAnsiTheme="minorHAnsi" w:cstheme="minorBidi"/>
          <w:b w:val="0"/>
          <w:noProof/>
          <w:color w:val="auto"/>
          <w:sz w:val="22"/>
          <w:szCs w:val="22"/>
        </w:rPr>
      </w:pPr>
      <w:hyperlink w:anchor="_Toc536618277" w:history="1">
        <w:r w:rsidR="00A17AC3" w:rsidRPr="00C36EFD">
          <w:rPr>
            <w:rStyle w:val="Hyperlink"/>
            <w:noProof/>
          </w:rPr>
          <w:t>2.1.1.</w:t>
        </w:r>
        <w:r w:rsidR="00A17AC3">
          <w:rPr>
            <w:rFonts w:asciiTheme="minorHAnsi" w:eastAsiaTheme="minorEastAsia" w:hAnsiTheme="minorHAnsi" w:cstheme="minorBidi"/>
            <w:b w:val="0"/>
            <w:noProof/>
            <w:color w:val="auto"/>
            <w:sz w:val="22"/>
            <w:szCs w:val="22"/>
          </w:rPr>
          <w:tab/>
        </w:r>
        <w:r w:rsidR="00A17AC3" w:rsidRPr="00C36EFD">
          <w:rPr>
            <w:rStyle w:val="Hyperlink"/>
            <w:noProof/>
          </w:rPr>
          <w:t>System Start-up</w:t>
        </w:r>
        <w:r w:rsidR="00A17AC3">
          <w:rPr>
            <w:noProof/>
            <w:webHidden/>
          </w:rPr>
          <w:tab/>
        </w:r>
        <w:r w:rsidR="00A17AC3">
          <w:rPr>
            <w:noProof/>
            <w:webHidden/>
          </w:rPr>
          <w:fldChar w:fldCharType="begin"/>
        </w:r>
        <w:r w:rsidR="00A17AC3">
          <w:rPr>
            <w:noProof/>
            <w:webHidden/>
          </w:rPr>
          <w:instrText xml:space="preserve"> PAGEREF _Toc536618277 \h </w:instrText>
        </w:r>
        <w:r w:rsidR="00A17AC3">
          <w:rPr>
            <w:noProof/>
            <w:webHidden/>
          </w:rPr>
        </w:r>
        <w:r w:rsidR="00A17AC3">
          <w:rPr>
            <w:noProof/>
            <w:webHidden/>
          </w:rPr>
          <w:fldChar w:fldCharType="separate"/>
        </w:r>
        <w:r w:rsidR="00A17AC3">
          <w:rPr>
            <w:noProof/>
            <w:webHidden/>
          </w:rPr>
          <w:t>5</w:t>
        </w:r>
        <w:r w:rsidR="00A17AC3">
          <w:rPr>
            <w:noProof/>
            <w:webHidden/>
          </w:rPr>
          <w:fldChar w:fldCharType="end"/>
        </w:r>
      </w:hyperlink>
    </w:p>
    <w:p w14:paraId="5006020F" w14:textId="6E8BF05E"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78" w:history="1">
        <w:r w:rsidR="00A17AC3" w:rsidRPr="00C36EFD">
          <w:rPr>
            <w:rStyle w:val="Hyperlink"/>
            <w:noProof/>
          </w:rPr>
          <w:t>2.1.1.1.</w:t>
        </w:r>
        <w:r w:rsidR="00A17AC3">
          <w:rPr>
            <w:rFonts w:asciiTheme="minorHAnsi" w:eastAsiaTheme="minorEastAsia" w:hAnsiTheme="minorHAnsi" w:cstheme="minorBidi"/>
            <w:noProof/>
            <w:color w:val="auto"/>
            <w:szCs w:val="22"/>
          </w:rPr>
          <w:tab/>
        </w:r>
        <w:r w:rsidR="00A17AC3" w:rsidRPr="00C36EFD">
          <w:rPr>
            <w:rStyle w:val="Hyperlink"/>
            <w:noProof/>
          </w:rPr>
          <w:t>System Start-Up from Emergency Shut-Down</w:t>
        </w:r>
        <w:r w:rsidR="00A17AC3">
          <w:rPr>
            <w:noProof/>
            <w:webHidden/>
          </w:rPr>
          <w:tab/>
        </w:r>
        <w:r w:rsidR="00A17AC3">
          <w:rPr>
            <w:noProof/>
            <w:webHidden/>
          </w:rPr>
          <w:fldChar w:fldCharType="begin"/>
        </w:r>
        <w:r w:rsidR="00A17AC3">
          <w:rPr>
            <w:noProof/>
            <w:webHidden/>
          </w:rPr>
          <w:instrText xml:space="preserve"> PAGEREF _Toc536618278 \h </w:instrText>
        </w:r>
        <w:r w:rsidR="00A17AC3">
          <w:rPr>
            <w:noProof/>
            <w:webHidden/>
          </w:rPr>
        </w:r>
        <w:r w:rsidR="00A17AC3">
          <w:rPr>
            <w:noProof/>
            <w:webHidden/>
          </w:rPr>
          <w:fldChar w:fldCharType="separate"/>
        </w:r>
        <w:r w:rsidR="00A17AC3">
          <w:rPr>
            <w:noProof/>
            <w:webHidden/>
          </w:rPr>
          <w:t>5</w:t>
        </w:r>
        <w:r w:rsidR="00A17AC3">
          <w:rPr>
            <w:noProof/>
            <w:webHidden/>
          </w:rPr>
          <w:fldChar w:fldCharType="end"/>
        </w:r>
      </w:hyperlink>
    </w:p>
    <w:p w14:paraId="1189D4A4" w14:textId="5627BD87" w:rsidR="00A17AC3" w:rsidRDefault="002B6DC5">
      <w:pPr>
        <w:pStyle w:val="TOC3"/>
        <w:rPr>
          <w:rFonts w:asciiTheme="minorHAnsi" w:eastAsiaTheme="minorEastAsia" w:hAnsiTheme="minorHAnsi" w:cstheme="minorBidi"/>
          <w:b w:val="0"/>
          <w:noProof/>
          <w:color w:val="auto"/>
          <w:sz w:val="22"/>
          <w:szCs w:val="22"/>
        </w:rPr>
      </w:pPr>
      <w:hyperlink w:anchor="_Toc536618279" w:history="1">
        <w:r w:rsidR="00A17AC3" w:rsidRPr="00C36EFD">
          <w:rPr>
            <w:rStyle w:val="Hyperlink"/>
            <w:noProof/>
          </w:rPr>
          <w:t>2.1.2.</w:t>
        </w:r>
        <w:r w:rsidR="00A17AC3">
          <w:rPr>
            <w:rFonts w:asciiTheme="minorHAnsi" w:eastAsiaTheme="minorEastAsia" w:hAnsiTheme="minorHAnsi" w:cstheme="minorBidi"/>
            <w:b w:val="0"/>
            <w:noProof/>
            <w:color w:val="auto"/>
            <w:sz w:val="22"/>
            <w:szCs w:val="22"/>
          </w:rPr>
          <w:tab/>
        </w:r>
        <w:r w:rsidR="00A17AC3" w:rsidRPr="00C36EFD">
          <w:rPr>
            <w:rStyle w:val="Hyperlink"/>
            <w:noProof/>
          </w:rPr>
          <w:t>MCCF EDI TAS Portal Start-up</w:t>
        </w:r>
        <w:r w:rsidR="00A17AC3">
          <w:rPr>
            <w:noProof/>
            <w:webHidden/>
          </w:rPr>
          <w:tab/>
        </w:r>
        <w:r w:rsidR="00A17AC3">
          <w:rPr>
            <w:noProof/>
            <w:webHidden/>
          </w:rPr>
          <w:fldChar w:fldCharType="begin"/>
        </w:r>
        <w:r w:rsidR="00A17AC3">
          <w:rPr>
            <w:noProof/>
            <w:webHidden/>
          </w:rPr>
          <w:instrText xml:space="preserve"> PAGEREF _Toc536618279 \h </w:instrText>
        </w:r>
        <w:r w:rsidR="00A17AC3">
          <w:rPr>
            <w:noProof/>
            <w:webHidden/>
          </w:rPr>
        </w:r>
        <w:r w:rsidR="00A17AC3">
          <w:rPr>
            <w:noProof/>
            <w:webHidden/>
          </w:rPr>
          <w:fldChar w:fldCharType="separate"/>
        </w:r>
        <w:r w:rsidR="00A17AC3">
          <w:rPr>
            <w:noProof/>
            <w:webHidden/>
          </w:rPr>
          <w:t>6</w:t>
        </w:r>
        <w:r w:rsidR="00A17AC3">
          <w:rPr>
            <w:noProof/>
            <w:webHidden/>
          </w:rPr>
          <w:fldChar w:fldCharType="end"/>
        </w:r>
      </w:hyperlink>
    </w:p>
    <w:p w14:paraId="6FAF4D39" w14:textId="22B4A924" w:rsidR="00A17AC3" w:rsidRDefault="002B6DC5">
      <w:pPr>
        <w:pStyle w:val="TOC3"/>
        <w:rPr>
          <w:rFonts w:asciiTheme="minorHAnsi" w:eastAsiaTheme="minorEastAsia" w:hAnsiTheme="minorHAnsi" w:cstheme="minorBidi"/>
          <w:b w:val="0"/>
          <w:noProof/>
          <w:color w:val="auto"/>
          <w:sz w:val="22"/>
          <w:szCs w:val="22"/>
        </w:rPr>
      </w:pPr>
      <w:hyperlink w:anchor="_Toc536618280" w:history="1">
        <w:r w:rsidR="00A17AC3" w:rsidRPr="00C36EFD">
          <w:rPr>
            <w:rStyle w:val="Hyperlink"/>
            <w:noProof/>
          </w:rPr>
          <w:t>2.1.3.</w:t>
        </w:r>
        <w:r w:rsidR="00A17AC3">
          <w:rPr>
            <w:rFonts w:asciiTheme="minorHAnsi" w:eastAsiaTheme="minorEastAsia" w:hAnsiTheme="minorHAnsi" w:cstheme="minorBidi"/>
            <w:b w:val="0"/>
            <w:noProof/>
            <w:color w:val="auto"/>
            <w:sz w:val="22"/>
            <w:szCs w:val="22"/>
          </w:rPr>
          <w:tab/>
        </w:r>
        <w:r w:rsidR="00A17AC3" w:rsidRPr="00C36EFD">
          <w:rPr>
            <w:rStyle w:val="Hyperlink"/>
            <w:noProof/>
          </w:rPr>
          <w:t>New Version Deployment</w:t>
        </w:r>
        <w:r w:rsidR="00A17AC3">
          <w:rPr>
            <w:noProof/>
            <w:webHidden/>
          </w:rPr>
          <w:tab/>
        </w:r>
        <w:r w:rsidR="00A17AC3">
          <w:rPr>
            <w:noProof/>
            <w:webHidden/>
          </w:rPr>
          <w:fldChar w:fldCharType="begin"/>
        </w:r>
        <w:r w:rsidR="00A17AC3">
          <w:rPr>
            <w:noProof/>
            <w:webHidden/>
          </w:rPr>
          <w:instrText xml:space="preserve"> PAGEREF _Toc536618280 \h </w:instrText>
        </w:r>
        <w:r w:rsidR="00A17AC3">
          <w:rPr>
            <w:noProof/>
            <w:webHidden/>
          </w:rPr>
        </w:r>
        <w:r w:rsidR="00A17AC3">
          <w:rPr>
            <w:noProof/>
            <w:webHidden/>
          </w:rPr>
          <w:fldChar w:fldCharType="separate"/>
        </w:r>
        <w:r w:rsidR="00A17AC3">
          <w:rPr>
            <w:noProof/>
            <w:webHidden/>
          </w:rPr>
          <w:t>6</w:t>
        </w:r>
        <w:r w:rsidR="00A17AC3">
          <w:rPr>
            <w:noProof/>
            <w:webHidden/>
          </w:rPr>
          <w:fldChar w:fldCharType="end"/>
        </w:r>
      </w:hyperlink>
    </w:p>
    <w:p w14:paraId="33328602" w14:textId="68EFFF91" w:rsidR="00A17AC3" w:rsidRDefault="002B6DC5">
      <w:pPr>
        <w:pStyle w:val="TOC3"/>
        <w:rPr>
          <w:rFonts w:asciiTheme="minorHAnsi" w:eastAsiaTheme="minorEastAsia" w:hAnsiTheme="minorHAnsi" w:cstheme="minorBidi"/>
          <w:b w:val="0"/>
          <w:noProof/>
          <w:color w:val="auto"/>
          <w:sz w:val="22"/>
          <w:szCs w:val="22"/>
        </w:rPr>
      </w:pPr>
      <w:hyperlink w:anchor="_Toc536618281" w:history="1">
        <w:r w:rsidR="00A17AC3" w:rsidRPr="00C36EFD">
          <w:rPr>
            <w:rStyle w:val="Hyperlink"/>
            <w:noProof/>
          </w:rPr>
          <w:t>2.1.4.</w:t>
        </w:r>
        <w:r w:rsidR="00A17AC3">
          <w:rPr>
            <w:rFonts w:asciiTheme="minorHAnsi" w:eastAsiaTheme="minorEastAsia" w:hAnsiTheme="minorHAnsi" w:cstheme="minorBidi"/>
            <w:b w:val="0"/>
            <w:noProof/>
            <w:color w:val="auto"/>
            <w:sz w:val="22"/>
            <w:szCs w:val="22"/>
          </w:rPr>
          <w:tab/>
        </w:r>
        <w:r w:rsidR="00A17AC3" w:rsidRPr="00C36EFD">
          <w:rPr>
            <w:rStyle w:val="Hyperlink"/>
            <w:noProof/>
          </w:rPr>
          <w:t>System Shut-down</w:t>
        </w:r>
        <w:r w:rsidR="00A17AC3">
          <w:rPr>
            <w:noProof/>
            <w:webHidden/>
          </w:rPr>
          <w:tab/>
        </w:r>
        <w:r w:rsidR="00A17AC3">
          <w:rPr>
            <w:noProof/>
            <w:webHidden/>
          </w:rPr>
          <w:fldChar w:fldCharType="begin"/>
        </w:r>
        <w:r w:rsidR="00A17AC3">
          <w:rPr>
            <w:noProof/>
            <w:webHidden/>
          </w:rPr>
          <w:instrText xml:space="preserve"> PAGEREF _Toc536618281 \h </w:instrText>
        </w:r>
        <w:r w:rsidR="00A17AC3">
          <w:rPr>
            <w:noProof/>
            <w:webHidden/>
          </w:rPr>
        </w:r>
        <w:r w:rsidR="00A17AC3">
          <w:rPr>
            <w:noProof/>
            <w:webHidden/>
          </w:rPr>
          <w:fldChar w:fldCharType="separate"/>
        </w:r>
        <w:r w:rsidR="00A17AC3">
          <w:rPr>
            <w:noProof/>
            <w:webHidden/>
          </w:rPr>
          <w:t>8</w:t>
        </w:r>
        <w:r w:rsidR="00A17AC3">
          <w:rPr>
            <w:noProof/>
            <w:webHidden/>
          </w:rPr>
          <w:fldChar w:fldCharType="end"/>
        </w:r>
      </w:hyperlink>
    </w:p>
    <w:p w14:paraId="344BCFC5" w14:textId="6873DB64"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82" w:history="1">
        <w:r w:rsidR="00A17AC3" w:rsidRPr="00C36EFD">
          <w:rPr>
            <w:rStyle w:val="Hyperlink"/>
            <w:noProof/>
          </w:rPr>
          <w:t>2.1.4.1.</w:t>
        </w:r>
        <w:r w:rsidR="00A17AC3">
          <w:rPr>
            <w:rFonts w:asciiTheme="minorHAnsi" w:eastAsiaTheme="minorEastAsia" w:hAnsiTheme="minorHAnsi" w:cstheme="minorBidi"/>
            <w:noProof/>
            <w:color w:val="auto"/>
            <w:szCs w:val="22"/>
          </w:rPr>
          <w:tab/>
        </w:r>
        <w:r w:rsidR="00A17AC3" w:rsidRPr="00C36EFD">
          <w:rPr>
            <w:rStyle w:val="Hyperlink"/>
            <w:noProof/>
          </w:rPr>
          <w:t>Emergency System Shut-down</w:t>
        </w:r>
        <w:r w:rsidR="00A17AC3">
          <w:rPr>
            <w:noProof/>
            <w:webHidden/>
          </w:rPr>
          <w:tab/>
        </w:r>
        <w:r w:rsidR="00A17AC3">
          <w:rPr>
            <w:noProof/>
            <w:webHidden/>
          </w:rPr>
          <w:fldChar w:fldCharType="begin"/>
        </w:r>
        <w:r w:rsidR="00A17AC3">
          <w:rPr>
            <w:noProof/>
            <w:webHidden/>
          </w:rPr>
          <w:instrText xml:space="preserve"> PAGEREF _Toc536618282 \h </w:instrText>
        </w:r>
        <w:r w:rsidR="00A17AC3">
          <w:rPr>
            <w:noProof/>
            <w:webHidden/>
          </w:rPr>
        </w:r>
        <w:r w:rsidR="00A17AC3">
          <w:rPr>
            <w:noProof/>
            <w:webHidden/>
          </w:rPr>
          <w:fldChar w:fldCharType="separate"/>
        </w:r>
        <w:r w:rsidR="00A17AC3">
          <w:rPr>
            <w:noProof/>
            <w:webHidden/>
          </w:rPr>
          <w:t>8</w:t>
        </w:r>
        <w:r w:rsidR="00A17AC3">
          <w:rPr>
            <w:noProof/>
            <w:webHidden/>
          </w:rPr>
          <w:fldChar w:fldCharType="end"/>
        </w:r>
      </w:hyperlink>
    </w:p>
    <w:p w14:paraId="5B6E98A0" w14:textId="5B8BCE59" w:rsidR="00A17AC3" w:rsidRDefault="002B6DC5">
      <w:pPr>
        <w:pStyle w:val="TOC3"/>
        <w:rPr>
          <w:rFonts w:asciiTheme="minorHAnsi" w:eastAsiaTheme="minorEastAsia" w:hAnsiTheme="minorHAnsi" w:cstheme="minorBidi"/>
          <w:b w:val="0"/>
          <w:noProof/>
          <w:color w:val="auto"/>
          <w:sz w:val="22"/>
          <w:szCs w:val="22"/>
        </w:rPr>
      </w:pPr>
      <w:hyperlink w:anchor="_Toc536618283" w:history="1">
        <w:r w:rsidR="00A17AC3" w:rsidRPr="00C36EFD">
          <w:rPr>
            <w:rStyle w:val="Hyperlink"/>
            <w:noProof/>
          </w:rPr>
          <w:t>2.1.5.</w:t>
        </w:r>
        <w:r w:rsidR="00A17AC3">
          <w:rPr>
            <w:rFonts w:asciiTheme="minorHAnsi" w:eastAsiaTheme="minorEastAsia" w:hAnsiTheme="minorHAnsi" w:cstheme="minorBidi"/>
            <w:b w:val="0"/>
            <w:noProof/>
            <w:color w:val="auto"/>
            <w:sz w:val="22"/>
            <w:szCs w:val="22"/>
          </w:rPr>
          <w:tab/>
        </w:r>
        <w:r w:rsidR="00A17AC3" w:rsidRPr="00C36EFD">
          <w:rPr>
            <w:rStyle w:val="Hyperlink"/>
            <w:noProof/>
          </w:rPr>
          <w:t>Back-up &amp; Restore</w:t>
        </w:r>
        <w:r w:rsidR="00A17AC3">
          <w:rPr>
            <w:noProof/>
            <w:webHidden/>
          </w:rPr>
          <w:tab/>
        </w:r>
        <w:r w:rsidR="00A17AC3">
          <w:rPr>
            <w:noProof/>
            <w:webHidden/>
          </w:rPr>
          <w:fldChar w:fldCharType="begin"/>
        </w:r>
        <w:r w:rsidR="00A17AC3">
          <w:rPr>
            <w:noProof/>
            <w:webHidden/>
          </w:rPr>
          <w:instrText xml:space="preserve"> PAGEREF _Toc536618283 \h </w:instrText>
        </w:r>
        <w:r w:rsidR="00A17AC3">
          <w:rPr>
            <w:noProof/>
            <w:webHidden/>
          </w:rPr>
        </w:r>
        <w:r w:rsidR="00A17AC3">
          <w:rPr>
            <w:noProof/>
            <w:webHidden/>
          </w:rPr>
          <w:fldChar w:fldCharType="separate"/>
        </w:r>
        <w:r w:rsidR="00A17AC3">
          <w:rPr>
            <w:noProof/>
            <w:webHidden/>
          </w:rPr>
          <w:t>8</w:t>
        </w:r>
        <w:r w:rsidR="00A17AC3">
          <w:rPr>
            <w:noProof/>
            <w:webHidden/>
          </w:rPr>
          <w:fldChar w:fldCharType="end"/>
        </w:r>
      </w:hyperlink>
    </w:p>
    <w:p w14:paraId="3CE206B8" w14:textId="6AB0224A"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84" w:history="1">
        <w:r w:rsidR="00A17AC3" w:rsidRPr="00C36EFD">
          <w:rPr>
            <w:rStyle w:val="Hyperlink"/>
            <w:noProof/>
          </w:rPr>
          <w:t>2.1.5.1.</w:t>
        </w:r>
        <w:r w:rsidR="00A17AC3">
          <w:rPr>
            <w:rFonts w:asciiTheme="minorHAnsi" w:eastAsiaTheme="minorEastAsia" w:hAnsiTheme="minorHAnsi" w:cstheme="minorBidi"/>
            <w:noProof/>
            <w:color w:val="auto"/>
            <w:szCs w:val="22"/>
          </w:rPr>
          <w:tab/>
        </w:r>
        <w:r w:rsidR="00A17AC3" w:rsidRPr="00C36EFD">
          <w:rPr>
            <w:rStyle w:val="Hyperlink"/>
            <w:noProof/>
          </w:rPr>
          <w:t>Back-Up Procedures</w:t>
        </w:r>
        <w:r w:rsidR="00A17AC3">
          <w:rPr>
            <w:noProof/>
            <w:webHidden/>
          </w:rPr>
          <w:tab/>
        </w:r>
        <w:r w:rsidR="00A17AC3">
          <w:rPr>
            <w:noProof/>
            <w:webHidden/>
          </w:rPr>
          <w:fldChar w:fldCharType="begin"/>
        </w:r>
        <w:r w:rsidR="00A17AC3">
          <w:rPr>
            <w:noProof/>
            <w:webHidden/>
          </w:rPr>
          <w:instrText xml:space="preserve"> PAGEREF _Toc536618284 \h </w:instrText>
        </w:r>
        <w:r w:rsidR="00A17AC3">
          <w:rPr>
            <w:noProof/>
            <w:webHidden/>
          </w:rPr>
        </w:r>
        <w:r w:rsidR="00A17AC3">
          <w:rPr>
            <w:noProof/>
            <w:webHidden/>
          </w:rPr>
          <w:fldChar w:fldCharType="separate"/>
        </w:r>
        <w:r w:rsidR="00A17AC3">
          <w:rPr>
            <w:noProof/>
            <w:webHidden/>
          </w:rPr>
          <w:t>9</w:t>
        </w:r>
        <w:r w:rsidR="00A17AC3">
          <w:rPr>
            <w:noProof/>
            <w:webHidden/>
          </w:rPr>
          <w:fldChar w:fldCharType="end"/>
        </w:r>
      </w:hyperlink>
    </w:p>
    <w:p w14:paraId="46289D74" w14:textId="00CC4CF4"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85" w:history="1">
        <w:r w:rsidR="00A17AC3" w:rsidRPr="00C36EFD">
          <w:rPr>
            <w:rStyle w:val="Hyperlink"/>
            <w:noProof/>
          </w:rPr>
          <w:t>2.1.5.2.</w:t>
        </w:r>
        <w:r w:rsidR="00A17AC3">
          <w:rPr>
            <w:rFonts w:asciiTheme="minorHAnsi" w:eastAsiaTheme="minorEastAsia" w:hAnsiTheme="minorHAnsi" w:cstheme="minorBidi"/>
            <w:noProof/>
            <w:color w:val="auto"/>
            <w:szCs w:val="22"/>
          </w:rPr>
          <w:tab/>
        </w:r>
        <w:r w:rsidR="00A17AC3" w:rsidRPr="00C36EFD">
          <w:rPr>
            <w:rStyle w:val="Hyperlink"/>
            <w:noProof/>
          </w:rPr>
          <w:t>Restore Procedures</w:t>
        </w:r>
        <w:r w:rsidR="00A17AC3">
          <w:rPr>
            <w:noProof/>
            <w:webHidden/>
          </w:rPr>
          <w:tab/>
        </w:r>
        <w:r w:rsidR="00A17AC3">
          <w:rPr>
            <w:noProof/>
            <w:webHidden/>
          </w:rPr>
          <w:fldChar w:fldCharType="begin"/>
        </w:r>
        <w:r w:rsidR="00A17AC3">
          <w:rPr>
            <w:noProof/>
            <w:webHidden/>
          </w:rPr>
          <w:instrText xml:space="preserve"> PAGEREF _Toc536618285 \h </w:instrText>
        </w:r>
        <w:r w:rsidR="00A17AC3">
          <w:rPr>
            <w:noProof/>
            <w:webHidden/>
          </w:rPr>
        </w:r>
        <w:r w:rsidR="00A17AC3">
          <w:rPr>
            <w:noProof/>
            <w:webHidden/>
          </w:rPr>
          <w:fldChar w:fldCharType="separate"/>
        </w:r>
        <w:r w:rsidR="00A17AC3">
          <w:rPr>
            <w:noProof/>
            <w:webHidden/>
          </w:rPr>
          <w:t>9</w:t>
        </w:r>
        <w:r w:rsidR="00A17AC3">
          <w:rPr>
            <w:noProof/>
            <w:webHidden/>
          </w:rPr>
          <w:fldChar w:fldCharType="end"/>
        </w:r>
      </w:hyperlink>
    </w:p>
    <w:p w14:paraId="1F2D5877" w14:textId="2217F003"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86" w:history="1">
        <w:r w:rsidR="00A17AC3" w:rsidRPr="00C36EFD">
          <w:rPr>
            <w:rStyle w:val="Hyperlink"/>
            <w:noProof/>
          </w:rPr>
          <w:t>2.1.5.3.</w:t>
        </w:r>
        <w:r w:rsidR="00A17AC3">
          <w:rPr>
            <w:rFonts w:asciiTheme="minorHAnsi" w:eastAsiaTheme="minorEastAsia" w:hAnsiTheme="minorHAnsi" w:cstheme="minorBidi"/>
            <w:noProof/>
            <w:color w:val="auto"/>
            <w:szCs w:val="22"/>
          </w:rPr>
          <w:tab/>
        </w:r>
        <w:r w:rsidR="00A17AC3" w:rsidRPr="00C36EFD">
          <w:rPr>
            <w:rStyle w:val="Hyperlink"/>
            <w:noProof/>
          </w:rPr>
          <w:t>Back-Up Testing</w:t>
        </w:r>
        <w:r w:rsidR="00A17AC3">
          <w:rPr>
            <w:noProof/>
            <w:webHidden/>
          </w:rPr>
          <w:tab/>
        </w:r>
        <w:r w:rsidR="00A17AC3">
          <w:rPr>
            <w:noProof/>
            <w:webHidden/>
          </w:rPr>
          <w:fldChar w:fldCharType="begin"/>
        </w:r>
        <w:r w:rsidR="00A17AC3">
          <w:rPr>
            <w:noProof/>
            <w:webHidden/>
          </w:rPr>
          <w:instrText xml:space="preserve"> PAGEREF _Toc536618286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29A7813B" w14:textId="5C107C6F"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287" w:history="1">
        <w:r w:rsidR="00A17AC3" w:rsidRPr="00C36EFD">
          <w:rPr>
            <w:rStyle w:val="Hyperlink"/>
            <w:noProof/>
          </w:rPr>
          <w:t>2.1.5.4.</w:t>
        </w:r>
        <w:r w:rsidR="00A17AC3">
          <w:rPr>
            <w:rFonts w:asciiTheme="minorHAnsi" w:eastAsiaTheme="minorEastAsia" w:hAnsiTheme="minorHAnsi" w:cstheme="minorBidi"/>
            <w:noProof/>
            <w:color w:val="auto"/>
            <w:szCs w:val="22"/>
          </w:rPr>
          <w:tab/>
        </w:r>
        <w:r w:rsidR="00A17AC3" w:rsidRPr="00C36EFD">
          <w:rPr>
            <w:rStyle w:val="Hyperlink"/>
            <w:noProof/>
          </w:rPr>
          <w:t>Storage and Rotation</w:t>
        </w:r>
        <w:r w:rsidR="00A17AC3">
          <w:rPr>
            <w:noProof/>
            <w:webHidden/>
          </w:rPr>
          <w:tab/>
        </w:r>
        <w:r w:rsidR="00A17AC3">
          <w:rPr>
            <w:noProof/>
            <w:webHidden/>
          </w:rPr>
          <w:fldChar w:fldCharType="begin"/>
        </w:r>
        <w:r w:rsidR="00A17AC3">
          <w:rPr>
            <w:noProof/>
            <w:webHidden/>
          </w:rPr>
          <w:instrText xml:space="preserve"> PAGEREF _Toc536618287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1A159086" w14:textId="551A8C8C" w:rsidR="00A17AC3" w:rsidRDefault="002B6DC5">
      <w:pPr>
        <w:pStyle w:val="TOC2"/>
        <w:rPr>
          <w:rFonts w:asciiTheme="minorHAnsi" w:eastAsiaTheme="minorEastAsia" w:hAnsiTheme="minorHAnsi" w:cstheme="minorBidi"/>
          <w:b w:val="0"/>
          <w:noProof/>
          <w:color w:val="auto"/>
          <w:sz w:val="22"/>
          <w:szCs w:val="22"/>
        </w:rPr>
      </w:pPr>
      <w:hyperlink w:anchor="_Toc536618288" w:history="1">
        <w:r w:rsidR="00A17AC3" w:rsidRPr="00C36EFD">
          <w:rPr>
            <w:rStyle w:val="Hyperlink"/>
            <w:noProof/>
          </w:rPr>
          <w:t>2.2.</w:t>
        </w:r>
        <w:r w:rsidR="00A17AC3">
          <w:rPr>
            <w:rFonts w:asciiTheme="minorHAnsi" w:eastAsiaTheme="minorEastAsia" w:hAnsiTheme="minorHAnsi" w:cstheme="minorBidi"/>
            <w:b w:val="0"/>
            <w:noProof/>
            <w:color w:val="auto"/>
            <w:sz w:val="22"/>
            <w:szCs w:val="22"/>
          </w:rPr>
          <w:tab/>
        </w:r>
        <w:r w:rsidR="00A17AC3" w:rsidRPr="00C36EFD">
          <w:rPr>
            <w:rStyle w:val="Hyperlink"/>
            <w:noProof/>
          </w:rPr>
          <w:t>Security / Identity Management</w:t>
        </w:r>
        <w:r w:rsidR="00A17AC3">
          <w:rPr>
            <w:noProof/>
            <w:webHidden/>
          </w:rPr>
          <w:tab/>
        </w:r>
        <w:r w:rsidR="00A17AC3">
          <w:rPr>
            <w:noProof/>
            <w:webHidden/>
          </w:rPr>
          <w:fldChar w:fldCharType="begin"/>
        </w:r>
        <w:r w:rsidR="00A17AC3">
          <w:rPr>
            <w:noProof/>
            <w:webHidden/>
          </w:rPr>
          <w:instrText xml:space="preserve"> PAGEREF _Toc536618288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48562139" w14:textId="43DBD796" w:rsidR="00A17AC3" w:rsidRDefault="002B6DC5">
      <w:pPr>
        <w:pStyle w:val="TOC3"/>
        <w:rPr>
          <w:rFonts w:asciiTheme="minorHAnsi" w:eastAsiaTheme="minorEastAsia" w:hAnsiTheme="minorHAnsi" w:cstheme="minorBidi"/>
          <w:b w:val="0"/>
          <w:noProof/>
          <w:color w:val="auto"/>
          <w:sz w:val="22"/>
          <w:szCs w:val="22"/>
        </w:rPr>
      </w:pPr>
      <w:hyperlink w:anchor="_Toc536618289" w:history="1">
        <w:r w:rsidR="00A17AC3" w:rsidRPr="00C36EFD">
          <w:rPr>
            <w:rStyle w:val="Hyperlink"/>
            <w:noProof/>
          </w:rPr>
          <w:t>2.2.1.</w:t>
        </w:r>
        <w:r w:rsidR="00A17AC3">
          <w:rPr>
            <w:rFonts w:asciiTheme="minorHAnsi" w:eastAsiaTheme="minorEastAsia" w:hAnsiTheme="minorHAnsi" w:cstheme="minorBidi"/>
            <w:b w:val="0"/>
            <w:noProof/>
            <w:color w:val="auto"/>
            <w:sz w:val="22"/>
            <w:szCs w:val="22"/>
          </w:rPr>
          <w:tab/>
        </w:r>
        <w:r w:rsidR="00A17AC3" w:rsidRPr="00C36EFD">
          <w:rPr>
            <w:rStyle w:val="Hyperlink"/>
            <w:noProof/>
          </w:rPr>
          <w:t>Identity Management</w:t>
        </w:r>
        <w:r w:rsidR="00A17AC3">
          <w:rPr>
            <w:noProof/>
            <w:webHidden/>
          </w:rPr>
          <w:tab/>
        </w:r>
        <w:r w:rsidR="00A17AC3">
          <w:rPr>
            <w:noProof/>
            <w:webHidden/>
          </w:rPr>
          <w:fldChar w:fldCharType="begin"/>
        </w:r>
        <w:r w:rsidR="00A17AC3">
          <w:rPr>
            <w:noProof/>
            <w:webHidden/>
          </w:rPr>
          <w:instrText xml:space="preserve"> PAGEREF _Toc536618289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2B45588E" w14:textId="58C00161" w:rsidR="00A17AC3" w:rsidRDefault="002B6DC5">
      <w:pPr>
        <w:pStyle w:val="TOC3"/>
        <w:rPr>
          <w:rFonts w:asciiTheme="minorHAnsi" w:eastAsiaTheme="minorEastAsia" w:hAnsiTheme="minorHAnsi" w:cstheme="minorBidi"/>
          <w:b w:val="0"/>
          <w:noProof/>
          <w:color w:val="auto"/>
          <w:sz w:val="22"/>
          <w:szCs w:val="22"/>
        </w:rPr>
      </w:pPr>
      <w:hyperlink w:anchor="_Toc536618290" w:history="1">
        <w:r w:rsidR="00A17AC3" w:rsidRPr="00C36EFD">
          <w:rPr>
            <w:rStyle w:val="Hyperlink"/>
            <w:noProof/>
          </w:rPr>
          <w:t>2.2.2.</w:t>
        </w:r>
        <w:r w:rsidR="00A17AC3">
          <w:rPr>
            <w:rFonts w:asciiTheme="minorHAnsi" w:eastAsiaTheme="minorEastAsia" w:hAnsiTheme="minorHAnsi" w:cstheme="minorBidi"/>
            <w:b w:val="0"/>
            <w:noProof/>
            <w:color w:val="auto"/>
            <w:sz w:val="22"/>
            <w:szCs w:val="22"/>
          </w:rPr>
          <w:tab/>
        </w:r>
        <w:r w:rsidR="00A17AC3" w:rsidRPr="00C36EFD">
          <w:rPr>
            <w:rStyle w:val="Hyperlink"/>
            <w:noProof/>
          </w:rPr>
          <w:t>Access control</w:t>
        </w:r>
        <w:r w:rsidR="00A17AC3">
          <w:rPr>
            <w:noProof/>
            <w:webHidden/>
          </w:rPr>
          <w:tab/>
        </w:r>
        <w:r w:rsidR="00A17AC3">
          <w:rPr>
            <w:noProof/>
            <w:webHidden/>
          </w:rPr>
          <w:fldChar w:fldCharType="begin"/>
        </w:r>
        <w:r w:rsidR="00A17AC3">
          <w:rPr>
            <w:noProof/>
            <w:webHidden/>
          </w:rPr>
          <w:instrText xml:space="preserve"> PAGEREF _Toc536618290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1E63190D" w14:textId="1B8F4733" w:rsidR="00A17AC3" w:rsidRDefault="002B6DC5">
      <w:pPr>
        <w:pStyle w:val="TOC2"/>
        <w:rPr>
          <w:rFonts w:asciiTheme="minorHAnsi" w:eastAsiaTheme="minorEastAsia" w:hAnsiTheme="minorHAnsi" w:cstheme="minorBidi"/>
          <w:b w:val="0"/>
          <w:noProof/>
          <w:color w:val="auto"/>
          <w:sz w:val="22"/>
          <w:szCs w:val="22"/>
        </w:rPr>
      </w:pPr>
      <w:hyperlink w:anchor="_Toc536618291" w:history="1">
        <w:r w:rsidR="00A17AC3" w:rsidRPr="00C36EFD">
          <w:rPr>
            <w:rStyle w:val="Hyperlink"/>
            <w:noProof/>
          </w:rPr>
          <w:t>2.3.</w:t>
        </w:r>
        <w:r w:rsidR="00A17AC3">
          <w:rPr>
            <w:rFonts w:asciiTheme="minorHAnsi" w:eastAsiaTheme="minorEastAsia" w:hAnsiTheme="minorHAnsi" w:cstheme="minorBidi"/>
            <w:b w:val="0"/>
            <w:noProof/>
            <w:color w:val="auto"/>
            <w:sz w:val="22"/>
            <w:szCs w:val="22"/>
          </w:rPr>
          <w:tab/>
        </w:r>
        <w:r w:rsidR="00A17AC3" w:rsidRPr="00C36EFD">
          <w:rPr>
            <w:rStyle w:val="Hyperlink"/>
            <w:noProof/>
          </w:rPr>
          <w:t>User Notifications</w:t>
        </w:r>
        <w:r w:rsidR="00A17AC3">
          <w:rPr>
            <w:noProof/>
            <w:webHidden/>
          </w:rPr>
          <w:tab/>
        </w:r>
        <w:r w:rsidR="00A17AC3">
          <w:rPr>
            <w:noProof/>
            <w:webHidden/>
          </w:rPr>
          <w:fldChar w:fldCharType="begin"/>
        </w:r>
        <w:r w:rsidR="00A17AC3">
          <w:rPr>
            <w:noProof/>
            <w:webHidden/>
          </w:rPr>
          <w:instrText xml:space="preserve"> PAGEREF _Toc536618291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5AC4DCEA" w14:textId="23C7152A" w:rsidR="00A17AC3" w:rsidRDefault="002B6DC5">
      <w:pPr>
        <w:pStyle w:val="TOC3"/>
        <w:rPr>
          <w:rFonts w:asciiTheme="minorHAnsi" w:eastAsiaTheme="minorEastAsia" w:hAnsiTheme="minorHAnsi" w:cstheme="minorBidi"/>
          <w:b w:val="0"/>
          <w:noProof/>
          <w:color w:val="auto"/>
          <w:sz w:val="22"/>
          <w:szCs w:val="22"/>
        </w:rPr>
      </w:pPr>
      <w:hyperlink w:anchor="_Toc536618292" w:history="1">
        <w:r w:rsidR="00A17AC3" w:rsidRPr="00C36EFD">
          <w:rPr>
            <w:rStyle w:val="Hyperlink"/>
            <w:noProof/>
          </w:rPr>
          <w:t>2.3.1.</w:t>
        </w:r>
        <w:r w:rsidR="00A17AC3">
          <w:rPr>
            <w:rFonts w:asciiTheme="minorHAnsi" w:eastAsiaTheme="minorEastAsia" w:hAnsiTheme="minorHAnsi" w:cstheme="minorBidi"/>
            <w:b w:val="0"/>
            <w:noProof/>
            <w:color w:val="auto"/>
            <w:sz w:val="22"/>
            <w:szCs w:val="22"/>
          </w:rPr>
          <w:tab/>
        </w:r>
        <w:r w:rsidR="00A17AC3" w:rsidRPr="00C36EFD">
          <w:rPr>
            <w:rStyle w:val="Hyperlink"/>
            <w:noProof/>
          </w:rPr>
          <w:t>User Notification Points of Contact</w:t>
        </w:r>
        <w:r w:rsidR="00A17AC3">
          <w:rPr>
            <w:noProof/>
            <w:webHidden/>
          </w:rPr>
          <w:tab/>
        </w:r>
        <w:r w:rsidR="00A17AC3">
          <w:rPr>
            <w:noProof/>
            <w:webHidden/>
          </w:rPr>
          <w:fldChar w:fldCharType="begin"/>
        </w:r>
        <w:r w:rsidR="00A17AC3">
          <w:rPr>
            <w:noProof/>
            <w:webHidden/>
          </w:rPr>
          <w:instrText xml:space="preserve"> PAGEREF _Toc536618292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4D5BEB01" w14:textId="6625C0B1" w:rsidR="00A17AC3" w:rsidRDefault="002B6DC5">
      <w:pPr>
        <w:pStyle w:val="TOC2"/>
        <w:rPr>
          <w:rFonts w:asciiTheme="minorHAnsi" w:eastAsiaTheme="minorEastAsia" w:hAnsiTheme="minorHAnsi" w:cstheme="minorBidi"/>
          <w:b w:val="0"/>
          <w:noProof/>
          <w:color w:val="auto"/>
          <w:sz w:val="22"/>
          <w:szCs w:val="22"/>
        </w:rPr>
      </w:pPr>
      <w:hyperlink w:anchor="_Toc536618293" w:history="1">
        <w:r w:rsidR="00A17AC3" w:rsidRPr="00C36EFD">
          <w:rPr>
            <w:rStyle w:val="Hyperlink"/>
            <w:noProof/>
          </w:rPr>
          <w:t>2.4.</w:t>
        </w:r>
        <w:r w:rsidR="00A17AC3">
          <w:rPr>
            <w:rFonts w:asciiTheme="minorHAnsi" w:eastAsiaTheme="minorEastAsia" w:hAnsiTheme="minorHAnsi" w:cstheme="minorBidi"/>
            <w:b w:val="0"/>
            <w:noProof/>
            <w:color w:val="auto"/>
            <w:sz w:val="22"/>
            <w:szCs w:val="22"/>
          </w:rPr>
          <w:tab/>
        </w:r>
        <w:r w:rsidR="00A17AC3" w:rsidRPr="00C36EFD">
          <w:rPr>
            <w:rStyle w:val="Hyperlink"/>
            <w:noProof/>
          </w:rPr>
          <w:t>System Monitoring, Reporting &amp; Tools</w:t>
        </w:r>
        <w:r w:rsidR="00A17AC3">
          <w:rPr>
            <w:noProof/>
            <w:webHidden/>
          </w:rPr>
          <w:tab/>
        </w:r>
        <w:r w:rsidR="00A17AC3">
          <w:rPr>
            <w:noProof/>
            <w:webHidden/>
          </w:rPr>
          <w:fldChar w:fldCharType="begin"/>
        </w:r>
        <w:r w:rsidR="00A17AC3">
          <w:rPr>
            <w:noProof/>
            <w:webHidden/>
          </w:rPr>
          <w:instrText xml:space="preserve"> PAGEREF _Toc536618293 \h </w:instrText>
        </w:r>
        <w:r w:rsidR="00A17AC3">
          <w:rPr>
            <w:noProof/>
            <w:webHidden/>
          </w:rPr>
        </w:r>
        <w:r w:rsidR="00A17AC3">
          <w:rPr>
            <w:noProof/>
            <w:webHidden/>
          </w:rPr>
          <w:fldChar w:fldCharType="separate"/>
        </w:r>
        <w:r w:rsidR="00A17AC3">
          <w:rPr>
            <w:noProof/>
            <w:webHidden/>
          </w:rPr>
          <w:t>10</w:t>
        </w:r>
        <w:r w:rsidR="00A17AC3">
          <w:rPr>
            <w:noProof/>
            <w:webHidden/>
          </w:rPr>
          <w:fldChar w:fldCharType="end"/>
        </w:r>
      </w:hyperlink>
    </w:p>
    <w:p w14:paraId="5A5351B7" w14:textId="79FE5DBC" w:rsidR="00A17AC3" w:rsidRDefault="002B6DC5">
      <w:pPr>
        <w:pStyle w:val="TOC3"/>
        <w:rPr>
          <w:rFonts w:asciiTheme="minorHAnsi" w:eastAsiaTheme="minorEastAsia" w:hAnsiTheme="minorHAnsi" w:cstheme="minorBidi"/>
          <w:b w:val="0"/>
          <w:noProof/>
          <w:color w:val="auto"/>
          <w:sz w:val="22"/>
          <w:szCs w:val="22"/>
        </w:rPr>
      </w:pPr>
      <w:hyperlink w:anchor="_Toc536618294" w:history="1">
        <w:r w:rsidR="00A17AC3" w:rsidRPr="00C36EFD">
          <w:rPr>
            <w:rStyle w:val="Hyperlink"/>
            <w:noProof/>
          </w:rPr>
          <w:t>2.4.1.</w:t>
        </w:r>
        <w:r w:rsidR="00A17AC3">
          <w:rPr>
            <w:rFonts w:asciiTheme="minorHAnsi" w:eastAsiaTheme="minorEastAsia" w:hAnsiTheme="minorHAnsi" w:cstheme="minorBidi"/>
            <w:b w:val="0"/>
            <w:noProof/>
            <w:color w:val="auto"/>
            <w:sz w:val="22"/>
            <w:szCs w:val="22"/>
          </w:rPr>
          <w:tab/>
        </w:r>
        <w:r w:rsidR="00A17AC3" w:rsidRPr="00C36EFD">
          <w:rPr>
            <w:rStyle w:val="Hyperlink"/>
            <w:noProof/>
          </w:rPr>
          <w:t>Dataflow Diagram</w:t>
        </w:r>
        <w:r w:rsidR="00A17AC3">
          <w:rPr>
            <w:noProof/>
            <w:webHidden/>
          </w:rPr>
          <w:tab/>
        </w:r>
        <w:r w:rsidR="00A17AC3">
          <w:rPr>
            <w:noProof/>
            <w:webHidden/>
          </w:rPr>
          <w:fldChar w:fldCharType="begin"/>
        </w:r>
        <w:r w:rsidR="00A17AC3">
          <w:rPr>
            <w:noProof/>
            <w:webHidden/>
          </w:rPr>
          <w:instrText xml:space="preserve"> PAGEREF _Toc536618294 \h </w:instrText>
        </w:r>
        <w:r w:rsidR="00A17AC3">
          <w:rPr>
            <w:noProof/>
            <w:webHidden/>
          </w:rPr>
        </w:r>
        <w:r w:rsidR="00A17AC3">
          <w:rPr>
            <w:noProof/>
            <w:webHidden/>
          </w:rPr>
          <w:fldChar w:fldCharType="separate"/>
        </w:r>
        <w:r w:rsidR="00A17AC3">
          <w:rPr>
            <w:noProof/>
            <w:webHidden/>
          </w:rPr>
          <w:t>11</w:t>
        </w:r>
        <w:r w:rsidR="00A17AC3">
          <w:rPr>
            <w:noProof/>
            <w:webHidden/>
          </w:rPr>
          <w:fldChar w:fldCharType="end"/>
        </w:r>
      </w:hyperlink>
    </w:p>
    <w:p w14:paraId="4972B6D7" w14:textId="462A1871" w:rsidR="00A17AC3" w:rsidRDefault="002B6DC5">
      <w:pPr>
        <w:pStyle w:val="TOC3"/>
        <w:rPr>
          <w:rFonts w:asciiTheme="minorHAnsi" w:eastAsiaTheme="minorEastAsia" w:hAnsiTheme="minorHAnsi" w:cstheme="minorBidi"/>
          <w:b w:val="0"/>
          <w:noProof/>
          <w:color w:val="auto"/>
          <w:sz w:val="22"/>
          <w:szCs w:val="22"/>
        </w:rPr>
      </w:pPr>
      <w:hyperlink w:anchor="_Toc536618295" w:history="1">
        <w:r w:rsidR="00A17AC3" w:rsidRPr="00C36EFD">
          <w:rPr>
            <w:rStyle w:val="Hyperlink"/>
            <w:noProof/>
          </w:rPr>
          <w:t>2.4.2.</w:t>
        </w:r>
        <w:r w:rsidR="00A17AC3">
          <w:rPr>
            <w:rFonts w:asciiTheme="minorHAnsi" w:eastAsiaTheme="minorEastAsia" w:hAnsiTheme="minorHAnsi" w:cstheme="minorBidi"/>
            <w:b w:val="0"/>
            <w:noProof/>
            <w:color w:val="auto"/>
            <w:sz w:val="22"/>
            <w:szCs w:val="22"/>
          </w:rPr>
          <w:tab/>
        </w:r>
        <w:r w:rsidR="00A17AC3" w:rsidRPr="00C36EFD">
          <w:rPr>
            <w:rStyle w:val="Hyperlink"/>
            <w:noProof/>
          </w:rPr>
          <w:t>Availability Monitoring</w:t>
        </w:r>
        <w:r w:rsidR="00A17AC3">
          <w:rPr>
            <w:noProof/>
            <w:webHidden/>
          </w:rPr>
          <w:tab/>
        </w:r>
        <w:r w:rsidR="00A17AC3">
          <w:rPr>
            <w:noProof/>
            <w:webHidden/>
          </w:rPr>
          <w:fldChar w:fldCharType="begin"/>
        </w:r>
        <w:r w:rsidR="00A17AC3">
          <w:rPr>
            <w:noProof/>
            <w:webHidden/>
          </w:rPr>
          <w:instrText xml:space="preserve"> PAGEREF _Toc536618295 \h </w:instrText>
        </w:r>
        <w:r w:rsidR="00A17AC3">
          <w:rPr>
            <w:noProof/>
            <w:webHidden/>
          </w:rPr>
        </w:r>
        <w:r w:rsidR="00A17AC3">
          <w:rPr>
            <w:noProof/>
            <w:webHidden/>
          </w:rPr>
          <w:fldChar w:fldCharType="separate"/>
        </w:r>
        <w:r w:rsidR="00A17AC3">
          <w:rPr>
            <w:noProof/>
            <w:webHidden/>
          </w:rPr>
          <w:t>11</w:t>
        </w:r>
        <w:r w:rsidR="00A17AC3">
          <w:rPr>
            <w:noProof/>
            <w:webHidden/>
          </w:rPr>
          <w:fldChar w:fldCharType="end"/>
        </w:r>
      </w:hyperlink>
    </w:p>
    <w:p w14:paraId="50DD3C62" w14:textId="25CA3C27" w:rsidR="00A17AC3" w:rsidRDefault="002B6DC5">
      <w:pPr>
        <w:pStyle w:val="TOC3"/>
        <w:rPr>
          <w:rFonts w:asciiTheme="minorHAnsi" w:eastAsiaTheme="minorEastAsia" w:hAnsiTheme="minorHAnsi" w:cstheme="minorBidi"/>
          <w:b w:val="0"/>
          <w:noProof/>
          <w:color w:val="auto"/>
          <w:sz w:val="22"/>
          <w:szCs w:val="22"/>
        </w:rPr>
      </w:pPr>
      <w:hyperlink w:anchor="_Toc536618296" w:history="1">
        <w:r w:rsidR="00A17AC3" w:rsidRPr="00C36EFD">
          <w:rPr>
            <w:rStyle w:val="Hyperlink"/>
            <w:noProof/>
          </w:rPr>
          <w:t>2.4.3.</w:t>
        </w:r>
        <w:r w:rsidR="00A17AC3">
          <w:rPr>
            <w:rFonts w:asciiTheme="minorHAnsi" w:eastAsiaTheme="minorEastAsia" w:hAnsiTheme="minorHAnsi" w:cstheme="minorBidi"/>
            <w:b w:val="0"/>
            <w:noProof/>
            <w:color w:val="auto"/>
            <w:sz w:val="22"/>
            <w:szCs w:val="22"/>
          </w:rPr>
          <w:tab/>
        </w:r>
        <w:r w:rsidR="00A17AC3" w:rsidRPr="00C36EFD">
          <w:rPr>
            <w:rStyle w:val="Hyperlink"/>
            <w:noProof/>
          </w:rPr>
          <w:t>Performance/Capacity Monitoring</w:t>
        </w:r>
        <w:r w:rsidR="00A17AC3">
          <w:rPr>
            <w:noProof/>
            <w:webHidden/>
          </w:rPr>
          <w:tab/>
        </w:r>
        <w:r w:rsidR="00A17AC3">
          <w:rPr>
            <w:noProof/>
            <w:webHidden/>
          </w:rPr>
          <w:fldChar w:fldCharType="begin"/>
        </w:r>
        <w:r w:rsidR="00A17AC3">
          <w:rPr>
            <w:noProof/>
            <w:webHidden/>
          </w:rPr>
          <w:instrText xml:space="preserve"> PAGEREF _Toc536618296 \h </w:instrText>
        </w:r>
        <w:r w:rsidR="00A17AC3">
          <w:rPr>
            <w:noProof/>
            <w:webHidden/>
          </w:rPr>
        </w:r>
        <w:r w:rsidR="00A17AC3">
          <w:rPr>
            <w:noProof/>
            <w:webHidden/>
          </w:rPr>
          <w:fldChar w:fldCharType="separate"/>
        </w:r>
        <w:r w:rsidR="00A17AC3">
          <w:rPr>
            <w:noProof/>
            <w:webHidden/>
          </w:rPr>
          <w:t>11</w:t>
        </w:r>
        <w:r w:rsidR="00A17AC3">
          <w:rPr>
            <w:noProof/>
            <w:webHidden/>
          </w:rPr>
          <w:fldChar w:fldCharType="end"/>
        </w:r>
      </w:hyperlink>
    </w:p>
    <w:p w14:paraId="5262531E" w14:textId="04D091EF" w:rsidR="00A17AC3" w:rsidRDefault="002B6DC5">
      <w:pPr>
        <w:pStyle w:val="TOC3"/>
        <w:rPr>
          <w:rFonts w:asciiTheme="minorHAnsi" w:eastAsiaTheme="minorEastAsia" w:hAnsiTheme="minorHAnsi" w:cstheme="minorBidi"/>
          <w:b w:val="0"/>
          <w:noProof/>
          <w:color w:val="auto"/>
          <w:sz w:val="22"/>
          <w:szCs w:val="22"/>
        </w:rPr>
      </w:pPr>
      <w:hyperlink w:anchor="_Toc536618297" w:history="1">
        <w:r w:rsidR="00A17AC3" w:rsidRPr="00C36EFD">
          <w:rPr>
            <w:rStyle w:val="Hyperlink"/>
            <w:noProof/>
          </w:rPr>
          <w:t>2.4.4.</w:t>
        </w:r>
        <w:r w:rsidR="00A17AC3">
          <w:rPr>
            <w:rFonts w:asciiTheme="minorHAnsi" w:eastAsiaTheme="minorEastAsia" w:hAnsiTheme="minorHAnsi" w:cstheme="minorBidi"/>
            <w:b w:val="0"/>
            <w:noProof/>
            <w:color w:val="auto"/>
            <w:sz w:val="22"/>
            <w:szCs w:val="22"/>
          </w:rPr>
          <w:tab/>
        </w:r>
        <w:r w:rsidR="00A17AC3" w:rsidRPr="00C36EFD">
          <w:rPr>
            <w:rStyle w:val="Hyperlink"/>
            <w:noProof/>
          </w:rPr>
          <w:t>Critical Metrics</w:t>
        </w:r>
        <w:r w:rsidR="00A17AC3">
          <w:rPr>
            <w:noProof/>
            <w:webHidden/>
          </w:rPr>
          <w:tab/>
        </w:r>
        <w:r w:rsidR="00A17AC3">
          <w:rPr>
            <w:noProof/>
            <w:webHidden/>
          </w:rPr>
          <w:fldChar w:fldCharType="begin"/>
        </w:r>
        <w:r w:rsidR="00A17AC3">
          <w:rPr>
            <w:noProof/>
            <w:webHidden/>
          </w:rPr>
          <w:instrText xml:space="preserve"> PAGEREF _Toc536618297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211B85BC" w14:textId="543BC2E4" w:rsidR="00A17AC3" w:rsidRDefault="002B6DC5">
      <w:pPr>
        <w:pStyle w:val="TOC2"/>
        <w:rPr>
          <w:rFonts w:asciiTheme="minorHAnsi" w:eastAsiaTheme="minorEastAsia" w:hAnsiTheme="minorHAnsi" w:cstheme="minorBidi"/>
          <w:b w:val="0"/>
          <w:noProof/>
          <w:color w:val="auto"/>
          <w:sz w:val="22"/>
          <w:szCs w:val="22"/>
        </w:rPr>
      </w:pPr>
      <w:hyperlink w:anchor="_Toc536618298" w:history="1">
        <w:r w:rsidR="00A17AC3" w:rsidRPr="00C36EFD">
          <w:rPr>
            <w:rStyle w:val="Hyperlink"/>
            <w:noProof/>
          </w:rPr>
          <w:t>2.5.</w:t>
        </w:r>
        <w:r w:rsidR="00A17AC3">
          <w:rPr>
            <w:rFonts w:asciiTheme="minorHAnsi" w:eastAsiaTheme="minorEastAsia" w:hAnsiTheme="minorHAnsi" w:cstheme="minorBidi"/>
            <w:b w:val="0"/>
            <w:noProof/>
            <w:color w:val="auto"/>
            <w:sz w:val="22"/>
            <w:szCs w:val="22"/>
          </w:rPr>
          <w:tab/>
        </w:r>
        <w:r w:rsidR="00A17AC3" w:rsidRPr="00C36EFD">
          <w:rPr>
            <w:rStyle w:val="Hyperlink"/>
            <w:noProof/>
          </w:rPr>
          <w:t>Routine Updates, Extracts and Purges</w:t>
        </w:r>
        <w:r w:rsidR="00A17AC3">
          <w:rPr>
            <w:noProof/>
            <w:webHidden/>
          </w:rPr>
          <w:tab/>
        </w:r>
        <w:r w:rsidR="00A17AC3">
          <w:rPr>
            <w:noProof/>
            <w:webHidden/>
          </w:rPr>
          <w:fldChar w:fldCharType="begin"/>
        </w:r>
        <w:r w:rsidR="00A17AC3">
          <w:rPr>
            <w:noProof/>
            <w:webHidden/>
          </w:rPr>
          <w:instrText xml:space="preserve"> PAGEREF _Toc536618298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37E63CFD" w14:textId="7FA8BAAB" w:rsidR="00A17AC3" w:rsidRDefault="002B6DC5">
      <w:pPr>
        <w:pStyle w:val="TOC2"/>
        <w:rPr>
          <w:rFonts w:asciiTheme="minorHAnsi" w:eastAsiaTheme="minorEastAsia" w:hAnsiTheme="minorHAnsi" w:cstheme="minorBidi"/>
          <w:b w:val="0"/>
          <w:noProof/>
          <w:color w:val="auto"/>
          <w:sz w:val="22"/>
          <w:szCs w:val="22"/>
        </w:rPr>
      </w:pPr>
      <w:hyperlink w:anchor="_Toc536618299" w:history="1">
        <w:r w:rsidR="00A17AC3" w:rsidRPr="00C36EFD">
          <w:rPr>
            <w:rStyle w:val="Hyperlink"/>
            <w:noProof/>
          </w:rPr>
          <w:t>2.6.</w:t>
        </w:r>
        <w:r w:rsidR="00A17AC3">
          <w:rPr>
            <w:rFonts w:asciiTheme="minorHAnsi" w:eastAsiaTheme="minorEastAsia" w:hAnsiTheme="minorHAnsi" w:cstheme="minorBidi"/>
            <w:b w:val="0"/>
            <w:noProof/>
            <w:color w:val="auto"/>
            <w:sz w:val="22"/>
            <w:szCs w:val="22"/>
          </w:rPr>
          <w:tab/>
        </w:r>
        <w:r w:rsidR="00A17AC3" w:rsidRPr="00C36EFD">
          <w:rPr>
            <w:rStyle w:val="Hyperlink"/>
            <w:noProof/>
          </w:rPr>
          <w:t>Scheduled Maintenance</w:t>
        </w:r>
        <w:r w:rsidR="00A17AC3">
          <w:rPr>
            <w:noProof/>
            <w:webHidden/>
          </w:rPr>
          <w:tab/>
        </w:r>
        <w:r w:rsidR="00A17AC3">
          <w:rPr>
            <w:noProof/>
            <w:webHidden/>
          </w:rPr>
          <w:fldChar w:fldCharType="begin"/>
        </w:r>
        <w:r w:rsidR="00A17AC3">
          <w:rPr>
            <w:noProof/>
            <w:webHidden/>
          </w:rPr>
          <w:instrText xml:space="preserve"> PAGEREF _Toc536618299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16BE7886" w14:textId="7B8B5291" w:rsidR="00A17AC3" w:rsidRDefault="002B6DC5">
      <w:pPr>
        <w:pStyle w:val="TOC2"/>
        <w:rPr>
          <w:rFonts w:asciiTheme="minorHAnsi" w:eastAsiaTheme="minorEastAsia" w:hAnsiTheme="minorHAnsi" w:cstheme="minorBidi"/>
          <w:b w:val="0"/>
          <w:noProof/>
          <w:color w:val="auto"/>
          <w:sz w:val="22"/>
          <w:szCs w:val="22"/>
        </w:rPr>
      </w:pPr>
      <w:hyperlink w:anchor="_Toc536618300" w:history="1">
        <w:r w:rsidR="00A17AC3" w:rsidRPr="00C36EFD">
          <w:rPr>
            <w:rStyle w:val="Hyperlink"/>
            <w:noProof/>
          </w:rPr>
          <w:t>2.7.</w:t>
        </w:r>
        <w:r w:rsidR="00A17AC3">
          <w:rPr>
            <w:rFonts w:asciiTheme="minorHAnsi" w:eastAsiaTheme="minorEastAsia" w:hAnsiTheme="minorHAnsi" w:cstheme="minorBidi"/>
            <w:b w:val="0"/>
            <w:noProof/>
            <w:color w:val="auto"/>
            <w:sz w:val="22"/>
            <w:szCs w:val="22"/>
          </w:rPr>
          <w:tab/>
        </w:r>
        <w:r w:rsidR="00A17AC3" w:rsidRPr="00C36EFD">
          <w:rPr>
            <w:rStyle w:val="Hyperlink"/>
            <w:noProof/>
          </w:rPr>
          <w:t>Capacity Planning</w:t>
        </w:r>
        <w:r w:rsidR="00A17AC3">
          <w:rPr>
            <w:noProof/>
            <w:webHidden/>
          </w:rPr>
          <w:tab/>
        </w:r>
        <w:r w:rsidR="00A17AC3">
          <w:rPr>
            <w:noProof/>
            <w:webHidden/>
          </w:rPr>
          <w:fldChar w:fldCharType="begin"/>
        </w:r>
        <w:r w:rsidR="00A17AC3">
          <w:rPr>
            <w:noProof/>
            <w:webHidden/>
          </w:rPr>
          <w:instrText xml:space="preserve"> PAGEREF _Toc536618300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24227284" w14:textId="6215C9A8" w:rsidR="00A17AC3" w:rsidRDefault="002B6DC5">
      <w:pPr>
        <w:pStyle w:val="TOC3"/>
        <w:rPr>
          <w:rFonts w:asciiTheme="minorHAnsi" w:eastAsiaTheme="minorEastAsia" w:hAnsiTheme="minorHAnsi" w:cstheme="minorBidi"/>
          <w:b w:val="0"/>
          <w:noProof/>
          <w:color w:val="auto"/>
          <w:sz w:val="22"/>
          <w:szCs w:val="22"/>
        </w:rPr>
      </w:pPr>
      <w:hyperlink w:anchor="_Toc536618301" w:history="1">
        <w:r w:rsidR="00A17AC3" w:rsidRPr="00C36EFD">
          <w:rPr>
            <w:rStyle w:val="Hyperlink"/>
            <w:noProof/>
          </w:rPr>
          <w:t>2.7.1.</w:t>
        </w:r>
        <w:r w:rsidR="00A17AC3">
          <w:rPr>
            <w:rFonts w:asciiTheme="minorHAnsi" w:eastAsiaTheme="minorEastAsia" w:hAnsiTheme="minorHAnsi" w:cstheme="minorBidi"/>
            <w:b w:val="0"/>
            <w:noProof/>
            <w:color w:val="auto"/>
            <w:sz w:val="22"/>
            <w:szCs w:val="22"/>
          </w:rPr>
          <w:tab/>
        </w:r>
        <w:r w:rsidR="00A17AC3" w:rsidRPr="00C36EFD">
          <w:rPr>
            <w:rStyle w:val="Hyperlink"/>
            <w:noProof/>
          </w:rPr>
          <w:t>Initial Capacity Plan</w:t>
        </w:r>
        <w:r w:rsidR="00A17AC3">
          <w:rPr>
            <w:noProof/>
            <w:webHidden/>
          </w:rPr>
          <w:tab/>
        </w:r>
        <w:r w:rsidR="00A17AC3">
          <w:rPr>
            <w:noProof/>
            <w:webHidden/>
          </w:rPr>
          <w:fldChar w:fldCharType="begin"/>
        </w:r>
        <w:r w:rsidR="00A17AC3">
          <w:rPr>
            <w:noProof/>
            <w:webHidden/>
          </w:rPr>
          <w:instrText xml:space="preserve"> PAGEREF _Toc536618301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588FF084" w14:textId="48BFDE4B" w:rsidR="00A17AC3" w:rsidRDefault="002B6DC5">
      <w:pPr>
        <w:pStyle w:val="TOC1"/>
        <w:rPr>
          <w:rFonts w:asciiTheme="minorHAnsi" w:eastAsiaTheme="minorEastAsia" w:hAnsiTheme="minorHAnsi" w:cstheme="minorBidi"/>
          <w:b w:val="0"/>
          <w:noProof/>
          <w:color w:val="auto"/>
          <w:sz w:val="22"/>
          <w:szCs w:val="22"/>
        </w:rPr>
      </w:pPr>
      <w:hyperlink w:anchor="_Toc536618302" w:history="1">
        <w:r w:rsidR="00A17AC3" w:rsidRPr="00C36EFD">
          <w:rPr>
            <w:rStyle w:val="Hyperlink"/>
            <w:noProof/>
          </w:rPr>
          <w:t>3.</w:t>
        </w:r>
        <w:r w:rsidR="00A17AC3">
          <w:rPr>
            <w:rFonts w:asciiTheme="minorHAnsi" w:eastAsiaTheme="minorEastAsia" w:hAnsiTheme="minorHAnsi" w:cstheme="minorBidi"/>
            <w:b w:val="0"/>
            <w:noProof/>
            <w:color w:val="auto"/>
            <w:sz w:val="22"/>
            <w:szCs w:val="22"/>
          </w:rPr>
          <w:tab/>
        </w:r>
        <w:r w:rsidR="00A17AC3" w:rsidRPr="00C36EFD">
          <w:rPr>
            <w:rStyle w:val="Hyperlink"/>
            <w:noProof/>
          </w:rPr>
          <w:t>Exception Handling</w:t>
        </w:r>
        <w:r w:rsidR="00A17AC3">
          <w:rPr>
            <w:noProof/>
            <w:webHidden/>
          </w:rPr>
          <w:tab/>
        </w:r>
        <w:r w:rsidR="00A17AC3">
          <w:rPr>
            <w:noProof/>
            <w:webHidden/>
          </w:rPr>
          <w:fldChar w:fldCharType="begin"/>
        </w:r>
        <w:r w:rsidR="00A17AC3">
          <w:rPr>
            <w:noProof/>
            <w:webHidden/>
          </w:rPr>
          <w:instrText xml:space="preserve"> PAGEREF _Toc536618302 \h </w:instrText>
        </w:r>
        <w:r w:rsidR="00A17AC3">
          <w:rPr>
            <w:noProof/>
            <w:webHidden/>
          </w:rPr>
        </w:r>
        <w:r w:rsidR="00A17AC3">
          <w:rPr>
            <w:noProof/>
            <w:webHidden/>
          </w:rPr>
          <w:fldChar w:fldCharType="separate"/>
        </w:r>
        <w:r w:rsidR="00A17AC3">
          <w:rPr>
            <w:noProof/>
            <w:webHidden/>
          </w:rPr>
          <w:t>12</w:t>
        </w:r>
        <w:r w:rsidR="00A17AC3">
          <w:rPr>
            <w:noProof/>
            <w:webHidden/>
          </w:rPr>
          <w:fldChar w:fldCharType="end"/>
        </w:r>
      </w:hyperlink>
    </w:p>
    <w:p w14:paraId="250AEB7F" w14:textId="52EFAD1A" w:rsidR="00A17AC3" w:rsidRDefault="002B6DC5">
      <w:pPr>
        <w:pStyle w:val="TOC2"/>
        <w:rPr>
          <w:rFonts w:asciiTheme="minorHAnsi" w:eastAsiaTheme="minorEastAsia" w:hAnsiTheme="minorHAnsi" w:cstheme="minorBidi"/>
          <w:b w:val="0"/>
          <w:noProof/>
          <w:color w:val="auto"/>
          <w:sz w:val="22"/>
          <w:szCs w:val="22"/>
        </w:rPr>
      </w:pPr>
      <w:hyperlink w:anchor="_Toc536618303" w:history="1">
        <w:r w:rsidR="00A17AC3" w:rsidRPr="00C36EFD">
          <w:rPr>
            <w:rStyle w:val="Hyperlink"/>
            <w:noProof/>
          </w:rPr>
          <w:t>3.1.</w:t>
        </w:r>
        <w:r w:rsidR="00A17AC3">
          <w:rPr>
            <w:rFonts w:asciiTheme="minorHAnsi" w:eastAsiaTheme="minorEastAsia" w:hAnsiTheme="minorHAnsi" w:cstheme="minorBidi"/>
            <w:b w:val="0"/>
            <w:noProof/>
            <w:color w:val="auto"/>
            <w:sz w:val="22"/>
            <w:szCs w:val="22"/>
          </w:rPr>
          <w:tab/>
        </w:r>
        <w:r w:rsidR="00A17AC3" w:rsidRPr="00C36EFD">
          <w:rPr>
            <w:rStyle w:val="Hyperlink"/>
            <w:noProof/>
          </w:rPr>
          <w:t>Routine Errors</w:t>
        </w:r>
        <w:r w:rsidR="00A17AC3">
          <w:rPr>
            <w:noProof/>
            <w:webHidden/>
          </w:rPr>
          <w:tab/>
        </w:r>
        <w:r w:rsidR="00A17AC3">
          <w:rPr>
            <w:noProof/>
            <w:webHidden/>
          </w:rPr>
          <w:fldChar w:fldCharType="begin"/>
        </w:r>
        <w:r w:rsidR="00A17AC3">
          <w:rPr>
            <w:noProof/>
            <w:webHidden/>
          </w:rPr>
          <w:instrText xml:space="preserve"> PAGEREF _Toc536618303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2EF91E0F" w14:textId="44C61140" w:rsidR="00A17AC3" w:rsidRDefault="002B6DC5">
      <w:pPr>
        <w:pStyle w:val="TOC3"/>
        <w:rPr>
          <w:rFonts w:asciiTheme="minorHAnsi" w:eastAsiaTheme="minorEastAsia" w:hAnsiTheme="minorHAnsi" w:cstheme="minorBidi"/>
          <w:b w:val="0"/>
          <w:noProof/>
          <w:color w:val="auto"/>
          <w:sz w:val="22"/>
          <w:szCs w:val="22"/>
        </w:rPr>
      </w:pPr>
      <w:hyperlink w:anchor="_Toc536618304" w:history="1">
        <w:r w:rsidR="00A17AC3" w:rsidRPr="00C36EFD">
          <w:rPr>
            <w:rStyle w:val="Hyperlink"/>
            <w:noProof/>
          </w:rPr>
          <w:t>3.1.1.</w:t>
        </w:r>
        <w:r w:rsidR="00A17AC3">
          <w:rPr>
            <w:rFonts w:asciiTheme="minorHAnsi" w:eastAsiaTheme="minorEastAsia" w:hAnsiTheme="minorHAnsi" w:cstheme="minorBidi"/>
            <w:b w:val="0"/>
            <w:noProof/>
            <w:color w:val="auto"/>
            <w:sz w:val="22"/>
            <w:szCs w:val="22"/>
          </w:rPr>
          <w:tab/>
        </w:r>
        <w:r w:rsidR="00A17AC3" w:rsidRPr="00C36EFD">
          <w:rPr>
            <w:rStyle w:val="Hyperlink"/>
            <w:noProof/>
          </w:rPr>
          <w:t>Security Errors</w:t>
        </w:r>
        <w:r w:rsidR="00A17AC3">
          <w:rPr>
            <w:noProof/>
            <w:webHidden/>
          </w:rPr>
          <w:tab/>
        </w:r>
        <w:r w:rsidR="00A17AC3">
          <w:rPr>
            <w:noProof/>
            <w:webHidden/>
          </w:rPr>
          <w:fldChar w:fldCharType="begin"/>
        </w:r>
        <w:r w:rsidR="00A17AC3">
          <w:rPr>
            <w:noProof/>
            <w:webHidden/>
          </w:rPr>
          <w:instrText xml:space="preserve"> PAGEREF _Toc536618304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260304C3" w14:textId="4D4CBE14" w:rsidR="00A17AC3" w:rsidRDefault="002B6DC5">
      <w:pPr>
        <w:pStyle w:val="TOC3"/>
        <w:rPr>
          <w:rFonts w:asciiTheme="minorHAnsi" w:eastAsiaTheme="minorEastAsia" w:hAnsiTheme="minorHAnsi" w:cstheme="minorBidi"/>
          <w:b w:val="0"/>
          <w:noProof/>
          <w:color w:val="auto"/>
          <w:sz w:val="22"/>
          <w:szCs w:val="22"/>
        </w:rPr>
      </w:pPr>
      <w:hyperlink w:anchor="_Toc536618305" w:history="1">
        <w:r w:rsidR="00A17AC3" w:rsidRPr="00C36EFD">
          <w:rPr>
            <w:rStyle w:val="Hyperlink"/>
            <w:noProof/>
          </w:rPr>
          <w:t>3.1.2.</w:t>
        </w:r>
        <w:r w:rsidR="00A17AC3">
          <w:rPr>
            <w:rFonts w:asciiTheme="minorHAnsi" w:eastAsiaTheme="minorEastAsia" w:hAnsiTheme="minorHAnsi" w:cstheme="minorBidi"/>
            <w:b w:val="0"/>
            <w:noProof/>
            <w:color w:val="auto"/>
            <w:sz w:val="22"/>
            <w:szCs w:val="22"/>
          </w:rPr>
          <w:tab/>
        </w:r>
        <w:r w:rsidR="00A17AC3" w:rsidRPr="00C36EFD">
          <w:rPr>
            <w:rStyle w:val="Hyperlink"/>
            <w:noProof/>
          </w:rPr>
          <w:t>Time-outs</w:t>
        </w:r>
        <w:r w:rsidR="00A17AC3">
          <w:rPr>
            <w:noProof/>
            <w:webHidden/>
          </w:rPr>
          <w:tab/>
        </w:r>
        <w:r w:rsidR="00A17AC3">
          <w:rPr>
            <w:noProof/>
            <w:webHidden/>
          </w:rPr>
          <w:fldChar w:fldCharType="begin"/>
        </w:r>
        <w:r w:rsidR="00A17AC3">
          <w:rPr>
            <w:noProof/>
            <w:webHidden/>
          </w:rPr>
          <w:instrText xml:space="preserve"> PAGEREF _Toc536618305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5CDA621D" w14:textId="0CAA8E8E" w:rsidR="00A17AC3" w:rsidRDefault="002B6DC5">
      <w:pPr>
        <w:pStyle w:val="TOC3"/>
        <w:rPr>
          <w:rFonts w:asciiTheme="minorHAnsi" w:eastAsiaTheme="minorEastAsia" w:hAnsiTheme="minorHAnsi" w:cstheme="minorBidi"/>
          <w:b w:val="0"/>
          <w:noProof/>
          <w:color w:val="auto"/>
          <w:sz w:val="22"/>
          <w:szCs w:val="22"/>
        </w:rPr>
      </w:pPr>
      <w:hyperlink w:anchor="_Toc536618306" w:history="1">
        <w:r w:rsidR="00A17AC3" w:rsidRPr="00C36EFD">
          <w:rPr>
            <w:rStyle w:val="Hyperlink"/>
            <w:noProof/>
          </w:rPr>
          <w:t>3.1.3.</w:t>
        </w:r>
        <w:r w:rsidR="00A17AC3">
          <w:rPr>
            <w:rFonts w:asciiTheme="minorHAnsi" w:eastAsiaTheme="minorEastAsia" w:hAnsiTheme="minorHAnsi" w:cstheme="minorBidi"/>
            <w:b w:val="0"/>
            <w:noProof/>
            <w:color w:val="auto"/>
            <w:sz w:val="22"/>
            <w:szCs w:val="22"/>
          </w:rPr>
          <w:tab/>
        </w:r>
        <w:r w:rsidR="00A17AC3" w:rsidRPr="00C36EFD">
          <w:rPr>
            <w:rStyle w:val="Hyperlink"/>
            <w:noProof/>
          </w:rPr>
          <w:t>Concurrency</w:t>
        </w:r>
        <w:r w:rsidR="00A17AC3">
          <w:rPr>
            <w:noProof/>
            <w:webHidden/>
          </w:rPr>
          <w:tab/>
        </w:r>
        <w:r w:rsidR="00A17AC3">
          <w:rPr>
            <w:noProof/>
            <w:webHidden/>
          </w:rPr>
          <w:fldChar w:fldCharType="begin"/>
        </w:r>
        <w:r w:rsidR="00A17AC3">
          <w:rPr>
            <w:noProof/>
            <w:webHidden/>
          </w:rPr>
          <w:instrText xml:space="preserve"> PAGEREF _Toc536618306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40F2D1FE" w14:textId="2723392F" w:rsidR="00A17AC3" w:rsidRDefault="002B6DC5">
      <w:pPr>
        <w:pStyle w:val="TOC2"/>
        <w:rPr>
          <w:rFonts w:asciiTheme="minorHAnsi" w:eastAsiaTheme="minorEastAsia" w:hAnsiTheme="minorHAnsi" w:cstheme="minorBidi"/>
          <w:b w:val="0"/>
          <w:noProof/>
          <w:color w:val="auto"/>
          <w:sz w:val="22"/>
          <w:szCs w:val="22"/>
        </w:rPr>
      </w:pPr>
      <w:hyperlink w:anchor="_Toc536618307" w:history="1">
        <w:r w:rsidR="00A17AC3" w:rsidRPr="00C36EFD">
          <w:rPr>
            <w:rStyle w:val="Hyperlink"/>
            <w:noProof/>
          </w:rPr>
          <w:t>3.2.</w:t>
        </w:r>
        <w:r w:rsidR="00A17AC3">
          <w:rPr>
            <w:rFonts w:asciiTheme="minorHAnsi" w:eastAsiaTheme="minorEastAsia" w:hAnsiTheme="minorHAnsi" w:cstheme="minorBidi"/>
            <w:b w:val="0"/>
            <w:noProof/>
            <w:color w:val="auto"/>
            <w:sz w:val="22"/>
            <w:szCs w:val="22"/>
          </w:rPr>
          <w:tab/>
        </w:r>
        <w:r w:rsidR="00A17AC3" w:rsidRPr="00C36EFD">
          <w:rPr>
            <w:rStyle w:val="Hyperlink"/>
            <w:noProof/>
          </w:rPr>
          <w:t>Significant Errors</w:t>
        </w:r>
        <w:r w:rsidR="00A17AC3">
          <w:rPr>
            <w:noProof/>
            <w:webHidden/>
          </w:rPr>
          <w:tab/>
        </w:r>
        <w:r w:rsidR="00A17AC3">
          <w:rPr>
            <w:noProof/>
            <w:webHidden/>
          </w:rPr>
          <w:fldChar w:fldCharType="begin"/>
        </w:r>
        <w:r w:rsidR="00A17AC3">
          <w:rPr>
            <w:noProof/>
            <w:webHidden/>
          </w:rPr>
          <w:instrText xml:space="preserve"> PAGEREF _Toc536618307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3E6EE6D9" w14:textId="621B0391" w:rsidR="00A17AC3" w:rsidRDefault="002B6DC5">
      <w:pPr>
        <w:pStyle w:val="TOC3"/>
        <w:rPr>
          <w:rFonts w:asciiTheme="minorHAnsi" w:eastAsiaTheme="minorEastAsia" w:hAnsiTheme="minorHAnsi" w:cstheme="minorBidi"/>
          <w:b w:val="0"/>
          <w:noProof/>
          <w:color w:val="auto"/>
          <w:sz w:val="22"/>
          <w:szCs w:val="22"/>
        </w:rPr>
      </w:pPr>
      <w:hyperlink w:anchor="_Toc536618308" w:history="1">
        <w:r w:rsidR="00A17AC3" w:rsidRPr="00C36EFD">
          <w:rPr>
            <w:rStyle w:val="Hyperlink"/>
            <w:noProof/>
          </w:rPr>
          <w:t>3.2.1.</w:t>
        </w:r>
        <w:r w:rsidR="00A17AC3">
          <w:rPr>
            <w:rFonts w:asciiTheme="minorHAnsi" w:eastAsiaTheme="minorEastAsia" w:hAnsiTheme="minorHAnsi" w:cstheme="minorBidi"/>
            <w:b w:val="0"/>
            <w:noProof/>
            <w:color w:val="auto"/>
            <w:sz w:val="22"/>
            <w:szCs w:val="22"/>
          </w:rPr>
          <w:tab/>
        </w:r>
        <w:r w:rsidR="00A17AC3" w:rsidRPr="00C36EFD">
          <w:rPr>
            <w:rStyle w:val="Hyperlink"/>
            <w:noProof/>
          </w:rPr>
          <w:t>Application Error Logs</w:t>
        </w:r>
        <w:r w:rsidR="00A17AC3">
          <w:rPr>
            <w:noProof/>
            <w:webHidden/>
          </w:rPr>
          <w:tab/>
        </w:r>
        <w:r w:rsidR="00A17AC3">
          <w:rPr>
            <w:noProof/>
            <w:webHidden/>
          </w:rPr>
          <w:fldChar w:fldCharType="begin"/>
        </w:r>
        <w:r w:rsidR="00A17AC3">
          <w:rPr>
            <w:noProof/>
            <w:webHidden/>
          </w:rPr>
          <w:instrText xml:space="preserve"> PAGEREF _Toc536618308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3F9AEA0D" w14:textId="0347E061" w:rsidR="00A17AC3" w:rsidRDefault="002B6DC5">
      <w:pPr>
        <w:pStyle w:val="TOC3"/>
        <w:rPr>
          <w:rFonts w:asciiTheme="minorHAnsi" w:eastAsiaTheme="minorEastAsia" w:hAnsiTheme="minorHAnsi" w:cstheme="minorBidi"/>
          <w:b w:val="0"/>
          <w:noProof/>
          <w:color w:val="auto"/>
          <w:sz w:val="22"/>
          <w:szCs w:val="22"/>
        </w:rPr>
      </w:pPr>
      <w:hyperlink w:anchor="_Toc536618309" w:history="1">
        <w:r w:rsidR="00A17AC3" w:rsidRPr="00C36EFD">
          <w:rPr>
            <w:rStyle w:val="Hyperlink"/>
            <w:noProof/>
          </w:rPr>
          <w:t>3.2.2.</w:t>
        </w:r>
        <w:r w:rsidR="00A17AC3">
          <w:rPr>
            <w:rFonts w:asciiTheme="minorHAnsi" w:eastAsiaTheme="minorEastAsia" w:hAnsiTheme="minorHAnsi" w:cstheme="minorBidi"/>
            <w:b w:val="0"/>
            <w:noProof/>
            <w:color w:val="auto"/>
            <w:sz w:val="22"/>
            <w:szCs w:val="22"/>
          </w:rPr>
          <w:tab/>
        </w:r>
        <w:r w:rsidR="00A17AC3" w:rsidRPr="00C36EFD">
          <w:rPr>
            <w:rStyle w:val="Hyperlink"/>
            <w:noProof/>
          </w:rPr>
          <w:t>Application Error Codes and Descriptions</w:t>
        </w:r>
        <w:r w:rsidR="00A17AC3">
          <w:rPr>
            <w:noProof/>
            <w:webHidden/>
          </w:rPr>
          <w:tab/>
        </w:r>
        <w:r w:rsidR="00A17AC3">
          <w:rPr>
            <w:noProof/>
            <w:webHidden/>
          </w:rPr>
          <w:fldChar w:fldCharType="begin"/>
        </w:r>
        <w:r w:rsidR="00A17AC3">
          <w:rPr>
            <w:noProof/>
            <w:webHidden/>
          </w:rPr>
          <w:instrText xml:space="preserve"> PAGEREF _Toc536618309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3511B8AF" w14:textId="62F3DA09" w:rsidR="00A17AC3" w:rsidRDefault="002B6DC5">
      <w:pPr>
        <w:pStyle w:val="TOC3"/>
        <w:rPr>
          <w:rFonts w:asciiTheme="minorHAnsi" w:eastAsiaTheme="minorEastAsia" w:hAnsiTheme="minorHAnsi" w:cstheme="minorBidi"/>
          <w:b w:val="0"/>
          <w:noProof/>
          <w:color w:val="auto"/>
          <w:sz w:val="22"/>
          <w:szCs w:val="22"/>
        </w:rPr>
      </w:pPr>
      <w:hyperlink w:anchor="_Toc536618310" w:history="1">
        <w:r w:rsidR="00A17AC3" w:rsidRPr="00C36EFD">
          <w:rPr>
            <w:rStyle w:val="Hyperlink"/>
            <w:noProof/>
          </w:rPr>
          <w:t>3.2.3.</w:t>
        </w:r>
        <w:r w:rsidR="00A17AC3">
          <w:rPr>
            <w:rFonts w:asciiTheme="minorHAnsi" w:eastAsiaTheme="minorEastAsia" w:hAnsiTheme="minorHAnsi" w:cstheme="minorBidi"/>
            <w:b w:val="0"/>
            <w:noProof/>
            <w:color w:val="auto"/>
            <w:sz w:val="22"/>
            <w:szCs w:val="22"/>
          </w:rPr>
          <w:tab/>
        </w:r>
        <w:r w:rsidR="00A17AC3" w:rsidRPr="00C36EFD">
          <w:rPr>
            <w:rStyle w:val="Hyperlink"/>
            <w:noProof/>
          </w:rPr>
          <w:t>Infrastructure Errors</w:t>
        </w:r>
        <w:r w:rsidR="00A17AC3">
          <w:rPr>
            <w:noProof/>
            <w:webHidden/>
          </w:rPr>
          <w:tab/>
        </w:r>
        <w:r w:rsidR="00A17AC3">
          <w:rPr>
            <w:noProof/>
            <w:webHidden/>
          </w:rPr>
          <w:fldChar w:fldCharType="begin"/>
        </w:r>
        <w:r w:rsidR="00A17AC3">
          <w:rPr>
            <w:noProof/>
            <w:webHidden/>
          </w:rPr>
          <w:instrText xml:space="preserve"> PAGEREF _Toc536618310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03E6E1C0" w14:textId="5FFAB25B"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1" w:history="1">
        <w:r w:rsidR="00A17AC3" w:rsidRPr="00C36EFD">
          <w:rPr>
            <w:rStyle w:val="Hyperlink"/>
            <w:noProof/>
          </w:rPr>
          <w:t>3.2.3.1.</w:t>
        </w:r>
        <w:r w:rsidR="00A17AC3">
          <w:rPr>
            <w:rFonts w:asciiTheme="minorHAnsi" w:eastAsiaTheme="minorEastAsia" w:hAnsiTheme="minorHAnsi" w:cstheme="minorBidi"/>
            <w:noProof/>
            <w:color w:val="auto"/>
            <w:szCs w:val="22"/>
          </w:rPr>
          <w:tab/>
        </w:r>
        <w:r w:rsidR="00A17AC3" w:rsidRPr="00C36EFD">
          <w:rPr>
            <w:rStyle w:val="Hyperlink"/>
            <w:noProof/>
          </w:rPr>
          <w:t>Database</w:t>
        </w:r>
        <w:r w:rsidR="00A17AC3">
          <w:rPr>
            <w:noProof/>
            <w:webHidden/>
          </w:rPr>
          <w:tab/>
        </w:r>
        <w:r w:rsidR="00A17AC3">
          <w:rPr>
            <w:noProof/>
            <w:webHidden/>
          </w:rPr>
          <w:fldChar w:fldCharType="begin"/>
        </w:r>
        <w:r w:rsidR="00A17AC3">
          <w:rPr>
            <w:noProof/>
            <w:webHidden/>
          </w:rPr>
          <w:instrText xml:space="preserve"> PAGEREF _Toc536618311 \h </w:instrText>
        </w:r>
        <w:r w:rsidR="00A17AC3">
          <w:rPr>
            <w:noProof/>
            <w:webHidden/>
          </w:rPr>
        </w:r>
        <w:r w:rsidR="00A17AC3">
          <w:rPr>
            <w:noProof/>
            <w:webHidden/>
          </w:rPr>
          <w:fldChar w:fldCharType="separate"/>
        </w:r>
        <w:r w:rsidR="00A17AC3">
          <w:rPr>
            <w:noProof/>
            <w:webHidden/>
          </w:rPr>
          <w:t>13</w:t>
        </w:r>
        <w:r w:rsidR="00A17AC3">
          <w:rPr>
            <w:noProof/>
            <w:webHidden/>
          </w:rPr>
          <w:fldChar w:fldCharType="end"/>
        </w:r>
      </w:hyperlink>
    </w:p>
    <w:p w14:paraId="4B6F43DD" w14:textId="48D26F55"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2" w:history="1">
        <w:r w:rsidR="00A17AC3" w:rsidRPr="00C36EFD">
          <w:rPr>
            <w:rStyle w:val="Hyperlink"/>
            <w:noProof/>
          </w:rPr>
          <w:t>3.2.3.2.</w:t>
        </w:r>
        <w:r w:rsidR="00A17AC3">
          <w:rPr>
            <w:rFonts w:asciiTheme="minorHAnsi" w:eastAsiaTheme="minorEastAsia" w:hAnsiTheme="minorHAnsi" w:cstheme="minorBidi"/>
            <w:noProof/>
            <w:color w:val="auto"/>
            <w:szCs w:val="22"/>
          </w:rPr>
          <w:tab/>
        </w:r>
        <w:r w:rsidR="00A17AC3" w:rsidRPr="00C36EFD">
          <w:rPr>
            <w:rStyle w:val="Hyperlink"/>
            <w:noProof/>
          </w:rPr>
          <w:t>Web Server</w:t>
        </w:r>
        <w:r w:rsidR="00A17AC3">
          <w:rPr>
            <w:noProof/>
            <w:webHidden/>
          </w:rPr>
          <w:tab/>
        </w:r>
        <w:r w:rsidR="00A17AC3">
          <w:rPr>
            <w:noProof/>
            <w:webHidden/>
          </w:rPr>
          <w:fldChar w:fldCharType="begin"/>
        </w:r>
        <w:r w:rsidR="00A17AC3">
          <w:rPr>
            <w:noProof/>
            <w:webHidden/>
          </w:rPr>
          <w:instrText xml:space="preserve"> PAGEREF _Toc536618312 \h </w:instrText>
        </w:r>
        <w:r w:rsidR="00A17AC3">
          <w:rPr>
            <w:noProof/>
            <w:webHidden/>
          </w:rPr>
        </w:r>
        <w:r w:rsidR="00A17AC3">
          <w:rPr>
            <w:noProof/>
            <w:webHidden/>
          </w:rPr>
          <w:fldChar w:fldCharType="separate"/>
        </w:r>
        <w:r w:rsidR="00A17AC3">
          <w:rPr>
            <w:noProof/>
            <w:webHidden/>
          </w:rPr>
          <w:t>14</w:t>
        </w:r>
        <w:r w:rsidR="00A17AC3">
          <w:rPr>
            <w:noProof/>
            <w:webHidden/>
          </w:rPr>
          <w:fldChar w:fldCharType="end"/>
        </w:r>
      </w:hyperlink>
    </w:p>
    <w:p w14:paraId="068B4935" w14:textId="2918C845"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3" w:history="1">
        <w:r w:rsidR="00A17AC3" w:rsidRPr="00C36EFD">
          <w:rPr>
            <w:rStyle w:val="Hyperlink"/>
            <w:noProof/>
          </w:rPr>
          <w:t>3.2.3.3.</w:t>
        </w:r>
        <w:r w:rsidR="00A17AC3">
          <w:rPr>
            <w:rFonts w:asciiTheme="minorHAnsi" w:eastAsiaTheme="minorEastAsia" w:hAnsiTheme="minorHAnsi" w:cstheme="minorBidi"/>
            <w:noProof/>
            <w:color w:val="auto"/>
            <w:szCs w:val="22"/>
          </w:rPr>
          <w:tab/>
        </w:r>
        <w:r w:rsidR="00A17AC3" w:rsidRPr="00C36EFD">
          <w:rPr>
            <w:rStyle w:val="Hyperlink"/>
            <w:noProof/>
          </w:rPr>
          <w:t>Application Server</w:t>
        </w:r>
        <w:r w:rsidR="00A17AC3">
          <w:rPr>
            <w:noProof/>
            <w:webHidden/>
          </w:rPr>
          <w:tab/>
        </w:r>
        <w:r w:rsidR="00A17AC3">
          <w:rPr>
            <w:noProof/>
            <w:webHidden/>
          </w:rPr>
          <w:fldChar w:fldCharType="begin"/>
        </w:r>
        <w:r w:rsidR="00A17AC3">
          <w:rPr>
            <w:noProof/>
            <w:webHidden/>
          </w:rPr>
          <w:instrText xml:space="preserve"> PAGEREF _Toc536618313 \h </w:instrText>
        </w:r>
        <w:r w:rsidR="00A17AC3">
          <w:rPr>
            <w:noProof/>
            <w:webHidden/>
          </w:rPr>
        </w:r>
        <w:r w:rsidR="00A17AC3">
          <w:rPr>
            <w:noProof/>
            <w:webHidden/>
          </w:rPr>
          <w:fldChar w:fldCharType="separate"/>
        </w:r>
        <w:r w:rsidR="00A17AC3">
          <w:rPr>
            <w:noProof/>
            <w:webHidden/>
          </w:rPr>
          <w:t>14</w:t>
        </w:r>
        <w:r w:rsidR="00A17AC3">
          <w:rPr>
            <w:noProof/>
            <w:webHidden/>
          </w:rPr>
          <w:fldChar w:fldCharType="end"/>
        </w:r>
      </w:hyperlink>
    </w:p>
    <w:p w14:paraId="28843A84" w14:textId="028E7294"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4" w:history="1">
        <w:r w:rsidR="00A17AC3" w:rsidRPr="00C36EFD">
          <w:rPr>
            <w:rStyle w:val="Hyperlink"/>
            <w:noProof/>
          </w:rPr>
          <w:t>3.2.3.4.</w:t>
        </w:r>
        <w:r w:rsidR="00A17AC3">
          <w:rPr>
            <w:rFonts w:asciiTheme="minorHAnsi" w:eastAsiaTheme="minorEastAsia" w:hAnsiTheme="minorHAnsi" w:cstheme="minorBidi"/>
            <w:noProof/>
            <w:color w:val="auto"/>
            <w:szCs w:val="22"/>
          </w:rPr>
          <w:tab/>
        </w:r>
        <w:r w:rsidR="00A17AC3" w:rsidRPr="00C36EFD">
          <w:rPr>
            <w:rStyle w:val="Hyperlink"/>
            <w:noProof/>
          </w:rPr>
          <w:t>Network</w:t>
        </w:r>
        <w:r w:rsidR="00A17AC3">
          <w:rPr>
            <w:noProof/>
            <w:webHidden/>
          </w:rPr>
          <w:tab/>
        </w:r>
        <w:r w:rsidR="00A17AC3">
          <w:rPr>
            <w:noProof/>
            <w:webHidden/>
          </w:rPr>
          <w:fldChar w:fldCharType="begin"/>
        </w:r>
        <w:r w:rsidR="00A17AC3">
          <w:rPr>
            <w:noProof/>
            <w:webHidden/>
          </w:rPr>
          <w:instrText xml:space="preserve"> PAGEREF _Toc536618314 \h </w:instrText>
        </w:r>
        <w:r w:rsidR="00A17AC3">
          <w:rPr>
            <w:noProof/>
            <w:webHidden/>
          </w:rPr>
        </w:r>
        <w:r w:rsidR="00A17AC3">
          <w:rPr>
            <w:noProof/>
            <w:webHidden/>
          </w:rPr>
          <w:fldChar w:fldCharType="separate"/>
        </w:r>
        <w:r w:rsidR="00A17AC3">
          <w:rPr>
            <w:noProof/>
            <w:webHidden/>
          </w:rPr>
          <w:t>14</w:t>
        </w:r>
        <w:r w:rsidR="00A17AC3">
          <w:rPr>
            <w:noProof/>
            <w:webHidden/>
          </w:rPr>
          <w:fldChar w:fldCharType="end"/>
        </w:r>
      </w:hyperlink>
    </w:p>
    <w:p w14:paraId="73C59FA2" w14:textId="1EE5E754"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5" w:history="1">
        <w:r w:rsidR="00A17AC3" w:rsidRPr="00C36EFD">
          <w:rPr>
            <w:rStyle w:val="Hyperlink"/>
            <w:noProof/>
          </w:rPr>
          <w:t>3.2.3.5.</w:t>
        </w:r>
        <w:r w:rsidR="00A17AC3">
          <w:rPr>
            <w:rFonts w:asciiTheme="minorHAnsi" w:eastAsiaTheme="minorEastAsia" w:hAnsiTheme="minorHAnsi" w:cstheme="minorBidi"/>
            <w:noProof/>
            <w:color w:val="auto"/>
            <w:szCs w:val="22"/>
          </w:rPr>
          <w:tab/>
        </w:r>
        <w:r w:rsidR="00A17AC3" w:rsidRPr="00C36EFD">
          <w:rPr>
            <w:rStyle w:val="Hyperlink"/>
            <w:noProof/>
          </w:rPr>
          <w:t>Authentication &amp; Authorization</w:t>
        </w:r>
        <w:r w:rsidR="00A17AC3">
          <w:rPr>
            <w:noProof/>
            <w:webHidden/>
          </w:rPr>
          <w:tab/>
        </w:r>
        <w:r w:rsidR="00A17AC3">
          <w:rPr>
            <w:noProof/>
            <w:webHidden/>
          </w:rPr>
          <w:fldChar w:fldCharType="begin"/>
        </w:r>
        <w:r w:rsidR="00A17AC3">
          <w:rPr>
            <w:noProof/>
            <w:webHidden/>
          </w:rPr>
          <w:instrText xml:space="preserve"> PAGEREF _Toc536618315 \h </w:instrText>
        </w:r>
        <w:r w:rsidR="00A17AC3">
          <w:rPr>
            <w:noProof/>
            <w:webHidden/>
          </w:rPr>
        </w:r>
        <w:r w:rsidR="00A17AC3">
          <w:rPr>
            <w:noProof/>
            <w:webHidden/>
          </w:rPr>
          <w:fldChar w:fldCharType="separate"/>
        </w:r>
        <w:r w:rsidR="00A17AC3">
          <w:rPr>
            <w:noProof/>
            <w:webHidden/>
          </w:rPr>
          <w:t>14</w:t>
        </w:r>
        <w:r w:rsidR="00A17AC3">
          <w:rPr>
            <w:noProof/>
            <w:webHidden/>
          </w:rPr>
          <w:fldChar w:fldCharType="end"/>
        </w:r>
      </w:hyperlink>
    </w:p>
    <w:p w14:paraId="7F8A0734" w14:textId="120F93DB" w:rsidR="00A17AC3" w:rsidRDefault="002B6DC5">
      <w:pPr>
        <w:pStyle w:val="TOC4"/>
        <w:tabs>
          <w:tab w:val="left" w:pos="1760"/>
          <w:tab w:val="right" w:leader="dot" w:pos="9350"/>
        </w:tabs>
        <w:rPr>
          <w:rFonts w:asciiTheme="minorHAnsi" w:eastAsiaTheme="minorEastAsia" w:hAnsiTheme="minorHAnsi" w:cstheme="minorBidi"/>
          <w:noProof/>
          <w:color w:val="auto"/>
          <w:szCs w:val="22"/>
        </w:rPr>
      </w:pPr>
      <w:hyperlink w:anchor="_Toc536618316" w:history="1">
        <w:r w:rsidR="00A17AC3" w:rsidRPr="00C36EFD">
          <w:rPr>
            <w:rStyle w:val="Hyperlink"/>
            <w:noProof/>
          </w:rPr>
          <w:t>3.2.3.6.</w:t>
        </w:r>
        <w:r w:rsidR="00A17AC3">
          <w:rPr>
            <w:rFonts w:asciiTheme="minorHAnsi" w:eastAsiaTheme="minorEastAsia" w:hAnsiTheme="minorHAnsi" w:cstheme="minorBidi"/>
            <w:noProof/>
            <w:color w:val="auto"/>
            <w:szCs w:val="22"/>
          </w:rPr>
          <w:tab/>
        </w:r>
        <w:r w:rsidR="00A17AC3" w:rsidRPr="00C36EFD">
          <w:rPr>
            <w:rStyle w:val="Hyperlink"/>
            <w:noProof/>
          </w:rPr>
          <w:t>Logical and Physical Descriptions</w:t>
        </w:r>
        <w:r w:rsidR="00A17AC3">
          <w:rPr>
            <w:noProof/>
            <w:webHidden/>
          </w:rPr>
          <w:tab/>
        </w:r>
        <w:r w:rsidR="00A17AC3">
          <w:rPr>
            <w:noProof/>
            <w:webHidden/>
          </w:rPr>
          <w:fldChar w:fldCharType="begin"/>
        </w:r>
        <w:r w:rsidR="00A17AC3">
          <w:rPr>
            <w:noProof/>
            <w:webHidden/>
          </w:rPr>
          <w:instrText xml:space="preserve"> PAGEREF _Toc536618316 \h </w:instrText>
        </w:r>
        <w:r w:rsidR="00A17AC3">
          <w:rPr>
            <w:noProof/>
            <w:webHidden/>
          </w:rPr>
        </w:r>
        <w:r w:rsidR="00A17AC3">
          <w:rPr>
            <w:noProof/>
            <w:webHidden/>
          </w:rPr>
          <w:fldChar w:fldCharType="separate"/>
        </w:r>
        <w:r w:rsidR="00A17AC3">
          <w:rPr>
            <w:noProof/>
            <w:webHidden/>
          </w:rPr>
          <w:t>14</w:t>
        </w:r>
        <w:r w:rsidR="00A17AC3">
          <w:rPr>
            <w:noProof/>
            <w:webHidden/>
          </w:rPr>
          <w:fldChar w:fldCharType="end"/>
        </w:r>
      </w:hyperlink>
    </w:p>
    <w:p w14:paraId="6D4351BF" w14:textId="73EEAE27" w:rsidR="00A17AC3" w:rsidRDefault="002B6DC5">
      <w:pPr>
        <w:pStyle w:val="TOC2"/>
        <w:rPr>
          <w:rFonts w:asciiTheme="minorHAnsi" w:eastAsiaTheme="minorEastAsia" w:hAnsiTheme="minorHAnsi" w:cstheme="minorBidi"/>
          <w:b w:val="0"/>
          <w:noProof/>
          <w:color w:val="auto"/>
          <w:sz w:val="22"/>
          <w:szCs w:val="22"/>
        </w:rPr>
      </w:pPr>
      <w:hyperlink w:anchor="_Toc536618317" w:history="1">
        <w:r w:rsidR="00A17AC3" w:rsidRPr="00C36EFD">
          <w:rPr>
            <w:rStyle w:val="Hyperlink"/>
            <w:noProof/>
          </w:rPr>
          <w:t>3.3.</w:t>
        </w:r>
        <w:r w:rsidR="00A17AC3">
          <w:rPr>
            <w:rFonts w:asciiTheme="minorHAnsi" w:eastAsiaTheme="minorEastAsia" w:hAnsiTheme="minorHAnsi" w:cstheme="minorBidi"/>
            <w:b w:val="0"/>
            <w:noProof/>
            <w:color w:val="auto"/>
            <w:sz w:val="22"/>
            <w:szCs w:val="22"/>
          </w:rPr>
          <w:tab/>
        </w:r>
        <w:r w:rsidR="00A17AC3" w:rsidRPr="00C36EFD">
          <w:rPr>
            <w:rStyle w:val="Hyperlink"/>
            <w:noProof/>
          </w:rPr>
          <w:t>Dependent System(s)</w:t>
        </w:r>
        <w:r w:rsidR="00A17AC3">
          <w:rPr>
            <w:noProof/>
            <w:webHidden/>
          </w:rPr>
          <w:tab/>
        </w:r>
        <w:r w:rsidR="00A17AC3">
          <w:rPr>
            <w:noProof/>
            <w:webHidden/>
          </w:rPr>
          <w:fldChar w:fldCharType="begin"/>
        </w:r>
        <w:r w:rsidR="00A17AC3">
          <w:rPr>
            <w:noProof/>
            <w:webHidden/>
          </w:rPr>
          <w:instrText xml:space="preserve"> PAGEREF _Toc536618317 \h </w:instrText>
        </w:r>
        <w:r w:rsidR="00A17AC3">
          <w:rPr>
            <w:noProof/>
            <w:webHidden/>
          </w:rPr>
        </w:r>
        <w:r w:rsidR="00A17AC3">
          <w:rPr>
            <w:noProof/>
            <w:webHidden/>
          </w:rPr>
          <w:fldChar w:fldCharType="separate"/>
        </w:r>
        <w:r w:rsidR="00A17AC3">
          <w:rPr>
            <w:noProof/>
            <w:webHidden/>
          </w:rPr>
          <w:t>15</w:t>
        </w:r>
        <w:r w:rsidR="00A17AC3">
          <w:rPr>
            <w:noProof/>
            <w:webHidden/>
          </w:rPr>
          <w:fldChar w:fldCharType="end"/>
        </w:r>
      </w:hyperlink>
    </w:p>
    <w:p w14:paraId="4AA3EFF7" w14:textId="38ADBC2A" w:rsidR="00A17AC3" w:rsidRDefault="002B6DC5">
      <w:pPr>
        <w:pStyle w:val="TOC2"/>
        <w:rPr>
          <w:rFonts w:asciiTheme="minorHAnsi" w:eastAsiaTheme="minorEastAsia" w:hAnsiTheme="minorHAnsi" w:cstheme="minorBidi"/>
          <w:b w:val="0"/>
          <w:noProof/>
          <w:color w:val="auto"/>
          <w:sz w:val="22"/>
          <w:szCs w:val="22"/>
        </w:rPr>
      </w:pPr>
      <w:hyperlink w:anchor="_Toc536618318" w:history="1">
        <w:r w:rsidR="00A17AC3" w:rsidRPr="00C36EFD">
          <w:rPr>
            <w:rStyle w:val="Hyperlink"/>
            <w:noProof/>
          </w:rPr>
          <w:t>3.4.</w:t>
        </w:r>
        <w:r w:rsidR="00A17AC3">
          <w:rPr>
            <w:rFonts w:asciiTheme="minorHAnsi" w:eastAsiaTheme="minorEastAsia" w:hAnsiTheme="minorHAnsi" w:cstheme="minorBidi"/>
            <w:b w:val="0"/>
            <w:noProof/>
            <w:color w:val="auto"/>
            <w:sz w:val="22"/>
            <w:szCs w:val="22"/>
          </w:rPr>
          <w:tab/>
        </w:r>
        <w:r w:rsidR="00A17AC3" w:rsidRPr="00C36EFD">
          <w:rPr>
            <w:rStyle w:val="Hyperlink"/>
            <w:noProof/>
          </w:rPr>
          <w:t>Troubleshooting</w:t>
        </w:r>
        <w:r w:rsidR="00A17AC3">
          <w:rPr>
            <w:noProof/>
            <w:webHidden/>
          </w:rPr>
          <w:tab/>
        </w:r>
        <w:r w:rsidR="00A17AC3">
          <w:rPr>
            <w:noProof/>
            <w:webHidden/>
          </w:rPr>
          <w:fldChar w:fldCharType="begin"/>
        </w:r>
        <w:r w:rsidR="00A17AC3">
          <w:rPr>
            <w:noProof/>
            <w:webHidden/>
          </w:rPr>
          <w:instrText xml:space="preserve"> PAGEREF _Toc536618318 \h </w:instrText>
        </w:r>
        <w:r w:rsidR="00A17AC3">
          <w:rPr>
            <w:noProof/>
            <w:webHidden/>
          </w:rPr>
        </w:r>
        <w:r w:rsidR="00A17AC3">
          <w:rPr>
            <w:noProof/>
            <w:webHidden/>
          </w:rPr>
          <w:fldChar w:fldCharType="separate"/>
        </w:r>
        <w:r w:rsidR="00A17AC3">
          <w:rPr>
            <w:noProof/>
            <w:webHidden/>
          </w:rPr>
          <w:t>15</w:t>
        </w:r>
        <w:r w:rsidR="00A17AC3">
          <w:rPr>
            <w:noProof/>
            <w:webHidden/>
          </w:rPr>
          <w:fldChar w:fldCharType="end"/>
        </w:r>
      </w:hyperlink>
    </w:p>
    <w:p w14:paraId="0E39C002" w14:textId="61CAE79D" w:rsidR="00A17AC3" w:rsidRDefault="002B6DC5">
      <w:pPr>
        <w:pStyle w:val="TOC2"/>
        <w:rPr>
          <w:rFonts w:asciiTheme="minorHAnsi" w:eastAsiaTheme="minorEastAsia" w:hAnsiTheme="minorHAnsi" w:cstheme="minorBidi"/>
          <w:b w:val="0"/>
          <w:noProof/>
          <w:color w:val="auto"/>
          <w:sz w:val="22"/>
          <w:szCs w:val="22"/>
        </w:rPr>
      </w:pPr>
      <w:hyperlink w:anchor="_Toc536618319" w:history="1">
        <w:r w:rsidR="00A17AC3" w:rsidRPr="00C36EFD">
          <w:rPr>
            <w:rStyle w:val="Hyperlink"/>
            <w:noProof/>
          </w:rPr>
          <w:t>3.5.</w:t>
        </w:r>
        <w:r w:rsidR="00A17AC3">
          <w:rPr>
            <w:rFonts w:asciiTheme="minorHAnsi" w:eastAsiaTheme="minorEastAsia" w:hAnsiTheme="minorHAnsi" w:cstheme="minorBidi"/>
            <w:b w:val="0"/>
            <w:noProof/>
            <w:color w:val="auto"/>
            <w:sz w:val="22"/>
            <w:szCs w:val="22"/>
          </w:rPr>
          <w:tab/>
        </w:r>
        <w:r w:rsidR="00A17AC3" w:rsidRPr="00C36EFD">
          <w:rPr>
            <w:rStyle w:val="Hyperlink"/>
            <w:noProof/>
          </w:rPr>
          <w:t>System Recovery</w:t>
        </w:r>
        <w:r w:rsidR="00A17AC3">
          <w:rPr>
            <w:noProof/>
            <w:webHidden/>
          </w:rPr>
          <w:tab/>
        </w:r>
        <w:r w:rsidR="00A17AC3">
          <w:rPr>
            <w:noProof/>
            <w:webHidden/>
          </w:rPr>
          <w:fldChar w:fldCharType="begin"/>
        </w:r>
        <w:r w:rsidR="00A17AC3">
          <w:rPr>
            <w:noProof/>
            <w:webHidden/>
          </w:rPr>
          <w:instrText xml:space="preserve"> PAGEREF _Toc536618319 \h </w:instrText>
        </w:r>
        <w:r w:rsidR="00A17AC3">
          <w:rPr>
            <w:noProof/>
            <w:webHidden/>
          </w:rPr>
        </w:r>
        <w:r w:rsidR="00A17AC3">
          <w:rPr>
            <w:noProof/>
            <w:webHidden/>
          </w:rPr>
          <w:fldChar w:fldCharType="separate"/>
        </w:r>
        <w:r w:rsidR="00A17AC3">
          <w:rPr>
            <w:noProof/>
            <w:webHidden/>
          </w:rPr>
          <w:t>15</w:t>
        </w:r>
        <w:r w:rsidR="00A17AC3">
          <w:rPr>
            <w:noProof/>
            <w:webHidden/>
          </w:rPr>
          <w:fldChar w:fldCharType="end"/>
        </w:r>
      </w:hyperlink>
    </w:p>
    <w:p w14:paraId="5887C812" w14:textId="0BFFCEC0" w:rsidR="00A17AC3" w:rsidRDefault="002B6DC5">
      <w:pPr>
        <w:pStyle w:val="TOC3"/>
        <w:rPr>
          <w:rFonts w:asciiTheme="minorHAnsi" w:eastAsiaTheme="minorEastAsia" w:hAnsiTheme="minorHAnsi" w:cstheme="minorBidi"/>
          <w:b w:val="0"/>
          <w:noProof/>
          <w:color w:val="auto"/>
          <w:sz w:val="22"/>
          <w:szCs w:val="22"/>
        </w:rPr>
      </w:pPr>
      <w:hyperlink w:anchor="_Toc536618320" w:history="1">
        <w:r w:rsidR="00A17AC3" w:rsidRPr="00C36EFD">
          <w:rPr>
            <w:rStyle w:val="Hyperlink"/>
            <w:noProof/>
          </w:rPr>
          <w:t>3.5.1.</w:t>
        </w:r>
        <w:r w:rsidR="00A17AC3">
          <w:rPr>
            <w:rFonts w:asciiTheme="minorHAnsi" w:eastAsiaTheme="minorEastAsia" w:hAnsiTheme="minorHAnsi" w:cstheme="minorBidi"/>
            <w:b w:val="0"/>
            <w:noProof/>
            <w:color w:val="auto"/>
            <w:sz w:val="22"/>
            <w:szCs w:val="22"/>
          </w:rPr>
          <w:tab/>
        </w:r>
        <w:r w:rsidR="00A17AC3" w:rsidRPr="00C36EFD">
          <w:rPr>
            <w:rStyle w:val="Hyperlink"/>
            <w:noProof/>
          </w:rPr>
          <w:t>Restart after Non-Scheduled System Interruption</w:t>
        </w:r>
        <w:r w:rsidR="00A17AC3">
          <w:rPr>
            <w:noProof/>
            <w:webHidden/>
          </w:rPr>
          <w:tab/>
        </w:r>
        <w:r w:rsidR="00A17AC3">
          <w:rPr>
            <w:noProof/>
            <w:webHidden/>
          </w:rPr>
          <w:fldChar w:fldCharType="begin"/>
        </w:r>
        <w:r w:rsidR="00A17AC3">
          <w:rPr>
            <w:noProof/>
            <w:webHidden/>
          </w:rPr>
          <w:instrText xml:space="preserve"> PAGEREF _Toc536618320 \h </w:instrText>
        </w:r>
        <w:r w:rsidR="00A17AC3">
          <w:rPr>
            <w:noProof/>
            <w:webHidden/>
          </w:rPr>
        </w:r>
        <w:r w:rsidR="00A17AC3">
          <w:rPr>
            <w:noProof/>
            <w:webHidden/>
          </w:rPr>
          <w:fldChar w:fldCharType="separate"/>
        </w:r>
        <w:r w:rsidR="00A17AC3">
          <w:rPr>
            <w:noProof/>
            <w:webHidden/>
          </w:rPr>
          <w:t>15</w:t>
        </w:r>
        <w:r w:rsidR="00A17AC3">
          <w:rPr>
            <w:noProof/>
            <w:webHidden/>
          </w:rPr>
          <w:fldChar w:fldCharType="end"/>
        </w:r>
      </w:hyperlink>
    </w:p>
    <w:p w14:paraId="6C132EFB" w14:textId="5785A89B" w:rsidR="00A17AC3" w:rsidRDefault="002B6DC5">
      <w:pPr>
        <w:pStyle w:val="TOC3"/>
        <w:rPr>
          <w:rFonts w:asciiTheme="minorHAnsi" w:eastAsiaTheme="minorEastAsia" w:hAnsiTheme="minorHAnsi" w:cstheme="minorBidi"/>
          <w:b w:val="0"/>
          <w:noProof/>
          <w:color w:val="auto"/>
          <w:sz w:val="22"/>
          <w:szCs w:val="22"/>
        </w:rPr>
      </w:pPr>
      <w:hyperlink w:anchor="_Toc536618321" w:history="1">
        <w:r w:rsidR="00A17AC3" w:rsidRPr="00C36EFD">
          <w:rPr>
            <w:rStyle w:val="Hyperlink"/>
            <w:noProof/>
          </w:rPr>
          <w:t>3.5.2.</w:t>
        </w:r>
        <w:r w:rsidR="00A17AC3">
          <w:rPr>
            <w:rFonts w:asciiTheme="minorHAnsi" w:eastAsiaTheme="minorEastAsia" w:hAnsiTheme="minorHAnsi" w:cstheme="minorBidi"/>
            <w:b w:val="0"/>
            <w:noProof/>
            <w:color w:val="auto"/>
            <w:sz w:val="22"/>
            <w:szCs w:val="22"/>
          </w:rPr>
          <w:tab/>
        </w:r>
        <w:r w:rsidR="00A17AC3" w:rsidRPr="00C36EFD">
          <w:rPr>
            <w:rStyle w:val="Hyperlink"/>
            <w:noProof/>
          </w:rPr>
          <w:t>Restart after Database Restore</w:t>
        </w:r>
        <w:r w:rsidR="00A17AC3">
          <w:rPr>
            <w:noProof/>
            <w:webHidden/>
          </w:rPr>
          <w:tab/>
        </w:r>
        <w:r w:rsidR="00A17AC3">
          <w:rPr>
            <w:noProof/>
            <w:webHidden/>
          </w:rPr>
          <w:fldChar w:fldCharType="begin"/>
        </w:r>
        <w:r w:rsidR="00A17AC3">
          <w:rPr>
            <w:noProof/>
            <w:webHidden/>
          </w:rPr>
          <w:instrText xml:space="preserve"> PAGEREF _Toc536618321 \h </w:instrText>
        </w:r>
        <w:r w:rsidR="00A17AC3">
          <w:rPr>
            <w:noProof/>
            <w:webHidden/>
          </w:rPr>
        </w:r>
        <w:r w:rsidR="00A17AC3">
          <w:rPr>
            <w:noProof/>
            <w:webHidden/>
          </w:rPr>
          <w:fldChar w:fldCharType="separate"/>
        </w:r>
        <w:r w:rsidR="00A17AC3">
          <w:rPr>
            <w:noProof/>
            <w:webHidden/>
          </w:rPr>
          <w:t>16</w:t>
        </w:r>
        <w:r w:rsidR="00A17AC3">
          <w:rPr>
            <w:noProof/>
            <w:webHidden/>
          </w:rPr>
          <w:fldChar w:fldCharType="end"/>
        </w:r>
      </w:hyperlink>
    </w:p>
    <w:p w14:paraId="36FE4839" w14:textId="3E6D4237" w:rsidR="00A17AC3" w:rsidRDefault="002B6DC5">
      <w:pPr>
        <w:pStyle w:val="TOC3"/>
        <w:rPr>
          <w:rFonts w:asciiTheme="minorHAnsi" w:eastAsiaTheme="minorEastAsia" w:hAnsiTheme="minorHAnsi" w:cstheme="minorBidi"/>
          <w:b w:val="0"/>
          <w:noProof/>
          <w:color w:val="auto"/>
          <w:sz w:val="22"/>
          <w:szCs w:val="22"/>
        </w:rPr>
      </w:pPr>
      <w:hyperlink w:anchor="_Toc536618322" w:history="1">
        <w:r w:rsidR="00A17AC3" w:rsidRPr="00C36EFD">
          <w:rPr>
            <w:rStyle w:val="Hyperlink"/>
            <w:noProof/>
          </w:rPr>
          <w:t>3.5.3.</w:t>
        </w:r>
        <w:r w:rsidR="00A17AC3">
          <w:rPr>
            <w:rFonts w:asciiTheme="minorHAnsi" w:eastAsiaTheme="minorEastAsia" w:hAnsiTheme="minorHAnsi" w:cstheme="minorBidi"/>
            <w:b w:val="0"/>
            <w:noProof/>
            <w:color w:val="auto"/>
            <w:sz w:val="22"/>
            <w:szCs w:val="22"/>
          </w:rPr>
          <w:tab/>
        </w:r>
        <w:r w:rsidR="00A17AC3" w:rsidRPr="00C36EFD">
          <w:rPr>
            <w:rStyle w:val="Hyperlink"/>
            <w:noProof/>
          </w:rPr>
          <w:t>Back-out Procedures</w:t>
        </w:r>
        <w:r w:rsidR="00A17AC3">
          <w:rPr>
            <w:noProof/>
            <w:webHidden/>
          </w:rPr>
          <w:tab/>
        </w:r>
        <w:r w:rsidR="00A17AC3">
          <w:rPr>
            <w:noProof/>
            <w:webHidden/>
          </w:rPr>
          <w:fldChar w:fldCharType="begin"/>
        </w:r>
        <w:r w:rsidR="00A17AC3">
          <w:rPr>
            <w:noProof/>
            <w:webHidden/>
          </w:rPr>
          <w:instrText xml:space="preserve"> PAGEREF _Toc536618322 \h </w:instrText>
        </w:r>
        <w:r w:rsidR="00A17AC3">
          <w:rPr>
            <w:noProof/>
            <w:webHidden/>
          </w:rPr>
        </w:r>
        <w:r w:rsidR="00A17AC3">
          <w:rPr>
            <w:noProof/>
            <w:webHidden/>
          </w:rPr>
          <w:fldChar w:fldCharType="separate"/>
        </w:r>
        <w:r w:rsidR="00A17AC3">
          <w:rPr>
            <w:noProof/>
            <w:webHidden/>
          </w:rPr>
          <w:t>16</w:t>
        </w:r>
        <w:r w:rsidR="00A17AC3">
          <w:rPr>
            <w:noProof/>
            <w:webHidden/>
          </w:rPr>
          <w:fldChar w:fldCharType="end"/>
        </w:r>
      </w:hyperlink>
    </w:p>
    <w:p w14:paraId="5425820E" w14:textId="457C762F" w:rsidR="00A17AC3" w:rsidRDefault="002B6DC5">
      <w:pPr>
        <w:pStyle w:val="TOC3"/>
        <w:rPr>
          <w:rFonts w:asciiTheme="minorHAnsi" w:eastAsiaTheme="minorEastAsia" w:hAnsiTheme="minorHAnsi" w:cstheme="minorBidi"/>
          <w:b w:val="0"/>
          <w:noProof/>
          <w:color w:val="auto"/>
          <w:sz w:val="22"/>
          <w:szCs w:val="22"/>
        </w:rPr>
      </w:pPr>
      <w:hyperlink w:anchor="_Toc536618323" w:history="1">
        <w:r w:rsidR="00A17AC3" w:rsidRPr="00C36EFD">
          <w:rPr>
            <w:rStyle w:val="Hyperlink"/>
            <w:noProof/>
          </w:rPr>
          <w:t>3.5.4.</w:t>
        </w:r>
        <w:r w:rsidR="00A17AC3">
          <w:rPr>
            <w:rFonts w:asciiTheme="minorHAnsi" w:eastAsiaTheme="minorEastAsia" w:hAnsiTheme="minorHAnsi" w:cstheme="minorBidi"/>
            <w:b w:val="0"/>
            <w:noProof/>
            <w:color w:val="auto"/>
            <w:sz w:val="22"/>
            <w:szCs w:val="22"/>
          </w:rPr>
          <w:tab/>
        </w:r>
        <w:r w:rsidR="00A17AC3" w:rsidRPr="00C36EFD">
          <w:rPr>
            <w:rStyle w:val="Hyperlink"/>
            <w:noProof/>
          </w:rPr>
          <w:t>Rollback Procedures</w:t>
        </w:r>
        <w:r w:rsidR="00A17AC3">
          <w:rPr>
            <w:noProof/>
            <w:webHidden/>
          </w:rPr>
          <w:tab/>
        </w:r>
        <w:r w:rsidR="00A17AC3">
          <w:rPr>
            <w:noProof/>
            <w:webHidden/>
          </w:rPr>
          <w:fldChar w:fldCharType="begin"/>
        </w:r>
        <w:r w:rsidR="00A17AC3">
          <w:rPr>
            <w:noProof/>
            <w:webHidden/>
          </w:rPr>
          <w:instrText xml:space="preserve"> PAGEREF _Toc536618323 \h </w:instrText>
        </w:r>
        <w:r w:rsidR="00A17AC3">
          <w:rPr>
            <w:noProof/>
            <w:webHidden/>
          </w:rPr>
        </w:r>
        <w:r w:rsidR="00A17AC3">
          <w:rPr>
            <w:noProof/>
            <w:webHidden/>
          </w:rPr>
          <w:fldChar w:fldCharType="separate"/>
        </w:r>
        <w:r w:rsidR="00A17AC3">
          <w:rPr>
            <w:noProof/>
            <w:webHidden/>
          </w:rPr>
          <w:t>16</w:t>
        </w:r>
        <w:r w:rsidR="00A17AC3">
          <w:rPr>
            <w:noProof/>
            <w:webHidden/>
          </w:rPr>
          <w:fldChar w:fldCharType="end"/>
        </w:r>
      </w:hyperlink>
    </w:p>
    <w:p w14:paraId="3DFB3AA3" w14:textId="3C61A6AE" w:rsidR="00A17AC3" w:rsidRDefault="002B6DC5">
      <w:pPr>
        <w:pStyle w:val="TOC1"/>
        <w:rPr>
          <w:rFonts w:asciiTheme="minorHAnsi" w:eastAsiaTheme="minorEastAsia" w:hAnsiTheme="minorHAnsi" w:cstheme="minorBidi"/>
          <w:b w:val="0"/>
          <w:noProof/>
          <w:color w:val="auto"/>
          <w:sz w:val="22"/>
          <w:szCs w:val="22"/>
        </w:rPr>
      </w:pPr>
      <w:hyperlink w:anchor="_Toc536618324" w:history="1">
        <w:r w:rsidR="00A17AC3" w:rsidRPr="00C36EFD">
          <w:rPr>
            <w:rStyle w:val="Hyperlink"/>
            <w:noProof/>
          </w:rPr>
          <w:t>4. Operations and Maintenance Responsibilities</w:t>
        </w:r>
        <w:r w:rsidR="00A17AC3">
          <w:rPr>
            <w:noProof/>
            <w:webHidden/>
          </w:rPr>
          <w:tab/>
        </w:r>
        <w:r w:rsidR="00A17AC3">
          <w:rPr>
            <w:noProof/>
            <w:webHidden/>
          </w:rPr>
          <w:fldChar w:fldCharType="begin"/>
        </w:r>
        <w:r w:rsidR="00A17AC3">
          <w:rPr>
            <w:noProof/>
            <w:webHidden/>
          </w:rPr>
          <w:instrText xml:space="preserve"> PAGEREF _Toc536618324 \h </w:instrText>
        </w:r>
        <w:r w:rsidR="00A17AC3">
          <w:rPr>
            <w:noProof/>
            <w:webHidden/>
          </w:rPr>
        </w:r>
        <w:r w:rsidR="00A17AC3">
          <w:rPr>
            <w:noProof/>
            <w:webHidden/>
          </w:rPr>
          <w:fldChar w:fldCharType="separate"/>
        </w:r>
        <w:r w:rsidR="00A17AC3">
          <w:rPr>
            <w:noProof/>
            <w:webHidden/>
          </w:rPr>
          <w:t>16</w:t>
        </w:r>
        <w:r w:rsidR="00A17AC3">
          <w:rPr>
            <w:noProof/>
            <w:webHidden/>
          </w:rPr>
          <w:fldChar w:fldCharType="end"/>
        </w:r>
      </w:hyperlink>
    </w:p>
    <w:p w14:paraId="6A055A1A" w14:textId="317904AF" w:rsidR="00A17AC3" w:rsidRDefault="002B6DC5">
      <w:pPr>
        <w:pStyle w:val="TOC1"/>
        <w:rPr>
          <w:rFonts w:asciiTheme="minorHAnsi" w:eastAsiaTheme="minorEastAsia" w:hAnsiTheme="minorHAnsi" w:cstheme="minorBidi"/>
          <w:b w:val="0"/>
          <w:noProof/>
          <w:color w:val="auto"/>
          <w:sz w:val="22"/>
          <w:szCs w:val="22"/>
        </w:rPr>
      </w:pPr>
      <w:hyperlink w:anchor="_Toc536618325" w:history="1">
        <w:r w:rsidR="00A17AC3" w:rsidRPr="00C36EFD">
          <w:rPr>
            <w:rStyle w:val="Hyperlink"/>
            <w:noProof/>
          </w:rPr>
          <w:t>4.</w:t>
        </w:r>
        <w:r w:rsidR="00A17AC3">
          <w:rPr>
            <w:rFonts w:asciiTheme="minorHAnsi" w:eastAsiaTheme="minorEastAsia" w:hAnsiTheme="minorHAnsi" w:cstheme="minorBidi"/>
            <w:b w:val="0"/>
            <w:noProof/>
            <w:color w:val="auto"/>
            <w:sz w:val="22"/>
            <w:szCs w:val="22"/>
          </w:rPr>
          <w:tab/>
        </w:r>
        <w:r w:rsidR="00A17AC3" w:rsidRPr="00C36EFD">
          <w:rPr>
            <w:rStyle w:val="Hyperlink"/>
            <w:noProof/>
          </w:rPr>
          <w:t>Approval Signatures</w:t>
        </w:r>
        <w:r w:rsidR="00A17AC3">
          <w:rPr>
            <w:noProof/>
            <w:webHidden/>
          </w:rPr>
          <w:tab/>
        </w:r>
        <w:r w:rsidR="00A17AC3">
          <w:rPr>
            <w:noProof/>
            <w:webHidden/>
          </w:rPr>
          <w:fldChar w:fldCharType="begin"/>
        </w:r>
        <w:r w:rsidR="00A17AC3">
          <w:rPr>
            <w:noProof/>
            <w:webHidden/>
          </w:rPr>
          <w:instrText xml:space="preserve"> PAGEREF _Toc536618325 \h </w:instrText>
        </w:r>
        <w:r w:rsidR="00A17AC3">
          <w:rPr>
            <w:noProof/>
            <w:webHidden/>
          </w:rPr>
        </w:r>
        <w:r w:rsidR="00A17AC3">
          <w:rPr>
            <w:noProof/>
            <w:webHidden/>
          </w:rPr>
          <w:fldChar w:fldCharType="separate"/>
        </w:r>
        <w:r w:rsidR="00A17AC3">
          <w:rPr>
            <w:noProof/>
            <w:webHidden/>
          </w:rPr>
          <w:t>18</w:t>
        </w:r>
        <w:r w:rsidR="00A17AC3">
          <w:rPr>
            <w:noProof/>
            <w:webHidden/>
          </w:rPr>
          <w:fldChar w:fldCharType="end"/>
        </w:r>
      </w:hyperlink>
    </w:p>
    <w:p w14:paraId="75796E06" w14:textId="36BF0F64"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8" w:name="_Toc536618274"/>
      <w:bookmarkEnd w:id="0"/>
      <w:r>
        <w:lastRenderedPageBreak/>
        <w:t>Introduction</w:t>
      </w:r>
      <w:bookmarkEnd w:id="8"/>
    </w:p>
    <w:p w14:paraId="57BBA8D6" w14:textId="53E71B93"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sidR="008C40E8">
        <w:rPr>
          <w:sz w:val="24"/>
          <w:szCs w:val="20"/>
        </w:rPr>
        <w:t>maintain the components of</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8C40E8">
        <w:rPr>
          <w:sz w:val="24"/>
          <w:szCs w:val="20"/>
        </w:rPr>
        <w:t>)</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8C40E8">
        <w:rPr>
          <w:sz w:val="24"/>
          <w:szCs w:val="20"/>
        </w:rPr>
        <w:t>)</w:t>
      </w:r>
      <w:r w:rsidR="00DC15F9">
        <w:rPr>
          <w:sz w:val="24"/>
          <w:szCs w:val="20"/>
        </w:rPr>
        <w:t xml:space="preserve"> </w:t>
      </w:r>
      <w:r w:rsidR="008C40E8">
        <w:rPr>
          <w:sz w:val="24"/>
          <w:szCs w:val="20"/>
        </w:rPr>
        <w:t>Transaction</w:t>
      </w:r>
      <w:r w:rsidR="00DC15F9" w:rsidRPr="00DC15F9">
        <w:rPr>
          <w:sz w:val="24"/>
          <w:szCs w:val="20"/>
        </w:rPr>
        <w:t xml:space="preserve"> Application</w:t>
      </w:r>
      <w:r w:rsidR="008C40E8">
        <w:rPr>
          <w:sz w:val="24"/>
          <w:szCs w:val="20"/>
        </w:rPr>
        <w:t>s</w:t>
      </w:r>
      <w:r w:rsidR="00DC15F9" w:rsidRPr="00DC15F9">
        <w:rPr>
          <w:sz w:val="24"/>
          <w:szCs w:val="20"/>
        </w:rPr>
        <w:t xml:space="preserve"> Suite (TAS)</w:t>
      </w:r>
      <w:r w:rsidR="00CC28A9">
        <w:rPr>
          <w:sz w:val="24"/>
          <w:szCs w:val="20"/>
        </w:rPr>
        <w:t xml:space="preserve"> in the </w:t>
      </w:r>
      <w:r w:rsidR="00CF69A3" w:rsidRPr="00CF69A3">
        <w:rPr>
          <w:sz w:val="24"/>
          <w:szCs w:val="20"/>
        </w:rPr>
        <w:t xml:space="preserve">Microsoft Azure Government </w:t>
      </w:r>
      <w:r w:rsidR="008C40E8">
        <w:rPr>
          <w:sz w:val="24"/>
          <w:szCs w:val="20"/>
        </w:rPr>
        <w:t>(MAG)</w:t>
      </w:r>
      <w:r w:rsidR="008C40E8">
        <w:rPr>
          <w:rFonts w:ascii="Garamond" w:hAnsi="Garamond"/>
          <w:i/>
          <w:color w:val="0000FF"/>
          <w:sz w:val="24"/>
          <w:szCs w:val="20"/>
        </w:rPr>
        <w:t xml:space="preserve"> </w:t>
      </w:r>
      <w:r w:rsidR="008C40E8">
        <w:rPr>
          <w:sz w:val="24"/>
          <w:szCs w:val="20"/>
        </w:rPr>
        <w:t>cloud e</w:t>
      </w:r>
      <w:r w:rsidR="00CF69A3" w:rsidRPr="00CF69A3">
        <w:rPr>
          <w:sz w:val="24"/>
          <w:szCs w:val="20"/>
        </w:rPr>
        <w:t>nvironment</w:t>
      </w:r>
      <w:r w:rsidR="008C40E8">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9" w:name="_Toc536618275"/>
      <w:r>
        <w:t>Routine Operations</w:t>
      </w:r>
      <w:bookmarkEnd w:id="9"/>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10" w:name="_Toc536618276"/>
      <w:r>
        <w:t>Administrative Procedures</w:t>
      </w:r>
      <w:bookmarkEnd w:id="10"/>
    </w:p>
    <w:p w14:paraId="5A838F9C" w14:textId="5AF48ACA" w:rsidR="00BD183D" w:rsidRDefault="00BD183D" w:rsidP="005845E2">
      <w:pPr>
        <w:pStyle w:val="Heading3"/>
      </w:pPr>
      <w:bookmarkStart w:id="11" w:name="_Toc536618277"/>
      <w:r>
        <w:t>System Start-up</w:t>
      </w:r>
      <w:bookmarkEnd w:id="11"/>
    </w:p>
    <w:p w14:paraId="727D500E" w14:textId="6D08170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w:t>
      </w:r>
      <w:r w:rsidR="00BE0A47">
        <w:t xml:space="preserve">run at all times (if MAG </w:t>
      </w:r>
      <w:r w:rsidR="00995A5A">
        <w:t xml:space="preserve">is </w:t>
      </w:r>
      <w:r w:rsidR="00BE0A47">
        <w:t>available,</w:t>
      </w:r>
      <w:r w:rsidR="00F00EF4">
        <w:t xml:space="preserve"> </w:t>
      </w:r>
      <w:r w:rsidR="00CC2462">
        <w:t>MCCF</w:t>
      </w:r>
      <w:r w:rsidR="00F00EF4">
        <w:t xml:space="preserve"> </w:t>
      </w:r>
      <w:r w:rsidR="00BE0A47">
        <w:t>EDI TAS is available</w:t>
      </w:r>
      <w:r w:rsidR="00B011FA">
        <w:t>)</w:t>
      </w:r>
      <w:r w:rsidR="005005E7">
        <w:t>.</w:t>
      </w:r>
    </w:p>
    <w:p w14:paraId="3DE8A80D" w14:textId="06528D24" w:rsidR="00323646" w:rsidRDefault="00323646" w:rsidP="00323646">
      <w:pPr>
        <w:pStyle w:val="Heading4"/>
      </w:pPr>
      <w:bookmarkStart w:id="12" w:name="_Toc536618278"/>
      <w:r w:rsidRPr="00323646">
        <w:t>System Start-Up from Emergency Shut-Down</w:t>
      </w:r>
      <w:bookmarkEnd w:id="12"/>
    </w:p>
    <w:p w14:paraId="3FB582E1" w14:textId="0A901E2F" w:rsidR="00FD6627" w:rsidRDefault="008E0D8A" w:rsidP="004364CB">
      <w:pPr>
        <w:pStyle w:val="BodyText"/>
        <w:rPr>
          <w:szCs w:val="24"/>
        </w:rPr>
      </w:pPr>
      <w:r w:rsidRPr="0073584F">
        <w:rPr>
          <w:szCs w:val="24"/>
        </w:rPr>
        <w:t>The MCCF product is deployed in the MAG environment. Operational emergenc</w:t>
      </w:r>
      <w:r w:rsidR="00CF04D1">
        <w:rPr>
          <w:szCs w:val="24"/>
        </w:rPr>
        <w:t>y management is provided by Microsoft’s Infrastructure as a Service (IaaS)</w:t>
      </w:r>
      <w:r w:rsidRPr="0073584F">
        <w:rPr>
          <w:szCs w:val="24"/>
        </w:rPr>
        <w:t>.</w:t>
      </w:r>
    </w:p>
    <w:p w14:paraId="414DB691" w14:textId="63F9A18B" w:rsidR="00454BBD" w:rsidRDefault="00454BBD" w:rsidP="004364CB">
      <w:pPr>
        <w:pStyle w:val="BodyText"/>
      </w:pPr>
    </w:p>
    <w:p w14:paraId="7AB73153" w14:textId="60EC4991" w:rsidR="00540A2C" w:rsidRDefault="00540A2C" w:rsidP="004364CB">
      <w:pPr>
        <w:pStyle w:val="BodyText"/>
      </w:pPr>
    </w:p>
    <w:p w14:paraId="63CF28CC" w14:textId="1D5D143F" w:rsidR="00540A2C" w:rsidRDefault="00540A2C" w:rsidP="004364CB">
      <w:pPr>
        <w:pStyle w:val="BodyText"/>
      </w:pPr>
    </w:p>
    <w:p w14:paraId="16DE6B36" w14:textId="6DC3C48A" w:rsidR="00540A2C" w:rsidRDefault="00540A2C" w:rsidP="004364CB">
      <w:pPr>
        <w:pStyle w:val="BodyText"/>
      </w:pPr>
    </w:p>
    <w:p w14:paraId="0A57DEBE" w14:textId="6808D532" w:rsidR="00540A2C" w:rsidRDefault="00540A2C" w:rsidP="004364CB">
      <w:pPr>
        <w:pStyle w:val="BodyText"/>
      </w:pPr>
    </w:p>
    <w:p w14:paraId="35E7C584" w14:textId="17913771" w:rsidR="00540A2C" w:rsidRDefault="00540A2C" w:rsidP="004364CB">
      <w:pPr>
        <w:pStyle w:val="BodyText"/>
      </w:pPr>
    </w:p>
    <w:p w14:paraId="39089F67" w14:textId="1AD7F27C" w:rsidR="00540A2C" w:rsidRDefault="00540A2C" w:rsidP="004364CB">
      <w:pPr>
        <w:pStyle w:val="BodyText"/>
      </w:pPr>
    </w:p>
    <w:p w14:paraId="697E3E22" w14:textId="2B229C4F" w:rsidR="00540A2C" w:rsidRDefault="00540A2C" w:rsidP="004364CB">
      <w:pPr>
        <w:pStyle w:val="BodyText"/>
      </w:pPr>
    </w:p>
    <w:p w14:paraId="69D34323" w14:textId="68C377A5" w:rsidR="00540A2C" w:rsidRDefault="00540A2C" w:rsidP="004364CB">
      <w:pPr>
        <w:pStyle w:val="BodyText"/>
      </w:pPr>
    </w:p>
    <w:p w14:paraId="0F612F47" w14:textId="77777777" w:rsidR="00540A2C" w:rsidRDefault="00540A2C" w:rsidP="004364CB">
      <w:pPr>
        <w:pStyle w:val="BodyText"/>
      </w:pPr>
    </w:p>
    <w:p w14:paraId="2E0FAA55" w14:textId="2C80974C" w:rsidR="005B0076" w:rsidRPr="005B0076" w:rsidRDefault="00C57CC4" w:rsidP="005B0076">
      <w:pPr>
        <w:pStyle w:val="Heading3"/>
        <w:rPr>
          <w:sz w:val="24"/>
          <w:szCs w:val="24"/>
        </w:rPr>
      </w:pPr>
      <w:bookmarkStart w:id="13" w:name="_Toc536618279"/>
      <w:r>
        <w:rPr>
          <w:sz w:val="24"/>
          <w:szCs w:val="24"/>
        </w:rPr>
        <w:lastRenderedPageBreak/>
        <w:t>MCCF EDI TAS</w:t>
      </w:r>
      <w:r w:rsidR="00454BBD" w:rsidRPr="00454BBD">
        <w:rPr>
          <w:sz w:val="24"/>
          <w:szCs w:val="24"/>
        </w:rPr>
        <w:t xml:space="preserve"> Portal Start-up</w:t>
      </w:r>
      <w:bookmarkEnd w:id="13"/>
      <w:r w:rsidR="005B0076" w:rsidRPr="005B0076">
        <w:rPr>
          <w:sz w:val="24"/>
          <w:szCs w:val="24"/>
        </w:rPr>
        <w:t xml:space="preserve"> </w:t>
      </w:r>
    </w:p>
    <w:p w14:paraId="6F50B454" w14:textId="6E98E1DD" w:rsidR="005B0076" w:rsidRPr="005B0076" w:rsidRDefault="005B0076" w:rsidP="005B0076">
      <w:pPr>
        <w:pStyle w:val="Heading3"/>
        <w:rPr>
          <w:sz w:val="24"/>
          <w:szCs w:val="24"/>
        </w:rPr>
      </w:pPr>
      <w:bookmarkStart w:id="14" w:name="_Toc536618280"/>
      <w:r>
        <w:rPr>
          <w:sz w:val="24"/>
          <w:szCs w:val="24"/>
        </w:rPr>
        <w:t>New Version Deployment</w:t>
      </w:r>
      <w:bookmarkEnd w:id="14"/>
    </w:p>
    <w:p w14:paraId="115780E3" w14:textId="04F981ED" w:rsidR="00454BBD" w:rsidRDefault="00454BBD" w:rsidP="00454BBD">
      <w:pPr>
        <w:pStyle w:val="BodyText"/>
        <w:spacing w:before="240"/>
      </w:pPr>
      <w:r>
        <w:t xml:space="preserve">To start-up the </w:t>
      </w:r>
      <w:r w:rsidR="00C57CC4">
        <w:t>MCCF EDI TAS</w:t>
      </w:r>
      <w:r>
        <w:t xml:space="preserve"> Portal </w:t>
      </w:r>
      <w:r w:rsidRPr="00B65FEB">
        <w:t>application, run the deploy_RTC_MCCF_TAS_Core job in Jenkins to deploy the application to the specified PROD server</w:t>
      </w:r>
      <w:r>
        <w:t xml:space="preserve"> by clicking on the Name link.</w:t>
      </w:r>
    </w:p>
    <w:p w14:paraId="64F841FB" w14:textId="77777777" w:rsidR="00454BBD" w:rsidRDefault="00454BBD" w:rsidP="00454BBD">
      <w:pPr>
        <w:pStyle w:val="BodyText"/>
        <w:spacing w:before="240"/>
        <w:jc w:val="center"/>
      </w:pPr>
      <w:r>
        <w:rPr>
          <w:noProof/>
        </w:rPr>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30818E5" w14:textId="03B7A50B" w:rsidR="00454BBD" w:rsidRDefault="00454BBD" w:rsidP="00454BBD">
      <w:pPr>
        <w:pStyle w:val="BodyText"/>
        <w:spacing w:before="240"/>
      </w:pPr>
      <w:r>
        <w:t>Next, you will be brought to the Pipeline deploy_RTC_MCCF_TAS_Core page. If not using the latest build, you can also specify deployment_filename (e.g., mccf-tas_TAS.01</w:t>
      </w:r>
      <w:r w:rsidR="00A22B79">
        <w:t>.00.247_20180604_092635.tar.gz)</w:t>
      </w:r>
      <w:r>
        <w:t>, which represents</w:t>
      </w:r>
      <w:r w:rsidR="00893F09">
        <w:t xml:space="preserve"> the</w:t>
      </w:r>
      <w:r>
        <w:t xml:space="preserve"> </w:t>
      </w:r>
      <w:r w:rsidR="00893F09">
        <w:t>file containing code for a particular build</w:t>
      </w:r>
      <w:r>
        <w:t xml:space="preserve"> (e.g</w:t>
      </w:r>
      <w:r w:rsidR="00995A5A">
        <w:t>., Build 3, Build 5</w:t>
      </w:r>
      <w:r>
        <w:t>)</w:t>
      </w:r>
      <w:r w:rsidR="00C734AF">
        <w:t>. Then, select</w:t>
      </w:r>
      <w:r>
        <w:t xml:space="preserve"> the </w:t>
      </w:r>
      <w:r w:rsidR="00C734AF">
        <w:t>target</w:t>
      </w:r>
      <w:r>
        <w:t xml:space="preserve"> environment (ENV field</w:t>
      </w:r>
      <w:r w:rsidR="00C734AF">
        <w:t>) to deploy code</w:t>
      </w:r>
      <w:r>
        <w:t>.</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744CACE5" w14:textId="6317011A" w:rsidR="00454BBD" w:rsidRDefault="00454BBD" w:rsidP="00454BBD">
      <w:pPr>
        <w:pStyle w:val="BodyText"/>
        <w:spacing w:before="240"/>
      </w:pPr>
      <w:r>
        <w:lastRenderedPageBreak/>
        <w:t>Once all fields a</w:t>
      </w:r>
      <w:r w:rsidR="00E8345D">
        <w:t>re</w:t>
      </w:r>
      <w:r>
        <w:t xml:space="preserve"> appropriately populated, the build process is start</w:t>
      </w:r>
      <w:ins w:id="15" w:author="Author">
        <w:r w:rsidR="002C581A">
          <w:t>ed</w:t>
        </w:r>
      </w:ins>
      <w:r>
        <w:t xml:space="preserve"> by clicking the Build button</w:t>
      </w:r>
      <w:ins w:id="16" w:author="Author">
        <w:r w:rsidR="002C581A">
          <w:t xml:space="preserve">. </w:t>
        </w:r>
      </w:ins>
      <w:del w:id="17" w:author="Author">
        <w:r w:rsidDel="002C581A">
          <w:delText xml:space="preserve">, </w:delText>
        </w:r>
      </w:del>
      <w:ins w:id="18" w:author="Author">
        <w:r w:rsidR="002C581A">
          <w:t>C</w:t>
        </w:r>
      </w:ins>
      <w:del w:id="19" w:author="Author">
        <w:r w:rsidDel="002C581A">
          <w:delText>c</w:delText>
        </w:r>
      </w:del>
      <w:r>
        <w:t>lick on the orb at the top of the list on the left to</w:t>
      </w:r>
      <w:r w:rsidRPr="00CD587A">
        <w:t xml:space="preserve"> open the Console Output page that will 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p>
    <w:p w14:paraId="1744A6E0" w14:textId="2C5181D8" w:rsidR="00454BBD" w:rsidRDefault="00454BBD" w:rsidP="00454BBD">
      <w:pPr>
        <w:pStyle w:val="BodyText"/>
        <w:spacing w:before="240"/>
      </w:pPr>
      <w:r>
        <w:t xml:space="preserve">NOTE: </w:t>
      </w:r>
      <w:r w:rsidRPr="00B65FEB">
        <w:t xml:space="preserve">If there is a problem with the webserver, the Apache webserver may need to be restarted which can be done by a System Administrator. </w:t>
      </w:r>
      <w:r>
        <w:t xml:space="preserve">In this case, a System </w:t>
      </w:r>
      <w:r w:rsidR="00E8345D">
        <w:t>Administrator</w:t>
      </w:r>
      <w:r>
        <w:t xml:space="preserve"> would start the webserver service/ daemon using the following command from a LINUX command prompt:</w:t>
      </w:r>
    </w:p>
    <w:p w14:paraId="3FC293E6" w14:textId="77777777" w:rsidR="00454BBD" w:rsidRPr="004417AF" w:rsidRDefault="00454BBD" w:rsidP="00454BBD">
      <w:pPr>
        <w:pStyle w:val="BodyText"/>
        <w:spacing w:before="240"/>
        <w:ind w:firstLine="720"/>
        <w:rPr>
          <w:b/>
        </w:rPr>
      </w:pPr>
      <w:r w:rsidRPr="004417AF">
        <w:rPr>
          <w:b/>
        </w:rPr>
        <w:t xml:space="preserve">systemctl </w:t>
      </w:r>
      <w:r>
        <w:rPr>
          <w:b/>
        </w:rPr>
        <w:t>s</w:t>
      </w:r>
      <w:r w:rsidRPr="004417AF">
        <w:rPr>
          <w:b/>
        </w:rPr>
        <w:t>tart httpd</w:t>
      </w:r>
    </w:p>
    <w:p w14:paraId="26B0C50F" w14:textId="77777777" w:rsidR="00454BBD" w:rsidRDefault="00454BBD" w:rsidP="00454BBD">
      <w:pPr>
        <w:pStyle w:val="BodyText"/>
        <w:spacing w:before="240"/>
      </w:pPr>
      <w:r w:rsidRPr="00B65FEB">
        <w:t>The TAS Portal application will automatically be available either upon deployment using the deploy_RTC_MCCF_TAS_Core or by the restart of Apache.</w:t>
      </w:r>
    </w:p>
    <w:p w14:paraId="66849681" w14:textId="77777777" w:rsidR="00454BBD" w:rsidRDefault="00454BBD" w:rsidP="00454BBD">
      <w:pPr>
        <w:pStyle w:val="BodyText"/>
        <w:spacing w:before="240"/>
      </w:pPr>
      <w:r w:rsidRPr="001D74E5">
        <w:lastRenderedPageBreak/>
        <w:t xml:space="preserve">Once you have successfully deployed the code to the webserver,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77777777" w:rsidR="00454BBD" w:rsidRPr="004417AF" w:rsidRDefault="00454BBD" w:rsidP="00454BBD">
      <w:pPr>
        <w:pStyle w:val="BodyText"/>
        <w:spacing w:before="240"/>
        <w:ind w:firstLine="720"/>
        <w:rPr>
          <w:b/>
        </w:rPr>
      </w:pPr>
      <w:r w:rsidRPr="004417AF">
        <w:rPr>
          <w:b/>
        </w:rPr>
        <w:t>https://[servername].va.gov</w:t>
      </w:r>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Default="00BD183D" w:rsidP="005845E2">
      <w:pPr>
        <w:pStyle w:val="Heading3"/>
      </w:pPr>
      <w:bookmarkStart w:id="20" w:name="_Toc536618281"/>
      <w:r>
        <w:t>System Shut-down</w:t>
      </w:r>
      <w:bookmarkEnd w:id="20"/>
    </w:p>
    <w:p w14:paraId="6CA341F5" w14:textId="4CBD979F" w:rsidR="00E14DD1" w:rsidRPr="00E14DD1" w:rsidRDefault="00251364" w:rsidP="00E14DD1">
      <w:pPr>
        <w:pStyle w:val="BodyText"/>
      </w:pPr>
      <w:r w:rsidRPr="0073584F">
        <w:rPr>
          <w:szCs w:val="24"/>
        </w:rPr>
        <w:t>The MCCF product is deployed in the MAG environment. Operational shutdown pr</w:t>
      </w:r>
      <w:r w:rsidR="000573A8">
        <w:rPr>
          <w:szCs w:val="24"/>
        </w:rPr>
        <w:t>ocedures are provided by Microsoft’s IaaS</w:t>
      </w:r>
      <w:r w:rsidRPr="0073584F">
        <w:rPr>
          <w:szCs w:val="24"/>
        </w:rPr>
        <w: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21" w:name="_Toc536618282"/>
      <w:r w:rsidRPr="00323646">
        <w:rPr>
          <w:color w:val="auto"/>
        </w:rPr>
        <w:t>Emergency System Shut-down</w:t>
      </w:r>
      <w:bookmarkEnd w:id="21"/>
    </w:p>
    <w:p w14:paraId="1A6578DE" w14:textId="355497DB" w:rsidR="005D6085" w:rsidRPr="003829C5" w:rsidRDefault="003165BF" w:rsidP="003829C5">
      <w:pPr>
        <w:pStyle w:val="BodyText"/>
      </w:pPr>
      <w:r w:rsidRPr="0073584F">
        <w:rPr>
          <w:szCs w:val="24"/>
        </w:rPr>
        <w:t>The MCCF product is deployed in the MAG environment. Operational shutdown pr</w:t>
      </w:r>
      <w:r>
        <w:rPr>
          <w:szCs w:val="24"/>
        </w:rPr>
        <w:t>ocedures are provided by Microsoft’s IaaS</w:t>
      </w:r>
      <w:r w:rsidRPr="0073584F">
        <w:rPr>
          <w:szCs w:val="24"/>
        </w:rPr>
        <w:t>. Additionally, the product owner’s Administration personnel can initiate a MAG-specific shutdown using the Jenkins interface.</w:t>
      </w:r>
    </w:p>
    <w:p w14:paraId="1F7D4335" w14:textId="0434739F" w:rsidR="00BD183D" w:rsidRDefault="00BD183D" w:rsidP="005845E2">
      <w:pPr>
        <w:pStyle w:val="Heading3"/>
      </w:pPr>
      <w:bookmarkStart w:id="22" w:name="_Toc536618283"/>
      <w:r>
        <w:t>Back-up &amp; Restore</w:t>
      </w:r>
      <w:bookmarkEnd w:id="22"/>
    </w:p>
    <w:p w14:paraId="5ED2D1D6" w14:textId="2DD558C0" w:rsidR="009220DD" w:rsidRPr="009220DD" w:rsidRDefault="009220DD" w:rsidP="00C87000">
      <w:pPr>
        <w:pStyle w:val="BodyText"/>
        <w:rPr>
          <w:i/>
          <w:szCs w:val="24"/>
        </w:rPr>
      </w:pPr>
      <w:r>
        <w:rPr>
          <w:i/>
          <w:szCs w:val="24"/>
        </w:rPr>
        <w:t>The CosmosDB references in this section only apply</w:t>
      </w:r>
      <w:r w:rsidRPr="009220DD">
        <w:rPr>
          <w:i/>
          <w:szCs w:val="24"/>
        </w:rPr>
        <w:t xml:space="preserve"> to a future release of TAS that will contain CosmosDB. TAS v1.0 does not utilize a database.</w:t>
      </w:r>
    </w:p>
    <w:p w14:paraId="4EDE95AA" w14:textId="67123E23"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CosmosDB, w</w:t>
      </w:r>
      <w:r w:rsidR="00670CCC">
        <w:rPr>
          <w:szCs w:val="24"/>
        </w:rPr>
        <w:t>hich</w:t>
      </w:r>
      <w:r w:rsidRPr="0073584F">
        <w:rPr>
          <w:szCs w:val="24"/>
        </w:rPr>
        <w:t xml:space="preserve"> is provided by the MAG in a </w:t>
      </w:r>
      <w:r w:rsidR="003C1F3D">
        <w:rPr>
          <w:szCs w:val="24"/>
        </w:rPr>
        <w:t>Platform as a Service (PaaS)</w:t>
      </w:r>
      <w:r w:rsidRPr="0073584F">
        <w:rPr>
          <w:szCs w:val="24"/>
        </w:rPr>
        <w:t xml:space="preserve"> model. As a result, all backup and restore operations are CosmosDB backup and restore operations.</w:t>
      </w:r>
      <w:r w:rsidR="00A61205">
        <w:rPr>
          <w:szCs w:val="24"/>
        </w:rPr>
        <w:t xml:space="preserve"> For more information, please refer to the link below:</w:t>
      </w:r>
    </w:p>
    <w:p w14:paraId="50E2D6D1" w14:textId="0D6BAB96" w:rsidR="00A61205" w:rsidRDefault="002B6DC5" w:rsidP="00C87000">
      <w:pPr>
        <w:pStyle w:val="BodyText"/>
      </w:pPr>
      <w:hyperlink r:id="rId18" w:history="1">
        <w:r w:rsidR="00A61205" w:rsidRPr="00F71236">
          <w:rPr>
            <w:rStyle w:val="Hyperlink"/>
          </w:rPr>
          <w:t>https://docs.microsoft.com/en-us/azure/cosmos-db/online-backup-and-restore</w:t>
        </w:r>
      </w:hyperlink>
    </w:p>
    <w:p w14:paraId="76A25642" w14:textId="14CDB801" w:rsidR="000F0309" w:rsidRDefault="00E8345D" w:rsidP="00C87000">
      <w:pPr>
        <w:pStyle w:val="BodyText"/>
      </w:pPr>
      <w:r>
        <w:t>Jenkins server resources</w:t>
      </w:r>
      <w:r w:rsidR="00054DAF">
        <w:t xml:space="preserve">, </w:t>
      </w:r>
      <w:r w:rsidR="000F0309">
        <w:t>though stored under the /var/lib/jenkins directory</w:t>
      </w:r>
      <w:r w:rsidR="00054DAF">
        <w:t>,</w:t>
      </w:r>
      <w:r w:rsidR="000F0309">
        <w:t xml:space="preserve"> are also backed-up by </w:t>
      </w:r>
      <w:r w:rsidR="00772785">
        <w:t>blob storage in the Azure Cloud environment.</w:t>
      </w:r>
    </w:p>
    <w:p w14:paraId="32ABA84A" w14:textId="4849A33F" w:rsidR="00BD183D" w:rsidRDefault="00BD183D" w:rsidP="005845E2">
      <w:pPr>
        <w:pStyle w:val="Heading4"/>
      </w:pPr>
      <w:bookmarkStart w:id="23" w:name="_Toc536618284"/>
      <w:r>
        <w:lastRenderedPageBreak/>
        <w:t>Back-Up Procedures</w:t>
      </w:r>
      <w:bookmarkEnd w:id="23"/>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7C11BB97"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76652B04" w:rsidR="003F766E" w:rsidRDefault="003F766E" w:rsidP="003F766E">
      <w:pPr>
        <w:pStyle w:val="BodyText"/>
      </w:pPr>
      <w:r>
        <w:t xml:space="preserve">As described above, Azure Cosmos DB takes snapshots of data every four hours at the partition level. At any given </w:t>
      </w:r>
      <w:r w:rsidR="00E8345D">
        <w:t>time,</w:t>
      </w:r>
      <w:r>
        <w:t xml:space="preserve"> the last two snapshots are retained. However, if the collection/database is deleted, the existing snapshots</w:t>
      </w:r>
      <w:r w:rsidR="00054DAF">
        <w:t xml:space="preserve"> are retained</w:t>
      </w:r>
      <w:r w:rsidR="00E8345D">
        <w:t xml:space="preserve"> for all </w:t>
      </w:r>
      <w:r>
        <w:t>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24" w:name="_Toc536618285"/>
      <w:r>
        <w:t>Restore Procedures</w:t>
      </w:r>
      <w:bookmarkEnd w:id="24"/>
    </w:p>
    <w:p w14:paraId="747671E1" w14:textId="00D345A9" w:rsidR="00444FCA" w:rsidRDefault="00444FCA" w:rsidP="0058461A">
      <w:pPr>
        <w:pStyle w:val="BodyText"/>
      </w:pPr>
      <w:r>
        <w:t xml:space="preserve">The following link provides </w:t>
      </w:r>
      <w:r w:rsidRPr="0073584F">
        <w:rPr>
          <w:szCs w:val="24"/>
        </w:rPr>
        <w:t>CosmosDB backup and restore operations</w:t>
      </w:r>
    </w:p>
    <w:p w14:paraId="2E4EE784" w14:textId="596BA58B" w:rsidR="00815E0F" w:rsidRDefault="002B6DC5" w:rsidP="0058461A">
      <w:pPr>
        <w:pStyle w:val="BodyText"/>
        <w:rPr>
          <w:rStyle w:val="Hyperlink"/>
        </w:rPr>
      </w:pPr>
      <w:hyperlink r:id="rId20" w:history="1">
        <w:r w:rsidR="00444FCA" w:rsidRPr="00F71236">
          <w:rPr>
            <w:rStyle w:val="Hyperlink"/>
          </w:rPr>
          <w:t>https://docs.microsoft.com/en-us/azure/cosmos-db/online-backup-and-restore</w:t>
        </w:r>
      </w:hyperlink>
      <w:r w:rsidR="002D6222">
        <w:rPr>
          <w:rStyle w:val="Hyperlink"/>
        </w:rPr>
        <w:t xml:space="preserve"> </w:t>
      </w:r>
    </w:p>
    <w:p w14:paraId="11BA9DD7" w14:textId="04922834" w:rsidR="002D6222" w:rsidRPr="002D6222" w:rsidRDefault="002C581A" w:rsidP="0058461A">
      <w:pPr>
        <w:pStyle w:val="BodyText"/>
      </w:pPr>
      <w:ins w:id="25" w:author="Author">
        <w:r>
          <w:rPr>
            <w:rStyle w:val="Hyperlink"/>
            <w:color w:val="auto"/>
            <w:u w:val="none"/>
          </w:rPr>
          <w:lastRenderedPageBreak/>
          <w:t>I</w:t>
        </w:r>
      </w:ins>
      <w:del w:id="26" w:author="Author">
        <w:r w:rsidR="002D6222" w:rsidRPr="002D6222" w:rsidDel="002C581A">
          <w:rPr>
            <w:rStyle w:val="Hyperlink"/>
            <w:color w:val="auto"/>
            <w:u w:val="none"/>
          </w:rPr>
          <w:delText>B</w:delText>
        </w:r>
        <w:r w:rsidR="002D6222" w:rsidDel="002C581A">
          <w:rPr>
            <w:rStyle w:val="Hyperlink"/>
            <w:color w:val="auto"/>
            <w:u w:val="none"/>
          </w:rPr>
          <w:delText>ut, i</w:delText>
        </w:r>
      </w:del>
      <w:r w:rsidR="002D6222">
        <w:rPr>
          <w:rStyle w:val="Hyperlink"/>
          <w:color w:val="auto"/>
          <w:u w:val="none"/>
        </w:rPr>
        <w:t>n circumstances where a server environment becomes corrupted, it is restored via TAS-INIT script, which prep</w:t>
      </w:r>
      <w:r w:rsidR="00144AF7">
        <w:rPr>
          <w:rStyle w:val="Hyperlink"/>
          <w:color w:val="auto"/>
          <w:u w:val="none"/>
        </w:rPr>
        <w:t>are</w:t>
      </w:r>
      <w:r w:rsidR="002D6222">
        <w:rPr>
          <w:rStyle w:val="Hyperlink"/>
          <w:color w:val="auto"/>
          <w:u w:val="none"/>
        </w:rPr>
        <w:t>s the server environment for redeploy</w:t>
      </w:r>
      <w:r w:rsidR="00144AF7">
        <w:rPr>
          <w:rStyle w:val="Hyperlink"/>
          <w:color w:val="auto"/>
          <w:u w:val="none"/>
        </w:rPr>
        <w:t>ment</w:t>
      </w:r>
      <w:r w:rsidR="002D6222">
        <w:rPr>
          <w:rStyle w:val="Hyperlink"/>
          <w:color w:val="auto"/>
          <w:u w:val="none"/>
        </w:rPr>
        <w:t xml:space="preserve"> of code using our Jenkins server.</w:t>
      </w:r>
    </w:p>
    <w:p w14:paraId="1B023565" w14:textId="6BCA6600" w:rsidR="00BD183D" w:rsidRDefault="00BD183D" w:rsidP="005845E2">
      <w:pPr>
        <w:pStyle w:val="Heading4"/>
      </w:pPr>
      <w:bookmarkStart w:id="27" w:name="_Toc536618286"/>
      <w:r>
        <w:t>Back-Up Testing</w:t>
      </w:r>
      <w:bookmarkEnd w:id="27"/>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28" w:name="_Toc536618287"/>
      <w:r>
        <w:t>Storage and Rotation</w:t>
      </w:r>
      <w:bookmarkEnd w:id="28"/>
    </w:p>
    <w:p w14:paraId="68653FE7" w14:textId="18C5A495" w:rsidR="002B4AAB" w:rsidRPr="002B4AAB" w:rsidRDefault="00003843" w:rsidP="0008679A">
      <w:r>
        <w:t>TBD</w:t>
      </w:r>
    </w:p>
    <w:p w14:paraId="6A92F8EB" w14:textId="406F6680" w:rsidR="00BD183D" w:rsidRDefault="00BD183D" w:rsidP="00A60450">
      <w:pPr>
        <w:pStyle w:val="Heading2"/>
      </w:pPr>
      <w:bookmarkStart w:id="29" w:name="_Toc536618288"/>
      <w:r>
        <w:t>Security / Identity Management</w:t>
      </w:r>
      <w:bookmarkEnd w:id="29"/>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restricted to System Administrators, and utilizes the VA Centrify service to gain control access using VA PIV credentials</w:t>
      </w:r>
      <w:r>
        <w:t>.</w:t>
      </w:r>
    </w:p>
    <w:p w14:paraId="082E157F" w14:textId="039CE19F" w:rsidR="00A9039B" w:rsidRDefault="002B6DC5"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30" w:name="_Toc536618289"/>
      <w:r>
        <w:t>Identity Management</w:t>
      </w:r>
      <w:bookmarkEnd w:id="30"/>
    </w:p>
    <w:p w14:paraId="54435FC8" w14:textId="50A16BCE" w:rsidR="00DE0220" w:rsidRPr="00DE0220" w:rsidRDefault="00DE0220" w:rsidP="00DE0220">
      <w:pPr>
        <w:pStyle w:val="BodyText"/>
      </w:pPr>
      <w:del w:id="31" w:author="Author">
        <w:r w:rsidDel="002C581A">
          <w:delText xml:space="preserve">Because </w:delText>
        </w:r>
      </w:del>
      <w:r>
        <w:t xml:space="preserve">ALL users and administrators gain access to the </w:t>
      </w:r>
      <w:r w:rsidR="00CC2462">
        <w:t>MCCF</w:t>
      </w:r>
      <w:r>
        <w:t xml:space="preserve"> systems using VA PIV credentials</w:t>
      </w:r>
      <w:ins w:id="32" w:author="Author">
        <w:r w:rsidR="002C581A">
          <w:t>.</w:t>
        </w:r>
      </w:ins>
      <w:del w:id="33" w:author="Author">
        <w:r w:rsidDel="002C581A">
          <w:delText>,</w:delText>
        </w:r>
      </w:del>
      <w:r>
        <w:t xml:space="preserve"> </w:t>
      </w:r>
      <w:ins w:id="34" w:author="Author">
        <w:r w:rsidR="002C581A">
          <w:t>I</w:t>
        </w:r>
      </w:ins>
      <w:del w:id="35" w:author="Author">
        <w:r w:rsidDel="002C581A">
          <w:delText>i</w:delText>
        </w:r>
      </w:del>
      <w:r>
        <w:t xml:space="preserve">dentity management is handled by the VA and </w:t>
      </w:r>
      <w:r w:rsidR="005005E7">
        <w:t xml:space="preserve">its </w:t>
      </w:r>
      <w:r>
        <w:t xml:space="preserve">Active Directory (AD) </w:t>
      </w:r>
      <w:r w:rsidR="008D4E99">
        <w:t>infrastructure.</w:t>
      </w:r>
    </w:p>
    <w:p w14:paraId="056008C1" w14:textId="688940BA" w:rsidR="00BD183D" w:rsidRDefault="00BD183D" w:rsidP="00A60450">
      <w:pPr>
        <w:pStyle w:val="Heading3"/>
      </w:pPr>
      <w:bookmarkStart w:id="36" w:name="_Toc536618290"/>
      <w:r>
        <w:t>Access control</w:t>
      </w:r>
      <w:bookmarkEnd w:id="36"/>
    </w:p>
    <w:p w14:paraId="74851248" w14:textId="59EE7E0F" w:rsidR="002B4AAB" w:rsidRPr="002B4AAB" w:rsidRDefault="00DE0220" w:rsidP="002B4AAB">
      <w:pPr>
        <w:pStyle w:val="BodyText"/>
      </w:pPr>
      <w:bookmarkStart w:id="37"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37"/>
    </w:p>
    <w:p w14:paraId="3EA5EC75" w14:textId="40AA9BE7" w:rsidR="00BD183D" w:rsidRDefault="00BD183D" w:rsidP="00A60450">
      <w:pPr>
        <w:pStyle w:val="Heading2"/>
      </w:pPr>
      <w:bookmarkStart w:id="38" w:name="_Toc536618291"/>
      <w:r>
        <w:t>User Notifications</w:t>
      </w:r>
      <w:bookmarkEnd w:id="38"/>
    </w:p>
    <w:p w14:paraId="6C2BC34F" w14:textId="70F3D828"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w:t>
      </w:r>
      <w:r w:rsidR="00E8345D">
        <w:t xml:space="preserve">ptable and reasonable </w:t>
      </w:r>
      <w:r>
        <w:t xml:space="preserve">time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ins w:id="39" w:author="Author">
        <w:r w:rsidR="00FF0D50">
          <w:t xml:space="preserve"> </w:t>
        </w:r>
      </w:ins>
      <w:del w:id="40" w:author="Author">
        <w:r w:rsidR="00D20AF3" w:rsidDel="00FF0D50">
          <w:delText>,</w:delText>
        </w:r>
        <w:r w:rsidR="00840CE6" w:rsidDel="00FF0D50">
          <w:delText xml:space="preserve"> </w:delText>
        </w:r>
      </w:del>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Default="00323646" w:rsidP="00323646">
      <w:pPr>
        <w:pStyle w:val="Heading3"/>
        <w:rPr>
          <w:color w:val="auto"/>
        </w:rPr>
      </w:pPr>
      <w:bookmarkStart w:id="41" w:name="_Toc536618292"/>
      <w:r w:rsidRPr="00323646">
        <w:rPr>
          <w:color w:val="auto"/>
        </w:rPr>
        <w:t>User Notification Points of Contact</w:t>
      </w:r>
      <w:bookmarkEnd w:id="41"/>
    </w:p>
    <w:p w14:paraId="6BBC68A3" w14:textId="27860494"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w:t>
      </w:r>
      <w:del w:id="42" w:author="Author">
        <w:r w:rsidR="00D20AF3" w:rsidRPr="00D20AF3" w:rsidDel="00FF0D50">
          <w:rPr>
            <w:sz w:val="24"/>
          </w:rPr>
          <w:delText>.</w:delText>
        </w:r>
      </w:del>
      <w:r w:rsidR="00D20AF3" w:rsidRPr="00D20AF3">
        <w:rPr>
          <w:sz w:val="24"/>
        </w:rPr>
        <w:t>,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43" w:name="_Toc536618293"/>
      <w:r>
        <w:t>System Monitoring, Reporting &amp; Tools</w:t>
      </w:r>
      <w:bookmarkEnd w:id="43"/>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2B6DC5"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44" w:name="_Toc536618294"/>
      <w:r>
        <w:lastRenderedPageBreak/>
        <w:t>Dataflow Diagram</w:t>
      </w:r>
      <w:bookmarkEnd w:id="44"/>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1ED679EA"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45" w:name="_Toc536618295"/>
      <w:r>
        <w:t>Availability Monitoring</w:t>
      </w:r>
      <w:bookmarkEnd w:id="45"/>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2B6DC5"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46" w:name="_Toc536618296"/>
      <w:r>
        <w:t>Performance/Capacity Monitoring</w:t>
      </w:r>
      <w:bookmarkEnd w:id="46"/>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2B6DC5"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47" w:name="_Toc536618297"/>
      <w:r>
        <w:lastRenderedPageBreak/>
        <w:t>Critical Metrics</w:t>
      </w:r>
      <w:bookmarkEnd w:id="47"/>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48" w:name="_Toc536618298"/>
      <w:r>
        <w:t>Routine Updates, Extracts and Purges</w:t>
      </w:r>
      <w:bookmarkEnd w:id="48"/>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49" w:name="_Toc536618299"/>
      <w:r>
        <w:t>Scheduled Maintenance</w:t>
      </w:r>
      <w:bookmarkEnd w:id="49"/>
    </w:p>
    <w:p w14:paraId="41562F04" w14:textId="53373503" w:rsidR="00907E25" w:rsidRPr="00907E25" w:rsidRDefault="00EC0DC2" w:rsidP="00907E25">
      <w:pPr>
        <w:pStyle w:val="BodyText"/>
      </w:pPr>
      <w:r w:rsidRPr="0073584F">
        <w:rPr>
          <w:szCs w:val="24"/>
        </w:rPr>
        <w:t xml:space="preserve">The MCCF product has been developed, and is operationally maintained using an Agile continuous deployment methodology. As a result, there is no set schedule of maintenance other than </w:t>
      </w:r>
      <w:ins w:id="50" w:author="Author">
        <w:r w:rsidR="00FF0D50">
          <w:rPr>
            <w:szCs w:val="24"/>
          </w:rPr>
          <w:t>via the Microsoft Azure c</w:t>
        </w:r>
        <w:r w:rsidR="00FF0D50" w:rsidRPr="0073584F">
          <w:rPr>
            <w:szCs w:val="24"/>
          </w:rPr>
          <w:t xml:space="preserve">loud </w:t>
        </w:r>
        <w:r w:rsidR="00FF0D50">
          <w:rPr>
            <w:szCs w:val="24"/>
          </w:rPr>
          <w:t>services provider</w:t>
        </w:r>
        <w:r w:rsidR="00FF0D50" w:rsidRPr="0073584F">
          <w:rPr>
            <w:szCs w:val="24"/>
          </w:rPr>
          <w:t xml:space="preserve"> </w:t>
        </w:r>
      </w:ins>
      <w:del w:id="51" w:author="Author">
        <w:r w:rsidRPr="0073584F" w:rsidDel="00FF0D50">
          <w:rPr>
            <w:szCs w:val="24"/>
          </w:rPr>
          <w:delText xml:space="preserve">one </w:delText>
        </w:r>
      </w:del>
      <w:ins w:id="52" w:author="Author">
        <w:r w:rsidR="00FF0D50">
          <w:rPr>
            <w:szCs w:val="24"/>
          </w:rPr>
          <w:t>which</w:t>
        </w:r>
      </w:ins>
      <w:del w:id="53" w:author="Author">
        <w:r w:rsidRPr="0073584F" w:rsidDel="00FF0D50">
          <w:rPr>
            <w:szCs w:val="24"/>
          </w:rPr>
          <w:delText>that</w:delText>
        </w:r>
      </w:del>
      <w:r w:rsidRPr="0073584F">
        <w:rPr>
          <w:szCs w:val="24"/>
        </w:rPr>
        <w:t xml:space="preserve"> may be utilized as chosen by the product owner</w:t>
      </w:r>
      <w:del w:id="54" w:author="Author">
        <w:r w:rsidR="00D21BD2" w:rsidDel="00FF0D50">
          <w:rPr>
            <w:szCs w:val="24"/>
          </w:rPr>
          <w:delText>, which is the Microsoft Azure c</w:delText>
        </w:r>
        <w:r w:rsidR="00D21BD2" w:rsidRPr="0073584F" w:rsidDel="00FF0D50">
          <w:rPr>
            <w:szCs w:val="24"/>
          </w:rPr>
          <w:delText xml:space="preserve">loud </w:delText>
        </w:r>
        <w:r w:rsidR="00D21BD2" w:rsidDel="00FF0D50">
          <w:rPr>
            <w:szCs w:val="24"/>
          </w:rPr>
          <w:delText>services provider</w:delText>
        </w:r>
      </w:del>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55" w:name="_Toc536618300"/>
      <w:r>
        <w:t>Capacity Planning</w:t>
      </w:r>
      <w:bookmarkEnd w:id="55"/>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56" w:name="_Toc536618301"/>
      <w:r>
        <w:t>Initial Capacity Plan</w:t>
      </w:r>
      <w:bookmarkEnd w:id="56"/>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40132D54"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57" w:name="_Toc536618302"/>
      <w:r>
        <w:t>Exception Handling</w:t>
      </w:r>
      <w:bookmarkEnd w:id="57"/>
    </w:p>
    <w:p w14:paraId="300DC65F" w14:textId="07F9A084" w:rsidR="00395A38" w:rsidRDefault="000E42AB" w:rsidP="00387056">
      <w:pPr>
        <w:pStyle w:val="BodyText"/>
        <w:rPr>
          <w:szCs w:val="24"/>
        </w:rPr>
      </w:pPr>
      <w:r w:rsidRPr="0073584F">
        <w:rPr>
          <w:szCs w:val="24"/>
        </w:rPr>
        <w:t>The MCCF product has been designed and deployed using an Agile methodology. The MCCF product is primarily a web-based product, and errors and defects can be detected by the system or reported by end-users. In both instances</w:t>
      </w:r>
      <w:ins w:id="58" w:author="Author">
        <w:r w:rsidR="00FF0D50">
          <w:rPr>
            <w:szCs w:val="24"/>
          </w:rPr>
          <w:t xml:space="preserve"> </w:t>
        </w:r>
      </w:ins>
      <w:del w:id="59" w:author="Author">
        <w:r w:rsidRPr="0073584F" w:rsidDel="00FF0D50">
          <w:rPr>
            <w:szCs w:val="24"/>
          </w:rPr>
          <w:delText xml:space="preserve">, </w:delText>
        </w:r>
      </w:del>
      <w:r w:rsidRPr="0073584F">
        <w:rPr>
          <w:szCs w:val="24"/>
        </w:rPr>
        <w:t xml:space="preserve">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0E8F9510" w:rsidR="00CF493D" w:rsidRPr="00EA4A3A" w:rsidRDefault="00395A38" w:rsidP="00387056">
      <w:pPr>
        <w:pStyle w:val="BodyText"/>
      </w:pPr>
      <w:r>
        <w:rPr>
          <w:szCs w:val="24"/>
        </w:rPr>
        <w:lastRenderedPageBreak/>
        <w:t>The MCCF API runs in a Docker cluster</w:t>
      </w:r>
      <w:ins w:id="60" w:author="Author">
        <w:r w:rsidR="00FF0D50">
          <w:rPr>
            <w:szCs w:val="24"/>
          </w:rPr>
          <w:t xml:space="preserve"> </w:t>
        </w:r>
      </w:ins>
      <w:del w:id="61" w:author="Author">
        <w:r w:rsidDel="00FF0D50">
          <w:rPr>
            <w:szCs w:val="24"/>
          </w:rPr>
          <w:delText xml:space="preserve">, </w:delText>
        </w:r>
      </w:del>
      <w:r>
        <w:rPr>
          <w:szCs w:val="24"/>
        </w:rPr>
        <w:t>which send</w:t>
      </w:r>
      <w:r w:rsidR="002E620B">
        <w:rPr>
          <w:szCs w:val="24"/>
        </w:rPr>
        <w:t>s</w:t>
      </w:r>
      <w:r>
        <w:rPr>
          <w:szCs w:val="24"/>
        </w:rPr>
        <w:t xml:space="preserve"> errors and exceptions to the syslog area (/var/log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62" w:name="_Toc536618303"/>
      <w:r>
        <w:t>Routine Errors</w:t>
      </w:r>
      <w:bookmarkEnd w:id="62"/>
    </w:p>
    <w:p w14:paraId="0ABE06C2" w14:textId="57436AF1" w:rsidR="00BD183D" w:rsidRDefault="00F82672" w:rsidP="00BD183D">
      <w:pPr>
        <w:pStyle w:val="BodyText"/>
      </w:pPr>
      <w:r w:rsidRPr="0073584F">
        <w:rPr>
          <w:szCs w:val="24"/>
        </w:rPr>
        <w:t xml:space="preserve">The MCCF product will report runtime errors and other detected system anomalies via email to a pre-defined (product owner defined) group. Because MCCF is designed </w:t>
      </w:r>
      <w:ins w:id="63" w:author="Author">
        <w:r w:rsidR="00FF0D50">
          <w:rPr>
            <w:szCs w:val="24"/>
          </w:rPr>
          <w:t>using</w:t>
        </w:r>
      </w:ins>
      <w:del w:id="64" w:author="Author">
        <w:r w:rsidRPr="0073584F" w:rsidDel="00FF0D50">
          <w:rPr>
            <w:szCs w:val="24"/>
          </w:rPr>
          <w:delText>with</w:delText>
        </w:r>
      </w:del>
      <w:r w:rsidRPr="0073584F">
        <w:rPr>
          <w:szCs w:val="24"/>
        </w:rPr>
        <w:t xml:space="preserve"> the Agile methodology, defects can be identified and mitigated quickly by the appropriate development and/or operational teams.</w:t>
      </w:r>
    </w:p>
    <w:p w14:paraId="6347A643" w14:textId="4A22D99A" w:rsidR="00BD183D" w:rsidRDefault="00BD183D" w:rsidP="00B1363A">
      <w:pPr>
        <w:pStyle w:val="Heading3"/>
      </w:pPr>
      <w:bookmarkStart w:id="65" w:name="_Toc536618304"/>
      <w:r>
        <w:t>Security Errors</w:t>
      </w:r>
      <w:bookmarkEnd w:id="65"/>
    </w:p>
    <w:p w14:paraId="654D0C5C" w14:textId="1E236D3F" w:rsidR="00B95683" w:rsidRDefault="00F82672" w:rsidP="00F82672">
      <w:pPr>
        <w:pStyle w:val="BodyText"/>
      </w:pPr>
      <w:r w:rsidRPr="0073584F">
        <w:rPr>
          <w:szCs w:val="24"/>
        </w:rPr>
        <w:t xml:space="preserve">The MCCF product will report runtime errors and other detected system anomalies via email to a pre-defined (product owner defined) group. Because MCCF is designed </w:t>
      </w:r>
      <w:ins w:id="66" w:author="Author">
        <w:r w:rsidR="00FF0D50">
          <w:rPr>
            <w:szCs w:val="24"/>
          </w:rPr>
          <w:t>using</w:t>
        </w:r>
      </w:ins>
      <w:del w:id="67" w:author="Author">
        <w:r w:rsidRPr="0073584F" w:rsidDel="00FF0D50">
          <w:rPr>
            <w:szCs w:val="24"/>
          </w:rPr>
          <w:delText>with</w:delText>
        </w:r>
      </w:del>
      <w:r w:rsidRPr="0073584F">
        <w:rPr>
          <w:szCs w:val="24"/>
        </w:rPr>
        <w:t xml:space="preserve">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68" w:name="_Toc536618305"/>
      <w:r>
        <w:t>Time-outs</w:t>
      </w:r>
      <w:bookmarkEnd w:id="68"/>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Default="00BD183D" w:rsidP="008B258B">
      <w:pPr>
        <w:pStyle w:val="Heading3"/>
      </w:pPr>
      <w:bookmarkStart w:id="69" w:name="_Toc536618306"/>
      <w:r>
        <w:t>Concurrency</w:t>
      </w:r>
      <w:bookmarkEnd w:id="69"/>
    </w:p>
    <w:p w14:paraId="63CEE193" w14:textId="6D9D8B4C" w:rsidR="00121096" w:rsidRPr="00121096" w:rsidRDefault="0076212B" w:rsidP="00121096">
      <w:pPr>
        <w:pStyle w:val="BodyText"/>
      </w:pPr>
      <w:r>
        <w:t>TBD</w:t>
      </w:r>
    </w:p>
    <w:p w14:paraId="289D8A96" w14:textId="77777777" w:rsidR="00BD183D" w:rsidRDefault="00BD183D" w:rsidP="008B258B">
      <w:pPr>
        <w:pStyle w:val="Heading2"/>
      </w:pPr>
      <w:bookmarkStart w:id="70" w:name="_Toc536618307"/>
      <w:r>
        <w:t>Significant Errors</w:t>
      </w:r>
      <w:bookmarkEnd w:id="70"/>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71" w:name="_Toc536618308"/>
      <w:r>
        <w:t>Application Error Logs</w:t>
      </w:r>
      <w:bookmarkEnd w:id="71"/>
    </w:p>
    <w:p w14:paraId="06958794" w14:textId="38F3F135"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00E8345D">
        <w:rPr>
          <w:szCs w:val="24"/>
        </w:rPr>
        <w:t xml:space="preserve">are </w:t>
      </w:r>
      <w:r w:rsidRPr="0073584F">
        <w:rPr>
          <w:szCs w:val="24"/>
        </w:rPr>
        <w:t>in Linux-standard locations (/var/log) which are visible to the Jenkins administrator.</w:t>
      </w:r>
    </w:p>
    <w:p w14:paraId="5DB7C698" w14:textId="6ABCD2C6" w:rsidR="00BD183D" w:rsidRDefault="00BD183D" w:rsidP="008B258B">
      <w:pPr>
        <w:pStyle w:val="Heading3"/>
      </w:pPr>
      <w:bookmarkStart w:id="72" w:name="_Toc536618309"/>
      <w:r>
        <w:t>Application Error Codes and Descriptions</w:t>
      </w:r>
      <w:bookmarkEnd w:id="72"/>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73" w:name="_Toc536618310"/>
      <w:r>
        <w:t>I</w:t>
      </w:r>
      <w:r w:rsidR="00BD183D">
        <w:t>nfrastructure Errors</w:t>
      </w:r>
      <w:bookmarkEnd w:id="73"/>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74" w:name="_Toc536618311"/>
      <w:r>
        <w:lastRenderedPageBreak/>
        <w:t>Database</w:t>
      </w:r>
      <w:bookmarkEnd w:id="74"/>
    </w:p>
    <w:p w14:paraId="4A5369C4" w14:textId="3E386423" w:rsidR="00836BF3" w:rsidRPr="00121096" w:rsidRDefault="00E93AC0" w:rsidP="00836BF3">
      <w:pPr>
        <w:pStyle w:val="BodyText"/>
      </w:pPr>
      <w:r w:rsidRPr="0073584F">
        <w:rPr>
          <w:szCs w:val="24"/>
        </w:rPr>
        <w:t>The MCCF product uses the MAG-supplied CosmosDB database in a SaaS mode. As such, all database errors will be referred to the cloud provider for remediation.</w:t>
      </w:r>
    </w:p>
    <w:p w14:paraId="4A68C58D" w14:textId="7564022D" w:rsidR="00BD183D" w:rsidRDefault="00BD183D" w:rsidP="00024AD2">
      <w:pPr>
        <w:pStyle w:val="Heading4"/>
      </w:pPr>
      <w:bookmarkStart w:id="75" w:name="_Toc536618312"/>
      <w:r>
        <w:t>Web Server</w:t>
      </w:r>
      <w:bookmarkEnd w:id="75"/>
    </w:p>
    <w:p w14:paraId="7FF84266" w14:textId="2EDB2823" w:rsidR="00867208" w:rsidRPr="00121096" w:rsidRDefault="00FE38E7" w:rsidP="00C52E5F">
      <w:pPr>
        <w:pStyle w:val="BodyText"/>
      </w:pPr>
      <w:r w:rsidRPr="0073584F">
        <w:t>The MCCF product is primarily a web-based application. The system logs for the webserver and other supp</w:t>
      </w:r>
      <w:r w:rsidR="00E8345D">
        <w:t xml:space="preserve">orting applications are </w:t>
      </w:r>
      <w:r w:rsidRPr="0073584F">
        <w:t>in Linux-standard locations (/var/log) which are visible to the Jenkins administrator.</w:t>
      </w:r>
    </w:p>
    <w:p w14:paraId="42239612" w14:textId="03E379FA" w:rsidR="00BD183D" w:rsidRDefault="00BD183D" w:rsidP="00024AD2">
      <w:pPr>
        <w:pStyle w:val="Heading4"/>
      </w:pPr>
      <w:bookmarkStart w:id="76" w:name="_Toc536618313"/>
      <w:r>
        <w:t>Application Server</w:t>
      </w:r>
      <w:bookmarkEnd w:id="76"/>
    </w:p>
    <w:p w14:paraId="39A86660" w14:textId="2F5413DC"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w:t>
      </w:r>
      <w:r w:rsidR="00E8345D">
        <w:rPr>
          <w:szCs w:val="24"/>
        </w:rPr>
        <w:t xml:space="preserve">ication server, and are </w:t>
      </w:r>
      <w:r w:rsidRPr="0073584F">
        <w:rPr>
          <w:szCs w:val="24"/>
        </w:rPr>
        <w:t>in the Linux-standard locations (/var/log) which are visible to the Jenkins administrator.</w:t>
      </w:r>
    </w:p>
    <w:p w14:paraId="5D0133DB" w14:textId="099D7E70" w:rsidR="00BD183D" w:rsidRDefault="00BD183D" w:rsidP="00024AD2">
      <w:pPr>
        <w:pStyle w:val="Heading4"/>
      </w:pPr>
      <w:bookmarkStart w:id="77" w:name="_Toc536618314"/>
      <w:r>
        <w:t>Network</w:t>
      </w:r>
      <w:bookmarkEnd w:id="77"/>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78" w:name="_Toc536618315"/>
      <w:r>
        <w:t>Authentication &amp; Authorization</w:t>
      </w:r>
      <w:bookmarkEnd w:id="78"/>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4348101" w14:textId="6CF7D894" w:rsidR="00FB53D6" w:rsidRPr="00FB53D6" w:rsidRDefault="00134580" w:rsidP="007F78E1">
      <w:pPr>
        <w:pStyle w:val="Heading4"/>
        <w:rPr>
          <w:color w:val="auto"/>
        </w:rPr>
      </w:pPr>
      <w:bookmarkStart w:id="79" w:name="_Toc536618316"/>
      <w:r w:rsidRPr="00134580">
        <w:rPr>
          <w:color w:val="auto"/>
        </w:rPr>
        <w:lastRenderedPageBreak/>
        <w:t>Logical and Physical Descriptions</w:t>
      </w:r>
      <w:bookmarkEnd w:id="79"/>
    </w:p>
    <w:p w14:paraId="28FF1792" w14:textId="78B9AF9F" w:rsidR="00C74995" w:rsidRDefault="00C74995" w:rsidP="007F78E1">
      <w:pPr>
        <w:pStyle w:val="BodyText"/>
        <w:keepNext/>
      </w:pPr>
      <w:r>
        <w:rPr>
          <w:noProof/>
        </w:rPr>
        <w:drawing>
          <wp:inline distT="0" distB="0" distL="0" distR="0" wp14:anchorId="048CC4CA" wp14:editId="6D2FD54D">
            <wp:extent cx="5996059" cy="37407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907" cy="3751238"/>
                    </a:xfrm>
                    <a:prstGeom prst="rect">
                      <a:avLst/>
                    </a:prstGeom>
                    <a:noFill/>
                    <a:ln>
                      <a:noFill/>
                    </a:ln>
                  </pic:spPr>
                </pic:pic>
              </a:graphicData>
            </a:graphic>
          </wp:inline>
        </w:drawing>
      </w:r>
    </w:p>
    <w:p w14:paraId="7148B253" w14:textId="397D8A6F"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80" w:name="_Toc536618317"/>
      <w:r>
        <w:t>Dependent System(s)</w:t>
      </w:r>
      <w:bookmarkEnd w:id="80"/>
    </w:p>
    <w:p w14:paraId="45CF7A5E" w14:textId="76304DB1" w:rsidR="007F0805" w:rsidRDefault="006066BC" w:rsidP="007F0805">
      <w:pPr>
        <w:pStyle w:val="BodyText"/>
      </w:pPr>
      <w:r>
        <w:t xml:space="preserve">MCCF EDI TAS deployments are </w:t>
      </w:r>
      <w:r w:rsidR="00E8345D">
        <w:t>dependent</w:t>
      </w:r>
      <w:r>
        <w:t xml:space="preserve"> on Rational Team Concert (RTC)</w:t>
      </w:r>
      <w:r w:rsidR="000C1330">
        <w:t>,</w:t>
      </w:r>
      <w:r>
        <w:t xml:space="preserve"> f</w:t>
      </w:r>
      <w:r w:rsidR="00E8345D">
        <w:t>rom which the applications pull</w:t>
      </w:r>
      <w:r>
        <w:t xml:space="preserve"> software components to assemble, compile and deploy.</w:t>
      </w:r>
    </w:p>
    <w:p w14:paraId="2EA54DF9" w14:textId="69C2D29C" w:rsidR="006066BC" w:rsidRPr="007F0805" w:rsidRDefault="006066BC" w:rsidP="007F0805">
      <w:pPr>
        <w:pStyle w:val="BodyText"/>
      </w:pPr>
      <w:r>
        <w:t xml:space="preserve">MCCF EDI TAS usage is </w:t>
      </w:r>
      <w:r w:rsidR="00E8345D">
        <w:t>dependent</w:t>
      </w:r>
      <w:r>
        <w:t xml:space="preserve"> on an active interface with Identity Access Management (IAM), which is used to validate end-users via Personal Identity </w:t>
      </w:r>
      <w:r w:rsidR="00E8345D">
        <w:t>Verification</w:t>
      </w:r>
      <w:r>
        <w:t xml:space="preserve"> (PIV) cards.</w:t>
      </w:r>
    </w:p>
    <w:p w14:paraId="3E555135" w14:textId="30AF8CD9" w:rsidR="00BD183D" w:rsidRDefault="00BD183D" w:rsidP="008B58AB">
      <w:pPr>
        <w:pStyle w:val="Heading2"/>
      </w:pPr>
      <w:bookmarkStart w:id="81" w:name="_Toc536618318"/>
      <w:r>
        <w:t>Troubleshooting</w:t>
      </w:r>
      <w:bookmarkEnd w:id="81"/>
    </w:p>
    <w:p w14:paraId="780CA35D" w14:textId="4619D699" w:rsidR="007F0805" w:rsidRPr="007F0805" w:rsidRDefault="005405AA" w:rsidP="007F0805">
      <w:pPr>
        <w:pStyle w:val="BodyText"/>
      </w:pPr>
      <w:r w:rsidRPr="005405AA">
        <w:t>To facilitate problem investigation a central account is establish</w:t>
      </w:r>
      <w:r w:rsidR="0082185C">
        <w:t>ed to receive key VM messages. Messages</w:t>
      </w:r>
      <w:r w:rsidRPr="005405AA">
        <w:t xml:space="preserve"> from the AIDE (Advanced Intrusion Detection Environment) file are routed to </w:t>
      </w:r>
      <w:hyperlink r:id="rId28" w:history="1">
        <w:r w:rsidR="003C484F" w:rsidRPr="00E77529">
          <w:rPr>
            <w:rStyle w:val="Hyperlink"/>
          </w:rPr>
          <w:t>MCCFOerationsSupportTeam@va.gov</w:t>
        </w:r>
      </w:hyperlink>
      <w:r w:rsidR="003C484F">
        <w:t>.</w:t>
      </w:r>
      <w:r w:rsidR="0082185C">
        <w:t> </w:t>
      </w:r>
      <w:r w:rsidRPr="005405AA">
        <w:t xml:space="preserve">At a future date messages from the Linux utility Logwatch </w:t>
      </w:r>
      <w:r w:rsidR="00E8345D" w:rsidRPr="005405AA">
        <w:t>repository</w:t>
      </w:r>
      <w:r w:rsidRPr="005405AA">
        <w:t xml:space="preserve"> may be added to central routing.</w:t>
      </w:r>
      <w:r w:rsidR="00E32C84">
        <w:t xml:space="preserve"> Central routing of key messages does not preclude the possible need to research all VM log files.</w:t>
      </w:r>
    </w:p>
    <w:p w14:paraId="66A909F2" w14:textId="7EF02348" w:rsidR="00BD183D" w:rsidRDefault="00BD183D" w:rsidP="008B58AB">
      <w:pPr>
        <w:pStyle w:val="Heading2"/>
      </w:pPr>
      <w:bookmarkStart w:id="82" w:name="_Toc536618319"/>
      <w:r>
        <w:t>System Recovery</w:t>
      </w:r>
      <w:bookmarkEnd w:id="82"/>
    </w:p>
    <w:p w14:paraId="49EF4845" w14:textId="7A168C01" w:rsidR="00805C85" w:rsidRPr="00C87000" w:rsidRDefault="00C16167" w:rsidP="00805C85">
      <w:pPr>
        <w:pStyle w:val="BodyText"/>
      </w:pPr>
      <w:r w:rsidRPr="0073584F">
        <w:rPr>
          <w:szCs w:val="24"/>
        </w:rPr>
        <w:t>The MCCF product is primarily deployed in the MAG environment which does not support a system recovery option. Instead, system components (or the entire MCCF system) are deleted (destroyed) and re</w:t>
      </w:r>
      <w:del w:id="83" w:author="Author">
        <w:r w:rsidRPr="0073584F" w:rsidDel="00FF0D50">
          <w:rPr>
            <w:szCs w:val="24"/>
          </w:rPr>
          <w:delText>-</w:delText>
        </w:r>
      </w:del>
      <w:r w:rsidRPr="0073584F">
        <w:rPr>
          <w:szCs w:val="24"/>
        </w:rPr>
        <w:t xml:space="preserve">built as needed. NOTE: </w:t>
      </w:r>
      <w:r w:rsidR="002E620B">
        <w:rPr>
          <w:szCs w:val="24"/>
        </w:rPr>
        <w:t>u</w:t>
      </w:r>
      <w:r w:rsidRPr="0073584F">
        <w:rPr>
          <w:szCs w:val="24"/>
        </w:rPr>
        <w:t xml:space="preserve">nlike some cloud environments, the MAG does </w:t>
      </w:r>
      <w:r w:rsidRPr="0073584F">
        <w:rPr>
          <w:szCs w:val="24"/>
        </w:rPr>
        <w:lastRenderedPageBreak/>
        <w:t>NOT support the restarting of a VM with another disk image. Instead a NEW VM must be created should it be desired that an older image/snapshot be used for a system.</w:t>
      </w:r>
    </w:p>
    <w:p w14:paraId="183BC31C" w14:textId="7B33C58A" w:rsidR="00BD183D" w:rsidRDefault="00BD183D" w:rsidP="00224A93">
      <w:pPr>
        <w:pStyle w:val="Heading3"/>
      </w:pPr>
      <w:bookmarkStart w:id="84" w:name="_Toc536618320"/>
      <w:r>
        <w:t>Restart after Non-Scheduled System Interruption</w:t>
      </w:r>
      <w:bookmarkEnd w:id="84"/>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31CB02FD" w14:textId="77777777" w:rsidR="00604060" w:rsidRDefault="00EB3C84" w:rsidP="00604060">
      <w:pPr>
        <w:pStyle w:val="NormalWeb"/>
        <w:spacing w:before="120" w:beforeAutospacing="0" w:after="0" w:afterAutospacing="0"/>
      </w:pPr>
      <w:r w:rsidRPr="00EB3C84">
        <w:t xml:space="preserve">To restart a VM using the Azure portal, select your VM and click the </w:t>
      </w:r>
      <w:r w:rsidRPr="00EB3C84">
        <w:rPr>
          <w:rStyle w:val="Strong"/>
        </w:rPr>
        <w:t>Restart</w:t>
      </w:r>
      <w:r w:rsidRPr="00EB3C84">
        <w:t xml:space="preserve"> button as in the </w:t>
      </w:r>
      <w:r w:rsidR="00604060">
        <w:t>f</w:t>
      </w:r>
      <w:r w:rsidRPr="00EB3C84">
        <w:t>ollowing example:</w:t>
      </w:r>
    </w:p>
    <w:p w14:paraId="25F51795" w14:textId="35A90FAC" w:rsidR="007F78E1" w:rsidRDefault="00EB3C84" w:rsidP="00604060">
      <w:pPr>
        <w:pStyle w:val="NormalWeb"/>
        <w:spacing w:before="120" w:beforeAutospacing="0" w:after="0" w:afterAutospacing="0"/>
      </w:pPr>
      <w:r>
        <w:rPr>
          <w:rFonts w:ascii="Segoe UI" w:hAnsi="Segoe UI" w:cs="Segoe UI"/>
          <w:noProof/>
        </w:rPr>
        <w:drawing>
          <wp:inline distT="0" distB="0" distL="0" distR="0" wp14:anchorId="3ECFF934" wp14:editId="74D65CC3">
            <wp:extent cx="5686425" cy="2053242"/>
            <wp:effectExtent l="0" t="0" r="3810" b="0"/>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2053242"/>
                    </a:xfrm>
                    <a:prstGeom prst="rect">
                      <a:avLst/>
                    </a:prstGeom>
                    <a:noFill/>
                    <a:ln>
                      <a:noFill/>
                    </a:ln>
                  </pic:spPr>
                </pic:pic>
              </a:graphicData>
            </a:graphic>
          </wp:inline>
        </w:drawing>
      </w:r>
    </w:p>
    <w:p w14:paraId="0236E4AB" w14:textId="6FA34FD8"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8B6526">
        <w:rPr>
          <w:noProof/>
        </w:rPr>
        <w:t>5</w:t>
      </w:r>
      <w:r w:rsidR="00454BBD">
        <w:rPr>
          <w:noProof/>
        </w:rPr>
        <w:fldChar w:fldCharType="end"/>
      </w:r>
      <w:r>
        <w:t xml:space="preserve"> - Azure Portal</w:t>
      </w:r>
    </w:p>
    <w:p w14:paraId="6A636C7A" w14:textId="77777777" w:rsidR="007F78E1" w:rsidRDefault="007F78E1" w:rsidP="00AC4ECC">
      <w:pPr>
        <w:pStyle w:val="BodyText"/>
      </w:pPr>
    </w:p>
    <w:p w14:paraId="63CDEE5C" w14:textId="7F7455AD" w:rsidR="00AC4ECC" w:rsidRDefault="00AC4ECC" w:rsidP="00AC4ECC">
      <w:pPr>
        <w:pStyle w:val="BodyText"/>
      </w:pPr>
      <w:r>
        <w:t>There are few cases where our VMs are rebooted due to planned maintenance to the underlying infrastructure</w:t>
      </w:r>
      <w:r w:rsidR="00D412CA">
        <w:t xml:space="preserve">. </w:t>
      </w:r>
      <w:del w:id="85" w:author="Author">
        <w:r w:rsidDel="00FF0D50">
          <w:delText>Being impactful to the availabi</w:delText>
        </w:r>
        <w:r w:rsidR="00494474" w:rsidDel="00FF0D50">
          <w:delText>lity of our VMs hosted in Azure,</w:delText>
        </w:r>
        <w:r w:rsidDel="00FF0D50">
          <w:delText xml:space="preserve"> </w:delText>
        </w:r>
      </w:del>
      <w:ins w:id="86" w:author="Author">
        <w:r w:rsidR="00FF0D50">
          <w:t>T</w:t>
        </w:r>
      </w:ins>
      <w:del w:id="87" w:author="Author">
        <w:r w:rsidR="00494474" w:rsidDel="00FF0D50">
          <w:delText>t</w:delText>
        </w:r>
      </w:del>
      <w:r>
        <w:t xml:space="preserve">he </w:t>
      </w:r>
      <w:proofErr w:type="gramStart"/>
      <w:r>
        <w:t>following</w:t>
      </w:r>
      <w:proofErr w:type="gramEnd"/>
      <w:r>
        <w:t xml:space="preserve"> </w:t>
      </w:r>
      <w:r w:rsidR="00D412CA">
        <w:t xml:space="preserve">represents cases that are impactful to the availability of VMs hosted in </w:t>
      </w:r>
      <w:r w:rsidR="00494474">
        <w:t>Azure</w:t>
      </w:r>
      <w:del w:id="88" w:author="Author">
        <w:r w:rsidDel="00FF0D50">
          <w:delText xml:space="preserve"> </w:delText>
        </w:r>
        <w:r w:rsidR="00D412CA" w:rsidDel="00FF0D50">
          <w:delText>and</w:delText>
        </w:r>
      </w:del>
      <w:r w:rsidR="00D412CA">
        <w:t xml:space="preserve"> are</w:t>
      </w:r>
      <w:r>
        <w:t xml:space="preserve"> available</w:t>
      </w:r>
      <w:r w:rsidR="00DB12E8">
        <w:t xml:space="preserve"> to use</w:t>
      </w:r>
      <w:r>
        <w:t>:</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89" w:name="_Toc536618321"/>
      <w:r>
        <w:t>Restart after Database Restore</w:t>
      </w:r>
      <w:bookmarkEnd w:id="89"/>
    </w:p>
    <w:p w14:paraId="7EF658E1" w14:textId="6B20A15C" w:rsidR="0045048C" w:rsidRPr="0045048C" w:rsidRDefault="00604060" w:rsidP="0045048C">
      <w:pPr>
        <w:pStyle w:val="BodyText"/>
      </w:pPr>
      <w:r>
        <w:t>To be defined once a database is implemented.</w:t>
      </w:r>
    </w:p>
    <w:p w14:paraId="5AC9CAAD" w14:textId="717F4A40" w:rsidR="00BD183D" w:rsidRDefault="00BD183D" w:rsidP="00224A93">
      <w:pPr>
        <w:pStyle w:val="Heading3"/>
      </w:pPr>
      <w:bookmarkStart w:id="90" w:name="_Toc536618322"/>
      <w:r>
        <w:lastRenderedPageBreak/>
        <w:t>Back</w:t>
      </w:r>
      <w:r w:rsidR="00AB56F4">
        <w:t>-o</w:t>
      </w:r>
      <w:r>
        <w:t>ut Procedures</w:t>
      </w:r>
      <w:bookmarkEnd w:id="90"/>
    </w:p>
    <w:p w14:paraId="3B505F3A" w14:textId="09A657CC" w:rsidR="0045048C" w:rsidRPr="0045048C" w:rsidRDefault="00CA1FE3" w:rsidP="0045048C">
      <w:pPr>
        <w:pStyle w:val="BodyText"/>
      </w:pPr>
      <w:r w:rsidRPr="0073584F">
        <w:rPr>
          <w:szCs w:val="24"/>
        </w:rPr>
        <w:t>There are no back-out procedures. If a system is running an undesired MCCF product revision, it can be either re</w:t>
      </w:r>
      <w:del w:id="91" w:author="Author">
        <w:r w:rsidRPr="0073584F" w:rsidDel="00FF0D50">
          <w:rPr>
            <w:szCs w:val="24"/>
          </w:rPr>
          <w:delText>-</w:delText>
        </w:r>
      </w:del>
      <w:r w:rsidRPr="0073584F">
        <w:rPr>
          <w:szCs w:val="24"/>
        </w:rPr>
        <w:t>built or re</w:t>
      </w:r>
      <w:del w:id="92" w:author="Author">
        <w:r w:rsidRPr="0073584F" w:rsidDel="00FF0D50">
          <w:rPr>
            <w:szCs w:val="24"/>
          </w:rPr>
          <w:delText>-</w:delText>
        </w:r>
      </w:del>
      <w:r w:rsidRPr="0073584F">
        <w:rPr>
          <w:szCs w:val="24"/>
        </w:rPr>
        <w:t>deployed from the Jenkins console.</w:t>
      </w:r>
    </w:p>
    <w:p w14:paraId="33778AFF" w14:textId="339DBB56" w:rsidR="00BD183D" w:rsidRDefault="00BD183D" w:rsidP="00224A93">
      <w:pPr>
        <w:pStyle w:val="Heading3"/>
      </w:pPr>
      <w:bookmarkStart w:id="93" w:name="_Toc536618323"/>
      <w:r>
        <w:t>Rollback Procedures</w:t>
      </w:r>
      <w:bookmarkEnd w:id="93"/>
    </w:p>
    <w:p w14:paraId="4528ACC1" w14:textId="4E9D2B98" w:rsidR="0045048C" w:rsidRPr="0045048C" w:rsidRDefault="00465C17" w:rsidP="0045048C">
      <w:pPr>
        <w:pStyle w:val="BodyText"/>
      </w:pPr>
      <w:r w:rsidRPr="0073584F">
        <w:rPr>
          <w:szCs w:val="24"/>
        </w:rPr>
        <w:t xml:space="preserve">The CosmosDB database is provided </w:t>
      </w:r>
      <w:r w:rsidR="00DF6A55">
        <w:rPr>
          <w:szCs w:val="24"/>
        </w:rPr>
        <w:t>P</w:t>
      </w:r>
      <w:r w:rsidRPr="0073584F">
        <w:rPr>
          <w:szCs w:val="24"/>
        </w:rPr>
        <w:t>aaS. Rollback Procedures are therefore provided by the cloud provider.</w:t>
      </w:r>
    </w:p>
    <w:p w14:paraId="2FEBEDF4" w14:textId="77777777" w:rsidR="00FB4E35" w:rsidRDefault="00FB4E35" w:rsidP="00FB4E35">
      <w:pPr>
        <w:pStyle w:val="Heading1"/>
        <w:numPr>
          <w:ilvl w:val="0"/>
          <w:numId w:val="0"/>
        </w:numPr>
      </w:pPr>
      <w:bookmarkStart w:id="94" w:name="_Toc536618324"/>
      <w:r>
        <w:t>4. Operations and Maintenance Responsibilities</w:t>
      </w:r>
      <w:bookmarkEnd w:id="94"/>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95"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4E32C9EB"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w:t>
            </w:r>
            <w:r w:rsidR="00967F48">
              <w:rPr>
                <w:i w:val="0"/>
                <w:color w:val="auto"/>
                <w:sz w:val="20"/>
              </w:rPr>
              <w:t>ined in Service Now.</w:t>
            </w:r>
          </w:p>
          <w:p w14:paraId="4C47DCD4" w14:textId="39C6591F" w:rsidR="00AA6904" w:rsidRPr="00AA6904" w:rsidRDefault="00AA6904" w:rsidP="00AA6904">
            <w:pPr>
              <w:pStyle w:val="BodyText"/>
            </w:pPr>
            <w:r w:rsidRPr="00AA6904">
              <w:rPr>
                <w:sz w:val="20"/>
              </w:rPr>
              <w:t xml:space="preserve">NOTE: </w:t>
            </w:r>
            <w:r>
              <w:rPr>
                <w:sz w:val="20"/>
              </w:rPr>
              <w:t>The MCCF EDI TAS PjM</w:t>
            </w:r>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t>Tier 2: The second level of service provider functions, which include problem screening, definition, and resolution. Service requests that cannot be resolved at this level in a set period of time are elevated to appropriate service providers at the Tier 3 level.</w:t>
            </w:r>
          </w:p>
        </w:tc>
        <w:tc>
          <w:tcPr>
            <w:tcW w:w="2340" w:type="dxa"/>
          </w:tcPr>
          <w:p w14:paraId="2130A59C" w14:textId="3FAF0689" w:rsidR="00AA6904" w:rsidRPr="00AA6904" w:rsidRDefault="00DF6A55" w:rsidP="000E3D68">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6D49F9CB" w14:textId="6294F2DF"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determining level and type of support.</w:t>
            </w:r>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515E0FEA" w:rsidR="00AA6904" w:rsidRPr="00AA6904" w:rsidRDefault="00DF6A55" w:rsidP="00AA6904">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5F5C5723" w14:textId="3AE0D90D"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r w:rsidR="00995A5A">
              <w:rPr>
                <w:i w:val="0"/>
                <w:color w:val="auto"/>
                <w:sz w:val="20"/>
              </w:rPr>
              <w: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lastRenderedPageBreak/>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5A61FFE0" w14:textId="1B7F7663" w:rsidR="00FB4E35" w:rsidRPr="00AA6904" w:rsidRDefault="00DF6A55" w:rsidP="00AA6904">
            <w:pPr>
              <w:pStyle w:val="InstructionalText1"/>
              <w:rPr>
                <w:i w:val="0"/>
                <w:color w:val="auto"/>
                <w:sz w:val="20"/>
              </w:rPr>
            </w:pPr>
            <w:r>
              <w:rPr>
                <w:i w:val="0"/>
                <w:color w:val="auto"/>
                <w:sz w:val="20"/>
              </w:rPr>
              <w:t xml:space="preserve">Releases to date – FSC </w:t>
            </w:r>
            <w:r w:rsidR="00AA6904" w:rsidRPr="00AA6904">
              <w:rPr>
                <w:i w:val="0"/>
                <w:color w:val="auto"/>
                <w:sz w:val="20"/>
              </w:rPr>
              <w:t>team is execu</w:t>
            </w:r>
            <w:r>
              <w:rPr>
                <w:i w:val="0"/>
                <w:color w:val="auto"/>
                <w:sz w:val="20"/>
              </w:rPr>
              <w:t xml:space="preserve">ting as Receiving </w:t>
            </w:r>
            <w:r w:rsidR="00995A5A">
              <w:rPr>
                <w:i w:val="0"/>
                <w:color w:val="auto"/>
                <w:sz w:val="20"/>
              </w:rPr>
              <w:t>Organization</w:t>
            </w:r>
            <w:r>
              <w:rPr>
                <w:i w:val="0"/>
                <w:color w:val="auto"/>
                <w:sz w:val="20"/>
              </w:rPr>
              <w:t>.</w:t>
            </w:r>
          </w:p>
        </w:tc>
        <w:tc>
          <w:tcPr>
            <w:tcW w:w="2178" w:type="dxa"/>
            <w:tcBorders>
              <w:bottom w:val="single" w:sz="4" w:space="0" w:color="auto"/>
            </w:tcBorders>
          </w:tcPr>
          <w:p w14:paraId="7097DF2F" w14:textId="147F9C6F" w:rsidR="00FB4E35" w:rsidRPr="00AA6904" w:rsidRDefault="00AA6904" w:rsidP="000E3D68">
            <w:pPr>
              <w:pStyle w:val="BodyText"/>
              <w:rPr>
                <w:iCs/>
                <w:sz w:val="20"/>
              </w:rPr>
            </w:pPr>
            <w:r w:rsidRPr="00AA6904">
              <w:rPr>
                <w:iCs/>
                <w:sz w:val="20"/>
              </w:rPr>
              <w:t xml:space="preserve">POC: </w:t>
            </w:r>
            <w:r w:rsidR="00967F48" w:rsidRPr="00967F48">
              <w:rPr>
                <w:iCs/>
                <w:sz w:val="20"/>
              </w:rPr>
              <w:t>Jimmy Medrano</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95"/>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30" o:title=""/>
          </v:shape>
          <o:OLEObject Type="Embed" ProgID="Excel.Sheet.12" ShapeID="_x0000_i1026" DrawAspect="Icon" ObjectID="_1610369591" r:id="rId31"/>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96" w:name="_Toc536618325"/>
      <w:r w:rsidRPr="00E16743">
        <w:lastRenderedPageBreak/>
        <w:t>Approval</w:t>
      </w:r>
      <w:r>
        <w:t xml:space="preserve"> Signatures</w:t>
      </w:r>
      <w:bookmarkEnd w:id="96"/>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0033C034" w:rsidR="00BD183D" w:rsidRDefault="00BD183D" w:rsidP="00BD183D">
      <w:pPr>
        <w:pStyle w:val="BodyText"/>
      </w:pPr>
      <w:bookmarkStart w:id="97" w:name="_Hlk519503553"/>
    </w:p>
    <w:p w14:paraId="4AC797F0" w14:textId="77777777" w:rsidR="0053609E" w:rsidRDefault="0053609E" w:rsidP="0053609E">
      <w:pPr>
        <w:pStyle w:val="BodyText"/>
      </w:pPr>
    </w:p>
    <w:p w14:paraId="661CC174" w14:textId="77777777" w:rsidR="0053609E" w:rsidRPr="00B20BA0" w:rsidRDefault="0053609E" w:rsidP="0053609E">
      <w:pPr>
        <w:pStyle w:val="BodyText"/>
        <w:spacing w:before="0" w:after="0"/>
      </w:pPr>
      <w:r w:rsidRPr="00B20BA0">
        <w:t>________________________________</w:t>
      </w:r>
    </w:p>
    <w:p w14:paraId="78367539" w14:textId="06CD4060"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Katrina Tuisamatatele</w:t>
      </w:r>
      <w:r w:rsidR="005C70B0">
        <w:rPr>
          <w:rFonts w:ascii="Arial" w:hAnsi="Arial" w:cs="Arial"/>
          <w:sz w:val="18"/>
          <w:szCs w:val="18"/>
        </w:rPr>
        <w:t xml:space="preserve"> or Designee</w:t>
      </w:r>
    </w:p>
    <w:p w14:paraId="5C3C1619" w14:textId="5A5ED0A6" w:rsidR="0053609E" w:rsidRDefault="0053609E" w:rsidP="0053609E">
      <w:pPr>
        <w:pStyle w:val="BodyText"/>
        <w:spacing w:before="0" w:after="0"/>
        <w:ind w:left="180"/>
        <w:rPr>
          <w:rFonts w:ascii="Arial" w:hAnsi="Arial" w:cs="Arial"/>
          <w:sz w:val="18"/>
          <w:szCs w:val="18"/>
        </w:rPr>
      </w:pPr>
      <w:r>
        <w:rPr>
          <w:rFonts w:ascii="Arial" w:hAnsi="Arial" w:cs="Arial"/>
          <w:sz w:val="18"/>
          <w:szCs w:val="18"/>
        </w:rPr>
        <w:t>Health Portfolio Director</w:t>
      </w:r>
    </w:p>
    <w:p w14:paraId="5E4AF5D3" w14:textId="751EE210" w:rsidR="0053609E" w:rsidRPr="008B6526" w:rsidRDefault="0053609E" w:rsidP="008B6526">
      <w:pPr>
        <w:pStyle w:val="BodyText"/>
        <w:spacing w:before="0" w:after="0"/>
        <w:rPr>
          <w:rFonts w:ascii="Arial" w:hAnsi="Arial" w:cs="Arial"/>
          <w:sz w:val="20"/>
        </w:rPr>
      </w:pPr>
    </w:p>
    <w:p w14:paraId="3CD36BDC" w14:textId="4364CA87" w:rsidR="0053609E" w:rsidRPr="008B6526" w:rsidRDefault="0053609E" w:rsidP="008B6526">
      <w:pPr>
        <w:pStyle w:val="BodyText"/>
        <w:spacing w:before="0" w:after="0"/>
        <w:rPr>
          <w:rFonts w:ascii="Arial" w:hAnsi="Arial" w:cs="Arial"/>
          <w:sz w:val="20"/>
        </w:rPr>
      </w:pPr>
    </w:p>
    <w:p w14:paraId="6E43EDD1" w14:textId="3DC99E21" w:rsidR="0053609E" w:rsidRDefault="0053609E" w:rsidP="008B6526">
      <w:pPr>
        <w:pStyle w:val="BodyText"/>
        <w:spacing w:before="0" w:after="0"/>
        <w:rPr>
          <w:rFonts w:ascii="Arial" w:hAnsi="Arial" w:cs="Arial"/>
          <w:sz w:val="20"/>
        </w:rPr>
      </w:pPr>
    </w:p>
    <w:p w14:paraId="7AC43B57" w14:textId="77777777" w:rsidR="008B6526" w:rsidRPr="008B6526" w:rsidRDefault="008B6526" w:rsidP="008B6526">
      <w:pPr>
        <w:pStyle w:val="BodyText"/>
        <w:spacing w:before="0" w:after="0"/>
        <w:rPr>
          <w:rFonts w:ascii="Arial" w:hAnsi="Arial" w:cs="Arial"/>
          <w:sz w:val="20"/>
        </w:rPr>
      </w:pPr>
    </w:p>
    <w:p w14:paraId="3F075360" w14:textId="77777777" w:rsidR="0053609E" w:rsidRPr="00B20BA0" w:rsidRDefault="0053609E" w:rsidP="0053609E">
      <w:pPr>
        <w:pStyle w:val="BodyText"/>
        <w:spacing w:before="0" w:after="0"/>
      </w:pPr>
      <w:r w:rsidRPr="00B20BA0">
        <w:t>________________________________</w:t>
      </w:r>
    </w:p>
    <w:p w14:paraId="17166BCF" w14:textId="7CB3E74C"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Frank Annecchini</w:t>
      </w:r>
    </w:p>
    <w:p w14:paraId="5232A72F" w14:textId="74B834F4" w:rsidR="0053609E" w:rsidRDefault="0053609E" w:rsidP="0053609E">
      <w:pPr>
        <w:pStyle w:val="BodyText"/>
        <w:spacing w:before="0" w:after="0"/>
        <w:ind w:left="180"/>
        <w:rPr>
          <w:rFonts w:ascii="Arial" w:hAnsi="Arial" w:cs="Arial"/>
          <w:sz w:val="18"/>
          <w:szCs w:val="18"/>
        </w:rPr>
      </w:pPr>
      <w:r>
        <w:rPr>
          <w:rFonts w:ascii="Arial" w:hAnsi="Arial" w:cs="Arial"/>
          <w:sz w:val="18"/>
          <w:szCs w:val="18"/>
        </w:rPr>
        <w:t>Product Owner</w:t>
      </w:r>
    </w:p>
    <w:p w14:paraId="10E9D35F" w14:textId="77777777" w:rsidR="008B6526" w:rsidRPr="008B6526" w:rsidRDefault="008B6526" w:rsidP="008B6526">
      <w:pPr>
        <w:pStyle w:val="BodyText"/>
        <w:spacing w:before="0" w:after="0"/>
        <w:rPr>
          <w:rFonts w:ascii="Arial" w:hAnsi="Arial" w:cs="Arial"/>
          <w:sz w:val="20"/>
        </w:rPr>
      </w:pPr>
    </w:p>
    <w:p w14:paraId="755EA1D9" w14:textId="77777777" w:rsidR="008B6526" w:rsidRPr="008B6526" w:rsidRDefault="008B6526" w:rsidP="008B6526">
      <w:pPr>
        <w:pStyle w:val="BodyText"/>
        <w:spacing w:before="0" w:after="0"/>
        <w:rPr>
          <w:rFonts w:ascii="Arial" w:hAnsi="Arial" w:cs="Arial"/>
          <w:sz w:val="20"/>
        </w:rPr>
      </w:pPr>
    </w:p>
    <w:p w14:paraId="4A7406D4" w14:textId="77777777" w:rsidR="008B6526" w:rsidRDefault="008B6526" w:rsidP="008B6526">
      <w:pPr>
        <w:pStyle w:val="BodyText"/>
        <w:spacing w:before="0" w:after="0"/>
        <w:rPr>
          <w:rFonts w:ascii="Arial" w:hAnsi="Arial" w:cs="Arial"/>
          <w:sz w:val="20"/>
        </w:rPr>
      </w:pPr>
    </w:p>
    <w:p w14:paraId="6036DCBD" w14:textId="77777777" w:rsidR="008B6526" w:rsidRPr="008B6526" w:rsidRDefault="008B6526" w:rsidP="008B6526">
      <w:pPr>
        <w:pStyle w:val="BodyText"/>
        <w:spacing w:before="0" w:after="0"/>
        <w:rPr>
          <w:rFonts w:ascii="Arial" w:hAnsi="Arial" w:cs="Arial"/>
          <w:sz w:val="20"/>
        </w:rPr>
      </w:pPr>
    </w:p>
    <w:p w14:paraId="5D14BF85" w14:textId="77777777" w:rsidR="006C66A5" w:rsidRPr="00B20BA0" w:rsidRDefault="006C66A5" w:rsidP="006C66A5">
      <w:pPr>
        <w:pStyle w:val="BodyText"/>
        <w:spacing w:before="0" w:after="0"/>
      </w:pPr>
      <w:r w:rsidRPr="00B20BA0">
        <w:t>________________________________</w:t>
      </w:r>
    </w:p>
    <w:p w14:paraId="0004270A" w14:textId="0CF19D73" w:rsidR="006C66A5"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Jimmy Medrano</w:t>
      </w:r>
    </w:p>
    <w:p w14:paraId="3A5A5651" w14:textId="7242490F" w:rsidR="006C66A5" w:rsidRDefault="0053609E" w:rsidP="006C66A5">
      <w:pPr>
        <w:pStyle w:val="BodyText"/>
        <w:spacing w:before="0" w:after="0"/>
        <w:ind w:left="180"/>
        <w:rPr>
          <w:rFonts w:ascii="Arial" w:hAnsi="Arial" w:cs="Arial"/>
          <w:sz w:val="18"/>
          <w:szCs w:val="18"/>
        </w:rPr>
      </w:pPr>
      <w:r>
        <w:rPr>
          <w:rFonts w:ascii="Arial" w:hAnsi="Arial" w:cs="Arial"/>
          <w:sz w:val="18"/>
          <w:szCs w:val="18"/>
        </w:rPr>
        <w:t>Receiving Organization</w:t>
      </w:r>
      <w:r w:rsidR="006C66A5" w:rsidRPr="00B20BA0">
        <w:rPr>
          <w:rFonts w:ascii="Arial" w:hAnsi="Arial" w:cs="Arial"/>
          <w:sz w:val="18"/>
          <w:szCs w:val="18"/>
        </w:rPr>
        <w:t xml:space="preserve"> POC</w:t>
      </w:r>
    </w:p>
    <w:p w14:paraId="6B850E92" w14:textId="77777777" w:rsidR="008B6526" w:rsidRPr="008B6526" w:rsidRDefault="008B6526" w:rsidP="008B6526">
      <w:pPr>
        <w:pStyle w:val="BodyText"/>
        <w:spacing w:before="0" w:after="0"/>
        <w:rPr>
          <w:rFonts w:ascii="Arial" w:hAnsi="Arial" w:cs="Arial"/>
          <w:sz w:val="20"/>
        </w:rPr>
      </w:pPr>
    </w:p>
    <w:p w14:paraId="6A8CF48B" w14:textId="77777777" w:rsidR="008B6526" w:rsidRPr="008B6526" w:rsidRDefault="008B6526" w:rsidP="008B6526">
      <w:pPr>
        <w:pStyle w:val="BodyText"/>
        <w:spacing w:before="0" w:after="0"/>
        <w:rPr>
          <w:rFonts w:ascii="Arial" w:hAnsi="Arial" w:cs="Arial"/>
          <w:sz w:val="20"/>
        </w:rPr>
      </w:pPr>
    </w:p>
    <w:p w14:paraId="3C8E5BED" w14:textId="77777777" w:rsidR="008B6526" w:rsidRDefault="008B6526" w:rsidP="008B6526">
      <w:pPr>
        <w:pStyle w:val="BodyText"/>
        <w:spacing w:before="0" w:after="0"/>
        <w:rPr>
          <w:rFonts w:ascii="Arial" w:hAnsi="Arial" w:cs="Arial"/>
          <w:sz w:val="20"/>
        </w:rPr>
      </w:pPr>
    </w:p>
    <w:p w14:paraId="3C696E5C" w14:textId="77777777" w:rsidR="008B6526" w:rsidRPr="008B6526" w:rsidRDefault="008B6526" w:rsidP="008B6526">
      <w:pPr>
        <w:pStyle w:val="BodyText"/>
        <w:spacing w:before="0" w:after="0"/>
        <w:rPr>
          <w:rFonts w:ascii="Arial" w:hAnsi="Arial" w:cs="Arial"/>
          <w:sz w:val="20"/>
        </w:rPr>
      </w:pPr>
    </w:p>
    <w:p w14:paraId="29037C9E" w14:textId="7E8ABC03" w:rsidR="00B20BA0" w:rsidRPr="00B20BA0" w:rsidRDefault="00B20BA0" w:rsidP="00B20BA0">
      <w:pPr>
        <w:pStyle w:val="BodyText"/>
        <w:spacing w:before="0" w:after="0"/>
      </w:pPr>
      <w:r w:rsidRPr="00B20BA0">
        <w:t>________________________________</w:t>
      </w:r>
    </w:p>
    <w:p w14:paraId="34B60943" w14:textId="272C834C" w:rsidR="00B20BA0" w:rsidRPr="00B20BA0" w:rsidRDefault="00B20BA0" w:rsidP="0053609E">
      <w:pPr>
        <w:pStyle w:val="BodyText"/>
        <w:spacing w:before="0" w:after="60"/>
        <w:ind w:left="187"/>
        <w:rPr>
          <w:rFonts w:ascii="Arial" w:hAnsi="Arial" w:cs="Arial"/>
          <w:sz w:val="18"/>
          <w:szCs w:val="18"/>
        </w:rPr>
      </w:pPr>
      <w:r w:rsidRPr="00B20BA0">
        <w:rPr>
          <w:rFonts w:ascii="Arial" w:hAnsi="Arial" w:cs="Arial"/>
          <w:sz w:val="18"/>
          <w:szCs w:val="18"/>
        </w:rPr>
        <w:t>Toby Rudik</w:t>
      </w:r>
    </w:p>
    <w:p w14:paraId="363781C8" w14:textId="110573D3" w:rsidR="0053609E" w:rsidRDefault="00B20BA0" w:rsidP="0053609E">
      <w:pPr>
        <w:pStyle w:val="BodyText"/>
        <w:spacing w:before="0" w:after="0"/>
        <w:ind w:left="180"/>
        <w:rPr>
          <w:rFonts w:ascii="Arial" w:hAnsi="Arial" w:cs="Arial"/>
          <w:sz w:val="18"/>
          <w:szCs w:val="18"/>
        </w:rPr>
      </w:pPr>
      <w:r w:rsidRPr="00B20BA0">
        <w:rPr>
          <w:rFonts w:ascii="Arial" w:hAnsi="Arial" w:cs="Arial"/>
          <w:sz w:val="18"/>
          <w:szCs w:val="18"/>
        </w:rPr>
        <w:t>Operations Support POC</w:t>
      </w:r>
    </w:p>
    <w:p w14:paraId="031C53E0" w14:textId="7B8FBC5B" w:rsidR="0053609E" w:rsidRDefault="0053609E" w:rsidP="0053609E">
      <w:pPr>
        <w:pStyle w:val="BodyText"/>
        <w:spacing w:before="0" w:after="0"/>
        <w:rPr>
          <w:rFonts w:ascii="Arial" w:hAnsi="Arial" w:cs="Arial"/>
          <w:sz w:val="18"/>
          <w:szCs w:val="18"/>
        </w:rPr>
      </w:pPr>
    </w:p>
    <w:bookmarkEnd w:id="97"/>
    <w:p w14:paraId="5439EF09" w14:textId="1EF95901" w:rsidR="0053609E" w:rsidRDefault="0053609E" w:rsidP="0053609E">
      <w:pPr>
        <w:pStyle w:val="BodyText"/>
        <w:spacing w:before="0" w:after="0"/>
        <w:rPr>
          <w:rFonts w:ascii="Arial" w:hAnsi="Arial" w:cs="Arial"/>
          <w:sz w:val="18"/>
          <w:szCs w:val="18"/>
        </w:rPr>
      </w:pPr>
    </w:p>
    <w:sectPr w:rsidR="0053609E"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72E02" w14:textId="77777777" w:rsidR="002B6DC5" w:rsidRDefault="002B6DC5">
      <w:r>
        <w:separator/>
      </w:r>
    </w:p>
    <w:p w14:paraId="370CA652" w14:textId="77777777" w:rsidR="002B6DC5" w:rsidRDefault="002B6DC5"/>
  </w:endnote>
  <w:endnote w:type="continuationSeparator" w:id="0">
    <w:p w14:paraId="13D065E3" w14:textId="77777777" w:rsidR="002B6DC5" w:rsidRDefault="002B6DC5">
      <w:r>
        <w:continuationSeparator/>
      </w:r>
    </w:p>
    <w:p w14:paraId="3CE177ED" w14:textId="77777777" w:rsidR="002B6DC5" w:rsidRDefault="002B6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709B80C4" w:rsidR="002C581A" w:rsidRPr="00E854E6" w:rsidRDefault="002C581A"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Pr>
        <w:rStyle w:val="Emphasis"/>
        <w:i w:val="0"/>
      </w:rPr>
      <w:t>January 2019</w:t>
    </w:r>
  </w:p>
  <w:p w14:paraId="433AFF2E" w14:textId="2313907D" w:rsidR="002C581A" w:rsidRPr="004108F8" w:rsidRDefault="002C581A"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Pr>
        <w:rStyle w:val="PageNumber"/>
      </w:rPr>
      <w:tab/>
    </w:r>
    <w:r>
      <w:rPr>
        <w:rStyle w:val="PageNumber"/>
        <w:color w:val="auto"/>
      </w:rPr>
      <w:t>Template revised 03/2016</w:t>
    </w:r>
  </w:p>
  <w:p w14:paraId="495C5017" w14:textId="77777777" w:rsidR="002C581A" w:rsidRPr="00FD2649" w:rsidRDefault="002C581A"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2F378" w14:textId="77777777" w:rsidR="002B6DC5" w:rsidRDefault="002B6DC5">
      <w:r>
        <w:separator/>
      </w:r>
    </w:p>
    <w:p w14:paraId="3A132F77" w14:textId="77777777" w:rsidR="002B6DC5" w:rsidRDefault="002B6DC5"/>
  </w:footnote>
  <w:footnote w:type="continuationSeparator" w:id="0">
    <w:p w14:paraId="5681E341" w14:textId="77777777" w:rsidR="002B6DC5" w:rsidRDefault="002B6DC5">
      <w:r>
        <w:continuationSeparator/>
      </w:r>
    </w:p>
    <w:p w14:paraId="4FF81545" w14:textId="77777777" w:rsidR="002B6DC5" w:rsidRDefault="002B6D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25pt;height:41.2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573A8"/>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1330"/>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1F37"/>
    <w:rsid w:val="0013219A"/>
    <w:rsid w:val="00134580"/>
    <w:rsid w:val="00137495"/>
    <w:rsid w:val="00141468"/>
    <w:rsid w:val="00144AF7"/>
    <w:rsid w:val="00145DCE"/>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20F"/>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1F0D"/>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2BD5"/>
    <w:rsid w:val="00256419"/>
    <w:rsid w:val="00256DC6"/>
    <w:rsid w:val="00256E69"/>
    <w:rsid w:val="00256F04"/>
    <w:rsid w:val="00256F07"/>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EE5"/>
    <w:rsid w:val="002A4907"/>
    <w:rsid w:val="002B29ED"/>
    <w:rsid w:val="002B4892"/>
    <w:rsid w:val="002B4AAB"/>
    <w:rsid w:val="002B6DC5"/>
    <w:rsid w:val="002C09F4"/>
    <w:rsid w:val="002C0CAF"/>
    <w:rsid w:val="002C581A"/>
    <w:rsid w:val="002C5915"/>
    <w:rsid w:val="002C6335"/>
    <w:rsid w:val="002C6534"/>
    <w:rsid w:val="002D0C49"/>
    <w:rsid w:val="002D1B52"/>
    <w:rsid w:val="002D3147"/>
    <w:rsid w:val="002D4C2E"/>
    <w:rsid w:val="002D4E88"/>
    <w:rsid w:val="002D5204"/>
    <w:rsid w:val="002D6222"/>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65BF"/>
    <w:rsid w:val="00317388"/>
    <w:rsid w:val="00317595"/>
    <w:rsid w:val="003176F3"/>
    <w:rsid w:val="00321001"/>
    <w:rsid w:val="0032241E"/>
    <w:rsid w:val="003224BE"/>
    <w:rsid w:val="00323646"/>
    <w:rsid w:val="00323AA4"/>
    <w:rsid w:val="00326966"/>
    <w:rsid w:val="00332B4D"/>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B75"/>
    <w:rsid w:val="00376DD4"/>
    <w:rsid w:val="003829C5"/>
    <w:rsid w:val="00384BD1"/>
    <w:rsid w:val="00384FE4"/>
    <w:rsid w:val="003853CC"/>
    <w:rsid w:val="00387056"/>
    <w:rsid w:val="003909BF"/>
    <w:rsid w:val="00392B05"/>
    <w:rsid w:val="00395A38"/>
    <w:rsid w:val="0039614F"/>
    <w:rsid w:val="00397165"/>
    <w:rsid w:val="003B411A"/>
    <w:rsid w:val="003B6DC8"/>
    <w:rsid w:val="003C0169"/>
    <w:rsid w:val="003C1F3D"/>
    <w:rsid w:val="003C2662"/>
    <w:rsid w:val="003C484F"/>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393"/>
    <w:rsid w:val="003F4789"/>
    <w:rsid w:val="003F766E"/>
    <w:rsid w:val="004005D8"/>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94474"/>
    <w:rsid w:val="004A28E1"/>
    <w:rsid w:val="004B06CE"/>
    <w:rsid w:val="004B0BB2"/>
    <w:rsid w:val="004B31B8"/>
    <w:rsid w:val="004B5EE0"/>
    <w:rsid w:val="004B62F3"/>
    <w:rsid w:val="004B64EC"/>
    <w:rsid w:val="004C1FAA"/>
    <w:rsid w:val="004C629A"/>
    <w:rsid w:val="004D1F3B"/>
    <w:rsid w:val="004D3CB7"/>
    <w:rsid w:val="004D3FB6"/>
    <w:rsid w:val="004D5CD2"/>
    <w:rsid w:val="004E4529"/>
    <w:rsid w:val="004E6B19"/>
    <w:rsid w:val="004E7CE6"/>
    <w:rsid w:val="004F0B74"/>
    <w:rsid w:val="004F0FB3"/>
    <w:rsid w:val="004F217E"/>
    <w:rsid w:val="004F31B2"/>
    <w:rsid w:val="004F3A80"/>
    <w:rsid w:val="004F4A06"/>
    <w:rsid w:val="004F628F"/>
    <w:rsid w:val="00500018"/>
    <w:rsid w:val="005005E7"/>
    <w:rsid w:val="00504BC1"/>
    <w:rsid w:val="00506649"/>
    <w:rsid w:val="005100F6"/>
    <w:rsid w:val="00510914"/>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3609E"/>
    <w:rsid w:val="005405AA"/>
    <w:rsid w:val="005405CD"/>
    <w:rsid w:val="00540A2C"/>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40E"/>
    <w:rsid w:val="005964AC"/>
    <w:rsid w:val="00596712"/>
    <w:rsid w:val="005A1283"/>
    <w:rsid w:val="005A1C16"/>
    <w:rsid w:val="005A1E95"/>
    <w:rsid w:val="005A6D5B"/>
    <w:rsid w:val="005A722B"/>
    <w:rsid w:val="005B0076"/>
    <w:rsid w:val="005B11B8"/>
    <w:rsid w:val="005B1D37"/>
    <w:rsid w:val="005B3C46"/>
    <w:rsid w:val="005B7718"/>
    <w:rsid w:val="005B7CDD"/>
    <w:rsid w:val="005C70B0"/>
    <w:rsid w:val="005C7AD0"/>
    <w:rsid w:val="005D18C5"/>
    <w:rsid w:val="005D18CF"/>
    <w:rsid w:val="005D1BAB"/>
    <w:rsid w:val="005D3B22"/>
    <w:rsid w:val="005D6085"/>
    <w:rsid w:val="005E0612"/>
    <w:rsid w:val="005E2AF9"/>
    <w:rsid w:val="005E7D41"/>
    <w:rsid w:val="005F4ABF"/>
    <w:rsid w:val="005F7959"/>
    <w:rsid w:val="00600235"/>
    <w:rsid w:val="00604060"/>
    <w:rsid w:val="0060508E"/>
    <w:rsid w:val="006066BC"/>
    <w:rsid w:val="00606743"/>
    <w:rsid w:val="00610ADB"/>
    <w:rsid w:val="00612765"/>
    <w:rsid w:val="00614A5E"/>
    <w:rsid w:val="006177A2"/>
    <w:rsid w:val="0062051F"/>
    <w:rsid w:val="00620BFA"/>
    <w:rsid w:val="006244C7"/>
    <w:rsid w:val="00625D22"/>
    <w:rsid w:val="0062744E"/>
    <w:rsid w:val="006300A7"/>
    <w:rsid w:val="00631A3E"/>
    <w:rsid w:val="0063235A"/>
    <w:rsid w:val="0063273C"/>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87C7D"/>
    <w:rsid w:val="00691431"/>
    <w:rsid w:val="00695771"/>
    <w:rsid w:val="006A0735"/>
    <w:rsid w:val="006A0ABB"/>
    <w:rsid w:val="006A0FC5"/>
    <w:rsid w:val="006A20A1"/>
    <w:rsid w:val="006A388E"/>
    <w:rsid w:val="006A6076"/>
    <w:rsid w:val="006A7437"/>
    <w:rsid w:val="006A7603"/>
    <w:rsid w:val="006B0548"/>
    <w:rsid w:val="006B096B"/>
    <w:rsid w:val="006B2A0C"/>
    <w:rsid w:val="006C66A5"/>
    <w:rsid w:val="006C74F4"/>
    <w:rsid w:val="006C7ACD"/>
    <w:rsid w:val="006C7D33"/>
    <w:rsid w:val="006D31AA"/>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B6B32"/>
    <w:rsid w:val="007B6E68"/>
    <w:rsid w:val="007C0EEF"/>
    <w:rsid w:val="007C2637"/>
    <w:rsid w:val="007D1897"/>
    <w:rsid w:val="007D28E7"/>
    <w:rsid w:val="007D5D93"/>
    <w:rsid w:val="007D76C5"/>
    <w:rsid w:val="007E05D4"/>
    <w:rsid w:val="007E0C5E"/>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15E0F"/>
    <w:rsid w:val="0082016A"/>
    <w:rsid w:val="00821734"/>
    <w:rsid w:val="0082185C"/>
    <w:rsid w:val="00821FD9"/>
    <w:rsid w:val="008241A1"/>
    <w:rsid w:val="00824B49"/>
    <w:rsid w:val="00825350"/>
    <w:rsid w:val="008308C2"/>
    <w:rsid w:val="0083165F"/>
    <w:rsid w:val="00833297"/>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3939"/>
    <w:rsid w:val="00884161"/>
    <w:rsid w:val="00884AC2"/>
    <w:rsid w:val="00886638"/>
    <w:rsid w:val="00887D77"/>
    <w:rsid w:val="00893F09"/>
    <w:rsid w:val="008A1731"/>
    <w:rsid w:val="008A4AE4"/>
    <w:rsid w:val="008A5F0C"/>
    <w:rsid w:val="008A783A"/>
    <w:rsid w:val="008B258B"/>
    <w:rsid w:val="008B269D"/>
    <w:rsid w:val="008B4290"/>
    <w:rsid w:val="008B49A6"/>
    <w:rsid w:val="008B58AB"/>
    <w:rsid w:val="008B6526"/>
    <w:rsid w:val="008C1B2A"/>
    <w:rsid w:val="008C2304"/>
    <w:rsid w:val="008C3242"/>
    <w:rsid w:val="008C40E8"/>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67F48"/>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5A5A"/>
    <w:rsid w:val="00996C25"/>
    <w:rsid w:val="00996E0A"/>
    <w:rsid w:val="009976DD"/>
    <w:rsid w:val="009A0140"/>
    <w:rsid w:val="009A09A6"/>
    <w:rsid w:val="009A1522"/>
    <w:rsid w:val="009A3FEB"/>
    <w:rsid w:val="009B0BAB"/>
    <w:rsid w:val="009B1957"/>
    <w:rsid w:val="009B2F5B"/>
    <w:rsid w:val="009B3CD1"/>
    <w:rsid w:val="009B465F"/>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A01C80"/>
    <w:rsid w:val="00A04018"/>
    <w:rsid w:val="00A0496E"/>
    <w:rsid w:val="00A04CF3"/>
    <w:rsid w:val="00A0550C"/>
    <w:rsid w:val="00A05CA6"/>
    <w:rsid w:val="00A05D25"/>
    <w:rsid w:val="00A1033D"/>
    <w:rsid w:val="00A12E67"/>
    <w:rsid w:val="00A136DC"/>
    <w:rsid w:val="00A13BE3"/>
    <w:rsid w:val="00A149C0"/>
    <w:rsid w:val="00A151EA"/>
    <w:rsid w:val="00A15662"/>
    <w:rsid w:val="00A171A2"/>
    <w:rsid w:val="00A17AC3"/>
    <w:rsid w:val="00A214E9"/>
    <w:rsid w:val="00A22233"/>
    <w:rsid w:val="00A22554"/>
    <w:rsid w:val="00A22B79"/>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1C6"/>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522"/>
    <w:rsid w:val="00AD69C8"/>
    <w:rsid w:val="00AE04F5"/>
    <w:rsid w:val="00AE0630"/>
    <w:rsid w:val="00AE1F96"/>
    <w:rsid w:val="00AE580E"/>
    <w:rsid w:val="00AF4C2E"/>
    <w:rsid w:val="00AF60C9"/>
    <w:rsid w:val="00B010F4"/>
    <w:rsid w:val="00B011FA"/>
    <w:rsid w:val="00B02379"/>
    <w:rsid w:val="00B04771"/>
    <w:rsid w:val="00B05421"/>
    <w:rsid w:val="00B1363A"/>
    <w:rsid w:val="00B140A4"/>
    <w:rsid w:val="00B20BA0"/>
    <w:rsid w:val="00B21984"/>
    <w:rsid w:val="00B21994"/>
    <w:rsid w:val="00B254C3"/>
    <w:rsid w:val="00B276D5"/>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3798"/>
    <w:rsid w:val="00BB47C1"/>
    <w:rsid w:val="00BB52EE"/>
    <w:rsid w:val="00BC2D41"/>
    <w:rsid w:val="00BC6345"/>
    <w:rsid w:val="00BC65A7"/>
    <w:rsid w:val="00BC780C"/>
    <w:rsid w:val="00BD183D"/>
    <w:rsid w:val="00BD391E"/>
    <w:rsid w:val="00BE0A47"/>
    <w:rsid w:val="00BE5DDE"/>
    <w:rsid w:val="00BE7AD9"/>
    <w:rsid w:val="00BE7AE9"/>
    <w:rsid w:val="00BF1EB7"/>
    <w:rsid w:val="00BF2C5A"/>
    <w:rsid w:val="00BF4919"/>
    <w:rsid w:val="00C00E83"/>
    <w:rsid w:val="00C00FE4"/>
    <w:rsid w:val="00C030EA"/>
    <w:rsid w:val="00C033C1"/>
    <w:rsid w:val="00C03950"/>
    <w:rsid w:val="00C06226"/>
    <w:rsid w:val="00C0630C"/>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16D1"/>
    <w:rsid w:val="00C52E5F"/>
    <w:rsid w:val="00C532A5"/>
    <w:rsid w:val="00C53E8A"/>
    <w:rsid w:val="00C5437E"/>
    <w:rsid w:val="00C54796"/>
    <w:rsid w:val="00C57A48"/>
    <w:rsid w:val="00C57CC4"/>
    <w:rsid w:val="00C65080"/>
    <w:rsid w:val="00C66D28"/>
    <w:rsid w:val="00C734AF"/>
    <w:rsid w:val="00C73A4D"/>
    <w:rsid w:val="00C74995"/>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D115D"/>
    <w:rsid w:val="00CD398D"/>
    <w:rsid w:val="00CD3EA0"/>
    <w:rsid w:val="00CD4A2A"/>
    <w:rsid w:val="00CD4F2E"/>
    <w:rsid w:val="00CD587A"/>
    <w:rsid w:val="00CD6E87"/>
    <w:rsid w:val="00CE0254"/>
    <w:rsid w:val="00CE2810"/>
    <w:rsid w:val="00CE61F4"/>
    <w:rsid w:val="00CE6FFE"/>
    <w:rsid w:val="00CE7186"/>
    <w:rsid w:val="00CE76DA"/>
    <w:rsid w:val="00CF04D1"/>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1FDA"/>
    <w:rsid w:val="00D35343"/>
    <w:rsid w:val="00D3642C"/>
    <w:rsid w:val="00D412CA"/>
    <w:rsid w:val="00D41E05"/>
    <w:rsid w:val="00D44396"/>
    <w:rsid w:val="00D447ED"/>
    <w:rsid w:val="00D4529D"/>
    <w:rsid w:val="00D46410"/>
    <w:rsid w:val="00D5124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168"/>
    <w:rsid w:val="00D87E85"/>
    <w:rsid w:val="00D90772"/>
    <w:rsid w:val="00D93822"/>
    <w:rsid w:val="00D957C8"/>
    <w:rsid w:val="00D96E1B"/>
    <w:rsid w:val="00DA1829"/>
    <w:rsid w:val="00DA26CC"/>
    <w:rsid w:val="00DA7E40"/>
    <w:rsid w:val="00DA7F9E"/>
    <w:rsid w:val="00DB0EFC"/>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23C7"/>
    <w:rsid w:val="00DE37FC"/>
    <w:rsid w:val="00DE3D3B"/>
    <w:rsid w:val="00DF21CD"/>
    <w:rsid w:val="00DF5FF9"/>
    <w:rsid w:val="00DF6735"/>
    <w:rsid w:val="00DF6A55"/>
    <w:rsid w:val="00E00044"/>
    <w:rsid w:val="00E01131"/>
    <w:rsid w:val="00E0234D"/>
    <w:rsid w:val="00E02B61"/>
    <w:rsid w:val="00E03070"/>
    <w:rsid w:val="00E06DA8"/>
    <w:rsid w:val="00E06E58"/>
    <w:rsid w:val="00E07A16"/>
    <w:rsid w:val="00E14BCB"/>
    <w:rsid w:val="00E14DD1"/>
    <w:rsid w:val="00E16743"/>
    <w:rsid w:val="00E20C42"/>
    <w:rsid w:val="00E2115A"/>
    <w:rsid w:val="00E22074"/>
    <w:rsid w:val="00E2245D"/>
    <w:rsid w:val="00E2381D"/>
    <w:rsid w:val="00E24621"/>
    <w:rsid w:val="00E2463A"/>
    <w:rsid w:val="00E254CD"/>
    <w:rsid w:val="00E319D1"/>
    <w:rsid w:val="00E3221B"/>
    <w:rsid w:val="00E32C84"/>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73E8"/>
    <w:rsid w:val="00E8345D"/>
    <w:rsid w:val="00E854E6"/>
    <w:rsid w:val="00E8658A"/>
    <w:rsid w:val="00E9007C"/>
    <w:rsid w:val="00E90C15"/>
    <w:rsid w:val="00E90C4D"/>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0F5C"/>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40B9"/>
    <w:rsid w:val="00FB4E35"/>
    <w:rsid w:val="00FB53D6"/>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0D50"/>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 w:type="character" w:styleId="UnresolvedMention">
    <w:name w:val="Unresolved Mention"/>
    <w:basedOn w:val="DefaultParagraphFont"/>
    <w:uiPriority w:val="99"/>
    <w:semiHidden/>
    <w:unhideWhenUsed/>
    <w:rsid w:val="003C4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mailto:MCCFOerationsSupportTeam@va.gov"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626D02-5026-41CF-967C-70044A08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3833</Words>
  <Characters>21853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Production Operations Manual</vt:lpstr>
    </vt:vector>
  </TitlesOfParts>
  <LinksUpToDate>false</LinksUpToDate>
  <CharactersWithSpaces>25635</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Operations Manual</dc:title>
  <dc:subject>Production Operations Manual</dc:subject>
  <dc:creator/>
  <cp:lastModifiedBy/>
  <cp:revision>1</cp:revision>
  <dcterms:created xsi:type="dcterms:W3CDTF">2019-01-30T19:49:00Z</dcterms:created>
  <dcterms:modified xsi:type="dcterms:W3CDTF">2019-01-30T21:07:00Z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