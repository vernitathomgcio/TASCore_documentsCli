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A05838" w14:textId="052D1355" w:rsidR="006C4A5D" w:rsidRDefault="00931080" w:rsidP="00EE55AD">
      <w:pPr>
        <w:pStyle w:val="InstructionalTextMainTitle"/>
        <w:rPr>
          <w:rStyle w:val="TableTextChar"/>
          <w:rFonts w:ascii="Times New Roman" w:hAnsi="Times New Roman" w:cs="Times New Roman"/>
          <w:b/>
          <w:i w:val="0"/>
          <w:color w:val="auto"/>
          <w:sz w:val="28"/>
          <w:szCs w:val="28"/>
        </w:rPr>
      </w:pPr>
      <w:bookmarkStart w:id="0" w:name="_Toc205632711"/>
      <w:r w:rsidRPr="00931080">
        <w:rPr>
          <w:rStyle w:val="TableTextChar"/>
          <w:rFonts w:ascii="Times New Roman" w:hAnsi="Times New Roman" w:cs="Times New Roman"/>
          <w:b/>
          <w:i w:val="0"/>
          <w:color w:val="auto"/>
          <w:sz w:val="28"/>
          <w:szCs w:val="28"/>
        </w:rPr>
        <w:t>Medical Care Collection Fund (MCCF)</w:t>
      </w:r>
    </w:p>
    <w:p w14:paraId="501D98B4" w14:textId="77777777" w:rsidR="00931080" w:rsidRPr="00931080" w:rsidRDefault="00931080" w:rsidP="00931080">
      <w:pPr>
        <w:pStyle w:val="Title"/>
      </w:pPr>
    </w:p>
    <w:p w14:paraId="78BCFC6E" w14:textId="4C7BB05F" w:rsidR="00931080" w:rsidRDefault="00931080" w:rsidP="00931080">
      <w:pPr>
        <w:pStyle w:val="Title"/>
        <w:rPr>
          <w:rFonts w:ascii="Times New Roman" w:hAnsi="Times New Roman" w:cs="Times New Roman"/>
          <w:sz w:val="28"/>
          <w:szCs w:val="28"/>
        </w:rPr>
      </w:pPr>
      <w:r w:rsidRPr="00931080">
        <w:rPr>
          <w:rFonts w:ascii="Times New Roman" w:hAnsi="Times New Roman" w:cs="Times New Roman"/>
          <w:sz w:val="28"/>
          <w:szCs w:val="28"/>
        </w:rPr>
        <w:t>Electronic Data Interchange</w:t>
      </w:r>
      <w:r w:rsidR="006E52DF">
        <w:rPr>
          <w:rFonts w:ascii="Times New Roman" w:hAnsi="Times New Roman" w:cs="Times New Roman"/>
          <w:sz w:val="28"/>
          <w:szCs w:val="28"/>
        </w:rPr>
        <w:t xml:space="preserve"> (EDI)</w:t>
      </w:r>
      <w:r w:rsidRPr="00931080">
        <w:rPr>
          <w:rFonts w:ascii="Times New Roman" w:hAnsi="Times New Roman" w:cs="Times New Roman"/>
          <w:sz w:val="28"/>
          <w:szCs w:val="28"/>
        </w:rPr>
        <w:t xml:space="preserve"> Tra</w:t>
      </w:r>
      <w:r w:rsidR="006E52DF">
        <w:rPr>
          <w:rFonts w:ascii="Times New Roman" w:hAnsi="Times New Roman" w:cs="Times New Roman"/>
          <w:sz w:val="28"/>
          <w:szCs w:val="28"/>
        </w:rPr>
        <w:t>nsaction Application Suite (</w:t>
      </w:r>
      <w:r w:rsidRPr="00931080">
        <w:rPr>
          <w:rFonts w:ascii="Times New Roman" w:hAnsi="Times New Roman" w:cs="Times New Roman"/>
          <w:sz w:val="28"/>
          <w:szCs w:val="28"/>
        </w:rPr>
        <w:t>TAS)</w:t>
      </w:r>
    </w:p>
    <w:p w14:paraId="1A7812A6" w14:textId="77777777" w:rsidR="00931080" w:rsidRPr="00931080" w:rsidRDefault="00931080" w:rsidP="00931080">
      <w:pPr>
        <w:pStyle w:val="Title"/>
        <w:rPr>
          <w:rFonts w:ascii="Times New Roman" w:hAnsi="Times New Roman" w:cs="Times New Roman"/>
          <w:sz w:val="28"/>
          <w:szCs w:val="28"/>
        </w:rPr>
      </w:pPr>
    </w:p>
    <w:p w14:paraId="5BA05839" w14:textId="77777777" w:rsidR="00EE55AD" w:rsidRPr="00931080" w:rsidRDefault="00EE55AD" w:rsidP="006C4A5D">
      <w:pPr>
        <w:pStyle w:val="Title"/>
        <w:rPr>
          <w:rFonts w:ascii="Times New Roman" w:hAnsi="Times New Roman" w:cs="Times New Roman"/>
          <w:sz w:val="28"/>
          <w:szCs w:val="28"/>
        </w:rPr>
      </w:pPr>
      <w:r w:rsidRPr="00931080">
        <w:rPr>
          <w:rFonts w:ascii="Times New Roman" w:hAnsi="Times New Roman" w:cs="Times New Roman"/>
          <w:sz w:val="28"/>
          <w:szCs w:val="28"/>
        </w:rPr>
        <w:t>User Guide</w:t>
      </w:r>
    </w:p>
    <w:p w14:paraId="5BA0583A" w14:textId="77777777" w:rsidR="00C85412" w:rsidRDefault="006C4A5D" w:rsidP="00C85412">
      <w:pPr>
        <w:pStyle w:val="CoverTitleInstructions"/>
        <w:spacing w:before="1200" w:after="1200"/>
      </w:pPr>
      <w:r>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5BA0583B" w14:textId="1CADDEDF" w:rsidR="006C4A5D" w:rsidRPr="00931080" w:rsidRDefault="00F441EC" w:rsidP="006C4A5D">
      <w:pPr>
        <w:pStyle w:val="InstructionalTextTitle2"/>
        <w:rPr>
          <w:rFonts w:ascii="Arial" w:hAnsi="Arial" w:cs="Arial"/>
          <w:b/>
          <w:i w:val="0"/>
          <w:color w:val="auto"/>
          <w:sz w:val="28"/>
          <w:szCs w:val="28"/>
        </w:rPr>
      </w:pPr>
      <w:r>
        <w:rPr>
          <w:rFonts w:ascii="Arial" w:hAnsi="Arial" w:cs="Arial"/>
          <w:b/>
          <w:i w:val="0"/>
          <w:color w:val="auto"/>
          <w:sz w:val="28"/>
          <w:szCs w:val="28"/>
        </w:rPr>
        <w:t>May</w:t>
      </w:r>
      <w:r w:rsidR="00931080" w:rsidRPr="00931080">
        <w:rPr>
          <w:rFonts w:ascii="Arial" w:hAnsi="Arial" w:cs="Arial"/>
          <w:b/>
          <w:i w:val="0"/>
          <w:color w:val="auto"/>
          <w:sz w:val="28"/>
          <w:szCs w:val="28"/>
        </w:rPr>
        <w:t xml:space="preserve"> 2018</w:t>
      </w:r>
    </w:p>
    <w:p w14:paraId="5BA0583C" w14:textId="77777777" w:rsidR="00C85412" w:rsidRPr="00FB15D6" w:rsidRDefault="00C85412" w:rsidP="00C85412">
      <w:pPr>
        <w:pStyle w:val="Title2"/>
      </w:pPr>
      <w:r w:rsidRPr="00FB15D6">
        <w:t>Department of Veterans Affairs</w:t>
      </w:r>
    </w:p>
    <w:p w14:paraId="5BA0583D" w14:textId="77777777" w:rsidR="00C85412" w:rsidRPr="00B91513" w:rsidRDefault="00C85412" w:rsidP="00C85412">
      <w:pPr>
        <w:pStyle w:val="ProjectName"/>
        <w:spacing w:before="120" w:after="120"/>
        <w:rPr>
          <w:rFonts w:cs="Arial"/>
          <w:sz w:val="28"/>
          <w:szCs w:val="28"/>
        </w:rPr>
      </w:pPr>
      <w:r w:rsidRPr="00B91513">
        <w:rPr>
          <w:rFonts w:cs="Arial"/>
          <w:sz w:val="28"/>
          <w:szCs w:val="28"/>
        </w:rPr>
        <w:t>Office of Information and Technology (OI&amp;T)</w:t>
      </w:r>
    </w:p>
    <w:p w14:paraId="5BA0583E" w14:textId="77777777" w:rsidR="00C85412" w:rsidRDefault="00C85412" w:rsidP="00C85412">
      <w:pPr>
        <w:pStyle w:val="Title2"/>
      </w:pPr>
    </w:p>
    <w:p w14:paraId="74F5CD69" w14:textId="77777777" w:rsidR="00585D00" w:rsidRDefault="00585D00" w:rsidP="004F3A80">
      <w:pPr>
        <w:pStyle w:val="Title2"/>
      </w:pPr>
    </w:p>
    <w:p w14:paraId="14D634E6" w14:textId="77777777" w:rsidR="00585D00" w:rsidRDefault="00585D00" w:rsidP="004F3A80">
      <w:pPr>
        <w:pStyle w:val="Title2"/>
      </w:pPr>
    </w:p>
    <w:p w14:paraId="78B829DA" w14:textId="77777777" w:rsidR="00585D00" w:rsidRDefault="00585D00" w:rsidP="004F3A80">
      <w:pPr>
        <w:pStyle w:val="Title2"/>
      </w:pPr>
    </w:p>
    <w:p w14:paraId="4C2A8947" w14:textId="77777777" w:rsidR="00585D00" w:rsidRDefault="00585D00" w:rsidP="004F3A80">
      <w:pPr>
        <w:pStyle w:val="Title2"/>
      </w:pPr>
    </w:p>
    <w:p w14:paraId="16E15704" w14:textId="77777777" w:rsidR="00585D00" w:rsidRDefault="00585D00" w:rsidP="004F3A80">
      <w:pPr>
        <w:pStyle w:val="Title2"/>
      </w:pPr>
    </w:p>
    <w:p w14:paraId="5DD3EF58" w14:textId="77777777" w:rsidR="00585D00" w:rsidRDefault="00585D00" w:rsidP="004F3A80">
      <w:pPr>
        <w:pStyle w:val="Title2"/>
      </w:pPr>
    </w:p>
    <w:p w14:paraId="5BA05847" w14:textId="77777777" w:rsidR="004F3A80" w:rsidRDefault="004F3A80" w:rsidP="004F3A80">
      <w:pPr>
        <w:pStyle w:val="Title2"/>
      </w:pPr>
      <w:r>
        <w:lastRenderedPageBreak/>
        <w:t>Revision History</w:t>
      </w:r>
    </w:p>
    <w:p w14:paraId="5BA05848" w14:textId="77777777" w:rsidR="000A0911" w:rsidRPr="00F441EC" w:rsidRDefault="00817918" w:rsidP="000A0911">
      <w:pPr>
        <w:pStyle w:val="BodyText"/>
        <w:rPr>
          <w:sz w:val="22"/>
          <w:szCs w:val="22"/>
        </w:rPr>
      </w:pPr>
      <w:r w:rsidRPr="00F441EC">
        <w:rPr>
          <w:sz w:val="22"/>
          <w:szCs w:val="22"/>
        </w:rPr>
        <w:t>NOTE</w:t>
      </w:r>
      <w:r w:rsidR="000A0911" w:rsidRPr="00F441EC">
        <w:rPr>
          <w:sz w:val="22"/>
          <w:szCs w:val="22"/>
        </w:rPr>
        <w:t>: The revision history cycle begins once changes or enhancements are requested after the document has been baselined.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711"/>
        <w:gridCol w:w="1161"/>
        <w:gridCol w:w="4392"/>
        <w:gridCol w:w="2312"/>
      </w:tblGrid>
      <w:tr w:rsidR="004F3A80" w:rsidRPr="00F441EC" w14:paraId="5BA0584F" w14:textId="77777777" w:rsidTr="00FB056A">
        <w:trPr>
          <w:tblHeader/>
        </w:trPr>
        <w:tc>
          <w:tcPr>
            <w:tcW w:w="893" w:type="pct"/>
            <w:shd w:val="clear" w:color="auto" w:fill="F2F2F2"/>
          </w:tcPr>
          <w:p w14:paraId="5BA0584B" w14:textId="77777777" w:rsidR="004F3A80" w:rsidRPr="00F441EC" w:rsidRDefault="004F3A80" w:rsidP="0004636C">
            <w:pPr>
              <w:pStyle w:val="TableHeading"/>
              <w:rPr>
                <w:rFonts w:ascii="Times New Roman" w:hAnsi="Times New Roman" w:cs="Times New Roman"/>
              </w:rPr>
            </w:pPr>
            <w:bookmarkStart w:id="1" w:name="ColumnTitle_01"/>
            <w:bookmarkEnd w:id="1"/>
            <w:r w:rsidRPr="00F441EC">
              <w:rPr>
                <w:rFonts w:ascii="Times New Roman" w:hAnsi="Times New Roman" w:cs="Times New Roman"/>
              </w:rPr>
              <w:t>Date</w:t>
            </w:r>
          </w:p>
        </w:tc>
        <w:tc>
          <w:tcPr>
            <w:tcW w:w="606" w:type="pct"/>
            <w:shd w:val="clear" w:color="auto" w:fill="F2F2F2"/>
          </w:tcPr>
          <w:p w14:paraId="5BA0584C" w14:textId="77777777" w:rsidR="004F3A80" w:rsidRPr="00F441EC" w:rsidRDefault="003E5E7F" w:rsidP="0004636C">
            <w:pPr>
              <w:pStyle w:val="TableHeading"/>
              <w:rPr>
                <w:rFonts w:ascii="Times New Roman" w:hAnsi="Times New Roman" w:cs="Times New Roman"/>
              </w:rPr>
            </w:pPr>
            <w:r w:rsidRPr="00F441EC">
              <w:rPr>
                <w:rFonts w:ascii="Times New Roman" w:hAnsi="Times New Roman" w:cs="Times New Roman"/>
              </w:rPr>
              <w:t>Revi</w:t>
            </w:r>
            <w:r w:rsidR="004F3A80" w:rsidRPr="00F441EC">
              <w:rPr>
                <w:rFonts w:ascii="Times New Roman" w:hAnsi="Times New Roman" w:cs="Times New Roman"/>
              </w:rPr>
              <w:t>sion</w:t>
            </w:r>
          </w:p>
        </w:tc>
        <w:tc>
          <w:tcPr>
            <w:tcW w:w="2293" w:type="pct"/>
            <w:shd w:val="clear" w:color="auto" w:fill="F2F2F2"/>
          </w:tcPr>
          <w:p w14:paraId="5BA0584D" w14:textId="77777777" w:rsidR="004F3A80" w:rsidRPr="00F441EC" w:rsidRDefault="004F3A80" w:rsidP="0004636C">
            <w:pPr>
              <w:pStyle w:val="TableHeading"/>
              <w:rPr>
                <w:rFonts w:ascii="Times New Roman" w:hAnsi="Times New Roman" w:cs="Times New Roman"/>
              </w:rPr>
            </w:pPr>
            <w:r w:rsidRPr="00F441EC">
              <w:rPr>
                <w:rFonts w:ascii="Times New Roman" w:hAnsi="Times New Roman" w:cs="Times New Roman"/>
              </w:rPr>
              <w:t>Description</w:t>
            </w:r>
          </w:p>
        </w:tc>
        <w:tc>
          <w:tcPr>
            <w:tcW w:w="1207" w:type="pct"/>
            <w:shd w:val="clear" w:color="auto" w:fill="F2F2F2"/>
          </w:tcPr>
          <w:p w14:paraId="5BA0584E" w14:textId="77777777" w:rsidR="004F3A80" w:rsidRPr="00F441EC" w:rsidRDefault="004F3A80" w:rsidP="0004636C">
            <w:pPr>
              <w:pStyle w:val="TableHeading"/>
              <w:rPr>
                <w:rFonts w:ascii="Times New Roman" w:hAnsi="Times New Roman" w:cs="Times New Roman"/>
              </w:rPr>
            </w:pPr>
            <w:r w:rsidRPr="00F441EC">
              <w:rPr>
                <w:rFonts w:ascii="Times New Roman" w:hAnsi="Times New Roman" w:cs="Times New Roman"/>
              </w:rPr>
              <w:t>Author</w:t>
            </w:r>
          </w:p>
        </w:tc>
      </w:tr>
      <w:tr w:rsidR="00A00FCC" w:rsidRPr="00F441EC" w14:paraId="359C51AF" w14:textId="77777777" w:rsidTr="00FB056A">
        <w:tc>
          <w:tcPr>
            <w:tcW w:w="893" w:type="pct"/>
          </w:tcPr>
          <w:p w14:paraId="375C418C" w14:textId="7B60FB1D"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6/4/2018</w:t>
            </w:r>
          </w:p>
        </w:tc>
        <w:tc>
          <w:tcPr>
            <w:tcW w:w="606" w:type="pct"/>
          </w:tcPr>
          <w:p w14:paraId="694B5633" w14:textId="0087E7FE"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1.2</w:t>
            </w:r>
          </w:p>
        </w:tc>
        <w:tc>
          <w:tcPr>
            <w:tcW w:w="2293" w:type="pct"/>
          </w:tcPr>
          <w:p w14:paraId="0A36C12A" w14:textId="69274E22"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 xml:space="preserve">Final Version Submitted for Approval </w:t>
            </w:r>
          </w:p>
        </w:tc>
        <w:tc>
          <w:tcPr>
            <w:tcW w:w="1207" w:type="pct"/>
          </w:tcPr>
          <w:p w14:paraId="719D2B8A" w14:textId="245ADE55"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Kim Battles</w:t>
            </w:r>
          </w:p>
        </w:tc>
      </w:tr>
      <w:tr w:rsidR="004F3A80" w:rsidRPr="00F441EC" w14:paraId="5BA05859" w14:textId="77777777" w:rsidTr="00FB056A">
        <w:tc>
          <w:tcPr>
            <w:tcW w:w="893" w:type="pct"/>
          </w:tcPr>
          <w:p w14:paraId="5BA05855" w14:textId="67EC2813"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5/29/2018</w:t>
            </w:r>
          </w:p>
        </w:tc>
        <w:tc>
          <w:tcPr>
            <w:tcW w:w="606" w:type="pct"/>
          </w:tcPr>
          <w:p w14:paraId="5BA05856" w14:textId="7D9A7AE2"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1.1</w:t>
            </w:r>
          </w:p>
        </w:tc>
        <w:tc>
          <w:tcPr>
            <w:tcW w:w="2293" w:type="pct"/>
          </w:tcPr>
          <w:p w14:paraId="5BA05857" w14:textId="3A4E7C88"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 xml:space="preserve">Final </w:t>
            </w:r>
            <w:r w:rsidR="00A00FCC">
              <w:rPr>
                <w:rFonts w:ascii="Times New Roman" w:hAnsi="Times New Roman" w:cs="Times New Roman"/>
                <w:sz w:val="22"/>
                <w:szCs w:val="22"/>
              </w:rPr>
              <w:t>Draft</w:t>
            </w:r>
          </w:p>
        </w:tc>
        <w:tc>
          <w:tcPr>
            <w:tcW w:w="1207" w:type="pct"/>
          </w:tcPr>
          <w:p w14:paraId="5BA05858" w14:textId="0F3F9E4F"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Kim Battles</w:t>
            </w:r>
          </w:p>
        </w:tc>
      </w:tr>
      <w:tr w:rsidR="00FB056A" w:rsidRPr="00F441EC" w14:paraId="50F84B52" w14:textId="77777777" w:rsidTr="00FB056A">
        <w:tc>
          <w:tcPr>
            <w:tcW w:w="893" w:type="pct"/>
          </w:tcPr>
          <w:p w14:paraId="770FDCFC" w14:textId="00B23A37"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9/16/</w:t>
            </w:r>
            <w:r w:rsidR="00A00FCC">
              <w:rPr>
                <w:rFonts w:ascii="Times New Roman" w:hAnsi="Times New Roman" w:cs="Times New Roman"/>
                <w:sz w:val="22"/>
                <w:szCs w:val="22"/>
              </w:rPr>
              <w:t>20</w:t>
            </w:r>
            <w:r w:rsidRPr="00F441EC">
              <w:rPr>
                <w:rFonts w:ascii="Times New Roman" w:hAnsi="Times New Roman" w:cs="Times New Roman"/>
                <w:sz w:val="22"/>
                <w:szCs w:val="22"/>
              </w:rPr>
              <w:t>17</w:t>
            </w:r>
          </w:p>
        </w:tc>
        <w:tc>
          <w:tcPr>
            <w:tcW w:w="606" w:type="pct"/>
          </w:tcPr>
          <w:p w14:paraId="369DAC74" w14:textId="337C623F" w:rsidR="00FB056A" w:rsidRDefault="00FB056A" w:rsidP="0004636C">
            <w:pPr>
              <w:pStyle w:val="TableText"/>
              <w:rPr>
                <w:rFonts w:ascii="Times New Roman" w:hAnsi="Times New Roman" w:cs="Times New Roman"/>
                <w:sz w:val="22"/>
                <w:szCs w:val="22"/>
              </w:rPr>
            </w:pPr>
            <w:r>
              <w:rPr>
                <w:rFonts w:ascii="Times New Roman" w:hAnsi="Times New Roman" w:cs="Times New Roman"/>
                <w:sz w:val="22"/>
                <w:szCs w:val="22"/>
              </w:rPr>
              <w:t>1.0</w:t>
            </w:r>
          </w:p>
        </w:tc>
        <w:tc>
          <w:tcPr>
            <w:tcW w:w="2293" w:type="pct"/>
          </w:tcPr>
          <w:p w14:paraId="59EDB030" w14:textId="45D1CDCC"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Initial Draft</w:t>
            </w:r>
          </w:p>
        </w:tc>
        <w:tc>
          <w:tcPr>
            <w:tcW w:w="1207" w:type="pct"/>
          </w:tcPr>
          <w:p w14:paraId="0E8CF74F" w14:textId="1CD0ECD1"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Kim Battles</w:t>
            </w:r>
          </w:p>
        </w:tc>
      </w:tr>
    </w:tbl>
    <w:p w14:paraId="5BA0585F" w14:textId="2691FA55" w:rsidR="00817918" w:rsidRPr="004D0A93" w:rsidRDefault="00817918" w:rsidP="004D0A93">
      <w:pPr>
        <w:pStyle w:val="InstructionalBullet1"/>
        <w:numPr>
          <w:ilvl w:val="0"/>
          <w:numId w:val="0"/>
        </w:numPr>
        <w:ind w:left="720"/>
      </w:pPr>
      <w:r w:rsidRPr="004D0A93">
        <w:t xml:space="preserve">. </w:t>
      </w:r>
    </w:p>
    <w:p w14:paraId="5BA05860" w14:textId="77777777" w:rsidR="000A0911" w:rsidRPr="0081116F" w:rsidRDefault="00040EA7" w:rsidP="0081116F">
      <w:pPr>
        <w:pStyle w:val="InstructionalText1"/>
        <w:spacing w:before="240"/>
        <w:jc w:val="center"/>
        <w:rPr>
          <w:b/>
          <w:bCs/>
          <w:i w:val="0"/>
          <w:iCs w:val="0"/>
          <w:color w:val="auto"/>
          <w:sz w:val="28"/>
          <w:szCs w:val="28"/>
        </w:rPr>
      </w:pPr>
      <w:r w:rsidRPr="0081116F">
        <w:rPr>
          <w:b/>
          <w:bCs/>
          <w:i w:val="0"/>
          <w:iCs w:val="0"/>
          <w:color w:val="auto"/>
          <w:sz w:val="28"/>
          <w:szCs w:val="28"/>
        </w:rPr>
        <w:t>Artifact Rationale</w:t>
      </w:r>
    </w:p>
    <w:p w14:paraId="5BA05861" w14:textId="50CA2B86" w:rsidR="000A0911" w:rsidRPr="00F441EC" w:rsidRDefault="0081116F" w:rsidP="00F5647A">
      <w:pPr>
        <w:pStyle w:val="InstructionalText1"/>
        <w:rPr>
          <w:i w:val="0"/>
          <w:iCs w:val="0"/>
          <w:color w:val="auto"/>
          <w:szCs w:val="22"/>
        </w:rPr>
      </w:pPr>
      <w:r w:rsidRPr="00F441EC">
        <w:rPr>
          <w:i w:val="0"/>
          <w:iCs w:val="0"/>
          <w:color w:val="auto"/>
          <w:szCs w:val="22"/>
        </w:rPr>
        <w:t xml:space="preserve">Per the Veteran-focused Integrated Process (VIP) Guide, the User Guide is required to be completed  prior to Critical Decision Point #2 (CD2), with the expectation that it will be updated as needed. </w:t>
      </w:r>
      <w:r w:rsidR="000A0911" w:rsidRPr="00F441EC">
        <w:rPr>
          <w:i w:val="0"/>
          <w:iCs w:val="0"/>
          <w:color w:val="auto"/>
          <w:szCs w:val="22"/>
        </w:rPr>
        <w:t>A User Guide is a technical communication document intended to give assistance to people using a particular system</w:t>
      </w:r>
      <w:r w:rsidRPr="00F441EC">
        <w:rPr>
          <w:i w:val="0"/>
          <w:iCs w:val="0"/>
          <w:color w:val="auto"/>
          <w:szCs w:val="22"/>
        </w:rPr>
        <w:t xml:space="preserve">, such as </w:t>
      </w:r>
      <w:proofErr w:type="spellStart"/>
      <w:r w:rsidRPr="00F441EC">
        <w:rPr>
          <w:i w:val="0"/>
          <w:iCs w:val="0"/>
          <w:color w:val="auto"/>
          <w:szCs w:val="22"/>
        </w:rPr>
        <w:t>VistA</w:t>
      </w:r>
      <w:proofErr w:type="spellEnd"/>
      <w:r w:rsidRPr="00F441EC">
        <w:rPr>
          <w:i w:val="0"/>
          <w:iCs w:val="0"/>
          <w:color w:val="auto"/>
          <w:szCs w:val="22"/>
        </w:rPr>
        <w:t xml:space="preserve"> end users</w:t>
      </w:r>
      <w:r w:rsidR="000A0911" w:rsidRPr="00F441EC">
        <w:rPr>
          <w:i w:val="0"/>
          <w:iCs w:val="0"/>
          <w:color w:val="auto"/>
          <w:szCs w:val="22"/>
        </w:rPr>
        <w:t>. It is usually written by a technical writer, although it can also be written by programmers, product or project managers, or other technical staff</w:t>
      </w:r>
      <w:r w:rsidR="00BA0022" w:rsidRPr="00F441EC">
        <w:rPr>
          <w:i w:val="0"/>
          <w:iCs w:val="0"/>
          <w:color w:val="auto"/>
          <w:szCs w:val="22"/>
        </w:rPr>
        <w:t xml:space="preserve">. </w:t>
      </w:r>
      <w:r w:rsidR="000A0911" w:rsidRPr="00F441EC">
        <w:rPr>
          <w:i w:val="0"/>
          <w:iCs w:val="0"/>
          <w:color w:val="auto"/>
          <w:szCs w:val="22"/>
        </w:rPr>
        <w:t xml:space="preserve">Most user guides contain both a written guide and the associated images. In the case of computer applications, it is usual to include screenshots of the human-machine </w:t>
      </w:r>
      <w:r w:rsidR="00AE51CB" w:rsidRPr="00F441EC">
        <w:rPr>
          <w:i w:val="0"/>
          <w:iCs w:val="0"/>
          <w:color w:val="auto"/>
          <w:szCs w:val="22"/>
        </w:rPr>
        <w:t xml:space="preserve">interfaces, </w:t>
      </w:r>
      <w:r w:rsidR="000A0911" w:rsidRPr="00F441EC">
        <w:rPr>
          <w:i w:val="0"/>
          <w:iCs w:val="0"/>
          <w:color w:val="auto"/>
          <w:szCs w:val="22"/>
        </w:rPr>
        <w:t>and hardware manuals often include clear, simplified diagrams. The language used is matched to the intended audience, with jargon kept to a minimum or explained thoroughly</w:t>
      </w:r>
      <w:r w:rsidR="00BA0022" w:rsidRPr="00F441EC">
        <w:rPr>
          <w:i w:val="0"/>
          <w:iCs w:val="0"/>
          <w:color w:val="auto"/>
          <w:szCs w:val="22"/>
        </w:rPr>
        <w:t xml:space="preserve">. </w:t>
      </w:r>
      <w:r w:rsidR="000A0911" w:rsidRPr="00F441EC">
        <w:rPr>
          <w:i w:val="0"/>
          <w:iCs w:val="0"/>
          <w:color w:val="auto"/>
          <w:szCs w:val="22"/>
        </w:rPr>
        <w:t>The User</w:t>
      </w:r>
      <w:r w:rsidR="00A82C7A" w:rsidRPr="00F441EC">
        <w:rPr>
          <w:i w:val="0"/>
          <w:iCs w:val="0"/>
          <w:color w:val="auto"/>
          <w:szCs w:val="22"/>
        </w:rPr>
        <w:t xml:space="preserve"> Guide is a mandatory, build</w:t>
      </w:r>
      <w:r w:rsidR="000A0911" w:rsidRPr="00F441EC">
        <w:rPr>
          <w:i w:val="0"/>
          <w:iCs w:val="0"/>
          <w:color w:val="auto"/>
          <w:szCs w:val="22"/>
        </w:rPr>
        <w:t>-level document, and should be updated to reflect the contents of th</w:t>
      </w:r>
      <w:r w:rsidR="00A82C7A" w:rsidRPr="00F441EC">
        <w:rPr>
          <w:i w:val="0"/>
          <w:iCs w:val="0"/>
          <w:color w:val="auto"/>
          <w:szCs w:val="22"/>
        </w:rPr>
        <w:t>e most recently deployed build</w:t>
      </w:r>
      <w:r w:rsidR="000A0911" w:rsidRPr="00F441EC">
        <w:rPr>
          <w:i w:val="0"/>
          <w:iCs w:val="0"/>
          <w:color w:val="auto"/>
          <w:szCs w:val="22"/>
        </w:rPr>
        <w:t>.</w:t>
      </w:r>
      <w:r w:rsidR="009910F2" w:rsidRPr="00F441EC">
        <w:rPr>
          <w:i w:val="0"/>
          <w:iCs w:val="0"/>
          <w:color w:val="auto"/>
          <w:szCs w:val="22"/>
        </w:rPr>
        <w:t xml:space="preserve"> The sections documented herein are required if applicable to your </w:t>
      </w:r>
      <w:r w:rsidR="00D84003" w:rsidRPr="00F441EC">
        <w:rPr>
          <w:i w:val="0"/>
          <w:iCs w:val="0"/>
          <w:color w:val="auto"/>
          <w:szCs w:val="22"/>
        </w:rPr>
        <w:t>product</w:t>
      </w:r>
      <w:r w:rsidR="009910F2" w:rsidRPr="00F441EC">
        <w:rPr>
          <w:i w:val="0"/>
          <w:iCs w:val="0"/>
          <w:color w:val="auto"/>
          <w:szCs w:val="22"/>
        </w:rPr>
        <w:t>.</w:t>
      </w:r>
    </w:p>
    <w:p w14:paraId="5BA05876" w14:textId="77777777" w:rsidR="004F3A80" w:rsidRPr="00CD14DE" w:rsidRDefault="00F7216E" w:rsidP="0081116F">
      <w:pPr>
        <w:pStyle w:val="BodyText"/>
        <w:rPr>
          <w:rFonts w:ascii="Arial" w:hAnsi="Arial" w:cs="Arial"/>
          <w:b/>
          <w:sz w:val="28"/>
          <w:szCs w:val="28"/>
        </w:rPr>
      </w:pPr>
      <w:r w:rsidRPr="004F31E5">
        <w:br w:type="page"/>
      </w:r>
      <w:r w:rsidR="004F3A80" w:rsidRPr="00CD14DE">
        <w:rPr>
          <w:rFonts w:ascii="Arial" w:hAnsi="Arial" w:cs="Arial"/>
          <w:b/>
          <w:sz w:val="28"/>
          <w:szCs w:val="28"/>
        </w:rPr>
        <w:lastRenderedPageBreak/>
        <w:t>Table of Contents</w:t>
      </w:r>
    </w:p>
    <w:p w14:paraId="68E159CD" w14:textId="77777777" w:rsidR="00611331" w:rsidRDefault="00AF1D4B">
      <w:pPr>
        <w:pStyle w:val="TOC1"/>
        <w:rPr>
          <w:ins w:id="2" w:author="Kimberly Battles" w:date="2018-05-30T13:41:00Z"/>
          <w:rFonts w:asciiTheme="minorHAnsi" w:eastAsiaTheme="minorEastAsia" w:hAnsiTheme="minorHAnsi" w:cstheme="minorBidi"/>
          <w:b w:val="0"/>
        </w:rPr>
      </w:pPr>
      <w:r>
        <w:rPr>
          <w:bCs/>
          <w:szCs w:val="20"/>
        </w:rPr>
        <w:fldChar w:fldCharType="begin"/>
      </w:r>
      <w:r>
        <w:rPr>
          <w:bCs/>
          <w:szCs w:val="20"/>
        </w:rPr>
        <w:instrText xml:space="preserve"> TOC \o "1-4" \h \z \u </w:instrText>
      </w:r>
      <w:r>
        <w:rPr>
          <w:bCs/>
          <w:szCs w:val="20"/>
        </w:rPr>
        <w:fldChar w:fldCharType="separate"/>
      </w:r>
      <w:ins w:id="3" w:author="Kimberly Battles" w:date="2018-05-30T13:41:00Z">
        <w:r w:rsidR="00611331" w:rsidRPr="00BD5C3C">
          <w:rPr>
            <w:rStyle w:val="Hyperlink"/>
          </w:rPr>
          <w:fldChar w:fldCharType="begin"/>
        </w:r>
        <w:r w:rsidR="00611331" w:rsidRPr="00BD5C3C">
          <w:rPr>
            <w:rStyle w:val="Hyperlink"/>
          </w:rPr>
          <w:instrText xml:space="preserve"> </w:instrText>
        </w:r>
        <w:r w:rsidR="00611331">
          <w:instrText>HYPERLINK \l "_Toc515451019"</w:instrText>
        </w:r>
        <w:r w:rsidR="00611331" w:rsidRPr="00BD5C3C">
          <w:rPr>
            <w:rStyle w:val="Hyperlink"/>
          </w:rPr>
          <w:instrText xml:space="preserve"> </w:instrText>
        </w:r>
        <w:r w:rsidR="00611331" w:rsidRPr="00BD5C3C">
          <w:rPr>
            <w:rStyle w:val="Hyperlink"/>
          </w:rPr>
          <w:fldChar w:fldCharType="separate"/>
        </w:r>
        <w:r w:rsidR="00611331" w:rsidRPr="00BD5C3C">
          <w:rPr>
            <w:rStyle w:val="Hyperlink"/>
          </w:rPr>
          <w:t>1.</w:t>
        </w:r>
        <w:r w:rsidR="00611331">
          <w:rPr>
            <w:rFonts w:asciiTheme="minorHAnsi" w:eastAsiaTheme="minorEastAsia" w:hAnsiTheme="minorHAnsi" w:cstheme="minorBidi"/>
            <w:b w:val="0"/>
          </w:rPr>
          <w:tab/>
        </w:r>
        <w:r w:rsidR="00611331" w:rsidRPr="00BD5C3C">
          <w:rPr>
            <w:rStyle w:val="Hyperlink"/>
          </w:rPr>
          <w:t>Introduction</w:t>
        </w:r>
        <w:r w:rsidR="00611331">
          <w:rPr>
            <w:webHidden/>
          </w:rPr>
          <w:tab/>
        </w:r>
        <w:r w:rsidR="00611331">
          <w:rPr>
            <w:webHidden/>
          </w:rPr>
          <w:fldChar w:fldCharType="begin"/>
        </w:r>
        <w:r w:rsidR="00611331">
          <w:rPr>
            <w:webHidden/>
          </w:rPr>
          <w:instrText xml:space="preserve"> PAGEREF _Toc515451019 \h </w:instrText>
        </w:r>
      </w:ins>
      <w:r w:rsidR="00611331">
        <w:rPr>
          <w:webHidden/>
        </w:rPr>
      </w:r>
      <w:r w:rsidR="00611331">
        <w:rPr>
          <w:webHidden/>
        </w:rPr>
        <w:fldChar w:fldCharType="separate"/>
      </w:r>
      <w:ins w:id="4" w:author="Kimberly Battles" w:date="2018-05-30T13:41:00Z">
        <w:r w:rsidR="00611331">
          <w:rPr>
            <w:webHidden/>
          </w:rPr>
          <w:t>1</w:t>
        </w:r>
        <w:r w:rsidR="00611331">
          <w:rPr>
            <w:webHidden/>
          </w:rPr>
          <w:fldChar w:fldCharType="end"/>
        </w:r>
        <w:r w:rsidR="00611331" w:rsidRPr="00BD5C3C">
          <w:rPr>
            <w:rStyle w:val="Hyperlink"/>
          </w:rPr>
          <w:fldChar w:fldCharType="end"/>
        </w:r>
      </w:ins>
    </w:p>
    <w:p w14:paraId="283F0489" w14:textId="77777777" w:rsidR="00611331" w:rsidRDefault="00611331">
      <w:pPr>
        <w:pStyle w:val="TOC2"/>
        <w:rPr>
          <w:ins w:id="5" w:author="Kimberly Battles" w:date="2018-05-30T13:41:00Z"/>
          <w:rFonts w:asciiTheme="minorHAnsi" w:eastAsiaTheme="minorEastAsia" w:hAnsiTheme="minorHAnsi" w:cstheme="minorBidi"/>
        </w:rPr>
      </w:pPr>
      <w:ins w:id="6" w:author="Kimberly Battles" w:date="2018-05-30T13:41:00Z">
        <w:r w:rsidRPr="00BD5C3C">
          <w:rPr>
            <w:rStyle w:val="Hyperlink"/>
          </w:rPr>
          <w:fldChar w:fldCharType="begin"/>
        </w:r>
        <w:r w:rsidRPr="00BD5C3C">
          <w:rPr>
            <w:rStyle w:val="Hyperlink"/>
          </w:rPr>
          <w:instrText xml:space="preserve"> </w:instrText>
        </w:r>
        <w:r>
          <w:instrText>HYPERLINK \l "_Toc515451020"</w:instrText>
        </w:r>
        <w:r w:rsidRPr="00BD5C3C">
          <w:rPr>
            <w:rStyle w:val="Hyperlink"/>
          </w:rPr>
          <w:instrText xml:space="preserve"> </w:instrText>
        </w:r>
        <w:r w:rsidRPr="00BD5C3C">
          <w:rPr>
            <w:rStyle w:val="Hyperlink"/>
          </w:rPr>
          <w:fldChar w:fldCharType="separate"/>
        </w:r>
        <w:r w:rsidRPr="00BD5C3C">
          <w:rPr>
            <w:rStyle w:val="Hyperlink"/>
          </w:rPr>
          <w:t>1.1.</w:t>
        </w:r>
        <w:r>
          <w:rPr>
            <w:rFonts w:asciiTheme="minorHAnsi" w:eastAsiaTheme="minorEastAsia" w:hAnsiTheme="minorHAnsi" w:cstheme="minorBidi"/>
          </w:rPr>
          <w:tab/>
        </w:r>
        <w:r w:rsidRPr="00BD5C3C">
          <w:rPr>
            <w:rStyle w:val="Hyperlink"/>
          </w:rPr>
          <w:t>Purpose</w:t>
        </w:r>
        <w:r>
          <w:rPr>
            <w:webHidden/>
          </w:rPr>
          <w:tab/>
        </w:r>
        <w:r>
          <w:rPr>
            <w:webHidden/>
          </w:rPr>
          <w:fldChar w:fldCharType="begin"/>
        </w:r>
        <w:r>
          <w:rPr>
            <w:webHidden/>
          </w:rPr>
          <w:instrText xml:space="preserve"> PAGEREF _Toc515451020 \h </w:instrText>
        </w:r>
      </w:ins>
      <w:r>
        <w:rPr>
          <w:webHidden/>
        </w:rPr>
      </w:r>
      <w:r>
        <w:rPr>
          <w:webHidden/>
        </w:rPr>
        <w:fldChar w:fldCharType="separate"/>
      </w:r>
      <w:ins w:id="7" w:author="Kimberly Battles" w:date="2018-05-30T13:41:00Z">
        <w:r>
          <w:rPr>
            <w:webHidden/>
          </w:rPr>
          <w:t>1</w:t>
        </w:r>
        <w:r>
          <w:rPr>
            <w:webHidden/>
          </w:rPr>
          <w:fldChar w:fldCharType="end"/>
        </w:r>
        <w:r w:rsidRPr="00BD5C3C">
          <w:rPr>
            <w:rStyle w:val="Hyperlink"/>
          </w:rPr>
          <w:fldChar w:fldCharType="end"/>
        </w:r>
      </w:ins>
    </w:p>
    <w:p w14:paraId="149DC74D" w14:textId="77777777" w:rsidR="00611331" w:rsidRDefault="00611331">
      <w:pPr>
        <w:pStyle w:val="TOC2"/>
        <w:rPr>
          <w:ins w:id="8" w:author="Kimberly Battles" w:date="2018-05-30T13:41:00Z"/>
          <w:rFonts w:asciiTheme="minorHAnsi" w:eastAsiaTheme="minorEastAsia" w:hAnsiTheme="minorHAnsi" w:cstheme="minorBidi"/>
        </w:rPr>
      </w:pPr>
      <w:ins w:id="9" w:author="Kimberly Battles" w:date="2018-05-30T13:41:00Z">
        <w:r w:rsidRPr="00BD5C3C">
          <w:rPr>
            <w:rStyle w:val="Hyperlink"/>
          </w:rPr>
          <w:fldChar w:fldCharType="begin"/>
        </w:r>
        <w:r w:rsidRPr="00BD5C3C">
          <w:rPr>
            <w:rStyle w:val="Hyperlink"/>
          </w:rPr>
          <w:instrText xml:space="preserve"> </w:instrText>
        </w:r>
        <w:r>
          <w:instrText>HYPERLINK \l "_Toc515451021"</w:instrText>
        </w:r>
        <w:r w:rsidRPr="00BD5C3C">
          <w:rPr>
            <w:rStyle w:val="Hyperlink"/>
          </w:rPr>
          <w:instrText xml:space="preserve"> </w:instrText>
        </w:r>
        <w:r w:rsidRPr="00BD5C3C">
          <w:rPr>
            <w:rStyle w:val="Hyperlink"/>
          </w:rPr>
          <w:fldChar w:fldCharType="separate"/>
        </w:r>
        <w:r w:rsidRPr="00BD5C3C">
          <w:rPr>
            <w:rStyle w:val="Hyperlink"/>
          </w:rPr>
          <w:t>1.2.</w:t>
        </w:r>
        <w:r>
          <w:rPr>
            <w:rFonts w:asciiTheme="minorHAnsi" w:eastAsiaTheme="minorEastAsia" w:hAnsiTheme="minorHAnsi" w:cstheme="minorBidi"/>
          </w:rPr>
          <w:tab/>
        </w:r>
        <w:r w:rsidRPr="00BD5C3C">
          <w:rPr>
            <w:rStyle w:val="Hyperlink"/>
          </w:rPr>
          <w:t>Document Orientation</w:t>
        </w:r>
        <w:r>
          <w:rPr>
            <w:webHidden/>
          </w:rPr>
          <w:tab/>
        </w:r>
        <w:r>
          <w:rPr>
            <w:webHidden/>
          </w:rPr>
          <w:fldChar w:fldCharType="begin"/>
        </w:r>
        <w:r>
          <w:rPr>
            <w:webHidden/>
          </w:rPr>
          <w:instrText xml:space="preserve"> PAGEREF _Toc515451021 \h </w:instrText>
        </w:r>
      </w:ins>
      <w:r>
        <w:rPr>
          <w:webHidden/>
        </w:rPr>
      </w:r>
      <w:r>
        <w:rPr>
          <w:webHidden/>
        </w:rPr>
        <w:fldChar w:fldCharType="separate"/>
      </w:r>
      <w:ins w:id="10" w:author="Kimberly Battles" w:date="2018-05-30T13:41:00Z">
        <w:r>
          <w:rPr>
            <w:webHidden/>
          </w:rPr>
          <w:t>1</w:t>
        </w:r>
        <w:r>
          <w:rPr>
            <w:webHidden/>
          </w:rPr>
          <w:fldChar w:fldCharType="end"/>
        </w:r>
        <w:r w:rsidRPr="00BD5C3C">
          <w:rPr>
            <w:rStyle w:val="Hyperlink"/>
          </w:rPr>
          <w:fldChar w:fldCharType="end"/>
        </w:r>
      </w:ins>
    </w:p>
    <w:p w14:paraId="03F38C0D" w14:textId="77777777" w:rsidR="00611331" w:rsidRDefault="00611331">
      <w:pPr>
        <w:pStyle w:val="TOC3"/>
        <w:rPr>
          <w:ins w:id="11" w:author="Kimberly Battles" w:date="2018-05-30T13:41:00Z"/>
          <w:rFonts w:asciiTheme="minorHAnsi" w:eastAsiaTheme="minorEastAsia" w:hAnsiTheme="minorHAnsi" w:cstheme="minorBidi"/>
        </w:rPr>
      </w:pPr>
      <w:ins w:id="12" w:author="Kimberly Battles" w:date="2018-05-30T13:41:00Z">
        <w:r w:rsidRPr="00BD5C3C">
          <w:rPr>
            <w:rStyle w:val="Hyperlink"/>
          </w:rPr>
          <w:fldChar w:fldCharType="begin"/>
        </w:r>
        <w:r w:rsidRPr="00BD5C3C">
          <w:rPr>
            <w:rStyle w:val="Hyperlink"/>
          </w:rPr>
          <w:instrText xml:space="preserve"> </w:instrText>
        </w:r>
        <w:r>
          <w:instrText>HYPERLINK \l "_Toc515451022"</w:instrText>
        </w:r>
        <w:r w:rsidRPr="00BD5C3C">
          <w:rPr>
            <w:rStyle w:val="Hyperlink"/>
          </w:rPr>
          <w:instrText xml:space="preserve"> </w:instrText>
        </w:r>
        <w:r w:rsidRPr="00BD5C3C">
          <w:rPr>
            <w:rStyle w:val="Hyperlink"/>
          </w:rPr>
          <w:fldChar w:fldCharType="separate"/>
        </w:r>
        <w:r w:rsidRPr="00BD5C3C">
          <w:rPr>
            <w:rStyle w:val="Hyperlink"/>
          </w:rPr>
          <w:t>1.2.1.</w:t>
        </w:r>
        <w:r>
          <w:rPr>
            <w:rFonts w:asciiTheme="minorHAnsi" w:eastAsiaTheme="minorEastAsia" w:hAnsiTheme="minorHAnsi" w:cstheme="minorBidi"/>
          </w:rPr>
          <w:tab/>
        </w:r>
        <w:r w:rsidRPr="00BD5C3C">
          <w:rPr>
            <w:rStyle w:val="Hyperlink"/>
          </w:rPr>
          <w:t>Organization of the Manual</w:t>
        </w:r>
        <w:r>
          <w:rPr>
            <w:webHidden/>
          </w:rPr>
          <w:tab/>
        </w:r>
        <w:r>
          <w:rPr>
            <w:webHidden/>
          </w:rPr>
          <w:fldChar w:fldCharType="begin"/>
        </w:r>
        <w:r>
          <w:rPr>
            <w:webHidden/>
          </w:rPr>
          <w:instrText xml:space="preserve"> PAGEREF _Toc515451022 \h </w:instrText>
        </w:r>
      </w:ins>
      <w:r>
        <w:rPr>
          <w:webHidden/>
        </w:rPr>
      </w:r>
      <w:r>
        <w:rPr>
          <w:webHidden/>
        </w:rPr>
        <w:fldChar w:fldCharType="separate"/>
      </w:r>
      <w:ins w:id="13" w:author="Kimberly Battles" w:date="2018-05-30T13:41:00Z">
        <w:r>
          <w:rPr>
            <w:webHidden/>
          </w:rPr>
          <w:t>1</w:t>
        </w:r>
        <w:r>
          <w:rPr>
            <w:webHidden/>
          </w:rPr>
          <w:fldChar w:fldCharType="end"/>
        </w:r>
        <w:r w:rsidRPr="00BD5C3C">
          <w:rPr>
            <w:rStyle w:val="Hyperlink"/>
          </w:rPr>
          <w:fldChar w:fldCharType="end"/>
        </w:r>
      </w:ins>
    </w:p>
    <w:p w14:paraId="31506F3E" w14:textId="77777777" w:rsidR="00611331" w:rsidRDefault="00611331">
      <w:pPr>
        <w:pStyle w:val="TOC3"/>
        <w:rPr>
          <w:ins w:id="14" w:author="Kimberly Battles" w:date="2018-05-30T13:41:00Z"/>
          <w:rFonts w:asciiTheme="minorHAnsi" w:eastAsiaTheme="minorEastAsia" w:hAnsiTheme="minorHAnsi" w:cstheme="minorBidi"/>
        </w:rPr>
      </w:pPr>
      <w:ins w:id="15" w:author="Kimberly Battles" w:date="2018-05-30T13:41:00Z">
        <w:r w:rsidRPr="00BD5C3C">
          <w:rPr>
            <w:rStyle w:val="Hyperlink"/>
          </w:rPr>
          <w:fldChar w:fldCharType="begin"/>
        </w:r>
        <w:r w:rsidRPr="00BD5C3C">
          <w:rPr>
            <w:rStyle w:val="Hyperlink"/>
          </w:rPr>
          <w:instrText xml:space="preserve"> </w:instrText>
        </w:r>
        <w:r>
          <w:instrText>HYPERLINK \l "_Toc515451023"</w:instrText>
        </w:r>
        <w:r w:rsidRPr="00BD5C3C">
          <w:rPr>
            <w:rStyle w:val="Hyperlink"/>
          </w:rPr>
          <w:instrText xml:space="preserve"> </w:instrText>
        </w:r>
        <w:r w:rsidRPr="00BD5C3C">
          <w:rPr>
            <w:rStyle w:val="Hyperlink"/>
          </w:rPr>
          <w:fldChar w:fldCharType="separate"/>
        </w:r>
        <w:r w:rsidRPr="00BD5C3C">
          <w:rPr>
            <w:rStyle w:val="Hyperlink"/>
          </w:rPr>
          <w:t>1.2.2.</w:t>
        </w:r>
        <w:r>
          <w:rPr>
            <w:rFonts w:asciiTheme="minorHAnsi" w:eastAsiaTheme="minorEastAsia" w:hAnsiTheme="minorHAnsi" w:cstheme="minorBidi"/>
          </w:rPr>
          <w:tab/>
        </w:r>
        <w:r w:rsidRPr="00BD5C3C">
          <w:rPr>
            <w:rStyle w:val="Hyperlink"/>
          </w:rPr>
          <w:t>Assumptions</w:t>
        </w:r>
        <w:r>
          <w:rPr>
            <w:webHidden/>
          </w:rPr>
          <w:tab/>
        </w:r>
        <w:r>
          <w:rPr>
            <w:webHidden/>
          </w:rPr>
          <w:fldChar w:fldCharType="begin"/>
        </w:r>
        <w:r>
          <w:rPr>
            <w:webHidden/>
          </w:rPr>
          <w:instrText xml:space="preserve"> PAGEREF _Toc515451023 \h </w:instrText>
        </w:r>
      </w:ins>
      <w:r>
        <w:rPr>
          <w:webHidden/>
        </w:rPr>
      </w:r>
      <w:r>
        <w:rPr>
          <w:webHidden/>
        </w:rPr>
        <w:fldChar w:fldCharType="separate"/>
      </w:r>
      <w:ins w:id="16" w:author="Kimberly Battles" w:date="2018-05-30T13:41:00Z">
        <w:r>
          <w:rPr>
            <w:webHidden/>
          </w:rPr>
          <w:t>2</w:t>
        </w:r>
        <w:r>
          <w:rPr>
            <w:webHidden/>
          </w:rPr>
          <w:fldChar w:fldCharType="end"/>
        </w:r>
        <w:r w:rsidRPr="00BD5C3C">
          <w:rPr>
            <w:rStyle w:val="Hyperlink"/>
          </w:rPr>
          <w:fldChar w:fldCharType="end"/>
        </w:r>
      </w:ins>
    </w:p>
    <w:p w14:paraId="75C870EA" w14:textId="77777777" w:rsidR="00611331" w:rsidRDefault="00611331">
      <w:pPr>
        <w:pStyle w:val="TOC3"/>
        <w:rPr>
          <w:ins w:id="17" w:author="Kimberly Battles" w:date="2018-05-30T13:41:00Z"/>
          <w:rFonts w:asciiTheme="minorHAnsi" w:eastAsiaTheme="minorEastAsia" w:hAnsiTheme="minorHAnsi" w:cstheme="minorBidi"/>
        </w:rPr>
      </w:pPr>
      <w:ins w:id="18" w:author="Kimberly Battles" w:date="2018-05-30T13:41:00Z">
        <w:r w:rsidRPr="00BD5C3C">
          <w:rPr>
            <w:rStyle w:val="Hyperlink"/>
          </w:rPr>
          <w:fldChar w:fldCharType="begin"/>
        </w:r>
        <w:r w:rsidRPr="00BD5C3C">
          <w:rPr>
            <w:rStyle w:val="Hyperlink"/>
          </w:rPr>
          <w:instrText xml:space="preserve"> </w:instrText>
        </w:r>
        <w:r>
          <w:instrText>HYPERLINK \l "_Toc515451024"</w:instrText>
        </w:r>
        <w:r w:rsidRPr="00BD5C3C">
          <w:rPr>
            <w:rStyle w:val="Hyperlink"/>
          </w:rPr>
          <w:instrText xml:space="preserve"> </w:instrText>
        </w:r>
        <w:r w:rsidRPr="00BD5C3C">
          <w:rPr>
            <w:rStyle w:val="Hyperlink"/>
          </w:rPr>
          <w:fldChar w:fldCharType="separate"/>
        </w:r>
        <w:r w:rsidRPr="00BD5C3C">
          <w:rPr>
            <w:rStyle w:val="Hyperlink"/>
          </w:rPr>
          <w:t>1.2.3.</w:t>
        </w:r>
        <w:r>
          <w:rPr>
            <w:rFonts w:asciiTheme="minorHAnsi" w:eastAsiaTheme="minorEastAsia" w:hAnsiTheme="minorHAnsi" w:cstheme="minorBidi"/>
          </w:rPr>
          <w:tab/>
        </w:r>
        <w:r w:rsidRPr="00BD5C3C">
          <w:rPr>
            <w:rStyle w:val="Hyperlink"/>
          </w:rPr>
          <w:t>Coordination</w:t>
        </w:r>
        <w:r>
          <w:rPr>
            <w:webHidden/>
          </w:rPr>
          <w:tab/>
        </w:r>
        <w:r>
          <w:rPr>
            <w:webHidden/>
          </w:rPr>
          <w:fldChar w:fldCharType="begin"/>
        </w:r>
        <w:r>
          <w:rPr>
            <w:webHidden/>
          </w:rPr>
          <w:instrText xml:space="preserve"> PAGEREF _Toc515451024 \h </w:instrText>
        </w:r>
      </w:ins>
      <w:r>
        <w:rPr>
          <w:webHidden/>
        </w:rPr>
      </w:r>
      <w:r>
        <w:rPr>
          <w:webHidden/>
        </w:rPr>
        <w:fldChar w:fldCharType="separate"/>
      </w:r>
      <w:ins w:id="19" w:author="Kimberly Battles" w:date="2018-05-30T13:41:00Z">
        <w:r>
          <w:rPr>
            <w:webHidden/>
          </w:rPr>
          <w:t>2</w:t>
        </w:r>
        <w:r>
          <w:rPr>
            <w:webHidden/>
          </w:rPr>
          <w:fldChar w:fldCharType="end"/>
        </w:r>
        <w:r w:rsidRPr="00BD5C3C">
          <w:rPr>
            <w:rStyle w:val="Hyperlink"/>
          </w:rPr>
          <w:fldChar w:fldCharType="end"/>
        </w:r>
      </w:ins>
    </w:p>
    <w:p w14:paraId="25A0C795" w14:textId="77777777" w:rsidR="00611331" w:rsidRDefault="00611331">
      <w:pPr>
        <w:pStyle w:val="TOC3"/>
        <w:rPr>
          <w:ins w:id="20" w:author="Kimberly Battles" w:date="2018-05-30T13:41:00Z"/>
          <w:rFonts w:asciiTheme="minorHAnsi" w:eastAsiaTheme="minorEastAsia" w:hAnsiTheme="minorHAnsi" w:cstheme="minorBidi"/>
        </w:rPr>
      </w:pPr>
      <w:ins w:id="21" w:author="Kimberly Battles" w:date="2018-05-30T13:41:00Z">
        <w:r w:rsidRPr="00BD5C3C">
          <w:rPr>
            <w:rStyle w:val="Hyperlink"/>
          </w:rPr>
          <w:fldChar w:fldCharType="begin"/>
        </w:r>
        <w:r w:rsidRPr="00BD5C3C">
          <w:rPr>
            <w:rStyle w:val="Hyperlink"/>
          </w:rPr>
          <w:instrText xml:space="preserve"> </w:instrText>
        </w:r>
        <w:r>
          <w:instrText>HYPERLINK \l "_Toc515451025"</w:instrText>
        </w:r>
        <w:r w:rsidRPr="00BD5C3C">
          <w:rPr>
            <w:rStyle w:val="Hyperlink"/>
          </w:rPr>
          <w:instrText xml:space="preserve"> </w:instrText>
        </w:r>
        <w:r w:rsidRPr="00BD5C3C">
          <w:rPr>
            <w:rStyle w:val="Hyperlink"/>
          </w:rPr>
          <w:fldChar w:fldCharType="separate"/>
        </w:r>
        <w:r w:rsidRPr="00BD5C3C">
          <w:rPr>
            <w:rStyle w:val="Hyperlink"/>
          </w:rPr>
          <w:t>1.2.4.</w:t>
        </w:r>
        <w:r>
          <w:rPr>
            <w:rFonts w:asciiTheme="minorHAnsi" w:eastAsiaTheme="minorEastAsia" w:hAnsiTheme="minorHAnsi" w:cstheme="minorBidi"/>
          </w:rPr>
          <w:tab/>
        </w:r>
        <w:r w:rsidRPr="00BD5C3C">
          <w:rPr>
            <w:rStyle w:val="Hyperlink"/>
          </w:rPr>
          <w:t>Disclaimers</w:t>
        </w:r>
        <w:r>
          <w:rPr>
            <w:webHidden/>
          </w:rPr>
          <w:tab/>
        </w:r>
        <w:r>
          <w:rPr>
            <w:webHidden/>
          </w:rPr>
          <w:fldChar w:fldCharType="begin"/>
        </w:r>
        <w:r>
          <w:rPr>
            <w:webHidden/>
          </w:rPr>
          <w:instrText xml:space="preserve"> PAGEREF _Toc515451025 \h </w:instrText>
        </w:r>
      </w:ins>
      <w:r>
        <w:rPr>
          <w:webHidden/>
        </w:rPr>
      </w:r>
      <w:r>
        <w:rPr>
          <w:webHidden/>
        </w:rPr>
        <w:fldChar w:fldCharType="separate"/>
      </w:r>
      <w:ins w:id="22" w:author="Kimberly Battles" w:date="2018-05-30T13:41:00Z">
        <w:r>
          <w:rPr>
            <w:webHidden/>
          </w:rPr>
          <w:t>2</w:t>
        </w:r>
        <w:r>
          <w:rPr>
            <w:webHidden/>
          </w:rPr>
          <w:fldChar w:fldCharType="end"/>
        </w:r>
        <w:r w:rsidRPr="00BD5C3C">
          <w:rPr>
            <w:rStyle w:val="Hyperlink"/>
          </w:rPr>
          <w:fldChar w:fldCharType="end"/>
        </w:r>
      </w:ins>
    </w:p>
    <w:p w14:paraId="24155B4C" w14:textId="77777777" w:rsidR="00611331" w:rsidRDefault="00611331">
      <w:pPr>
        <w:pStyle w:val="TOC4"/>
        <w:rPr>
          <w:ins w:id="23" w:author="Kimberly Battles" w:date="2018-05-30T13:41:00Z"/>
          <w:rFonts w:asciiTheme="minorHAnsi" w:eastAsiaTheme="minorEastAsia" w:hAnsiTheme="minorHAnsi" w:cstheme="minorBidi"/>
          <w:szCs w:val="22"/>
        </w:rPr>
      </w:pPr>
      <w:ins w:id="24" w:author="Kimberly Battles" w:date="2018-05-30T13:41:00Z">
        <w:r w:rsidRPr="00BD5C3C">
          <w:rPr>
            <w:rStyle w:val="Hyperlink"/>
          </w:rPr>
          <w:fldChar w:fldCharType="begin"/>
        </w:r>
        <w:r w:rsidRPr="00BD5C3C">
          <w:rPr>
            <w:rStyle w:val="Hyperlink"/>
          </w:rPr>
          <w:instrText xml:space="preserve"> </w:instrText>
        </w:r>
        <w:r>
          <w:instrText>HYPERLINK \l "_Toc515451026"</w:instrText>
        </w:r>
        <w:r w:rsidRPr="00BD5C3C">
          <w:rPr>
            <w:rStyle w:val="Hyperlink"/>
          </w:rPr>
          <w:instrText xml:space="preserve"> </w:instrText>
        </w:r>
        <w:r w:rsidRPr="00BD5C3C">
          <w:rPr>
            <w:rStyle w:val="Hyperlink"/>
          </w:rPr>
          <w:fldChar w:fldCharType="separate"/>
        </w:r>
        <w:r w:rsidRPr="00BD5C3C">
          <w:rPr>
            <w:rStyle w:val="Hyperlink"/>
          </w:rPr>
          <w:t>1.2.4.1.</w:t>
        </w:r>
        <w:r>
          <w:rPr>
            <w:rFonts w:asciiTheme="minorHAnsi" w:eastAsiaTheme="minorEastAsia" w:hAnsiTheme="minorHAnsi" w:cstheme="minorBidi"/>
            <w:szCs w:val="22"/>
          </w:rPr>
          <w:tab/>
        </w:r>
        <w:r w:rsidRPr="00BD5C3C">
          <w:rPr>
            <w:rStyle w:val="Hyperlink"/>
          </w:rPr>
          <w:t>Software Disclaimer</w:t>
        </w:r>
        <w:r>
          <w:rPr>
            <w:webHidden/>
          </w:rPr>
          <w:tab/>
        </w:r>
        <w:r>
          <w:rPr>
            <w:webHidden/>
          </w:rPr>
          <w:fldChar w:fldCharType="begin"/>
        </w:r>
        <w:r>
          <w:rPr>
            <w:webHidden/>
          </w:rPr>
          <w:instrText xml:space="preserve"> PAGEREF _Toc515451026 \h </w:instrText>
        </w:r>
      </w:ins>
      <w:r>
        <w:rPr>
          <w:webHidden/>
        </w:rPr>
      </w:r>
      <w:r>
        <w:rPr>
          <w:webHidden/>
        </w:rPr>
        <w:fldChar w:fldCharType="separate"/>
      </w:r>
      <w:ins w:id="25" w:author="Kimberly Battles" w:date="2018-05-30T13:41:00Z">
        <w:r>
          <w:rPr>
            <w:webHidden/>
          </w:rPr>
          <w:t>2</w:t>
        </w:r>
        <w:r>
          <w:rPr>
            <w:webHidden/>
          </w:rPr>
          <w:fldChar w:fldCharType="end"/>
        </w:r>
        <w:r w:rsidRPr="00BD5C3C">
          <w:rPr>
            <w:rStyle w:val="Hyperlink"/>
          </w:rPr>
          <w:fldChar w:fldCharType="end"/>
        </w:r>
      </w:ins>
    </w:p>
    <w:p w14:paraId="625C46FA" w14:textId="77777777" w:rsidR="00611331" w:rsidRDefault="00611331">
      <w:pPr>
        <w:pStyle w:val="TOC4"/>
        <w:rPr>
          <w:ins w:id="26" w:author="Kimberly Battles" w:date="2018-05-30T13:41:00Z"/>
          <w:rFonts w:asciiTheme="minorHAnsi" w:eastAsiaTheme="minorEastAsia" w:hAnsiTheme="minorHAnsi" w:cstheme="minorBidi"/>
          <w:szCs w:val="22"/>
        </w:rPr>
      </w:pPr>
      <w:ins w:id="27" w:author="Kimberly Battles" w:date="2018-05-30T13:41:00Z">
        <w:r w:rsidRPr="00BD5C3C">
          <w:rPr>
            <w:rStyle w:val="Hyperlink"/>
          </w:rPr>
          <w:fldChar w:fldCharType="begin"/>
        </w:r>
        <w:r w:rsidRPr="00BD5C3C">
          <w:rPr>
            <w:rStyle w:val="Hyperlink"/>
          </w:rPr>
          <w:instrText xml:space="preserve"> </w:instrText>
        </w:r>
        <w:r>
          <w:instrText>HYPERLINK \l "_Toc515451027"</w:instrText>
        </w:r>
        <w:r w:rsidRPr="00BD5C3C">
          <w:rPr>
            <w:rStyle w:val="Hyperlink"/>
          </w:rPr>
          <w:instrText xml:space="preserve"> </w:instrText>
        </w:r>
        <w:r w:rsidRPr="00BD5C3C">
          <w:rPr>
            <w:rStyle w:val="Hyperlink"/>
          </w:rPr>
          <w:fldChar w:fldCharType="separate"/>
        </w:r>
        <w:r w:rsidRPr="00BD5C3C">
          <w:rPr>
            <w:rStyle w:val="Hyperlink"/>
          </w:rPr>
          <w:t>1.2.4.2.</w:t>
        </w:r>
        <w:r>
          <w:rPr>
            <w:rFonts w:asciiTheme="minorHAnsi" w:eastAsiaTheme="minorEastAsia" w:hAnsiTheme="minorHAnsi" w:cstheme="minorBidi"/>
            <w:szCs w:val="22"/>
          </w:rPr>
          <w:tab/>
        </w:r>
        <w:r w:rsidRPr="00BD5C3C">
          <w:rPr>
            <w:rStyle w:val="Hyperlink"/>
          </w:rPr>
          <w:t>Documentation Disclaimer</w:t>
        </w:r>
        <w:r>
          <w:rPr>
            <w:webHidden/>
          </w:rPr>
          <w:tab/>
        </w:r>
        <w:r>
          <w:rPr>
            <w:webHidden/>
          </w:rPr>
          <w:fldChar w:fldCharType="begin"/>
        </w:r>
        <w:r>
          <w:rPr>
            <w:webHidden/>
          </w:rPr>
          <w:instrText xml:space="preserve"> PAGEREF _Toc515451027 \h </w:instrText>
        </w:r>
      </w:ins>
      <w:r>
        <w:rPr>
          <w:webHidden/>
        </w:rPr>
      </w:r>
      <w:r>
        <w:rPr>
          <w:webHidden/>
        </w:rPr>
        <w:fldChar w:fldCharType="separate"/>
      </w:r>
      <w:ins w:id="28" w:author="Kimberly Battles" w:date="2018-05-30T13:41:00Z">
        <w:r>
          <w:rPr>
            <w:webHidden/>
          </w:rPr>
          <w:t>2</w:t>
        </w:r>
        <w:r>
          <w:rPr>
            <w:webHidden/>
          </w:rPr>
          <w:fldChar w:fldCharType="end"/>
        </w:r>
        <w:r w:rsidRPr="00BD5C3C">
          <w:rPr>
            <w:rStyle w:val="Hyperlink"/>
          </w:rPr>
          <w:fldChar w:fldCharType="end"/>
        </w:r>
      </w:ins>
    </w:p>
    <w:p w14:paraId="091BD2E5" w14:textId="77777777" w:rsidR="00611331" w:rsidRDefault="00611331">
      <w:pPr>
        <w:pStyle w:val="TOC3"/>
        <w:rPr>
          <w:ins w:id="29" w:author="Kimberly Battles" w:date="2018-05-30T13:41:00Z"/>
          <w:rFonts w:asciiTheme="minorHAnsi" w:eastAsiaTheme="minorEastAsia" w:hAnsiTheme="minorHAnsi" w:cstheme="minorBidi"/>
        </w:rPr>
      </w:pPr>
      <w:ins w:id="30" w:author="Kimberly Battles" w:date="2018-05-30T13:41:00Z">
        <w:r w:rsidRPr="00BD5C3C">
          <w:rPr>
            <w:rStyle w:val="Hyperlink"/>
          </w:rPr>
          <w:fldChar w:fldCharType="begin"/>
        </w:r>
        <w:r w:rsidRPr="00BD5C3C">
          <w:rPr>
            <w:rStyle w:val="Hyperlink"/>
          </w:rPr>
          <w:instrText xml:space="preserve"> </w:instrText>
        </w:r>
        <w:r>
          <w:instrText>HYPERLINK \l "_Toc515451028"</w:instrText>
        </w:r>
        <w:r w:rsidRPr="00BD5C3C">
          <w:rPr>
            <w:rStyle w:val="Hyperlink"/>
          </w:rPr>
          <w:instrText xml:space="preserve"> </w:instrText>
        </w:r>
        <w:r w:rsidRPr="00BD5C3C">
          <w:rPr>
            <w:rStyle w:val="Hyperlink"/>
          </w:rPr>
          <w:fldChar w:fldCharType="separate"/>
        </w:r>
        <w:r w:rsidRPr="00BD5C3C">
          <w:rPr>
            <w:rStyle w:val="Hyperlink"/>
          </w:rPr>
          <w:t>1.2.5.</w:t>
        </w:r>
        <w:r>
          <w:rPr>
            <w:rFonts w:asciiTheme="minorHAnsi" w:eastAsiaTheme="minorEastAsia" w:hAnsiTheme="minorHAnsi" w:cstheme="minorBidi"/>
          </w:rPr>
          <w:tab/>
        </w:r>
        <w:r w:rsidRPr="00BD5C3C">
          <w:rPr>
            <w:rStyle w:val="Hyperlink"/>
          </w:rPr>
          <w:t>Documentation Conventions</w:t>
        </w:r>
        <w:r>
          <w:rPr>
            <w:webHidden/>
          </w:rPr>
          <w:tab/>
        </w:r>
        <w:r>
          <w:rPr>
            <w:webHidden/>
          </w:rPr>
          <w:fldChar w:fldCharType="begin"/>
        </w:r>
        <w:r>
          <w:rPr>
            <w:webHidden/>
          </w:rPr>
          <w:instrText xml:space="preserve"> PAGEREF _Toc515451028 \h </w:instrText>
        </w:r>
      </w:ins>
      <w:r>
        <w:rPr>
          <w:webHidden/>
        </w:rPr>
      </w:r>
      <w:r>
        <w:rPr>
          <w:webHidden/>
        </w:rPr>
        <w:fldChar w:fldCharType="separate"/>
      </w:r>
      <w:ins w:id="31" w:author="Kimberly Battles" w:date="2018-05-30T13:41:00Z">
        <w:r>
          <w:rPr>
            <w:webHidden/>
          </w:rPr>
          <w:t>2</w:t>
        </w:r>
        <w:r>
          <w:rPr>
            <w:webHidden/>
          </w:rPr>
          <w:fldChar w:fldCharType="end"/>
        </w:r>
        <w:r w:rsidRPr="00BD5C3C">
          <w:rPr>
            <w:rStyle w:val="Hyperlink"/>
          </w:rPr>
          <w:fldChar w:fldCharType="end"/>
        </w:r>
      </w:ins>
    </w:p>
    <w:p w14:paraId="0B764827" w14:textId="77777777" w:rsidR="00611331" w:rsidRDefault="00611331">
      <w:pPr>
        <w:pStyle w:val="TOC3"/>
        <w:rPr>
          <w:ins w:id="32" w:author="Kimberly Battles" w:date="2018-05-30T13:41:00Z"/>
          <w:rFonts w:asciiTheme="minorHAnsi" w:eastAsiaTheme="minorEastAsia" w:hAnsiTheme="minorHAnsi" w:cstheme="minorBidi"/>
        </w:rPr>
      </w:pPr>
      <w:ins w:id="33" w:author="Kimberly Battles" w:date="2018-05-30T13:41:00Z">
        <w:r w:rsidRPr="00BD5C3C">
          <w:rPr>
            <w:rStyle w:val="Hyperlink"/>
          </w:rPr>
          <w:fldChar w:fldCharType="begin"/>
        </w:r>
        <w:r w:rsidRPr="00BD5C3C">
          <w:rPr>
            <w:rStyle w:val="Hyperlink"/>
          </w:rPr>
          <w:instrText xml:space="preserve"> </w:instrText>
        </w:r>
        <w:r>
          <w:instrText>HYPERLINK \l "_Toc515451029"</w:instrText>
        </w:r>
        <w:r w:rsidRPr="00BD5C3C">
          <w:rPr>
            <w:rStyle w:val="Hyperlink"/>
          </w:rPr>
          <w:instrText xml:space="preserve"> </w:instrText>
        </w:r>
        <w:r w:rsidRPr="00BD5C3C">
          <w:rPr>
            <w:rStyle w:val="Hyperlink"/>
          </w:rPr>
          <w:fldChar w:fldCharType="separate"/>
        </w:r>
        <w:r w:rsidRPr="00BD5C3C">
          <w:rPr>
            <w:rStyle w:val="Hyperlink"/>
          </w:rPr>
          <w:t>1.2.6.</w:t>
        </w:r>
        <w:r>
          <w:rPr>
            <w:rFonts w:asciiTheme="minorHAnsi" w:eastAsiaTheme="minorEastAsia" w:hAnsiTheme="minorHAnsi" w:cstheme="minorBidi"/>
          </w:rPr>
          <w:tab/>
        </w:r>
        <w:r w:rsidRPr="00BD5C3C">
          <w:rPr>
            <w:rStyle w:val="Hyperlink"/>
          </w:rPr>
          <w:t>References and Resources</w:t>
        </w:r>
        <w:r>
          <w:rPr>
            <w:webHidden/>
          </w:rPr>
          <w:tab/>
        </w:r>
        <w:r>
          <w:rPr>
            <w:webHidden/>
          </w:rPr>
          <w:fldChar w:fldCharType="begin"/>
        </w:r>
        <w:r>
          <w:rPr>
            <w:webHidden/>
          </w:rPr>
          <w:instrText xml:space="preserve"> PAGEREF _Toc515451029 \h </w:instrText>
        </w:r>
      </w:ins>
      <w:r>
        <w:rPr>
          <w:webHidden/>
        </w:rPr>
      </w:r>
      <w:r>
        <w:rPr>
          <w:webHidden/>
        </w:rPr>
        <w:fldChar w:fldCharType="separate"/>
      </w:r>
      <w:ins w:id="34" w:author="Kimberly Battles" w:date="2018-05-30T13:41:00Z">
        <w:r>
          <w:rPr>
            <w:webHidden/>
          </w:rPr>
          <w:t>3</w:t>
        </w:r>
        <w:r>
          <w:rPr>
            <w:webHidden/>
          </w:rPr>
          <w:fldChar w:fldCharType="end"/>
        </w:r>
        <w:r w:rsidRPr="00BD5C3C">
          <w:rPr>
            <w:rStyle w:val="Hyperlink"/>
          </w:rPr>
          <w:fldChar w:fldCharType="end"/>
        </w:r>
      </w:ins>
    </w:p>
    <w:p w14:paraId="53BAB30B" w14:textId="77777777" w:rsidR="00611331" w:rsidRDefault="00611331">
      <w:pPr>
        <w:pStyle w:val="TOC2"/>
        <w:rPr>
          <w:ins w:id="35" w:author="Kimberly Battles" w:date="2018-05-30T13:41:00Z"/>
          <w:rFonts w:asciiTheme="minorHAnsi" w:eastAsiaTheme="minorEastAsia" w:hAnsiTheme="minorHAnsi" w:cstheme="minorBidi"/>
        </w:rPr>
      </w:pPr>
      <w:ins w:id="36" w:author="Kimberly Battles" w:date="2018-05-30T13:41:00Z">
        <w:r w:rsidRPr="00BD5C3C">
          <w:rPr>
            <w:rStyle w:val="Hyperlink"/>
          </w:rPr>
          <w:fldChar w:fldCharType="begin"/>
        </w:r>
        <w:r w:rsidRPr="00BD5C3C">
          <w:rPr>
            <w:rStyle w:val="Hyperlink"/>
          </w:rPr>
          <w:instrText xml:space="preserve"> </w:instrText>
        </w:r>
        <w:r>
          <w:instrText>HYPERLINK \l "_Toc515451030"</w:instrText>
        </w:r>
        <w:r w:rsidRPr="00BD5C3C">
          <w:rPr>
            <w:rStyle w:val="Hyperlink"/>
          </w:rPr>
          <w:instrText xml:space="preserve"> </w:instrText>
        </w:r>
        <w:r w:rsidRPr="00BD5C3C">
          <w:rPr>
            <w:rStyle w:val="Hyperlink"/>
          </w:rPr>
          <w:fldChar w:fldCharType="separate"/>
        </w:r>
        <w:r w:rsidRPr="00BD5C3C">
          <w:rPr>
            <w:rStyle w:val="Hyperlink"/>
          </w:rPr>
          <w:t>1.3.</w:t>
        </w:r>
        <w:r>
          <w:rPr>
            <w:rFonts w:asciiTheme="minorHAnsi" w:eastAsiaTheme="minorEastAsia" w:hAnsiTheme="minorHAnsi" w:cstheme="minorBidi"/>
          </w:rPr>
          <w:tab/>
        </w:r>
        <w:r w:rsidRPr="00BD5C3C">
          <w:rPr>
            <w:rStyle w:val="Hyperlink"/>
          </w:rPr>
          <w:t>Enterprise Service Desk and Organizational Contacts</w:t>
        </w:r>
        <w:r>
          <w:rPr>
            <w:webHidden/>
          </w:rPr>
          <w:tab/>
        </w:r>
        <w:r>
          <w:rPr>
            <w:webHidden/>
          </w:rPr>
          <w:fldChar w:fldCharType="begin"/>
        </w:r>
        <w:r>
          <w:rPr>
            <w:webHidden/>
          </w:rPr>
          <w:instrText xml:space="preserve"> PAGEREF _Toc515451030 \h </w:instrText>
        </w:r>
      </w:ins>
      <w:r>
        <w:rPr>
          <w:webHidden/>
        </w:rPr>
      </w:r>
      <w:r>
        <w:rPr>
          <w:webHidden/>
        </w:rPr>
        <w:fldChar w:fldCharType="separate"/>
      </w:r>
      <w:ins w:id="37" w:author="Kimberly Battles" w:date="2018-05-30T13:41:00Z">
        <w:r>
          <w:rPr>
            <w:webHidden/>
          </w:rPr>
          <w:t>3</w:t>
        </w:r>
        <w:r>
          <w:rPr>
            <w:webHidden/>
          </w:rPr>
          <w:fldChar w:fldCharType="end"/>
        </w:r>
        <w:r w:rsidRPr="00BD5C3C">
          <w:rPr>
            <w:rStyle w:val="Hyperlink"/>
          </w:rPr>
          <w:fldChar w:fldCharType="end"/>
        </w:r>
      </w:ins>
    </w:p>
    <w:p w14:paraId="3C7393A6" w14:textId="77777777" w:rsidR="00611331" w:rsidRDefault="00611331">
      <w:pPr>
        <w:pStyle w:val="TOC1"/>
        <w:rPr>
          <w:ins w:id="38" w:author="Kimberly Battles" w:date="2018-05-30T13:41:00Z"/>
          <w:rFonts w:asciiTheme="minorHAnsi" w:eastAsiaTheme="minorEastAsia" w:hAnsiTheme="minorHAnsi" w:cstheme="minorBidi"/>
          <w:b w:val="0"/>
        </w:rPr>
      </w:pPr>
      <w:ins w:id="39" w:author="Kimberly Battles" w:date="2018-05-30T13:41:00Z">
        <w:r w:rsidRPr="00BD5C3C">
          <w:rPr>
            <w:rStyle w:val="Hyperlink"/>
          </w:rPr>
          <w:fldChar w:fldCharType="begin"/>
        </w:r>
        <w:r w:rsidRPr="00BD5C3C">
          <w:rPr>
            <w:rStyle w:val="Hyperlink"/>
          </w:rPr>
          <w:instrText xml:space="preserve"> </w:instrText>
        </w:r>
        <w:r>
          <w:instrText>HYPERLINK \l "_Toc515451031"</w:instrText>
        </w:r>
        <w:r w:rsidRPr="00BD5C3C">
          <w:rPr>
            <w:rStyle w:val="Hyperlink"/>
          </w:rPr>
          <w:instrText xml:space="preserve"> </w:instrText>
        </w:r>
        <w:r w:rsidRPr="00BD5C3C">
          <w:rPr>
            <w:rStyle w:val="Hyperlink"/>
          </w:rPr>
          <w:fldChar w:fldCharType="separate"/>
        </w:r>
        <w:r w:rsidRPr="00BD5C3C">
          <w:rPr>
            <w:rStyle w:val="Hyperlink"/>
          </w:rPr>
          <w:t>2.</w:t>
        </w:r>
        <w:r>
          <w:rPr>
            <w:rFonts w:asciiTheme="minorHAnsi" w:eastAsiaTheme="minorEastAsia" w:hAnsiTheme="minorHAnsi" w:cstheme="minorBidi"/>
            <w:b w:val="0"/>
          </w:rPr>
          <w:tab/>
        </w:r>
        <w:r w:rsidRPr="00BD5C3C">
          <w:rPr>
            <w:rStyle w:val="Hyperlink"/>
          </w:rPr>
          <w:t>System Summary</w:t>
        </w:r>
        <w:r>
          <w:rPr>
            <w:webHidden/>
          </w:rPr>
          <w:tab/>
        </w:r>
        <w:r>
          <w:rPr>
            <w:webHidden/>
          </w:rPr>
          <w:fldChar w:fldCharType="begin"/>
        </w:r>
        <w:r>
          <w:rPr>
            <w:webHidden/>
          </w:rPr>
          <w:instrText xml:space="preserve"> PAGEREF _Toc515451031 \h </w:instrText>
        </w:r>
      </w:ins>
      <w:r>
        <w:rPr>
          <w:webHidden/>
        </w:rPr>
      </w:r>
      <w:r>
        <w:rPr>
          <w:webHidden/>
        </w:rPr>
        <w:fldChar w:fldCharType="separate"/>
      </w:r>
      <w:ins w:id="40" w:author="Kimberly Battles" w:date="2018-05-30T13:41:00Z">
        <w:r>
          <w:rPr>
            <w:webHidden/>
          </w:rPr>
          <w:t>1</w:t>
        </w:r>
        <w:r>
          <w:rPr>
            <w:webHidden/>
          </w:rPr>
          <w:fldChar w:fldCharType="end"/>
        </w:r>
        <w:r w:rsidRPr="00BD5C3C">
          <w:rPr>
            <w:rStyle w:val="Hyperlink"/>
          </w:rPr>
          <w:fldChar w:fldCharType="end"/>
        </w:r>
      </w:ins>
    </w:p>
    <w:p w14:paraId="38F41B4D" w14:textId="77777777" w:rsidR="00611331" w:rsidRDefault="00611331">
      <w:pPr>
        <w:pStyle w:val="TOC2"/>
        <w:rPr>
          <w:ins w:id="41" w:author="Kimberly Battles" w:date="2018-05-30T13:41:00Z"/>
          <w:rFonts w:asciiTheme="minorHAnsi" w:eastAsiaTheme="minorEastAsia" w:hAnsiTheme="minorHAnsi" w:cstheme="minorBidi"/>
        </w:rPr>
      </w:pPr>
      <w:ins w:id="42" w:author="Kimberly Battles" w:date="2018-05-30T13:41:00Z">
        <w:r w:rsidRPr="00BD5C3C">
          <w:rPr>
            <w:rStyle w:val="Hyperlink"/>
          </w:rPr>
          <w:fldChar w:fldCharType="begin"/>
        </w:r>
        <w:r w:rsidRPr="00BD5C3C">
          <w:rPr>
            <w:rStyle w:val="Hyperlink"/>
          </w:rPr>
          <w:instrText xml:space="preserve"> </w:instrText>
        </w:r>
        <w:r>
          <w:instrText>HYPERLINK \l "_Toc515451032"</w:instrText>
        </w:r>
        <w:r w:rsidRPr="00BD5C3C">
          <w:rPr>
            <w:rStyle w:val="Hyperlink"/>
          </w:rPr>
          <w:instrText xml:space="preserve"> </w:instrText>
        </w:r>
        <w:r w:rsidRPr="00BD5C3C">
          <w:rPr>
            <w:rStyle w:val="Hyperlink"/>
          </w:rPr>
          <w:fldChar w:fldCharType="separate"/>
        </w:r>
        <w:r w:rsidRPr="00BD5C3C">
          <w:rPr>
            <w:rStyle w:val="Hyperlink"/>
          </w:rPr>
          <w:t>2.1.</w:t>
        </w:r>
        <w:r>
          <w:rPr>
            <w:rFonts w:asciiTheme="minorHAnsi" w:eastAsiaTheme="minorEastAsia" w:hAnsiTheme="minorHAnsi" w:cstheme="minorBidi"/>
          </w:rPr>
          <w:tab/>
        </w:r>
        <w:r w:rsidRPr="00BD5C3C">
          <w:rPr>
            <w:rStyle w:val="Hyperlink"/>
          </w:rPr>
          <w:t>System Requirements</w:t>
        </w:r>
        <w:r>
          <w:rPr>
            <w:webHidden/>
          </w:rPr>
          <w:tab/>
        </w:r>
        <w:r>
          <w:rPr>
            <w:webHidden/>
          </w:rPr>
          <w:fldChar w:fldCharType="begin"/>
        </w:r>
        <w:r>
          <w:rPr>
            <w:webHidden/>
          </w:rPr>
          <w:instrText xml:space="preserve"> PAGEREF _Toc515451032 \h </w:instrText>
        </w:r>
      </w:ins>
      <w:r>
        <w:rPr>
          <w:webHidden/>
        </w:rPr>
      </w:r>
      <w:r>
        <w:rPr>
          <w:webHidden/>
        </w:rPr>
        <w:fldChar w:fldCharType="separate"/>
      </w:r>
      <w:ins w:id="43" w:author="Kimberly Battles" w:date="2018-05-30T13:41:00Z">
        <w:r>
          <w:rPr>
            <w:webHidden/>
          </w:rPr>
          <w:t>1</w:t>
        </w:r>
        <w:r>
          <w:rPr>
            <w:webHidden/>
          </w:rPr>
          <w:fldChar w:fldCharType="end"/>
        </w:r>
        <w:r w:rsidRPr="00BD5C3C">
          <w:rPr>
            <w:rStyle w:val="Hyperlink"/>
          </w:rPr>
          <w:fldChar w:fldCharType="end"/>
        </w:r>
      </w:ins>
    </w:p>
    <w:p w14:paraId="07C82434" w14:textId="77777777" w:rsidR="00611331" w:rsidRDefault="00611331">
      <w:pPr>
        <w:pStyle w:val="TOC2"/>
        <w:rPr>
          <w:ins w:id="44" w:author="Kimberly Battles" w:date="2018-05-30T13:41:00Z"/>
          <w:rFonts w:asciiTheme="minorHAnsi" w:eastAsiaTheme="minorEastAsia" w:hAnsiTheme="minorHAnsi" w:cstheme="minorBidi"/>
        </w:rPr>
      </w:pPr>
      <w:ins w:id="45" w:author="Kimberly Battles" w:date="2018-05-30T13:41:00Z">
        <w:r w:rsidRPr="00BD5C3C">
          <w:rPr>
            <w:rStyle w:val="Hyperlink"/>
          </w:rPr>
          <w:fldChar w:fldCharType="begin"/>
        </w:r>
        <w:r w:rsidRPr="00BD5C3C">
          <w:rPr>
            <w:rStyle w:val="Hyperlink"/>
          </w:rPr>
          <w:instrText xml:space="preserve"> </w:instrText>
        </w:r>
        <w:r>
          <w:instrText>HYPERLINK \l "_Toc515451033"</w:instrText>
        </w:r>
        <w:r w:rsidRPr="00BD5C3C">
          <w:rPr>
            <w:rStyle w:val="Hyperlink"/>
          </w:rPr>
          <w:instrText xml:space="preserve"> </w:instrText>
        </w:r>
        <w:r w:rsidRPr="00BD5C3C">
          <w:rPr>
            <w:rStyle w:val="Hyperlink"/>
          </w:rPr>
          <w:fldChar w:fldCharType="separate"/>
        </w:r>
        <w:r w:rsidRPr="00BD5C3C">
          <w:rPr>
            <w:rStyle w:val="Hyperlink"/>
          </w:rPr>
          <w:t>2.2.</w:t>
        </w:r>
        <w:r>
          <w:rPr>
            <w:rFonts w:asciiTheme="minorHAnsi" w:eastAsiaTheme="minorEastAsia" w:hAnsiTheme="minorHAnsi" w:cstheme="minorBidi"/>
          </w:rPr>
          <w:tab/>
        </w:r>
        <w:r w:rsidRPr="00BD5C3C">
          <w:rPr>
            <w:rStyle w:val="Hyperlink"/>
          </w:rPr>
          <w:t>System Configuration</w:t>
        </w:r>
        <w:r>
          <w:rPr>
            <w:webHidden/>
          </w:rPr>
          <w:tab/>
        </w:r>
        <w:r>
          <w:rPr>
            <w:webHidden/>
          </w:rPr>
          <w:fldChar w:fldCharType="begin"/>
        </w:r>
        <w:r>
          <w:rPr>
            <w:webHidden/>
          </w:rPr>
          <w:instrText xml:space="preserve"> PAGEREF _Toc515451033 \h </w:instrText>
        </w:r>
      </w:ins>
      <w:r>
        <w:rPr>
          <w:webHidden/>
        </w:rPr>
      </w:r>
      <w:r>
        <w:rPr>
          <w:webHidden/>
        </w:rPr>
        <w:fldChar w:fldCharType="separate"/>
      </w:r>
      <w:ins w:id="46" w:author="Kimberly Battles" w:date="2018-05-30T13:41:00Z">
        <w:r>
          <w:rPr>
            <w:webHidden/>
          </w:rPr>
          <w:t>1</w:t>
        </w:r>
        <w:r>
          <w:rPr>
            <w:webHidden/>
          </w:rPr>
          <w:fldChar w:fldCharType="end"/>
        </w:r>
        <w:r w:rsidRPr="00BD5C3C">
          <w:rPr>
            <w:rStyle w:val="Hyperlink"/>
          </w:rPr>
          <w:fldChar w:fldCharType="end"/>
        </w:r>
      </w:ins>
    </w:p>
    <w:p w14:paraId="2421A074" w14:textId="77777777" w:rsidR="00611331" w:rsidRDefault="00611331">
      <w:pPr>
        <w:pStyle w:val="TOC2"/>
        <w:rPr>
          <w:ins w:id="47" w:author="Kimberly Battles" w:date="2018-05-30T13:41:00Z"/>
          <w:rFonts w:asciiTheme="minorHAnsi" w:eastAsiaTheme="minorEastAsia" w:hAnsiTheme="minorHAnsi" w:cstheme="minorBidi"/>
        </w:rPr>
      </w:pPr>
      <w:ins w:id="48" w:author="Kimberly Battles" w:date="2018-05-30T13:41:00Z">
        <w:r w:rsidRPr="00BD5C3C">
          <w:rPr>
            <w:rStyle w:val="Hyperlink"/>
          </w:rPr>
          <w:fldChar w:fldCharType="begin"/>
        </w:r>
        <w:r w:rsidRPr="00BD5C3C">
          <w:rPr>
            <w:rStyle w:val="Hyperlink"/>
          </w:rPr>
          <w:instrText xml:space="preserve"> </w:instrText>
        </w:r>
        <w:r>
          <w:instrText>HYPERLINK \l "_Toc515451034"</w:instrText>
        </w:r>
        <w:r w:rsidRPr="00BD5C3C">
          <w:rPr>
            <w:rStyle w:val="Hyperlink"/>
          </w:rPr>
          <w:instrText xml:space="preserve"> </w:instrText>
        </w:r>
        <w:r w:rsidRPr="00BD5C3C">
          <w:rPr>
            <w:rStyle w:val="Hyperlink"/>
          </w:rPr>
          <w:fldChar w:fldCharType="separate"/>
        </w:r>
        <w:r w:rsidRPr="00BD5C3C">
          <w:rPr>
            <w:rStyle w:val="Hyperlink"/>
          </w:rPr>
          <w:t>2.3.</w:t>
        </w:r>
        <w:r>
          <w:rPr>
            <w:rFonts w:asciiTheme="minorHAnsi" w:eastAsiaTheme="minorEastAsia" w:hAnsiTheme="minorHAnsi" w:cstheme="minorBidi"/>
          </w:rPr>
          <w:tab/>
        </w:r>
        <w:r w:rsidRPr="00BD5C3C">
          <w:rPr>
            <w:rStyle w:val="Hyperlink"/>
          </w:rPr>
          <w:t>Data Flows</w:t>
        </w:r>
        <w:r>
          <w:rPr>
            <w:webHidden/>
          </w:rPr>
          <w:tab/>
        </w:r>
        <w:r>
          <w:rPr>
            <w:webHidden/>
          </w:rPr>
          <w:fldChar w:fldCharType="begin"/>
        </w:r>
        <w:r>
          <w:rPr>
            <w:webHidden/>
          </w:rPr>
          <w:instrText xml:space="preserve"> PAGEREF _Toc515451034 \h </w:instrText>
        </w:r>
      </w:ins>
      <w:r>
        <w:rPr>
          <w:webHidden/>
        </w:rPr>
      </w:r>
      <w:r>
        <w:rPr>
          <w:webHidden/>
        </w:rPr>
        <w:fldChar w:fldCharType="separate"/>
      </w:r>
      <w:ins w:id="49" w:author="Kimberly Battles" w:date="2018-05-30T13:41:00Z">
        <w:r>
          <w:rPr>
            <w:webHidden/>
          </w:rPr>
          <w:t>1</w:t>
        </w:r>
        <w:r>
          <w:rPr>
            <w:webHidden/>
          </w:rPr>
          <w:fldChar w:fldCharType="end"/>
        </w:r>
        <w:r w:rsidRPr="00BD5C3C">
          <w:rPr>
            <w:rStyle w:val="Hyperlink"/>
          </w:rPr>
          <w:fldChar w:fldCharType="end"/>
        </w:r>
      </w:ins>
    </w:p>
    <w:p w14:paraId="39155982" w14:textId="77777777" w:rsidR="00611331" w:rsidRDefault="00611331">
      <w:pPr>
        <w:pStyle w:val="TOC2"/>
        <w:rPr>
          <w:ins w:id="50" w:author="Kimberly Battles" w:date="2018-05-30T13:41:00Z"/>
          <w:rFonts w:asciiTheme="minorHAnsi" w:eastAsiaTheme="minorEastAsia" w:hAnsiTheme="minorHAnsi" w:cstheme="minorBidi"/>
        </w:rPr>
      </w:pPr>
      <w:ins w:id="51" w:author="Kimberly Battles" w:date="2018-05-30T13:41:00Z">
        <w:r w:rsidRPr="00BD5C3C">
          <w:rPr>
            <w:rStyle w:val="Hyperlink"/>
          </w:rPr>
          <w:fldChar w:fldCharType="begin"/>
        </w:r>
        <w:r w:rsidRPr="00BD5C3C">
          <w:rPr>
            <w:rStyle w:val="Hyperlink"/>
          </w:rPr>
          <w:instrText xml:space="preserve"> </w:instrText>
        </w:r>
        <w:r>
          <w:instrText>HYPERLINK \l "_Toc515451035"</w:instrText>
        </w:r>
        <w:r w:rsidRPr="00BD5C3C">
          <w:rPr>
            <w:rStyle w:val="Hyperlink"/>
          </w:rPr>
          <w:instrText xml:space="preserve"> </w:instrText>
        </w:r>
        <w:r w:rsidRPr="00BD5C3C">
          <w:rPr>
            <w:rStyle w:val="Hyperlink"/>
          </w:rPr>
          <w:fldChar w:fldCharType="separate"/>
        </w:r>
        <w:r w:rsidRPr="00BD5C3C">
          <w:rPr>
            <w:rStyle w:val="Hyperlink"/>
          </w:rPr>
          <w:t>2.4.</w:t>
        </w:r>
        <w:r>
          <w:rPr>
            <w:rFonts w:asciiTheme="minorHAnsi" w:eastAsiaTheme="minorEastAsia" w:hAnsiTheme="minorHAnsi" w:cstheme="minorBidi"/>
          </w:rPr>
          <w:tab/>
        </w:r>
        <w:r w:rsidRPr="00BD5C3C">
          <w:rPr>
            <w:rStyle w:val="Hyperlink"/>
          </w:rPr>
          <w:t>User Access Levels - Profiles</w:t>
        </w:r>
        <w:r>
          <w:rPr>
            <w:webHidden/>
          </w:rPr>
          <w:tab/>
        </w:r>
        <w:r>
          <w:rPr>
            <w:webHidden/>
          </w:rPr>
          <w:fldChar w:fldCharType="begin"/>
        </w:r>
        <w:r>
          <w:rPr>
            <w:webHidden/>
          </w:rPr>
          <w:instrText xml:space="preserve"> PAGEREF _Toc515451035 \h </w:instrText>
        </w:r>
      </w:ins>
      <w:r>
        <w:rPr>
          <w:webHidden/>
        </w:rPr>
      </w:r>
      <w:r>
        <w:rPr>
          <w:webHidden/>
        </w:rPr>
        <w:fldChar w:fldCharType="separate"/>
      </w:r>
      <w:ins w:id="52" w:author="Kimberly Battles" w:date="2018-05-30T13:41:00Z">
        <w:r>
          <w:rPr>
            <w:webHidden/>
          </w:rPr>
          <w:t>2</w:t>
        </w:r>
        <w:r>
          <w:rPr>
            <w:webHidden/>
          </w:rPr>
          <w:fldChar w:fldCharType="end"/>
        </w:r>
        <w:r w:rsidRPr="00BD5C3C">
          <w:rPr>
            <w:rStyle w:val="Hyperlink"/>
          </w:rPr>
          <w:fldChar w:fldCharType="end"/>
        </w:r>
      </w:ins>
    </w:p>
    <w:p w14:paraId="0317A221" w14:textId="77777777" w:rsidR="00611331" w:rsidRDefault="00611331">
      <w:pPr>
        <w:pStyle w:val="TOC2"/>
        <w:rPr>
          <w:ins w:id="53" w:author="Kimberly Battles" w:date="2018-05-30T13:41:00Z"/>
          <w:rFonts w:asciiTheme="minorHAnsi" w:eastAsiaTheme="minorEastAsia" w:hAnsiTheme="minorHAnsi" w:cstheme="minorBidi"/>
        </w:rPr>
      </w:pPr>
      <w:ins w:id="54" w:author="Kimberly Battles" w:date="2018-05-30T13:41:00Z">
        <w:r w:rsidRPr="00BD5C3C">
          <w:rPr>
            <w:rStyle w:val="Hyperlink"/>
          </w:rPr>
          <w:fldChar w:fldCharType="begin"/>
        </w:r>
        <w:r w:rsidRPr="00BD5C3C">
          <w:rPr>
            <w:rStyle w:val="Hyperlink"/>
          </w:rPr>
          <w:instrText xml:space="preserve"> </w:instrText>
        </w:r>
        <w:r>
          <w:instrText>HYPERLINK \l "_Toc515451036"</w:instrText>
        </w:r>
        <w:r w:rsidRPr="00BD5C3C">
          <w:rPr>
            <w:rStyle w:val="Hyperlink"/>
          </w:rPr>
          <w:instrText xml:space="preserve"> </w:instrText>
        </w:r>
        <w:r w:rsidRPr="00BD5C3C">
          <w:rPr>
            <w:rStyle w:val="Hyperlink"/>
          </w:rPr>
          <w:fldChar w:fldCharType="separate"/>
        </w:r>
        <w:r w:rsidRPr="00BD5C3C">
          <w:rPr>
            <w:rStyle w:val="Hyperlink"/>
          </w:rPr>
          <w:t>2.5.</w:t>
        </w:r>
        <w:r>
          <w:rPr>
            <w:rFonts w:asciiTheme="minorHAnsi" w:eastAsiaTheme="minorEastAsia" w:hAnsiTheme="minorHAnsi" w:cstheme="minorBidi"/>
          </w:rPr>
          <w:tab/>
        </w:r>
        <w:r w:rsidRPr="00BD5C3C">
          <w:rPr>
            <w:rStyle w:val="Hyperlink"/>
          </w:rPr>
          <w:t>Continuity of Operation</w:t>
        </w:r>
        <w:r>
          <w:rPr>
            <w:webHidden/>
          </w:rPr>
          <w:tab/>
        </w:r>
        <w:r>
          <w:rPr>
            <w:webHidden/>
          </w:rPr>
          <w:fldChar w:fldCharType="begin"/>
        </w:r>
        <w:r>
          <w:rPr>
            <w:webHidden/>
          </w:rPr>
          <w:instrText xml:space="preserve"> PAGEREF _Toc515451036 \h </w:instrText>
        </w:r>
      </w:ins>
      <w:r>
        <w:rPr>
          <w:webHidden/>
        </w:rPr>
      </w:r>
      <w:r>
        <w:rPr>
          <w:webHidden/>
        </w:rPr>
        <w:fldChar w:fldCharType="separate"/>
      </w:r>
      <w:ins w:id="55" w:author="Kimberly Battles" w:date="2018-05-30T13:41:00Z">
        <w:r>
          <w:rPr>
            <w:webHidden/>
          </w:rPr>
          <w:t>3</w:t>
        </w:r>
        <w:r>
          <w:rPr>
            <w:webHidden/>
          </w:rPr>
          <w:fldChar w:fldCharType="end"/>
        </w:r>
        <w:r w:rsidRPr="00BD5C3C">
          <w:rPr>
            <w:rStyle w:val="Hyperlink"/>
          </w:rPr>
          <w:fldChar w:fldCharType="end"/>
        </w:r>
      </w:ins>
    </w:p>
    <w:p w14:paraId="3CB36D8F" w14:textId="77777777" w:rsidR="00611331" w:rsidRDefault="00611331">
      <w:pPr>
        <w:pStyle w:val="TOC1"/>
        <w:rPr>
          <w:ins w:id="56" w:author="Kimberly Battles" w:date="2018-05-30T13:41:00Z"/>
          <w:rFonts w:asciiTheme="minorHAnsi" w:eastAsiaTheme="minorEastAsia" w:hAnsiTheme="minorHAnsi" w:cstheme="minorBidi"/>
          <w:b w:val="0"/>
        </w:rPr>
      </w:pPr>
      <w:ins w:id="57" w:author="Kimberly Battles" w:date="2018-05-30T13:41:00Z">
        <w:r w:rsidRPr="00BD5C3C">
          <w:rPr>
            <w:rStyle w:val="Hyperlink"/>
          </w:rPr>
          <w:fldChar w:fldCharType="begin"/>
        </w:r>
        <w:r w:rsidRPr="00BD5C3C">
          <w:rPr>
            <w:rStyle w:val="Hyperlink"/>
          </w:rPr>
          <w:instrText xml:space="preserve"> </w:instrText>
        </w:r>
        <w:r>
          <w:instrText>HYPERLINK \l "_Toc515451037"</w:instrText>
        </w:r>
        <w:r w:rsidRPr="00BD5C3C">
          <w:rPr>
            <w:rStyle w:val="Hyperlink"/>
          </w:rPr>
          <w:instrText xml:space="preserve"> </w:instrText>
        </w:r>
        <w:r w:rsidRPr="00BD5C3C">
          <w:rPr>
            <w:rStyle w:val="Hyperlink"/>
          </w:rPr>
          <w:fldChar w:fldCharType="separate"/>
        </w:r>
        <w:r w:rsidRPr="00BD5C3C">
          <w:rPr>
            <w:rStyle w:val="Hyperlink"/>
          </w:rPr>
          <w:t>3.</w:t>
        </w:r>
        <w:r>
          <w:rPr>
            <w:rFonts w:asciiTheme="minorHAnsi" w:eastAsiaTheme="minorEastAsia" w:hAnsiTheme="minorHAnsi" w:cstheme="minorBidi"/>
            <w:b w:val="0"/>
          </w:rPr>
          <w:tab/>
        </w:r>
        <w:r w:rsidRPr="00BD5C3C">
          <w:rPr>
            <w:rStyle w:val="Hyperlink"/>
          </w:rPr>
          <w:t>Getting Started</w:t>
        </w:r>
        <w:r>
          <w:rPr>
            <w:webHidden/>
          </w:rPr>
          <w:tab/>
        </w:r>
        <w:r>
          <w:rPr>
            <w:webHidden/>
          </w:rPr>
          <w:fldChar w:fldCharType="begin"/>
        </w:r>
        <w:r>
          <w:rPr>
            <w:webHidden/>
          </w:rPr>
          <w:instrText xml:space="preserve"> PAGEREF _Toc515451037 \h </w:instrText>
        </w:r>
      </w:ins>
      <w:r>
        <w:rPr>
          <w:webHidden/>
        </w:rPr>
      </w:r>
      <w:r>
        <w:rPr>
          <w:webHidden/>
        </w:rPr>
        <w:fldChar w:fldCharType="separate"/>
      </w:r>
      <w:ins w:id="58" w:author="Kimberly Battles" w:date="2018-05-30T13:41:00Z">
        <w:r>
          <w:rPr>
            <w:webHidden/>
          </w:rPr>
          <w:t>3</w:t>
        </w:r>
        <w:r>
          <w:rPr>
            <w:webHidden/>
          </w:rPr>
          <w:fldChar w:fldCharType="end"/>
        </w:r>
        <w:r w:rsidRPr="00BD5C3C">
          <w:rPr>
            <w:rStyle w:val="Hyperlink"/>
          </w:rPr>
          <w:fldChar w:fldCharType="end"/>
        </w:r>
      </w:ins>
    </w:p>
    <w:p w14:paraId="4A7EC8D0" w14:textId="77777777" w:rsidR="00611331" w:rsidRDefault="00611331">
      <w:pPr>
        <w:pStyle w:val="TOC2"/>
        <w:rPr>
          <w:ins w:id="59" w:author="Kimberly Battles" w:date="2018-05-30T13:41:00Z"/>
          <w:rFonts w:asciiTheme="minorHAnsi" w:eastAsiaTheme="minorEastAsia" w:hAnsiTheme="minorHAnsi" w:cstheme="minorBidi"/>
        </w:rPr>
      </w:pPr>
      <w:ins w:id="60" w:author="Kimberly Battles" w:date="2018-05-30T13:41:00Z">
        <w:r w:rsidRPr="00BD5C3C">
          <w:rPr>
            <w:rStyle w:val="Hyperlink"/>
          </w:rPr>
          <w:fldChar w:fldCharType="begin"/>
        </w:r>
        <w:r w:rsidRPr="00BD5C3C">
          <w:rPr>
            <w:rStyle w:val="Hyperlink"/>
          </w:rPr>
          <w:instrText xml:space="preserve"> </w:instrText>
        </w:r>
        <w:r>
          <w:instrText>HYPERLINK \l "_Toc515451038"</w:instrText>
        </w:r>
        <w:r w:rsidRPr="00BD5C3C">
          <w:rPr>
            <w:rStyle w:val="Hyperlink"/>
          </w:rPr>
          <w:instrText xml:space="preserve"> </w:instrText>
        </w:r>
        <w:r w:rsidRPr="00BD5C3C">
          <w:rPr>
            <w:rStyle w:val="Hyperlink"/>
          </w:rPr>
          <w:fldChar w:fldCharType="separate"/>
        </w:r>
        <w:r w:rsidRPr="00BD5C3C">
          <w:rPr>
            <w:rStyle w:val="Hyperlink"/>
          </w:rPr>
          <w:t>3.1.</w:t>
        </w:r>
        <w:r>
          <w:rPr>
            <w:rFonts w:asciiTheme="minorHAnsi" w:eastAsiaTheme="minorEastAsia" w:hAnsiTheme="minorHAnsi" w:cstheme="minorBidi"/>
          </w:rPr>
          <w:tab/>
        </w:r>
        <w:r w:rsidRPr="00BD5C3C">
          <w:rPr>
            <w:rStyle w:val="Hyperlink"/>
            <w:i/>
          </w:rPr>
          <w:t>Future Release</w:t>
        </w:r>
        <w:r w:rsidRPr="00BD5C3C">
          <w:rPr>
            <w:rStyle w:val="Hyperlink"/>
          </w:rPr>
          <w:t xml:space="preserve"> - Logging On</w:t>
        </w:r>
        <w:r>
          <w:rPr>
            <w:webHidden/>
          </w:rPr>
          <w:tab/>
        </w:r>
        <w:r>
          <w:rPr>
            <w:webHidden/>
          </w:rPr>
          <w:fldChar w:fldCharType="begin"/>
        </w:r>
        <w:r>
          <w:rPr>
            <w:webHidden/>
          </w:rPr>
          <w:instrText xml:space="preserve"> PAGEREF _Toc515451038 \h </w:instrText>
        </w:r>
      </w:ins>
      <w:r>
        <w:rPr>
          <w:webHidden/>
        </w:rPr>
      </w:r>
      <w:r>
        <w:rPr>
          <w:webHidden/>
        </w:rPr>
        <w:fldChar w:fldCharType="separate"/>
      </w:r>
      <w:ins w:id="61" w:author="Kimberly Battles" w:date="2018-05-30T13:41:00Z">
        <w:r>
          <w:rPr>
            <w:webHidden/>
          </w:rPr>
          <w:t>3</w:t>
        </w:r>
        <w:r>
          <w:rPr>
            <w:webHidden/>
          </w:rPr>
          <w:fldChar w:fldCharType="end"/>
        </w:r>
        <w:r w:rsidRPr="00BD5C3C">
          <w:rPr>
            <w:rStyle w:val="Hyperlink"/>
          </w:rPr>
          <w:fldChar w:fldCharType="end"/>
        </w:r>
      </w:ins>
    </w:p>
    <w:p w14:paraId="7CEAB770" w14:textId="77777777" w:rsidR="00611331" w:rsidRDefault="00611331">
      <w:pPr>
        <w:pStyle w:val="TOC2"/>
        <w:rPr>
          <w:ins w:id="62" w:author="Kimberly Battles" w:date="2018-05-30T13:41:00Z"/>
          <w:rFonts w:asciiTheme="minorHAnsi" w:eastAsiaTheme="minorEastAsia" w:hAnsiTheme="minorHAnsi" w:cstheme="minorBidi"/>
        </w:rPr>
      </w:pPr>
      <w:ins w:id="63" w:author="Kimberly Battles" w:date="2018-05-30T13:41:00Z">
        <w:r w:rsidRPr="00BD5C3C">
          <w:rPr>
            <w:rStyle w:val="Hyperlink"/>
          </w:rPr>
          <w:fldChar w:fldCharType="begin"/>
        </w:r>
        <w:r w:rsidRPr="00BD5C3C">
          <w:rPr>
            <w:rStyle w:val="Hyperlink"/>
          </w:rPr>
          <w:instrText xml:space="preserve"> </w:instrText>
        </w:r>
        <w:r>
          <w:instrText>HYPERLINK \l "_Toc515451039"</w:instrText>
        </w:r>
        <w:r w:rsidRPr="00BD5C3C">
          <w:rPr>
            <w:rStyle w:val="Hyperlink"/>
          </w:rPr>
          <w:instrText xml:space="preserve"> </w:instrText>
        </w:r>
        <w:r w:rsidRPr="00BD5C3C">
          <w:rPr>
            <w:rStyle w:val="Hyperlink"/>
          </w:rPr>
          <w:fldChar w:fldCharType="separate"/>
        </w:r>
        <w:r w:rsidRPr="00BD5C3C">
          <w:rPr>
            <w:rStyle w:val="Hyperlink"/>
          </w:rPr>
          <w:t>3.2.</w:t>
        </w:r>
        <w:r>
          <w:rPr>
            <w:rFonts w:asciiTheme="minorHAnsi" w:eastAsiaTheme="minorEastAsia" w:hAnsiTheme="minorHAnsi" w:cstheme="minorBidi"/>
          </w:rPr>
          <w:tab/>
        </w:r>
        <w:r w:rsidRPr="00BD5C3C">
          <w:rPr>
            <w:rStyle w:val="Hyperlink"/>
            <w:i/>
          </w:rPr>
          <w:t>Future Release</w:t>
        </w:r>
        <w:r w:rsidRPr="00BD5C3C">
          <w:rPr>
            <w:rStyle w:val="Hyperlink"/>
          </w:rPr>
          <w:t xml:space="preserve"> - Logging Out of the Current MCCF EDI TAS Portal Session</w:t>
        </w:r>
        <w:r>
          <w:rPr>
            <w:webHidden/>
          </w:rPr>
          <w:tab/>
        </w:r>
        <w:r>
          <w:rPr>
            <w:webHidden/>
          </w:rPr>
          <w:fldChar w:fldCharType="begin"/>
        </w:r>
        <w:r>
          <w:rPr>
            <w:webHidden/>
          </w:rPr>
          <w:instrText xml:space="preserve"> PAGEREF _Toc515451039 \h </w:instrText>
        </w:r>
      </w:ins>
      <w:r>
        <w:rPr>
          <w:webHidden/>
        </w:rPr>
      </w:r>
      <w:r>
        <w:rPr>
          <w:webHidden/>
        </w:rPr>
        <w:fldChar w:fldCharType="separate"/>
      </w:r>
      <w:ins w:id="64" w:author="Kimberly Battles" w:date="2018-05-30T13:41:00Z">
        <w:r>
          <w:rPr>
            <w:webHidden/>
          </w:rPr>
          <w:t>4</w:t>
        </w:r>
        <w:r>
          <w:rPr>
            <w:webHidden/>
          </w:rPr>
          <w:fldChar w:fldCharType="end"/>
        </w:r>
        <w:r w:rsidRPr="00BD5C3C">
          <w:rPr>
            <w:rStyle w:val="Hyperlink"/>
          </w:rPr>
          <w:fldChar w:fldCharType="end"/>
        </w:r>
      </w:ins>
    </w:p>
    <w:p w14:paraId="538C48C2" w14:textId="77777777" w:rsidR="00611331" w:rsidRDefault="00611331">
      <w:pPr>
        <w:pStyle w:val="TOC2"/>
        <w:rPr>
          <w:ins w:id="65" w:author="Kimberly Battles" w:date="2018-05-30T13:41:00Z"/>
          <w:rFonts w:asciiTheme="minorHAnsi" w:eastAsiaTheme="minorEastAsia" w:hAnsiTheme="minorHAnsi" w:cstheme="minorBidi"/>
        </w:rPr>
      </w:pPr>
      <w:ins w:id="66" w:author="Kimberly Battles" w:date="2018-05-30T13:41:00Z">
        <w:r w:rsidRPr="00BD5C3C">
          <w:rPr>
            <w:rStyle w:val="Hyperlink"/>
          </w:rPr>
          <w:fldChar w:fldCharType="begin"/>
        </w:r>
        <w:r w:rsidRPr="00BD5C3C">
          <w:rPr>
            <w:rStyle w:val="Hyperlink"/>
          </w:rPr>
          <w:instrText xml:space="preserve"> </w:instrText>
        </w:r>
        <w:r>
          <w:instrText>HYPERLINK \l "_Toc515451040"</w:instrText>
        </w:r>
        <w:r w:rsidRPr="00BD5C3C">
          <w:rPr>
            <w:rStyle w:val="Hyperlink"/>
          </w:rPr>
          <w:instrText xml:space="preserve"> </w:instrText>
        </w:r>
        <w:r w:rsidRPr="00BD5C3C">
          <w:rPr>
            <w:rStyle w:val="Hyperlink"/>
          </w:rPr>
          <w:fldChar w:fldCharType="separate"/>
        </w:r>
        <w:r w:rsidRPr="00BD5C3C">
          <w:rPr>
            <w:rStyle w:val="Hyperlink"/>
          </w:rPr>
          <w:t>3.3.</w:t>
        </w:r>
        <w:r>
          <w:rPr>
            <w:rFonts w:asciiTheme="minorHAnsi" w:eastAsiaTheme="minorEastAsia" w:hAnsiTheme="minorHAnsi" w:cstheme="minorBidi"/>
          </w:rPr>
          <w:tab/>
        </w:r>
        <w:r w:rsidRPr="00BD5C3C">
          <w:rPr>
            <w:rStyle w:val="Hyperlink"/>
          </w:rPr>
          <w:t>Elements and Functionality of the MCCF EDI TAS Portal</w:t>
        </w:r>
        <w:r>
          <w:rPr>
            <w:webHidden/>
          </w:rPr>
          <w:tab/>
        </w:r>
        <w:r>
          <w:rPr>
            <w:webHidden/>
          </w:rPr>
          <w:fldChar w:fldCharType="begin"/>
        </w:r>
        <w:r>
          <w:rPr>
            <w:webHidden/>
          </w:rPr>
          <w:instrText xml:space="preserve"> PAGEREF _Toc515451040 \h </w:instrText>
        </w:r>
      </w:ins>
      <w:r>
        <w:rPr>
          <w:webHidden/>
        </w:rPr>
      </w:r>
      <w:r>
        <w:rPr>
          <w:webHidden/>
        </w:rPr>
        <w:fldChar w:fldCharType="separate"/>
      </w:r>
      <w:ins w:id="67" w:author="Kimberly Battles" w:date="2018-05-30T13:41:00Z">
        <w:r>
          <w:rPr>
            <w:webHidden/>
          </w:rPr>
          <w:t>1</w:t>
        </w:r>
        <w:r>
          <w:rPr>
            <w:webHidden/>
          </w:rPr>
          <w:fldChar w:fldCharType="end"/>
        </w:r>
        <w:r w:rsidRPr="00BD5C3C">
          <w:rPr>
            <w:rStyle w:val="Hyperlink"/>
          </w:rPr>
          <w:fldChar w:fldCharType="end"/>
        </w:r>
      </w:ins>
    </w:p>
    <w:p w14:paraId="47D02B18" w14:textId="77777777" w:rsidR="00611331" w:rsidRDefault="00611331">
      <w:pPr>
        <w:pStyle w:val="TOC3"/>
        <w:rPr>
          <w:ins w:id="68" w:author="Kimberly Battles" w:date="2018-05-30T13:41:00Z"/>
          <w:rFonts w:asciiTheme="minorHAnsi" w:eastAsiaTheme="minorEastAsia" w:hAnsiTheme="minorHAnsi" w:cstheme="minorBidi"/>
        </w:rPr>
      </w:pPr>
      <w:ins w:id="69" w:author="Kimberly Battles" w:date="2018-05-30T13:41:00Z">
        <w:r w:rsidRPr="00BD5C3C">
          <w:rPr>
            <w:rStyle w:val="Hyperlink"/>
          </w:rPr>
          <w:fldChar w:fldCharType="begin"/>
        </w:r>
        <w:r w:rsidRPr="00BD5C3C">
          <w:rPr>
            <w:rStyle w:val="Hyperlink"/>
          </w:rPr>
          <w:instrText xml:space="preserve"> </w:instrText>
        </w:r>
        <w:r>
          <w:instrText>HYPERLINK \l "_Toc515451041"</w:instrText>
        </w:r>
        <w:r w:rsidRPr="00BD5C3C">
          <w:rPr>
            <w:rStyle w:val="Hyperlink"/>
          </w:rPr>
          <w:instrText xml:space="preserve"> </w:instrText>
        </w:r>
        <w:r w:rsidRPr="00BD5C3C">
          <w:rPr>
            <w:rStyle w:val="Hyperlink"/>
          </w:rPr>
          <w:fldChar w:fldCharType="separate"/>
        </w:r>
        <w:r w:rsidRPr="00BD5C3C">
          <w:rPr>
            <w:rStyle w:val="Hyperlink"/>
          </w:rPr>
          <w:t>3.3.1.</w:t>
        </w:r>
        <w:r>
          <w:rPr>
            <w:rFonts w:asciiTheme="minorHAnsi" w:eastAsiaTheme="minorEastAsia" w:hAnsiTheme="minorHAnsi" w:cstheme="minorBidi"/>
          </w:rPr>
          <w:tab/>
        </w:r>
        <w:r w:rsidRPr="00BD5C3C">
          <w:rPr>
            <w:rStyle w:val="Hyperlink"/>
          </w:rPr>
          <w:t>MCCF EDI TAS Portal Home Page</w:t>
        </w:r>
        <w:r>
          <w:rPr>
            <w:webHidden/>
          </w:rPr>
          <w:tab/>
        </w:r>
        <w:r>
          <w:rPr>
            <w:webHidden/>
          </w:rPr>
          <w:fldChar w:fldCharType="begin"/>
        </w:r>
        <w:r>
          <w:rPr>
            <w:webHidden/>
          </w:rPr>
          <w:instrText xml:space="preserve"> PAGEREF _Toc515451041 \h </w:instrText>
        </w:r>
      </w:ins>
      <w:r>
        <w:rPr>
          <w:webHidden/>
        </w:rPr>
      </w:r>
      <w:r>
        <w:rPr>
          <w:webHidden/>
        </w:rPr>
        <w:fldChar w:fldCharType="separate"/>
      </w:r>
      <w:ins w:id="70" w:author="Kimberly Battles" w:date="2018-05-30T13:41:00Z">
        <w:r>
          <w:rPr>
            <w:webHidden/>
          </w:rPr>
          <w:t>1</w:t>
        </w:r>
        <w:r>
          <w:rPr>
            <w:webHidden/>
          </w:rPr>
          <w:fldChar w:fldCharType="end"/>
        </w:r>
        <w:r w:rsidRPr="00BD5C3C">
          <w:rPr>
            <w:rStyle w:val="Hyperlink"/>
          </w:rPr>
          <w:fldChar w:fldCharType="end"/>
        </w:r>
      </w:ins>
    </w:p>
    <w:p w14:paraId="181211C9" w14:textId="77777777" w:rsidR="00611331" w:rsidRDefault="00611331">
      <w:pPr>
        <w:pStyle w:val="TOC3"/>
        <w:rPr>
          <w:ins w:id="71" w:author="Kimberly Battles" w:date="2018-05-30T13:41:00Z"/>
          <w:rFonts w:asciiTheme="minorHAnsi" w:eastAsiaTheme="minorEastAsia" w:hAnsiTheme="minorHAnsi" w:cstheme="minorBidi"/>
        </w:rPr>
      </w:pPr>
      <w:ins w:id="72" w:author="Kimberly Battles" w:date="2018-05-30T13:41:00Z">
        <w:r w:rsidRPr="00BD5C3C">
          <w:rPr>
            <w:rStyle w:val="Hyperlink"/>
          </w:rPr>
          <w:fldChar w:fldCharType="begin"/>
        </w:r>
        <w:r w:rsidRPr="00BD5C3C">
          <w:rPr>
            <w:rStyle w:val="Hyperlink"/>
          </w:rPr>
          <w:instrText xml:space="preserve"> </w:instrText>
        </w:r>
        <w:r>
          <w:instrText>HYPERLINK \l "_Toc515451045"</w:instrText>
        </w:r>
        <w:r w:rsidRPr="00BD5C3C">
          <w:rPr>
            <w:rStyle w:val="Hyperlink"/>
          </w:rPr>
          <w:instrText xml:space="preserve"> </w:instrText>
        </w:r>
        <w:r w:rsidRPr="00BD5C3C">
          <w:rPr>
            <w:rStyle w:val="Hyperlink"/>
          </w:rPr>
          <w:fldChar w:fldCharType="separate"/>
        </w:r>
        <w:r w:rsidRPr="00BD5C3C">
          <w:rPr>
            <w:rStyle w:val="Hyperlink"/>
          </w:rPr>
          <w:t>3.3.2.</w:t>
        </w:r>
        <w:r>
          <w:rPr>
            <w:rFonts w:asciiTheme="minorHAnsi" w:eastAsiaTheme="minorEastAsia" w:hAnsiTheme="minorHAnsi" w:cstheme="minorBidi"/>
          </w:rPr>
          <w:tab/>
        </w:r>
        <w:r w:rsidRPr="00BD5C3C">
          <w:rPr>
            <w:rStyle w:val="Hyperlink"/>
          </w:rPr>
          <w:t>Portal Menu</w:t>
        </w:r>
        <w:r>
          <w:rPr>
            <w:webHidden/>
          </w:rPr>
          <w:tab/>
        </w:r>
        <w:r>
          <w:rPr>
            <w:webHidden/>
          </w:rPr>
          <w:fldChar w:fldCharType="begin"/>
        </w:r>
        <w:r>
          <w:rPr>
            <w:webHidden/>
          </w:rPr>
          <w:instrText xml:space="preserve"> PAGEREF _Toc515451045 \h </w:instrText>
        </w:r>
      </w:ins>
      <w:r>
        <w:rPr>
          <w:webHidden/>
        </w:rPr>
      </w:r>
      <w:r>
        <w:rPr>
          <w:webHidden/>
        </w:rPr>
        <w:fldChar w:fldCharType="separate"/>
      </w:r>
      <w:ins w:id="73" w:author="Kimberly Battles" w:date="2018-05-30T13:41:00Z">
        <w:r>
          <w:rPr>
            <w:webHidden/>
          </w:rPr>
          <w:t>2</w:t>
        </w:r>
        <w:r>
          <w:rPr>
            <w:webHidden/>
          </w:rPr>
          <w:fldChar w:fldCharType="end"/>
        </w:r>
        <w:r w:rsidRPr="00BD5C3C">
          <w:rPr>
            <w:rStyle w:val="Hyperlink"/>
          </w:rPr>
          <w:fldChar w:fldCharType="end"/>
        </w:r>
      </w:ins>
    </w:p>
    <w:p w14:paraId="08410C3D" w14:textId="77777777" w:rsidR="00611331" w:rsidRDefault="00611331">
      <w:pPr>
        <w:pStyle w:val="TOC3"/>
        <w:rPr>
          <w:ins w:id="74" w:author="Kimberly Battles" w:date="2018-05-30T13:41:00Z"/>
          <w:rFonts w:asciiTheme="minorHAnsi" w:eastAsiaTheme="minorEastAsia" w:hAnsiTheme="minorHAnsi" w:cstheme="minorBidi"/>
        </w:rPr>
      </w:pPr>
      <w:ins w:id="75" w:author="Kimberly Battles" w:date="2018-05-30T13:41:00Z">
        <w:r w:rsidRPr="00BD5C3C">
          <w:rPr>
            <w:rStyle w:val="Hyperlink"/>
          </w:rPr>
          <w:fldChar w:fldCharType="begin"/>
        </w:r>
        <w:r w:rsidRPr="00BD5C3C">
          <w:rPr>
            <w:rStyle w:val="Hyperlink"/>
          </w:rPr>
          <w:instrText xml:space="preserve"> </w:instrText>
        </w:r>
        <w:r>
          <w:instrText>HYPERLINK \l "_Toc515451046"</w:instrText>
        </w:r>
        <w:r w:rsidRPr="00BD5C3C">
          <w:rPr>
            <w:rStyle w:val="Hyperlink"/>
          </w:rPr>
          <w:instrText xml:space="preserve"> </w:instrText>
        </w:r>
        <w:r w:rsidRPr="00BD5C3C">
          <w:rPr>
            <w:rStyle w:val="Hyperlink"/>
          </w:rPr>
          <w:fldChar w:fldCharType="separate"/>
        </w:r>
        <w:r w:rsidRPr="00BD5C3C">
          <w:rPr>
            <w:rStyle w:val="Hyperlink"/>
          </w:rPr>
          <w:t>3.3.3.</w:t>
        </w:r>
        <w:r>
          <w:rPr>
            <w:rFonts w:asciiTheme="minorHAnsi" w:eastAsiaTheme="minorEastAsia" w:hAnsiTheme="minorHAnsi" w:cstheme="minorBidi"/>
          </w:rPr>
          <w:tab/>
        </w:r>
        <w:r w:rsidRPr="00BD5C3C">
          <w:rPr>
            <w:rStyle w:val="Hyperlink"/>
          </w:rPr>
          <w:t>Accessing Product Pages</w:t>
        </w:r>
        <w:r>
          <w:rPr>
            <w:webHidden/>
          </w:rPr>
          <w:tab/>
        </w:r>
        <w:r>
          <w:rPr>
            <w:webHidden/>
          </w:rPr>
          <w:fldChar w:fldCharType="begin"/>
        </w:r>
        <w:r>
          <w:rPr>
            <w:webHidden/>
          </w:rPr>
          <w:instrText xml:space="preserve"> PAGEREF _Toc515451046 \h </w:instrText>
        </w:r>
      </w:ins>
      <w:r>
        <w:rPr>
          <w:webHidden/>
        </w:rPr>
      </w:r>
      <w:r>
        <w:rPr>
          <w:webHidden/>
        </w:rPr>
        <w:fldChar w:fldCharType="separate"/>
      </w:r>
      <w:ins w:id="76" w:author="Kimberly Battles" w:date="2018-05-30T13:41:00Z">
        <w:r>
          <w:rPr>
            <w:webHidden/>
          </w:rPr>
          <w:t>2</w:t>
        </w:r>
        <w:r>
          <w:rPr>
            <w:webHidden/>
          </w:rPr>
          <w:fldChar w:fldCharType="end"/>
        </w:r>
        <w:r w:rsidRPr="00BD5C3C">
          <w:rPr>
            <w:rStyle w:val="Hyperlink"/>
          </w:rPr>
          <w:fldChar w:fldCharType="end"/>
        </w:r>
      </w:ins>
    </w:p>
    <w:p w14:paraId="427F26D3" w14:textId="77777777" w:rsidR="00611331" w:rsidRDefault="00611331">
      <w:pPr>
        <w:pStyle w:val="TOC3"/>
        <w:rPr>
          <w:ins w:id="77" w:author="Kimberly Battles" w:date="2018-05-30T13:41:00Z"/>
          <w:rFonts w:asciiTheme="minorHAnsi" w:eastAsiaTheme="minorEastAsia" w:hAnsiTheme="minorHAnsi" w:cstheme="minorBidi"/>
        </w:rPr>
      </w:pPr>
      <w:ins w:id="78" w:author="Kimberly Battles" w:date="2018-05-30T13:41:00Z">
        <w:r w:rsidRPr="00BD5C3C">
          <w:rPr>
            <w:rStyle w:val="Hyperlink"/>
          </w:rPr>
          <w:fldChar w:fldCharType="begin"/>
        </w:r>
        <w:r w:rsidRPr="00BD5C3C">
          <w:rPr>
            <w:rStyle w:val="Hyperlink"/>
          </w:rPr>
          <w:instrText xml:space="preserve"> </w:instrText>
        </w:r>
        <w:r>
          <w:instrText>HYPERLINK \l "_Toc515451047"</w:instrText>
        </w:r>
        <w:r w:rsidRPr="00BD5C3C">
          <w:rPr>
            <w:rStyle w:val="Hyperlink"/>
          </w:rPr>
          <w:instrText xml:space="preserve"> </w:instrText>
        </w:r>
        <w:r w:rsidRPr="00BD5C3C">
          <w:rPr>
            <w:rStyle w:val="Hyperlink"/>
          </w:rPr>
          <w:fldChar w:fldCharType="separate"/>
        </w:r>
        <w:r w:rsidRPr="00BD5C3C">
          <w:rPr>
            <w:rStyle w:val="Hyperlink"/>
          </w:rPr>
          <w:t>3.3.4.</w:t>
        </w:r>
        <w:r>
          <w:rPr>
            <w:rFonts w:asciiTheme="minorHAnsi" w:eastAsiaTheme="minorEastAsia" w:hAnsiTheme="minorHAnsi" w:cstheme="minorBidi"/>
          </w:rPr>
          <w:tab/>
        </w:r>
        <w:r w:rsidRPr="00BD5C3C">
          <w:rPr>
            <w:rStyle w:val="Hyperlink"/>
          </w:rPr>
          <w:t>Sitewide Search</w:t>
        </w:r>
        <w:r>
          <w:rPr>
            <w:webHidden/>
          </w:rPr>
          <w:tab/>
        </w:r>
        <w:r>
          <w:rPr>
            <w:webHidden/>
          </w:rPr>
          <w:fldChar w:fldCharType="begin"/>
        </w:r>
        <w:r>
          <w:rPr>
            <w:webHidden/>
          </w:rPr>
          <w:instrText xml:space="preserve"> PAGEREF _Toc515451047 \h </w:instrText>
        </w:r>
      </w:ins>
      <w:r>
        <w:rPr>
          <w:webHidden/>
        </w:rPr>
      </w:r>
      <w:r>
        <w:rPr>
          <w:webHidden/>
        </w:rPr>
        <w:fldChar w:fldCharType="separate"/>
      </w:r>
      <w:ins w:id="79" w:author="Kimberly Battles" w:date="2018-05-30T13:41:00Z">
        <w:r>
          <w:rPr>
            <w:webHidden/>
          </w:rPr>
          <w:t>6</w:t>
        </w:r>
        <w:r>
          <w:rPr>
            <w:webHidden/>
          </w:rPr>
          <w:fldChar w:fldCharType="end"/>
        </w:r>
        <w:r w:rsidRPr="00BD5C3C">
          <w:rPr>
            <w:rStyle w:val="Hyperlink"/>
          </w:rPr>
          <w:fldChar w:fldCharType="end"/>
        </w:r>
      </w:ins>
    </w:p>
    <w:p w14:paraId="23013C01" w14:textId="77777777" w:rsidR="00611331" w:rsidRDefault="00611331">
      <w:pPr>
        <w:pStyle w:val="TOC3"/>
        <w:rPr>
          <w:ins w:id="80" w:author="Kimberly Battles" w:date="2018-05-30T13:41:00Z"/>
          <w:rFonts w:asciiTheme="minorHAnsi" w:eastAsiaTheme="minorEastAsia" w:hAnsiTheme="minorHAnsi" w:cstheme="minorBidi"/>
        </w:rPr>
      </w:pPr>
      <w:ins w:id="81" w:author="Kimberly Battles" w:date="2018-05-30T13:41:00Z">
        <w:r w:rsidRPr="00BD5C3C">
          <w:rPr>
            <w:rStyle w:val="Hyperlink"/>
          </w:rPr>
          <w:fldChar w:fldCharType="begin"/>
        </w:r>
        <w:r w:rsidRPr="00BD5C3C">
          <w:rPr>
            <w:rStyle w:val="Hyperlink"/>
          </w:rPr>
          <w:instrText xml:space="preserve"> </w:instrText>
        </w:r>
        <w:r>
          <w:instrText>HYPERLINK \l "_Toc515451048"</w:instrText>
        </w:r>
        <w:r w:rsidRPr="00BD5C3C">
          <w:rPr>
            <w:rStyle w:val="Hyperlink"/>
          </w:rPr>
          <w:instrText xml:space="preserve"> </w:instrText>
        </w:r>
        <w:r w:rsidRPr="00BD5C3C">
          <w:rPr>
            <w:rStyle w:val="Hyperlink"/>
          </w:rPr>
          <w:fldChar w:fldCharType="separate"/>
        </w:r>
        <w:r w:rsidRPr="00BD5C3C">
          <w:rPr>
            <w:rStyle w:val="Hyperlink"/>
          </w:rPr>
          <w:t>3.3.5.</w:t>
        </w:r>
        <w:r>
          <w:rPr>
            <w:rFonts w:asciiTheme="minorHAnsi" w:eastAsiaTheme="minorEastAsia" w:hAnsiTheme="minorHAnsi" w:cstheme="minorBidi"/>
          </w:rPr>
          <w:tab/>
        </w:r>
        <w:r w:rsidRPr="00BD5C3C">
          <w:rPr>
            <w:rStyle w:val="Hyperlink"/>
          </w:rPr>
          <w:t>Accessing FAQs</w:t>
        </w:r>
        <w:r>
          <w:rPr>
            <w:webHidden/>
          </w:rPr>
          <w:tab/>
        </w:r>
        <w:r>
          <w:rPr>
            <w:webHidden/>
          </w:rPr>
          <w:fldChar w:fldCharType="begin"/>
        </w:r>
        <w:r>
          <w:rPr>
            <w:webHidden/>
          </w:rPr>
          <w:instrText xml:space="preserve"> PAGEREF _Toc515451048 \h </w:instrText>
        </w:r>
      </w:ins>
      <w:r>
        <w:rPr>
          <w:webHidden/>
        </w:rPr>
      </w:r>
      <w:r>
        <w:rPr>
          <w:webHidden/>
        </w:rPr>
        <w:fldChar w:fldCharType="separate"/>
      </w:r>
      <w:ins w:id="82" w:author="Kimberly Battles" w:date="2018-05-30T13:41:00Z">
        <w:r>
          <w:rPr>
            <w:webHidden/>
          </w:rPr>
          <w:t>8</w:t>
        </w:r>
        <w:r>
          <w:rPr>
            <w:webHidden/>
          </w:rPr>
          <w:fldChar w:fldCharType="end"/>
        </w:r>
        <w:r w:rsidRPr="00BD5C3C">
          <w:rPr>
            <w:rStyle w:val="Hyperlink"/>
          </w:rPr>
          <w:fldChar w:fldCharType="end"/>
        </w:r>
      </w:ins>
    </w:p>
    <w:p w14:paraId="0167B38E" w14:textId="77777777" w:rsidR="00611331" w:rsidRDefault="00611331">
      <w:pPr>
        <w:pStyle w:val="TOC3"/>
        <w:rPr>
          <w:ins w:id="83" w:author="Kimberly Battles" w:date="2018-05-30T13:41:00Z"/>
          <w:rFonts w:asciiTheme="minorHAnsi" w:eastAsiaTheme="minorEastAsia" w:hAnsiTheme="minorHAnsi" w:cstheme="minorBidi"/>
        </w:rPr>
      </w:pPr>
      <w:ins w:id="84" w:author="Kimberly Battles" w:date="2018-05-30T13:41:00Z">
        <w:r w:rsidRPr="00BD5C3C">
          <w:rPr>
            <w:rStyle w:val="Hyperlink"/>
          </w:rPr>
          <w:fldChar w:fldCharType="begin"/>
        </w:r>
        <w:r w:rsidRPr="00BD5C3C">
          <w:rPr>
            <w:rStyle w:val="Hyperlink"/>
          </w:rPr>
          <w:instrText xml:space="preserve"> </w:instrText>
        </w:r>
        <w:r>
          <w:instrText>HYPERLINK \l "_Toc515451049"</w:instrText>
        </w:r>
        <w:r w:rsidRPr="00BD5C3C">
          <w:rPr>
            <w:rStyle w:val="Hyperlink"/>
          </w:rPr>
          <w:instrText xml:space="preserve"> </w:instrText>
        </w:r>
        <w:r w:rsidRPr="00BD5C3C">
          <w:rPr>
            <w:rStyle w:val="Hyperlink"/>
          </w:rPr>
          <w:fldChar w:fldCharType="separate"/>
        </w:r>
        <w:r w:rsidRPr="00BD5C3C">
          <w:rPr>
            <w:rStyle w:val="Hyperlink"/>
          </w:rPr>
          <w:t>3.3.6.</w:t>
        </w:r>
        <w:r>
          <w:rPr>
            <w:rFonts w:asciiTheme="minorHAnsi" w:eastAsiaTheme="minorEastAsia" w:hAnsiTheme="minorHAnsi" w:cstheme="minorBidi"/>
          </w:rPr>
          <w:tab/>
        </w:r>
        <w:r w:rsidRPr="00BD5C3C">
          <w:rPr>
            <w:rStyle w:val="Hyperlink"/>
          </w:rPr>
          <w:t>Accessing Contact Us Page</w:t>
        </w:r>
        <w:r>
          <w:rPr>
            <w:webHidden/>
          </w:rPr>
          <w:tab/>
        </w:r>
        <w:r>
          <w:rPr>
            <w:webHidden/>
          </w:rPr>
          <w:fldChar w:fldCharType="begin"/>
        </w:r>
        <w:r>
          <w:rPr>
            <w:webHidden/>
          </w:rPr>
          <w:instrText xml:space="preserve"> PAGEREF _Toc515451049 \h </w:instrText>
        </w:r>
      </w:ins>
      <w:r>
        <w:rPr>
          <w:webHidden/>
        </w:rPr>
      </w:r>
      <w:r>
        <w:rPr>
          <w:webHidden/>
        </w:rPr>
        <w:fldChar w:fldCharType="separate"/>
      </w:r>
      <w:ins w:id="85" w:author="Kimberly Battles" w:date="2018-05-30T13:41:00Z">
        <w:r>
          <w:rPr>
            <w:webHidden/>
          </w:rPr>
          <w:t>10</w:t>
        </w:r>
        <w:r>
          <w:rPr>
            <w:webHidden/>
          </w:rPr>
          <w:fldChar w:fldCharType="end"/>
        </w:r>
        <w:r w:rsidRPr="00BD5C3C">
          <w:rPr>
            <w:rStyle w:val="Hyperlink"/>
          </w:rPr>
          <w:fldChar w:fldCharType="end"/>
        </w:r>
      </w:ins>
    </w:p>
    <w:p w14:paraId="0260031D" w14:textId="77777777" w:rsidR="00611331" w:rsidRDefault="00611331">
      <w:pPr>
        <w:pStyle w:val="TOC3"/>
        <w:rPr>
          <w:ins w:id="86" w:author="Kimberly Battles" w:date="2018-05-30T13:41:00Z"/>
          <w:rFonts w:asciiTheme="minorHAnsi" w:eastAsiaTheme="minorEastAsia" w:hAnsiTheme="minorHAnsi" w:cstheme="minorBidi"/>
        </w:rPr>
      </w:pPr>
      <w:ins w:id="87" w:author="Kimberly Battles" w:date="2018-05-30T13:41:00Z">
        <w:r w:rsidRPr="00BD5C3C">
          <w:rPr>
            <w:rStyle w:val="Hyperlink"/>
          </w:rPr>
          <w:fldChar w:fldCharType="begin"/>
        </w:r>
        <w:r w:rsidRPr="00BD5C3C">
          <w:rPr>
            <w:rStyle w:val="Hyperlink"/>
          </w:rPr>
          <w:instrText xml:space="preserve"> </w:instrText>
        </w:r>
        <w:r>
          <w:instrText>HYPERLINK \l "_Toc515451050"</w:instrText>
        </w:r>
        <w:r w:rsidRPr="00BD5C3C">
          <w:rPr>
            <w:rStyle w:val="Hyperlink"/>
          </w:rPr>
          <w:instrText xml:space="preserve"> </w:instrText>
        </w:r>
        <w:r w:rsidRPr="00BD5C3C">
          <w:rPr>
            <w:rStyle w:val="Hyperlink"/>
          </w:rPr>
          <w:fldChar w:fldCharType="separate"/>
        </w:r>
        <w:r w:rsidRPr="00BD5C3C">
          <w:rPr>
            <w:rStyle w:val="Hyperlink"/>
          </w:rPr>
          <w:t>3.3.7.</w:t>
        </w:r>
        <w:r>
          <w:rPr>
            <w:rFonts w:asciiTheme="minorHAnsi" w:eastAsiaTheme="minorEastAsia" w:hAnsiTheme="minorHAnsi" w:cstheme="minorBidi"/>
          </w:rPr>
          <w:tab/>
        </w:r>
        <w:r w:rsidRPr="00BD5C3C">
          <w:rPr>
            <w:rStyle w:val="Hyperlink"/>
          </w:rPr>
          <w:t>Accessing Help</w:t>
        </w:r>
        <w:r>
          <w:rPr>
            <w:webHidden/>
          </w:rPr>
          <w:tab/>
        </w:r>
        <w:r>
          <w:rPr>
            <w:webHidden/>
          </w:rPr>
          <w:fldChar w:fldCharType="begin"/>
        </w:r>
        <w:r>
          <w:rPr>
            <w:webHidden/>
          </w:rPr>
          <w:instrText xml:space="preserve"> PAGEREF _Toc515451050 \h </w:instrText>
        </w:r>
      </w:ins>
      <w:r>
        <w:rPr>
          <w:webHidden/>
        </w:rPr>
      </w:r>
      <w:r>
        <w:rPr>
          <w:webHidden/>
        </w:rPr>
        <w:fldChar w:fldCharType="separate"/>
      </w:r>
      <w:ins w:id="88" w:author="Kimberly Battles" w:date="2018-05-30T13:41:00Z">
        <w:r>
          <w:rPr>
            <w:webHidden/>
          </w:rPr>
          <w:t>12</w:t>
        </w:r>
        <w:r>
          <w:rPr>
            <w:webHidden/>
          </w:rPr>
          <w:fldChar w:fldCharType="end"/>
        </w:r>
        <w:r w:rsidRPr="00BD5C3C">
          <w:rPr>
            <w:rStyle w:val="Hyperlink"/>
          </w:rPr>
          <w:fldChar w:fldCharType="end"/>
        </w:r>
      </w:ins>
    </w:p>
    <w:p w14:paraId="38642FAD" w14:textId="77777777" w:rsidR="00611331" w:rsidRDefault="00611331">
      <w:pPr>
        <w:pStyle w:val="TOC3"/>
        <w:rPr>
          <w:ins w:id="89" w:author="Kimberly Battles" w:date="2018-05-30T13:41:00Z"/>
          <w:rFonts w:asciiTheme="minorHAnsi" w:eastAsiaTheme="minorEastAsia" w:hAnsiTheme="minorHAnsi" w:cstheme="minorBidi"/>
        </w:rPr>
      </w:pPr>
      <w:ins w:id="90" w:author="Kimberly Battles" w:date="2018-05-30T13:41:00Z">
        <w:r w:rsidRPr="00BD5C3C">
          <w:rPr>
            <w:rStyle w:val="Hyperlink"/>
          </w:rPr>
          <w:fldChar w:fldCharType="begin"/>
        </w:r>
        <w:r w:rsidRPr="00BD5C3C">
          <w:rPr>
            <w:rStyle w:val="Hyperlink"/>
          </w:rPr>
          <w:instrText xml:space="preserve"> </w:instrText>
        </w:r>
        <w:r>
          <w:instrText>HYPERLINK \l "_Toc515451051"</w:instrText>
        </w:r>
        <w:r w:rsidRPr="00BD5C3C">
          <w:rPr>
            <w:rStyle w:val="Hyperlink"/>
          </w:rPr>
          <w:instrText xml:space="preserve"> </w:instrText>
        </w:r>
        <w:r w:rsidRPr="00BD5C3C">
          <w:rPr>
            <w:rStyle w:val="Hyperlink"/>
          </w:rPr>
          <w:fldChar w:fldCharType="separate"/>
        </w:r>
        <w:r w:rsidRPr="00BD5C3C">
          <w:rPr>
            <w:rStyle w:val="Hyperlink"/>
          </w:rPr>
          <w:t>3.3.8.</w:t>
        </w:r>
        <w:r>
          <w:rPr>
            <w:rFonts w:asciiTheme="minorHAnsi" w:eastAsiaTheme="minorEastAsia" w:hAnsiTheme="minorHAnsi" w:cstheme="minorBidi"/>
          </w:rPr>
          <w:tab/>
        </w:r>
        <w:r w:rsidRPr="00BD5C3C">
          <w:rPr>
            <w:rStyle w:val="Hyperlink"/>
          </w:rPr>
          <w:t>Accessing the eRevenue Resources SharePoint Site</w:t>
        </w:r>
        <w:r>
          <w:rPr>
            <w:webHidden/>
          </w:rPr>
          <w:tab/>
        </w:r>
        <w:r>
          <w:rPr>
            <w:webHidden/>
          </w:rPr>
          <w:fldChar w:fldCharType="begin"/>
        </w:r>
        <w:r>
          <w:rPr>
            <w:webHidden/>
          </w:rPr>
          <w:instrText xml:space="preserve"> PAGEREF _Toc515451051 \h </w:instrText>
        </w:r>
      </w:ins>
      <w:r>
        <w:rPr>
          <w:webHidden/>
        </w:rPr>
      </w:r>
      <w:r>
        <w:rPr>
          <w:webHidden/>
        </w:rPr>
        <w:fldChar w:fldCharType="separate"/>
      </w:r>
      <w:ins w:id="91" w:author="Kimberly Battles" w:date="2018-05-30T13:41:00Z">
        <w:r>
          <w:rPr>
            <w:webHidden/>
          </w:rPr>
          <w:t>14</w:t>
        </w:r>
        <w:r>
          <w:rPr>
            <w:webHidden/>
          </w:rPr>
          <w:fldChar w:fldCharType="end"/>
        </w:r>
        <w:r w:rsidRPr="00BD5C3C">
          <w:rPr>
            <w:rStyle w:val="Hyperlink"/>
          </w:rPr>
          <w:fldChar w:fldCharType="end"/>
        </w:r>
      </w:ins>
    </w:p>
    <w:p w14:paraId="7685D167" w14:textId="77777777" w:rsidR="00611331" w:rsidRDefault="00611331">
      <w:pPr>
        <w:pStyle w:val="TOC3"/>
        <w:rPr>
          <w:ins w:id="92" w:author="Kimberly Battles" w:date="2018-05-30T13:41:00Z"/>
          <w:rFonts w:asciiTheme="minorHAnsi" w:eastAsiaTheme="minorEastAsia" w:hAnsiTheme="minorHAnsi" w:cstheme="minorBidi"/>
        </w:rPr>
      </w:pPr>
      <w:ins w:id="93" w:author="Kimberly Battles" w:date="2018-05-30T13:41:00Z">
        <w:r w:rsidRPr="00BD5C3C">
          <w:rPr>
            <w:rStyle w:val="Hyperlink"/>
          </w:rPr>
          <w:fldChar w:fldCharType="begin"/>
        </w:r>
        <w:r w:rsidRPr="00BD5C3C">
          <w:rPr>
            <w:rStyle w:val="Hyperlink"/>
          </w:rPr>
          <w:instrText xml:space="preserve"> </w:instrText>
        </w:r>
        <w:r>
          <w:instrText>HYPERLINK \l "_Toc515451052"</w:instrText>
        </w:r>
        <w:r w:rsidRPr="00BD5C3C">
          <w:rPr>
            <w:rStyle w:val="Hyperlink"/>
          </w:rPr>
          <w:instrText xml:space="preserve"> </w:instrText>
        </w:r>
        <w:r w:rsidRPr="00BD5C3C">
          <w:rPr>
            <w:rStyle w:val="Hyperlink"/>
          </w:rPr>
          <w:fldChar w:fldCharType="separate"/>
        </w:r>
        <w:r w:rsidRPr="00BD5C3C">
          <w:rPr>
            <w:rStyle w:val="Hyperlink"/>
          </w:rPr>
          <w:t>3.3.9.</w:t>
        </w:r>
        <w:r>
          <w:rPr>
            <w:rFonts w:asciiTheme="minorHAnsi" w:eastAsiaTheme="minorEastAsia" w:hAnsiTheme="minorHAnsi" w:cstheme="minorBidi"/>
          </w:rPr>
          <w:tab/>
        </w:r>
        <w:r w:rsidRPr="00BD5C3C">
          <w:rPr>
            <w:rStyle w:val="Hyperlink"/>
          </w:rPr>
          <w:t>Accessing the ICBWeb</w:t>
        </w:r>
        <w:r>
          <w:rPr>
            <w:webHidden/>
          </w:rPr>
          <w:tab/>
        </w:r>
        <w:r>
          <w:rPr>
            <w:webHidden/>
          </w:rPr>
          <w:fldChar w:fldCharType="begin"/>
        </w:r>
        <w:r>
          <w:rPr>
            <w:webHidden/>
          </w:rPr>
          <w:instrText xml:space="preserve"> PAGEREF _Toc515451052 \h </w:instrText>
        </w:r>
      </w:ins>
      <w:r>
        <w:rPr>
          <w:webHidden/>
        </w:rPr>
      </w:r>
      <w:r>
        <w:rPr>
          <w:webHidden/>
        </w:rPr>
        <w:fldChar w:fldCharType="separate"/>
      </w:r>
      <w:ins w:id="94" w:author="Kimberly Battles" w:date="2018-05-30T13:41:00Z">
        <w:r>
          <w:rPr>
            <w:webHidden/>
          </w:rPr>
          <w:t>17</w:t>
        </w:r>
        <w:r>
          <w:rPr>
            <w:webHidden/>
          </w:rPr>
          <w:fldChar w:fldCharType="end"/>
        </w:r>
        <w:r w:rsidRPr="00BD5C3C">
          <w:rPr>
            <w:rStyle w:val="Hyperlink"/>
          </w:rPr>
          <w:fldChar w:fldCharType="end"/>
        </w:r>
      </w:ins>
    </w:p>
    <w:p w14:paraId="06BF4DF0" w14:textId="77777777" w:rsidR="00611331" w:rsidRDefault="00611331">
      <w:pPr>
        <w:pStyle w:val="TOC2"/>
        <w:rPr>
          <w:ins w:id="95" w:author="Kimberly Battles" w:date="2018-05-30T13:41:00Z"/>
          <w:rFonts w:asciiTheme="minorHAnsi" w:eastAsiaTheme="minorEastAsia" w:hAnsiTheme="minorHAnsi" w:cstheme="minorBidi"/>
        </w:rPr>
      </w:pPr>
      <w:ins w:id="96" w:author="Kimberly Battles" w:date="2018-05-30T13:41:00Z">
        <w:r w:rsidRPr="00BD5C3C">
          <w:rPr>
            <w:rStyle w:val="Hyperlink"/>
          </w:rPr>
          <w:fldChar w:fldCharType="begin"/>
        </w:r>
        <w:r w:rsidRPr="00BD5C3C">
          <w:rPr>
            <w:rStyle w:val="Hyperlink"/>
          </w:rPr>
          <w:instrText xml:space="preserve"> </w:instrText>
        </w:r>
        <w:r>
          <w:instrText>HYPERLINK \l "_Toc515451053"</w:instrText>
        </w:r>
        <w:r w:rsidRPr="00BD5C3C">
          <w:rPr>
            <w:rStyle w:val="Hyperlink"/>
          </w:rPr>
          <w:instrText xml:space="preserve"> </w:instrText>
        </w:r>
        <w:r w:rsidRPr="00BD5C3C">
          <w:rPr>
            <w:rStyle w:val="Hyperlink"/>
          </w:rPr>
          <w:fldChar w:fldCharType="separate"/>
        </w:r>
        <w:r w:rsidRPr="00BD5C3C">
          <w:rPr>
            <w:rStyle w:val="Hyperlink"/>
          </w:rPr>
          <w:t>3.4.</w:t>
        </w:r>
        <w:r>
          <w:rPr>
            <w:rFonts w:asciiTheme="minorHAnsi" w:eastAsiaTheme="minorEastAsia" w:hAnsiTheme="minorHAnsi" w:cstheme="minorBidi"/>
          </w:rPr>
          <w:tab/>
        </w:r>
        <w:r w:rsidRPr="00BD5C3C">
          <w:rPr>
            <w:rStyle w:val="Hyperlink"/>
          </w:rPr>
          <w:t>Caveats and Exceptions</w:t>
        </w:r>
        <w:r>
          <w:rPr>
            <w:webHidden/>
          </w:rPr>
          <w:tab/>
        </w:r>
        <w:r>
          <w:rPr>
            <w:webHidden/>
          </w:rPr>
          <w:fldChar w:fldCharType="begin"/>
        </w:r>
        <w:r>
          <w:rPr>
            <w:webHidden/>
          </w:rPr>
          <w:instrText xml:space="preserve"> PAGEREF _Toc515451053 \h </w:instrText>
        </w:r>
      </w:ins>
      <w:r>
        <w:rPr>
          <w:webHidden/>
        </w:rPr>
      </w:r>
      <w:r>
        <w:rPr>
          <w:webHidden/>
        </w:rPr>
        <w:fldChar w:fldCharType="separate"/>
      </w:r>
      <w:ins w:id="97" w:author="Kimberly Battles" w:date="2018-05-30T13:41:00Z">
        <w:r>
          <w:rPr>
            <w:webHidden/>
          </w:rPr>
          <w:t>18</w:t>
        </w:r>
        <w:r>
          <w:rPr>
            <w:webHidden/>
          </w:rPr>
          <w:fldChar w:fldCharType="end"/>
        </w:r>
        <w:r w:rsidRPr="00BD5C3C">
          <w:rPr>
            <w:rStyle w:val="Hyperlink"/>
          </w:rPr>
          <w:fldChar w:fldCharType="end"/>
        </w:r>
      </w:ins>
    </w:p>
    <w:p w14:paraId="741DAADA" w14:textId="77777777" w:rsidR="00611331" w:rsidRDefault="00611331">
      <w:pPr>
        <w:pStyle w:val="TOC1"/>
        <w:rPr>
          <w:ins w:id="98" w:author="Kimberly Battles" w:date="2018-05-30T13:41:00Z"/>
          <w:rFonts w:asciiTheme="minorHAnsi" w:eastAsiaTheme="minorEastAsia" w:hAnsiTheme="minorHAnsi" w:cstheme="minorBidi"/>
          <w:b w:val="0"/>
        </w:rPr>
      </w:pPr>
      <w:ins w:id="99" w:author="Kimberly Battles" w:date="2018-05-30T13:41:00Z">
        <w:r w:rsidRPr="00BD5C3C">
          <w:rPr>
            <w:rStyle w:val="Hyperlink"/>
          </w:rPr>
          <w:fldChar w:fldCharType="begin"/>
        </w:r>
        <w:r w:rsidRPr="00BD5C3C">
          <w:rPr>
            <w:rStyle w:val="Hyperlink"/>
          </w:rPr>
          <w:instrText xml:space="preserve"> </w:instrText>
        </w:r>
        <w:r>
          <w:instrText>HYPERLINK \l "_Toc515451054"</w:instrText>
        </w:r>
        <w:r w:rsidRPr="00BD5C3C">
          <w:rPr>
            <w:rStyle w:val="Hyperlink"/>
          </w:rPr>
          <w:instrText xml:space="preserve"> </w:instrText>
        </w:r>
        <w:r w:rsidRPr="00BD5C3C">
          <w:rPr>
            <w:rStyle w:val="Hyperlink"/>
          </w:rPr>
          <w:fldChar w:fldCharType="separate"/>
        </w:r>
        <w:r w:rsidRPr="00BD5C3C">
          <w:rPr>
            <w:rStyle w:val="Hyperlink"/>
          </w:rPr>
          <w:t>4.</w:t>
        </w:r>
        <w:r>
          <w:rPr>
            <w:rFonts w:asciiTheme="minorHAnsi" w:eastAsiaTheme="minorEastAsia" w:hAnsiTheme="minorHAnsi" w:cstheme="minorBidi"/>
            <w:b w:val="0"/>
          </w:rPr>
          <w:tab/>
        </w:r>
        <w:r w:rsidRPr="00BD5C3C">
          <w:rPr>
            <w:rStyle w:val="Hyperlink"/>
          </w:rPr>
          <w:t>Using the Software</w:t>
        </w:r>
        <w:r>
          <w:rPr>
            <w:webHidden/>
          </w:rPr>
          <w:tab/>
        </w:r>
        <w:r>
          <w:rPr>
            <w:webHidden/>
          </w:rPr>
          <w:fldChar w:fldCharType="begin"/>
        </w:r>
        <w:r>
          <w:rPr>
            <w:webHidden/>
          </w:rPr>
          <w:instrText xml:space="preserve"> PAGEREF _Toc515451054 \h </w:instrText>
        </w:r>
      </w:ins>
      <w:r>
        <w:rPr>
          <w:webHidden/>
        </w:rPr>
      </w:r>
      <w:r>
        <w:rPr>
          <w:webHidden/>
        </w:rPr>
        <w:fldChar w:fldCharType="separate"/>
      </w:r>
      <w:ins w:id="100" w:author="Kimberly Battles" w:date="2018-05-30T13:41:00Z">
        <w:r>
          <w:rPr>
            <w:webHidden/>
          </w:rPr>
          <w:t>18</w:t>
        </w:r>
        <w:r>
          <w:rPr>
            <w:webHidden/>
          </w:rPr>
          <w:fldChar w:fldCharType="end"/>
        </w:r>
        <w:r w:rsidRPr="00BD5C3C">
          <w:rPr>
            <w:rStyle w:val="Hyperlink"/>
          </w:rPr>
          <w:fldChar w:fldCharType="end"/>
        </w:r>
      </w:ins>
    </w:p>
    <w:p w14:paraId="31307604" w14:textId="77777777" w:rsidR="00611331" w:rsidRDefault="00611331">
      <w:pPr>
        <w:pStyle w:val="TOC2"/>
        <w:rPr>
          <w:ins w:id="101" w:author="Kimberly Battles" w:date="2018-05-30T13:41:00Z"/>
          <w:rFonts w:asciiTheme="minorHAnsi" w:eastAsiaTheme="minorEastAsia" w:hAnsiTheme="minorHAnsi" w:cstheme="minorBidi"/>
        </w:rPr>
      </w:pPr>
      <w:ins w:id="102" w:author="Kimberly Battles" w:date="2018-05-30T13:41:00Z">
        <w:r w:rsidRPr="00BD5C3C">
          <w:rPr>
            <w:rStyle w:val="Hyperlink"/>
          </w:rPr>
          <w:fldChar w:fldCharType="begin"/>
        </w:r>
        <w:r w:rsidRPr="00BD5C3C">
          <w:rPr>
            <w:rStyle w:val="Hyperlink"/>
          </w:rPr>
          <w:instrText xml:space="preserve"> </w:instrText>
        </w:r>
        <w:r>
          <w:instrText>HYPERLINK \l "_Toc515451055"</w:instrText>
        </w:r>
        <w:r w:rsidRPr="00BD5C3C">
          <w:rPr>
            <w:rStyle w:val="Hyperlink"/>
          </w:rPr>
          <w:instrText xml:space="preserve"> </w:instrText>
        </w:r>
        <w:r w:rsidRPr="00BD5C3C">
          <w:rPr>
            <w:rStyle w:val="Hyperlink"/>
          </w:rPr>
          <w:fldChar w:fldCharType="separate"/>
        </w:r>
        <w:r w:rsidRPr="00BD5C3C">
          <w:rPr>
            <w:rStyle w:val="Hyperlink"/>
          </w:rPr>
          <w:t>4.1.</w:t>
        </w:r>
        <w:r>
          <w:rPr>
            <w:rFonts w:asciiTheme="minorHAnsi" w:eastAsiaTheme="minorEastAsia" w:hAnsiTheme="minorHAnsi" w:cstheme="minorBidi"/>
          </w:rPr>
          <w:tab/>
        </w:r>
        <w:r w:rsidRPr="00BD5C3C">
          <w:rPr>
            <w:rStyle w:val="Hyperlink"/>
          </w:rPr>
          <w:t>Special Instructions for Error Correction</w:t>
        </w:r>
        <w:r>
          <w:rPr>
            <w:webHidden/>
          </w:rPr>
          <w:tab/>
        </w:r>
        <w:r>
          <w:rPr>
            <w:webHidden/>
          </w:rPr>
          <w:fldChar w:fldCharType="begin"/>
        </w:r>
        <w:r>
          <w:rPr>
            <w:webHidden/>
          </w:rPr>
          <w:instrText xml:space="preserve"> PAGEREF _Toc515451055 \h </w:instrText>
        </w:r>
      </w:ins>
      <w:r>
        <w:rPr>
          <w:webHidden/>
        </w:rPr>
      </w:r>
      <w:r>
        <w:rPr>
          <w:webHidden/>
        </w:rPr>
        <w:fldChar w:fldCharType="separate"/>
      </w:r>
      <w:ins w:id="103" w:author="Kimberly Battles" w:date="2018-05-30T13:41:00Z">
        <w:r>
          <w:rPr>
            <w:webHidden/>
          </w:rPr>
          <w:t>18</w:t>
        </w:r>
        <w:r>
          <w:rPr>
            <w:webHidden/>
          </w:rPr>
          <w:fldChar w:fldCharType="end"/>
        </w:r>
        <w:r w:rsidRPr="00BD5C3C">
          <w:rPr>
            <w:rStyle w:val="Hyperlink"/>
          </w:rPr>
          <w:fldChar w:fldCharType="end"/>
        </w:r>
      </w:ins>
    </w:p>
    <w:p w14:paraId="2B2C4501" w14:textId="77777777" w:rsidR="00611331" w:rsidRDefault="00611331">
      <w:pPr>
        <w:pStyle w:val="TOC1"/>
        <w:rPr>
          <w:ins w:id="104" w:author="Kimberly Battles" w:date="2018-05-30T13:41:00Z"/>
          <w:rFonts w:asciiTheme="minorHAnsi" w:eastAsiaTheme="minorEastAsia" w:hAnsiTheme="minorHAnsi" w:cstheme="minorBidi"/>
          <w:b w:val="0"/>
        </w:rPr>
      </w:pPr>
      <w:ins w:id="105" w:author="Kimberly Battles" w:date="2018-05-30T13:41:00Z">
        <w:r w:rsidRPr="00BD5C3C">
          <w:rPr>
            <w:rStyle w:val="Hyperlink"/>
          </w:rPr>
          <w:fldChar w:fldCharType="begin"/>
        </w:r>
        <w:r w:rsidRPr="00BD5C3C">
          <w:rPr>
            <w:rStyle w:val="Hyperlink"/>
          </w:rPr>
          <w:instrText xml:space="preserve"> </w:instrText>
        </w:r>
        <w:r>
          <w:instrText>HYPERLINK \l "_Toc515451056"</w:instrText>
        </w:r>
        <w:r w:rsidRPr="00BD5C3C">
          <w:rPr>
            <w:rStyle w:val="Hyperlink"/>
          </w:rPr>
          <w:instrText xml:space="preserve"> </w:instrText>
        </w:r>
        <w:r w:rsidRPr="00BD5C3C">
          <w:rPr>
            <w:rStyle w:val="Hyperlink"/>
          </w:rPr>
          <w:fldChar w:fldCharType="separate"/>
        </w:r>
        <w:r w:rsidRPr="00BD5C3C">
          <w:rPr>
            <w:rStyle w:val="Hyperlink"/>
          </w:rPr>
          <w:t>5.</w:t>
        </w:r>
        <w:r>
          <w:rPr>
            <w:rFonts w:asciiTheme="minorHAnsi" w:eastAsiaTheme="minorEastAsia" w:hAnsiTheme="minorHAnsi" w:cstheme="minorBidi"/>
            <w:b w:val="0"/>
          </w:rPr>
          <w:tab/>
        </w:r>
        <w:r w:rsidRPr="00BD5C3C">
          <w:rPr>
            <w:rStyle w:val="Hyperlink"/>
          </w:rPr>
          <w:t>Acronyms and Abbreviations</w:t>
        </w:r>
        <w:r>
          <w:rPr>
            <w:webHidden/>
          </w:rPr>
          <w:tab/>
        </w:r>
        <w:r>
          <w:rPr>
            <w:webHidden/>
          </w:rPr>
          <w:fldChar w:fldCharType="begin"/>
        </w:r>
        <w:r>
          <w:rPr>
            <w:webHidden/>
          </w:rPr>
          <w:instrText xml:space="preserve"> PAGEREF _Toc515451056 \h </w:instrText>
        </w:r>
      </w:ins>
      <w:r>
        <w:rPr>
          <w:webHidden/>
        </w:rPr>
      </w:r>
      <w:r>
        <w:rPr>
          <w:webHidden/>
        </w:rPr>
        <w:fldChar w:fldCharType="separate"/>
      </w:r>
      <w:ins w:id="106" w:author="Kimberly Battles" w:date="2018-05-30T13:41:00Z">
        <w:r>
          <w:rPr>
            <w:webHidden/>
          </w:rPr>
          <w:t>19</w:t>
        </w:r>
        <w:r>
          <w:rPr>
            <w:webHidden/>
          </w:rPr>
          <w:fldChar w:fldCharType="end"/>
        </w:r>
        <w:r w:rsidRPr="00BD5C3C">
          <w:rPr>
            <w:rStyle w:val="Hyperlink"/>
          </w:rPr>
          <w:fldChar w:fldCharType="end"/>
        </w:r>
      </w:ins>
    </w:p>
    <w:p w14:paraId="5C601120" w14:textId="77777777" w:rsidR="00611331" w:rsidRDefault="00611331">
      <w:pPr>
        <w:pStyle w:val="TOC1"/>
        <w:rPr>
          <w:ins w:id="107" w:author="Kimberly Battles" w:date="2018-05-30T13:41:00Z"/>
          <w:rFonts w:asciiTheme="minorHAnsi" w:eastAsiaTheme="minorEastAsia" w:hAnsiTheme="minorHAnsi" w:cstheme="minorBidi"/>
          <w:b w:val="0"/>
        </w:rPr>
      </w:pPr>
      <w:ins w:id="108" w:author="Kimberly Battles" w:date="2018-05-30T13:41:00Z">
        <w:r w:rsidRPr="00BD5C3C">
          <w:rPr>
            <w:rStyle w:val="Hyperlink"/>
          </w:rPr>
          <w:fldChar w:fldCharType="begin"/>
        </w:r>
        <w:r w:rsidRPr="00BD5C3C">
          <w:rPr>
            <w:rStyle w:val="Hyperlink"/>
          </w:rPr>
          <w:instrText xml:space="preserve"> </w:instrText>
        </w:r>
        <w:r>
          <w:instrText>HYPERLINK \l "_Toc515451058"</w:instrText>
        </w:r>
        <w:r w:rsidRPr="00BD5C3C">
          <w:rPr>
            <w:rStyle w:val="Hyperlink"/>
          </w:rPr>
          <w:instrText xml:space="preserve"> </w:instrText>
        </w:r>
        <w:r w:rsidRPr="00BD5C3C">
          <w:rPr>
            <w:rStyle w:val="Hyperlink"/>
          </w:rPr>
          <w:fldChar w:fldCharType="separate"/>
        </w:r>
        <w:r w:rsidRPr="00BD5C3C">
          <w:rPr>
            <w:rStyle w:val="Hyperlink"/>
          </w:rPr>
          <w:t>6.</w:t>
        </w:r>
        <w:r>
          <w:rPr>
            <w:rFonts w:asciiTheme="minorHAnsi" w:eastAsiaTheme="minorEastAsia" w:hAnsiTheme="minorHAnsi" w:cstheme="minorBidi"/>
            <w:b w:val="0"/>
          </w:rPr>
          <w:tab/>
        </w:r>
        <w:r w:rsidRPr="00BD5C3C">
          <w:rPr>
            <w:rStyle w:val="Hyperlink"/>
          </w:rPr>
          <w:t>Appendix</w:t>
        </w:r>
        <w:r>
          <w:rPr>
            <w:webHidden/>
          </w:rPr>
          <w:tab/>
        </w:r>
        <w:r>
          <w:rPr>
            <w:webHidden/>
          </w:rPr>
          <w:fldChar w:fldCharType="begin"/>
        </w:r>
        <w:r>
          <w:rPr>
            <w:webHidden/>
          </w:rPr>
          <w:instrText xml:space="preserve"> PAGEREF _Toc515451058 \h </w:instrText>
        </w:r>
      </w:ins>
      <w:r>
        <w:rPr>
          <w:webHidden/>
        </w:rPr>
      </w:r>
      <w:r>
        <w:rPr>
          <w:webHidden/>
        </w:rPr>
        <w:fldChar w:fldCharType="separate"/>
      </w:r>
      <w:ins w:id="109" w:author="Kimberly Battles" w:date="2018-05-30T13:41:00Z">
        <w:r>
          <w:rPr>
            <w:webHidden/>
          </w:rPr>
          <w:t>20</w:t>
        </w:r>
        <w:r>
          <w:rPr>
            <w:webHidden/>
          </w:rPr>
          <w:fldChar w:fldCharType="end"/>
        </w:r>
        <w:r w:rsidRPr="00BD5C3C">
          <w:rPr>
            <w:rStyle w:val="Hyperlink"/>
          </w:rPr>
          <w:fldChar w:fldCharType="end"/>
        </w:r>
      </w:ins>
    </w:p>
    <w:p w14:paraId="5BA05894" w14:textId="77777777" w:rsidR="007F4281" w:rsidRDefault="00AF1D4B" w:rsidP="004D2A64">
      <w:pPr>
        <w:pStyle w:val="Title2"/>
      </w:pPr>
      <w:r>
        <w:rPr>
          <w:bCs w:val="0"/>
          <w:szCs w:val="20"/>
        </w:rPr>
        <w:fldChar w:fldCharType="end"/>
      </w:r>
      <w:r w:rsidR="007F4281">
        <w:br w:type="page"/>
      </w:r>
    </w:p>
    <w:p w14:paraId="5BA05899" w14:textId="77777777" w:rsidR="004D2A64" w:rsidRPr="004047F3" w:rsidRDefault="004D2A64" w:rsidP="008E4C04">
      <w:pPr>
        <w:pStyle w:val="BodyText"/>
      </w:pPr>
    </w:p>
    <w:p w14:paraId="5BA0589A" w14:textId="3D18C764" w:rsidR="004D2A64" w:rsidRPr="00A60044" w:rsidRDefault="00A60044" w:rsidP="008E4C04">
      <w:pPr>
        <w:pStyle w:val="BodyText"/>
        <w:rPr>
          <w:i/>
          <w:sz w:val="32"/>
          <w:rPrChange w:id="110" w:author="Kimberly Battles" w:date="2018-05-31T13:28:00Z">
            <w:rPr/>
          </w:rPrChange>
        </w:rPr>
        <w:sectPr w:rsidR="004D2A64" w:rsidRPr="00A60044" w:rsidSect="00DC1930">
          <w:footerReference w:type="default" r:id="rId13"/>
          <w:pgSz w:w="12240" w:h="15840" w:code="1"/>
          <w:pgMar w:top="1440" w:right="1440" w:bottom="1440" w:left="1440" w:header="720" w:footer="720" w:gutter="0"/>
          <w:pgNumType w:fmt="lowerRoman"/>
          <w:cols w:space="720"/>
          <w:docGrid w:linePitch="360"/>
        </w:sectPr>
      </w:pPr>
      <w:r w:rsidRPr="00A60044">
        <w:rPr>
          <w:rStyle w:val="CommentReference"/>
          <w:i/>
          <w:sz w:val="20"/>
        </w:rPr>
        <w:t>This page is left blank intentionally</w:t>
      </w:r>
    </w:p>
    <w:p w14:paraId="5BA058A3" w14:textId="77777777" w:rsidR="004D2A64" w:rsidRDefault="004D2A64" w:rsidP="00AA618B">
      <w:pPr>
        <w:pStyle w:val="Heading1"/>
      </w:pPr>
      <w:bookmarkStart w:id="111" w:name="_Introduction"/>
      <w:bookmarkStart w:id="112" w:name="_Toc515451019"/>
      <w:bookmarkEnd w:id="0"/>
      <w:bookmarkEnd w:id="111"/>
      <w:r w:rsidRPr="00AA618B">
        <w:lastRenderedPageBreak/>
        <w:t>Introduction</w:t>
      </w:r>
      <w:bookmarkEnd w:id="112"/>
    </w:p>
    <w:p w14:paraId="3A3602F1" w14:textId="77777777" w:rsidR="00746AFC" w:rsidRDefault="00746AFC" w:rsidP="00EB5276">
      <w:pPr>
        <w:pStyle w:val="BodyText"/>
      </w:pPr>
    </w:p>
    <w:p w14:paraId="0AA88D7A" w14:textId="11AFC1ED" w:rsidR="002410CF" w:rsidRPr="00EF00BC" w:rsidRDefault="00651F2D" w:rsidP="00EB5276">
      <w:pPr>
        <w:pStyle w:val="BodyText"/>
        <w:rPr>
          <w:sz w:val="22"/>
          <w:szCs w:val="22"/>
        </w:rPr>
      </w:pPr>
      <w:r w:rsidRPr="00EF00BC">
        <w:rPr>
          <w:sz w:val="22"/>
          <w:szCs w:val="22"/>
        </w:rPr>
        <w:t xml:space="preserve">The </w:t>
      </w:r>
      <w:r w:rsidR="00AE0FFC" w:rsidRPr="00EF00BC">
        <w:rPr>
          <w:sz w:val="22"/>
          <w:szCs w:val="22"/>
        </w:rPr>
        <w:t>Medical Care Collection Fund (MCCF) Electronic Data Integration (EDI) Transaction Application Suite (TAS) Portal</w:t>
      </w:r>
      <w:ins w:id="113" w:author="Department of Veterans Affairs" w:date="2018-06-01T10:36:00Z">
        <w:r w:rsidR="0089337F">
          <w:rPr>
            <w:sz w:val="22"/>
            <w:szCs w:val="22"/>
          </w:rPr>
          <w:t>,</w:t>
        </w:r>
      </w:ins>
      <w:r w:rsidR="00AE0FFC" w:rsidRPr="00EF00BC">
        <w:rPr>
          <w:sz w:val="22"/>
          <w:szCs w:val="22"/>
        </w:rPr>
        <w:t xml:space="preserve"> referred </w:t>
      </w:r>
      <w:r w:rsidR="00403F14" w:rsidRPr="00EF00BC">
        <w:rPr>
          <w:sz w:val="22"/>
          <w:szCs w:val="22"/>
        </w:rPr>
        <w:t>hereafter</w:t>
      </w:r>
      <w:r w:rsidR="00AE0FFC" w:rsidRPr="00EF00BC">
        <w:rPr>
          <w:sz w:val="22"/>
          <w:szCs w:val="22"/>
        </w:rPr>
        <w:t xml:space="preserve"> as the MCCF EDI TAS Portal</w:t>
      </w:r>
      <w:ins w:id="114" w:author="Department of Veterans Affairs" w:date="2018-06-01T10:36:00Z">
        <w:r w:rsidR="0089337F">
          <w:rPr>
            <w:sz w:val="22"/>
            <w:szCs w:val="22"/>
          </w:rPr>
          <w:t>,</w:t>
        </w:r>
      </w:ins>
      <w:r w:rsidR="00AE0FFC" w:rsidRPr="00EF00BC">
        <w:rPr>
          <w:sz w:val="22"/>
          <w:szCs w:val="22"/>
        </w:rPr>
        <w:t xml:space="preserve"> </w:t>
      </w:r>
      <w:r w:rsidR="00571646" w:rsidRPr="00EF00BC">
        <w:rPr>
          <w:sz w:val="22"/>
          <w:szCs w:val="22"/>
        </w:rPr>
        <w:t>is a web-based application that</w:t>
      </w:r>
      <w:r w:rsidR="00B10956" w:rsidRPr="00EF00BC">
        <w:rPr>
          <w:sz w:val="22"/>
          <w:szCs w:val="22"/>
        </w:rPr>
        <w:t xml:space="preserve"> was designed to </w:t>
      </w:r>
      <w:r w:rsidRPr="00EF00BC">
        <w:rPr>
          <w:sz w:val="22"/>
          <w:szCs w:val="22"/>
        </w:rPr>
        <w:t xml:space="preserve">support business processes </w:t>
      </w:r>
      <w:r w:rsidR="00B10956" w:rsidRPr="00EF00BC">
        <w:rPr>
          <w:sz w:val="22"/>
          <w:szCs w:val="22"/>
        </w:rPr>
        <w:t xml:space="preserve">with electronic data mandates and infrastructure; establish common/accessible documentation; create more robust billing capabilities; address industry-wide goals for architecture; performance and connectivity; improve response times, security and acknowledgements; and enhance error reporting and patient identification. </w:t>
      </w:r>
    </w:p>
    <w:p w14:paraId="7F483624" w14:textId="77777777" w:rsidR="002410CF" w:rsidRDefault="002410CF" w:rsidP="00EB5276">
      <w:pPr>
        <w:pStyle w:val="BodyText"/>
      </w:pPr>
    </w:p>
    <w:p w14:paraId="5BA058A4" w14:textId="77777777" w:rsidR="00080748" w:rsidRPr="00AA618B" w:rsidRDefault="00080748" w:rsidP="00AA618B">
      <w:pPr>
        <w:pStyle w:val="Heading2"/>
      </w:pPr>
      <w:bookmarkStart w:id="115" w:name="_Toc515451020"/>
      <w:r w:rsidRPr="00AA618B">
        <w:t>Purpose</w:t>
      </w:r>
      <w:bookmarkEnd w:id="115"/>
    </w:p>
    <w:p w14:paraId="1350AF92" w14:textId="60FFEC1A" w:rsidR="00B10956" w:rsidRPr="00EF00BC" w:rsidRDefault="00746AFC" w:rsidP="00D57B50">
      <w:pPr>
        <w:pStyle w:val="BodyText"/>
        <w:rPr>
          <w:sz w:val="22"/>
          <w:szCs w:val="22"/>
        </w:rPr>
      </w:pPr>
      <w:r w:rsidRPr="00EF00BC">
        <w:rPr>
          <w:sz w:val="22"/>
          <w:szCs w:val="22"/>
        </w:rPr>
        <w:t xml:space="preserve">The purpose of the </w:t>
      </w:r>
      <w:r w:rsidR="00AE0FFC" w:rsidRPr="00EF00BC">
        <w:rPr>
          <w:sz w:val="22"/>
          <w:szCs w:val="22"/>
        </w:rPr>
        <w:t xml:space="preserve">MCCF EDI TAS Portal </w:t>
      </w:r>
      <w:r w:rsidRPr="00EF00BC">
        <w:rPr>
          <w:sz w:val="22"/>
          <w:szCs w:val="22"/>
        </w:rPr>
        <w:t xml:space="preserve">User Guide is to provide users with essential information to ensure full use of the MCCF EDI TAS Portal. This manual includes a description of the system functions and capabilities and step by step actions for system access and use. </w:t>
      </w:r>
      <w:r w:rsidR="0088417D" w:rsidRPr="00EF00BC">
        <w:rPr>
          <w:sz w:val="22"/>
          <w:szCs w:val="22"/>
        </w:rPr>
        <w:t xml:space="preserve">This document </w:t>
      </w:r>
      <w:r w:rsidRPr="00EF00BC">
        <w:rPr>
          <w:sz w:val="22"/>
          <w:szCs w:val="22"/>
        </w:rPr>
        <w:t>was written based</w:t>
      </w:r>
      <w:r w:rsidR="0088417D" w:rsidRPr="00EF00BC">
        <w:rPr>
          <w:sz w:val="22"/>
          <w:szCs w:val="22"/>
        </w:rPr>
        <w:t xml:space="preserve"> on the MCCF EDI TAS Core technical reference </w:t>
      </w:r>
      <w:r w:rsidR="00C8442D" w:rsidRPr="00EF00BC">
        <w:rPr>
          <w:sz w:val="22"/>
          <w:szCs w:val="22"/>
        </w:rPr>
        <w:t xml:space="preserve">standards </w:t>
      </w:r>
      <w:r w:rsidR="002D3B5A" w:rsidRPr="00EF00BC">
        <w:rPr>
          <w:sz w:val="22"/>
          <w:szCs w:val="22"/>
        </w:rPr>
        <w:t>documented</w:t>
      </w:r>
      <w:r w:rsidR="00C8442D" w:rsidRPr="00EF00BC">
        <w:rPr>
          <w:sz w:val="22"/>
          <w:szCs w:val="22"/>
        </w:rPr>
        <w:t xml:space="preserve"> in the MCCF EDI TAS Portal</w:t>
      </w:r>
      <w:r w:rsidRPr="00EF00BC">
        <w:rPr>
          <w:sz w:val="22"/>
          <w:szCs w:val="22"/>
        </w:rPr>
        <w:t xml:space="preserve"> System Design</w:t>
      </w:r>
      <w:r w:rsidR="0088417D" w:rsidRPr="00EF00BC">
        <w:rPr>
          <w:sz w:val="22"/>
          <w:szCs w:val="22"/>
        </w:rPr>
        <w:t xml:space="preserve"> Document (SDD</w:t>
      </w:r>
      <w:r w:rsidR="00C8442D" w:rsidRPr="00EF00BC">
        <w:rPr>
          <w:sz w:val="22"/>
          <w:szCs w:val="22"/>
        </w:rPr>
        <w:t>).</w:t>
      </w:r>
    </w:p>
    <w:p w14:paraId="60224A77" w14:textId="532EEDB7" w:rsidR="00D57B50" w:rsidRPr="00EF00BC" w:rsidRDefault="00D57B50" w:rsidP="00D57B50">
      <w:pPr>
        <w:pStyle w:val="BodyText"/>
        <w:rPr>
          <w:sz w:val="22"/>
          <w:szCs w:val="22"/>
        </w:rPr>
      </w:pPr>
      <w:r w:rsidRPr="00EF00BC">
        <w:rPr>
          <w:sz w:val="22"/>
          <w:szCs w:val="22"/>
        </w:rPr>
        <w:t xml:space="preserve">This MCCF EDI TAS Portal User Guide will be a living document and edits will be made on a regular basis. Please, always refer to the online version of this guide on the </w:t>
      </w:r>
      <w:r w:rsidR="00731158" w:rsidRPr="00EF00BC">
        <w:rPr>
          <w:sz w:val="22"/>
          <w:szCs w:val="22"/>
        </w:rPr>
        <w:t>MCCF EDI TAS</w:t>
      </w:r>
      <w:r w:rsidRPr="00EF00BC">
        <w:rPr>
          <w:sz w:val="22"/>
          <w:szCs w:val="22"/>
        </w:rPr>
        <w:t xml:space="preserve"> SharePoint site in order </w:t>
      </w:r>
      <w:r w:rsidR="00403F14" w:rsidRPr="00EF00BC">
        <w:rPr>
          <w:sz w:val="22"/>
          <w:szCs w:val="22"/>
        </w:rPr>
        <w:t>to</w:t>
      </w:r>
      <w:r w:rsidRPr="00EF00BC">
        <w:rPr>
          <w:sz w:val="22"/>
          <w:szCs w:val="22"/>
        </w:rPr>
        <w:t xml:space="preserve"> have the most updated version of this guide.</w:t>
      </w:r>
    </w:p>
    <w:p w14:paraId="56B9D21C" w14:textId="77777777" w:rsidR="00BA1636" w:rsidRDefault="00BA1636" w:rsidP="00BA1636">
      <w:pPr>
        <w:pStyle w:val="BodyText"/>
      </w:pPr>
    </w:p>
    <w:p w14:paraId="5BA058A6" w14:textId="77777777" w:rsidR="00E032B1" w:rsidRPr="008871FC" w:rsidRDefault="007D6404" w:rsidP="00AA618B">
      <w:pPr>
        <w:pStyle w:val="Heading2"/>
      </w:pPr>
      <w:bookmarkStart w:id="116" w:name="_Toc515451021"/>
      <w:r>
        <w:t xml:space="preserve">Document </w:t>
      </w:r>
      <w:r w:rsidR="00E032B1" w:rsidRPr="008871FC">
        <w:t>Orientation</w:t>
      </w:r>
      <w:bookmarkEnd w:id="116"/>
    </w:p>
    <w:p w14:paraId="5BA058A8" w14:textId="77777777" w:rsidR="004047F3" w:rsidRPr="008871FC" w:rsidRDefault="004047F3" w:rsidP="00EB1C51">
      <w:pPr>
        <w:pStyle w:val="Heading3"/>
      </w:pPr>
      <w:bookmarkStart w:id="117" w:name="_Toc515451022"/>
      <w:r w:rsidRPr="008871FC">
        <w:t>Organization of the Manual</w:t>
      </w:r>
      <w:bookmarkEnd w:id="117"/>
    </w:p>
    <w:p w14:paraId="32CAE509" w14:textId="4E94F31A" w:rsidR="00746AFC" w:rsidRPr="00EF00BC" w:rsidRDefault="00C8442D" w:rsidP="00C8442D">
      <w:pPr>
        <w:pStyle w:val="BodyText"/>
        <w:rPr>
          <w:sz w:val="22"/>
          <w:szCs w:val="22"/>
        </w:rPr>
      </w:pPr>
      <w:r w:rsidRPr="00EF00BC">
        <w:rPr>
          <w:sz w:val="22"/>
          <w:szCs w:val="22"/>
        </w:rPr>
        <w:t>The</w:t>
      </w:r>
      <w:r w:rsidR="00514590" w:rsidRPr="00EF00BC">
        <w:rPr>
          <w:sz w:val="22"/>
          <w:szCs w:val="22"/>
        </w:rPr>
        <w:t xml:space="preserve"> following is a brief descriptive outline of the major sections within this guide. Please click on the hyperlink to navigate directly to that section.</w:t>
      </w:r>
    </w:p>
    <w:p w14:paraId="7586C733" w14:textId="72B04FB3" w:rsidR="00514590" w:rsidRPr="00EF00BC" w:rsidRDefault="00FB056A" w:rsidP="00373700">
      <w:pPr>
        <w:pStyle w:val="BodyText"/>
        <w:numPr>
          <w:ilvl w:val="0"/>
          <w:numId w:val="25"/>
        </w:numPr>
        <w:rPr>
          <w:sz w:val="22"/>
          <w:szCs w:val="22"/>
        </w:rPr>
      </w:pPr>
      <w:hyperlink w:anchor="_Introduction" w:history="1">
        <w:r w:rsidR="00514590" w:rsidRPr="00EF00BC">
          <w:rPr>
            <w:rStyle w:val="Hyperlink"/>
            <w:sz w:val="22"/>
            <w:szCs w:val="22"/>
          </w:rPr>
          <w:t>Introduction</w:t>
        </w:r>
      </w:hyperlink>
      <w:r w:rsidR="00514590" w:rsidRPr="00EF00BC">
        <w:rPr>
          <w:sz w:val="22"/>
          <w:szCs w:val="22"/>
        </w:rPr>
        <w:t xml:space="preserve">: describes the purpose of this user guide, document orientation (i.e. assumptions, coordination, disclaimers, document conventions, references and resources) and </w:t>
      </w:r>
      <w:proofErr w:type="gramStart"/>
      <w:r w:rsidR="00F46C4D" w:rsidRPr="00EF00BC">
        <w:rPr>
          <w:sz w:val="22"/>
          <w:szCs w:val="22"/>
        </w:rPr>
        <w:t xml:space="preserve">Enterprise </w:t>
      </w:r>
      <w:r w:rsidR="00514590" w:rsidRPr="00EF00BC">
        <w:rPr>
          <w:sz w:val="22"/>
          <w:szCs w:val="22"/>
        </w:rPr>
        <w:t xml:space="preserve"> </w:t>
      </w:r>
      <w:r w:rsidR="00F46C4D" w:rsidRPr="00EF00BC">
        <w:rPr>
          <w:sz w:val="22"/>
          <w:szCs w:val="22"/>
        </w:rPr>
        <w:t>Service</w:t>
      </w:r>
      <w:proofErr w:type="gramEnd"/>
      <w:r w:rsidR="00F46C4D" w:rsidRPr="00EF00BC">
        <w:rPr>
          <w:sz w:val="22"/>
          <w:szCs w:val="22"/>
        </w:rPr>
        <w:t xml:space="preserve"> Desk (E</w:t>
      </w:r>
      <w:r w:rsidR="00514590" w:rsidRPr="00EF00BC">
        <w:rPr>
          <w:sz w:val="22"/>
          <w:szCs w:val="22"/>
        </w:rPr>
        <w:t>SD) contacts.</w:t>
      </w:r>
    </w:p>
    <w:p w14:paraId="3E359A4C" w14:textId="3AA4E1D3" w:rsidR="00514590" w:rsidRPr="00EF00BC" w:rsidRDefault="00FB056A" w:rsidP="00373700">
      <w:pPr>
        <w:pStyle w:val="BodyText"/>
        <w:numPr>
          <w:ilvl w:val="0"/>
          <w:numId w:val="25"/>
        </w:numPr>
        <w:rPr>
          <w:sz w:val="22"/>
          <w:szCs w:val="22"/>
        </w:rPr>
      </w:pPr>
      <w:hyperlink w:anchor="_System_Summary" w:history="1">
        <w:r w:rsidR="00514590" w:rsidRPr="00EF00BC">
          <w:rPr>
            <w:rStyle w:val="Hyperlink"/>
            <w:sz w:val="22"/>
            <w:szCs w:val="22"/>
          </w:rPr>
          <w:t>System Summary</w:t>
        </w:r>
      </w:hyperlink>
      <w:r w:rsidR="00514590" w:rsidRPr="00EF00BC">
        <w:rPr>
          <w:sz w:val="22"/>
          <w:szCs w:val="22"/>
        </w:rPr>
        <w:t xml:space="preserve">: </w:t>
      </w:r>
      <w:r w:rsidR="00781789" w:rsidRPr="00EF00BC">
        <w:rPr>
          <w:sz w:val="22"/>
          <w:szCs w:val="22"/>
        </w:rPr>
        <w:t xml:space="preserve">provides details on the system configuration; data flows; user access levels; and </w:t>
      </w:r>
      <w:r w:rsidR="00403F14" w:rsidRPr="00EF00BC">
        <w:rPr>
          <w:sz w:val="22"/>
          <w:szCs w:val="22"/>
        </w:rPr>
        <w:t>continuity</w:t>
      </w:r>
      <w:r w:rsidR="00781789" w:rsidRPr="00EF00BC">
        <w:rPr>
          <w:sz w:val="22"/>
          <w:szCs w:val="22"/>
        </w:rPr>
        <w:t xml:space="preserve"> of operations.</w:t>
      </w:r>
    </w:p>
    <w:p w14:paraId="55668FA0" w14:textId="015E8038" w:rsidR="00781789" w:rsidRPr="00EF00BC" w:rsidRDefault="00FB056A" w:rsidP="00373700">
      <w:pPr>
        <w:pStyle w:val="BodyText"/>
        <w:numPr>
          <w:ilvl w:val="0"/>
          <w:numId w:val="25"/>
        </w:numPr>
        <w:rPr>
          <w:sz w:val="22"/>
          <w:szCs w:val="22"/>
        </w:rPr>
      </w:pPr>
      <w:hyperlink w:anchor="_Getting_Started" w:history="1">
        <w:r w:rsidR="00781789" w:rsidRPr="00EF00BC">
          <w:rPr>
            <w:rStyle w:val="Hyperlink"/>
            <w:sz w:val="22"/>
            <w:szCs w:val="22"/>
          </w:rPr>
          <w:t>Getting Started</w:t>
        </w:r>
      </w:hyperlink>
      <w:r w:rsidR="00781789" w:rsidRPr="00EF00BC">
        <w:rPr>
          <w:sz w:val="22"/>
          <w:szCs w:val="22"/>
        </w:rPr>
        <w:t>: describes how the user accesses the portal, the default view, how to exit the system, any caveats and exceptions, general patching, and how to report technical or content issues.</w:t>
      </w:r>
    </w:p>
    <w:p w14:paraId="216993ED" w14:textId="4EAB0F5D" w:rsidR="00781789" w:rsidRPr="00EF00BC" w:rsidRDefault="00FB056A" w:rsidP="00373700">
      <w:pPr>
        <w:pStyle w:val="BodyText"/>
        <w:numPr>
          <w:ilvl w:val="0"/>
          <w:numId w:val="25"/>
        </w:numPr>
        <w:rPr>
          <w:sz w:val="22"/>
          <w:szCs w:val="22"/>
        </w:rPr>
      </w:pPr>
      <w:hyperlink w:anchor="_Using_the_Software" w:history="1">
        <w:r w:rsidR="00781789" w:rsidRPr="00EF00BC">
          <w:rPr>
            <w:rStyle w:val="Hyperlink"/>
            <w:sz w:val="22"/>
            <w:szCs w:val="22"/>
          </w:rPr>
          <w:t>Using the Software</w:t>
        </w:r>
      </w:hyperlink>
      <w:r w:rsidR="00781789" w:rsidRPr="00EF00BC">
        <w:rPr>
          <w:sz w:val="22"/>
          <w:szCs w:val="22"/>
        </w:rPr>
        <w:t>: offers step-by-step instructions for using the features of the MCCF EDI TAS Portal</w:t>
      </w:r>
      <w:ins w:id="118" w:author="Dodson, Carol J. (Leidos)" w:date="2018-05-30T09:47:00Z">
        <w:r w:rsidR="00397818">
          <w:rPr>
            <w:sz w:val="22"/>
            <w:szCs w:val="22"/>
          </w:rPr>
          <w:t>.</w:t>
        </w:r>
      </w:ins>
    </w:p>
    <w:p w14:paraId="061F4B04" w14:textId="31F73E19" w:rsidR="00781789" w:rsidRPr="00EF00BC" w:rsidRDefault="00FB056A" w:rsidP="00373700">
      <w:pPr>
        <w:pStyle w:val="BodyText"/>
        <w:numPr>
          <w:ilvl w:val="0"/>
          <w:numId w:val="25"/>
        </w:numPr>
        <w:rPr>
          <w:sz w:val="22"/>
          <w:szCs w:val="22"/>
        </w:rPr>
      </w:pPr>
      <w:hyperlink w:anchor="_Troubleshooting" w:history="1">
        <w:r w:rsidR="00781789" w:rsidRPr="00EF00BC">
          <w:rPr>
            <w:rStyle w:val="Hyperlink"/>
            <w:sz w:val="22"/>
            <w:szCs w:val="22"/>
          </w:rPr>
          <w:t>Troubleshooting</w:t>
        </w:r>
      </w:hyperlink>
      <w:r w:rsidR="00781789" w:rsidRPr="00EF00BC">
        <w:rPr>
          <w:sz w:val="22"/>
          <w:szCs w:val="22"/>
        </w:rPr>
        <w:t xml:space="preserve">: provides special instructions for error correction, how to report technical or content issues, how to provide user feedback, and how to contact </w:t>
      </w:r>
      <w:proofErr w:type="spellStart"/>
      <w:r w:rsidR="00781789" w:rsidRPr="00EF00BC">
        <w:rPr>
          <w:sz w:val="22"/>
          <w:szCs w:val="22"/>
        </w:rPr>
        <w:t>eBusiness</w:t>
      </w:r>
      <w:proofErr w:type="spellEnd"/>
      <w:r w:rsidR="00781789" w:rsidRPr="00EF00BC">
        <w:rPr>
          <w:sz w:val="22"/>
          <w:szCs w:val="22"/>
        </w:rPr>
        <w:t xml:space="preserve"> for immediate assistance.</w:t>
      </w:r>
    </w:p>
    <w:p w14:paraId="75161747" w14:textId="376702EE" w:rsidR="00781789" w:rsidRPr="00EF00BC" w:rsidRDefault="00FB056A" w:rsidP="00373700">
      <w:pPr>
        <w:pStyle w:val="BodyText"/>
        <w:numPr>
          <w:ilvl w:val="0"/>
          <w:numId w:val="25"/>
        </w:numPr>
        <w:rPr>
          <w:sz w:val="22"/>
          <w:szCs w:val="22"/>
        </w:rPr>
      </w:pPr>
      <w:hyperlink w:anchor="_Acronyms_and_Abbreviations" w:history="1">
        <w:r w:rsidR="00781789" w:rsidRPr="00EF00BC">
          <w:rPr>
            <w:rStyle w:val="Hyperlink"/>
            <w:sz w:val="22"/>
            <w:szCs w:val="22"/>
          </w:rPr>
          <w:t>Acronyms and Abbreviation</w:t>
        </w:r>
      </w:hyperlink>
      <w:r w:rsidR="00781789" w:rsidRPr="00EF00BC">
        <w:rPr>
          <w:sz w:val="22"/>
          <w:szCs w:val="22"/>
        </w:rPr>
        <w:t xml:space="preserve">: </w:t>
      </w:r>
      <w:r w:rsidR="00481717" w:rsidRPr="00EF00BC">
        <w:rPr>
          <w:sz w:val="22"/>
          <w:szCs w:val="22"/>
        </w:rPr>
        <w:t xml:space="preserve">a brief list of </w:t>
      </w:r>
      <w:r w:rsidR="00403F14" w:rsidRPr="00EF00BC">
        <w:rPr>
          <w:sz w:val="22"/>
          <w:szCs w:val="22"/>
        </w:rPr>
        <w:t>acronyms</w:t>
      </w:r>
      <w:r w:rsidR="00481717" w:rsidRPr="00EF00BC">
        <w:rPr>
          <w:sz w:val="22"/>
          <w:szCs w:val="22"/>
        </w:rPr>
        <w:t xml:space="preserve"> and abbreviations included in this guide.</w:t>
      </w:r>
    </w:p>
    <w:p w14:paraId="55DAF9FE" w14:textId="15AB74B0" w:rsidR="00481717" w:rsidRPr="00EF00BC" w:rsidRDefault="00FB056A" w:rsidP="00373700">
      <w:pPr>
        <w:pStyle w:val="BodyText"/>
        <w:numPr>
          <w:ilvl w:val="0"/>
          <w:numId w:val="25"/>
        </w:numPr>
        <w:rPr>
          <w:sz w:val="22"/>
          <w:szCs w:val="22"/>
        </w:rPr>
      </w:pPr>
      <w:hyperlink w:anchor="_Appendix" w:history="1">
        <w:r w:rsidR="00481717" w:rsidRPr="00EF00BC">
          <w:rPr>
            <w:rStyle w:val="Hyperlink"/>
            <w:sz w:val="22"/>
            <w:szCs w:val="22"/>
          </w:rPr>
          <w:t>Appendix:</w:t>
        </w:r>
      </w:hyperlink>
    </w:p>
    <w:p w14:paraId="66D1F8E7" w14:textId="77777777" w:rsidR="00481717" w:rsidRPr="00EF00BC" w:rsidRDefault="00481717" w:rsidP="00481717">
      <w:pPr>
        <w:pStyle w:val="BodyText"/>
        <w:rPr>
          <w:sz w:val="22"/>
          <w:szCs w:val="22"/>
        </w:rPr>
      </w:pPr>
    </w:p>
    <w:p w14:paraId="5BA058AB" w14:textId="77777777" w:rsidR="00E032B1" w:rsidRPr="00B659CB" w:rsidRDefault="00E032B1" w:rsidP="00EB1C51">
      <w:pPr>
        <w:pStyle w:val="Heading3"/>
      </w:pPr>
      <w:bookmarkStart w:id="119" w:name="_Toc515451023"/>
      <w:r w:rsidRPr="00B659CB">
        <w:t>Assumptions</w:t>
      </w:r>
      <w:bookmarkEnd w:id="119"/>
    </w:p>
    <w:p w14:paraId="64DAB1B3" w14:textId="0A160960" w:rsidR="009C1CA4" w:rsidRPr="00EF00BC" w:rsidRDefault="009C1CA4" w:rsidP="00E032B1">
      <w:pPr>
        <w:pStyle w:val="InstructionalText1"/>
        <w:rPr>
          <w:i w:val="0"/>
          <w:color w:val="auto"/>
          <w:szCs w:val="22"/>
        </w:rPr>
      </w:pPr>
      <w:r w:rsidRPr="00EF00BC">
        <w:rPr>
          <w:i w:val="0"/>
          <w:color w:val="auto"/>
          <w:szCs w:val="22"/>
        </w:rPr>
        <w:t xml:space="preserve">This </w:t>
      </w:r>
      <w:r w:rsidR="00B602D6" w:rsidRPr="00EF00BC">
        <w:rPr>
          <w:i w:val="0"/>
          <w:color w:val="auto"/>
          <w:szCs w:val="22"/>
        </w:rPr>
        <w:t>User Gu</w:t>
      </w:r>
      <w:r w:rsidRPr="00EF00BC">
        <w:rPr>
          <w:i w:val="0"/>
          <w:color w:val="auto"/>
          <w:szCs w:val="22"/>
        </w:rPr>
        <w:t xml:space="preserve">ide </w:t>
      </w:r>
      <w:r w:rsidR="00B602D6" w:rsidRPr="00EF00BC">
        <w:rPr>
          <w:i w:val="0"/>
          <w:color w:val="auto"/>
          <w:szCs w:val="22"/>
        </w:rPr>
        <w:t xml:space="preserve">is </w:t>
      </w:r>
      <w:r w:rsidRPr="00EF00BC">
        <w:rPr>
          <w:i w:val="0"/>
          <w:color w:val="auto"/>
          <w:szCs w:val="22"/>
        </w:rPr>
        <w:t>writte</w:t>
      </w:r>
      <w:r w:rsidR="00B602D6" w:rsidRPr="00EF00BC">
        <w:rPr>
          <w:i w:val="0"/>
          <w:color w:val="auto"/>
          <w:szCs w:val="22"/>
        </w:rPr>
        <w:t>n</w:t>
      </w:r>
      <w:r w:rsidRPr="00EF00BC">
        <w:rPr>
          <w:i w:val="0"/>
          <w:color w:val="auto"/>
          <w:szCs w:val="22"/>
        </w:rPr>
        <w:t xml:space="preserve"> </w:t>
      </w:r>
      <w:r w:rsidR="00B602D6" w:rsidRPr="00EF00BC">
        <w:rPr>
          <w:i w:val="0"/>
          <w:color w:val="auto"/>
          <w:szCs w:val="22"/>
        </w:rPr>
        <w:t>from the perspective of the end user, assuming the following</w:t>
      </w:r>
      <w:r w:rsidRPr="00EF00BC">
        <w:rPr>
          <w:i w:val="0"/>
          <w:color w:val="auto"/>
          <w:szCs w:val="22"/>
        </w:rPr>
        <w:t>:</w:t>
      </w:r>
    </w:p>
    <w:p w14:paraId="51035A94" w14:textId="08B6B137" w:rsidR="00481717" w:rsidRPr="00EF00BC" w:rsidRDefault="00481717" w:rsidP="00373700">
      <w:pPr>
        <w:pStyle w:val="BodyText"/>
        <w:numPr>
          <w:ilvl w:val="0"/>
          <w:numId w:val="15"/>
        </w:numPr>
        <w:rPr>
          <w:sz w:val="22"/>
          <w:szCs w:val="22"/>
        </w:rPr>
      </w:pPr>
      <w:r w:rsidRPr="00EF00BC">
        <w:rPr>
          <w:sz w:val="22"/>
          <w:szCs w:val="22"/>
        </w:rPr>
        <w:t>User has basic knowledge of the underlying requirements for release of this project</w:t>
      </w:r>
    </w:p>
    <w:p w14:paraId="6FFAC771" w14:textId="4E689040" w:rsidR="00F21157" w:rsidRPr="00EF00BC" w:rsidRDefault="00F21157" w:rsidP="00373700">
      <w:pPr>
        <w:pStyle w:val="BodyText"/>
        <w:numPr>
          <w:ilvl w:val="0"/>
          <w:numId w:val="15"/>
        </w:numPr>
        <w:rPr>
          <w:sz w:val="22"/>
          <w:szCs w:val="22"/>
        </w:rPr>
      </w:pPr>
      <w:r w:rsidRPr="00EF00BC">
        <w:rPr>
          <w:sz w:val="22"/>
          <w:szCs w:val="22"/>
        </w:rPr>
        <w:t>User understands the impact the release may have on other systems (</w:t>
      </w:r>
      <w:r w:rsidR="00403F14" w:rsidRPr="00EF00BC">
        <w:rPr>
          <w:sz w:val="22"/>
          <w:szCs w:val="22"/>
        </w:rPr>
        <w:t>e.g. dependencies</w:t>
      </w:r>
      <w:r w:rsidRPr="00EF00BC">
        <w:rPr>
          <w:sz w:val="22"/>
          <w:szCs w:val="22"/>
        </w:rPr>
        <w:t xml:space="preserve">, coordinating release during schedule </w:t>
      </w:r>
      <w:r w:rsidR="00403F14" w:rsidRPr="00EF00BC">
        <w:rPr>
          <w:sz w:val="22"/>
          <w:szCs w:val="22"/>
        </w:rPr>
        <w:t>maintenance</w:t>
      </w:r>
      <w:r w:rsidRPr="00EF00BC">
        <w:rPr>
          <w:sz w:val="22"/>
          <w:szCs w:val="22"/>
        </w:rPr>
        <w:t xml:space="preserve"> to avoid service interruptions, resource constraints)</w:t>
      </w:r>
    </w:p>
    <w:p w14:paraId="2F3200F2" w14:textId="0008349F" w:rsidR="00F21157" w:rsidRPr="00EF00BC" w:rsidRDefault="00F21157" w:rsidP="00373700">
      <w:pPr>
        <w:pStyle w:val="BodyText"/>
        <w:numPr>
          <w:ilvl w:val="0"/>
          <w:numId w:val="15"/>
        </w:numPr>
        <w:rPr>
          <w:sz w:val="22"/>
          <w:szCs w:val="22"/>
        </w:rPr>
      </w:pPr>
      <w:r w:rsidRPr="00EF00BC">
        <w:rPr>
          <w:sz w:val="22"/>
          <w:szCs w:val="22"/>
        </w:rPr>
        <w:t>User has an active Department of Veterans Affairs (VA) network account</w:t>
      </w:r>
    </w:p>
    <w:p w14:paraId="0FDAA750" w14:textId="48B22B03" w:rsidR="009C1CA4" w:rsidRPr="00EF00BC" w:rsidRDefault="009C1CA4" w:rsidP="00373700">
      <w:pPr>
        <w:pStyle w:val="BodyText"/>
        <w:numPr>
          <w:ilvl w:val="0"/>
          <w:numId w:val="15"/>
        </w:numPr>
        <w:rPr>
          <w:sz w:val="22"/>
          <w:szCs w:val="22"/>
        </w:rPr>
      </w:pPr>
      <w:r w:rsidRPr="00EF00BC">
        <w:rPr>
          <w:sz w:val="22"/>
          <w:szCs w:val="22"/>
        </w:rPr>
        <w:t xml:space="preserve">User </w:t>
      </w:r>
      <w:r w:rsidR="00B602D6" w:rsidRPr="00EF00BC">
        <w:rPr>
          <w:sz w:val="22"/>
          <w:szCs w:val="22"/>
        </w:rPr>
        <w:t>can open, navigate, and use a web browser</w:t>
      </w:r>
    </w:p>
    <w:p w14:paraId="5EC00D88" w14:textId="1B8DF406" w:rsidR="00B602D6" w:rsidRPr="00EF00BC" w:rsidRDefault="00B602D6" w:rsidP="00373700">
      <w:pPr>
        <w:pStyle w:val="BodyText"/>
        <w:numPr>
          <w:ilvl w:val="0"/>
          <w:numId w:val="15"/>
        </w:numPr>
        <w:rPr>
          <w:sz w:val="22"/>
          <w:szCs w:val="22"/>
        </w:rPr>
      </w:pPr>
      <w:r w:rsidRPr="00EF00BC">
        <w:rPr>
          <w:sz w:val="22"/>
          <w:szCs w:val="22"/>
        </w:rPr>
        <w:t>User can use web-based applications, their menu options, and navigation tools</w:t>
      </w:r>
    </w:p>
    <w:p w14:paraId="7628F00C" w14:textId="2FD740CE" w:rsidR="00B602D6" w:rsidRPr="00EF00BC" w:rsidRDefault="00B602D6" w:rsidP="00373700">
      <w:pPr>
        <w:pStyle w:val="BodyText"/>
        <w:numPr>
          <w:ilvl w:val="0"/>
          <w:numId w:val="15"/>
        </w:numPr>
        <w:rPr>
          <w:sz w:val="22"/>
          <w:szCs w:val="22"/>
        </w:rPr>
      </w:pPr>
      <w:r w:rsidRPr="00EF00BC">
        <w:rPr>
          <w:sz w:val="22"/>
          <w:szCs w:val="22"/>
        </w:rPr>
        <w:t>User has been provided with the Uniform Resource Locator (URL) for the MCCF EDI TAS Portal Login Page</w:t>
      </w:r>
    </w:p>
    <w:p w14:paraId="3C1A7194" w14:textId="77D7C154" w:rsidR="00D57B50" w:rsidRPr="00EF00BC" w:rsidRDefault="009C1CA4" w:rsidP="00373700">
      <w:pPr>
        <w:pStyle w:val="BodyText"/>
        <w:numPr>
          <w:ilvl w:val="0"/>
          <w:numId w:val="15"/>
        </w:numPr>
        <w:rPr>
          <w:sz w:val="22"/>
          <w:szCs w:val="22"/>
        </w:rPr>
      </w:pPr>
      <w:r w:rsidRPr="00EF00BC">
        <w:rPr>
          <w:sz w:val="22"/>
          <w:szCs w:val="22"/>
        </w:rPr>
        <w:t xml:space="preserve">User has been provided </w:t>
      </w:r>
      <w:r w:rsidR="00F21157" w:rsidRPr="00EF00BC">
        <w:rPr>
          <w:sz w:val="22"/>
          <w:szCs w:val="22"/>
        </w:rPr>
        <w:t>with appropriate access to the MCCF EDI TAS Portal (e.g. read-only or administrative rights) and can access the portal directly from the network on their Government Furnished Equipment (GFE) or</w:t>
      </w:r>
      <w:r w:rsidR="002E1298" w:rsidRPr="00EF00BC">
        <w:rPr>
          <w:sz w:val="22"/>
          <w:szCs w:val="22"/>
        </w:rPr>
        <w:t xml:space="preserve"> via Citrix Access Gateway (CA</w:t>
      </w:r>
      <w:r w:rsidR="00EF00BC">
        <w:rPr>
          <w:sz w:val="22"/>
          <w:szCs w:val="22"/>
        </w:rPr>
        <w:t>G)</w:t>
      </w:r>
    </w:p>
    <w:p w14:paraId="5BA058B3" w14:textId="77777777" w:rsidR="00E032B1" w:rsidRDefault="00E032B1" w:rsidP="00EB1C51">
      <w:pPr>
        <w:pStyle w:val="Heading3"/>
      </w:pPr>
      <w:bookmarkStart w:id="120" w:name="_Toc515451024"/>
      <w:r>
        <w:t>Coordination</w:t>
      </w:r>
      <w:bookmarkEnd w:id="120"/>
    </w:p>
    <w:p w14:paraId="5BA058B7" w14:textId="657E9027" w:rsidR="00CE14C4" w:rsidRPr="00212C44" w:rsidRDefault="000A56D5" w:rsidP="00212C44">
      <w:pPr>
        <w:pStyle w:val="InstructionalBullet1"/>
        <w:numPr>
          <w:ilvl w:val="0"/>
          <w:numId w:val="0"/>
        </w:numPr>
        <w:ind w:left="360"/>
        <w:rPr>
          <w:color w:val="auto"/>
        </w:rPr>
      </w:pPr>
      <w:r w:rsidRPr="00212C44">
        <w:rPr>
          <w:color w:val="auto"/>
          <w:highlight w:val="yellow"/>
        </w:rPr>
        <w:t>Content under development</w:t>
      </w:r>
    </w:p>
    <w:p w14:paraId="5BA058B8" w14:textId="77777777" w:rsidR="00E032B1" w:rsidRPr="000971FB" w:rsidRDefault="00E032B1" w:rsidP="00EB1C51">
      <w:pPr>
        <w:pStyle w:val="Heading3"/>
      </w:pPr>
      <w:bookmarkStart w:id="121" w:name="_Toc515451025"/>
      <w:r w:rsidRPr="000971FB">
        <w:t>Disclaimer</w:t>
      </w:r>
      <w:r w:rsidR="001449FD" w:rsidRPr="000971FB">
        <w:t>s</w:t>
      </w:r>
      <w:bookmarkEnd w:id="121"/>
    </w:p>
    <w:p w14:paraId="5BA058BA" w14:textId="77777777" w:rsidR="001449FD" w:rsidRDefault="001449FD" w:rsidP="00EB1C51">
      <w:pPr>
        <w:pStyle w:val="Heading4"/>
      </w:pPr>
      <w:bookmarkStart w:id="122" w:name="_Toc515451026"/>
      <w:r w:rsidRPr="00EB1C51">
        <w:t>Software Disclaimer</w:t>
      </w:r>
      <w:bookmarkEnd w:id="122"/>
    </w:p>
    <w:p w14:paraId="4F41E016" w14:textId="77777777" w:rsidR="003404A4" w:rsidRPr="00EF00BC" w:rsidRDefault="003404A4" w:rsidP="003404A4">
      <w:pPr>
        <w:pStyle w:val="Default"/>
        <w:rPr>
          <w:sz w:val="22"/>
          <w:szCs w:val="22"/>
        </w:rPr>
      </w:pPr>
      <w:r w:rsidRPr="00EF00BC">
        <w:rPr>
          <w:i/>
          <w:iCs/>
          <w:sz w:val="22"/>
          <w:szCs w:val="22"/>
        </w:rPr>
        <w:t xml:space="preserve">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if any derivative works bear some notice that they are derived from it, and any modified versions bear some notice that they have been modified. </w:t>
      </w:r>
    </w:p>
    <w:p w14:paraId="5BA058BF" w14:textId="77777777" w:rsidR="001449FD" w:rsidRPr="000971FB" w:rsidRDefault="001449FD" w:rsidP="00EB1C51">
      <w:pPr>
        <w:pStyle w:val="Heading4"/>
      </w:pPr>
      <w:bookmarkStart w:id="123" w:name="_Toc515451027"/>
      <w:r w:rsidRPr="000971FB">
        <w:t>Documentation Disclaimer</w:t>
      </w:r>
      <w:bookmarkEnd w:id="123"/>
    </w:p>
    <w:p w14:paraId="1F8FB325" w14:textId="07DBF60F" w:rsidR="003404A4" w:rsidRPr="00EF00BC" w:rsidRDefault="003404A4" w:rsidP="003404A4">
      <w:pPr>
        <w:rPr>
          <w:szCs w:val="22"/>
        </w:rPr>
      </w:pPr>
      <w:r w:rsidRPr="00EF00BC">
        <w:rPr>
          <w:i/>
          <w:iCs/>
          <w:szCs w:val="22"/>
        </w:rPr>
        <w:t>The appearance of external hyperlink references in this manual does not constitute endorsement by the Department of Veterans Affairs (VA) of this Website or the information, products, or services contained therein. The VA does not exercise any editorial control over the information you may find at these locations. Such links are provided and are consistent with the stated purpose of the VA.</w:t>
      </w:r>
    </w:p>
    <w:p w14:paraId="5BA058C1" w14:textId="77777777" w:rsidR="00E032B1" w:rsidRDefault="00E032B1" w:rsidP="00EB1C51">
      <w:pPr>
        <w:pStyle w:val="Heading3"/>
      </w:pPr>
      <w:bookmarkStart w:id="124" w:name="_Toc515451028"/>
      <w:r w:rsidRPr="000971FB">
        <w:t>Documentation Conventions</w:t>
      </w:r>
      <w:bookmarkEnd w:id="124"/>
    </w:p>
    <w:p w14:paraId="3E7ED07C" w14:textId="01A4956A" w:rsidR="0015185D" w:rsidRPr="00EF00BC" w:rsidRDefault="0015185D" w:rsidP="00AF40EE">
      <w:pPr>
        <w:pStyle w:val="BodyText"/>
        <w:rPr>
          <w:sz w:val="22"/>
          <w:szCs w:val="22"/>
        </w:rPr>
      </w:pPr>
      <w:r w:rsidRPr="00EF00BC">
        <w:rPr>
          <w:sz w:val="22"/>
          <w:szCs w:val="22"/>
        </w:rPr>
        <w:t xml:space="preserve">This manual uses several methods to highlight different aspects of the material. </w:t>
      </w:r>
    </w:p>
    <w:p w14:paraId="221102C9" w14:textId="2F1A20A6" w:rsidR="0015185D" w:rsidRPr="00EF00BC" w:rsidRDefault="0015185D" w:rsidP="00373700">
      <w:pPr>
        <w:pStyle w:val="BodyText"/>
        <w:numPr>
          <w:ilvl w:val="0"/>
          <w:numId w:val="26"/>
        </w:numPr>
        <w:rPr>
          <w:sz w:val="22"/>
          <w:szCs w:val="22"/>
        </w:rPr>
      </w:pPr>
      <w:r w:rsidRPr="00EF00BC">
        <w:rPr>
          <w:sz w:val="22"/>
          <w:szCs w:val="22"/>
        </w:rPr>
        <w:t xml:space="preserve">Descriptive text is presented in a proportional font (as represented by this font). </w:t>
      </w:r>
      <w:r w:rsidR="00403F14" w:rsidRPr="00EF00BC">
        <w:rPr>
          <w:sz w:val="22"/>
          <w:szCs w:val="22"/>
        </w:rPr>
        <w:t>A proportional font is a font type in which the width of letters and symbols varies depending</w:t>
      </w:r>
      <w:r w:rsidR="00403F14">
        <w:rPr>
          <w:sz w:val="22"/>
          <w:szCs w:val="22"/>
        </w:rPr>
        <w:t xml:space="preserve"> </w:t>
      </w:r>
      <w:r w:rsidR="00403F14" w:rsidRPr="00EF00BC">
        <w:rPr>
          <w:sz w:val="22"/>
          <w:szCs w:val="22"/>
        </w:rPr>
        <w:t>on</w:t>
      </w:r>
      <w:r w:rsidR="00403F14">
        <w:rPr>
          <w:sz w:val="22"/>
          <w:szCs w:val="22"/>
        </w:rPr>
        <w:t xml:space="preserve"> </w:t>
      </w:r>
      <w:r w:rsidR="00403F14" w:rsidRPr="00EF00BC">
        <w:rPr>
          <w:sz w:val="22"/>
          <w:szCs w:val="22"/>
        </w:rPr>
        <w:t>the letter or symbol</w:t>
      </w:r>
      <w:ins w:id="125" w:author="Dodson, Carol J. (Leidos)" w:date="2018-05-30T09:49:00Z">
        <w:r w:rsidR="00397818">
          <w:rPr>
            <w:sz w:val="22"/>
            <w:szCs w:val="22"/>
          </w:rPr>
          <w:t>.</w:t>
        </w:r>
      </w:ins>
    </w:p>
    <w:p w14:paraId="3DF2E2AA" w14:textId="599A37D8" w:rsidR="0015185D" w:rsidRPr="00EF00BC" w:rsidRDefault="0015185D" w:rsidP="00373700">
      <w:pPr>
        <w:pStyle w:val="BodyText"/>
        <w:numPr>
          <w:ilvl w:val="0"/>
          <w:numId w:val="26"/>
        </w:numPr>
        <w:rPr>
          <w:sz w:val="22"/>
          <w:szCs w:val="22"/>
        </w:rPr>
      </w:pPr>
      <w:r w:rsidRPr="00EF00BC">
        <w:rPr>
          <w:sz w:val="22"/>
          <w:szCs w:val="22"/>
        </w:rPr>
        <w:lastRenderedPageBreak/>
        <w:t>Images of computer online displays (i.e. character-based screen captures/dialogs) are shown in a non-proportional font and enclosed within a box. Also included are Graphical User Interface (GUI) Microsoft Windows images. A non-proportional font is a font whose letters and characters each occupy the same amount of horizontal space.</w:t>
      </w:r>
    </w:p>
    <w:p w14:paraId="2F33BA1A" w14:textId="186350EE" w:rsidR="00A3575F" w:rsidRPr="00EF00BC" w:rsidRDefault="0015185D" w:rsidP="00373700">
      <w:pPr>
        <w:pStyle w:val="BodyText"/>
        <w:numPr>
          <w:ilvl w:val="0"/>
          <w:numId w:val="26"/>
        </w:numPr>
        <w:rPr>
          <w:sz w:val="22"/>
          <w:szCs w:val="22"/>
        </w:rPr>
      </w:pPr>
      <w:r w:rsidRPr="00EF00BC">
        <w:rPr>
          <w:sz w:val="22"/>
          <w:szCs w:val="22"/>
        </w:rPr>
        <w:t>The user guide was developed using the most re</w:t>
      </w:r>
      <w:r w:rsidR="00A3575F" w:rsidRPr="00EF00BC">
        <w:rPr>
          <w:sz w:val="22"/>
          <w:szCs w:val="22"/>
        </w:rPr>
        <w:t>cent template provided by the VA VIP SharePoint site, and uses pre-defined styles for all formatting (e.g. paragraph text, bullets, enumeration)</w:t>
      </w:r>
      <w:ins w:id="126" w:author="Dodson, Carol J. (Leidos)" w:date="2018-05-30T09:49:00Z">
        <w:r w:rsidR="00397818">
          <w:rPr>
            <w:sz w:val="22"/>
            <w:szCs w:val="22"/>
          </w:rPr>
          <w:t>.</w:t>
        </w:r>
      </w:ins>
    </w:p>
    <w:p w14:paraId="1C8CEB6F" w14:textId="036E1648" w:rsidR="00A3575F" w:rsidRPr="00EF00BC" w:rsidRDefault="00A3575F" w:rsidP="00373700">
      <w:pPr>
        <w:pStyle w:val="BodyText"/>
        <w:numPr>
          <w:ilvl w:val="0"/>
          <w:numId w:val="26"/>
        </w:numPr>
        <w:rPr>
          <w:sz w:val="22"/>
          <w:szCs w:val="22"/>
        </w:rPr>
      </w:pPr>
      <w:r w:rsidRPr="00EF00BC">
        <w:rPr>
          <w:sz w:val="22"/>
          <w:szCs w:val="22"/>
        </w:rPr>
        <w:t xml:space="preserve">Notes are used to call the user’s attention to </w:t>
      </w:r>
      <w:r w:rsidR="00403F14" w:rsidRPr="00EF00BC">
        <w:rPr>
          <w:sz w:val="22"/>
          <w:szCs w:val="22"/>
        </w:rPr>
        <w:t>additional</w:t>
      </w:r>
      <w:r w:rsidRPr="00EF00BC">
        <w:rPr>
          <w:sz w:val="22"/>
          <w:szCs w:val="22"/>
        </w:rPr>
        <w:t xml:space="preserve"> information relevant to the action described in that section, but that is not part of the step-by-step instructions.</w:t>
      </w:r>
    </w:p>
    <w:p w14:paraId="5BA058C6" w14:textId="5C67D7C9" w:rsidR="00A267E0" w:rsidRPr="00EF00BC" w:rsidRDefault="00A267E0" w:rsidP="00B03BF3">
      <w:pPr>
        <w:pStyle w:val="InstructionalText2"/>
        <w:spacing w:before="240"/>
        <w:ind w:left="720"/>
        <w:rPr>
          <w:szCs w:val="22"/>
        </w:rPr>
      </w:pPr>
    </w:p>
    <w:tbl>
      <w:tblPr>
        <w:tblW w:w="85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380"/>
      </w:tblGrid>
      <w:tr w:rsidR="00A267E0" w:rsidRPr="00EF00BC" w14:paraId="5BA058C9" w14:textId="77777777" w:rsidTr="00B14B13">
        <w:trPr>
          <w:tblHeader/>
        </w:trPr>
        <w:tc>
          <w:tcPr>
            <w:tcW w:w="1188" w:type="dxa"/>
            <w:shd w:val="pct12" w:color="auto" w:fill="auto"/>
          </w:tcPr>
          <w:p w14:paraId="5BA058C7" w14:textId="77777777" w:rsidR="00A267E0" w:rsidRPr="00EF00BC" w:rsidRDefault="00A267E0" w:rsidP="00B03BF3">
            <w:pPr>
              <w:pStyle w:val="InstructionalText1"/>
              <w:rPr>
                <w:b/>
                <w:szCs w:val="22"/>
              </w:rPr>
            </w:pPr>
            <w:bookmarkStart w:id="127" w:name="ColumnTitle_02"/>
            <w:bookmarkEnd w:id="127"/>
            <w:r w:rsidRPr="00EF00BC">
              <w:rPr>
                <w:b/>
                <w:szCs w:val="22"/>
              </w:rPr>
              <w:t>Symbol</w:t>
            </w:r>
          </w:p>
        </w:tc>
        <w:tc>
          <w:tcPr>
            <w:tcW w:w="7380" w:type="dxa"/>
            <w:shd w:val="pct12" w:color="auto" w:fill="auto"/>
          </w:tcPr>
          <w:p w14:paraId="5BA058C8" w14:textId="77777777" w:rsidR="00A267E0" w:rsidRPr="00EF00BC" w:rsidRDefault="00A267E0" w:rsidP="00B03BF3">
            <w:pPr>
              <w:pStyle w:val="InstructionalText1"/>
              <w:rPr>
                <w:b/>
                <w:szCs w:val="22"/>
              </w:rPr>
            </w:pPr>
            <w:r w:rsidRPr="00EF00BC">
              <w:rPr>
                <w:b/>
                <w:szCs w:val="22"/>
              </w:rPr>
              <w:t>Description</w:t>
            </w:r>
          </w:p>
        </w:tc>
      </w:tr>
      <w:tr w:rsidR="00A267E0" w:rsidRPr="00EF00BC" w14:paraId="5BA058CC" w14:textId="77777777" w:rsidTr="00B14B13">
        <w:tc>
          <w:tcPr>
            <w:tcW w:w="1188" w:type="dxa"/>
          </w:tcPr>
          <w:p w14:paraId="5BA058CA" w14:textId="77777777" w:rsidR="00A267E0" w:rsidRPr="00EF00BC" w:rsidRDefault="00A267E0" w:rsidP="00B03BF3">
            <w:pPr>
              <w:pStyle w:val="InstructionalText1"/>
              <w:rPr>
                <w:szCs w:val="22"/>
              </w:rPr>
            </w:pPr>
            <w:r w:rsidRPr="00EF00BC">
              <w:rPr>
                <w:noProof/>
                <w:szCs w:val="22"/>
              </w:rPr>
              <w:drawing>
                <wp:inline distT="0" distB="0" distL="0" distR="0" wp14:anchorId="5BA0597E" wp14:editId="5BA0597F">
                  <wp:extent cx="312420" cy="304800"/>
                  <wp:effectExtent l="0" t="0" r="0" b="0"/>
                  <wp:docPr id="158" name="Picture 158" descr="Symbol for additional information (letter &quot;i&quot;) inside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7380" w:type="dxa"/>
          </w:tcPr>
          <w:p w14:paraId="5BA058CB" w14:textId="77777777" w:rsidR="00A267E0" w:rsidRPr="00EF00BC" w:rsidRDefault="00A267E0" w:rsidP="00B03BF3">
            <w:pPr>
              <w:pStyle w:val="InstructionalText1"/>
              <w:rPr>
                <w:kern w:val="2"/>
                <w:szCs w:val="22"/>
              </w:rPr>
            </w:pPr>
            <w:r w:rsidRPr="00EF00BC">
              <w:rPr>
                <w:szCs w:val="22"/>
              </w:rPr>
              <w:t>NOTE: Used to inform the reader of general information including references to additional reading material</w:t>
            </w:r>
          </w:p>
        </w:tc>
      </w:tr>
      <w:tr w:rsidR="00A267E0" w:rsidRPr="00EF00BC" w14:paraId="5BA058CF" w14:textId="77777777" w:rsidTr="00B14B13">
        <w:trPr>
          <w:trHeight w:val="538"/>
        </w:trPr>
        <w:tc>
          <w:tcPr>
            <w:tcW w:w="1188" w:type="dxa"/>
          </w:tcPr>
          <w:p w14:paraId="5BA058CD" w14:textId="77777777" w:rsidR="00A267E0" w:rsidRPr="00EF00BC" w:rsidRDefault="00CC3CFF" w:rsidP="00B03BF3">
            <w:pPr>
              <w:pStyle w:val="InstructionalText1"/>
              <w:rPr>
                <w:szCs w:val="22"/>
              </w:rPr>
            </w:pPr>
            <w:r w:rsidRPr="00EF00BC">
              <w:rPr>
                <w:noProof/>
                <w:szCs w:val="22"/>
              </w:rPr>
              <w:drawing>
                <wp:inline distT="0" distB="0" distL="0" distR="0" wp14:anchorId="5BA05980" wp14:editId="5BA05981">
                  <wp:extent cx="400000" cy="390476"/>
                  <wp:effectExtent l="0" t="0" r="635" b="0"/>
                  <wp:docPr id="1" name="Picture 1"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000" cy="390476"/>
                          </a:xfrm>
                          <a:prstGeom prst="rect">
                            <a:avLst/>
                          </a:prstGeom>
                        </pic:spPr>
                      </pic:pic>
                    </a:graphicData>
                  </a:graphic>
                </wp:inline>
              </w:drawing>
            </w:r>
          </w:p>
        </w:tc>
        <w:tc>
          <w:tcPr>
            <w:tcW w:w="7380" w:type="dxa"/>
          </w:tcPr>
          <w:p w14:paraId="5BA058CE" w14:textId="77777777" w:rsidR="00A267E0" w:rsidRPr="00EF00BC" w:rsidRDefault="00A267E0" w:rsidP="00B03BF3">
            <w:pPr>
              <w:pStyle w:val="InstructionalText1"/>
              <w:rPr>
                <w:b/>
                <w:kern w:val="2"/>
                <w:szCs w:val="22"/>
              </w:rPr>
            </w:pPr>
            <w:r w:rsidRPr="00EF00BC">
              <w:rPr>
                <w:b/>
                <w:szCs w:val="22"/>
              </w:rPr>
              <w:t>CAUTION: Used to caution the reader to take special notice of</w:t>
            </w:r>
            <w:r w:rsidRPr="00EF00BC">
              <w:rPr>
                <w:b/>
                <w:kern w:val="2"/>
                <w:szCs w:val="22"/>
              </w:rPr>
              <w:t xml:space="preserve"> critical information</w:t>
            </w:r>
          </w:p>
        </w:tc>
      </w:tr>
    </w:tbl>
    <w:p w14:paraId="7656B2BA" w14:textId="325A8A20" w:rsidR="00894E60" w:rsidRDefault="009917B5" w:rsidP="00EB1C51">
      <w:pPr>
        <w:pStyle w:val="Heading3"/>
      </w:pPr>
      <w:bookmarkStart w:id="128" w:name="_Toc515451029"/>
      <w:r>
        <w:t>References and Resources</w:t>
      </w:r>
      <w:bookmarkEnd w:id="128"/>
    </w:p>
    <w:p w14:paraId="7BE8806A" w14:textId="16117FCB" w:rsidR="00611331" w:rsidRPr="00A60044" w:rsidRDefault="00EE2AB4" w:rsidP="00611331">
      <w:pPr>
        <w:pStyle w:val="BodyText"/>
        <w:ind w:left="360"/>
        <w:rPr>
          <w:sz w:val="22"/>
          <w:szCs w:val="22"/>
        </w:rPr>
      </w:pPr>
      <w:r w:rsidRPr="00A60044">
        <w:rPr>
          <w:sz w:val="22"/>
          <w:szCs w:val="22"/>
        </w:rPr>
        <w:t xml:space="preserve">MCCF EDI TAS Portal related documentation can be accessed from </w:t>
      </w:r>
      <w:proofErr w:type="gramStart"/>
      <w:r w:rsidRPr="00A60044">
        <w:rPr>
          <w:sz w:val="22"/>
          <w:szCs w:val="22"/>
        </w:rPr>
        <w:t xml:space="preserve">the  </w:t>
      </w:r>
      <w:r w:rsidR="00611331" w:rsidRPr="00A60044">
        <w:rPr>
          <w:sz w:val="22"/>
          <w:szCs w:val="22"/>
        </w:rPr>
        <w:t>MCCF</w:t>
      </w:r>
      <w:proofErr w:type="gramEnd"/>
      <w:r w:rsidR="00611331" w:rsidRPr="00A60044">
        <w:rPr>
          <w:sz w:val="22"/>
          <w:szCs w:val="22"/>
        </w:rPr>
        <w:t xml:space="preserve"> EDI TAS SharePoint Site:</w:t>
      </w:r>
    </w:p>
    <w:p w14:paraId="4D8ABBAB" w14:textId="15A920F9" w:rsidR="00894E60" w:rsidRPr="00A60044" w:rsidRDefault="00FB056A" w:rsidP="00611331">
      <w:pPr>
        <w:pStyle w:val="BodyText"/>
        <w:numPr>
          <w:ilvl w:val="0"/>
          <w:numId w:val="33"/>
        </w:numPr>
        <w:rPr>
          <w:sz w:val="22"/>
          <w:szCs w:val="22"/>
        </w:rPr>
      </w:pPr>
      <w:hyperlink r:id="rId16" w:history="1">
        <w:r w:rsidR="00894E60" w:rsidRPr="00A60044">
          <w:rPr>
            <w:rStyle w:val="Hyperlink"/>
            <w:sz w:val="22"/>
            <w:szCs w:val="22"/>
          </w:rPr>
          <w:t xml:space="preserve">MCCF EDI TAS </w:t>
        </w:r>
        <w:r w:rsidR="00731158" w:rsidRPr="00A60044">
          <w:rPr>
            <w:rStyle w:val="Hyperlink"/>
            <w:sz w:val="22"/>
            <w:szCs w:val="22"/>
          </w:rPr>
          <w:t>System</w:t>
        </w:r>
        <w:r w:rsidR="00894E60" w:rsidRPr="00A60044">
          <w:rPr>
            <w:rStyle w:val="Hyperlink"/>
            <w:sz w:val="22"/>
            <w:szCs w:val="22"/>
          </w:rPr>
          <w:t xml:space="preserve"> Style Guide</w:t>
        </w:r>
      </w:hyperlink>
    </w:p>
    <w:p w14:paraId="1462ACDA" w14:textId="5427A917" w:rsidR="00731158" w:rsidRPr="00A60044" w:rsidRDefault="00FB056A" w:rsidP="00894E60">
      <w:pPr>
        <w:pStyle w:val="BodyText"/>
        <w:numPr>
          <w:ilvl w:val="0"/>
          <w:numId w:val="33"/>
        </w:numPr>
        <w:rPr>
          <w:sz w:val="22"/>
          <w:szCs w:val="22"/>
        </w:rPr>
      </w:pPr>
      <w:hyperlink r:id="rId17" w:history="1">
        <w:r w:rsidR="00731158" w:rsidRPr="00A60044">
          <w:rPr>
            <w:rStyle w:val="Hyperlink"/>
            <w:sz w:val="22"/>
            <w:szCs w:val="22"/>
          </w:rPr>
          <w:t>TAS Core US1406-US1409 SDD</w:t>
        </w:r>
      </w:hyperlink>
    </w:p>
    <w:p w14:paraId="260C291E" w14:textId="77777777" w:rsidR="009917B5" w:rsidRPr="00B32372" w:rsidRDefault="009917B5" w:rsidP="00B32372">
      <w:pPr>
        <w:pStyle w:val="BodyText"/>
      </w:pPr>
      <w:bookmarkStart w:id="129" w:name="_Toc408993568"/>
      <w:bookmarkStart w:id="130" w:name="_Toc408996936"/>
      <w:bookmarkStart w:id="131" w:name="_Toc408996969"/>
      <w:bookmarkStart w:id="132" w:name="_Toc408999049"/>
    </w:p>
    <w:p w14:paraId="5BA058DF" w14:textId="456DAE12" w:rsidR="00312A4C" w:rsidRPr="00786671" w:rsidRDefault="003B79F2" w:rsidP="00B5365A">
      <w:pPr>
        <w:pStyle w:val="Heading2"/>
        <w:keepLines/>
      </w:pPr>
      <w:bookmarkStart w:id="133" w:name="_Toc515451030"/>
      <w:bookmarkEnd w:id="129"/>
      <w:bookmarkEnd w:id="130"/>
      <w:bookmarkEnd w:id="131"/>
      <w:bookmarkEnd w:id="132"/>
      <w:r>
        <w:t>Enterprise</w:t>
      </w:r>
      <w:r w:rsidR="00946652" w:rsidRPr="00786671">
        <w:t xml:space="preserve"> Service</w:t>
      </w:r>
      <w:r w:rsidR="007453EA" w:rsidRPr="00786671">
        <w:t xml:space="preserve"> Desk and Organizational Contacts</w:t>
      </w:r>
      <w:bookmarkEnd w:id="133"/>
    </w:p>
    <w:p w14:paraId="5BA058E4" w14:textId="1FB1BD8D" w:rsidR="002310D3" w:rsidRPr="00EF00BC" w:rsidRDefault="00654B9E" w:rsidP="00654B9E">
      <w:pPr>
        <w:pStyle w:val="InstructionalText1"/>
        <w:rPr>
          <w:i w:val="0"/>
          <w:color w:val="auto"/>
          <w:szCs w:val="22"/>
        </w:rPr>
      </w:pPr>
      <w:r w:rsidRPr="00EF00BC">
        <w:rPr>
          <w:i w:val="0"/>
          <w:color w:val="auto"/>
          <w:szCs w:val="22"/>
        </w:rPr>
        <w:t>Table 1 lists organizational contacts needed by site users for troubleshooting purposes. Support contacts are listed by name of service responsible to fix the problem, description of the incident escalation, associated tier level and contact information (email and phone number).</w:t>
      </w:r>
    </w:p>
    <w:tbl>
      <w:tblPr>
        <w:tblStyle w:val="TableGrid"/>
        <w:tblW w:w="0" w:type="auto"/>
        <w:tblLook w:val="04A0" w:firstRow="1" w:lastRow="0" w:firstColumn="1" w:lastColumn="0" w:noHBand="0" w:noVBand="1"/>
      </w:tblPr>
      <w:tblGrid>
        <w:gridCol w:w="2538"/>
        <w:gridCol w:w="2136"/>
        <w:gridCol w:w="811"/>
        <w:gridCol w:w="3865"/>
      </w:tblGrid>
      <w:tr w:rsidR="00654B9E" w:rsidRPr="00EF00BC" w14:paraId="02E1DB25" w14:textId="77777777" w:rsidTr="00EF00BC">
        <w:tc>
          <w:tcPr>
            <w:tcW w:w="2538" w:type="dxa"/>
            <w:shd w:val="clear" w:color="auto" w:fill="D9D9D9" w:themeFill="background1" w:themeFillShade="D9"/>
          </w:tcPr>
          <w:p w14:paraId="482BCF9F" w14:textId="42C4F07B" w:rsidR="00654B9E" w:rsidRPr="00EF00BC" w:rsidRDefault="00654B9E" w:rsidP="00654B9E">
            <w:pPr>
              <w:pStyle w:val="BodyText"/>
              <w:rPr>
                <w:b/>
                <w:sz w:val="22"/>
                <w:szCs w:val="22"/>
              </w:rPr>
            </w:pPr>
            <w:r w:rsidRPr="00EF00BC">
              <w:rPr>
                <w:b/>
                <w:sz w:val="22"/>
                <w:szCs w:val="22"/>
              </w:rPr>
              <w:t>Name</w:t>
            </w:r>
          </w:p>
        </w:tc>
        <w:tc>
          <w:tcPr>
            <w:tcW w:w="2136" w:type="dxa"/>
            <w:shd w:val="clear" w:color="auto" w:fill="D9D9D9" w:themeFill="background1" w:themeFillShade="D9"/>
          </w:tcPr>
          <w:p w14:paraId="53C8D968" w14:textId="184A7DC5" w:rsidR="00654B9E" w:rsidRPr="00EF00BC" w:rsidRDefault="00654B9E" w:rsidP="00654B9E">
            <w:pPr>
              <w:pStyle w:val="BodyText"/>
              <w:rPr>
                <w:b/>
                <w:sz w:val="22"/>
                <w:szCs w:val="22"/>
              </w:rPr>
            </w:pPr>
            <w:r w:rsidRPr="00EF00BC">
              <w:rPr>
                <w:b/>
                <w:sz w:val="22"/>
                <w:szCs w:val="22"/>
              </w:rPr>
              <w:t>Role</w:t>
            </w:r>
          </w:p>
        </w:tc>
        <w:tc>
          <w:tcPr>
            <w:tcW w:w="811" w:type="dxa"/>
            <w:shd w:val="clear" w:color="auto" w:fill="D9D9D9" w:themeFill="background1" w:themeFillShade="D9"/>
          </w:tcPr>
          <w:p w14:paraId="5B495208" w14:textId="7CC7B54C" w:rsidR="00654B9E" w:rsidRPr="00EF00BC" w:rsidRDefault="00654B9E" w:rsidP="00654B9E">
            <w:pPr>
              <w:pStyle w:val="BodyText"/>
              <w:rPr>
                <w:b/>
                <w:sz w:val="22"/>
                <w:szCs w:val="22"/>
              </w:rPr>
            </w:pPr>
            <w:r w:rsidRPr="00EF00BC">
              <w:rPr>
                <w:b/>
                <w:sz w:val="22"/>
                <w:szCs w:val="22"/>
              </w:rPr>
              <w:t>Org</w:t>
            </w:r>
          </w:p>
        </w:tc>
        <w:tc>
          <w:tcPr>
            <w:tcW w:w="3865" w:type="dxa"/>
            <w:shd w:val="clear" w:color="auto" w:fill="D9D9D9" w:themeFill="background1" w:themeFillShade="D9"/>
          </w:tcPr>
          <w:p w14:paraId="26DCE249" w14:textId="1483106F" w:rsidR="00654B9E" w:rsidRPr="00EF00BC" w:rsidRDefault="00654B9E" w:rsidP="00654B9E">
            <w:pPr>
              <w:pStyle w:val="BodyText"/>
              <w:rPr>
                <w:b/>
                <w:sz w:val="22"/>
                <w:szCs w:val="22"/>
              </w:rPr>
            </w:pPr>
            <w:r w:rsidRPr="00EF00BC">
              <w:rPr>
                <w:b/>
                <w:sz w:val="22"/>
                <w:szCs w:val="22"/>
              </w:rPr>
              <w:t>Contact Info</w:t>
            </w:r>
          </w:p>
        </w:tc>
      </w:tr>
      <w:tr w:rsidR="00654B9E" w:rsidRPr="00EF00BC" w14:paraId="7406C51D" w14:textId="77777777" w:rsidTr="00EF00BC">
        <w:tc>
          <w:tcPr>
            <w:tcW w:w="2538" w:type="dxa"/>
          </w:tcPr>
          <w:p w14:paraId="2DA0DF01" w14:textId="1C9A02AF" w:rsidR="00654B9E" w:rsidRPr="00EF00BC" w:rsidRDefault="00654B9E" w:rsidP="00654B9E">
            <w:pPr>
              <w:pStyle w:val="BodyText"/>
              <w:rPr>
                <w:sz w:val="22"/>
                <w:szCs w:val="22"/>
              </w:rPr>
            </w:pPr>
            <w:proofErr w:type="spellStart"/>
            <w:r w:rsidRPr="00EF00BC">
              <w:rPr>
                <w:sz w:val="22"/>
                <w:szCs w:val="22"/>
              </w:rPr>
              <w:t>eBusiness</w:t>
            </w:r>
            <w:proofErr w:type="spellEnd"/>
            <w:r w:rsidRPr="00EF00BC">
              <w:rPr>
                <w:sz w:val="22"/>
                <w:szCs w:val="22"/>
              </w:rPr>
              <w:t xml:space="preserve"> Solutions POC</w:t>
            </w:r>
          </w:p>
        </w:tc>
        <w:tc>
          <w:tcPr>
            <w:tcW w:w="2136" w:type="dxa"/>
          </w:tcPr>
          <w:p w14:paraId="0F97E490" w14:textId="69926100" w:rsidR="00654B9E" w:rsidRPr="00EF00BC" w:rsidRDefault="00654B9E" w:rsidP="00654B9E">
            <w:pPr>
              <w:pStyle w:val="BodyText"/>
              <w:rPr>
                <w:sz w:val="22"/>
                <w:szCs w:val="22"/>
              </w:rPr>
            </w:pPr>
            <w:r w:rsidRPr="00EF00BC">
              <w:rPr>
                <w:sz w:val="22"/>
                <w:szCs w:val="22"/>
              </w:rPr>
              <w:t>Tier 0 Support</w:t>
            </w:r>
          </w:p>
        </w:tc>
        <w:tc>
          <w:tcPr>
            <w:tcW w:w="811" w:type="dxa"/>
          </w:tcPr>
          <w:p w14:paraId="51281F76" w14:textId="2FA0399B" w:rsidR="00654B9E" w:rsidRPr="00EF00BC" w:rsidRDefault="00654B9E" w:rsidP="00654B9E">
            <w:pPr>
              <w:pStyle w:val="BodyText"/>
              <w:rPr>
                <w:sz w:val="22"/>
                <w:szCs w:val="22"/>
              </w:rPr>
            </w:pPr>
            <w:r w:rsidRPr="00EF00BC">
              <w:rPr>
                <w:sz w:val="22"/>
                <w:szCs w:val="22"/>
              </w:rPr>
              <w:t>VHA</w:t>
            </w:r>
          </w:p>
        </w:tc>
        <w:tc>
          <w:tcPr>
            <w:tcW w:w="3865" w:type="dxa"/>
          </w:tcPr>
          <w:p w14:paraId="0B4BBFB9" w14:textId="6CC1AD1E" w:rsidR="00654B9E" w:rsidRPr="00212C44" w:rsidRDefault="00212C44" w:rsidP="00654B9E">
            <w:pPr>
              <w:pStyle w:val="BodyText"/>
              <w:rPr>
                <w:i/>
                <w:sz w:val="22"/>
                <w:szCs w:val="22"/>
              </w:rPr>
            </w:pPr>
            <w:r w:rsidRPr="00212C44">
              <w:rPr>
                <w:i/>
                <w:sz w:val="22"/>
                <w:szCs w:val="22"/>
              </w:rPr>
              <w:t xml:space="preserve">To be decided by </w:t>
            </w:r>
            <w:proofErr w:type="spellStart"/>
            <w:r w:rsidRPr="00212C44">
              <w:rPr>
                <w:i/>
                <w:sz w:val="22"/>
                <w:szCs w:val="22"/>
              </w:rPr>
              <w:t>eBusiness</w:t>
            </w:r>
            <w:proofErr w:type="spellEnd"/>
            <w:r w:rsidRPr="00212C44">
              <w:rPr>
                <w:i/>
                <w:sz w:val="22"/>
                <w:szCs w:val="22"/>
              </w:rPr>
              <w:t xml:space="preserve"> Solutions</w:t>
            </w:r>
          </w:p>
        </w:tc>
      </w:tr>
      <w:tr w:rsidR="00654B9E" w:rsidRPr="00EF00BC" w14:paraId="2C4D6771" w14:textId="77777777" w:rsidTr="00EF00BC">
        <w:tc>
          <w:tcPr>
            <w:tcW w:w="2538" w:type="dxa"/>
          </w:tcPr>
          <w:p w14:paraId="650E7E5F" w14:textId="511F673E" w:rsidR="00654B9E" w:rsidRPr="00EF00BC" w:rsidRDefault="00EE2AB4" w:rsidP="00654B9E">
            <w:pPr>
              <w:pStyle w:val="BodyText"/>
              <w:rPr>
                <w:sz w:val="22"/>
                <w:szCs w:val="22"/>
              </w:rPr>
            </w:pPr>
            <w:r w:rsidRPr="00EF00BC">
              <w:rPr>
                <w:sz w:val="22"/>
                <w:szCs w:val="22"/>
              </w:rPr>
              <w:t>E</w:t>
            </w:r>
            <w:r w:rsidR="00654B9E" w:rsidRPr="00EF00BC">
              <w:rPr>
                <w:sz w:val="22"/>
                <w:szCs w:val="22"/>
              </w:rPr>
              <w:t>SD</w:t>
            </w:r>
          </w:p>
        </w:tc>
        <w:tc>
          <w:tcPr>
            <w:tcW w:w="2136" w:type="dxa"/>
          </w:tcPr>
          <w:p w14:paraId="7812E783" w14:textId="32BA548B" w:rsidR="00654B9E" w:rsidRPr="00EF00BC" w:rsidRDefault="00654B9E" w:rsidP="00654B9E">
            <w:pPr>
              <w:pStyle w:val="BodyText"/>
              <w:rPr>
                <w:sz w:val="22"/>
                <w:szCs w:val="22"/>
              </w:rPr>
            </w:pPr>
            <w:r w:rsidRPr="00EF00BC">
              <w:rPr>
                <w:sz w:val="22"/>
                <w:szCs w:val="22"/>
              </w:rPr>
              <w:t>Tier 1 Support</w:t>
            </w:r>
          </w:p>
        </w:tc>
        <w:tc>
          <w:tcPr>
            <w:tcW w:w="811" w:type="dxa"/>
          </w:tcPr>
          <w:p w14:paraId="0848871A" w14:textId="314A260C" w:rsidR="00654B9E" w:rsidRPr="00EF00BC" w:rsidRDefault="00654B9E" w:rsidP="00654B9E">
            <w:pPr>
              <w:pStyle w:val="BodyText"/>
              <w:rPr>
                <w:sz w:val="22"/>
                <w:szCs w:val="22"/>
              </w:rPr>
            </w:pPr>
            <w:r w:rsidRPr="00EF00BC">
              <w:rPr>
                <w:sz w:val="22"/>
                <w:szCs w:val="22"/>
              </w:rPr>
              <w:t>OI&amp;T</w:t>
            </w:r>
          </w:p>
        </w:tc>
        <w:tc>
          <w:tcPr>
            <w:tcW w:w="3865" w:type="dxa"/>
          </w:tcPr>
          <w:p w14:paraId="6173A352" w14:textId="7B980BE2" w:rsidR="00654B9E" w:rsidRPr="00EF00BC" w:rsidRDefault="00611331" w:rsidP="00611331">
            <w:pPr>
              <w:pStyle w:val="BodyText"/>
              <w:rPr>
                <w:sz w:val="22"/>
                <w:szCs w:val="22"/>
              </w:rPr>
            </w:pPr>
            <w:r>
              <w:rPr>
                <w:sz w:val="22"/>
                <w:szCs w:val="22"/>
              </w:rPr>
              <w:t xml:space="preserve">Phone: </w:t>
            </w:r>
            <w:r w:rsidR="00654B9E" w:rsidRPr="00EF00BC">
              <w:rPr>
                <w:sz w:val="22"/>
                <w:szCs w:val="22"/>
              </w:rPr>
              <w:t>1-855-673-4357</w:t>
            </w:r>
          </w:p>
        </w:tc>
      </w:tr>
    </w:tbl>
    <w:p w14:paraId="4F96585B" w14:textId="674DBA54" w:rsidR="00654B9E" w:rsidRPr="00EF00BC" w:rsidRDefault="00654B9E" w:rsidP="00654B9E">
      <w:pPr>
        <w:pStyle w:val="BodyText"/>
        <w:rPr>
          <w:sz w:val="22"/>
          <w:szCs w:val="22"/>
        </w:rPr>
      </w:pPr>
    </w:p>
    <w:p w14:paraId="6A678FCA" w14:textId="77777777" w:rsidR="00192C57" w:rsidRDefault="00192C57" w:rsidP="00AA618B">
      <w:pPr>
        <w:pStyle w:val="Heading1"/>
        <w:sectPr w:rsidR="00192C57" w:rsidSect="005577B5">
          <w:pgSz w:w="12240" w:h="15840" w:code="1"/>
          <w:pgMar w:top="1440" w:right="1440" w:bottom="1440" w:left="1440" w:header="720" w:footer="720" w:gutter="0"/>
          <w:pgNumType w:start="1"/>
          <w:cols w:space="720"/>
          <w:docGrid w:linePitch="360"/>
        </w:sectPr>
      </w:pPr>
      <w:bookmarkStart w:id="134" w:name="ColumnTitle_03"/>
      <w:bookmarkEnd w:id="134"/>
    </w:p>
    <w:p w14:paraId="5BA05911" w14:textId="1488E0EF" w:rsidR="00080748" w:rsidRDefault="00A60044" w:rsidP="00AA618B">
      <w:pPr>
        <w:pStyle w:val="Heading1"/>
      </w:pPr>
      <w:bookmarkStart w:id="135" w:name="_System_Summary"/>
      <w:bookmarkStart w:id="136" w:name="_Toc515451031"/>
      <w:bookmarkEnd w:id="135"/>
      <w:r>
        <w:lastRenderedPageBreak/>
        <w:t xml:space="preserve">Portal </w:t>
      </w:r>
      <w:r w:rsidR="00080748">
        <w:t>Summary</w:t>
      </w:r>
      <w:bookmarkEnd w:id="136"/>
    </w:p>
    <w:p w14:paraId="48C681FD" w14:textId="67E128C9" w:rsidR="00162758" w:rsidRPr="008A78D3" w:rsidRDefault="00162758" w:rsidP="00162758">
      <w:pPr>
        <w:pStyle w:val="BodyText"/>
        <w:rPr>
          <w:sz w:val="22"/>
          <w:szCs w:val="22"/>
        </w:rPr>
      </w:pPr>
      <w:r w:rsidRPr="008A78D3">
        <w:rPr>
          <w:sz w:val="22"/>
          <w:szCs w:val="22"/>
        </w:rPr>
        <w:t xml:space="preserve">The </w:t>
      </w:r>
      <w:r w:rsidR="00403F14" w:rsidRPr="008A78D3">
        <w:rPr>
          <w:sz w:val="22"/>
          <w:szCs w:val="22"/>
        </w:rPr>
        <w:t>content</w:t>
      </w:r>
      <w:r w:rsidRPr="008A78D3">
        <w:rPr>
          <w:sz w:val="22"/>
          <w:szCs w:val="22"/>
        </w:rPr>
        <w:t xml:space="preserve"> contained within the MCCF EDI TAS Portal </w:t>
      </w:r>
      <w:r w:rsidR="00F57826" w:rsidRPr="008A78D3">
        <w:rPr>
          <w:sz w:val="22"/>
          <w:szCs w:val="22"/>
        </w:rPr>
        <w:t xml:space="preserve">is presented to a distinct audience comprised of representatives from </w:t>
      </w:r>
      <w:proofErr w:type="spellStart"/>
      <w:r w:rsidR="006903FB" w:rsidRPr="008A78D3">
        <w:rPr>
          <w:sz w:val="22"/>
          <w:szCs w:val="22"/>
        </w:rPr>
        <w:t>eBusiness</w:t>
      </w:r>
      <w:proofErr w:type="spellEnd"/>
      <w:r w:rsidR="006903FB" w:rsidRPr="008A78D3">
        <w:rPr>
          <w:sz w:val="22"/>
          <w:szCs w:val="22"/>
        </w:rPr>
        <w:t xml:space="preserve"> Solutions</w:t>
      </w:r>
      <w:r w:rsidR="00212C44">
        <w:rPr>
          <w:sz w:val="22"/>
          <w:szCs w:val="22"/>
        </w:rPr>
        <w:t>.</w:t>
      </w:r>
      <w:r w:rsidR="00F57826" w:rsidRPr="008A78D3">
        <w:rPr>
          <w:sz w:val="22"/>
          <w:szCs w:val="22"/>
        </w:rPr>
        <w:t xml:space="preserve"> </w:t>
      </w:r>
    </w:p>
    <w:p w14:paraId="515BAE4C" w14:textId="403CB239" w:rsidR="00DC2641" w:rsidRPr="00B46400" w:rsidRDefault="00DC2641" w:rsidP="00373700">
      <w:pPr>
        <w:pStyle w:val="BodyText"/>
        <w:numPr>
          <w:ilvl w:val="0"/>
          <w:numId w:val="27"/>
        </w:numPr>
        <w:rPr>
          <w:sz w:val="22"/>
          <w:szCs w:val="22"/>
        </w:rPr>
      </w:pPr>
      <w:r w:rsidRPr="00B46400">
        <w:rPr>
          <w:b/>
          <w:sz w:val="22"/>
          <w:szCs w:val="22"/>
        </w:rPr>
        <w:t>Major functions performed by the system:</w:t>
      </w:r>
      <w:r w:rsidRPr="00A60044">
        <w:rPr>
          <w:sz w:val="22"/>
          <w:szCs w:val="22"/>
        </w:rPr>
        <w:t xml:space="preserve"> Users of the MCCF EDI TAS Portal will be able to</w:t>
      </w:r>
      <w:r w:rsidR="00B46400" w:rsidRPr="00A60044">
        <w:rPr>
          <w:sz w:val="22"/>
          <w:szCs w:val="22"/>
        </w:rPr>
        <w:t xml:space="preserve"> access the home page of each product in the Revenue Cycle, access links to FAQs, Help and </w:t>
      </w:r>
      <w:proofErr w:type="spellStart"/>
      <w:r w:rsidR="00B46400" w:rsidRPr="00A60044">
        <w:rPr>
          <w:sz w:val="22"/>
          <w:szCs w:val="22"/>
        </w:rPr>
        <w:t>Contacat</w:t>
      </w:r>
      <w:proofErr w:type="spellEnd"/>
      <w:r w:rsidR="00B46400" w:rsidRPr="00A60044">
        <w:rPr>
          <w:sz w:val="22"/>
          <w:szCs w:val="22"/>
        </w:rPr>
        <w:t xml:space="preserve"> Us, and access external websites including</w:t>
      </w:r>
      <w:r w:rsidRPr="00B46400">
        <w:rPr>
          <w:sz w:val="22"/>
          <w:szCs w:val="22"/>
        </w:rPr>
        <w:t xml:space="preserve"> the </w:t>
      </w:r>
      <w:proofErr w:type="spellStart"/>
      <w:r w:rsidRPr="00B46400">
        <w:rPr>
          <w:sz w:val="22"/>
          <w:szCs w:val="22"/>
        </w:rPr>
        <w:t>eRevenue</w:t>
      </w:r>
      <w:proofErr w:type="spellEnd"/>
      <w:r w:rsidRPr="00B46400">
        <w:rPr>
          <w:sz w:val="22"/>
          <w:szCs w:val="22"/>
        </w:rPr>
        <w:t xml:space="preserve"> Resources SharePoint Site and the Insurance Capture Buffer (ICB) Web</w:t>
      </w:r>
      <w:r w:rsidR="00B46400" w:rsidRPr="00A60044">
        <w:rPr>
          <w:sz w:val="22"/>
          <w:szCs w:val="22"/>
        </w:rPr>
        <w:t>site</w:t>
      </w:r>
      <w:r w:rsidRPr="00B46400">
        <w:rPr>
          <w:sz w:val="22"/>
          <w:szCs w:val="22"/>
        </w:rPr>
        <w:t xml:space="preserve">. </w:t>
      </w:r>
    </w:p>
    <w:p w14:paraId="37CD4AB6" w14:textId="738DFE6F" w:rsidR="00DC2641" w:rsidRPr="008A78D3" w:rsidRDefault="00DC2641" w:rsidP="00373700">
      <w:pPr>
        <w:pStyle w:val="BodyText"/>
        <w:numPr>
          <w:ilvl w:val="0"/>
          <w:numId w:val="27"/>
        </w:numPr>
        <w:rPr>
          <w:sz w:val="22"/>
          <w:szCs w:val="22"/>
        </w:rPr>
      </w:pPr>
      <w:r w:rsidRPr="008A78D3">
        <w:rPr>
          <w:b/>
          <w:sz w:val="22"/>
          <w:szCs w:val="22"/>
        </w:rPr>
        <w:t>Description of the architecture of the system in non</w:t>
      </w:r>
      <w:r w:rsidRPr="008A78D3">
        <w:rPr>
          <w:sz w:val="22"/>
          <w:szCs w:val="22"/>
        </w:rPr>
        <w:t>-</w:t>
      </w:r>
      <w:r w:rsidRPr="008A78D3">
        <w:rPr>
          <w:b/>
          <w:sz w:val="22"/>
          <w:szCs w:val="22"/>
        </w:rPr>
        <w:t>technical terms (e.g. client/server, Web-Based)</w:t>
      </w:r>
      <w:r w:rsidRPr="008A78D3">
        <w:rPr>
          <w:sz w:val="22"/>
          <w:szCs w:val="22"/>
        </w:rPr>
        <w:t xml:space="preserve"> – the system architect</w:t>
      </w:r>
      <w:r w:rsidR="008A78D3">
        <w:rPr>
          <w:sz w:val="22"/>
          <w:szCs w:val="22"/>
        </w:rPr>
        <w:t xml:space="preserve">ure is web-based and the design provides a </w:t>
      </w:r>
      <w:r w:rsidR="00403F14">
        <w:rPr>
          <w:sz w:val="22"/>
          <w:szCs w:val="22"/>
        </w:rPr>
        <w:t>consistent</w:t>
      </w:r>
      <w:r w:rsidR="008A78D3">
        <w:rPr>
          <w:sz w:val="22"/>
          <w:szCs w:val="22"/>
        </w:rPr>
        <w:t xml:space="preserve"> look and </w:t>
      </w:r>
      <w:r w:rsidR="000346FB">
        <w:rPr>
          <w:sz w:val="22"/>
          <w:szCs w:val="22"/>
        </w:rPr>
        <w:t xml:space="preserve">feel </w:t>
      </w:r>
      <w:r w:rsidR="008A78D3">
        <w:rPr>
          <w:sz w:val="22"/>
          <w:szCs w:val="22"/>
        </w:rPr>
        <w:t xml:space="preserve">across the application by using a library of components. </w:t>
      </w:r>
      <w:r w:rsidR="008A78D3" w:rsidRPr="008A78D3">
        <w:rPr>
          <w:i/>
          <w:sz w:val="22"/>
          <w:szCs w:val="22"/>
        </w:rPr>
        <w:t>See the MCCF EDI TAS System Design Document link under Section 1.2.6.</w:t>
      </w:r>
      <w:r w:rsidR="008A78D3">
        <w:rPr>
          <w:sz w:val="22"/>
          <w:szCs w:val="22"/>
        </w:rPr>
        <w:t xml:space="preserve"> </w:t>
      </w:r>
    </w:p>
    <w:p w14:paraId="042D12F9" w14:textId="6A6C6660" w:rsidR="00AB4AF3" w:rsidRPr="008A78D3" w:rsidRDefault="00B46400" w:rsidP="00373700">
      <w:pPr>
        <w:pStyle w:val="BodyText"/>
        <w:numPr>
          <w:ilvl w:val="0"/>
          <w:numId w:val="27"/>
        </w:numPr>
        <w:rPr>
          <w:sz w:val="22"/>
          <w:szCs w:val="22"/>
        </w:rPr>
      </w:pPr>
      <w:r>
        <w:rPr>
          <w:b/>
          <w:sz w:val="22"/>
          <w:szCs w:val="22"/>
        </w:rPr>
        <w:t xml:space="preserve">Portal </w:t>
      </w:r>
      <w:proofErr w:type="gramStart"/>
      <w:r w:rsidR="00AB4AF3" w:rsidRPr="008A78D3">
        <w:rPr>
          <w:b/>
          <w:sz w:val="22"/>
          <w:szCs w:val="22"/>
        </w:rPr>
        <w:t xml:space="preserve">access </w:t>
      </w:r>
      <w:r w:rsidR="00AB4AF3" w:rsidRPr="008A78D3">
        <w:rPr>
          <w:sz w:val="22"/>
          <w:szCs w:val="22"/>
        </w:rPr>
        <w:t xml:space="preserve"> –</w:t>
      </w:r>
      <w:proofErr w:type="gramEnd"/>
      <w:r w:rsidR="00AB4AF3" w:rsidRPr="008A78D3">
        <w:rPr>
          <w:sz w:val="22"/>
          <w:szCs w:val="22"/>
        </w:rPr>
        <w:t xml:space="preserve"> The MCCF EDI TAS Portal is located on the VA network within the firewall. </w:t>
      </w:r>
    </w:p>
    <w:p w14:paraId="7C805034" w14:textId="6E5A6008" w:rsidR="00AB4AF3" w:rsidRPr="008A78D3" w:rsidRDefault="00AB4AF3" w:rsidP="00373700">
      <w:pPr>
        <w:pStyle w:val="BodyText"/>
        <w:numPr>
          <w:ilvl w:val="0"/>
          <w:numId w:val="27"/>
        </w:numPr>
        <w:rPr>
          <w:sz w:val="22"/>
          <w:szCs w:val="22"/>
        </w:rPr>
      </w:pPr>
      <w:r w:rsidRPr="008A78D3">
        <w:rPr>
          <w:b/>
          <w:sz w:val="22"/>
          <w:szCs w:val="22"/>
        </w:rPr>
        <w:t xml:space="preserve">Responsible organization </w:t>
      </w:r>
      <w:r w:rsidRPr="008A78D3">
        <w:rPr>
          <w:sz w:val="22"/>
          <w:szCs w:val="22"/>
        </w:rPr>
        <w:t xml:space="preserve">– The MCCF EDI TAS Portal is managed and maintained by </w:t>
      </w:r>
      <w:r w:rsidR="000A56D5">
        <w:rPr>
          <w:sz w:val="22"/>
          <w:szCs w:val="22"/>
        </w:rPr>
        <w:t>FSC (Financial Services Center)</w:t>
      </w:r>
      <w:ins w:id="137" w:author="Dodson, Carol J. (Leidos)" w:date="2018-05-30T09:30:00Z">
        <w:r w:rsidR="000346FB">
          <w:rPr>
            <w:sz w:val="22"/>
            <w:szCs w:val="22"/>
          </w:rPr>
          <w:t>.</w:t>
        </w:r>
      </w:ins>
      <w:r w:rsidRPr="008A78D3">
        <w:rPr>
          <w:sz w:val="22"/>
          <w:szCs w:val="22"/>
        </w:rPr>
        <w:t xml:space="preserve"> </w:t>
      </w:r>
    </w:p>
    <w:p w14:paraId="71F25F34" w14:textId="1C22F717" w:rsidR="00204CC9" w:rsidRPr="008A78D3" w:rsidRDefault="00204CC9" w:rsidP="00373700">
      <w:pPr>
        <w:pStyle w:val="BodyText"/>
        <w:numPr>
          <w:ilvl w:val="0"/>
          <w:numId w:val="27"/>
        </w:numPr>
        <w:rPr>
          <w:sz w:val="22"/>
          <w:szCs w:val="22"/>
        </w:rPr>
      </w:pPr>
      <w:r w:rsidRPr="008A78D3">
        <w:rPr>
          <w:b/>
          <w:sz w:val="22"/>
          <w:szCs w:val="22"/>
        </w:rPr>
        <w:t xml:space="preserve">System name or title </w:t>
      </w:r>
      <w:r w:rsidRPr="008A78D3">
        <w:rPr>
          <w:sz w:val="22"/>
          <w:szCs w:val="22"/>
        </w:rPr>
        <w:t xml:space="preserve">- </w:t>
      </w:r>
      <w:r w:rsidR="00AE0FFC" w:rsidRPr="008A78D3">
        <w:rPr>
          <w:sz w:val="22"/>
          <w:szCs w:val="22"/>
        </w:rPr>
        <w:t>Medical Care Collection Fund Electronic Data Integration Transaction Application Suite (MCCF EDI TAS Portal)</w:t>
      </w:r>
      <w:ins w:id="138" w:author="Dodson, Carol J. (Leidos)" w:date="2018-05-30T09:30:00Z">
        <w:r w:rsidR="000346FB">
          <w:rPr>
            <w:sz w:val="22"/>
            <w:szCs w:val="22"/>
          </w:rPr>
          <w:t>.</w:t>
        </w:r>
      </w:ins>
    </w:p>
    <w:p w14:paraId="19CAD45D" w14:textId="214B3C53" w:rsidR="00AE0FFC" w:rsidRPr="008A78D3" w:rsidRDefault="00AE0FFC" w:rsidP="00373700">
      <w:pPr>
        <w:pStyle w:val="BodyText"/>
        <w:numPr>
          <w:ilvl w:val="0"/>
          <w:numId w:val="27"/>
        </w:numPr>
        <w:rPr>
          <w:sz w:val="22"/>
          <w:szCs w:val="22"/>
        </w:rPr>
      </w:pPr>
      <w:r w:rsidRPr="008A78D3">
        <w:rPr>
          <w:b/>
          <w:sz w:val="22"/>
          <w:szCs w:val="22"/>
        </w:rPr>
        <w:t xml:space="preserve">System environment factors </w:t>
      </w:r>
      <w:r w:rsidRPr="008A78D3">
        <w:rPr>
          <w:sz w:val="22"/>
          <w:szCs w:val="22"/>
        </w:rPr>
        <w:t>– The MCCF EDI TAS Portal is designed to work with standard VA furnished computing equipment.</w:t>
      </w:r>
    </w:p>
    <w:p w14:paraId="227C8487" w14:textId="1DF4FC26" w:rsidR="006903FB" w:rsidRDefault="006903FB" w:rsidP="00AA618B">
      <w:pPr>
        <w:pStyle w:val="Heading2"/>
      </w:pPr>
      <w:bookmarkStart w:id="139" w:name="_Toc515451032"/>
      <w:r>
        <w:t>System Requirements</w:t>
      </w:r>
      <w:bookmarkEnd w:id="139"/>
    </w:p>
    <w:p w14:paraId="147FB58C" w14:textId="2C6C35D1" w:rsidR="006903FB" w:rsidRPr="008A78D3" w:rsidRDefault="006903FB" w:rsidP="006903FB">
      <w:pPr>
        <w:pStyle w:val="BodyText"/>
        <w:rPr>
          <w:sz w:val="22"/>
          <w:szCs w:val="22"/>
        </w:rPr>
      </w:pPr>
      <w:r w:rsidRPr="008A78D3">
        <w:rPr>
          <w:sz w:val="22"/>
          <w:szCs w:val="22"/>
        </w:rPr>
        <w:t>The MCCF EDI TAS Portal is optimized for use with the VA standard browser, Internet Explorer (IE), currently version 11. To ensure proper viewing of data and other application elements, it is recommended that the MCCF EDI TAS Portal is viewed using:</w:t>
      </w:r>
    </w:p>
    <w:p w14:paraId="375EE805" w14:textId="317932A2" w:rsidR="006903FB" w:rsidRPr="008A78D3" w:rsidRDefault="006903FB" w:rsidP="006903FB">
      <w:pPr>
        <w:pStyle w:val="BodyText"/>
        <w:numPr>
          <w:ilvl w:val="0"/>
          <w:numId w:val="29"/>
        </w:numPr>
        <w:rPr>
          <w:sz w:val="22"/>
          <w:szCs w:val="22"/>
        </w:rPr>
      </w:pPr>
      <w:r w:rsidRPr="008A78D3">
        <w:rPr>
          <w:sz w:val="22"/>
          <w:szCs w:val="22"/>
        </w:rPr>
        <w:t>A monitor set to a minimum screen resolution of 1024 x 768</w:t>
      </w:r>
    </w:p>
    <w:p w14:paraId="2D04F008" w14:textId="407CBA9D" w:rsidR="006903FB" w:rsidRPr="008A78D3" w:rsidRDefault="006903FB" w:rsidP="006903FB">
      <w:pPr>
        <w:pStyle w:val="BodyText"/>
        <w:numPr>
          <w:ilvl w:val="0"/>
          <w:numId w:val="29"/>
        </w:numPr>
        <w:rPr>
          <w:sz w:val="22"/>
          <w:szCs w:val="22"/>
        </w:rPr>
      </w:pPr>
      <w:r w:rsidRPr="008A78D3">
        <w:rPr>
          <w:sz w:val="22"/>
          <w:szCs w:val="22"/>
        </w:rPr>
        <w:t xml:space="preserve">The approved </w:t>
      </w:r>
      <w:r w:rsidR="00403F14" w:rsidRPr="008A78D3">
        <w:rPr>
          <w:sz w:val="22"/>
          <w:szCs w:val="22"/>
        </w:rPr>
        <w:t>browsers</w:t>
      </w:r>
      <w:r w:rsidRPr="008A78D3">
        <w:rPr>
          <w:sz w:val="22"/>
          <w:szCs w:val="22"/>
        </w:rPr>
        <w:t>, with the browser’s zoom percentage set to 100</w:t>
      </w:r>
    </w:p>
    <w:p w14:paraId="2C4E2CD2" w14:textId="5BA0689C" w:rsidR="006903FB" w:rsidRDefault="006903FB" w:rsidP="006903FB">
      <w:pPr>
        <w:pStyle w:val="BodyText"/>
        <w:rPr>
          <w:sz w:val="22"/>
          <w:szCs w:val="22"/>
        </w:rPr>
      </w:pPr>
      <w:r w:rsidRPr="008A78D3">
        <w:rPr>
          <w:sz w:val="22"/>
          <w:szCs w:val="22"/>
        </w:rPr>
        <w:t xml:space="preserve">It is required that the MCCF EDI TAS Portal is accessed through IE versions </w:t>
      </w:r>
      <w:r w:rsidR="00B46400">
        <w:rPr>
          <w:sz w:val="22"/>
          <w:szCs w:val="22"/>
        </w:rPr>
        <w:t>11</w:t>
      </w:r>
      <w:r w:rsidRPr="008A78D3">
        <w:rPr>
          <w:sz w:val="22"/>
          <w:szCs w:val="22"/>
        </w:rPr>
        <w:t xml:space="preserve"> and above. Other web browsers</w:t>
      </w:r>
      <w:r w:rsidR="00B46400">
        <w:rPr>
          <w:sz w:val="22"/>
          <w:szCs w:val="22"/>
        </w:rPr>
        <w:t xml:space="preserve"> such as Firefox or Google Chrome</w:t>
      </w:r>
      <w:r w:rsidRPr="008A78D3">
        <w:rPr>
          <w:sz w:val="22"/>
          <w:szCs w:val="22"/>
        </w:rPr>
        <w:t xml:space="preserve"> may function, but are not certified for support.</w:t>
      </w:r>
    </w:p>
    <w:p w14:paraId="5BA05919" w14:textId="5F031E16" w:rsidR="00080748" w:rsidRPr="001E7CFE" w:rsidRDefault="00A60044" w:rsidP="00AA618B">
      <w:pPr>
        <w:pStyle w:val="Heading2"/>
      </w:pPr>
      <w:bookmarkStart w:id="140" w:name="_Toc515451033"/>
      <w:r>
        <w:t>Portal</w:t>
      </w:r>
      <w:r w:rsidRPr="001E7CFE">
        <w:t xml:space="preserve"> </w:t>
      </w:r>
      <w:r w:rsidR="00080748" w:rsidRPr="001E7CFE">
        <w:t>Configuration</w:t>
      </w:r>
      <w:bookmarkEnd w:id="140"/>
    </w:p>
    <w:p w14:paraId="76A8DEAA" w14:textId="6C58AE74" w:rsidR="00094E7E" w:rsidRPr="008A78D3" w:rsidRDefault="00B14B13" w:rsidP="00094E7E">
      <w:pPr>
        <w:pStyle w:val="BodyText"/>
        <w:rPr>
          <w:sz w:val="22"/>
          <w:szCs w:val="22"/>
        </w:rPr>
      </w:pPr>
      <w:r>
        <w:rPr>
          <w:sz w:val="23"/>
          <w:szCs w:val="23"/>
        </w:rPr>
        <w:t>The MCCF EDI TAS Portal will automate the business processes used currently as part of the VA revenue cycle. This includes insurance verification, billing, and claims processing, payment, and remittance. See</w:t>
      </w:r>
      <w:r w:rsidR="00706EE6" w:rsidRPr="008A78D3">
        <w:rPr>
          <w:sz w:val="22"/>
          <w:szCs w:val="22"/>
        </w:rPr>
        <w:t xml:space="preserve"> </w:t>
      </w:r>
      <w:hyperlink w:anchor="_Data_Flows" w:history="1">
        <w:r w:rsidR="00706EE6" w:rsidRPr="008A78D3">
          <w:rPr>
            <w:rStyle w:val="Hyperlink"/>
            <w:sz w:val="22"/>
            <w:szCs w:val="22"/>
          </w:rPr>
          <w:t xml:space="preserve">Section </w:t>
        </w:r>
        <w:r w:rsidR="006903FB" w:rsidRPr="008A78D3">
          <w:rPr>
            <w:rStyle w:val="Hyperlink"/>
            <w:sz w:val="22"/>
            <w:szCs w:val="22"/>
          </w:rPr>
          <w:t>2.3</w:t>
        </w:r>
        <w:r w:rsidR="00636260" w:rsidRPr="008A78D3">
          <w:rPr>
            <w:rStyle w:val="Hyperlink"/>
            <w:sz w:val="22"/>
            <w:szCs w:val="22"/>
          </w:rPr>
          <w:t>-Data Flows</w:t>
        </w:r>
      </w:hyperlink>
      <w:r w:rsidR="00706EE6" w:rsidRPr="008A78D3">
        <w:rPr>
          <w:sz w:val="22"/>
          <w:szCs w:val="22"/>
        </w:rPr>
        <w:t xml:space="preserve"> below.</w:t>
      </w:r>
    </w:p>
    <w:p w14:paraId="364AA23D" w14:textId="77777777" w:rsidR="00094E7E" w:rsidRPr="00094E7E" w:rsidRDefault="00094E7E" w:rsidP="00094E7E">
      <w:pPr>
        <w:pStyle w:val="BodyText"/>
      </w:pPr>
    </w:p>
    <w:p w14:paraId="5BA0591D" w14:textId="77777777" w:rsidR="00080748" w:rsidRDefault="00080748" w:rsidP="00AA618B">
      <w:pPr>
        <w:pStyle w:val="Heading2"/>
      </w:pPr>
      <w:bookmarkStart w:id="141" w:name="_Data_Flows"/>
      <w:bookmarkStart w:id="142" w:name="_Toc515451034"/>
      <w:bookmarkEnd w:id="141"/>
      <w:r>
        <w:t>Data Flows</w:t>
      </w:r>
      <w:bookmarkEnd w:id="142"/>
    </w:p>
    <w:p w14:paraId="5F6B6D05" w14:textId="39434532" w:rsidR="00A00FCC" w:rsidRPr="00212C44" w:rsidRDefault="00A00FCC" w:rsidP="00A00FCC">
      <w:pPr>
        <w:pStyle w:val="InstructionalBullet1"/>
        <w:numPr>
          <w:ilvl w:val="0"/>
          <w:numId w:val="0"/>
        </w:numPr>
        <w:ind w:left="360"/>
        <w:rPr>
          <w:color w:val="auto"/>
        </w:rPr>
      </w:pPr>
      <w:r w:rsidRPr="00A00FCC">
        <w:rPr>
          <w:color w:val="auto"/>
          <w:highlight w:val="yellow"/>
        </w:rPr>
        <w:t>This section will be updated in subsequent releases</w:t>
      </w:r>
    </w:p>
    <w:p w14:paraId="5BA0591F" w14:textId="216B572F" w:rsidR="001A7088" w:rsidRDefault="001A7088" w:rsidP="001E632B">
      <w:pPr>
        <w:pStyle w:val="InstructionalText1"/>
        <w:keepNext/>
        <w:keepLines/>
      </w:pPr>
    </w:p>
    <w:p w14:paraId="5BA05920" w14:textId="2C144A18" w:rsidR="00FC3958" w:rsidRPr="00BB02B0" w:rsidRDefault="00FC3958" w:rsidP="001E632B">
      <w:pPr>
        <w:pStyle w:val="InstructionalText1"/>
      </w:pPr>
    </w:p>
    <w:p w14:paraId="5BA05921" w14:textId="48E1D642" w:rsidR="00080748" w:rsidRDefault="00080748" w:rsidP="00AA618B">
      <w:pPr>
        <w:pStyle w:val="Heading2"/>
      </w:pPr>
      <w:bookmarkStart w:id="143" w:name="_Toc515451035"/>
      <w:r>
        <w:lastRenderedPageBreak/>
        <w:t>User Access Levels</w:t>
      </w:r>
      <w:r w:rsidR="00515A50">
        <w:t xml:space="preserve"> - Profiles</w:t>
      </w:r>
      <w:bookmarkEnd w:id="143"/>
    </w:p>
    <w:p w14:paraId="06392288" w14:textId="77777777" w:rsidR="00016C6C" w:rsidRDefault="00E17BF9" w:rsidP="00462B13">
      <w:pPr>
        <w:pStyle w:val="BodyText"/>
        <w:rPr>
          <w:sz w:val="22"/>
          <w:szCs w:val="22"/>
        </w:rPr>
      </w:pPr>
      <w:r w:rsidRPr="008A78D3">
        <w:rPr>
          <w:sz w:val="22"/>
          <w:szCs w:val="22"/>
        </w:rPr>
        <w:t>All users with valid VA Network IDs/accounts a</w:t>
      </w:r>
      <w:r w:rsidR="00462B13" w:rsidRPr="008A78D3">
        <w:rPr>
          <w:sz w:val="22"/>
          <w:szCs w:val="22"/>
        </w:rPr>
        <w:t xml:space="preserve">ccess allows them access to the MCCF EDI TAS Portal. </w:t>
      </w:r>
      <w:r w:rsidR="00016C6C">
        <w:rPr>
          <w:sz w:val="22"/>
          <w:szCs w:val="22"/>
        </w:rPr>
        <w:t>This will change in subsequent releases with the integration of Identity and Access Management (IAM) services.</w:t>
      </w:r>
    </w:p>
    <w:p w14:paraId="543654BF" w14:textId="58EE7A0C" w:rsidR="00B14B13" w:rsidRDefault="00B14B13" w:rsidP="00462B13">
      <w:pPr>
        <w:pStyle w:val="BodyText"/>
        <w:rPr>
          <w:sz w:val="22"/>
          <w:szCs w:val="22"/>
        </w:rPr>
      </w:pPr>
      <w:r>
        <w:rPr>
          <w:sz w:val="22"/>
          <w:szCs w:val="22"/>
        </w:rPr>
        <w:t>The following user types have been identified:</w:t>
      </w:r>
    </w:p>
    <w:p w14:paraId="08B70103" w14:textId="77777777" w:rsidR="00B14B13" w:rsidRDefault="00B14B13" w:rsidP="00462B13">
      <w:pPr>
        <w:pStyle w:val="BodyText"/>
        <w:rPr>
          <w:sz w:val="22"/>
          <w:szCs w:val="22"/>
        </w:rPr>
      </w:pPr>
    </w:p>
    <w:p w14:paraId="70545A51" w14:textId="0104F85E" w:rsidR="00515A50" w:rsidRDefault="00B14B13" w:rsidP="00B14B13">
      <w:pPr>
        <w:pStyle w:val="BodyText"/>
        <w:jc w:val="center"/>
        <w:rPr>
          <w:i/>
          <w:color w:val="0000FF"/>
          <w:sz w:val="22"/>
          <w:szCs w:val="22"/>
        </w:rPr>
      </w:pPr>
      <w:r>
        <w:rPr>
          <w:i/>
          <w:color w:val="0000FF"/>
          <w:sz w:val="22"/>
          <w:szCs w:val="22"/>
        </w:rPr>
        <w:t xml:space="preserve">Table 1 – User Type by </w:t>
      </w:r>
      <w:proofErr w:type="spellStart"/>
      <w:r>
        <w:rPr>
          <w:i/>
          <w:color w:val="0000FF"/>
          <w:sz w:val="22"/>
          <w:szCs w:val="22"/>
        </w:rPr>
        <w:t>eBusiness</w:t>
      </w:r>
      <w:proofErr w:type="spellEnd"/>
      <w:r>
        <w:rPr>
          <w:i/>
          <w:color w:val="0000FF"/>
          <w:sz w:val="22"/>
          <w:szCs w:val="22"/>
        </w:rPr>
        <w:t xml:space="preserve"> Team</w:t>
      </w:r>
    </w:p>
    <w:p w14:paraId="15B94E7E" w14:textId="77777777" w:rsidR="00B14B13" w:rsidRDefault="00B14B13" w:rsidP="00B14B13">
      <w:pPr>
        <w:pStyle w:val="BodyText"/>
        <w:rPr>
          <w:color w:val="0000F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5920"/>
      </w:tblGrid>
      <w:tr w:rsidR="00B14B13" w:rsidRPr="00B14B13" w14:paraId="36EF4387" w14:textId="77777777" w:rsidTr="00B14B13">
        <w:trPr>
          <w:trHeight w:val="893"/>
        </w:trPr>
        <w:tc>
          <w:tcPr>
            <w:tcW w:w="3168" w:type="dxa"/>
          </w:tcPr>
          <w:p w14:paraId="019FD168"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Insurance Intake Team </w:t>
            </w:r>
          </w:p>
        </w:tc>
        <w:tc>
          <w:tcPr>
            <w:tcW w:w="5920" w:type="dxa"/>
          </w:tcPr>
          <w:p w14:paraId="6B312CA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588B6434" w14:textId="15B74099"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768FFA3A" w14:textId="3E5252F5"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0C7F6D06" w14:textId="49A3AD0C"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0F862CAA" w14:textId="6A37802C" w:rsidR="00B14B13" w:rsidRPr="00B14B13" w:rsidRDefault="00B14B13" w:rsidP="00B14B13">
            <w:pPr>
              <w:autoSpaceDE w:val="0"/>
              <w:autoSpaceDN w:val="0"/>
              <w:adjustRightInd w:val="0"/>
              <w:rPr>
                <w:color w:val="000000"/>
                <w:sz w:val="20"/>
                <w:szCs w:val="20"/>
              </w:rPr>
            </w:pPr>
          </w:p>
          <w:p w14:paraId="296C330D" w14:textId="77777777" w:rsidR="00B14B13" w:rsidRPr="00B14B13" w:rsidRDefault="00B14B13" w:rsidP="00B14B13">
            <w:pPr>
              <w:autoSpaceDE w:val="0"/>
              <w:autoSpaceDN w:val="0"/>
              <w:adjustRightInd w:val="0"/>
              <w:rPr>
                <w:color w:val="000000"/>
                <w:sz w:val="20"/>
                <w:szCs w:val="20"/>
              </w:rPr>
            </w:pPr>
          </w:p>
        </w:tc>
      </w:tr>
      <w:tr w:rsidR="00B14B13" w:rsidRPr="00B14B13" w14:paraId="0877B941" w14:textId="77777777" w:rsidTr="00B14B13">
        <w:trPr>
          <w:trHeight w:val="893"/>
        </w:trPr>
        <w:tc>
          <w:tcPr>
            <w:tcW w:w="3168" w:type="dxa"/>
          </w:tcPr>
          <w:p w14:paraId="13FE68A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Insurance Verification Team </w:t>
            </w:r>
          </w:p>
        </w:tc>
        <w:tc>
          <w:tcPr>
            <w:tcW w:w="5920" w:type="dxa"/>
          </w:tcPr>
          <w:p w14:paraId="2201F456"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2E9BB76A"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26D828F6"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4DA83BD5"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4F40EAAC" w14:textId="77777777" w:rsidR="00B14B13" w:rsidRPr="00B14B13" w:rsidRDefault="00B14B13" w:rsidP="00B14B13">
            <w:pPr>
              <w:autoSpaceDE w:val="0"/>
              <w:autoSpaceDN w:val="0"/>
              <w:adjustRightInd w:val="0"/>
              <w:rPr>
                <w:color w:val="000000"/>
                <w:sz w:val="20"/>
                <w:szCs w:val="20"/>
              </w:rPr>
            </w:pPr>
          </w:p>
        </w:tc>
      </w:tr>
      <w:tr w:rsidR="00B14B13" w:rsidRPr="00B14B13" w14:paraId="2AB5A50E" w14:textId="77777777" w:rsidTr="00B14B13">
        <w:trPr>
          <w:trHeight w:val="801"/>
        </w:trPr>
        <w:tc>
          <w:tcPr>
            <w:tcW w:w="3168" w:type="dxa"/>
          </w:tcPr>
          <w:p w14:paraId="740AB43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Utilization Review Team </w:t>
            </w:r>
          </w:p>
        </w:tc>
        <w:tc>
          <w:tcPr>
            <w:tcW w:w="5920" w:type="dxa"/>
          </w:tcPr>
          <w:p w14:paraId="59B1D995"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4A0C4BBF"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54C2B16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4C1CC683"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4E9E51D1" w14:textId="77777777" w:rsidR="00B14B13" w:rsidRPr="00B14B13" w:rsidRDefault="00B14B13" w:rsidP="00B14B13">
            <w:pPr>
              <w:autoSpaceDE w:val="0"/>
              <w:autoSpaceDN w:val="0"/>
              <w:adjustRightInd w:val="0"/>
              <w:rPr>
                <w:color w:val="000000"/>
                <w:sz w:val="20"/>
                <w:szCs w:val="20"/>
              </w:rPr>
            </w:pPr>
          </w:p>
        </w:tc>
      </w:tr>
      <w:tr w:rsidR="00B14B13" w:rsidRPr="00B14B13" w14:paraId="159AB8DC"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47663181" w14:textId="1A5F37B0" w:rsidR="00B14B13" w:rsidRPr="00B14B13" w:rsidRDefault="000A56D5" w:rsidP="00B14B13">
            <w:pPr>
              <w:autoSpaceDE w:val="0"/>
              <w:autoSpaceDN w:val="0"/>
              <w:adjustRightInd w:val="0"/>
              <w:rPr>
                <w:color w:val="000000"/>
                <w:sz w:val="20"/>
                <w:szCs w:val="20"/>
              </w:rPr>
            </w:pPr>
            <w:r>
              <w:rPr>
                <w:color w:val="000000"/>
                <w:sz w:val="20"/>
                <w:szCs w:val="20"/>
              </w:rPr>
              <w:t>B</w:t>
            </w:r>
            <w:r w:rsidR="00B14B13" w:rsidRPr="00B14B13">
              <w:rPr>
                <w:color w:val="000000"/>
                <w:sz w:val="20"/>
                <w:szCs w:val="20"/>
              </w:rPr>
              <w:t xml:space="preserve">illing Team </w:t>
            </w:r>
          </w:p>
        </w:tc>
        <w:tc>
          <w:tcPr>
            <w:tcW w:w="5920" w:type="dxa"/>
            <w:tcBorders>
              <w:top w:val="single" w:sz="4" w:space="0" w:color="auto"/>
              <w:left w:val="single" w:sz="4" w:space="0" w:color="auto"/>
              <w:bottom w:val="single" w:sz="4" w:space="0" w:color="auto"/>
              <w:right w:val="single" w:sz="4" w:space="0" w:color="auto"/>
            </w:tcBorders>
          </w:tcPr>
          <w:p w14:paraId="36860944"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06F8605E"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0195A249"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647F7D78"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34E378B6" w14:textId="77777777" w:rsidR="00B14B13" w:rsidRPr="00B14B13" w:rsidRDefault="00B14B13" w:rsidP="00B14B13">
            <w:pPr>
              <w:autoSpaceDE w:val="0"/>
              <w:autoSpaceDN w:val="0"/>
              <w:adjustRightInd w:val="0"/>
              <w:rPr>
                <w:color w:val="000000"/>
                <w:sz w:val="20"/>
                <w:szCs w:val="20"/>
              </w:rPr>
            </w:pPr>
          </w:p>
        </w:tc>
      </w:tr>
      <w:tr w:rsidR="00B14B13" w:rsidRPr="00B14B13" w14:paraId="1B7D35FD"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6BB2821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Pharmacist Team </w:t>
            </w:r>
          </w:p>
        </w:tc>
        <w:tc>
          <w:tcPr>
            <w:tcW w:w="5920" w:type="dxa"/>
            <w:tcBorders>
              <w:top w:val="single" w:sz="4" w:space="0" w:color="auto"/>
              <w:left w:val="single" w:sz="4" w:space="0" w:color="auto"/>
              <w:bottom w:val="single" w:sz="4" w:space="0" w:color="auto"/>
              <w:right w:val="single" w:sz="4" w:space="0" w:color="auto"/>
            </w:tcBorders>
          </w:tcPr>
          <w:p w14:paraId="3A36D3ED"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09FD523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5647E351"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1EE88460"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2142D1F4" w14:textId="77777777" w:rsidR="00B14B13" w:rsidRPr="00B14B13" w:rsidRDefault="00B14B13" w:rsidP="00B14B13">
            <w:pPr>
              <w:autoSpaceDE w:val="0"/>
              <w:autoSpaceDN w:val="0"/>
              <w:adjustRightInd w:val="0"/>
              <w:rPr>
                <w:color w:val="000000"/>
                <w:sz w:val="20"/>
                <w:szCs w:val="20"/>
              </w:rPr>
            </w:pPr>
          </w:p>
        </w:tc>
      </w:tr>
      <w:tr w:rsidR="00B14B13" w:rsidRPr="00B14B13" w14:paraId="3E3C5127"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D8CF52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OPECC Team </w:t>
            </w:r>
          </w:p>
        </w:tc>
        <w:tc>
          <w:tcPr>
            <w:tcW w:w="5920" w:type="dxa"/>
            <w:tcBorders>
              <w:top w:val="single" w:sz="4" w:space="0" w:color="auto"/>
              <w:left w:val="single" w:sz="4" w:space="0" w:color="auto"/>
              <w:bottom w:val="single" w:sz="4" w:space="0" w:color="auto"/>
              <w:right w:val="single" w:sz="4" w:space="0" w:color="auto"/>
            </w:tcBorders>
          </w:tcPr>
          <w:p w14:paraId="13A62653"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592B2A92"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680CF8C1"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54AFFC86"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29585EDF" w14:textId="77777777" w:rsidR="00B14B13" w:rsidRPr="00B14B13" w:rsidRDefault="00B14B13" w:rsidP="00B14B13">
            <w:pPr>
              <w:autoSpaceDE w:val="0"/>
              <w:autoSpaceDN w:val="0"/>
              <w:adjustRightInd w:val="0"/>
              <w:rPr>
                <w:color w:val="000000"/>
                <w:sz w:val="20"/>
                <w:szCs w:val="20"/>
              </w:rPr>
            </w:pPr>
          </w:p>
        </w:tc>
      </w:tr>
      <w:tr w:rsidR="00B14B13" w:rsidRPr="00B14B13" w14:paraId="738402DE"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B020B3A" w14:textId="1B78D8C2" w:rsidR="00B14B13" w:rsidRPr="00B14B13" w:rsidRDefault="00B14B13" w:rsidP="00B14B13">
            <w:pPr>
              <w:autoSpaceDE w:val="0"/>
              <w:autoSpaceDN w:val="0"/>
              <w:adjustRightInd w:val="0"/>
              <w:rPr>
                <w:color w:val="000000"/>
                <w:sz w:val="20"/>
                <w:szCs w:val="20"/>
              </w:rPr>
            </w:pPr>
            <w:r w:rsidRPr="00B14B13">
              <w:rPr>
                <w:color w:val="000000"/>
                <w:sz w:val="20"/>
                <w:szCs w:val="20"/>
              </w:rPr>
              <w:t>Account</w:t>
            </w:r>
            <w:ins w:id="144" w:author="Dodson, Carol J. (Leidos)" w:date="2018-05-30T09:32:00Z">
              <w:r w:rsidR="000346FB">
                <w:rPr>
                  <w:color w:val="000000"/>
                  <w:sz w:val="20"/>
                  <w:szCs w:val="20"/>
                </w:rPr>
                <w:t>s</w:t>
              </w:r>
            </w:ins>
            <w:r w:rsidRPr="00B14B13">
              <w:rPr>
                <w:color w:val="000000"/>
                <w:sz w:val="20"/>
                <w:szCs w:val="20"/>
              </w:rPr>
              <w:t xml:space="preserve"> Receivable Team </w:t>
            </w:r>
          </w:p>
        </w:tc>
        <w:tc>
          <w:tcPr>
            <w:tcW w:w="5920" w:type="dxa"/>
            <w:tcBorders>
              <w:top w:val="single" w:sz="4" w:space="0" w:color="auto"/>
              <w:left w:val="single" w:sz="4" w:space="0" w:color="auto"/>
              <w:bottom w:val="single" w:sz="4" w:space="0" w:color="auto"/>
              <w:right w:val="single" w:sz="4" w:space="0" w:color="auto"/>
            </w:tcBorders>
          </w:tcPr>
          <w:p w14:paraId="0875838B"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7E77768B"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480BB8D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04BF042C"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5EDD86AA" w14:textId="77777777" w:rsidR="00B14B13" w:rsidRPr="00B14B13" w:rsidRDefault="00B14B13" w:rsidP="00B14B13">
            <w:pPr>
              <w:autoSpaceDE w:val="0"/>
              <w:autoSpaceDN w:val="0"/>
              <w:adjustRightInd w:val="0"/>
              <w:rPr>
                <w:color w:val="000000"/>
                <w:sz w:val="20"/>
                <w:szCs w:val="20"/>
              </w:rPr>
            </w:pPr>
          </w:p>
        </w:tc>
      </w:tr>
      <w:tr w:rsidR="00B14B13" w:rsidRPr="00B14B13" w14:paraId="08AED709"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A6EFA0F" w14:textId="77777777" w:rsidR="00B14B13" w:rsidRPr="00B14B13" w:rsidRDefault="00B14B13" w:rsidP="00B14B13">
            <w:pPr>
              <w:autoSpaceDE w:val="0"/>
              <w:autoSpaceDN w:val="0"/>
              <w:adjustRightInd w:val="0"/>
              <w:rPr>
                <w:color w:val="000000"/>
                <w:sz w:val="20"/>
                <w:szCs w:val="20"/>
              </w:rPr>
            </w:pPr>
            <w:proofErr w:type="spellStart"/>
            <w:r w:rsidRPr="00B14B13">
              <w:rPr>
                <w:color w:val="000000"/>
                <w:sz w:val="20"/>
                <w:szCs w:val="20"/>
              </w:rPr>
              <w:lastRenderedPageBreak/>
              <w:t>eBusiness</w:t>
            </w:r>
            <w:proofErr w:type="spellEnd"/>
            <w:r w:rsidRPr="00B14B13">
              <w:rPr>
                <w:color w:val="000000"/>
                <w:sz w:val="20"/>
                <w:szCs w:val="20"/>
              </w:rPr>
              <w:t xml:space="preserve"> Solution Staff Team </w:t>
            </w:r>
          </w:p>
        </w:tc>
        <w:tc>
          <w:tcPr>
            <w:tcW w:w="5920" w:type="dxa"/>
            <w:tcBorders>
              <w:top w:val="single" w:sz="4" w:space="0" w:color="auto"/>
              <w:left w:val="single" w:sz="4" w:space="0" w:color="auto"/>
              <w:bottom w:val="single" w:sz="4" w:space="0" w:color="auto"/>
              <w:right w:val="single" w:sz="4" w:space="0" w:color="auto"/>
            </w:tcBorders>
          </w:tcPr>
          <w:p w14:paraId="6E2FFEE7" w14:textId="46A90AA7" w:rsidR="00B14B13" w:rsidRPr="00B14B13" w:rsidRDefault="00B14B13" w:rsidP="00B14B13">
            <w:pPr>
              <w:autoSpaceDE w:val="0"/>
              <w:autoSpaceDN w:val="0"/>
              <w:adjustRightInd w:val="0"/>
              <w:rPr>
                <w:color w:val="000000"/>
                <w:sz w:val="20"/>
                <w:szCs w:val="20"/>
              </w:rPr>
            </w:pPr>
            <w:r w:rsidRPr="00B14B13">
              <w:rPr>
                <w:color w:val="000000"/>
                <w:sz w:val="20"/>
                <w:szCs w:val="20"/>
              </w:rPr>
              <w:t>Administrative Privileges (</w:t>
            </w:r>
            <w:proofErr w:type="spellStart"/>
            <w:r w:rsidRPr="00B14B13">
              <w:rPr>
                <w:color w:val="000000"/>
                <w:sz w:val="20"/>
                <w:szCs w:val="20"/>
              </w:rPr>
              <w:t>eBusiness</w:t>
            </w:r>
            <w:proofErr w:type="spellEnd"/>
            <w:r w:rsidRPr="00B14B13">
              <w:rPr>
                <w:color w:val="000000"/>
                <w:sz w:val="20"/>
                <w:szCs w:val="20"/>
              </w:rPr>
              <w:t xml:space="preserve"> Solutions Staff) </w:t>
            </w:r>
          </w:p>
          <w:p w14:paraId="5E0A7E62" w14:textId="77777777" w:rsidR="00B14B13" w:rsidRPr="00B14B13" w:rsidRDefault="00B14B13" w:rsidP="00B14B13">
            <w:pPr>
              <w:autoSpaceDE w:val="0"/>
              <w:autoSpaceDN w:val="0"/>
              <w:adjustRightInd w:val="0"/>
              <w:rPr>
                <w:color w:val="000000"/>
                <w:sz w:val="20"/>
                <w:szCs w:val="20"/>
              </w:rPr>
            </w:pPr>
          </w:p>
          <w:p w14:paraId="4252E2EC" w14:textId="6633BB4C"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Upload documents, links and dynamic content </w:t>
            </w:r>
          </w:p>
          <w:p w14:paraId="00D84D15" w14:textId="7C767E89"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Tag metadata and taxonomy information </w:t>
            </w:r>
          </w:p>
          <w:p w14:paraId="0511CDD6" w14:textId="0C7DF514"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Set priority (Sort) </w:t>
            </w:r>
          </w:p>
          <w:p w14:paraId="17124EDB" w14:textId="0ADD0F90"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Add, Edit or Delete Content Items </w:t>
            </w:r>
          </w:p>
          <w:p w14:paraId="3467EACE" w14:textId="0334BB64"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Manage user access/permissions </w:t>
            </w:r>
          </w:p>
          <w:p w14:paraId="11A7A0BC" w14:textId="6D759AF3"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Ability to run reports </w:t>
            </w:r>
          </w:p>
          <w:p w14:paraId="66CE0551" w14:textId="77777777" w:rsidR="00B14B13" w:rsidRPr="00B14B13" w:rsidRDefault="00B14B13" w:rsidP="00B14B13">
            <w:pPr>
              <w:autoSpaceDE w:val="0"/>
              <w:autoSpaceDN w:val="0"/>
              <w:adjustRightInd w:val="0"/>
              <w:rPr>
                <w:color w:val="000000"/>
                <w:sz w:val="20"/>
                <w:szCs w:val="20"/>
              </w:rPr>
            </w:pPr>
          </w:p>
        </w:tc>
      </w:tr>
    </w:tbl>
    <w:p w14:paraId="36B8D14A" w14:textId="77777777" w:rsidR="00B14B13" w:rsidRPr="00B14B13" w:rsidRDefault="00B14B13" w:rsidP="00B14B13">
      <w:pPr>
        <w:pStyle w:val="BodyText"/>
        <w:rPr>
          <w:color w:val="0000FF"/>
        </w:rPr>
      </w:pPr>
    </w:p>
    <w:p w14:paraId="5BA05923" w14:textId="77777777" w:rsidR="00080748" w:rsidRDefault="00172699" w:rsidP="00AA618B">
      <w:pPr>
        <w:pStyle w:val="Heading2"/>
      </w:pPr>
      <w:bookmarkStart w:id="145" w:name="_Toc515451036"/>
      <w:r>
        <w:t>Continuity</w:t>
      </w:r>
      <w:r w:rsidR="00080748">
        <w:t xml:space="preserve"> of Operation</w:t>
      </w:r>
      <w:bookmarkEnd w:id="145"/>
    </w:p>
    <w:p w14:paraId="3F5ED344" w14:textId="38E057CF" w:rsidR="00016C6C" w:rsidRPr="00FB056A" w:rsidRDefault="00016C6C" w:rsidP="00A00FCC">
      <w:pPr>
        <w:pStyle w:val="BodyText"/>
      </w:pPr>
      <w:r w:rsidRPr="00A00FCC">
        <w:rPr>
          <w:sz w:val="22"/>
        </w:rPr>
        <w:t>Detailed continuity of operations information can be found in the Medical Care Collections Fund Electronic Data Interchange Transactions Application Suite (MCCF EDI TAS) Information System Contingency Plan</w:t>
      </w:r>
      <w:r>
        <w:rPr>
          <w:i/>
        </w:rPr>
        <w:t xml:space="preserve"> (ISCP)</w:t>
      </w:r>
      <w:r w:rsidRPr="00A00FCC">
        <w:t>.</w:t>
      </w:r>
      <w:r w:rsidRPr="00A00FCC">
        <w:rPr>
          <w:sz w:val="22"/>
        </w:rPr>
        <w:t xml:space="preserve">In the event of </w:t>
      </w:r>
      <w:r>
        <w:rPr>
          <w:sz w:val="22"/>
        </w:rPr>
        <w:t xml:space="preserve">an emergency, disaster or accident involving the portal hardware of software, the MCCF EDI TAS Portal will heavily rely on continuity in the VA Enterprise Cloud Microsoft Azure environment. This strategy uses geo-replication to ensure that data and environments are replicated to an alternate data center in the event of a widespread outage. The ISCP and the MCCF EDI TAS Production Operations Manual (MCCF EDI TAS POM) contain </w:t>
      </w:r>
      <w:r w:rsidR="00401801">
        <w:rPr>
          <w:sz w:val="22"/>
        </w:rPr>
        <w:t>recovery procedures for</w:t>
      </w:r>
      <w:r>
        <w:rPr>
          <w:sz w:val="22"/>
        </w:rPr>
        <w:t xml:space="preserve"> systems administrators </w:t>
      </w:r>
      <w:r w:rsidR="00401801">
        <w:rPr>
          <w:sz w:val="22"/>
        </w:rPr>
        <w:t>in the event</w:t>
      </w:r>
      <w:r>
        <w:rPr>
          <w:sz w:val="22"/>
        </w:rPr>
        <w:t xml:space="preserve"> the outage is </w:t>
      </w:r>
      <w:r w:rsidR="00401801">
        <w:rPr>
          <w:sz w:val="22"/>
        </w:rPr>
        <w:t>restricted to the MCCF EDI TAS system.</w:t>
      </w:r>
    </w:p>
    <w:p w14:paraId="48D53576" w14:textId="77777777" w:rsidR="00403F14" w:rsidRPr="00A00FCC" w:rsidRDefault="00403F14" w:rsidP="00403F14">
      <w:pPr>
        <w:pStyle w:val="BodyText"/>
        <w:rPr>
          <w:sz w:val="22"/>
        </w:rPr>
      </w:pPr>
    </w:p>
    <w:p w14:paraId="5BA05925" w14:textId="77777777" w:rsidR="00080748" w:rsidRDefault="00080748" w:rsidP="00AA618B">
      <w:pPr>
        <w:pStyle w:val="Heading1"/>
      </w:pPr>
      <w:bookmarkStart w:id="146" w:name="_Getting_Started"/>
      <w:bookmarkStart w:id="147" w:name="_Toc515451037"/>
      <w:bookmarkEnd w:id="146"/>
      <w:r>
        <w:t>Getting Started</w:t>
      </w:r>
      <w:bookmarkEnd w:id="147"/>
    </w:p>
    <w:p w14:paraId="0CE8A7A6" w14:textId="3BC399FE" w:rsidR="00700A9E" w:rsidRPr="008A78D3" w:rsidRDefault="000E733B" w:rsidP="00700A9E">
      <w:pPr>
        <w:pStyle w:val="BodyText"/>
        <w:rPr>
          <w:sz w:val="22"/>
          <w:szCs w:val="22"/>
        </w:rPr>
      </w:pPr>
      <w:r w:rsidRPr="008A78D3">
        <w:rPr>
          <w:sz w:val="22"/>
          <w:szCs w:val="22"/>
        </w:rPr>
        <w:t>The MCCF EDI TAS Portal can be accessed through multiple web browsers including Internet Explorer and Chrome. The steps for accessing the MCCF EDI TAS Portal are described below.</w:t>
      </w:r>
    </w:p>
    <w:p w14:paraId="5BA05928" w14:textId="580206C9" w:rsidR="00080748" w:rsidRDefault="000A56D5" w:rsidP="00766F0B">
      <w:pPr>
        <w:pStyle w:val="Heading2"/>
      </w:pPr>
      <w:bookmarkStart w:id="148" w:name="_Toc515451038"/>
      <w:r w:rsidRPr="000A56D5">
        <w:rPr>
          <w:i/>
        </w:rPr>
        <w:t>Future Release</w:t>
      </w:r>
      <w:r>
        <w:t xml:space="preserve"> - </w:t>
      </w:r>
      <w:r w:rsidR="008D1366">
        <w:t>Logging On</w:t>
      </w:r>
      <w:bookmarkEnd w:id="148"/>
    </w:p>
    <w:p w14:paraId="74CFAA7D" w14:textId="2E66A277" w:rsidR="00F804D1" w:rsidRPr="008A78D3" w:rsidRDefault="00C86728" w:rsidP="002D5244">
      <w:pPr>
        <w:pStyle w:val="BodyTextNumbered1"/>
        <w:numPr>
          <w:ilvl w:val="0"/>
          <w:numId w:val="0"/>
        </w:numPr>
        <w:rPr>
          <w:szCs w:val="22"/>
        </w:rPr>
      </w:pPr>
      <w:r w:rsidRPr="008A78D3">
        <w:rPr>
          <w:szCs w:val="22"/>
        </w:rPr>
        <w:t xml:space="preserve">Authorized and registered </w:t>
      </w:r>
      <w:r w:rsidR="002D5244" w:rsidRPr="008A78D3">
        <w:rPr>
          <w:szCs w:val="22"/>
        </w:rPr>
        <w:t xml:space="preserve">users </w:t>
      </w:r>
      <w:r w:rsidRPr="008A78D3">
        <w:rPr>
          <w:szCs w:val="22"/>
        </w:rPr>
        <w:t xml:space="preserve">within the </w:t>
      </w:r>
      <w:r w:rsidR="002D5244" w:rsidRPr="008A78D3">
        <w:rPr>
          <w:szCs w:val="22"/>
        </w:rPr>
        <w:t xml:space="preserve">VA </w:t>
      </w:r>
      <w:r w:rsidRPr="008A78D3">
        <w:rPr>
          <w:szCs w:val="22"/>
        </w:rPr>
        <w:t xml:space="preserve">are provided access to login to the MCCF EDI TAS Portal </w:t>
      </w:r>
      <w:r w:rsidR="002D5244" w:rsidRPr="008A78D3">
        <w:rPr>
          <w:szCs w:val="22"/>
        </w:rPr>
        <w:t xml:space="preserve">via direct network </w:t>
      </w:r>
      <w:r w:rsidR="00403F14" w:rsidRPr="008A78D3">
        <w:rPr>
          <w:szCs w:val="22"/>
        </w:rPr>
        <w:t>access</w:t>
      </w:r>
      <w:r w:rsidR="002D5244" w:rsidRPr="008A78D3">
        <w:rPr>
          <w:szCs w:val="22"/>
        </w:rPr>
        <w:t xml:space="preserve"> on their GFE, or through CAG or Virtual Private Network (VPN) access for remote users.</w:t>
      </w:r>
    </w:p>
    <w:p w14:paraId="4A2641B0" w14:textId="77777777" w:rsidR="00C86728" w:rsidRPr="008A78D3" w:rsidRDefault="00C86728" w:rsidP="002D5244">
      <w:pPr>
        <w:pStyle w:val="BodyTextNumbered1"/>
        <w:numPr>
          <w:ilvl w:val="0"/>
          <w:numId w:val="0"/>
        </w:numPr>
        <w:rPr>
          <w:szCs w:val="22"/>
        </w:rPr>
      </w:pPr>
    </w:p>
    <w:p w14:paraId="38B2E324" w14:textId="1E3067FD" w:rsidR="00C86728" w:rsidRPr="008A78D3" w:rsidRDefault="00C86728" w:rsidP="00403F14">
      <w:pPr>
        <w:pStyle w:val="BodyTextNumbered1"/>
        <w:numPr>
          <w:ilvl w:val="0"/>
          <w:numId w:val="0"/>
        </w:numPr>
        <w:ind w:left="576"/>
        <w:rPr>
          <w:szCs w:val="22"/>
        </w:rPr>
      </w:pPr>
      <w:r w:rsidRPr="008A78D3">
        <w:rPr>
          <w:noProof/>
          <w:szCs w:val="22"/>
        </w:rPr>
        <w:drawing>
          <wp:anchor distT="0" distB="0" distL="114300" distR="114300" simplePos="0" relativeHeight="251658240" behindDoc="0" locked="0" layoutInCell="1" allowOverlap="1" wp14:anchorId="738901F8" wp14:editId="05A09131">
            <wp:simplePos x="0" y="0"/>
            <wp:positionH relativeFrom="column">
              <wp:posOffset>0</wp:posOffset>
            </wp:positionH>
            <wp:positionV relativeFrom="paragraph">
              <wp:posOffset>2540</wp:posOffset>
            </wp:positionV>
            <wp:extent cx="193512" cy="19811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3512" cy="198119"/>
                    </a:xfrm>
                    <a:prstGeom prst="rect">
                      <a:avLst/>
                    </a:prstGeom>
                  </pic:spPr>
                </pic:pic>
              </a:graphicData>
            </a:graphic>
            <wp14:sizeRelH relativeFrom="page">
              <wp14:pctWidth>0</wp14:pctWidth>
            </wp14:sizeRelH>
            <wp14:sizeRelV relativeFrom="page">
              <wp14:pctHeight>0</wp14:pctHeight>
            </wp14:sizeRelV>
          </wp:anchor>
        </w:drawing>
      </w:r>
      <w:r w:rsidRPr="008A78D3">
        <w:rPr>
          <w:szCs w:val="22"/>
        </w:rPr>
        <w:t>Users who are not authorized to access the MCCF EDI TAS Portal will se</w:t>
      </w:r>
      <w:r w:rsidR="00212C44">
        <w:rPr>
          <w:szCs w:val="22"/>
        </w:rPr>
        <w:t>e</w:t>
      </w:r>
      <w:r w:rsidRPr="008A78D3">
        <w:rPr>
          <w:szCs w:val="22"/>
        </w:rPr>
        <w:t xml:space="preserve"> and </w:t>
      </w:r>
      <w:r w:rsidR="00212C44">
        <w:rPr>
          <w:b/>
          <w:i/>
          <w:szCs w:val="22"/>
        </w:rPr>
        <w:t xml:space="preserve">Access </w:t>
      </w:r>
      <w:r w:rsidRPr="008A78D3">
        <w:rPr>
          <w:b/>
          <w:i/>
          <w:szCs w:val="22"/>
        </w:rPr>
        <w:t>Denied Message</w:t>
      </w:r>
      <w:r w:rsidRPr="008A78D3">
        <w:rPr>
          <w:szCs w:val="22"/>
        </w:rPr>
        <w:t>. If you believe you received this message in error, please contact the</w:t>
      </w:r>
      <w:r w:rsidR="00212C44">
        <w:rPr>
          <w:szCs w:val="22"/>
        </w:rPr>
        <w:t xml:space="preserve"> Enterprise Service Desk</w:t>
      </w:r>
      <w:r w:rsidRPr="008A78D3">
        <w:rPr>
          <w:szCs w:val="22"/>
        </w:rPr>
        <w:t>.</w:t>
      </w:r>
    </w:p>
    <w:p w14:paraId="7A620D3E" w14:textId="77777777" w:rsidR="00C86728" w:rsidRPr="008A78D3" w:rsidRDefault="00C86728" w:rsidP="00C86728">
      <w:pPr>
        <w:pStyle w:val="BodyTextNumbered1"/>
        <w:numPr>
          <w:ilvl w:val="0"/>
          <w:numId w:val="0"/>
        </w:numPr>
        <w:rPr>
          <w:szCs w:val="22"/>
        </w:rPr>
      </w:pPr>
    </w:p>
    <w:p w14:paraId="1EA2F425" w14:textId="3670BC38" w:rsidR="00C86728" w:rsidRPr="008A78D3" w:rsidRDefault="00C86728" w:rsidP="00C86728">
      <w:pPr>
        <w:pStyle w:val="BodyTextNumbered1"/>
        <w:numPr>
          <w:ilvl w:val="0"/>
          <w:numId w:val="0"/>
        </w:numPr>
        <w:rPr>
          <w:szCs w:val="22"/>
        </w:rPr>
      </w:pPr>
      <w:r w:rsidRPr="008A78D3">
        <w:rPr>
          <w:b/>
          <w:szCs w:val="22"/>
        </w:rPr>
        <w:t>PLEASE NOTE:</w:t>
      </w:r>
      <w:r w:rsidRPr="008A78D3">
        <w:rPr>
          <w:szCs w:val="22"/>
        </w:rPr>
        <w:t xml:space="preserve"> There is no functionality available for chan</w:t>
      </w:r>
      <w:r w:rsidR="00403F14">
        <w:rPr>
          <w:szCs w:val="22"/>
        </w:rPr>
        <w:t>g</w:t>
      </w:r>
      <w:r w:rsidRPr="008A78D3">
        <w:rPr>
          <w:szCs w:val="22"/>
        </w:rPr>
        <w:t xml:space="preserve">ing </w:t>
      </w:r>
      <w:proofErr w:type="gramStart"/>
      <w:r w:rsidRPr="008A78D3">
        <w:rPr>
          <w:szCs w:val="22"/>
        </w:rPr>
        <w:t>a user</w:t>
      </w:r>
      <w:proofErr w:type="gramEnd"/>
      <w:r w:rsidRPr="008A78D3">
        <w:rPr>
          <w:szCs w:val="22"/>
        </w:rPr>
        <w:t xml:space="preserve"> identification (ID) and password in the MCCF EDI TAS Portal. </w:t>
      </w:r>
    </w:p>
    <w:p w14:paraId="6EEE9051" w14:textId="77777777" w:rsidR="005315EA" w:rsidRPr="008A78D3" w:rsidRDefault="005315EA" w:rsidP="00C86728">
      <w:pPr>
        <w:pStyle w:val="BodyTextNumbered1"/>
        <w:numPr>
          <w:ilvl w:val="0"/>
          <w:numId w:val="0"/>
        </w:numPr>
        <w:rPr>
          <w:szCs w:val="22"/>
        </w:rPr>
      </w:pPr>
    </w:p>
    <w:p w14:paraId="512368D6" w14:textId="198E82E7" w:rsidR="005315EA" w:rsidRPr="008A78D3" w:rsidRDefault="005315EA" w:rsidP="00C86728">
      <w:pPr>
        <w:pStyle w:val="BodyTextNumbered1"/>
        <w:numPr>
          <w:ilvl w:val="0"/>
          <w:numId w:val="0"/>
        </w:numPr>
        <w:rPr>
          <w:szCs w:val="22"/>
        </w:rPr>
      </w:pPr>
      <w:r w:rsidRPr="008A78D3">
        <w:rPr>
          <w:szCs w:val="22"/>
        </w:rPr>
        <w:t>The login steps detailed below apply to VHA users accessing the MCCF EDI TAS Portal through a URL</w:t>
      </w:r>
    </w:p>
    <w:p w14:paraId="5679CBDB" w14:textId="77777777" w:rsidR="005315EA" w:rsidRPr="008A78D3" w:rsidRDefault="005315EA" w:rsidP="00C86728">
      <w:pPr>
        <w:pStyle w:val="BodyTextNumbered1"/>
        <w:numPr>
          <w:ilvl w:val="0"/>
          <w:numId w:val="0"/>
        </w:numPr>
        <w:rPr>
          <w:szCs w:val="22"/>
        </w:rPr>
      </w:pPr>
    </w:p>
    <w:p w14:paraId="0B409271" w14:textId="473EA735" w:rsidR="005315EA" w:rsidRPr="008A78D3" w:rsidRDefault="005315EA" w:rsidP="00C86728">
      <w:pPr>
        <w:pStyle w:val="BodyTextNumbered1"/>
        <w:numPr>
          <w:ilvl w:val="0"/>
          <w:numId w:val="0"/>
        </w:numPr>
        <w:rPr>
          <w:szCs w:val="22"/>
        </w:rPr>
      </w:pPr>
      <w:r w:rsidRPr="008A78D3">
        <w:rPr>
          <w:szCs w:val="22"/>
        </w:rPr>
        <w:t>To login to the MCCF EDI TAS Portal:</w:t>
      </w:r>
    </w:p>
    <w:p w14:paraId="59F7705A" w14:textId="77777777" w:rsidR="000E733B" w:rsidRPr="008A78D3" w:rsidRDefault="000E733B" w:rsidP="002D5244">
      <w:pPr>
        <w:pStyle w:val="BodyTextNumbered1"/>
        <w:numPr>
          <w:ilvl w:val="0"/>
          <w:numId w:val="0"/>
        </w:numPr>
        <w:rPr>
          <w:szCs w:val="22"/>
        </w:rPr>
      </w:pPr>
    </w:p>
    <w:p w14:paraId="4710624F" w14:textId="7AE5FDF9" w:rsidR="00241239" w:rsidRPr="008A78D3" w:rsidRDefault="005315EA" w:rsidP="000E733B">
      <w:pPr>
        <w:pStyle w:val="BodyTextNumbered1"/>
        <w:numPr>
          <w:ilvl w:val="0"/>
          <w:numId w:val="28"/>
        </w:numPr>
        <w:rPr>
          <w:szCs w:val="22"/>
        </w:rPr>
      </w:pPr>
      <w:r w:rsidRPr="008A78D3">
        <w:rPr>
          <w:szCs w:val="22"/>
        </w:rPr>
        <w:t xml:space="preserve">Enter the VHAs URL </w:t>
      </w:r>
      <w:proofErr w:type="gramStart"/>
      <w:r w:rsidRPr="008A78D3">
        <w:rPr>
          <w:szCs w:val="22"/>
        </w:rPr>
        <w:t>for  the</w:t>
      </w:r>
      <w:proofErr w:type="gramEnd"/>
      <w:r w:rsidRPr="008A78D3">
        <w:rPr>
          <w:szCs w:val="22"/>
        </w:rPr>
        <w:t xml:space="preserve"> </w:t>
      </w:r>
      <w:r w:rsidR="000E733B" w:rsidRPr="008A78D3">
        <w:rPr>
          <w:szCs w:val="22"/>
        </w:rPr>
        <w:t xml:space="preserve"> </w:t>
      </w:r>
      <w:r w:rsidR="000E733B" w:rsidRPr="008A78D3">
        <w:rPr>
          <w:b/>
          <w:i/>
          <w:szCs w:val="22"/>
        </w:rPr>
        <w:t xml:space="preserve">MCCF EDI TAS Portal </w:t>
      </w:r>
      <w:r w:rsidR="000E733B" w:rsidRPr="008A78D3">
        <w:rPr>
          <w:szCs w:val="22"/>
        </w:rPr>
        <w:t xml:space="preserve">into the </w:t>
      </w:r>
      <w:r w:rsidRPr="008A78D3">
        <w:rPr>
          <w:szCs w:val="22"/>
        </w:rPr>
        <w:t>address bar of your Internet browser (</w:t>
      </w:r>
      <w:hyperlink r:id="rId19" w:tooltip="https://vaww.erevenue.va.gov/" w:history="1">
        <w:r w:rsidR="00212C44" w:rsidRPr="00212C44">
          <w:rPr>
            <w:rStyle w:val="Hyperlink"/>
            <w:szCs w:val="22"/>
          </w:rPr>
          <w:t>https://vaww.eRevenue.va.gov</w:t>
        </w:r>
      </w:hyperlink>
      <w:r w:rsidRPr="008A78D3">
        <w:rPr>
          <w:szCs w:val="22"/>
        </w:rPr>
        <w:t>)</w:t>
      </w:r>
      <w:ins w:id="149" w:author="Dodson, Carol J. (Leidos)" w:date="2018-05-30T09:34:00Z">
        <w:r w:rsidR="000346FB">
          <w:rPr>
            <w:szCs w:val="22"/>
          </w:rPr>
          <w:t>.</w:t>
        </w:r>
      </w:ins>
    </w:p>
    <w:p w14:paraId="0A7EA73A" w14:textId="6229EA71" w:rsidR="000E733B" w:rsidRPr="008A78D3" w:rsidRDefault="00CB0223" w:rsidP="000E733B">
      <w:pPr>
        <w:pStyle w:val="BodyTextNumbered1"/>
        <w:numPr>
          <w:ilvl w:val="0"/>
          <w:numId w:val="28"/>
        </w:numPr>
        <w:rPr>
          <w:szCs w:val="22"/>
        </w:rPr>
      </w:pPr>
      <w:r w:rsidRPr="008A78D3">
        <w:rPr>
          <w:szCs w:val="22"/>
        </w:rPr>
        <w:lastRenderedPageBreak/>
        <w:t>All VA users will be redirect</w:t>
      </w:r>
      <w:r w:rsidR="00397818">
        <w:rPr>
          <w:szCs w:val="22"/>
        </w:rPr>
        <w:t>ed</w:t>
      </w:r>
      <w:r w:rsidRPr="008A78D3">
        <w:rPr>
          <w:szCs w:val="22"/>
        </w:rPr>
        <w:t xml:space="preserve"> to the VA Single Sign-On page (</w:t>
      </w:r>
      <w:r w:rsidR="00522EDD" w:rsidRPr="008A78D3">
        <w:rPr>
          <w:color w:val="0000FF"/>
          <w:szCs w:val="22"/>
          <w:u w:val="single"/>
        </w:rPr>
        <w:t>Figure 1</w:t>
      </w:r>
      <w:r w:rsidR="00522EDD" w:rsidRPr="008A78D3">
        <w:rPr>
          <w:szCs w:val="22"/>
        </w:rPr>
        <w:t>). VA users must sign in to and be authenticated by the Single Sign-On System in order to access the MCCF EDI TAS Portal.</w:t>
      </w:r>
    </w:p>
    <w:p w14:paraId="0E91BB16" w14:textId="77777777" w:rsidR="00522EDD" w:rsidRPr="008A78D3" w:rsidRDefault="00522EDD" w:rsidP="00522EDD">
      <w:pPr>
        <w:pStyle w:val="BodyTextNumbered1"/>
        <w:numPr>
          <w:ilvl w:val="0"/>
          <w:numId w:val="0"/>
        </w:numPr>
        <w:rPr>
          <w:szCs w:val="22"/>
        </w:rPr>
      </w:pPr>
    </w:p>
    <w:p w14:paraId="3BD0CA65" w14:textId="168ECBEF" w:rsidR="000E733B" w:rsidRPr="008A78D3" w:rsidRDefault="00522EDD" w:rsidP="00A00FCC">
      <w:pPr>
        <w:pStyle w:val="BodyTextNumbered1"/>
        <w:numPr>
          <w:ilvl w:val="0"/>
          <w:numId w:val="0"/>
        </w:numPr>
        <w:ind w:left="720"/>
        <w:rPr>
          <w:szCs w:val="22"/>
        </w:rPr>
      </w:pPr>
      <w:r w:rsidRPr="00A00FCC">
        <w:rPr>
          <w:i/>
          <w:noProof/>
          <w:szCs w:val="22"/>
        </w:rPr>
        <w:drawing>
          <wp:anchor distT="0" distB="0" distL="114300" distR="114300" simplePos="0" relativeHeight="251660288" behindDoc="0" locked="0" layoutInCell="1" allowOverlap="1" wp14:anchorId="588873A6" wp14:editId="05C99467">
            <wp:simplePos x="0" y="0"/>
            <wp:positionH relativeFrom="column">
              <wp:posOffset>0</wp:posOffset>
            </wp:positionH>
            <wp:positionV relativeFrom="paragraph">
              <wp:posOffset>0</wp:posOffset>
            </wp:positionV>
            <wp:extent cx="193512" cy="198119"/>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3512" cy="198119"/>
                    </a:xfrm>
                    <a:prstGeom prst="rect">
                      <a:avLst/>
                    </a:prstGeom>
                  </pic:spPr>
                </pic:pic>
              </a:graphicData>
            </a:graphic>
            <wp14:sizeRelH relativeFrom="page">
              <wp14:pctWidth>0</wp14:pctWidth>
            </wp14:sizeRelH>
            <wp14:sizeRelV relativeFrom="page">
              <wp14:pctHeight>0</wp14:pctHeight>
            </wp14:sizeRelV>
          </wp:anchor>
        </w:drawing>
      </w:r>
      <w:r w:rsidR="00401801" w:rsidRPr="00A00FCC">
        <w:rPr>
          <w:i/>
          <w:szCs w:val="22"/>
        </w:rPr>
        <w:t>Future Enhancement</w:t>
      </w:r>
      <w:r w:rsidR="00401801">
        <w:rPr>
          <w:szCs w:val="22"/>
        </w:rPr>
        <w:t xml:space="preserve"> - </w:t>
      </w:r>
      <w:r w:rsidRPr="008A78D3">
        <w:rPr>
          <w:szCs w:val="22"/>
        </w:rPr>
        <w:t xml:space="preserve">Users with Personal Identify Verification (PIV) exemption my select an alternate authentication </w:t>
      </w:r>
      <w:r w:rsidRPr="008A78D3">
        <w:rPr>
          <w:szCs w:val="22"/>
        </w:rPr>
        <w:tab/>
        <w:t xml:space="preserve">option available through the VA Single Sign-On login page for access to the MCCF EDI TAS </w:t>
      </w:r>
      <w:r w:rsidRPr="008A78D3">
        <w:rPr>
          <w:szCs w:val="22"/>
        </w:rPr>
        <w:tab/>
        <w:t>Portal. PIV exemptions, if requ</w:t>
      </w:r>
      <w:r w:rsidR="00EE2AB4" w:rsidRPr="008A78D3">
        <w:rPr>
          <w:szCs w:val="22"/>
        </w:rPr>
        <w:t>ired, can be obtained from the E</w:t>
      </w:r>
      <w:r w:rsidRPr="008A78D3">
        <w:rPr>
          <w:szCs w:val="22"/>
        </w:rPr>
        <w:t>SD.</w:t>
      </w:r>
    </w:p>
    <w:p w14:paraId="1395E4D5" w14:textId="77777777" w:rsidR="00522EDD" w:rsidRPr="008A78D3" w:rsidRDefault="00522EDD" w:rsidP="000E733B">
      <w:pPr>
        <w:pStyle w:val="BodyTextNumbered1"/>
        <w:numPr>
          <w:ilvl w:val="0"/>
          <w:numId w:val="0"/>
        </w:numPr>
        <w:rPr>
          <w:szCs w:val="22"/>
        </w:rPr>
      </w:pPr>
    </w:p>
    <w:p w14:paraId="64369D5F" w14:textId="77777777" w:rsidR="00331D24" w:rsidRDefault="00331D24" w:rsidP="000E733B">
      <w:pPr>
        <w:pStyle w:val="BodyTextNumbered1"/>
        <w:numPr>
          <w:ilvl w:val="0"/>
          <w:numId w:val="0"/>
        </w:numPr>
      </w:pPr>
    </w:p>
    <w:p w14:paraId="1FA0331B" w14:textId="52FD9FFF" w:rsidR="00331D24" w:rsidRDefault="00331D24" w:rsidP="00331D24">
      <w:pPr>
        <w:pStyle w:val="InstructionalFooter"/>
        <w:jc w:val="center"/>
      </w:pPr>
      <w:r>
        <w:t xml:space="preserve">Figure </w:t>
      </w:r>
      <w:r w:rsidR="00CB0223">
        <w:t xml:space="preserve">1 </w:t>
      </w:r>
      <w:r w:rsidR="00201681">
        <w:t>–</w:t>
      </w:r>
      <w:r>
        <w:t xml:space="preserve"> </w:t>
      </w:r>
      <w:r w:rsidR="00201681">
        <w:t>Single Sign-On Page for VA Users</w:t>
      </w:r>
    </w:p>
    <w:p w14:paraId="56849C0F" w14:textId="77777777" w:rsidR="0064204F" w:rsidRPr="0064204F" w:rsidRDefault="0064204F" w:rsidP="0064204F">
      <w:pPr>
        <w:pStyle w:val="Footer"/>
      </w:pPr>
    </w:p>
    <w:p w14:paraId="35ADDD16" w14:textId="5C4F79DC" w:rsidR="0064204F" w:rsidRPr="0064204F" w:rsidRDefault="0064204F" w:rsidP="0064204F">
      <w:pPr>
        <w:pStyle w:val="Footer"/>
        <w:jc w:val="center"/>
      </w:pPr>
      <w:r>
        <w:rPr>
          <w:noProof/>
        </w:rPr>
        <w:drawing>
          <wp:inline distT="0" distB="0" distL="0" distR="0" wp14:anchorId="7002C8DB" wp14:editId="35E074E4">
            <wp:extent cx="5928874" cy="2537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8874" cy="2537680"/>
                    </a:xfrm>
                    <a:prstGeom prst="rect">
                      <a:avLst/>
                    </a:prstGeom>
                  </pic:spPr>
                </pic:pic>
              </a:graphicData>
            </a:graphic>
          </wp:inline>
        </w:drawing>
      </w:r>
    </w:p>
    <w:p w14:paraId="61DBA271" w14:textId="77777777" w:rsidR="00331D24" w:rsidRDefault="00331D24" w:rsidP="00331D24">
      <w:pPr>
        <w:pStyle w:val="Footer"/>
      </w:pPr>
    </w:p>
    <w:p w14:paraId="3A8BB257" w14:textId="7D13E509" w:rsidR="00E835A8" w:rsidRPr="000A56D5" w:rsidRDefault="00201681" w:rsidP="00DE33E4">
      <w:pPr>
        <w:pStyle w:val="Footer"/>
        <w:numPr>
          <w:ilvl w:val="0"/>
          <w:numId w:val="28"/>
        </w:numPr>
        <w:rPr>
          <w:rStyle w:val="Hyperlink"/>
          <w:color w:val="auto"/>
          <w:u w:val="none"/>
        </w:rPr>
      </w:pPr>
      <w:r>
        <w:t xml:space="preserve">Once authenticated by the Single Sign-On system, </w:t>
      </w:r>
      <w:r w:rsidR="00397818">
        <w:t>user is</w:t>
      </w:r>
      <w:r>
        <w:t xml:space="preserve"> directed to the MCCF EDI TAS Portal. </w:t>
      </w:r>
      <w:hyperlink w:anchor="_MCCF_EDI_TAS" w:history="1">
        <w:r w:rsidR="007844D9">
          <w:rPr>
            <w:rStyle w:val="Hyperlink"/>
          </w:rPr>
          <w:t>See Section 3.3</w:t>
        </w:r>
        <w:r w:rsidR="005F3BFD" w:rsidRPr="005F3BFD">
          <w:rPr>
            <w:rStyle w:val="Hyperlink"/>
          </w:rPr>
          <w:t>.1 – MCCF EDI TAS Portal Home Page</w:t>
        </w:r>
      </w:hyperlink>
    </w:p>
    <w:p w14:paraId="51E82737" w14:textId="77777777" w:rsidR="000A56D5" w:rsidRDefault="000A56D5" w:rsidP="000A56D5">
      <w:pPr>
        <w:pStyle w:val="Footer"/>
        <w:rPr>
          <w:rStyle w:val="Hyperlink"/>
        </w:rPr>
      </w:pPr>
    </w:p>
    <w:p w14:paraId="52353F5F" w14:textId="59994EFB" w:rsidR="000A56D5" w:rsidRDefault="000A56D5" w:rsidP="000A56D5">
      <w:pPr>
        <w:pStyle w:val="Footer"/>
      </w:pPr>
    </w:p>
    <w:p w14:paraId="0EF6938C" w14:textId="77777777" w:rsidR="005F3BFD" w:rsidRPr="00331D24" w:rsidRDefault="005F3BFD" w:rsidP="005F3BFD">
      <w:pPr>
        <w:pStyle w:val="Footer"/>
      </w:pPr>
    </w:p>
    <w:p w14:paraId="0431F8CE" w14:textId="6977CE38" w:rsidR="009A48CC" w:rsidRPr="00212C44" w:rsidRDefault="00212C44" w:rsidP="00AA618B">
      <w:pPr>
        <w:pStyle w:val="Heading2"/>
        <w:rPr>
          <w:sz w:val="28"/>
        </w:rPr>
      </w:pPr>
      <w:bookmarkStart w:id="150" w:name="_Logging_Out_of"/>
      <w:bookmarkStart w:id="151" w:name="_Toc515451039"/>
      <w:bookmarkEnd w:id="150"/>
      <w:r w:rsidRPr="00212C44">
        <w:rPr>
          <w:i/>
          <w:sz w:val="28"/>
        </w:rPr>
        <w:t>Future Release</w:t>
      </w:r>
      <w:r>
        <w:rPr>
          <w:sz w:val="28"/>
        </w:rPr>
        <w:t xml:space="preserve"> - </w:t>
      </w:r>
      <w:r w:rsidR="009A48CC" w:rsidRPr="00212C44">
        <w:rPr>
          <w:sz w:val="28"/>
        </w:rPr>
        <w:t>Logging Out</w:t>
      </w:r>
      <w:r w:rsidR="00A2766F" w:rsidRPr="00212C44">
        <w:rPr>
          <w:sz w:val="28"/>
        </w:rPr>
        <w:t xml:space="preserve"> of the Current MCCF EDI TAS Portal Session</w:t>
      </w:r>
      <w:bookmarkEnd w:id="151"/>
    </w:p>
    <w:p w14:paraId="0C22B3AE" w14:textId="514389CE" w:rsidR="009A48CC" w:rsidRPr="00212C44" w:rsidRDefault="009A48CC" w:rsidP="009A48CC">
      <w:pPr>
        <w:pStyle w:val="BodyText"/>
        <w:rPr>
          <w:sz w:val="22"/>
        </w:rPr>
      </w:pPr>
      <w:r w:rsidRPr="00212C44">
        <w:rPr>
          <w:sz w:val="22"/>
        </w:rPr>
        <w:t>To end the current session and exit the MCCF EDI TAS Portal</w:t>
      </w:r>
      <w:r w:rsidR="00397818">
        <w:rPr>
          <w:sz w:val="22"/>
        </w:rPr>
        <w:t>,</w:t>
      </w:r>
      <w:r w:rsidR="00397818" w:rsidRPr="00212C44">
        <w:rPr>
          <w:sz w:val="22"/>
        </w:rPr>
        <w:t xml:space="preserve"> </w:t>
      </w:r>
      <w:r w:rsidR="00397818">
        <w:rPr>
          <w:sz w:val="22"/>
        </w:rPr>
        <w:t>c</w:t>
      </w:r>
      <w:r w:rsidR="00397818" w:rsidRPr="00212C44">
        <w:rPr>
          <w:sz w:val="22"/>
        </w:rPr>
        <w:t xml:space="preserve">lick </w:t>
      </w:r>
      <w:r w:rsidRPr="00212C44">
        <w:rPr>
          <w:sz w:val="22"/>
        </w:rPr>
        <w:t xml:space="preserve">the Logout Link </w:t>
      </w:r>
    </w:p>
    <w:p w14:paraId="1D30231B" w14:textId="0A58AC64" w:rsidR="008D6BFB" w:rsidRPr="00FE5240" w:rsidRDefault="008D6BFB" w:rsidP="008D6BFB">
      <w:pPr>
        <w:pStyle w:val="BodyText"/>
        <w:rPr>
          <w:b/>
          <w:i/>
        </w:rPr>
      </w:pPr>
      <w:r>
        <w:rPr>
          <w:b/>
          <w:i/>
          <w:highlight w:val="yellow"/>
        </w:rPr>
        <w:t xml:space="preserve"> This section will be updated as the functionality is completed.</w:t>
      </w:r>
    </w:p>
    <w:p w14:paraId="774E9828" w14:textId="77777777" w:rsidR="008D6BFB" w:rsidRPr="00A2766F" w:rsidRDefault="008D6BFB" w:rsidP="009A48CC">
      <w:pPr>
        <w:pStyle w:val="BodyText"/>
        <w:rPr>
          <w:sz w:val="22"/>
        </w:rPr>
      </w:pPr>
    </w:p>
    <w:p w14:paraId="30789BC6" w14:textId="06DA1FBF" w:rsidR="009A48CC" w:rsidRPr="007844D9" w:rsidRDefault="009A48CC" w:rsidP="009A48CC">
      <w:pPr>
        <w:pStyle w:val="InstructionalFooter"/>
        <w:jc w:val="center"/>
      </w:pPr>
      <w:r w:rsidRPr="007844D9">
        <w:t xml:space="preserve">Figure 2 – MCCF EDI TAS Portal Log </w:t>
      </w:r>
      <w:proofErr w:type="gramStart"/>
      <w:r w:rsidRPr="007844D9">
        <w:t>Out</w:t>
      </w:r>
      <w:proofErr w:type="gramEnd"/>
      <w:r w:rsidRPr="007844D9">
        <w:t xml:space="preserve"> Icon</w:t>
      </w:r>
      <w:r w:rsidR="007844D9">
        <w:t xml:space="preserve"> [PLACEHOLDER]</w:t>
      </w:r>
    </w:p>
    <w:p w14:paraId="6CFB993C" w14:textId="77777777" w:rsidR="009A48CC" w:rsidRPr="008D6BFB" w:rsidRDefault="009A48CC" w:rsidP="009A48CC">
      <w:pPr>
        <w:pStyle w:val="Footer"/>
        <w:rPr>
          <w:strike/>
        </w:rPr>
      </w:pPr>
    </w:p>
    <w:p w14:paraId="7AD7EC3D" w14:textId="1BBBBEB6" w:rsidR="009A48CC" w:rsidRPr="008D6BFB" w:rsidRDefault="009A48CC" w:rsidP="009A48CC">
      <w:pPr>
        <w:pStyle w:val="BodyText"/>
        <w:rPr>
          <w:strike/>
        </w:rPr>
      </w:pPr>
    </w:p>
    <w:p w14:paraId="63F49EBA" w14:textId="77777777" w:rsidR="006328A8" w:rsidRPr="008D6BFB" w:rsidRDefault="006328A8" w:rsidP="009A48CC">
      <w:pPr>
        <w:pStyle w:val="BodyText"/>
        <w:rPr>
          <w:strike/>
        </w:rPr>
      </w:pPr>
    </w:p>
    <w:p w14:paraId="47896A17" w14:textId="77777777" w:rsidR="00220D2B" w:rsidRPr="007844D9" w:rsidRDefault="006328A8" w:rsidP="009A48CC">
      <w:pPr>
        <w:pStyle w:val="BodyText"/>
        <w:rPr>
          <w:sz w:val="22"/>
          <w:szCs w:val="22"/>
        </w:rPr>
        <w:sectPr w:rsidR="00220D2B" w:rsidRPr="007844D9" w:rsidSect="005577B5">
          <w:pgSz w:w="12240" w:h="15840" w:code="1"/>
          <w:pgMar w:top="1440" w:right="1440" w:bottom="1440" w:left="1440" w:header="720" w:footer="720" w:gutter="0"/>
          <w:pgNumType w:start="1"/>
          <w:cols w:space="720"/>
          <w:docGrid w:linePitch="360"/>
        </w:sectPr>
      </w:pPr>
      <w:r w:rsidRPr="007844D9">
        <w:rPr>
          <w:sz w:val="22"/>
          <w:szCs w:val="22"/>
        </w:rPr>
        <w:t xml:space="preserve">A MCCF EDI TAS Portal session will end automatically after </w:t>
      </w:r>
      <w:r w:rsidRPr="007844D9">
        <w:rPr>
          <w:sz w:val="22"/>
          <w:szCs w:val="22"/>
          <w:highlight w:val="yellow"/>
        </w:rPr>
        <w:t>xx</w:t>
      </w:r>
      <w:r w:rsidRPr="007844D9">
        <w:rPr>
          <w:sz w:val="22"/>
          <w:szCs w:val="22"/>
        </w:rPr>
        <w:t xml:space="preserve"> minutes of inactivity. Automatic termination of a session does not clear the last screen in use and display the Login page, but connectivity to, and the functionality of the MCCF EDI TAS Portal is terminated. </w:t>
      </w:r>
      <w:proofErr w:type="gramStart"/>
      <w:r w:rsidRPr="007844D9">
        <w:rPr>
          <w:sz w:val="22"/>
          <w:szCs w:val="22"/>
        </w:rPr>
        <w:t>To re-open a new session of the MCCF EDI TAS Portal, login into the MCCF EDI TAS Portal again.</w:t>
      </w:r>
      <w:proofErr w:type="gramEnd"/>
      <w:r w:rsidRPr="007844D9">
        <w:rPr>
          <w:sz w:val="22"/>
          <w:szCs w:val="22"/>
        </w:rPr>
        <w:t xml:space="preserve"> </w:t>
      </w:r>
    </w:p>
    <w:p w14:paraId="5BA0592A" w14:textId="1240854F" w:rsidR="00080748" w:rsidRDefault="00220D2B" w:rsidP="00AA618B">
      <w:pPr>
        <w:pStyle w:val="Heading2"/>
      </w:pPr>
      <w:bookmarkStart w:id="152" w:name="_Toc515451040"/>
      <w:r>
        <w:lastRenderedPageBreak/>
        <w:t>Elements and Functionality of the MCCF EDI TAS Portal</w:t>
      </w:r>
      <w:bookmarkEnd w:id="152"/>
    </w:p>
    <w:p w14:paraId="4A3256DB" w14:textId="652DAA6D" w:rsidR="009E01B1" w:rsidRDefault="008D1366" w:rsidP="00D15C6F">
      <w:pPr>
        <w:pStyle w:val="Heading3"/>
      </w:pPr>
      <w:bookmarkStart w:id="153" w:name="_MCCF_EDI_TAS"/>
      <w:bookmarkStart w:id="154" w:name="_Toc515451041"/>
      <w:bookmarkEnd w:id="153"/>
      <w:r>
        <w:t>MCCF EDI TAS Portal Home Page</w:t>
      </w:r>
      <w:bookmarkEnd w:id="154"/>
    </w:p>
    <w:p w14:paraId="64461126" w14:textId="75B31695" w:rsidR="00A2766F" w:rsidRPr="008A78D3" w:rsidRDefault="00220D2B" w:rsidP="00122347">
      <w:pPr>
        <w:pStyle w:val="BodyText"/>
        <w:rPr>
          <w:sz w:val="22"/>
          <w:szCs w:val="22"/>
        </w:rPr>
      </w:pPr>
      <w:r w:rsidRPr="008A78D3">
        <w:rPr>
          <w:sz w:val="22"/>
          <w:szCs w:val="22"/>
        </w:rPr>
        <w:t xml:space="preserve">After successful login, users will see the </w:t>
      </w:r>
      <w:r w:rsidRPr="008A78D3">
        <w:rPr>
          <w:b/>
          <w:sz w:val="22"/>
          <w:szCs w:val="22"/>
        </w:rPr>
        <w:t xml:space="preserve">MCCF EDI TAS Portal Home Page </w:t>
      </w:r>
      <w:r w:rsidRPr="008A78D3">
        <w:rPr>
          <w:sz w:val="22"/>
          <w:szCs w:val="22"/>
        </w:rPr>
        <w:t>(</w:t>
      </w:r>
      <w:r w:rsidRPr="008A78D3">
        <w:rPr>
          <w:color w:val="0000FF"/>
          <w:sz w:val="22"/>
          <w:szCs w:val="22"/>
          <w:u w:val="single"/>
        </w:rPr>
        <w:t>Figure 3</w:t>
      </w:r>
      <w:r w:rsidRPr="008A78D3">
        <w:rPr>
          <w:sz w:val="22"/>
          <w:szCs w:val="22"/>
        </w:rPr>
        <w:t>)</w:t>
      </w:r>
      <w:r w:rsidR="00122347" w:rsidRPr="008A78D3">
        <w:rPr>
          <w:sz w:val="22"/>
          <w:szCs w:val="22"/>
        </w:rPr>
        <w:t>. The users</w:t>
      </w:r>
      <w:ins w:id="155" w:author="Dodson, Carol J. (Leidos)" w:date="2018-05-30T09:56:00Z">
        <w:r w:rsidR="00397818">
          <w:rPr>
            <w:sz w:val="22"/>
            <w:szCs w:val="22"/>
          </w:rPr>
          <w:t>’</w:t>
        </w:r>
      </w:ins>
      <w:r w:rsidR="00122347" w:rsidRPr="008A78D3">
        <w:rPr>
          <w:sz w:val="22"/>
          <w:szCs w:val="22"/>
        </w:rPr>
        <w:t xml:space="preserve"> name is shown in the upper right corner of the application</w:t>
      </w:r>
      <w:r w:rsidR="00A2766F" w:rsidRPr="008A78D3">
        <w:rPr>
          <w:sz w:val="22"/>
          <w:szCs w:val="22"/>
        </w:rPr>
        <w:t xml:space="preserve">. </w:t>
      </w:r>
    </w:p>
    <w:p w14:paraId="0ADE14CE" w14:textId="77777777" w:rsidR="00A2766F" w:rsidRPr="008A78D3" w:rsidRDefault="00A2766F" w:rsidP="00122347">
      <w:pPr>
        <w:pStyle w:val="BodyText"/>
        <w:rPr>
          <w:b/>
          <w:sz w:val="22"/>
          <w:szCs w:val="22"/>
        </w:rPr>
      </w:pPr>
      <w:r w:rsidRPr="008A78D3">
        <w:rPr>
          <w:b/>
          <w:sz w:val="22"/>
          <w:szCs w:val="22"/>
        </w:rPr>
        <w:t xml:space="preserve"> </w:t>
      </w:r>
    </w:p>
    <w:p w14:paraId="587B87F0" w14:textId="04D0CCE0" w:rsidR="00A2766F" w:rsidRPr="008A78D3" w:rsidRDefault="00A2766F" w:rsidP="00122347">
      <w:pPr>
        <w:pStyle w:val="BodyText"/>
        <w:rPr>
          <w:sz w:val="22"/>
          <w:szCs w:val="22"/>
        </w:rPr>
      </w:pPr>
      <w:r w:rsidRPr="008A78D3">
        <w:rPr>
          <w:b/>
          <w:sz w:val="22"/>
          <w:szCs w:val="22"/>
        </w:rPr>
        <w:t>PLEASE NOTE</w:t>
      </w:r>
      <w:r w:rsidRPr="008A78D3">
        <w:rPr>
          <w:sz w:val="22"/>
          <w:szCs w:val="22"/>
        </w:rPr>
        <w:t>: The user is not provided with an option to customize the view.</w:t>
      </w:r>
    </w:p>
    <w:p w14:paraId="16AC62CD" w14:textId="0825EE9A" w:rsidR="00122347" w:rsidRPr="00220D2B" w:rsidRDefault="00122347" w:rsidP="00122347">
      <w:pPr>
        <w:pStyle w:val="BodyText"/>
      </w:pPr>
      <w:r>
        <w:t xml:space="preserve"> </w:t>
      </w:r>
    </w:p>
    <w:p w14:paraId="438C834F" w14:textId="66C73E80" w:rsidR="00220D2B" w:rsidRDefault="00220D2B" w:rsidP="00220D2B">
      <w:pPr>
        <w:pStyle w:val="InstructionalFooter"/>
        <w:jc w:val="center"/>
      </w:pPr>
      <w:r>
        <w:t>Figure 3 – MCCF EDI TAS Portal Home Page</w:t>
      </w:r>
    </w:p>
    <w:p w14:paraId="5DDC481C" w14:textId="77777777" w:rsidR="00220D2B" w:rsidRPr="00220D2B" w:rsidRDefault="00220D2B" w:rsidP="00220D2B">
      <w:pPr>
        <w:pStyle w:val="Footer"/>
      </w:pPr>
    </w:p>
    <w:p w14:paraId="7C555E60" w14:textId="196B2BE4" w:rsidR="00220D2B" w:rsidRDefault="006D04D8" w:rsidP="003B79F2">
      <w:pPr>
        <w:pStyle w:val="BodyText"/>
      </w:pPr>
      <w:r>
        <w:rPr>
          <w:noProof/>
        </w:rPr>
        <w:drawing>
          <wp:inline distT="0" distB="0" distL="0" distR="0" wp14:anchorId="3F7F8FD0" wp14:editId="69296804">
            <wp:extent cx="5391510" cy="5391509"/>
            <wp:effectExtent l="76200" t="76200" r="13335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9" cy="5400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CC2AB3" w14:textId="23EFF63C" w:rsidR="006A5EB8" w:rsidRDefault="006A5EB8" w:rsidP="009E01B1">
      <w:pPr>
        <w:pStyle w:val="BodyText"/>
        <w:ind w:left="360"/>
        <w:rPr>
          <w:i/>
        </w:rPr>
      </w:pPr>
    </w:p>
    <w:p w14:paraId="2FBEFB92" w14:textId="7935B6C7" w:rsidR="007D4A96" w:rsidRDefault="007844D9" w:rsidP="007D4A96">
      <w:pPr>
        <w:pStyle w:val="Heading3"/>
      </w:pPr>
      <w:bookmarkStart w:id="156" w:name="_Toc515451042"/>
      <w:bookmarkStart w:id="157" w:name="_Toc515451043"/>
      <w:bookmarkStart w:id="158" w:name="_Toc515451044"/>
      <w:bookmarkStart w:id="159" w:name="_Toc515451045"/>
      <w:bookmarkEnd w:id="156"/>
      <w:bookmarkEnd w:id="157"/>
      <w:bookmarkEnd w:id="158"/>
      <w:r>
        <w:lastRenderedPageBreak/>
        <w:t>Portal</w:t>
      </w:r>
      <w:r w:rsidR="001658E5">
        <w:t xml:space="preserve"> Menu</w:t>
      </w:r>
      <w:bookmarkEnd w:id="159"/>
    </w:p>
    <w:p w14:paraId="4E3DF848" w14:textId="5A2D9461" w:rsidR="001658E5" w:rsidRPr="008A78D3" w:rsidRDefault="001658E5" w:rsidP="001658E5">
      <w:pPr>
        <w:pStyle w:val="BodyText"/>
        <w:rPr>
          <w:sz w:val="22"/>
          <w:szCs w:val="22"/>
        </w:rPr>
      </w:pPr>
      <w:r w:rsidRPr="008A78D3">
        <w:rPr>
          <w:sz w:val="22"/>
          <w:szCs w:val="22"/>
        </w:rPr>
        <w:t xml:space="preserve">Each portal page </w:t>
      </w:r>
      <w:r w:rsidR="00F14EE9" w:rsidRPr="008A78D3">
        <w:rPr>
          <w:sz w:val="22"/>
          <w:szCs w:val="22"/>
        </w:rPr>
        <w:t xml:space="preserve">has a header </w:t>
      </w:r>
      <w:r w:rsidRPr="008A78D3">
        <w:rPr>
          <w:sz w:val="22"/>
          <w:szCs w:val="22"/>
        </w:rPr>
        <w:t>(highli</w:t>
      </w:r>
      <w:r w:rsidR="00F14EE9" w:rsidRPr="008A78D3">
        <w:rPr>
          <w:sz w:val="22"/>
          <w:szCs w:val="22"/>
        </w:rPr>
        <w:t xml:space="preserve">ghted in </w:t>
      </w:r>
      <w:r w:rsidR="00F14EE9" w:rsidRPr="008A78D3">
        <w:rPr>
          <w:color w:val="0000FF"/>
          <w:sz w:val="22"/>
          <w:szCs w:val="22"/>
          <w:u w:val="single"/>
        </w:rPr>
        <w:t>Figure 4</w:t>
      </w:r>
      <w:r w:rsidR="00F14EE9" w:rsidRPr="008A78D3">
        <w:rPr>
          <w:sz w:val="22"/>
          <w:szCs w:val="22"/>
        </w:rPr>
        <w:t>) that enables quick access to the following features:</w:t>
      </w:r>
    </w:p>
    <w:p w14:paraId="6D48A0EE" w14:textId="41A64B4B" w:rsidR="001658E5" w:rsidRPr="008A78D3" w:rsidRDefault="001658E5" w:rsidP="001658E5">
      <w:pPr>
        <w:pStyle w:val="BodyText"/>
        <w:numPr>
          <w:ilvl w:val="0"/>
          <w:numId w:val="31"/>
        </w:numPr>
        <w:rPr>
          <w:sz w:val="22"/>
          <w:szCs w:val="22"/>
        </w:rPr>
      </w:pPr>
      <w:r w:rsidRPr="008A78D3">
        <w:rPr>
          <w:sz w:val="22"/>
          <w:szCs w:val="22"/>
        </w:rPr>
        <w:t>Online Help</w:t>
      </w:r>
      <w:r w:rsidR="00A2766F" w:rsidRPr="008A78D3">
        <w:rPr>
          <w:sz w:val="22"/>
          <w:szCs w:val="22"/>
        </w:rPr>
        <w:t xml:space="preserve"> and FAQs</w:t>
      </w:r>
    </w:p>
    <w:p w14:paraId="6D54D316" w14:textId="1CD61851" w:rsidR="00A2766F" w:rsidRPr="008A78D3" w:rsidRDefault="00F14EE9" w:rsidP="001658E5">
      <w:pPr>
        <w:pStyle w:val="BodyText"/>
        <w:numPr>
          <w:ilvl w:val="0"/>
          <w:numId w:val="31"/>
        </w:numPr>
        <w:rPr>
          <w:sz w:val="22"/>
          <w:szCs w:val="22"/>
        </w:rPr>
      </w:pPr>
      <w:r w:rsidRPr="008A78D3">
        <w:rPr>
          <w:sz w:val="22"/>
          <w:szCs w:val="22"/>
        </w:rPr>
        <w:t xml:space="preserve">Contact </w:t>
      </w:r>
      <w:proofErr w:type="spellStart"/>
      <w:r w:rsidRPr="008A78D3">
        <w:rPr>
          <w:sz w:val="22"/>
          <w:szCs w:val="22"/>
        </w:rPr>
        <w:t>eBusiness</w:t>
      </w:r>
      <w:proofErr w:type="spellEnd"/>
      <w:r w:rsidRPr="008A78D3">
        <w:rPr>
          <w:sz w:val="22"/>
          <w:szCs w:val="22"/>
        </w:rPr>
        <w:t xml:space="preserve"> Solutions</w:t>
      </w:r>
      <w:r w:rsidR="00D54B24" w:rsidRPr="008A78D3">
        <w:rPr>
          <w:sz w:val="22"/>
          <w:szCs w:val="22"/>
        </w:rPr>
        <w:t xml:space="preserve"> (Contact Us)</w:t>
      </w:r>
    </w:p>
    <w:p w14:paraId="3D52B1D0" w14:textId="68E98AE8" w:rsidR="00A2766F" w:rsidRPr="008A78D3" w:rsidRDefault="00A2766F" w:rsidP="001658E5">
      <w:pPr>
        <w:pStyle w:val="BodyText"/>
        <w:numPr>
          <w:ilvl w:val="0"/>
          <w:numId w:val="31"/>
        </w:numPr>
        <w:rPr>
          <w:sz w:val="22"/>
          <w:szCs w:val="22"/>
        </w:rPr>
      </w:pPr>
      <w:proofErr w:type="spellStart"/>
      <w:r w:rsidRPr="008A78D3">
        <w:rPr>
          <w:sz w:val="22"/>
          <w:szCs w:val="22"/>
        </w:rPr>
        <w:t>eRevenue</w:t>
      </w:r>
      <w:proofErr w:type="spellEnd"/>
      <w:r w:rsidRPr="008A78D3">
        <w:rPr>
          <w:sz w:val="22"/>
          <w:szCs w:val="22"/>
        </w:rPr>
        <w:t xml:space="preserve"> Resources SharePoint Site</w:t>
      </w:r>
    </w:p>
    <w:p w14:paraId="3CFF327D" w14:textId="77777777" w:rsidR="008A78D3" w:rsidRDefault="008A78D3" w:rsidP="00F14EE9">
      <w:pPr>
        <w:pStyle w:val="InstructionalFooter"/>
        <w:ind w:left="60"/>
        <w:jc w:val="center"/>
      </w:pPr>
    </w:p>
    <w:p w14:paraId="6E466D74" w14:textId="3FC3A20C" w:rsidR="00F14EE9" w:rsidRDefault="00F14EE9" w:rsidP="00F14EE9">
      <w:pPr>
        <w:pStyle w:val="InstructionalFooter"/>
        <w:ind w:left="60"/>
        <w:jc w:val="center"/>
      </w:pPr>
      <w:r>
        <w:t>Figure 4 – MCCF EDI TAS Portal Header Links</w:t>
      </w:r>
    </w:p>
    <w:p w14:paraId="3633AB9E" w14:textId="5E7BB5FE" w:rsidR="00F14EE9" w:rsidRDefault="006D04D8" w:rsidP="006D04D8">
      <w:pPr>
        <w:pStyle w:val="BodyText"/>
        <w:ind w:left="60"/>
      </w:pPr>
      <w:r>
        <w:rPr>
          <w:noProof/>
        </w:rPr>
        <w:drawing>
          <wp:inline distT="0" distB="0" distL="0" distR="0" wp14:anchorId="4B01B47A" wp14:editId="058EB1D7">
            <wp:extent cx="5149970" cy="729615"/>
            <wp:effectExtent l="76200" t="76200" r="127000" b="127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49970" cy="729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B11DEE" w14:textId="77777777" w:rsidR="00D54B24" w:rsidRDefault="00D54B24" w:rsidP="001658E5">
      <w:pPr>
        <w:pStyle w:val="BodyText"/>
      </w:pPr>
    </w:p>
    <w:p w14:paraId="131141A8" w14:textId="7F871350" w:rsidR="001658E5" w:rsidRPr="008A78D3" w:rsidRDefault="00F14EE9" w:rsidP="001658E5">
      <w:pPr>
        <w:pStyle w:val="BodyText"/>
        <w:rPr>
          <w:sz w:val="22"/>
          <w:szCs w:val="22"/>
        </w:rPr>
      </w:pPr>
      <w:r w:rsidRPr="008A78D3">
        <w:rPr>
          <w:sz w:val="22"/>
          <w:szCs w:val="22"/>
        </w:rPr>
        <w:t xml:space="preserve">The following functions can be completed from the portal home page and/or Product pages (highlighted in </w:t>
      </w:r>
      <w:r w:rsidRPr="008A78D3">
        <w:rPr>
          <w:color w:val="0000FF"/>
          <w:sz w:val="22"/>
          <w:szCs w:val="22"/>
          <w:u w:val="single"/>
        </w:rPr>
        <w:t>Figure</w:t>
      </w:r>
      <w:r w:rsidR="003C7EF1" w:rsidRPr="008A78D3">
        <w:rPr>
          <w:color w:val="0000FF"/>
          <w:sz w:val="22"/>
          <w:szCs w:val="22"/>
          <w:u w:val="single"/>
        </w:rPr>
        <w:t>s</w:t>
      </w:r>
      <w:r w:rsidRPr="008A78D3">
        <w:rPr>
          <w:color w:val="0000FF"/>
          <w:sz w:val="22"/>
          <w:szCs w:val="22"/>
          <w:u w:val="single"/>
        </w:rPr>
        <w:t xml:space="preserve"> 5</w:t>
      </w:r>
      <w:r w:rsidR="003C7EF1" w:rsidRPr="008A78D3">
        <w:rPr>
          <w:color w:val="0000FF"/>
          <w:sz w:val="22"/>
          <w:szCs w:val="22"/>
          <w:u w:val="single"/>
        </w:rPr>
        <w:t xml:space="preserve">– </w:t>
      </w:r>
      <w:r w:rsidR="001268FF" w:rsidRPr="008A78D3">
        <w:rPr>
          <w:color w:val="0000FF"/>
          <w:sz w:val="22"/>
          <w:szCs w:val="22"/>
          <w:u w:val="single"/>
        </w:rPr>
        <w:t>9</w:t>
      </w:r>
      <w:r w:rsidRPr="008A78D3">
        <w:rPr>
          <w:sz w:val="22"/>
          <w:szCs w:val="22"/>
        </w:rPr>
        <w:t>):</w:t>
      </w:r>
    </w:p>
    <w:p w14:paraId="774BA017" w14:textId="5B5007FD" w:rsidR="00F14EE9" w:rsidRPr="008A78D3" w:rsidRDefault="003C7EF1" w:rsidP="00F14EE9">
      <w:pPr>
        <w:pStyle w:val="BodyText"/>
        <w:numPr>
          <w:ilvl w:val="0"/>
          <w:numId w:val="32"/>
        </w:numPr>
        <w:rPr>
          <w:sz w:val="22"/>
          <w:szCs w:val="22"/>
        </w:rPr>
      </w:pPr>
      <w:r w:rsidRPr="008A78D3">
        <w:rPr>
          <w:sz w:val="22"/>
          <w:szCs w:val="22"/>
        </w:rPr>
        <w:t>Access</w:t>
      </w:r>
      <w:r w:rsidR="00F14EE9" w:rsidRPr="008A78D3">
        <w:rPr>
          <w:sz w:val="22"/>
          <w:szCs w:val="22"/>
        </w:rPr>
        <w:t xml:space="preserve"> Product Pages</w:t>
      </w:r>
    </w:p>
    <w:p w14:paraId="124ED9CE" w14:textId="76066955" w:rsidR="00F14EE9" w:rsidRPr="008A78D3" w:rsidRDefault="00F14EE9" w:rsidP="00F14EE9">
      <w:pPr>
        <w:pStyle w:val="BodyText"/>
        <w:numPr>
          <w:ilvl w:val="0"/>
          <w:numId w:val="32"/>
        </w:numPr>
        <w:rPr>
          <w:sz w:val="22"/>
          <w:szCs w:val="22"/>
        </w:rPr>
      </w:pPr>
      <w:r w:rsidRPr="008A78D3">
        <w:rPr>
          <w:sz w:val="22"/>
          <w:szCs w:val="22"/>
        </w:rPr>
        <w:t xml:space="preserve">Return to the </w:t>
      </w:r>
      <w:proofErr w:type="spellStart"/>
      <w:r w:rsidRPr="008A78D3">
        <w:rPr>
          <w:sz w:val="22"/>
          <w:szCs w:val="22"/>
        </w:rPr>
        <w:t>eBusiness</w:t>
      </w:r>
      <w:proofErr w:type="spellEnd"/>
      <w:r w:rsidRPr="008A78D3">
        <w:rPr>
          <w:sz w:val="22"/>
          <w:szCs w:val="22"/>
        </w:rPr>
        <w:t xml:space="preserve"> Solutions Home Page</w:t>
      </w:r>
    </w:p>
    <w:p w14:paraId="58D98ADE" w14:textId="2CB13998" w:rsidR="00F14EE9" w:rsidRPr="008A78D3" w:rsidRDefault="00F14EE9" w:rsidP="00F14EE9">
      <w:pPr>
        <w:pStyle w:val="BodyText"/>
        <w:numPr>
          <w:ilvl w:val="0"/>
          <w:numId w:val="32"/>
        </w:numPr>
        <w:rPr>
          <w:sz w:val="22"/>
          <w:szCs w:val="22"/>
        </w:rPr>
      </w:pPr>
      <w:r w:rsidRPr="008A78D3">
        <w:rPr>
          <w:sz w:val="22"/>
          <w:szCs w:val="22"/>
        </w:rPr>
        <w:t xml:space="preserve">Perform </w:t>
      </w:r>
      <w:proofErr w:type="spellStart"/>
      <w:r w:rsidRPr="008A78D3">
        <w:rPr>
          <w:sz w:val="22"/>
          <w:szCs w:val="22"/>
        </w:rPr>
        <w:t>Sitewide</w:t>
      </w:r>
      <w:proofErr w:type="spellEnd"/>
      <w:r w:rsidRPr="008A78D3">
        <w:rPr>
          <w:sz w:val="22"/>
          <w:szCs w:val="22"/>
        </w:rPr>
        <w:t xml:space="preserve"> Search</w:t>
      </w:r>
    </w:p>
    <w:p w14:paraId="56534789" w14:textId="0BA87693" w:rsidR="00F14EE9" w:rsidRPr="008A78D3" w:rsidRDefault="00F14EE9" w:rsidP="00F14EE9">
      <w:pPr>
        <w:pStyle w:val="BodyText"/>
        <w:numPr>
          <w:ilvl w:val="0"/>
          <w:numId w:val="32"/>
        </w:numPr>
        <w:rPr>
          <w:sz w:val="22"/>
          <w:szCs w:val="22"/>
        </w:rPr>
      </w:pPr>
      <w:r w:rsidRPr="008A78D3">
        <w:rPr>
          <w:sz w:val="22"/>
          <w:szCs w:val="22"/>
        </w:rPr>
        <w:t xml:space="preserve">View News/Announcements, and Alerts/Updates </w:t>
      </w:r>
    </w:p>
    <w:p w14:paraId="29552D5E" w14:textId="5A3BDE5A" w:rsidR="00F14EE9" w:rsidRPr="008A78D3" w:rsidRDefault="00F14EE9" w:rsidP="00F14EE9">
      <w:pPr>
        <w:pStyle w:val="BodyText"/>
        <w:numPr>
          <w:ilvl w:val="0"/>
          <w:numId w:val="32"/>
        </w:numPr>
        <w:rPr>
          <w:sz w:val="22"/>
          <w:szCs w:val="22"/>
        </w:rPr>
      </w:pPr>
      <w:r w:rsidRPr="008A78D3">
        <w:rPr>
          <w:sz w:val="22"/>
          <w:szCs w:val="22"/>
        </w:rPr>
        <w:t>Search Contacts</w:t>
      </w:r>
    </w:p>
    <w:p w14:paraId="5AA3DC60" w14:textId="77777777" w:rsidR="003C7EF1" w:rsidRDefault="003C7EF1" w:rsidP="002B3437">
      <w:pPr>
        <w:pStyle w:val="InstructionalFooter"/>
        <w:jc w:val="center"/>
      </w:pPr>
    </w:p>
    <w:p w14:paraId="72CF686D" w14:textId="113721A7" w:rsidR="002B3437" w:rsidRDefault="002B3437" w:rsidP="002B3437">
      <w:pPr>
        <w:pStyle w:val="InstructionalFooter"/>
        <w:jc w:val="center"/>
      </w:pPr>
      <w:r>
        <w:t>Figure 5 – More MCCF EDI TAS Portal Functionality</w:t>
      </w:r>
      <w:r w:rsidR="003C7EF1">
        <w:t xml:space="preserve"> – Access Product Pages</w:t>
      </w:r>
    </w:p>
    <w:p w14:paraId="137E4908" w14:textId="42632190" w:rsidR="007D4A96" w:rsidRDefault="003B79F2" w:rsidP="001268FF">
      <w:pPr>
        <w:pStyle w:val="BodyText"/>
        <w:ind w:left="67"/>
        <w:jc w:val="center"/>
      </w:pPr>
      <w:r>
        <w:rPr>
          <w:noProof/>
        </w:rPr>
        <w:drawing>
          <wp:inline distT="0" distB="0" distL="0" distR="0" wp14:anchorId="700B5DA9" wp14:editId="6FFFCB92">
            <wp:extent cx="5469147" cy="1075960"/>
            <wp:effectExtent l="76200" t="76200" r="132080" b="1244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7460" cy="1077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CB139" w14:textId="77777777" w:rsidR="003C7EF1" w:rsidRDefault="003C7EF1" w:rsidP="00D15C6F">
      <w:pPr>
        <w:pStyle w:val="BodyText"/>
        <w:ind w:left="67"/>
      </w:pPr>
    </w:p>
    <w:p w14:paraId="46958818" w14:textId="77777777" w:rsidR="00E0432D" w:rsidRDefault="00E0432D" w:rsidP="003C7EF1">
      <w:pPr>
        <w:pStyle w:val="InstructionalFooter"/>
        <w:jc w:val="center"/>
        <w:rPr>
          <w:ins w:id="160" w:author="Dodson, Carol J. (Leidos)" w:date="2018-05-30T09:36:00Z"/>
        </w:rPr>
      </w:pPr>
    </w:p>
    <w:p w14:paraId="7192E498" w14:textId="77777777" w:rsidR="00E0432D" w:rsidRDefault="00E0432D" w:rsidP="003C7EF1">
      <w:pPr>
        <w:pStyle w:val="InstructionalFooter"/>
        <w:jc w:val="center"/>
        <w:rPr>
          <w:ins w:id="161" w:author="Dodson, Carol J. (Leidos)" w:date="2018-05-30T09:36:00Z"/>
        </w:rPr>
      </w:pPr>
    </w:p>
    <w:p w14:paraId="2B58A04B" w14:textId="77777777" w:rsidR="00E0432D" w:rsidRDefault="00E0432D" w:rsidP="003C7EF1">
      <w:pPr>
        <w:pStyle w:val="InstructionalFooter"/>
        <w:jc w:val="center"/>
        <w:rPr>
          <w:ins w:id="162" w:author="Dodson, Carol J. (Leidos)" w:date="2018-05-30T09:36:00Z"/>
        </w:rPr>
      </w:pPr>
    </w:p>
    <w:p w14:paraId="020A2781" w14:textId="77777777" w:rsidR="00E0432D" w:rsidRDefault="00E0432D" w:rsidP="003C7EF1">
      <w:pPr>
        <w:pStyle w:val="InstructionalFooter"/>
        <w:jc w:val="center"/>
        <w:rPr>
          <w:ins w:id="163" w:author="Dodson, Carol J. (Leidos)" w:date="2018-05-30T09:36:00Z"/>
        </w:rPr>
      </w:pPr>
    </w:p>
    <w:p w14:paraId="5A9A3390" w14:textId="77777777" w:rsidR="00E0432D" w:rsidRDefault="00E0432D" w:rsidP="003C7EF1">
      <w:pPr>
        <w:pStyle w:val="InstructionalFooter"/>
        <w:jc w:val="center"/>
        <w:rPr>
          <w:ins w:id="164" w:author="Dodson, Carol J. (Leidos)" w:date="2018-05-30T09:36:00Z"/>
        </w:rPr>
      </w:pPr>
    </w:p>
    <w:p w14:paraId="2E8E0BE0" w14:textId="30383197" w:rsidR="003C7EF1" w:rsidRDefault="003C7EF1" w:rsidP="003C7EF1">
      <w:pPr>
        <w:pStyle w:val="InstructionalFooter"/>
        <w:jc w:val="center"/>
      </w:pPr>
      <w:r>
        <w:t>Figure</w:t>
      </w:r>
      <w:r w:rsidR="001268FF">
        <w:t xml:space="preserve"> 6</w:t>
      </w:r>
      <w:r>
        <w:t xml:space="preserve"> – More MCCF EDI TAS Portal Functionality – Return to </w:t>
      </w:r>
      <w:proofErr w:type="spellStart"/>
      <w:r>
        <w:t>eBusiness</w:t>
      </w:r>
      <w:proofErr w:type="spellEnd"/>
      <w:r>
        <w:t xml:space="preserve"> Solutions Home Page</w:t>
      </w:r>
    </w:p>
    <w:p w14:paraId="6757442F" w14:textId="77777777" w:rsidR="003C7EF1" w:rsidRDefault="003C7EF1" w:rsidP="003C7EF1">
      <w:pPr>
        <w:pStyle w:val="Footer"/>
      </w:pPr>
    </w:p>
    <w:p w14:paraId="34CB9A38" w14:textId="40F6B694" w:rsidR="003C7EF1" w:rsidRDefault="003C7EF1" w:rsidP="003C7EF1">
      <w:pPr>
        <w:pStyle w:val="Footer"/>
      </w:pPr>
    </w:p>
    <w:p w14:paraId="6685C8A7" w14:textId="77777777" w:rsidR="003B79F2" w:rsidRDefault="003B79F2" w:rsidP="003C7EF1">
      <w:pPr>
        <w:pStyle w:val="Footer"/>
      </w:pPr>
    </w:p>
    <w:p w14:paraId="356FAE92" w14:textId="35215F6B" w:rsidR="003B79F2" w:rsidRDefault="003B79F2" w:rsidP="003C7EF1">
      <w:pPr>
        <w:pStyle w:val="Footer"/>
      </w:pPr>
      <w:r>
        <w:rPr>
          <w:noProof/>
        </w:rPr>
        <w:lastRenderedPageBreak/>
        <w:drawing>
          <wp:inline distT="0" distB="0" distL="0" distR="0" wp14:anchorId="2B550F12" wp14:editId="75BAC2F4">
            <wp:extent cx="5443266" cy="1216324"/>
            <wp:effectExtent l="76200" t="76200" r="138430" b="136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3413" cy="1220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88F334" w14:textId="77777777" w:rsidR="003B79F2" w:rsidRDefault="003B79F2" w:rsidP="003C7EF1">
      <w:pPr>
        <w:pStyle w:val="Footer"/>
      </w:pPr>
    </w:p>
    <w:p w14:paraId="58E6D566" w14:textId="77777777" w:rsidR="003B79F2" w:rsidRDefault="003B79F2" w:rsidP="003C7EF1">
      <w:pPr>
        <w:pStyle w:val="Footer"/>
      </w:pPr>
    </w:p>
    <w:p w14:paraId="2A959D25" w14:textId="77777777" w:rsidR="003B79F2" w:rsidRDefault="003B79F2" w:rsidP="003C7EF1">
      <w:pPr>
        <w:pStyle w:val="Footer"/>
      </w:pPr>
    </w:p>
    <w:p w14:paraId="48BA6E48" w14:textId="77777777" w:rsidR="003B79F2" w:rsidRPr="003C7EF1" w:rsidRDefault="003B79F2" w:rsidP="003C7EF1">
      <w:pPr>
        <w:pStyle w:val="Footer"/>
      </w:pPr>
    </w:p>
    <w:p w14:paraId="7F0B4D9E" w14:textId="77777777" w:rsidR="003C7EF1" w:rsidRDefault="003C7EF1" w:rsidP="003C7EF1">
      <w:pPr>
        <w:pStyle w:val="InstructionalFooter"/>
        <w:jc w:val="center"/>
      </w:pPr>
    </w:p>
    <w:p w14:paraId="1077AFE7" w14:textId="2289484E" w:rsidR="003C7EF1" w:rsidRDefault="003C7EF1" w:rsidP="003C7EF1">
      <w:pPr>
        <w:pStyle w:val="InstructionalFooter"/>
        <w:jc w:val="center"/>
      </w:pPr>
      <w:r>
        <w:t xml:space="preserve">Figure </w:t>
      </w:r>
      <w:r w:rsidR="001268FF">
        <w:t>7</w:t>
      </w:r>
      <w:r>
        <w:t xml:space="preserve"> – More MCCF EDI TAS Portal Functionality – Perform </w:t>
      </w:r>
      <w:proofErr w:type="spellStart"/>
      <w:r>
        <w:t>Sitewide</w:t>
      </w:r>
      <w:proofErr w:type="spellEnd"/>
      <w:r>
        <w:t xml:space="preserve"> Search</w:t>
      </w:r>
    </w:p>
    <w:p w14:paraId="19AB3AB8" w14:textId="77777777" w:rsidR="003C7EF1" w:rsidRPr="003C7EF1" w:rsidRDefault="003C7EF1" w:rsidP="003C7EF1">
      <w:pPr>
        <w:pStyle w:val="Footer"/>
      </w:pPr>
    </w:p>
    <w:p w14:paraId="6EC479C4" w14:textId="2D296D6B" w:rsidR="007D4A96" w:rsidRDefault="008D6BFB" w:rsidP="00D15C6F">
      <w:pPr>
        <w:pStyle w:val="BodyText"/>
        <w:ind w:left="67"/>
      </w:pPr>
      <w:r w:rsidRPr="008D6BFB">
        <w:rPr>
          <w:noProof/>
        </w:rPr>
        <w:drawing>
          <wp:anchor distT="0" distB="0" distL="114300" distR="114300" simplePos="0" relativeHeight="251662336" behindDoc="0" locked="0" layoutInCell="1" allowOverlap="1" wp14:anchorId="71D29CF8" wp14:editId="3E13BB93">
            <wp:simplePos x="0" y="0"/>
            <wp:positionH relativeFrom="column">
              <wp:posOffset>112143</wp:posOffset>
            </wp:positionH>
            <wp:positionV relativeFrom="paragraph">
              <wp:posOffset>200468</wp:posOffset>
            </wp:positionV>
            <wp:extent cx="5400136" cy="1017682"/>
            <wp:effectExtent l="76200" t="76200" r="124460" b="12573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8" cy="1017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pic:spPr>
                </pic:pic>
              </a:graphicData>
            </a:graphic>
            <wp14:sizeRelH relativeFrom="margin">
              <wp14:pctWidth>0</wp14:pctWidth>
            </wp14:sizeRelH>
            <wp14:sizeRelV relativeFrom="margin">
              <wp14:pctHeight>0</wp14:pctHeight>
            </wp14:sizeRelV>
          </wp:anchor>
        </w:drawing>
      </w:r>
    </w:p>
    <w:p w14:paraId="6AAD2838" w14:textId="29576D40" w:rsidR="00870933" w:rsidRDefault="008D6BFB" w:rsidP="00D15C6F">
      <w:pPr>
        <w:pStyle w:val="BodyText"/>
        <w:ind w:left="67"/>
      </w:pPr>
      <w:r w:rsidRPr="008D6BFB">
        <w:rPr>
          <w:noProof/>
        </w:rPr>
        <mc:AlternateContent>
          <mc:Choice Requires="wps">
            <w:drawing>
              <wp:anchor distT="0" distB="0" distL="114300" distR="114300" simplePos="0" relativeHeight="251663360" behindDoc="0" locked="0" layoutInCell="1" allowOverlap="1" wp14:anchorId="2C94C4B0" wp14:editId="00025F06">
                <wp:simplePos x="0" y="0"/>
                <wp:positionH relativeFrom="column">
                  <wp:posOffset>3528635</wp:posOffset>
                </wp:positionH>
                <wp:positionV relativeFrom="paragraph">
                  <wp:posOffset>724535</wp:posOffset>
                </wp:positionV>
                <wp:extent cx="685800" cy="0"/>
                <wp:effectExtent l="0" t="76200" r="19050" b="114300"/>
                <wp:wrapNone/>
                <wp:docPr id="10" name="Straight Arrow Connector 9"/>
                <wp:cNvGraphicFramePr/>
                <a:graphic xmlns:a="http://schemas.openxmlformats.org/drawingml/2006/main">
                  <a:graphicData uri="http://schemas.microsoft.com/office/word/2010/wordprocessingShape">
                    <wps:wsp>
                      <wps:cNvCnPr/>
                      <wps:spPr>
                        <a:xfrm>
                          <a:off x="0" y="0"/>
                          <a:ext cx="685800" cy="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277.85pt;margin-top:57.05pt;width:5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" strokecolor="red" strokeweight="2pt">
                <v:stroke endarrow="open"/>
              </v:shape>
            </w:pict>
          </mc:Fallback>
        </mc:AlternateContent>
      </w:r>
    </w:p>
    <w:p w14:paraId="3B449068" w14:textId="77777777" w:rsidR="00870933" w:rsidRDefault="00870933" w:rsidP="00870933">
      <w:pPr>
        <w:pStyle w:val="InstructionalFooter"/>
        <w:jc w:val="center"/>
        <w:sectPr w:rsidR="00870933" w:rsidSect="005577B5">
          <w:pgSz w:w="12240" w:h="15840" w:code="1"/>
          <w:pgMar w:top="1440" w:right="1440" w:bottom="1440" w:left="1440" w:header="720" w:footer="720" w:gutter="0"/>
          <w:pgNumType w:start="1"/>
          <w:cols w:space="720"/>
          <w:docGrid w:linePitch="360"/>
        </w:sectPr>
      </w:pPr>
    </w:p>
    <w:p w14:paraId="26E0FC94" w14:textId="426EF371" w:rsidR="00870933" w:rsidRDefault="00870933" w:rsidP="00870933">
      <w:pPr>
        <w:pStyle w:val="InstructionalFooter"/>
        <w:jc w:val="center"/>
      </w:pPr>
      <w:r>
        <w:lastRenderedPageBreak/>
        <w:t xml:space="preserve">Figure </w:t>
      </w:r>
      <w:r w:rsidR="001268FF">
        <w:t>8</w:t>
      </w:r>
      <w:r>
        <w:t xml:space="preserve"> – More MCCF EDI TAS Portal Functionality – View News/Announcements and Alerts/Updates</w:t>
      </w:r>
    </w:p>
    <w:p w14:paraId="19D5411A" w14:textId="31600295" w:rsidR="00870933" w:rsidRDefault="008D6BFB" w:rsidP="00D15C6F">
      <w:pPr>
        <w:pStyle w:val="BodyText"/>
        <w:ind w:left="67"/>
      </w:pPr>
      <w:r>
        <w:rPr>
          <w:noProof/>
        </w:rPr>
        <mc:AlternateContent>
          <mc:Choice Requires="wps">
            <w:drawing>
              <wp:anchor distT="0" distB="0" distL="114300" distR="114300" simplePos="0" relativeHeight="251664384" behindDoc="0" locked="0" layoutInCell="1" allowOverlap="1" wp14:anchorId="4B4FD071" wp14:editId="327DB081">
                <wp:simplePos x="0" y="0"/>
                <wp:positionH relativeFrom="column">
                  <wp:posOffset>595103</wp:posOffset>
                </wp:positionH>
                <wp:positionV relativeFrom="paragraph">
                  <wp:posOffset>1596438</wp:posOffset>
                </wp:positionV>
                <wp:extent cx="8627" cy="776377"/>
                <wp:effectExtent l="95250" t="38100" r="67945" b="62230"/>
                <wp:wrapNone/>
                <wp:docPr id="24" name="Straight Arrow Connector 24"/>
                <wp:cNvGraphicFramePr/>
                <a:graphic xmlns:a="http://schemas.openxmlformats.org/drawingml/2006/main">
                  <a:graphicData uri="http://schemas.microsoft.com/office/word/2010/wordprocessingShape">
                    <wps:wsp>
                      <wps:cNvCnPr/>
                      <wps:spPr>
                        <a:xfrm flipH="1">
                          <a:off x="0" y="0"/>
                          <a:ext cx="8627" cy="776377"/>
                        </a:xfrm>
                        <a:prstGeom prst="straightConnector1">
                          <a:avLst/>
                        </a:prstGeom>
                        <a:ln w="25400">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46.85pt;margin-top:125.7pt;width:.7pt;height:61.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" strokecolor="red" strokeweight="2pt">
                <v:stroke startarrow="open" endarrow="open"/>
              </v:shape>
            </w:pict>
          </mc:Fallback>
        </mc:AlternateContent>
      </w:r>
      <w:r w:rsidR="001268FF">
        <w:rPr>
          <w:noProof/>
        </w:rPr>
        <w:drawing>
          <wp:inline distT="0" distB="0" distL="0" distR="0" wp14:anchorId="6B542FC0" wp14:editId="7EADC767">
            <wp:extent cx="5598544" cy="3666227"/>
            <wp:effectExtent l="76200" t="76200" r="135890" b="1250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98946" cy="366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43F5A6" w14:textId="77777777" w:rsidR="00DA19E1" w:rsidRDefault="00DA19E1" w:rsidP="00DA19E1">
      <w:pPr>
        <w:pStyle w:val="InstructionalFooter"/>
        <w:jc w:val="center"/>
      </w:pPr>
    </w:p>
    <w:p w14:paraId="1C8A6BDC" w14:textId="77777777" w:rsidR="00E0432D" w:rsidRDefault="00E0432D">
      <w:pPr>
        <w:rPr>
          <w:ins w:id="165" w:author="Dodson, Carol J. (Leidos)" w:date="2018-05-30T09:37:00Z"/>
          <w:rFonts w:cs="Tahoma"/>
          <w:i/>
          <w:color w:val="0000FF"/>
          <w:sz w:val="20"/>
          <w:szCs w:val="16"/>
        </w:rPr>
      </w:pPr>
      <w:ins w:id="166" w:author="Dodson, Carol J. (Leidos)" w:date="2018-05-30T09:37:00Z">
        <w:r>
          <w:br w:type="page"/>
        </w:r>
      </w:ins>
    </w:p>
    <w:p w14:paraId="1BF58D8C" w14:textId="68B901E4" w:rsidR="00DA19E1" w:rsidRDefault="00DA19E1" w:rsidP="00DA19E1">
      <w:pPr>
        <w:pStyle w:val="InstructionalFooter"/>
        <w:jc w:val="center"/>
      </w:pPr>
      <w:r>
        <w:lastRenderedPageBreak/>
        <w:t xml:space="preserve">Figure </w:t>
      </w:r>
      <w:r w:rsidR="001268FF">
        <w:t>9</w:t>
      </w:r>
      <w:r>
        <w:t xml:space="preserve"> – More MCCF EDI TAS Portal Functionality – Search Contacts</w:t>
      </w:r>
    </w:p>
    <w:p w14:paraId="252F50F9" w14:textId="10AEEA35" w:rsidR="00870933" w:rsidRDefault="00870933" w:rsidP="00D15C6F">
      <w:pPr>
        <w:pStyle w:val="BodyText"/>
        <w:ind w:left="67"/>
      </w:pPr>
    </w:p>
    <w:p w14:paraId="234221B9" w14:textId="5E5444FC" w:rsidR="00870933" w:rsidRDefault="008D6BFB" w:rsidP="00D15C6F">
      <w:pPr>
        <w:pStyle w:val="BodyText"/>
        <w:ind w:left="67"/>
      </w:pPr>
      <w:r>
        <w:rPr>
          <w:noProof/>
        </w:rPr>
        <mc:AlternateContent>
          <mc:Choice Requires="wps">
            <w:drawing>
              <wp:anchor distT="0" distB="0" distL="114300" distR="114300" simplePos="0" relativeHeight="251667456" behindDoc="0" locked="0" layoutInCell="1" allowOverlap="1" wp14:anchorId="05FF8F62" wp14:editId="6CE42822">
                <wp:simplePos x="0" y="0"/>
                <wp:positionH relativeFrom="column">
                  <wp:posOffset>4761781</wp:posOffset>
                </wp:positionH>
                <wp:positionV relativeFrom="paragraph">
                  <wp:posOffset>1354347</wp:posOffset>
                </wp:positionV>
                <wp:extent cx="594996" cy="250166"/>
                <wp:effectExtent l="38100" t="0" r="14605" b="74295"/>
                <wp:wrapNone/>
                <wp:docPr id="26" name="Straight Arrow Connector 26"/>
                <wp:cNvGraphicFramePr/>
                <a:graphic xmlns:a="http://schemas.openxmlformats.org/drawingml/2006/main">
                  <a:graphicData uri="http://schemas.microsoft.com/office/word/2010/wordprocessingShape">
                    <wps:wsp>
                      <wps:cNvCnPr/>
                      <wps:spPr>
                        <a:xfrm flipH="1">
                          <a:off x="0" y="0"/>
                          <a:ext cx="594996" cy="250166"/>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374.95pt;margin-top:106.65pt;width:46.85pt;height:19.7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" strokecolor="red" strokeweight="1.75pt">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67BB4E94" wp14:editId="61E75278">
                <wp:simplePos x="0" y="0"/>
                <wp:positionH relativeFrom="column">
                  <wp:posOffset>4622800</wp:posOffset>
                </wp:positionH>
                <wp:positionV relativeFrom="paragraph">
                  <wp:posOffset>1353820</wp:posOffset>
                </wp:positionV>
                <wp:extent cx="741680" cy="0"/>
                <wp:effectExtent l="38100" t="76200" r="0" b="114300"/>
                <wp:wrapNone/>
                <wp:docPr id="25" name="Straight Arrow Connector 25"/>
                <wp:cNvGraphicFramePr/>
                <a:graphic xmlns:a="http://schemas.openxmlformats.org/drawingml/2006/main">
                  <a:graphicData uri="http://schemas.microsoft.com/office/word/2010/wordprocessingShape">
                    <wps:wsp>
                      <wps:cNvCnPr/>
                      <wps:spPr>
                        <a:xfrm flipH="1">
                          <a:off x="0" y="0"/>
                          <a:ext cx="741680" cy="0"/>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364pt;margin-top:106.6pt;width:58.4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" strokecolor="red" strokeweight="1.75pt">
                <v:stroke endarrow="open"/>
              </v:shape>
            </w:pict>
          </mc:Fallback>
        </mc:AlternateContent>
      </w:r>
      <w:r w:rsidR="001268FF">
        <w:rPr>
          <w:noProof/>
        </w:rPr>
        <w:drawing>
          <wp:inline distT="0" distB="0" distL="0" distR="0" wp14:anchorId="04D11664" wp14:editId="3E9636E8">
            <wp:extent cx="5417389" cy="3666227"/>
            <wp:effectExtent l="76200" t="76200" r="126365"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17778" cy="366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AB37D6" w14:textId="7D02AFAC" w:rsidR="007B26EB" w:rsidRDefault="00FE5240" w:rsidP="007B26EB">
      <w:pPr>
        <w:pStyle w:val="Heading3"/>
      </w:pPr>
      <w:bookmarkStart w:id="167" w:name="_Toc515451046"/>
      <w:r>
        <w:t>Accessing</w:t>
      </w:r>
      <w:r w:rsidR="00D54B24">
        <w:t xml:space="preserve"> Product Pages</w:t>
      </w:r>
      <w:bookmarkEnd w:id="167"/>
    </w:p>
    <w:p w14:paraId="602329C2" w14:textId="05589D35" w:rsidR="007B26EB" w:rsidRPr="008A78D3" w:rsidRDefault="00B64F86" w:rsidP="00D15C6F">
      <w:pPr>
        <w:pStyle w:val="BodyText"/>
        <w:ind w:left="67"/>
        <w:rPr>
          <w:sz w:val="22"/>
          <w:szCs w:val="22"/>
        </w:rPr>
      </w:pPr>
      <w:r w:rsidRPr="008A78D3">
        <w:rPr>
          <w:sz w:val="22"/>
          <w:szCs w:val="22"/>
        </w:rPr>
        <w:t xml:space="preserve">The Product Pages are accessible by selecting a Product Page link in the navigation bar section of the GUI. </w:t>
      </w:r>
      <w:r w:rsidR="00BE27E7" w:rsidRPr="008A78D3">
        <w:rPr>
          <w:sz w:val="22"/>
          <w:szCs w:val="22"/>
        </w:rPr>
        <w:t>When the Product Page is accessed, the Product Home Page is displayed (</w:t>
      </w:r>
      <w:r w:rsidR="00D934D5" w:rsidRPr="008A78D3">
        <w:rPr>
          <w:color w:val="0000FF"/>
          <w:sz w:val="22"/>
          <w:szCs w:val="22"/>
          <w:u w:val="single"/>
        </w:rPr>
        <w:t>Figure</w:t>
      </w:r>
      <w:r w:rsidR="008A78D3">
        <w:rPr>
          <w:color w:val="0000FF"/>
          <w:sz w:val="22"/>
          <w:szCs w:val="22"/>
          <w:u w:val="single"/>
        </w:rPr>
        <w:t>s</w:t>
      </w:r>
      <w:r w:rsidR="00D934D5" w:rsidRPr="008A78D3">
        <w:rPr>
          <w:color w:val="0000FF"/>
          <w:sz w:val="22"/>
          <w:szCs w:val="22"/>
          <w:u w:val="single"/>
        </w:rPr>
        <w:t xml:space="preserve"> </w:t>
      </w:r>
      <w:r w:rsidR="008D6BFB" w:rsidRPr="008A78D3">
        <w:rPr>
          <w:color w:val="0000FF"/>
          <w:sz w:val="22"/>
          <w:szCs w:val="22"/>
          <w:u w:val="single"/>
        </w:rPr>
        <w:t>10</w:t>
      </w:r>
      <w:r w:rsidR="008A78D3">
        <w:rPr>
          <w:color w:val="0000FF"/>
          <w:sz w:val="22"/>
          <w:szCs w:val="22"/>
          <w:u w:val="single"/>
        </w:rPr>
        <w:t>-16</w:t>
      </w:r>
      <w:r w:rsidR="00BE27E7" w:rsidRPr="008A78D3">
        <w:rPr>
          <w:sz w:val="22"/>
          <w:szCs w:val="22"/>
        </w:rPr>
        <w:t>)</w:t>
      </w:r>
      <w:ins w:id="168" w:author="Dodson, Carol J. (Leidos)" w:date="2018-05-30T09:37:00Z">
        <w:r w:rsidR="00E0432D">
          <w:rPr>
            <w:sz w:val="22"/>
            <w:szCs w:val="22"/>
          </w:rPr>
          <w:t>.</w:t>
        </w:r>
      </w:ins>
    </w:p>
    <w:p w14:paraId="36141373" w14:textId="6A85C160" w:rsidR="00BE27E7" w:rsidRPr="008A78D3" w:rsidRDefault="00BE27E7" w:rsidP="00BE27E7">
      <w:pPr>
        <w:pStyle w:val="BodyText"/>
        <w:numPr>
          <w:ilvl w:val="0"/>
          <w:numId w:val="38"/>
        </w:numPr>
        <w:rPr>
          <w:sz w:val="22"/>
          <w:szCs w:val="22"/>
        </w:rPr>
      </w:pPr>
      <w:r w:rsidRPr="008A78D3">
        <w:rPr>
          <w:sz w:val="22"/>
          <w:szCs w:val="22"/>
        </w:rPr>
        <w:t xml:space="preserve">From the </w:t>
      </w:r>
      <w:proofErr w:type="spellStart"/>
      <w:r w:rsidRPr="008A78D3">
        <w:rPr>
          <w:sz w:val="22"/>
          <w:szCs w:val="22"/>
        </w:rPr>
        <w:t>eBusiness</w:t>
      </w:r>
      <w:proofErr w:type="spellEnd"/>
      <w:r w:rsidRPr="008A78D3">
        <w:rPr>
          <w:sz w:val="22"/>
          <w:szCs w:val="22"/>
        </w:rPr>
        <w:t xml:space="preserve"> Solutions Home Page select any of the Product Page links from the navigation bar</w:t>
      </w:r>
      <w:ins w:id="169" w:author="Dodson, Carol J. (Leidos)" w:date="2018-05-30T09:57:00Z">
        <w:r w:rsidR="00FB4A70">
          <w:rPr>
            <w:sz w:val="22"/>
            <w:szCs w:val="22"/>
          </w:rPr>
          <w:t>.</w:t>
        </w:r>
      </w:ins>
    </w:p>
    <w:p w14:paraId="49D07CEA" w14:textId="28587657" w:rsidR="00BE27E7" w:rsidRPr="008A78D3" w:rsidRDefault="00BE27E7" w:rsidP="00BE27E7">
      <w:pPr>
        <w:pStyle w:val="BodyText"/>
        <w:numPr>
          <w:ilvl w:val="0"/>
          <w:numId w:val="38"/>
        </w:numPr>
        <w:rPr>
          <w:sz w:val="22"/>
          <w:szCs w:val="22"/>
        </w:rPr>
      </w:pPr>
      <w:r w:rsidRPr="008A78D3">
        <w:rPr>
          <w:sz w:val="22"/>
          <w:szCs w:val="22"/>
        </w:rPr>
        <w:t>The system will display the Home Page of the selected Product Area</w:t>
      </w:r>
      <w:ins w:id="170" w:author="Dodson, Carol J. (Leidos)" w:date="2018-05-30T09:57:00Z">
        <w:r w:rsidR="00FB4A70">
          <w:rPr>
            <w:sz w:val="22"/>
            <w:szCs w:val="22"/>
          </w:rPr>
          <w:t>.</w:t>
        </w:r>
      </w:ins>
    </w:p>
    <w:p w14:paraId="46248513" w14:textId="77777777" w:rsidR="008D6BFB" w:rsidRDefault="008D6BFB" w:rsidP="008D6BFB">
      <w:pPr>
        <w:pStyle w:val="InstructionalFooter"/>
        <w:ind w:left="720"/>
        <w:jc w:val="center"/>
      </w:pPr>
    </w:p>
    <w:p w14:paraId="45AA5784" w14:textId="77777777" w:rsidR="00E0432D" w:rsidRDefault="00E0432D">
      <w:pPr>
        <w:rPr>
          <w:ins w:id="171" w:author="Dodson, Carol J. (Leidos)" w:date="2018-05-30T09:37:00Z"/>
          <w:rFonts w:cs="Tahoma"/>
          <w:i/>
          <w:color w:val="0000FF"/>
          <w:sz w:val="20"/>
          <w:szCs w:val="16"/>
        </w:rPr>
      </w:pPr>
      <w:ins w:id="172" w:author="Dodson, Carol J. (Leidos)" w:date="2018-05-30T09:37:00Z">
        <w:r>
          <w:br w:type="page"/>
        </w:r>
      </w:ins>
    </w:p>
    <w:p w14:paraId="311D2516" w14:textId="3393BC44" w:rsidR="008D6BFB" w:rsidRDefault="008D6BFB" w:rsidP="008D6BFB">
      <w:pPr>
        <w:pStyle w:val="InstructionalFooter"/>
        <w:ind w:left="720"/>
        <w:jc w:val="center"/>
      </w:pPr>
      <w:r>
        <w:lastRenderedPageBreak/>
        <w:t xml:space="preserve">Figure 10 – </w:t>
      </w:r>
      <w:proofErr w:type="spellStart"/>
      <w:r>
        <w:t>eInsurance</w:t>
      </w:r>
      <w:proofErr w:type="spellEnd"/>
      <w:r>
        <w:t xml:space="preserve"> Home Page</w:t>
      </w:r>
    </w:p>
    <w:p w14:paraId="7E0183D1" w14:textId="7BE6095B" w:rsidR="00BE27E7" w:rsidRDefault="00F41148" w:rsidP="00BE27E7">
      <w:pPr>
        <w:pStyle w:val="BodyText"/>
      </w:pPr>
      <w:r>
        <w:rPr>
          <w:noProof/>
        </w:rPr>
        <mc:AlternateContent>
          <mc:Choice Requires="wps">
            <w:drawing>
              <wp:anchor distT="0" distB="0" distL="114300" distR="114300" simplePos="0" relativeHeight="251668480" behindDoc="0" locked="0" layoutInCell="1" allowOverlap="1" wp14:anchorId="27748847" wp14:editId="654635FD">
                <wp:simplePos x="0" y="0"/>
                <wp:positionH relativeFrom="column">
                  <wp:posOffset>120650</wp:posOffset>
                </wp:positionH>
                <wp:positionV relativeFrom="paragraph">
                  <wp:posOffset>594636</wp:posOffset>
                </wp:positionV>
                <wp:extent cx="552090" cy="215660"/>
                <wp:effectExtent l="0" t="0" r="19685" b="13335"/>
                <wp:wrapNone/>
                <wp:docPr id="28" name="Rectangle 28"/>
                <wp:cNvGraphicFramePr/>
                <a:graphic xmlns:a="http://schemas.openxmlformats.org/drawingml/2006/main">
                  <a:graphicData uri="http://schemas.microsoft.com/office/word/2010/wordprocessingShape">
                    <wps:wsp>
                      <wps:cNvSpPr/>
                      <wps:spPr>
                        <a:xfrm>
                          <a:off x="0" y="0"/>
                          <a:ext cx="552090" cy="21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9.5pt;margin-top:46.8pt;width:43.45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" filled="f" strokecolor="red" strokeweight="2pt"/>
            </w:pict>
          </mc:Fallback>
        </mc:AlternateContent>
      </w:r>
      <w:r w:rsidR="008D6BFB">
        <w:rPr>
          <w:noProof/>
        </w:rPr>
        <w:drawing>
          <wp:inline distT="0" distB="0" distL="0" distR="0" wp14:anchorId="08FAC93D" wp14:editId="6296B5F6">
            <wp:extent cx="5667554" cy="5007696"/>
            <wp:effectExtent l="76200" t="76200" r="142875" b="135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75792" cy="501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F7F97" w14:textId="77777777" w:rsidR="00E0432D" w:rsidRDefault="00E0432D">
      <w:pPr>
        <w:rPr>
          <w:ins w:id="173" w:author="Dodson, Carol J. (Leidos)" w:date="2018-05-30T09:37:00Z"/>
          <w:rFonts w:cs="Tahoma"/>
          <w:i/>
          <w:color w:val="0000FF"/>
          <w:sz w:val="20"/>
          <w:szCs w:val="16"/>
        </w:rPr>
      </w:pPr>
      <w:ins w:id="174" w:author="Dodson, Carol J. (Leidos)" w:date="2018-05-30T09:37:00Z">
        <w:r>
          <w:br w:type="page"/>
        </w:r>
      </w:ins>
    </w:p>
    <w:p w14:paraId="1FF4F697" w14:textId="32EC427D" w:rsidR="00F41148" w:rsidRDefault="00F41148" w:rsidP="00F41148">
      <w:pPr>
        <w:pStyle w:val="InstructionalFooter"/>
        <w:ind w:left="720"/>
        <w:jc w:val="center"/>
      </w:pPr>
      <w:r>
        <w:lastRenderedPageBreak/>
        <w:t xml:space="preserve">Figure 11 – </w:t>
      </w:r>
      <w:proofErr w:type="spellStart"/>
      <w:r>
        <w:t>ePharmacy</w:t>
      </w:r>
      <w:proofErr w:type="spellEnd"/>
      <w:r>
        <w:t xml:space="preserve"> Home Page</w:t>
      </w:r>
    </w:p>
    <w:p w14:paraId="4D390801" w14:textId="7C6F3FF3" w:rsidR="00F41148" w:rsidRDefault="00F41148" w:rsidP="00BE27E7">
      <w:pPr>
        <w:pStyle w:val="BodyText"/>
      </w:pPr>
      <w:r>
        <w:rPr>
          <w:noProof/>
        </w:rPr>
        <mc:AlternateContent>
          <mc:Choice Requires="wps">
            <w:drawing>
              <wp:anchor distT="0" distB="0" distL="114300" distR="114300" simplePos="0" relativeHeight="251670528" behindDoc="0" locked="0" layoutInCell="1" allowOverlap="1" wp14:anchorId="3EE3D049" wp14:editId="6A120851">
                <wp:simplePos x="0" y="0"/>
                <wp:positionH relativeFrom="column">
                  <wp:posOffset>721360</wp:posOffset>
                </wp:positionH>
                <wp:positionV relativeFrom="paragraph">
                  <wp:posOffset>701363</wp:posOffset>
                </wp:positionV>
                <wp:extent cx="551815" cy="215265"/>
                <wp:effectExtent l="0" t="0" r="19685" b="13335"/>
                <wp:wrapNone/>
                <wp:docPr id="30" name="Rectangle 30"/>
                <wp:cNvGraphicFramePr/>
                <a:graphic xmlns:a="http://schemas.openxmlformats.org/drawingml/2006/main">
                  <a:graphicData uri="http://schemas.microsoft.com/office/word/2010/wordprocessingShape">
                    <wps:wsp>
                      <wps:cNvSpPr/>
                      <wps:spPr>
                        <a:xfrm>
                          <a:off x="0" y="0"/>
                          <a:ext cx="551815"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56.8pt;margin-top:55.25pt;width:43.45pt;height:16.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" filled="f" strokecolor="red" strokeweight="2pt"/>
            </w:pict>
          </mc:Fallback>
        </mc:AlternateContent>
      </w:r>
      <w:r>
        <w:rPr>
          <w:noProof/>
        </w:rPr>
        <w:drawing>
          <wp:inline distT="0" distB="0" distL="0" distR="0" wp14:anchorId="2E2742A0" wp14:editId="19BEE8F4">
            <wp:extent cx="5615796" cy="3752491"/>
            <wp:effectExtent l="76200" t="76200" r="137795" b="133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5796" cy="3752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45950C" w14:textId="77777777" w:rsidR="00F41148" w:rsidRDefault="00F41148" w:rsidP="00BE27E7">
      <w:pPr>
        <w:pStyle w:val="BodyText"/>
      </w:pPr>
    </w:p>
    <w:p w14:paraId="4EAD3ED2" w14:textId="64EADB5A" w:rsidR="00F41148" w:rsidRDefault="00F41148" w:rsidP="00F41148">
      <w:pPr>
        <w:pStyle w:val="InstructionalFooter"/>
        <w:ind w:left="720"/>
        <w:jc w:val="center"/>
      </w:pPr>
      <w:r>
        <w:t xml:space="preserve">Figure 12 – </w:t>
      </w:r>
      <w:proofErr w:type="spellStart"/>
      <w:r>
        <w:t>eBilling</w:t>
      </w:r>
      <w:proofErr w:type="spellEnd"/>
      <w:r>
        <w:t xml:space="preserve"> Home Page</w:t>
      </w:r>
    </w:p>
    <w:p w14:paraId="4373DB34" w14:textId="10747634" w:rsidR="00F41148" w:rsidRDefault="006358B3" w:rsidP="00BE27E7">
      <w:pPr>
        <w:pStyle w:val="BodyText"/>
      </w:pPr>
      <w:r>
        <w:rPr>
          <w:noProof/>
        </w:rPr>
        <mc:AlternateContent>
          <mc:Choice Requires="wps">
            <w:drawing>
              <wp:anchor distT="0" distB="0" distL="114300" distR="114300" simplePos="0" relativeHeight="251672576" behindDoc="0" locked="0" layoutInCell="1" allowOverlap="1" wp14:anchorId="1B7ED910" wp14:editId="6C0BDC9D">
                <wp:simplePos x="0" y="0"/>
                <wp:positionH relativeFrom="column">
                  <wp:posOffset>1198509</wp:posOffset>
                </wp:positionH>
                <wp:positionV relativeFrom="paragraph">
                  <wp:posOffset>732155</wp:posOffset>
                </wp:positionV>
                <wp:extent cx="456924" cy="215265"/>
                <wp:effectExtent l="0" t="0" r="19685" b="13335"/>
                <wp:wrapNone/>
                <wp:docPr id="128" name="Rectangle 128"/>
                <wp:cNvGraphicFramePr/>
                <a:graphic xmlns:a="http://schemas.openxmlformats.org/drawingml/2006/main">
                  <a:graphicData uri="http://schemas.microsoft.com/office/word/2010/wordprocessingShape">
                    <wps:wsp>
                      <wps:cNvSpPr/>
                      <wps:spPr>
                        <a:xfrm>
                          <a:off x="0" y="0"/>
                          <a:ext cx="456924"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8" o:spid="_x0000_s1026" style="position:absolute;margin-left:94.35pt;margin-top:57.65pt;width:36pt;height:16.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" filled="f" strokecolor="red" strokeweight="2pt"/>
            </w:pict>
          </mc:Fallback>
        </mc:AlternateContent>
      </w:r>
      <w:r>
        <w:rPr>
          <w:noProof/>
        </w:rPr>
        <w:drawing>
          <wp:inline distT="0" distB="0" distL="0" distR="0" wp14:anchorId="32FCEADC" wp14:editId="58AE8FD4">
            <wp:extent cx="5598543" cy="3260785"/>
            <wp:effectExtent l="76200" t="76200" r="135890" b="130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01711" cy="3262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4AD617" w14:textId="77777777" w:rsidR="006358B3" w:rsidRDefault="006358B3" w:rsidP="006358B3">
      <w:pPr>
        <w:pStyle w:val="InstructionalFooter"/>
        <w:ind w:left="720"/>
        <w:jc w:val="center"/>
      </w:pPr>
    </w:p>
    <w:p w14:paraId="3FBA1F2D" w14:textId="38EB3BBD" w:rsidR="006358B3" w:rsidRDefault="006358B3" w:rsidP="006358B3">
      <w:pPr>
        <w:pStyle w:val="InstructionalFooter"/>
        <w:ind w:left="720"/>
        <w:jc w:val="center"/>
      </w:pPr>
      <w:r>
        <w:t xml:space="preserve">Figure 13 – </w:t>
      </w:r>
      <w:proofErr w:type="spellStart"/>
      <w:r>
        <w:t>ePayments</w:t>
      </w:r>
      <w:proofErr w:type="spellEnd"/>
      <w:r>
        <w:t xml:space="preserve"> Home Page</w:t>
      </w:r>
    </w:p>
    <w:p w14:paraId="346D3A1A" w14:textId="77777777" w:rsidR="006358B3" w:rsidRPr="006358B3" w:rsidRDefault="006358B3" w:rsidP="006358B3">
      <w:pPr>
        <w:pStyle w:val="Footer"/>
      </w:pPr>
    </w:p>
    <w:p w14:paraId="335FA491" w14:textId="740F8089" w:rsidR="006358B3" w:rsidRPr="006358B3" w:rsidRDefault="006358B3" w:rsidP="006358B3">
      <w:pPr>
        <w:pStyle w:val="Footer"/>
      </w:pPr>
      <w:r>
        <w:rPr>
          <w:noProof/>
        </w:rPr>
        <mc:AlternateContent>
          <mc:Choice Requires="wps">
            <w:drawing>
              <wp:anchor distT="0" distB="0" distL="114300" distR="114300" simplePos="0" relativeHeight="251674624" behindDoc="0" locked="0" layoutInCell="1" allowOverlap="1" wp14:anchorId="185F7AA6" wp14:editId="7ED6F2A7">
                <wp:simplePos x="0" y="0"/>
                <wp:positionH relativeFrom="column">
                  <wp:posOffset>1759789</wp:posOffset>
                </wp:positionH>
                <wp:positionV relativeFrom="paragraph">
                  <wp:posOffset>691311</wp:posOffset>
                </wp:positionV>
                <wp:extent cx="526211" cy="215265"/>
                <wp:effectExtent l="0" t="0" r="26670" b="13335"/>
                <wp:wrapNone/>
                <wp:docPr id="131" name="Rectangle 131"/>
                <wp:cNvGraphicFramePr/>
                <a:graphic xmlns:a="http://schemas.openxmlformats.org/drawingml/2006/main">
                  <a:graphicData uri="http://schemas.microsoft.com/office/word/2010/wordprocessingShape">
                    <wps:wsp>
                      <wps:cNvSpPr/>
                      <wps:spPr>
                        <a:xfrm>
                          <a:off x="0" y="0"/>
                          <a:ext cx="526211"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1" o:spid="_x0000_s1026" style="position:absolute;margin-left:138.55pt;margin-top:54.45pt;width:41.45pt;height:16.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" filled="f" strokecolor="red" strokeweight="2pt"/>
            </w:pict>
          </mc:Fallback>
        </mc:AlternateContent>
      </w:r>
      <w:r>
        <w:rPr>
          <w:noProof/>
        </w:rPr>
        <w:drawing>
          <wp:inline distT="0" distB="0" distL="0" distR="0" wp14:anchorId="33B6B3EC" wp14:editId="7EF00720">
            <wp:extent cx="5727939" cy="3062377"/>
            <wp:effectExtent l="76200" t="76200" r="139700" b="13843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5492" cy="3066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7D17F4" w14:textId="77777777" w:rsidR="006358B3" w:rsidRDefault="006358B3" w:rsidP="006358B3">
      <w:pPr>
        <w:pStyle w:val="InstructionalFooter"/>
        <w:ind w:left="720"/>
        <w:jc w:val="center"/>
      </w:pPr>
    </w:p>
    <w:p w14:paraId="5B5E9778" w14:textId="743FD28B" w:rsidR="006358B3" w:rsidRDefault="006358B3" w:rsidP="006358B3">
      <w:pPr>
        <w:pStyle w:val="InstructionalFooter"/>
        <w:ind w:left="720"/>
        <w:jc w:val="center"/>
      </w:pPr>
      <w:r>
        <w:t>Figure 14 – Non-MCCF Home Page</w:t>
      </w:r>
    </w:p>
    <w:p w14:paraId="4BFB9389" w14:textId="3C40E412" w:rsidR="006358B3" w:rsidRDefault="00B06A19" w:rsidP="00BE27E7">
      <w:pPr>
        <w:pStyle w:val="BodyText"/>
      </w:pPr>
      <w:r>
        <w:rPr>
          <w:noProof/>
        </w:rPr>
        <mc:AlternateContent>
          <mc:Choice Requires="wps">
            <w:drawing>
              <wp:anchor distT="0" distB="0" distL="114300" distR="114300" simplePos="0" relativeHeight="251676672" behindDoc="0" locked="0" layoutInCell="1" allowOverlap="1" wp14:anchorId="3CF5FADD" wp14:editId="493B2D6C">
                <wp:simplePos x="0" y="0"/>
                <wp:positionH relativeFrom="column">
                  <wp:posOffset>2345582</wp:posOffset>
                </wp:positionH>
                <wp:positionV relativeFrom="paragraph">
                  <wp:posOffset>734180</wp:posOffset>
                </wp:positionV>
                <wp:extent cx="525780" cy="215265"/>
                <wp:effectExtent l="0" t="0" r="26670" b="13335"/>
                <wp:wrapNone/>
                <wp:docPr id="133" name="Rectangle 133"/>
                <wp:cNvGraphicFramePr/>
                <a:graphic xmlns:a="http://schemas.openxmlformats.org/drawingml/2006/main">
                  <a:graphicData uri="http://schemas.microsoft.com/office/word/2010/wordprocessingShape">
                    <wps:wsp>
                      <wps:cNvSpPr/>
                      <wps:spPr>
                        <a:xfrm>
                          <a:off x="0" y="0"/>
                          <a:ext cx="525780"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3" o:spid="_x0000_s1026" style="position:absolute;margin-left:184.7pt;margin-top:57.8pt;width:41.4pt;height:16.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" filled="f" strokecolor="red" strokeweight="2pt"/>
            </w:pict>
          </mc:Fallback>
        </mc:AlternateContent>
      </w:r>
      <w:r>
        <w:rPr>
          <w:noProof/>
        </w:rPr>
        <w:drawing>
          <wp:inline distT="0" distB="0" distL="0" distR="0" wp14:anchorId="1539EFE9" wp14:editId="19B9676B">
            <wp:extent cx="5727939" cy="2923540"/>
            <wp:effectExtent l="76200" t="76200" r="139700" b="12446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7939" cy="2923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12A44D" w14:textId="77777777" w:rsidR="00B06A19" w:rsidRDefault="00B06A19" w:rsidP="00B06A19">
      <w:pPr>
        <w:pStyle w:val="InstructionalFooter"/>
        <w:ind w:left="720"/>
        <w:jc w:val="center"/>
      </w:pPr>
    </w:p>
    <w:p w14:paraId="7E4A70AE" w14:textId="77777777" w:rsidR="00B06A19" w:rsidRDefault="00B06A19" w:rsidP="00B06A19">
      <w:pPr>
        <w:pStyle w:val="Footer"/>
      </w:pPr>
    </w:p>
    <w:p w14:paraId="08D1CB5C" w14:textId="77777777" w:rsidR="00B06A19" w:rsidRDefault="00B06A19" w:rsidP="00B06A19">
      <w:pPr>
        <w:pStyle w:val="Footer"/>
      </w:pPr>
    </w:p>
    <w:p w14:paraId="73733D8B" w14:textId="77777777" w:rsidR="00B06A19" w:rsidRDefault="00B06A19" w:rsidP="00B06A19">
      <w:pPr>
        <w:pStyle w:val="Footer"/>
      </w:pPr>
    </w:p>
    <w:p w14:paraId="270CF562" w14:textId="77777777" w:rsidR="00B06A19" w:rsidRDefault="00B06A19" w:rsidP="00B06A19">
      <w:pPr>
        <w:pStyle w:val="Footer"/>
      </w:pPr>
    </w:p>
    <w:p w14:paraId="372E7C0E" w14:textId="77777777" w:rsidR="00B06A19" w:rsidRPr="00B06A19" w:rsidRDefault="00B06A19" w:rsidP="00B06A19">
      <w:pPr>
        <w:pStyle w:val="Footer"/>
      </w:pPr>
    </w:p>
    <w:p w14:paraId="2735DBDE" w14:textId="77777777" w:rsidR="00B06A19" w:rsidRDefault="00B06A19" w:rsidP="00B06A19">
      <w:pPr>
        <w:pStyle w:val="InstructionalFooter"/>
        <w:ind w:left="720"/>
        <w:jc w:val="center"/>
      </w:pPr>
    </w:p>
    <w:p w14:paraId="57C82A7B" w14:textId="13BE82E1" w:rsidR="00B06A19" w:rsidRDefault="00B06A19" w:rsidP="00B06A19">
      <w:pPr>
        <w:pStyle w:val="InstructionalFooter"/>
        <w:ind w:left="720"/>
        <w:jc w:val="center"/>
      </w:pPr>
      <w:r>
        <w:t>Figure 15 – NPI Home Page</w:t>
      </w:r>
    </w:p>
    <w:p w14:paraId="0EAFA49E" w14:textId="3D1B4ADD" w:rsidR="00B06A19" w:rsidRPr="00B06A19" w:rsidRDefault="00B06A19" w:rsidP="00B06A19">
      <w:pPr>
        <w:pStyle w:val="Footer"/>
      </w:pPr>
    </w:p>
    <w:p w14:paraId="761326E6" w14:textId="15D58AF7" w:rsidR="00B06A19" w:rsidRDefault="00B06A19" w:rsidP="00BE27E7">
      <w:pPr>
        <w:pStyle w:val="BodyText"/>
      </w:pPr>
      <w:r>
        <w:rPr>
          <w:noProof/>
        </w:rPr>
        <mc:AlternateContent>
          <mc:Choice Requires="wps">
            <w:drawing>
              <wp:anchor distT="0" distB="0" distL="114300" distR="114300" simplePos="0" relativeHeight="251678720" behindDoc="0" locked="0" layoutInCell="1" allowOverlap="1" wp14:anchorId="0C3AA3BA" wp14:editId="3764FB2C">
                <wp:simplePos x="0" y="0"/>
                <wp:positionH relativeFrom="column">
                  <wp:posOffset>2872105</wp:posOffset>
                </wp:positionH>
                <wp:positionV relativeFrom="paragraph">
                  <wp:posOffset>755386</wp:posOffset>
                </wp:positionV>
                <wp:extent cx="335915" cy="215265"/>
                <wp:effectExtent l="0" t="0" r="26035" b="13335"/>
                <wp:wrapNone/>
                <wp:docPr id="135" name="Rectangle 135"/>
                <wp:cNvGraphicFramePr/>
                <a:graphic xmlns:a="http://schemas.openxmlformats.org/drawingml/2006/main">
                  <a:graphicData uri="http://schemas.microsoft.com/office/word/2010/wordprocessingShape">
                    <wps:wsp>
                      <wps:cNvSpPr/>
                      <wps:spPr>
                        <a:xfrm>
                          <a:off x="0" y="0"/>
                          <a:ext cx="335915"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5" o:spid="_x0000_s1026" style="position:absolute;margin-left:226.15pt;margin-top:59.5pt;width:26.45pt;height:16.9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wJmAIAAIgFAAAOAAAAZHJzL2Uyb0RvYy54bWysVN9PGzEMfp+0/yHK+7heo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" filled="f" strokecolor="red" strokeweight="2pt"/>
            </w:pict>
          </mc:Fallback>
        </mc:AlternateContent>
      </w:r>
      <w:r>
        <w:rPr>
          <w:noProof/>
        </w:rPr>
        <w:drawing>
          <wp:inline distT="0" distB="0" distL="0" distR="0" wp14:anchorId="7AEE35A4" wp14:editId="1AC91368">
            <wp:extent cx="5710687" cy="2923540"/>
            <wp:effectExtent l="76200" t="76200" r="137795" b="12446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10687" cy="2923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34C54" w14:textId="183D598C" w:rsidR="00B06A19" w:rsidRDefault="00B06A19" w:rsidP="00B06A19">
      <w:pPr>
        <w:pStyle w:val="InstructionalFooter"/>
        <w:ind w:left="720"/>
        <w:jc w:val="center"/>
      </w:pPr>
      <w:r>
        <w:t xml:space="preserve">Figure 16 – </w:t>
      </w:r>
      <w:proofErr w:type="spellStart"/>
      <w:r>
        <w:t>e</w:t>
      </w:r>
      <w:r w:rsidR="00CB71DD">
        <w:t>Admin</w:t>
      </w:r>
      <w:proofErr w:type="spellEnd"/>
      <w:r>
        <w:t xml:space="preserve"> Home Page</w:t>
      </w:r>
    </w:p>
    <w:p w14:paraId="490740FD" w14:textId="77777777" w:rsidR="00B06A19" w:rsidRDefault="00B06A19" w:rsidP="00B06A19">
      <w:pPr>
        <w:pStyle w:val="Footer"/>
      </w:pPr>
    </w:p>
    <w:p w14:paraId="36550A45" w14:textId="0A682EEA" w:rsidR="00B06A19" w:rsidRPr="00B06A19" w:rsidRDefault="00B06A19" w:rsidP="00B06A19">
      <w:pPr>
        <w:pStyle w:val="Footer"/>
      </w:pPr>
      <w:r>
        <w:rPr>
          <w:noProof/>
        </w:rPr>
        <mc:AlternateContent>
          <mc:Choice Requires="wps">
            <w:drawing>
              <wp:anchor distT="0" distB="0" distL="114300" distR="114300" simplePos="0" relativeHeight="251680768" behindDoc="0" locked="0" layoutInCell="1" allowOverlap="1" wp14:anchorId="5202746C" wp14:editId="79F4DCFC">
                <wp:simplePos x="0" y="0"/>
                <wp:positionH relativeFrom="column">
                  <wp:posOffset>3208284</wp:posOffset>
                </wp:positionH>
                <wp:positionV relativeFrom="paragraph">
                  <wp:posOffset>713740</wp:posOffset>
                </wp:positionV>
                <wp:extent cx="396815" cy="215265"/>
                <wp:effectExtent l="0" t="0" r="22860" b="13335"/>
                <wp:wrapNone/>
                <wp:docPr id="137" name="Rectangle 137"/>
                <wp:cNvGraphicFramePr/>
                <a:graphic xmlns:a="http://schemas.openxmlformats.org/drawingml/2006/main">
                  <a:graphicData uri="http://schemas.microsoft.com/office/word/2010/wordprocessingShape">
                    <wps:wsp>
                      <wps:cNvSpPr/>
                      <wps:spPr>
                        <a:xfrm>
                          <a:off x="0" y="0"/>
                          <a:ext cx="396815"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7" o:spid="_x0000_s1026" style="position:absolute;margin-left:252.6pt;margin-top:56.2pt;width:31.25pt;height:16.9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" filled="f" strokecolor="red" strokeweight="2pt"/>
            </w:pict>
          </mc:Fallback>
        </mc:AlternateContent>
      </w:r>
      <w:r>
        <w:rPr>
          <w:noProof/>
        </w:rPr>
        <w:drawing>
          <wp:inline distT="0" distB="0" distL="0" distR="0" wp14:anchorId="2D658078" wp14:editId="4200EE46">
            <wp:extent cx="5710687" cy="2881223"/>
            <wp:effectExtent l="76200" t="76200" r="137795" b="128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14011" cy="288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CB61E" w14:textId="77777777" w:rsidR="00B06A19" w:rsidRDefault="00B06A19" w:rsidP="00BE27E7">
      <w:pPr>
        <w:pStyle w:val="BodyText"/>
      </w:pPr>
    </w:p>
    <w:p w14:paraId="73F74E68" w14:textId="517BE5CC" w:rsidR="0070399A" w:rsidRDefault="00FE5240" w:rsidP="0070399A">
      <w:pPr>
        <w:pStyle w:val="Heading3"/>
      </w:pPr>
      <w:bookmarkStart w:id="175" w:name="_Toc515451047"/>
      <w:proofErr w:type="spellStart"/>
      <w:r>
        <w:t>Sitewide</w:t>
      </w:r>
      <w:proofErr w:type="spellEnd"/>
      <w:r>
        <w:t xml:space="preserve"> Search</w:t>
      </w:r>
      <w:bookmarkEnd w:id="175"/>
    </w:p>
    <w:p w14:paraId="736CE0D3" w14:textId="498E96F3" w:rsidR="00CB71DD" w:rsidRPr="008A78D3" w:rsidRDefault="00CB71DD" w:rsidP="00CB71DD">
      <w:pPr>
        <w:pStyle w:val="BodyText"/>
        <w:rPr>
          <w:sz w:val="22"/>
          <w:szCs w:val="22"/>
        </w:rPr>
      </w:pPr>
      <w:r w:rsidRPr="008A78D3">
        <w:rPr>
          <w:sz w:val="22"/>
          <w:szCs w:val="22"/>
        </w:rPr>
        <w:t xml:space="preserve">The </w:t>
      </w:r>
      <w:proofErr w:type="spellStart"/>
      <w:r w:rsidRPr="008A78D3">
        <w:rPr>
          <w:sz w:val="22"/>
          <w:szCs w:val="22"/>
        </w:rPr>
        <w:t>Sitewide</w:t>
      </w:r>
      <w:proofErr w:type="spellEnd"/>
      <w:r w:rsidRPr="008A78D3">
        <w:rPr>
          <w:sz w:val="22"/>
          <w:szCs w:val="22"/>
        </w:rPr>
        <w:t xml:space="preserve"> </w:t>
      </w:r>
      <w:r w:rsidR="00403F14" w:rsidRPr="008A78D3">
        <w:rPr>
          <w:sz w:val="22"/>
          <w:szCs w:val="22"/>
        </w:rPr>
        <w:t>Search</w:t>
      </w:r>
      <w:r w:rsidRPr="008A78D3">
        <w:rPr>
          <w:sz w:val="22"/>
          <w:szCs w:val="22"/>
        </w:rPr>
        <w:t xml:space="preserve"> feature can be accessed from the </w:t>
      </w:r>
      <w:r w:rsidR="00403F14" w:rsidRPr="008A78D3">
        <w:rPr>
          <w:sz w:val="22"/>
          <w:szCs w:val="22"/>
        </w:rPr>
        <w:t>Navigation</w:t>
      </w:r>
      <w:r w:rsidR="00CE122A" w:rsidRPr="008A78D3">
        <w:rPr>
          <w:sz w:val="22"/>
          <w:szCs w:val="22"/>
        </w:rPr>
        <w:t xml:space="preserve"> Bar on any page</w:t>
      </w:r>
      <w:r w:rsidRPr="008A78D3">
        <w:rPr>
          <w:sz w:val="22"/>
          <w:szCs w:val="22"/>
        </w:rPr>
        <w:t xml:space="preserve"> in the MCCF EDI TAS Portal</w:t>
      </w:r>
      <w:ins w:id="176" w:author="Dodson, Carol J. (Leidos)" w:date="2018-05-30T09:38:00Z">
        <w:r w:rsidR="00E0432D">
          <w:rPr>
            <w:sz w:val="22"/>
            <w:szCs w:val="22"/>
          </w:rPr>
          <w:t>.</w:t>
        </w:r>
      </w:ins>
    </w:p>
    <w:p w14:paraId="04A117DF" w14:textId="77777777" w:rsidR="00CB71DD" w:rsidRDefault="00CB71DD" w:rsidP="00CB71DD">
      <w:pPr>
        <w:pStyle w:val="BodyText"/>
      </w:pPr>
    </w:p>
    <w:p w14:paraId="629C10CC" w14:textId="2965E9C1" w:rsidR="00CB71DD" w:rsidRDefault="00CB71DD" w:rsidP="00CB71DD">
      <w:pPr>
        <w:pStyle w:val="InstructionalFooter"/>
        <w:ind w:left="720"/>
        <w:jc w:val="center"/>
      </w:pPr>
      <w:r>
        <w:t xml:space="preserve">Figure 17 – Access </w:t>
      </w:r>
      <w:proofErr w:type="spellStart"/>
      <w:r>
        <w:t>Sitewide</w:t>
      </w:r>
      <w:proofErr w:type="spellEnd"/>
      <w:r>
        <w:t xml:space="preserve"> Search from </w:t>
      </w:r>
      <w:proofErr w:type="spellStart"/>
      <w:r w:rsidR="00403F14">
        <w:t>eBusiness</w:t>
      </w:r>
      <w:proofErr w:type="spellEnd"/>
      <w:r>
        <w:t xml:space="preserve"> Solutions Home Page</w:t>
      </w:r>
    </w:p>
    <w:p w14:paraId="32F9E4A2" w14:textId="77777777" w:rsidR="00CB71DD" w:rsidRPr="00CB71DD" w:rsidRDefault="00CB71DD" w:rsidP="00CB71DD">
      <w:pPr>
        <w:pStyle w:val="BodyText"/>
      </w:pPr>
    </w:p>
    <w:p w14:paraId="38049416" w14:textId="7BBD5943" w:rsidR="00CB71DD" w:rsidRDefault="00CB71DD" w:rsidP="00FE5240">
      <w:pPr>
        <w:pStyle w:val="BodyText"/>
        <w:rPr>
          <w:b/>
          <w:i/>
        </w:rPr>
      </w:pPr>
      <w:r>
        <w:rPr>
          <w:noProof/>
        </w:rPr>
        <mc:AlternateContent>
          <mc:Choice Requires="wps">
            <w:drawing>
              <wp:anchor distT="0" distB="0" distL="114300" distR="114300" simplePos="0" relativeHeight="251682816" behindDoc="0" locked="0" layoutInCell="1" allowOverlap="1" wp14:anchorId="0111D881" wp14:editId="347C4A5A">
                <wp:simplePos x="0" y="0"/>
                <wp:positionH relativeFrom="column">
                  <wp:posOffset>4390845</wp:posOffset>
                </wp:positionH>
                <wp:positionV relativeFrom="paragraph">
                  <wp:posOffset>664234</wp:posOffset>
                </wp:positionV>
                <wp:extent cx="1121434" cy="215265"/>
                <wp:effectExtent l="0" t="0" r="21590" b="13335"/>
                <wp:wrapNone/>
                <wp:docPr id="142" name="Rectangle 142"/>
                <wp:cNvGraphicFramePr/>
                <a:graphic xmlns:a="http://schemas.openxmlformats.org/drawingml/2006/main">
                  <a:graphicData uri="http://schemas.microsoft.com/office/word/2010/wordprocessingShape">
                    <wps:wsp>
                      <wps:cNvSpPr/>
                      <wps:spPr>
                        <a:xfrm>
                          <a:off x="0" y="0"/>
                          <a:ext cx="1121434"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2" o:spid="_x0000_s1026" style="position:absolute;margin-left:345.75pt;margin-top:52.3pt;width:88.3pt;height:16.9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" filled="f" strokecolor="red" strokeweight="2pt"/>
            </w:pict>
          </mc:Fallback>
        </mc:AlternateContent>
      </w:r>
      <w:r>
        <w:rPr>
          <w:noProof/>
        </w:rPr>
        <w:drawing>
          <wp:inline distT="0" distB="0" distL="0" distR="0" wp14:anchorId="687FC4C6" wp14:editId="63D7EFC0">
            <wp:extent cx="5650302" cy="5502275"/>
            <wp:effectExtent l="76200" t="76200" r="140970" b="136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50302" cy="55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254B4" w14:textId="77777777" w:rsidR="00CB71DD" w:rsidRDefault="00CB71DD" w:rsidP="00CB71DD">
      <w:pPr>
        <w:pStyle w:val="InstructionalFooter"/>
        <w:ind w:left="720"/>
        <w:jc w:val="center"/>
      </w:pPr>
    </w:p>
    <w:p w14:paraId="1EF854FC" w14:textId="77777777" w:rsidR="00CB71DD" w:rsidRDefault="00CB71DD" w:rsidP="00CB71DD">
      <w:pPr>
        <w:pStyle w:val="InstructionalFooter"/>
        <w:ind w:left="720"/>
        <w:jc w:val="center"/>
      </w:pPr>
    </w:p>
    <w:p w14:paraId="37E107FC" w14:textId="77777777" w:rsidR="00CB71DD" w:rsidRDefault="00CB71DD" w:rsidP="00CB71DD">
      <w:pPr>
        <w:pStyle w:val="InstructionalFooter"/>
        <w:ind w:left="720"/>
        <w:jc w:val="center"/>
      </w:pPr>
    </w:p>
    <w:p w14:paraId="4EFC307A" w14:textId="77777777" w:rsidR="00CB71DD" w:rsidRDefault="00CB71DD" w:rsidP="00CB71DD">
      <w:pPr>
        <w:pStyle w:val="InstructionalFooter"/>
        <w:ind w:left="720"/>
        <w:jc w:val="center"/>
      </w:pPr>
    </w:p>
    <w:p w14:paraId="3BDCA1AC" w14:textId="77777777" w:rsidR="00CB71DD" w:rsidRDefault="00CB71DD" w:rsidP="00CB71DD">
      <w:pPr>
        <w:pStyle w:val="InstructionalFooter"/>
        <w:ind w:left="720"/>
        <w:jc w:val="center"/>
      </w:pPr>
    </w:p>
    <w:p w14:paraId="1A3305CC" w14:textId="77777777" w:rsidR="00CB71DD" w:rsidRDefault="00CB71DD" w:rsidP="00CB71DD">
      <w:pPr>
        <w:pStyle w:val="InstructionalFooter"/>
        <w:ind w:left="720"/>
        <w:jc w:val="center"/>
      </w:pPr>
    </w:p>
    <w:p w14:paraId="3272336F" w14:textId="77777777" w:rsidR="00CB71DD" w:rsidRDefault="00CB71DD" w:rsidP="00CB71DD">
      <w:pPr>
        <w:pStyle w:val="InstructionalFooter"/>
        <w:ind w:left="720"/>
        <w:jc w:val="center"/>
      </w:pPr>
    </w:p>
    <w:p w14:paraId="622BF85F" w14:textId="77777777" w:rsidR="00CB71DD" w:rsidRDefault="00CB71DD" w:rsidP="00CB71DD">
      <w:pPr>
        <w:pStyle w:val="InstructionalFooter"/>
        <w:ind w:left="720"/>
        <w:jc w:val="center"/>
      </w:pPr>
    </w:p>
    <w:p w14:paraId="4BE4468D" w14:textId="77777777" w:rsidR="00CB71DD" w:rsidRDefault="00CB71DD" w:rsidP="00CB71DD">
      <w:pPr>
        <w:pStyle w:val="InstructionalFooter"/>
        <w:ind w:left="720"/>
        <w:jc w:val="center"/>
      </w:pPr>
    </w:p>
    <w:p w14:paraId="0F737A99" w14:textId="77777777" w:rsidR="00CB71DD" w:rsidRDefault="00CB71DD" w:rsidP="00CB71DD">
      <w:pPr>
        <w:pStyle w:val="InstructionalFooter"/>
        <w:ind w:left="720"/>
        <w:jc w:val="center"/>
      </w:pPr>
    </w:p>
    <w:p w14:paraId="5C32FE38" w14:textId="77777777" w:rsidR="00CB71DD" w:rsidRDefault="00CB71DD" w:rsidP="00CB71DD">
      <w:pPr>
        <w:pStyle w:val="InstructionalFooter"/>
        <w:ind w:left="720"/>
        <w:jc w:val="center"/>
      </w:pPr>
    </w:p>
    <w:p w14:paraId="5875420F" w14:textId="78A318AB" w:rsidR="00CB71DD" w:rsidRDefault="00CB71DD" w:rsidP="00CB71DD">
      <w:pPr>
        <w:pStyle w:val="InstructionalFooter"/>
        <w:ind w:left="720"/>
        <w:jc w:val="center"/>
      </w:pPr>
      <w:r>
        <w:lastRenderedPageBreak/>
        <w:t xml:space="preserve">Figure 18 – Access </w:t>
      </w:r>
      <w:proofErr w:type="spellStart"/>
      <w:r>
        <w:t>Sitewide</w:t>
      </w:r>
      <w:proofErr w:type="spellEnd"/>
      <w:r>
        <w:t xml:space="preserve"> Search from All Other Pages</w:t>
      </w:r>
    </w:p>
    <w:p w14:paraId="23F65F72" w14:textId="2A164C5D" w:rsidR="00CB71DD" w:rsidRPr="00CB71DD" w:rsidRDefault="00CB71DD" w:rsidP="00CB71DD">
      <w:pPr>
        <w:pStyle w:val="Footer"/>
      </w:pPr>
      <w:r>
        <w:rPr>
          <w:noProof/>
        </w:rPr>
        <mc:AlternateContent>
          <mc:Choice Requires="wps">
            <w:drawing>
              <wp:anchor distT="0" distB="0" distL="114300" distR="114300" simplePos="0" relativeHeight="251684864" behindDoc="0" locked="0" layoutInCell="1" allowOverlap="1" wp14:anchorId="74DD3C0F" wp14:editId="1F31CC9A">
                <wp:simplePos x="0" y="0"/>
                <wp:positionH relativeFrom="column">
                  <wp:posOffset>4433976</wp:posOffset>
                </wp:positionH>
                <wp:positionV relativeFrom="paragraph">
                  <wp:posOffset>690113</wp:posOffset>
                </wp:positionV>
                <wp:extent cx="1130061" cy="215265"/>
                <wp:effectExtent l="0" t="0" r="13335" b="13335"/>
                <wp:wrapNone/>
                <wp:docPr id="144" name="Rectangle 144"/>
                <wp:cNvGraphicFramePr/>
                <a:graphic xmlns:a="http://schemas.openxmlformats.org/drawingml/2006/main">
                  <a:graphicData uri="http://schemas.microsoft.com/office/word/2010/wordprocessingShape">
                    <wps:wsp>
                      <wps:cNvSpPr/>
                      <wps:spPr>
                        <a:xfrm>
                          <a:off x="0" y="0"/>
                          <a:ext cx="1130061"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4" o:spid="_x0000_s1026" style="position:absolute;margin-left:349.15pt;margin-top:54.35pt;width:89pt;height:16.9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" filled="f" strokecolor="red" strokeweight="2pt"/>
            </w:pict>
          </mc:Fallback>
        </mc:AlternateContent>
      </w:r>
      <w:r>
        <w:rPr>
          <w:noProof/>
        </w:rPr>
        <w:drawing>
          <wp:inline distT="0" distB="0" distL="0" distR="0" wp14:anchorId="17E1B539" wp14:editId="6137FF07">
            <wp:extent cx="5710687" cy="2859405"/>
            <wp:effectExtent l="76200" t="76200" r="137795" b="131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10687" cy="2859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25E5F6" w14:textId="77777777" w:rsidR="00CB71DD" w:rsidRDefault="00CB71DD" w:rsidP="00FE5240">
      <w:pPr>
        <w:pStyle w:val="BodyText"/>
        <w:rPr>
          <w:b/>
          <w:i/>
        </w:rPr>
      </w:pPr>
    </w:p>
    <w:p w14:paraId="0AD04828" w14:textId="7E41D2F9" w:rsidR="00CB71DD" w:rsidRPr="008A78D3" w:rsidRDefault="00CB71DD" w:rsidP="00CB71DD">
      <w:pPr>
        <w:pStyle w:val="BodyText"/>
        <w:rPr>
          <w:b/>
          <w:i/>
          <w:sz w:val="22"/>
          <w:szCs w:val="22"/>
        </w:rPr>
      </w:pPr>
      <w:r w:rsidRPr="008A78D3">
        <w:rPr>
          <w:b/>
          <w:i/>
          <w:sz w:val="22"/>
          <w:szCs w:val="22"/>
          <w:highlight w:val="yellow"/>
        </w:rPr>
        <w:t>The content that can be search</w:t>
      </w:r>
      <w:r w:rsidR="00E0432D">
        <w:rPr>
          <w:b/>
          <w:i/>
          <w:sz w:val="22"/>
          <w:szCs w:val="22"/>
          <w:highlight w:val="yellow"/>
        </w:rPr>
        <w:t>e</w:t>
      </w:r>
      <w:bookmarkStart w:id="177" w:name="_GoBack"/>
      <w:bookmarkEnd w:id="177"/>
      <w:r w:rsidR="00E0432D">
        <w:rPr>
          <w:b/>
          <w:i/>
          <w:sz w:val="22"/>
          <w:szCs w:val="22"/>
          <w:highlight w:val="yellow"/>
        </w:rPr>
        <w:t>d</w:t>
      </w:r>
      <w:r w:rsidRPr="008A78D3">
        <w:rPr>
          <w:b/>
          <w:i/>
          <w:sz w:val="22"/>
          <w:szCs w:val="22"/>
          <w:highlight w:val="yellow"/>
        </w:rPr>
        <w:t xml:space="preserve"> has not been defined. This section will be updated as the functionality is completed.</w:t>
      </w:r>
    </w:p>
    <w:p w14:paraId="5E0BEEAD" w14:textId="77777777" w:rsidR="00CB71DD" w:rsidRPr="00FE5240" w:rsidRDefault="00CB71DD" w:rsidP="00FE5240">
      <w:pPr>
        <w:pStyle w:val="BodyText"/>
        <w:rPr>
          <w:b/>
          <w:i/>
        </w:rPr>
      </w:pPr>
    </w:p>
    <w:p w14:paraId="01CE78C1" w14:textId="0AA155BD" w:rsidR="00FE5240" w:rsidRDefault="00FE5240" w:rsidP="00350635">
      <w:pPr>
        <w:pStyle w:val="Heading3"/>
      </w:pPr>
      <w:bookmarkStart w:id="178" w:name="_Toc515451048"/>
      <w:r>
        <w:t>Accessing FAQs</w:t>
      </w:r>
      <w:bookmarkEnd w:id="178"/>
    </w:p>
    <w:p w14:paraId="3AE8A375" w14:textId="41324A90" w:rsidR="00CB71DD" w:rsidRPr="008A78D3" w:rsidRDefault="00CB71DD" w:rsidP="00CB71DD">
      <w:pPr>
        <w:pStyle w:val="BodyText"/>
        <w:rPr>
          <w:sz w:val="22"/>
          <w:szCs w:val="22"/>
        </w:rPr>
      </w:pPr>
      <w:r w:rsidRPr="008A78D3">
        <w:rPr>
          <w:sz w:val="22"/>
          <w:szCs w:val="22"/>
        </w:rPr>
        <w:t xml:space="preserve">The FAQ (Frequently Asked Questions) page can be accessed from the header on any page </w:t>
      </w:r>
      <w:proofErr w:type="gramStart"/>
      <w:r w:rsidRPr="008A78D3">
        <w:rPr>
          <w:sz w:val="22"/>
          <w:szCs w:val="22"/>
        </w:rPr>
        <w:t>in  the</w:t>
      </w:r>
      <w:proofErr w:type="gramEnd"/>
      <w:r w:rsidRPr="008A78D3">
        <w:rPr>
          <w:sz w:val="22"/>
          <w:szCs w:val="22"/>
        </w:rPr>
        <w:t xml:space="preserve"> MCCF EDI TAS Portal.</w:t>
      </w:r>
    </w:p>
    <w:p w14:paraId="5482F7A7" w14:textId="77777777" w:rsidR="00CB71DD" w:rsidRDefault="00CB71DD" w:rsidP="00CB71DD">
      <w:pPr>
        <w:pStyle w:val="BodyText"/>
      </w:pPr>
    </w:p>
    <w:p w14:paraId="5A0B2DE7" w14:textId="77777777" w:rsidR="00E0432D" w:rsidRDefault="00E0432D">
      <w:pPr>
        <w:rPr>
          <w:ins w:id="179" w:author="Dodson, Carol J. (Leidos)" w:date="2018-05-30T09:38:00Z"/>
          <w:rFonts w:cs="Tahoma"/>
          <w:i/>
          <w:color w:val="0000FF"/>
          <w:sz w:val="20"/>
          <w:szCs w:val="16"/>
        </w:rPr>
      </w:pPr>
      <w:ins w:id="180" w:author="Dodson, Carol J. (Leidos)" w:date="2018-05-30T09:38:00Z">
        <w:r>
          <w:br w:type="page"/>
        </w:r>
      </w:ins>
    </w:p>
    <w:p w14:paraId="65D7611A" w14:textId="3E478D79" w:rsidR="00CB71DD" w:rsidRDefault="00CB71DD" w:rsidP="00CB71DD">
      <w:pPr>
        <w:pStyle w:val="InstructionalFooter"/>
        <w:ind w:left="720"/>
        <w:jc w:val="center"/>
      </w:pPr>
      <w:r>
        <w:lastRenderedPageBreak/>
        <w:t>Figure 19 – Access to FAQs</w:t>
      </w:r>
    </w:p>
    <w:p w14:paraId="6FEAE6DC" w14:textId="18A97CC0" w:rsidR="00CB71DD" w:rsidRPr="00CB71DD" w:rsidRDefault="00CB71DD" w:rsidP="00CB71DD">
      <w:pPr>
        <w:pStyle w:val="Footer"/>
      </w:pPr>
      <w:r>
        <w:rPr>
          <w:noProof/>
        </w:rPr>
        <mc:AlternateContent>
          <mc:Choice Requires="wps">
            <w:drawing>
              <wp:anchor distT="0" distB="0" distL="114300" distR="114300" simplePos="0" relativeHeight="251686912" behindDoc="0" locked="0" layoutInCell="1" allowOverlap="1" wp14:anchorId="2DAEBFE9" wp14:editId="1592B032">
                <wp:simplePos x="0" y="0"/>
                <wp:positionH relativeFrom="column">
                  <wp:posOffset>3355076</wp:posOffset>
                </wp:positionH>
                <wp:positionV relativeFrom="paragraph">
                  <wp:posOffset>266700</wp:posOffset>
                </wp:positionV>
                <wp:extent cx="448574" cy="215265"/>
                <wp:effectExtent l="0" t="0" r="27940" b="13335"/>
                <wp:wrapNone/>
                <wp:docPr id="146" name="Rectangle 146"/>
                <wp:cNvGraphicFramePr/>
                <a:graphic xmlns:a="http://schemas.openxmlformats.org/drawingml/2006/main">
                  <a:graphicData uri="http://schemas.microsoft.com/office/word/2010/wordprocessingShape">
                    <wps:wsp>
                      <wps:cNvSpPr/>
                      <wps:spPr>
                        <a:xfrm>
                          <a:off x="0" y="0"/>
                          <a:ext cx="448574"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4.2pt;margin-top:21pt;width:35.3pt;height:16.9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" filled="f" strokecolor="red" strokeweight="2pt"/>
            </w:pict>
          </mc:Fallback>
        </mc:AlternateContent>
      </w:r>
      <w:r>
        <w:rPr>
          <w:noProof/>
        </w:rPr>
        <w:drawing>
          <wp:inline distT="0" distB="0" distL="0" distR="0" wp14:anchorId="31951999" wp14:editId="4003DBE6">
            <wp:extent cx="5650302" cy="5502275"/>
            <wp:effectExtent l="76200" t="76200" r="140970" b="136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50302" cy="55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4185D" w14:textId="77777777" w:rsidR="00CB71DD" w:rsidRDefault="00CB71DD" w:rsidP="00CB71DD">
      <w:pPr>
        <w:pStyle w:val="BodyText"/>
      </w:pPr>
    </w:p>
    <w:p w14:paraId="0D818F1C" w14:textId="77777777" w:rsidR="00E0432D" w:rsidRDefault="00E0432D">
      <w:pPr>
        <w:rPr>
          <w:ins w:id="181" w:author="Dodson, Carol J. (Leidos)" w:date="2018-05-30T09:39:00Z"/>
          <w:rFonts w:cs="Tahoma"/>
          <w:i/>
          <w:color w:val="0000FF"/>
          <w:sz w:val="20"/>
          <w:szCs w:val="16"/>
        </w:rPr>
      </w:pPr>
      <w:ins w:id="182" w:author="Dodson, Carol J. (Leidos)" w:date="2018-05-30T09:39:00Z">
        <w:r>
          <w:br w:type="page"/>
        </w:r>
      </w:ins>
    </w:p>
    <w:p w14:paraId="1CEC96EA" w14:textId="79ECD3AD" w:rsidR="00CB71DD" w:rsidRDefault="00CB71DD" w:rsidP="00CB71DD">
      <w:pPr>
        <w:pStyle w:val="InstructionalFooter"/>
        <w:ind w:left="720"/>
        <w:jc w:val="center"/>
      </w:pPr>
      <w:r>
        <w:lastRenderedPageBreak/>
        <w:t>Figure 20 – FAQ Home Page</w:t>
      </w:r>
    </w:p>
    <w:p w14:paraId="7FAEE1C9" w14:textId="77777777" w:rsidR="00CB71DD" w:rsidRDefault="00CB71DD" w:rsidP="00CB71DD">
      <w:pPr>
        <w:pStyle w:val="BodyText"/>
      </w:pPr>
    </w:p>
    <w:p w14:paraId="7318DD31" w14:textId="387A7331" w:rsidR="00CB71DD" w:rsidRPr="00CB71DD" w:rsidRDefault="00CB71DD" w:rsidP="00CB71DD">
      <w:pPr>
        <w:pStyle w:val="BodyText"/>
      </w:pPr>
      <w:r>
        <w:rPr>
          <w:noProof/>
        </w:rPr>
        <w:drawing>
          <wp:inline distT="0" distB="0" distL="0" distR="0" wp14:anchorId="4CA1DFFD" wp14:editId="5D6B3437">
            <wp:extent cx="5684807" cy="2866390"/>
            <wp:effectExtent l="76200" t="76200" r="125730" b="12446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84807" cy="2866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63249" w14:textId="38E0870B" w:rsidR="008C2163" w:rsidRDefault="008C2163" w:rsidP="00FE5240">
      <w:pPr>
        <w:pStyle w:val="BodyText"/>
      </w:pPr>
      <w:r>
        <w:rPr>
          <w:b/>
          <w:i/>
          <w:highlight w:val="yellow"/>
        </w:rPr>
        <w:t>The FAQ content has not been defined. This section will be updated as the functionality is completed.</w:t>
      </w:r>
    </w:p>
    <w:p w14:paraId="709A3D97" w14:textId="77777777" w:rsidR="0088537C" w:rsidRDefault="0088537C" w:rsidP="00FE5240">
      <w:pPr>
        <w:pStyle w:val="Heading3"/>
      </w:pPr>
      <w:bookmarkStart w:id="183" w:name="_Toc515451049"/>
      <w:r>
        <w:t>Accessing Contact Us Page</w:t>
      </w:r>
      <w:bookmarkEnd w:id="183"/>
    </w:p>
    <w:p w14:paraId="4E8C5A94" w14:textId="3E5BD101" w:rsidR="0088537C" w:rsidRPr="008A78D3" w:rsidRDefault="0088537C" w:rsidP="0088537C">
      <w:pPr>
        <w:pStyle w:val="BodyText"/>
        <w:rPr>
          <w:sz w:val="22"/>
          <w:szCs w:val="22"/>
        </w:rPr>
      </w:pPr>
      <w:r w:rsidRPr="008A78D3">
        <w:rPr>
          <w:sz w:val="22"/>
          <w:szCs w:val="22"/>
        </w:rPr>
        <w:t xml:space="preserve">The Contact Us </w:t>
      </w:r>
      <w:r w:rsidR="00E0432D">
        <w:rPr>
          <w:sz w:val="22"/>
          <w:szCs w:val="22"/>
        </w:rPr>
        <w:t xml:space="preserve">Page </w:t>
      </w:r>
      <w:r w:rsidRPr="008A78D3">
        <w:rPr>
          <w:sz w:val="22"/>
          <w:szCs w:val="22"/>
        </w:rPr>
        <w:t xml:space="preserve">can be </w:t>
      </w:r>
      <w:proofErr w:type="gramStart"/>
      <w:r w:rsidRPr="008A78D3">
        <w:rPr>
          <w:sz w:val="22"/>
          <w:szCs w:val="22"/>
        </w:rPr>
        <w:t>accessed  from</w:t>
      </w:r>
      <w:proofErr w:type="gramEnd"/>
      <w:r w:rsidRPr="008A78D3">
        <w:rPr>
          <w:sz w:val="22"/>
          <w:szCs w:val="22"/>
        </w:rPr>
        <w:t xml:space="preserve"> the header on any page in  the MCCF EDI TAS Portal. This page provides the user with the following options:</w:t>
      </w:r>
    </w:p>
    <w:p w14:paraId="797BB21C" w14:textId="77777777" w:rsidR="0088537C" w:rsidRPr="008A78D3" w:rsidRDefault="0088537C" w:rsidP="0088537C">
      <w:pPr>
        <w:pStyle w:val="BodyText"/>
        <w:numPr>
          <w:ilvl w:val="1"/>
          <w:numId w:val="37"/>
        </w:numPr>
        <w:rPr>
          <w:sz w:val="22"/>
          <w:szCs w:val="22"/>
        </w:rPr>
      </w:pPr>
      <w:r w:rsidRPr="008A78D3">
        <w:rPr>
          <w:sz w:val="22"/>
          <w:szCs w:val="22"/>
        </w:rPr>
        <w:t>Phone Number</w:t>
      </w:r>
    </w:p>
    <w:p w14:paraId="196CCDEA" w14:textId="77777777" w:rsidR="0088537C" w:rsidRPr="008A78D3" w:rsidRDefault="0088537C" w:rsidP="0088537C">
      <w:pPr>
        <w:pStyle w:val="BodyText"/>
        <w:numPr>
          <w:ilvl w:val="1"/>
          <w:numId w:val="37"/>
        </w:numPr>
        <w:rPr>
          <w:sz w:val="22"/>
          <w:szCs w:val="22"/>
        </w:rPr>
      </w:pPr>
      <w:proofErr w:type="spellStart"/>
      <w:r w:rsidRPr="008A78D3">
        <w:rPr>
          <w:sz w:val="22"/>
          <w:szCs w:val="22"/>
        </w:rPr>
        <w:t>eMail</w:t>
      </w:r>
      <w:proofErr w:type="spellEnd"/>
      <w:r w:rsidRPr="008A78D3">
        <w:rPr>
          <w:sz w:val="22"/>
          <w:szCs w:val="22"/>
        </w:rPr>
        <w:t xml:space="preserve"> Address</w:t>
      </w:r>
    </w:p>
    <w:p w14:paraId="53905F17" w14:textId="723ADB00" w:rsidR="0088537C" w:rsidRPr="008A78D3" w:rsidRDefault="0088537C" w:rsidP="0088537C">
      <w:pPr>
        <w:pStyle w:val="BodyText"/>
        <w:numPr>
          <w:ilvl w:val="1"/>
          <w:numId w:val="37"/>
        </w:numPr>
        <w:rPr>
          <w:sz w:val="22"/>
          <w:szCs w:val="22"/>
        </w:rPr>
      </w:pPr>
      <w:r w:rsidRPr="008A78D3">
        <w:rPr>
          <w:sz w:val="22"/>
          <w:szCs w:val="22"/>
        </w:rPr>
        <w:t>Provide Feedback Link</w:t>
      </w:r>
    </w:p>
    <w:p w14:paraId="6D6AB876" w14:textId="77777777" w:rsidR="0088537C" w:rsidRDefault="0088537C" w:rsidP="0088537C">
      <w:pPr>
        <w:pStyle w:val="InstructionalFooter"/>
        <w:ind w:left="360"/>
        <w:jc w:val="center"/>
      </w:pPr>
    </w:p>
    <w:p w14:paraId="32337371" w14:textId="77777777" w:rsidR="0088537C" w:rsidRDefault="0088537C" w:rsidP="0088537C">
      <w:pPr>
        <w:pStyle w:val="InstructionalFooter"/>
        <w:ind w:left="360"/>
        <w:jc w:val="center"/>
      </w:pPr>
    </w:p>
    <w:p w14:paraId="0CB0045E" w14:textId="77777777" w:rsidR="00E0432D" w:rsidRDefault="00E0432D">
      <w:pPr>
        <w:rPr>
          <w:ins w:id="184" w:author="Dodson, Carol J. (Leidos)" w:date="2018-05-30T09:39:00Z"/>
          <w:rFonts w:cs="Tahoma"/>
          <w:i/>
          <w:color w:val="0000FF"/>
          <w:sz w:val="20"/>
          <w:szCs w:val="16"/>
        </w:rPr>
      </w:pPr>
      <w:ins w:id="185" w:author="Dodson, Carol J. (Leidos)" w:date="2018-05-30T09:39:00Z">
        <w:r>
          <w:br w:type="page"/>
        </w:r>
      </w:ins>
    </w:p>
    <w:p w14:paraId="5EF0F057" w14:textId="636DF72A" w:rsidR="0088537C" w:rsidRDefault="0088537C" w:rsidP="0088537C">
      <w:pPr>
        <w:pStyle w:val="InstructionalFooter"/>
        <w:ind w:left="360"/>
        <w:jc w:val="center"/>
      </w:pPr>
      <w:r>
        <w:lastRenderedPageBreak/>
        <w:t xml:space="preserve">Figure 21 – Accessing the Contact Us Page </w:t>
      </w:r>
    </w:p>
    <w:p w14:paraId="376642CE" w14:textId="12B0592C" w:rsidR="0088537C" w:rsidRPr="0088537C" w:rsidRDefault="0088537C" w:rsidP="0088537C">
      <w:pPr>
        <w:pStyle w:val="Footer"/>
      </w:pPr>
      <w:r>
        <w:rPr>
          <w:noProof/>
        </w:rPr>
        <mc:AlternateContent>
          <mc:Choice Requires="wps">
            <w:drawing>
              <wp:anchor distT="0" distB="0" distL="114300" distR="114300" simplePos="0" relativeHeight="251693056" behindDoc="0" locked="0" layoutInCell="1" allowOverlap="1" wp14:anchorId="12599646" wp14:editId="1604FDEA">
                <wp:simplePos x="0" y="0"/>
                <wp:positionH relativeFrom="column">
                  <wp:posOffset>3795622</wp:posOffset>
                </wp:positionH>
                <wp:positionV relativeFrom="paragraph">
                  <wp:posOffset>276045</wp:posOffset>
                </wp:positionV>
                <wp:extent cx="569343" cy="215265"/>
                <wp:effectExtent l="0" t="0" r="21590" b="13335"/>
                <wp:wrapNone/>
                <wp:docPr id="155" name="Rectangle 155"/>
                <wp:cNvGraphicFramePr/>
                <a:graphic xmlns:a="http://schemas.openxmlformats.org/drawingml/2006/main">
                  <a:graphicData uri="http://schemas.microsoft.com/office/word/2010/wordprocessingShape">
                    <wps:wsp>
                      <wps:cNvSpPr/>
                      <wps:spPr>
                        <a:xfrm>
                          <a:off x="0" y="0"/>
                          <a:ext cx="569343"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5" o:spid="_x0000_s1026" style="position:absolute;margin-left:298.85pt;margin-top:21.75pt;width:44.85pt;height:16.9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" filled="f" strokecolor="red" strokeweight="2pt"/>
            </w:pict>
          </mc:Fallback>
        </mc:AlternateContent>
      </w:r>
      <w:r>
        <w:rPr>
          <w:noProof/>
        </w:rPr>
        <w:drawing>
          <wp:inline distT="0" distB="0" distL="0" distR="0" wp14:anchorId="32E3ADF4" wp14:editId="6395304C">
            <wp:extent cx="5650302" cy="5502275"/>
            <wp:effectExtent l="76200" t="76200" r="140970" b="136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50302" cy="55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5FB2C5" w14:textId="77777777" w:rsidR="0088537C" w:rsidRPr="0088537C" w:rsidRDefault="0088537C" w:rsidP="0088537C">
      <w:pPr>
        <w:pStyle w:val="Footer"/>
      </w:pPr>
    </w:p>
    <w:p w14:paraId="51252895" w14:textId="77777777" w:rsidR="00E0432D" w:rsidRDefault="00E0432D">
      <w:pPr>
        <w:rPr>
          <w:ins w:id="186" w:author="Dodson, Carol J. (Leidos)" w:date="2018-05-30T09:39:00Z"/>
          <w:rFonts w:cs="Tahoma"/>
          <w:i/>
          <w:color w:val="0000FF"/>
          <w:sz w:val="20"/>
          <w:szCs w:val="16"/>
        </w:rPr>
      </w:pPr>
      <w:ins w:id="187" w:author="Dodson, Carol J. (Leidos)" w:date="2018-05-30T09:39:00Z">
        <w:r>
          <w:br w:type="page"/>
        </w:r>
      </w:ins>
    </w:p>
    <w:p w14:paraId="0BE1163B" w14:textId="57A43229" w:rsidR="0088537C" w:rsidRDefault="0088537C" w:rsidP="0088537C">
      <w:pPr>
        <w:pStyle w:val="InstructionalFooter"/>
        <w:ind w:left="360"/>
        <w:jc w:val="center"/>
      </w:pPr>
      <w:r>
        <w:lastRenderedPageBreak/>
        <w:t>Figure 22 – Contact Us Home Page</w:t>
      </w:r>
    </w:p>
    <w:p w14:paraId="649CE645" w14:textId="77777777" w:rsidR="0088537C" w:rsidRDefault="0088537C" w:rsidP="0088537C">
      <w:pPr>
        <w:pStyle w:val="BodyText"/>
      </w:pPr>
    </w:p>
    <w:p w14:paraId="56F08B74" w14:textId="0F0E4354" w:rsidR="0088537C" w:rsidRPr="00FE5240" w:rsidRDefault="0088537C" w:rsidP="0088537C">
      <w:pPr>
        <w:pStyle w:val="BodyText"/>
      </w:pPr>
      <w:r>
        <w:rPr>
          <w:noProof/>
        </w:rPr>
        <mc:AlternateContent>
          <mc:Choice Requires="wps">
            <w:drawing>
              <wp:anchor distT="0" distB="0" distL="114300" distR="114300" simplePos="0" relativeHeight="251691008" behindDoc="0" locked="0" layoutInCell="1" allowOverlap="1" wp14:anchorId="3139B081" wp14:editId="708B2450">
                <wp:simplePos x="0" y="0"/>
                <wp:positionH relativeFrom="column">
                  <wp:posOffset>284672</wp:posOffset>
                </wp:positionH>
                <wp:positionV relativeFrom="paragraph">
                  <wp:posOffset>1475117</wp:posOffset>
                </wp:positionV>
                <wp:extent cx="1371600" cy="681487"/>
                <wp:effectExtent l="0" t="0" r="19050" b="23495"/>
                <wp:wrapNone/>
                <wp:docPr id="152" name="Rectangle 152"/>
                <wp:cNvGraphicFramePr/>
                <a:graphic xmlns:a="http://schemas.openxmlformats.org/drawingml/2006/main">
                  <a:graphicData uri="http://schemas.microsoft.com/office/word/2010/wordprocessingShape">
                    <wps:wsp>
                      <wps:cNvSpPr/>
                      <wps:spPr>
                        <a:xfrm>
                          <a:off x="0" y="0"/>
                          <a:ext cx="1371600" cy="6814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2" o:spid="_x0000_s1026" style="position:absolute;margin-left:22.4pt;margin-top:116.15pt;width:108pt;height:5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" filled="f" strokecolor="red" strokeweight="2pt"/>
            </w:pict>
          </mc:Fallback>
        </mc:AlternateContent>
      </w:r>
      <w:r>
        <w:rPr>
          <w:noProof/>
        </w:rPr>
        <w:drawing>
          <wp:inline distT="0" distB="0" distL="0" distR="0" wp14:anchorId="77E4D29D" wp14:editId="1677304E">
            <wp:extent cx="5667554" cy="3562709"/>
            <wp:effectExtent l="76200" t="76200" r="123825" b="133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73044" cy="356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EFF6AE" w14:textId="04BFD649" w:rsidR="0088537C" w:rsidRDefault="0088537C" w:rsidP="0088537C">
      <w:pPr>
        <w:pStyle w:val="BodyText"/>
      </w:pPr>
    </w:p>
    <w:p w14:paraId="06EF35CF" w14:textId="77777777" w:rsidR="0088537C" w:rsidRPr="0088537C" w:rsidRDefault="0088537C" w:rsidP="0088537C">
      <w:pPr>
        <w:pStyle w:val="BodyText"/>
      </w:pPr>
    </w:p>
    <w:p w14:paraId="36090172" w14:textId="6839CC9A" w:rsidR="00350635" w:rsidRDefault="00FE5240" w:rsidP="00FE5240">
      <w:pPr>
        <w:pStyle w:val="Heading3"/>
      </w:pPr>
      <w:bookmarkStart w:id="188" w:name="_Toc515451050"/>
      <w:r>
        <w:t>Accessing Help</w:t>
      </w:r>
      <w:bookmarkEnd w:id="188"/>
    </w:p>
    <w:p w14:paraId="249251C2" w14:textId="50D5F500" w:rsidR="00CE122A" w:rsidRPr="00FC0017" w:rsidRDefault="00CE122A" w:rsidP="00CE122A">
      <w:pPr>
        <w:pStyle w:val="BodyText"/>
        <w:rPr>
          <w:sz w:val="22"/>
          <w:szCs w:val="22"/>
        </w:rPr>
      </w:pPr>
      <w:r w:rsidRPr="00FC0017">
        <w:rPr>
          <w:sz w:val="22"/>
          <w:szCs w:val="22"/>
        </w:rPr>
        <w:t xml:space="preserve">The Help page can be accessed from the header on any page </w:t>
      </w:r>
      <w:proofErr w:type="gramStart"/>
      <w:r w:rsidRPr="00FC0017">
        <w:rPr>
          <w:sz w:val="22"/>
          <w:szCs w:val="22"/>
        </w:rPr>
        <w:t>in  the</w:t>
      </w:r>
      <w:proofErr w:type="gramEnd"/>
      <w:r w:rsidRPr="00FC0017">
        <w:rPr>
          <w:sz w:val="22"/>
          <w:szCs w:val="22"/>
        </w:rPr>
        <w:t xml:space="preserve"> MCCF EDI TAS Portal.</w:t>
      </w:r>
    </w:p>
    <w:p w14:paraId="2ECB80B4" w14:textId="77777777" w:rsidR="00E0432D" w:rsidRDefault="00E0432D">
      <w:pPr>
        <w:rPr>
          <w:ins w:id="189" w:author="Dodson, Carol J. (Leidos)" w:date="2018-05-30T09:39:00Z"/>
          <w:rFonts w:cs="Tahoma"/>
          <w:i/>
          <w:color w:val="0000FF"/>
          <w:sz w:val="20"/>
          <w:szCs w:val="16"/>
        </w:rPr>
      </w:pPr>
      <w:ins w:id="190" w:author="Dodson, Carol J. (Leidos)" w:date="2018-05-30T09:39:00Z">
        <w:r>
          <w:br w:type="page"/>
        </w:r>
      </w:ins>
    </w:p>
    <w:p w14:paraId="168E21B2" w14:textId="1992C63B" w:rsidR="00CE122A" w:rsidRDefault="00CE122A" w:rsidP="00CE122A">
      <w:pPr>
        <w:pStyle w:val="InstructionalFooter"/>
        <w:ind w:left="720"/>
        <w:jc w:val="center"/>
      </w:pPr>
      <w:r>
        <w:lastRenderedPageBreak/>
        <w:t>Figure 21 – Accessing the Help Page</w:t>
      </w:r>
    </w:p>
    <w:p w14:paraId="6E4F0EA1" w14:textId="77777777" w:rsidR="00CE122A" w:rsidRDefault="00CE122A" w:rsidP="00CE122A">
      <w:pPr>
        <w:pStyle w:val="BodyText"/>
      </w:pPr>
    </w:p>
    <w:p w14:paraId="69F12D8C" w14:textId="6B41D655" w:rsidR="00CE122A" w:rsidRDefault="00CE122A" w:rsidP="00CE122A">
      <w:pPr>
        <w:pStyle w:val="BodyText"/>
      </w:pPr>
      <w:r>
        <w:rPr>
          <w:noProof/>
        </w:rPr>
        <mc:AlternateContent>
          <mc:Choice Requires="wps">
            <w:drawing>
              <wp:anchor distT="0" distB="0" distL="114300" distR="114300" simplePos="0" relativeHeight="251688960" behindDoc="0" locked="0" layoutInCell="1" allowOverlap="1" wp14:anchorId="57C85E02" wp14:editId="14C98350">
                <wp:simplePos x="0" y="0"/>
                <wp:positionH relativeFrom="column">
                  <wp:posOffset>4355201</wp:posOffset>
                </wp:positionH>
                <wp:positionV relativeFrom="paragraph">
                  <wp:posOffset>292735</wp:posOffset>
                </wp:positionV>
                <wp:extent cx="379563" cy="215265"/>
                <wp:effectExtent l="0" t="0" r="20955" b="13335"/>
                <wp:wrapNone/>
                <wp:docPr id="149" name="Rectangle 149"/>
                <wp:cNvGraphicFramePr/>
                <a:graphic xmlns:a="http://schemas.openxmlformats.org/drawingml/2006/main">
                  <a:graphicData uri="http://schemas.microsoft.com/office/word/2010/wordprocessingShape">
                    <wps:wsp>
                      <wps:cNvSpPr/>
                      <wps:spPr>
                        <a:xfrm>
                          <a:off x="0" y="0"/>
                          <a:ext cx="379563"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342.95pt;margin-top:23.05pt;width:29.9pt;height:16.9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" filled="f" strokecolor="red" strokeweight="2pt"/>
            </w:pict>
          </mc:Fallback>
        </mc:AlternateContent>
      </w:r>
      <w:r>
        <w:rPr>
          <w:noProof/>
        </w:rPr>
        <w:drawing>
          <wp:inline distT="0" distB="0" distL="0" distR="0" wp14:anchorId="37DC364C" wp14:editId="161BD755">
            <wp:extent cx="5650302" cy="5502275"/>
            <wp:effectExtent l="76200" t="76200" r="140970" b="136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50302" cy="55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8446AA" w14:textId="77777777" w:rsidR="00CE122A" w:rsidRDefault="00CE122A" w:rsidP="00CE122A">
      <w:pPr>
        <w:pStyle w:val="BodyText"/>
      </w:pPr>
    </w:p>
    <w:p w14:paraId="5B4C8571" w14:textId="77777777" w:rsidR="00E0432D" w:rsidRDefault="00E0432D">
      <w:pPr>
        <w:rPr>
          <w:ins w:id="191" w:author="Dodson, Carol J. (Leidos)" w:date="2018-05-30T09:40:00Z"/>
          <w:rFonts w:cs="Tahoma"/>
          <w:i/>
          <w:color w:val="0000FF"/>
          <w:sz w:val="20"/>
          <w:szCs w:val="16"/>
        </w:rPr>
      </w:pPr>
      <w:ins w:id="192" w:author="Dodson, Carol J. (Leidos)" w:date="2018-05-30T09:40:00Z">
        <w:r>
          <w:br w:type="page"/>
        </w:r>
      </w:ins>
    </w:p>
    <w:p w14:paraId="5E499EDE" w14:textId="501546DE" w:rsidR="00CE122A" w:rsidRDefault="00CE122A" w:rsidP="00CE122A">
      <w:pPr>
        <w:pStyle w:val="InstructionalFooter"/>
        <w:ind w:left="720"/>
        <w:jc w:val="center"/>
      </w:pPr>
      <w:r>
        <w:lastRenderedPageBreak/>
        <w:t>Figure 22 –Help Home Page</w:t>
      </w:r>
    </w:p>
    <w:p w14:paraId="5797D6BA" w14:textId="77777777" w:rsidR="00CE122A" w:rsidRDefault="00CE122A" w:rsidP="00CE122A">
      <w:pPr>
        <w:pStyle w:val="BodyText"/>
      </w:pPr>
    </w:p>
    <w:p w14:paraId="771577DB" w14:textId="55FA826D" w:rsidR="00CE122A" w:rsidRDefault="00CE122A" w:rsidP="00CE122A">
      <w:pPr>
        <w:pStyle w:val="BodyText"/>
      </w:pPr>
      <w:r>
        <w:rPr>
          <w:noProof/>
        </w:rPr>
        <w:drawing>
          <wp:inline distT="0" distB="0" distL="0" distR="0" wp14:anchorId="066A6D90" wp14:editId="5C107196">
            <wp:extent cx="5615796" cy="2790190"/>
            <wp:effectExtent l="76200" t="76200" r="137795" b="12446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5796" cy="2790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6A858D" w14:textId="77777777" w:rsidR="00CE122A" w:rsidRPr="00CE122A" w:rsidRDefault="00CE122A" w:rsidP="00CE122A">
      <w:pPr>
        <w:pStyle w:val="BodyText"/>
      </w:pPr>
    </w:p>
    <w:p w14:paraId="21F005C7" w14:textId="200A745A" w:rsidR="008C2163" w:rsidRDefault="008C2163" w:rsidP="008C2163">
      <w:pPr>
        <w:pStyle w:val="BodyText"/>
      </w:pPr>
      <w:r>
        <w:rPr>
          <w:b/>
          <w:i/>
          <w:highlight w:val="yellow"/>
        </w:rPr>
        <w:t xml:space="preserve">The </w:t>
      </w:r>
      <w:r w:rsidR="009A416D">
        <w:rPr>
          <w:b/>
          <w:i/>
          <w:highlight w:val="yellow"/>
        </w:rPr>
        <w:t>Help</w:t>
      </w:r>
      <w:r>
        <w:rPr>
          <w:b/>
          <w:i/>
          <w:highlight w:val="yellow"/>
        </w:rPr>
        <w:t xml:space="preserve"> content has not been defined. This section will be updated as the functionality is completed.</w:t>
      </w:r>
    </w:p>
    <w:p w14:paraId="4290CA87" w14:textId="77777777" w:rsidR="009917B5" w:rsidRPr="009917B5" w:rsidRDefault="009917B5" w:rsidP="009917B5">
      <w:pPr>
        <w:pStyle w:val="BodyText"/>
      </w:pPr>
    </w:p>
    <w:p w14:paraId="01B49B95" w14:textId="181D7B21" w:rsidR="00350635" w:rsidRDefault="009917B5" w:rsidP="00350635">
      <w:pPr>
        <w:pStyle w:val="Heading3"/>
      </w:pPr>
      <w:bookmarkStart w:id="193" w:name="_Toc515451051"/>
      <w:r>
        <w:t>Accessing</w:t>
      </w:r>
      <w:r w:rsidR="00350635">
        <w:t xml:space="preserve"> the </w:t>
      </w:r>
      <w:proofErr w:type="spellStart"/>
      <w:r w:rsidR="00350635">
        <w:t>eRevenue</w:t>
      </w:r>
      <w:proofErr w:type="spellEnd"/>
      <w:r w:rsidR="00350635">
        <w:t xml:space="preserve"> Resources SharePoint Site</w:t>
      </w:r>
      <w:bookmarkEnd w:id="193"/>
    </w:p>
    <w:p w14:paraId="50901294" w14:textId="21A8353E" w:rsidR="0006205F" w:rsidRPr="00FC0017" w:rsidRDefault="00F7550A" w:rsidP="005A2485">
      <w:pPr>
        <w:pStyle w:val="BodyText"/>
        <w:rPr>
          <w:sz w:val="22"/>
          <w:szCs w:val="22"/>
        </w:rPr>
      </w:pPr>
      <w:r w:rsidRPr="00FC0017">
        <w:rPr>
          <w:sz w:val="22"/>
          <w:szCs w:val="22"/>
        </w:rPr>
        <w:t>The</w:t>
      </w:r>
      <w:r w:rsidR="0006205F" w:rsidRPr="00FC0017">
        <w:rPr>
          <w:sz w:val="22"/>
          <w:szCs w:val="22"/>
        </w:rPr>
        <w:t xml:space="preserve"> </w:t>
      </w:r>
      <w:proofErr w:type="spellStart"/>
      <w:r w:rsidR="0006205F" w:rsidRPr="00FC0017">
        <w:rPr>
          <w:sz w:val="22"/>
          <w:szCs w:val="22"/>
        </w:rPr>
        <w:t>eRevenue</w:t>
      </w:r>
      <w:proofErr w:type="spellEnd"/>
      <w:r w:rsidR="0006205F" w:rsidRPr="00FC0017">
        <w:rPr>
          <w:sz w:val="22"/>
          <w:szCs w:val="22"/>
        </w:rPr>
        <w:t xml:space="preserve"> Resources </w:t>
      </w:r>
      <w:r w:rsidR="00403F14" w:rsidRPr="00FC0017">
        <w:rPr>
          <w:sz w:val="22"/>
          <w:szCs w:val="22"/>
        </w:rPr>
        <w:t>SharePoint</w:t>
      </w:r>
      <w:r w:rsidR="005A2485" w:rsidRPr="00FC0017">
        <w:rPr>
          <w:sz w:val="22"/>
          <w:szCs w:val="22"/>
        </w:rPr>
        <w:t xml:space="preserve"> Site (</w:t>
      </w:r>
      <w:proofErr w:type="spellStart"/>
      <w:r w:rsidR="005A2485" w:rsidRPr="00FC0017">
        <w:rPr>
          <w:sz w:val="22"/>
          <w:szCs w:val="22"/>
        </w:rPr>
        <w:t>eRR</w:t>
      </w:r>
      <w:proofErr w:type="spellEnd"/>
      <w:r w:rsidR="005A2485" w:rsidRPr="00FC0017">
        <w:rPr>
          <w:sz w:val="22"/>
          <w:szCs w:val="22"/>
        </w:rPr>
        <w:t xml:space="preserve">) can be </w:t>
      </w:r>
      <w:r w:rsidR="00403F14" w:rsidRPr="00FC0017">
        <w:rPr>
          <w:sz w:val="22"/>
          <w:szCs w:val="22"/>
        </w:rPr>
        <w:t>accessed</w:t>
      </w:r>
      <w:r w:rsidR="005A2485" w:rsidRPr="00FC0017">
        <w:rPr>
          <w:sz w:val="22"/>
          <w:szCs w:val="22"/>
        </w:rPr>
        <w:t xml:space="preserve"> from the header on any page </w:t>
      </w:r>
      <w:proofErr w:type="gramStart"/>
      <w:r w:rsidR="005A2485" w:rsidRPr="00FC0017">
        <w:rPr>
          <w:sz w:val="22"/>
          <w:szCs w:val="22"/>
        </w:rPr>
        <w:t>in  the</w:t>
      </w:r>
      <w:proofErr w:type="gramEnd"/>
      <w:r w:rsidR="005A2485" w:rsidRPr="00FC0017">
        <w:rPr>
          <w:sz w:val="22"/>
          <w:szCs w:val="22"/>
        </w:rPr>
        <w:t xml:space="preserve"> MCCF EDI TAS Portal or from the </w:t>
      </w:r>
      <w:proofErr w:type="spellStart"/>
      <w:r w:rsidR="005A2485" w:rsidRPr="00FC0017">
        <w:rPr>
          <w:sz w:val="22"/>
          <w:szCs w:val="22"/>
        </w:rPr>
        <w:t>eRevenue</w:t>
      </w:r>
      <w:proofErr w:type="spellEnd"/>
      <w:r w:rsidR="005A2485" w:rsidRPr="00FC0017">
        <w:rPr>
          <w:sz w:val="22"/>
          <w:szCs w:val="22"/>
        </w:rPr>
        <w:t xml:space="preserve"> Resources Link on any of the Product Pages</w:t>
      </w:r>
      <w:ins w:id="194" w:author="Dodson, Carol J. (Leidos)" w:date="2018-05-30T09:40:00Z">
        <w:r w:rsidR="00E0432D">
          <w:rPr>
            <w:sz w:val="22"/>
            <w:szCs w:val="22"/>
          </w:rPr>
          <w:t>.</w:t>
        </w:r>
      </w:ins>
    </w:p>
    <w:p w14:paraId="5D6F2EFB" w14:textId="77777777" w:rsidR="00E0432D" w:rsidRDefault="00E0432D">
      <w:pPr>
        <w:rPr>
          <w:ins w:id="195" w:author="Dodson, Carol J. (Leidos)" w:date="2018-05-30T09:40:00Z"/>
          <w:rFonts w:cs="Tahoma"/>
          <w:i/>
          <w:color w:val="0000FF"/>
          <w:sz w:val="20"/>
          <w:szCs w:val="16"/>
        </w:rPr>
      </w:pPr>
      <w:ins w:id="196" w:author="Dodson, Carol J. (Leidos)" w:date="2018-05-30T09:40:00Z">
        <w:r>
          <w:br w:type="page"/>
        </w:r>
      </w:ins>
    </w:p>
    <w:p w14:paraId="42258CF6" w14:textId="4D0F424C" w:rsidR="0006205F" w:rsidRDefault="0006205F" w:rsidP="0006205F">
      <w:pPr>
        <w:pStyle w:val="InstructionalFooter"/>
        <w:ind w:left="360"/>
        <w:jc w:val="center"/>
      </w:pPr>
      <w:r>
        <w:lastRenderedPageBreak/>
        <w:t xml:space="preserve">Figure </w:t>
      </w:r>
      <w:r w:rsidR="005D10A5">
        <w:t>23</w:t>
      </w:r>
      <w:r>
        <w:t xml:space="preserve"> – Accessing </w:t>
      </w:r>
      <w:proofErr w:type="spellStart"/>
      <w:r>
        <w:t>eRevenue</w:t>
      </w:r>
      <w:proofErr w:type="spellEnd"/>
      <w:r>
        <w:t xml:space="preserve"> Resources Site </w:t>
      </w:r>
      <w:r w:rsidR="005A2485">
        <w:t>from the Header</w:t>
      </w:r>
    </w:p>
    <w:p w14:paraId="7719C73E" w14:textId="4683CDE0" w:rsidR="0006205F" w:rsidRDefault="005D10A5" w:rsidP="0006205F">
      <w:pPr>
        <w:pStyle w:val="BodyText"/>
      </w:pPr>
      <w:r>
        <w:rPr>
          <w:noProof/>
        </w:rPr>
        <mc:AlternateContent>
          <mc:Choice Requires="wps">
            <w:drawing>
              <wp:anchor distT="0" distB="0" distL="114300" distR="114300" simplePos="0" relativeHeight="251695104" behindDoc="0" locked="0" layoutInCell="1" allowOverlap="1" wp14:anchorId="7C147CCD" wp14:editId="0F87A04F">
                <wp:simplePos x="0" y="0"/>
                <wp:positionH relativeFrom="column">
                  <wp:posOffset>4735830</wp:posOffset>
                </wp:positionH>
                <wp:positionV relativeFrom="paragraph">
                  <wp:posOffset>326977</wp:posOffset>
                </wp:positionV>
                <wp:extent cx="871268" cy="215265"/>
                <wp:effectExtent l="0" t="0" r="24130" b="13335"/>
                <wp:wrapNone/>
                <wp:docPr id="157" name="Rectangle 157"/>
                <wp:cNvGraphicFramePr/>
                <a:graphic xmlns:a="http://schemas.openxmlformats.org/drawingml/2006/main">
                  <a:graphicData uri="http://schemas.microsoft.com/office/word/2010/wordprocessingShape">
                    <wps:wsp>
                      <wps:cNvSpPr/>
                      <wps:spPr>
                        <a:xfrm>
                          <a:off x="0" y="0"/>
                          <a:ext cx="871268"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7" o:spid="_x0000_s1026" style="position:absolute;margin-left:372.9pt;margin-top:25.75pt;width:68.6pt;height:16.9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" filled="f" strokecolor="red" strokeweight="2pt"/>
            </w:pict>
          </mc:Fallback>
        </mc:AlternateContent>
      </w:r>
      <w:r>
        <w:rPr>
          <w:noProof/>
        </w:rPr>
        <w:drawing>
          <wp:inline distT="0" distB="0" distL="0" distR="0" wp14:anchorId="0869D5A1" wp14:editId="4E5F96AF">
            <wp:extent cx="5650302" cy="5502275"/>
            <wp:effectExtent l="76200" t="76200" r="140970" b="136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50302" cy="55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D46BCF" w14:textId="77777777" w:rsidR="005A2485" w:rsidRDefault="005A2485" w:rsidP="0006205F">
      <w:pPr>
        <w:pStyle w:val="BodyText"/>
      </w:pPr>
    </w:p>
    <w:p w14:paraId="3ECF3F86" w14:textId="77777777" w:rsidR="00E0432D" w:rsidRDefault="00E0432D">
      <w:pPr>
        <w:rPr>
          <w:ins w:id="197" w:author="Dodson, Carol J. (Leidos)" w:date="2018-05-30T09:40:00Z"/>
          <w:rFonts w:cs="Tahoma"/>
          <w:i/>
          <w:color w:val="0000FF"/>
          <w:sz w:val="20"/>
          <w:szCs w:val="16"/>
        </w:rPr>
      </w:pPr>
      <w:ins w:id="198" w:author="Dodson, Carol J. (Leidos)" w:date="2018-05-30T09:40:00Z">
        <w:r>
          <w:br w:type="page"/>
        </w:r>
      </w:ins>
    </w:p>
    <w:p w14:paraId="1C807B93" w14:textId="0D6A3711" w:rsidR="005A2485" w:rsidRDefault="005A2485" w:rsidP="005A2485">
      <w:pPr>
        <w:pStyle w:val="InstructionalFooter"/>
        <w:ind w:left="360"/>
        <w:jc w:val="center"/>
      </w:pPr>
      <w:r>
        <w:lastRenderedPageBreak/>
        <w:t xml:space="preserve">Figure 24 – Accessing </w:t>
      </w:r>
      <w:proofErr w:type="spellStart"/>
      <w:r>
        <w:t>eRevenue</w:t>
      </w:r>
      <w:proofErr w:type="spellEnd"/>
      <w:r>
        <w:t xml:space="preserve"> Resources Site from the Product Pages</w:t>
      </w:r>
    </w:p>
    <w:p w14:paraId="7538BB90" w14:textId="77777777" w:rsidR="005A2485" w:rsidRDefault="005A2485" w:rsidP="0006205F">
      <w:pPr>
        <w:pStyle w:val="BodyText"/>
      </w:pPr>
    </w:p>
    <w:p w14:paraId="32FD9760" w14:textId="10CC3492" w:rsidR="0006205F" w:rsidRDefault="005A2485" w:rsidP="0006205F">
      <w:pPr>
        <w:pStyle w:val="BodyText"/>
        <w:ind w:left="360"/>
      </w:pPr>
      <w:r>
        <w:rPr>
          <w:noProof/>
        </w:rPr>
        <mc:AlternateContent>
          <mc:Choice Requires="wps">
            <w:drawing>
              <wp:anchor distT="0" distB="0" distL="114300" distR="114300" simplePos="0" relativeHeight="251697152" behindDoc="0" locked="0" layoutInCell="1" allowOverlap="1" wp14:anchorId="05098987" wp14:editId="12F2B38D">
                <wp:simplePos x="0" y="0"/>
                <wp:positionH relativeFrom="column">
                  <wp:posOffset>603848</wp:posOffset>
                </wp:positionH>
                <wp:positionV relativeFrom="paragraph">
                  <wp:posOffset>1475117</wp:posOffset>
                </wp:positionV>
                <wp:extent cx="983411" cy="215265"/>
                <wp:effectExtent l="0" t="0" r="26670" b="13335"/>
                <wp:wrapNone/>
                <wp:docPr id="3072" name="Rectangle 3072"/>
                <wp:cNvGraphicFramePr/>
                <a:graphic xmlns:a="http://schemas.openxmlformats.org/drawingml/2006/main">
                  <a:graphicData uri="http://schemas.microsoft.com/office/word/2010/wordprocessingShape">
                    <wps:wsp>
                      <wps:cNvSpPr/>
                      <wps:spPr>
                        <a:xfrm>
                          <a:off x="0" y="0"/>
                          <a:ext cx="983411"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72" o:spid="_x0000_s1026" style="position:absolute;margin-left:47.55pt;margin-top:116.15pt;width:77.45pt;height:16.9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" filled="f" strokecolor="red" strokeweight="2pt"/>
            </w:pict>
          </mc:Fallback>
        </mc:AlternateContent>
      </w:r>
      <w:r>
        <w:rPr>
          <w:noProof/>
        </w:rPr>
        <w:drawing>
          <wp:inline distT="0" distB="0" distL="0" distR="0" wp14:anchorId="3F23E1B2" wp14:editId="5C1A1986">
            <wp:extent cx="5374257" cy="2859405"/>
            <wp:effectExtent l="76200" t="76200" r="131445" b="131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74257" cy="2859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62ACF1" w14:textId="77777777" w:rsidR="00424201" w:rsidRDefault="00424201" w:rsidP="005A2485"/>
    <w:p w14:paraId="7C95EDFC" w14:textId="5779634F" w:rsidR="005A2485" w:rsidRDefault="005A2485" w:rsidP="005A2485">
      <w:r>
        <w:t xml:space="preserve">Once the link is selected, the system prompts the user with a Warning message indicating they are being redirected to the </w:t>
      </w:r>
      <w:proofErr w:type="spellStart"/>
      <w:r>
        <w:t>eRevenue</w:t>
      </w:r>
      <w:proofErr w:type="spellEnd"/>
      <w:r>
        <w:t xml:space="preserve"> Resources SharePoint Site.</w:t>
      </w:r>
    </w:p>
    <w:p w14:paraId="127FF7E3" w14:textId="77777777" w:rsidR="00424201" w:rsidRDefault="00424201" w:rsidP="00424201">
      <w:pPr>
        <w:pStyle w:val="InstructionalFooter"/>
        <w:ind w:left="360"/>
        <w:jc w:val="center"/>
      </w:pPr>
    </w:p>
    <w:p w14:paraId="52556959" w14:textId="4231F782" w:rsidR="00424201" w:rsidRDefault="00424201" w:rsidP="00424201">
      <w:pPr>
        <w:pStyle w:val="InstructionalFooter"/>
        <w:ind w:left="360"/>
        <w:jc w:val="center"/>
      </w:pPr>
      <w:r>
        <w:t xml:space="preserve">Figure </w:t>
      </w:r>
      <w:r w:rsidR="005A2485">
        <w:t>24</w:t>
      </w:r>
      <w:r>
        <w:t xml:space="preserve"> – Warning Message </w:t>
      </w:r>
    </w:p>
    <w:p w14:paraId="4F8B0AF7" w14:textId="07A17C0F" w:rsidR="00F7550A" w:rsidRDefault="003B4744" w:rsidP="00424201">
      <w:pPr>
        <w:pStyle w:val="BodyText"/>
        <w:jc w:val="center"/>
      </w:pPr>
      <w:r>
        <w:rPr>
          <w:noProof/>
        </w:rPr>
        <mc:AlternateContent>
          <mc:Choice Requires="wps">
            <w:drawing>
              <wp:anchor distT="0" distB="0" distL="114300" distR="114300" simplePos="0" relativeHeight="251703296" behindDoc="0" locked="0" layoutInCell="1" allowOverlap="1" wp14:anchorId="592111CE" wp14:editId="686C70B3">
                <wp:simplePos x="0" y="0"/>
                <wp:positionH relativeFrom="column">
                  <wp:posOffset>2579298</wp:posOffset>
                </wp:positionH>
                <wp:positionV relativeFrom="paragraph">
                  <wp:posOffset>853093</wp:posOffset>
                </wp:positionV>
                <wp:extent cx="1871932" cy="155275"/>
                <wp:effectExtent l="0" t="0" r="14605" b="16510"/>
                <wp:wrapNone/>
                <wp:docPr id="3079" name="Rectangle 3079"/>
                <wp:cNvGraphicFramePr/>
                <a:graphic xmlns:a="http://schemas.openxmlformats.org/drawingml/2006/main">
                  <a:graphicData uri="http://schemas.microsoft.com/office/word/2010/wordprocessingShape">
                    <wps:wsp>
                      <wps:cNvSpPr/>
                      <wps:spPr>
                        <a:xfrm>
                          <a:off x="0" y="0"/>
                          <a:ext cx="1871932"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9" o:spid="_x0000_s1026" style="position:absolute;margin-left:203.1pt;margin-top:67.15pt;width:147.4pt;height:1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" filled="f" strokecolor="red" strokeweight="2pt"/>
            </w:pict>
          </mc:Fallback>
        </mc:AlternateContent>
      </w:r>
      <w:r w:rsidR="00424201">
        <w:rPr>
          <w:noProof/>
        </w:rPr>
        <w:drawing>
          <wp:inline distT="0" distB="0" distL="0" distR="0" wp14:anchorId="7E5EA00D" wp14:editId="6572CB55">
            <wp:extent cx="4295775" cy="1143000"/>
            <wp:effectExtent l="76200" t="76200" r="14287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95775"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0592F" w14:textId="7877604C" w:rsidR="00950E47" w:rsidRDefault="005425C0" w:rsidP="00950E47">
      <w:pPr>
        <w:pStyle w:val="InstructionalText1"/>
        <w:rPr>
          <w:i w:val="0"/>
          <w:color w:val="auto"/>
        </w:rPr>
      </w:pPr>
      <w:r>
        <w:rPr>
          <w:i w:val="0"/>
          <w:color w:val="auto"/>
        </w:rPr>
        <w:t xml:space="preserve">If the user selects ‘OK’, then the user will be taken to the Home Page of the </w:t>
      </w:r>
      <w:proofErr w:type="spellStart"/>
      <w:r>
        <w:rPr>
          <w:i w:val="0"/>
          <w:color w:val="auto"/>
        </w:rPr>
        <w:t>eRevenue</w:t>
      </w:r>
      <w:proofErr w:type="spellEnd"/>
      <w:r>
        <w:rPr>
          <w:i w:val="0"/>
          <w:color w:val="auto"/>
        </w:rPr>
        <w:t xml:space="preserve"> Resources site which will be opened in a new tab of the existing browser window.</w:t>
      </w:r>
      <w:r w:rsidR="0027326B">
        <w:rPr>
          <w:i w:val="0"/>
          <w:color w:val="auto"/>
        </w:rPr>
        <w:t xml:space="preserve"> If the user selects ‘Cancel’, the system will close the Alert box and take the user back to the previous page.</w:t>
      </w:r>
    </w:p>
    <w:p w14:paraId="2A50C7E4" w14:textId="77777777" w:rsidR="00E0432D" w:rsidRDefault="00E0432D">
      <w:pPr>
        <w:rPr>
          <w:ins w:id="199" w:author="Dodson, Carol J. (Leidos)" w:date="2018-05-30T09:41:00Z"/>
          <w:rFonts w:cs="Tahoma"/>
          <w:i/>
          <w:color w:val="0000FF"/>
          <w:sz w:val="20"/>
          <w:szCs w:val="16"/>
        </w:rPr>
      </w:pPr>
      <w:ins w:id="200" w:author="Dodson, Carol J. (Leidos)" w:date="2018-05-30T09:41:00Z">
        <w:r>
          <w:br w:type="page"/>
        </w:r>
      </w:ins>
    </w:p>
    <w:p w14:paraId="5A8285BA" w14:textId="2FC4C1EF" w:rsidR="0027326B" w:rsidRDefault="0027326B" w:rsidP="0027326B">
      <w:pPr>
        <w:pStyle w:val="InstructionalFooter"/>
        <w:ind w:left="360"/>
        <w:jc w:val="center"/>
      </w:pPr>
      <w:r>
        <w:lastRenderedPageBreak/>
        <w:t xml:space="preserve">Figure 25 – </w:t>
      </w:r>
      <w:proofErr w:type="spellStart"/>
      <w:r>
        <w:t>eRevenue</w:t>
      </w:r>
      <w:proofErr w:type="spellEnd"/>
      <w:r>
        <w:t xml:space="preserve"> Resources SharePoint Site Home Page</w:t>
      </w:r>
    </w:p>
    <w:p w14:paraId="2ABA9E4E" w14:textId="77777777" w:rsidR="005425C0" w:rsidRDefault="005425C0" w:rsidP="005425C0">
      <w:pPr>
        <w:pStyle w:val="BodyText"/>
      </w:pPr>
    </w:p>
    <w:p w14:paraId="47A0D9D4" w14:textId="61918A48" w:rsidR="005425C0" w:rsidRPr="005425C0" w:rsidRDefault="0027326B" w:rsidP="005425C0">
      <w:pPr>
        <w:pStyle w:val="BodyText"/>
      </w:pPr>
      <w:r>
        <w:rPr>
          <w:noProof/>
        </w:rPr>
        <w:drawing>
          <wp:inline distT="0" distB="0" distL="0" distR="0" wp14:anchorId="2772E671" wp14:editId="091D7317">
            <wp:extent cx="5546785" cy="2782570"/>
            <wp:effectExtent l="76200" t="76200" r="130175" b="13208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6785" cy="278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63FE02" w14:textId="710684A3" w:rsidR="00424201" w:rsidRDefault="00424201" w:rsidP="00424201">
      <w:pPr>
        <w:pStyle w:val="Heading3"/>
      </w:pPr>
      <w:bookmarkStart w:id="201" w:name="_Toc515451052"/>
      <w:r>
        <w:t xml:space="preserve">Accessing the </w:t>
      </w:r>
      <w:proofErr w:type="spellStart"/>
      <w:r>
        <w:t>ICBWeb</w:t>
      </w:r>
      <w:bookmarkEnd w:id="201"/>
      <w:proofErr w:type="spellEnd"/>
    </w:p>
    <w:p w14:paraId="748CE617" w14:textId="45C167A4" w:rsidR="00424201" w:rsidRPr="00867328" w:rsidRDefault="00867328" w:rsidP="00424201">
      <w:pPr>
        <w:pStyle w:val="BodyText"/>
        <w:rPr>
          <w:sz w:val="22"/>
          <w:szCs w:val="22"/>
        </w:rPr>
      </w:pPr>
      <w:r w:rsidRPr="00867328">
        <w:rPr>
          <w:sz w:val="22"/>
          <w:szCs w:val="22"/>
        </w:rPr>
        <w:t xml:space="preserve">The user will be able to access the </w:t>
      </w:r>
      <w:proofErr w:type="spellStart"/>
      <w:r w:rsidRPr="00867328">
        <w:rPr>
          <w:sz w:val="22"/>
          <w:szCs w:val="22"/>
        </w:rPr>
        <w:t>ICBWeb</w:t>
      </w:r>
      <w:proofErr w:type="spellEnd"/>
      <w:r w:rsidRPr="00867328">
        <w:rPr>
          <w:sz w:val="22"/>
          <w:szCs w:val="22"/>
        </w:rPr>
        <w:t xml:space="preserve"> Site from the </w:t>
      </w:r>
      <w:proofErr w:type="spellStart"/>
      <w:r w:rsidRPr="00867328">
        <w:rPr>
          <w:sz w:val="22"/>
          <w:szCs w:val="22"/>
        </w:rPr>
        <w:t>eInsurance</w:t>
      </w:r>
      <w:proofErr w:type="spellEnd"/>
      <w:r w:rsidRPr="00867328">
        <w:rPr>
          <w:sz w:val="22"/>
          <w:szCs w:val="22"/>
        </w:rPr>
        <w:t xml:space="preserve"> Home Page. </w:t>
      </w:r>
    </w:p>
    <w:p w14:paraId="45E0DDE4" w14:textId="637CCC95" w:rsidR="00867328" w:rsidRDefault="00867328" w:rsidP="00867328">
      <w:pPr>
        <w:pStyle w:val="InstructionalFooter"/>
        <w:ind w:left="360"/>
        <w:jc w:val="center"/>
      </w:pPr>
      <w:r>
        <w:t>Figure 26 – Accessing ICB Web Site</w:t>
      </w:r>
    </w:p>
    <w:p w14:paraId="1C87AC9D" w14:textId="77777777" w:rsidR="00867328" w:rsidRPr="00867328" w:rsidRDefault="00867328" w:rsidP="00867328">
      <w:pPr>
        <w:pStyle w:val="Footer"/>
      </w:pPr>
    </w:p>
    <w:p w14:paraId="43F8BED9" w14:textId="4AAFAE93" w:rsidR="00867328" w:rsidRDefault="00867328" w:rsidP="00424201">
      <w:pPr>
        <w:pStyle w:val="BodyText"/>
      </w:pPr>
      <w:r>
        <w:rPr>
          <w:noProof/>
        </w:rPr>
        <mc:AlternateContent>
          <mc:Choice Requires="wps">
            <w:drawing>
              <wp:anchor distT="0" distB="0" distL="114300" distR="114300" simplePos="0" relativeHeight="251699200" behindDoc="0" locked="0" layoutInCell="1" allowOverlap="1" wp14:anchorId="43687443" wp14:editId="4B8DCE37">
                <wp:simplePos x="0" y="0"/>
                <wp:positionH relativeFrom="column">
                  <wp:posOffset>396815</wp:posOffset>
                </wp:positionH>
                <wp:positionV relativeFrom="paragraph">
                  <wp:posOffset>1766438</wp:posOffset>
                </wp:positionV>
                <wp:extent cx="586596" cy="215265"/>
                <wp:effectExtent l="0" t="0" r="23495" b="13335"/>
                <wp:wrapNone/>
                <wp:docPr id="3076" name="Rectangle 3076"/>
                <wp:cNvGraphicFramePr/>
                <a:graphic xmlns:a="http://schemas.openxmlformats.org/drawingml/2006/main">
                  <a:graphicData uri="http://schemas.microsoft.com/office/word/2010/wordprocessingShape">
                    <wps:wsp>
                      <wps:cNvSpPr/>
                      <wps:spPr>
                        <a:xfrm>
                          <a:off x="0" y="0"/>
                          <a:ext cx="586596"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76" o:spid="_x0000_s1026" style="position:absolute;margin-left:31.25pt;margin-top:139.1pt;width:46.2pt;height:16.9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vmAIAAIoFAAAOAAAAZHJzL2Uyb0RvYy54bWysVMFu2zAMvQ/YPwi6r3ayJm2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" filled="f" strokecolor="red" strokeweight="2pt"/>
            </w:pict>
          </mc:Fallback>
        </mc:AlternateContent>
      </w:r>
      <w:r>
        <w:rPr>
          <w:noProof/>
        </w:rPr>
        <w:drawing>
          <wp:inline distT="0" distB="0" distL="0" distR="0" wp14:anchorId="48CEB7FD" wp14:editId="6D1A2EC2">
            <wp:extent cx="5607170" cy="2924354"/>
            <wp:effectExtent l="76200" t="76200" r="127000" b="142875"/>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23873" cy="2933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062226" w14:textId="285D32DF" w:rsidR="00867328" w:rsidRDefault="00867328" w:rsidP="00424201">
      <w:pPr>
        <w:pStyle w:val="BodyText"/>
        <w:rPr>
          <w:sz w:val="22"/>
          <w:szCs w:val="22"/>
        </w:rPr>
      </w:pPr>
      <w:r w:rsidRPr="00867328">
        <w:rPr>
          <w:sz w:val="22"/>
          <w:szCs w:val="22"/>
        </w:rPr>
        <w:t>Once the link is selected, the system prompts the user with a Warning message indicating they are b</w:t>
      </w:r>
      <w:r w:rsidR="003B4744">
        <w:rPr>
          <w:sz w:val="22"/>
          <w:szCs w:val="22"/>
        </w:rPr>
        <w:t>eing redirected to the ICB Web Site.</w:t>
      </w:r>
    </w:p>
    <w:p w14:paraId="615C67CC" w14:textId="77777777" w:rsidR="003B4744" w:rsidRDefault="003B4744" w:rsidP="00424201">
      <w:pPr>
        <w:pStyle w:val="BodyText"/>
        <w:rPr>
          <w:sz w:val="22"/>
          <w:szCs w:val="22"/>
        </w:rPr>
      </w:pPr>
    </w:p>
    <w:p w14:paraId="3106EA48" w14:textId="77777777" w:rsidR="003B4744" w:rsidRDefault="003B4744" w:rsidP="00424201">
      <w:pPr>
        <w:pStyle w:val="BodyText"/>
        <w:rPr>
          <w:sz w:val="22"/>
          <w:szCs w:val="22"/>
        </w:rPr>
      </w:pPr>
    </w:p>
    <w:p w14:paraId="7AF25BD8" w14:textId="70FAD222" w:rsidR="003B4744" w:rsidRDefault="003B4744" w:rsidP="003B4744">
      <w:pPr>
        <w:pStyle w:val="InstructionalFooter"/>
        <w:ind w:left="360"/>
        <w:jc w:val="center"/>
      </w:pPr>
      <w:r>
        <w:t>Figure 27 – Warning Message</w:t>
      </w:r>
    </w:p>
    <w:p w14:paraId="18917E04" w14:textId="77777777" w:rsidR="003B4744" w:rsidRPr="003B4744" w:rsidRDefault="003B4744" w:rsidP="003B4744">
      <w:pPr>
        <w:pStyle w:val="Footer"/>
      </w:pPr>
    </w:p>
    <w:p w14:paraId="71569895" w14:textId="50C909E7" w:rsidR="003B4744" w:rsidRPr="003B4744" w:rsidRDefault="003B4744" w:rsidP="003B4744">
      <w:pPr>
        <w:pStyle w:val="Footer"/>
        <w:jc w:val="center"/>
      </w:pPr>
      <w:r>
        <w:rPr>
          <w:noProof/>
        </w:rPr>
        <mc:AlternateContent>
          <mc:Choice Requires="wps">
            <w:drawing>
              <wp:anchor distT="0" distB="0" distL="114300" distR="114300" simplePos="0" relativeHeight="251701248" behindDoc="0" locked="0" layoutInCell="1" allowOverlap="1" wp14:anchorId="4714DD5A" wp14:editId="02B17FF2">
                <wp:simplePos x="0" y="0"/>
                <wp:positionH relativeFrom="column">
                  <wp:posOffset>2639683</wp:posOffset>
                </wp:positionH>
                <wp:positionV relativeFrom="paragraph">
                  <wp:posOffset>579168</wp:posOffset>
                </wp:positionV>
                <wp:extent cx="586105" cy="172133"/>
                <wp:effectExtent l="0" t="0" r="23495" b="18415"/>
                <wp:wrapNone/>
                <wp:docPr id="3078" name="Rectangle 3078"/>
                <wp:cNvGraphicFramePr/>
                <a:graphic xmlns:a="http://schemas.openxmlformats.org/drawingml/2006/main">
                  <a:graphicData uri="http://schemas.microsoft.com/office/word/2010/wordprocessingShape">
                    <wps:wsp>
                      <wps:cNvSpPr/>
                      <wps:spPr>
                        <a:xfrm>
                          <a:off x="0" y="0"/>
                          <a:ext cx="586105" cy="172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8" o:spid="_x0000_s1026" style="position:absolute;margin-left:207.85pt;margin-top:45.6pt;width:46.15pt;height:13.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" filled="f" strokecolor="red" strokeweight="2pt"/>
            </w:pict>
          </mc:Fallback>
        </mc:AlternateContent>
      </w:r>
      <w:r>
        <w:rPr>
          <w:noProof/>
        </w:rPr>
        <w:drawing>
          <wp:inline distT="0" distB="0" distL="0" distR="0" wp14:anchorId="0635D600" wp14:editId="1F2FFEE5">
            <wp:extent cx="3714750" cy="885825"/>
            <wp:effectExtent l="76200" t="76200" r="133350" b="142875"/>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1475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6C7BF" w14:textId="5C2870A7" w:rsidR="003B4744" w:rsidRDefault="003B4744" w:rsidP="003B4744">
      <w:pPr>
        <w:pStyle w:val="InstructionalText1"/>
        <w:rPr>
          <w:i w:val="0"/>
          <w:color w:val="auto"/>
        </w:rPr>
      </w:pPr>
      <w:r>
        <w:rPr>
          <w:i w:val="0"/>
          <w:color w:val="auto"/>
        </w:rPr>
        <w:t xml:space="preserve">If the user selects ‘OK’, then the user will be taken to </w:t>
      </w:r>
      <w:r w:rsidR="00537BD9">
        <w:rPr>
          <w:i w:val="0"/>
          <w:color w:val="auto"/>
        </w:rPr>
        <w:t xml:space="preserve">the </w:t>
      </w:r>
      <w:r>
        <w:rPr>
          <w:i w:val="0"/>
          <w:color w:val="auto"/>
        </w:rPr>
        <w:t xml:space="preserve">ICB </w:t>
      </w:r>
      <w:r w:rsidR="00403F14">
        <w:rPr>
          <w:i w:val="0"/>
          <w:color w:val="auto"/>
        </w:rPr>
        <w:t>Website</w:t>
      </w:r>
      <w:r>
        <w:rPr>
          <w:i w:val="0"/>
          <w:color w:val="auto"/>
        </w:rPr>
        <w:t xml:space="preserve"> which will be opened in a new tab of the existing browser window. If the user selects ‘Cancel’, the system will close the Alert box and take the user back to the previous page. </w:t>
      </w:r>
    </w:p>
    <w:p w14:paraId="1A755381" w14:textId="77777777" w:rsidR="003B4744" w:rsidRDefault="003B4744" w:rsidP="00424201">
      <w:pPr>
        <w:pStyle w:val="BodyText"/>
        <w:rPr>
          <w:sz w:val="22"/>
          <w:szCs w:val="22"/>
        </w:rPr>
      </w:pPr>
    </w:p>
    <w:p w14:paraId="0910ADEC" w14:textId="5C93E2B4" w:rsidR="00537BD9" w:rsidRDefault="00537BD9" w:rsidP="00424201">
      <w:pPr>
        <w:pStyle w:val="BodyText"/>
        <w:rPr>
          <w:sz w:val="22"/>
          <w:szCs w:val="22"/>
        </w:rPr>
      </w:pPr>
      <w:r>
        <w:rPr>
          <w:noProof/>
        </w:rPr>
        <w:drawing>
          <wp:inline distT="0" distB="0" distL="0" distR="0" wp14:anchorId="306CF04E" wp14:editId="02986A47">
            <wp:extent cx="5615796" cy="2725947"/>
            <wp:effectExtent l="76200" t="76200" r="137795" b="13208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31717"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CAA83" w14:textId="5CC3A635" w:rsidR="00537BD9" w:rsidRDefault="00537BD9" w:rsidP="00537BD9">
      <w:pPr>
        <w:pStyle w:val="BodyText"/>
      </w:pPr>
      <w:r>
        <w:rPr>
          <w:b/>
          <w:i/>
          <w:highlight w:val="yellow"/>
        </w:rPr>
        <w:t xml:space="preserve">The ICB </w:t>
      </w:r>
      <w:r w:rsidR="00403F14">
        <w:rPr>
          <w:b/>
          <w:i/>
          <w:highlight w:val="yellow"/>
        </w:rPr>
        <w:t>Website</w:t>
      </w:r>
      <w:r>
        <w:rPr>
          <w:b/>
          <w:i/>
          <w:highlight w:val="yellow"/>
        </w:rPr>
        <w:t xml:space="preserve"> is still under construction. This section will be updated as the functionality is completed.</w:t>
      </w:r>
    </w:p>
    <w:p w14:paraId="2F44838F" w14:textId="48BB021B" w:rsidR="00537BD9" w:rsidRDefault="00537BD9" w:rsidP="00537BD9">
      <w:pPr>
        <w:pStyle w:val="BodyText"/>
      </w:pPr>
    </w:p>
    <w:p w14:paraId="5BA05930" w14:textId="77777777" w:rsidR="00080748" w:rsidRDefault="00080748" w:rsidP="00310941">
      <w:pPr>
        <w:pStyle w:val="Heading2"/>
        <w:ind w:left="1080" w:hanging="1080"/>
      </w:pPr>
      <w:bookmarkStart w:id="202" w:name="_Toc515451053"/>
      <w:r>
        <w:t>Caveats and Exceptions</w:t>
      </w:r>
      <w:bookmarkEnd w:id="202"/>
    </w:p>
    <w:p w14:paraId="5BA05931" w14:textId="783B1819" w:rsidR="00080748" w:rsidRPr="00446E35" w:rsidRDefault="000A56D5" w:rsidP="00017CEA">
      <w:pPr>
        <w:pStyle w:val="InstructionalText1"/>
        <w:rPr>
          <w:color w:val="auto"/>
        </w:rPr>
      </w:pPr>
      <w:r w:rsidRPr="00446E35">
        <w:rPr>
          <w:color w:val="auto"/>
        </w:rPr>
        <w:t xml:space="preserve">There </w:t>
      </w:r>
      <w:r w:rsidR="00446E35">
        <w:rPr>
          <w:color w:val="auto"/>
        </w:rPr>
        <w:t xml:space="preserve">are no special </w:t>
      </w:r>
      <w:r w:rsidRPr="00446E35">
        <w:rPr>
          <w:color w:val="auto"/>
        </w:rPr>
        <w:t xml:space="preserve">actions required by the user. </w:t>
      </w:r>
    </w:p>
    <w:p w14:paraId="5BA05932" w14:textId="77777777" w:rsidR="00080748" w:rsidRDefault="00330411" w:rsidP="00B40906">
      <w:pPr>
        <w:pStyle w:val="Heading1"/>
      </w:pPr>
      <w:bookmarkStart w:id="203" w:name="_Using_the_Software"/>
      <w:bookmarkStart w:id="204" w:name="_Toc515451054"/>
      <w:bookmarkEnd w:id="203"/>
      <w:r w:rsidRPr="00017CEA">
        <w:t>Us</w:t>
      </w:r>
      <w:r>
        <w:t>ing</w:t>
      </w:r>
      <w:r w:rsidRPr="00017CEA">
        <w:t xml:space="preserve"> the </w:t>
      </w:r>
      <w:r>
        <w:t>Software</w:t>
      </w:r>
      <w:bookmarkEnd w:id="204"/>
    </w:p>
    <w:p w14:paraId="18A2D605" w14:textId="0C5A9585" w:rsidR="00F966ED" w:rsidRPr="00F966ED" w:rsidRDefault="00F966ED" w:rsidP="00F966ED">
      <w:pPr>
        <w:pStyle w:val="BodyText"/>
      </w:pPr>
    </w:p>
    <w:p w14:paraId="5BA0593F" w14:textId="77777777" w:rsidR="001A483C" w:rsidRDefault="001A483C" w:rsidP="001A483C">
      <w:pPr>
        <w:pStyle w:val="Heading2"/>
      </w:pPr>
      <w:bookmarkStart w:id="205" w:name="_Toc515451055"/>
      <w:r>
        <w:t>Special Instructions for Error Correction</w:t>
      </w:r>
      <w:bookmarkEnd w:id="205"/>
    </w:p>
    <w:p w14:paraId="3E1EAC8B" w14:textId="33FEC524" w:rsidR="00446E35" w:rsidRPr="00446E35" w:rsidRDefault="00446E35" w:rsidP="00446E35">
      <w:pPr>
        <w:pStyle w:val="InstructionalText1"/>
        <w:rPr>
          <w:color w:val="auto"/>
        </w:rPr>
      </w:pPr>
      <w:bookmarkStart w:id="206" w:name="_Acronyms_and_Abbreviations"/>
      <w:bookmarkEnd w:id="206"/>
      <w:r w:rsidRPr="00446E35">
        <w:rPr>
          <w:color w:val="auto"/>
        </w:rPr>
        <w:t xml:space="preserve">There </w:t>
      </w:r>
      <w:r>
        <w:rPr>
          <w:color w:val="auto"/>
        </w:rPr>
        <w:t>are no special instructions for the user.</w:t>
      </w:r>
      <w:r w:rsidRPr="00446E35">
        <w:rPr>
          <w:color w:val="auto"/>
        </w:rPr>
        <w:t xml:space="preserve"> </w:t>
      </w:r>
    </w:p>
    <w:p w14:paraId="5BA05941" w14:textId="77777777" w:rsidR="008C652C" w:rsidRPr="008400DE" w:rsidRDefault="008C652C" w:rsidP="00AA618B">
      <w:pPr>
        <w:pStyle w:val="Heading1"/>
      </w:pPr>
      <w:bookmarkStart w:id="207" w:name="_Toc515451056"/>
      <w:r w:rsidRPr="008400DE">
        <w:lastRenderedPageBreak/>
        <w:t>Acronyms and Abbreviations</w:t>
      </w:r>
      <w:bookmarkEnd w:id="207"/>
    </w:p>
    <w:p w14:paraId="7CB9E891" w14:textId="18D86418" w:rsidR="00C8442D" w:rsidRPr="00446E35" w:rsidRDefault="00192C57" w:rsidP="00C8442D">
      <w:pPr>
        <w:pStyle w:val="BodyText"/>
        <w:rPr>
          <w:sz w:val="22"/>
          <w:szCs w:val="22"/>
        </w:rPr>
      </w:pPr>
      <w:r w:rsidRPr="00446E35">
        <w:rPr>
          <w:sz w:val="22"/>
          <w:szCs w:val="22"/>
        </w:rPr>
        <w:t xml:space="preserve">The following </w:t>
      </w:r>
      <w:proofErr w:type="gramStart"/>
      <w:r w:rsidRPr="00446E35">
        <w:rPr>
          <w:sz w:val="22"/>
          <w:szCs w:val="22"/>
        </w:rPr>
        <w:t xml:space="preserve">list of </w:t>
      </w:r>
      <w:r w:rsidR="00403F14" w:rsidRPr="00446E35">
        <w:rPr>
          <w:sz w:val="22"/>
          <w:szCs w:val="22"/>
        </w:rPr>
        <w:t>acronyms</w:t>
      </w:r>
      <w:r w:rsidRPr="00446E35">
        <w:rPr>
          <w:sz w:val="22"/>
          <w:szCs w:val="22"/>
        </w:rPr>
        <w:t xml:space="preserve"> are</w:t>
      </w:r>
      <w:proofErr w:type="gramEnd"/>
      <w:r w:rsidRPr="00446E35">
        <w:rPr>
          <w:sz w:val="22"/>
          <w:szCs w:val="22"/>
        </w:rPr>
        <w:t xml:space="preserve"> those used by the MCCF EDI TAS Portal application and those referenced in this document. For a complete list of Veterans Affairs (VA) </w:t>
      </w:r>
      <w:r w:rsidR="00403F14" w:rsidRPr="00446E35">
        <w:rPr>
          <w:sz w:val="22"/>
          <w:szCs w:val="22"/>
        </w:rPr>
        <w:t>acronyms</w:t>
      </w:r>
      <w:r w:rsidRPr="00446E35">
        <w:rPr>
          <w:sz w:val="22"/>
          <w:szCs w:val="22"/>
        </w:rPr>
        <w:t xml:space="preserve">, visit </w:t>
      </w:r>
      <w:hyperlink r:id="rId44" w:history="1">
        <w:r w:rsidRPr="00446E35">
          <w:rPr>
            <w:rStyle w:val="Hyperlink"/>
            <w:sz w:val="22"/>
            <w:szCs w:val="22"/>
          </w:rPr>
          <w:t>VA Acronym Lookup</w:t>
        </w:r>
      </w:hyperlink>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6660"/>
      </w:tblGrid>
      <w:tr w:rsidR="00192C57" w:rsidRPr="00446E35" w14:paraId="62699623" w14:textId="77777777" w:rsidTr="002D3B5A">
        <w:trPr>
          <w:cantSplit/>
          <w:jc w:val="center"/>
        </w:trPr>
        <w:tc>
          <w:tcPr>
            <w:tcW w:w="2605" w:type="dxa"/>
            <w:shd w:val="clear" w:color="auto" w:fill="D9D9D9"/>
          </w:tcPr>
          <w:p w14:paraId="281DA824" w14:textId="66A92646" w:rsidR="00192C57" w:rsidRPr="00446E35" w:rsidRDefault="00192C57" w:rsidP="002D3B5A">
            <w:pPr>
              <w:pStyle w:val="TableHeading"/>
              <w:rPr>
                <w:rFonts w:ascii="Times New Roman" w:hAnsi="Times New Roman" w:cs="Times New Roman"/>
              </w:rPr>
            </w:pPr>
            <w:r w:rsidRPr="00446E35">
              <w:rPr>
                <w:rFonts w:ascii="Times New Roman" w:hAnsi="Times New Roman" w:cs="Times New Roman"/>
              </w:rPr>
              <w:t>Acronym</w:t>
            </w:r>
          </w:p>
        </w:tc>
        <w:tc>
          <w:tcPr>
            <w:tcW w:w="6660" w:type="dxa"/>
            <w:shd w:val="clear" w:color="auto" w:fill="D9D9D9"/>
          </w:tcPr>
          <w:p w14:paraId="14C84772" w14:textId="4312EECD" w:rsidR="00192C57" w:rsidRPr="00446E35" w:rsidRDefault="00192C57" w:rsidP="002D3B5A">
            <w:pPr>
              <w:pStyle w:val="TableHeading"/>
              <w:rPr>
                <w:rFonts w:ascii="Times New Roman" w:hAnsi="Times New Roman" w:cs="Times New Roman"/>
              </w:rPr>
            </w:pPr>
            <w:r w:rsidRPr="00446E35">
              <w:rPr>
                <w:rFonts w:ascii="Times New Roman" w:hAnsi="Times New Roman" w:cs="Times New Roman"/>
              </w:rPr>
              <w:t>Meaning</w:t>
            </w:r>
          </w:p>
        </w:tc>
      </w:tr>
      <w:tr w:rsidR="005E1BE2" w:rsidRPr="00446E35" w14:paraId="4038D89F" w14:textId="77777777" w:rsidTr="002D3B5A">
        <w:trPr>
          <w:cantSplit/>
          <w:jc w:val="center"/>
        </w:trPr>
        <w:tc>
          <w:tcPr>
            <w:tcW w:w="2605" w:type="dxa"/>
          </w:tcPr>
          <w:p w14:paraId="38DAC65B" w14:textId="5FDB19D6"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CAG</w:t>
            </w:r>
          </w:p>
        </w:tc>
        <w:tc>
          <w:tcPr>
            <w:tcW w:w="6660" w:type="dxa"/>
          </w:tcPr>
          <w:p w14:paraId="3BF85099" w14:textId="737B0AE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Citrix Access Gateway</w:t>
            </w:r>
          </w:p>
        </w:tc>
      </w:tr>
      <w:tr w:rsidR="00192C57" w:rsidRPr="00446E35" w14:paraId="35A4A523" w14:textId="77777777" w:rsidTr="002D3B5A">
        <w:trPr>
          <w:cantSplit/>
          <w:jc w:val="center"/>
        </w:trPr>
        <w:tc>
          <w:tcPr>
            <w:tcW w:w="2605" w:type="dxa"/>
          </w:tcPr>
          <w:p w14:paraId="07B19FA0" w14:textId="582945D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EDI</w:t>
            </w:r>
          </w:p>
        </w:tc>
        <w:tc>
          <w:tcPr>
            <w:tcW w:w="6660" w:type="dxa"/>
          </w:tcPr>
          <w:p w14:paraId="4445679C" w14:textId="4268E341"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Electronic Data Interchange</w:t>
            </w:r>
          </w:p>
        </w:tc>
      </w:tr>
      <w:tr w:rsidR="005E1BE2" w:rsidRPr="00446E35" w14:paraId="5C0EFC1C" w14:textId="77777777" w:rsidTr="002D3B5A">
        <w:trPr>
          <w:cantSplit/>
          <w:jc w:val="center"/>
        </w:trPr>
        <w:tc>
          <w:tcPr>
            <w:tcW w:w="2605" w:type="dxa"/>
          </w:tcPr>
          <w:p w14:paraId="6DFAE27D" w14:textId="45EA9BF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EO</w:t>
            </w:r>
          </w:p>
        </w:tc>
        <w:tc>
          <w:tcPr>
            <w:tcW w:w="6660" w:type="dxa"/>
          </w:tcPr>
          <w:p w14:paraId="4CCFD443" w14:textId="546ED5E8"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Enterprise Operations</w:t>
            </w:r>
          </w:p>
        </w:tc>
      </w:tr>
      <w:tr w:rsidR="00C64F9B" w:rsidRPr="00446E35" w14:paraId="5861E641" w14:textId="77777777" w:rsidTr="002D3B5A">
        <w:trPr>
          <w:cantSplit/>
          <w:jc w:val="center"/>
        </w:trPr>
        <w:tc>
          <w:tcPr>
            <w:tcW w:w="2605" w:type="dxa"/>
          </w:tcPr>
          <w:p w14:paraId="6D0E2FAA" w14:textId="3ECB25FA" w:rsidR="00C64F9B" w:rsidRPr="00446E35" w:rsidRDefault="00C64F9B" w:rsidP="002D3B5A">
            <w:pPr>
              <w:pStyle w:val="TableText"/>
              <w:rPr>
                <w:rFonts w:ascii="Times New Roman" w:hAnsi="Times New Roman" w:cs="Times New Roman"/>
                <w:sz w:val="22"/>
                <w:szCs w:val="22"/>
              </w:rPr>
            </w:pPr>
            <w:proofErr w:type="spellStart"/>
            <w:r w:rsidRPr="00446E35">
              <w:rPr>
                <w:rFonts w:ascii="Times New Roman" w:hAnsi="Times New Roman" w:cs="Times New Roman"/>
                <w:sz w:val="22"/>
                <w:szCs w:val="22"/>
              </w:rPr>
              <w:t>eRR</w:t>
            </w:r>
            <w:proofErr w:type="spellEnd"/>
          </w:p>
        </w:tc>
        <w:tc>
          <w:tcPr>
            <w:tcW w:w="6660" w:type="dxa"/>
          </w:tcPr>
          <w:p w14:paraId="54478FBB" w14:textId="127CC3E9" w:rsidR="00C64F9B" w:rsidRPr="00446E35" w:rsidRDefault="00C64F9B" w:rsidP="002D3B5A">
            <w:pPr>
              <w:pStyle w:val="TableText"/>
              <w:rPr>
                <w:rFonts w:ascii="Times New Roman" w:hAnsi="Times New Roman" w:cs="Times New Roman"/>
                <w:sz w:val="22"/>
                <w:szCs w:val="22"/>
              </w:rPr>
            </w:pPr>
            <w:proofErr w:type="spellStart"/>
            <w:r w:rsidRPr="00446E35">
              <w:rPr>
                <w:rFonts w:ascii="Times New Roman" w:hAnsi="Times New Roman" w:cs="Times New Roman"/>
                <w:sz w:val="22"/>
                <w:szCs w:val="22"/>
              </w:rPr>
              <w:t>eRevenue</w:t>
            </w:r>
            <w:proofErr w:type="spellEnd"/>
            <w:r w:rsidRPr="00446E35">
              <w:rPr>
                <w:rFonts w:ascii="Times New Roman" w:hAnsi="Times New Roman" w:cs="Times New Roman"/>
                <w:sz w:val="22"/>
                <w:szCs w:val="22"/>
              </w:rPr>
              <w:t xml:space="preserve"> Resources SharePoint Site</w:t>
            </w:r>
          </w:p>
        </w:tc>
      </w:tr>
      <w:tr w:rsidR="00C64F9B" w:rsidRPr="00446E35" w14:paraId="2EF6CD39" w14:textId="77777777" w:rsidTr="002D3B5A">
        <w:trPr>
          <w:cantSplit/>
          <w:jc w:val="center"/>
        </w:trPr>
        <w:tc>
          <w:tcPr>
            <w:tcW w:w="2605" w:type="dxa"/>
          </w:tcPr>
          <w:p w14:paraId="40FE9256" w14:textId="4D2BC98A"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ESD</w:t>
            </w:r>
          </w:p>
        </w:tc>
        <w:tc>
          <w:tcPr>
            <w:tcW w:w="6660" w:type="dxa"/>
          </w:tcPr>
          <w:p w14:paraId="0140D34C" w14:textId="23DFA391"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Enterprise Service Desk</w:t>
            </w:r>
          </w:p>
        </w:tc>
      </w:tr>
      <w:tr w:rsidR="005E1BE2" w:rsidRPr="00446E35" w14:paraId="741918B9" w14:textId="77777777" w:rsidTr="002D3B5A">
        <w:trPr>
          <w:cantSplit/>
          <w:jc w:val="center"/>
        </w:trPr>
        <w:tc>
          <w:tcPr>
            <w:tcW w:w="2605" w:type="dxa"/>
          </w:tcPr>
          <w:p w14:paraId="413034B4" w14:textId="01D65FB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GFE</w:t>
            </w:r>
          </w:p>
        </w:tc>
        <w:tc>
          <w:tcPr>
            <w:tcW w:w="6660" w:type="dxa"/>
          </w:tcPr>
          <w:p w14:paraId="7162BDD2" w14:textId="1823396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Government Furnished Equipment</w:t>
            </w:r>
          </w:p>
        </w:tc>
      </w:tr>
      <w:tr w:rsidR="005E1BE2" w:rsidRPr="00446E35" w14:paraId="733FB833" w14:textId="77777777" w:rsidTr="002D3B5A">
        <w:trPr>
          <w:cantSplit/>
          <w:jc w:val="center"/>
        </w:trPr>
        <w:tc>
          <w:tcPr>
            <w:tcW w:w="2605" w:type="dxa"/>
          </w:tcPr>
          <w:p w14:paraId="0C2061D7" w14:textId="6E8A7E9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GUI</w:t>
            </w:r>
          </w:p>
        </w:tc>
        <w:tc>
          <w:tcPr>
            <w:tcW w:w="6660" w:type="dxa"/>
          </w:tcPr>
          <w:p w14:paraId="51563518" w14:textId="5227C05F"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Graphical User Interface</w:t>
            </w:r>
          </w:p>
        </w:tc>
      </w:tr>
      <w:tr w:rsidR="00C64F9B" w:rsidRPr="00446E35" w14:paraId="1EED31A8" w14:textId="77777777" w:rsidTr="002D3B5A">
        <w:trPr>
          <w:cantSplit/>
          <w:jc w:val="center"/>
        </w:trPr>
        <w:tc>
          <w:tcPr>
            <w:tcW w:w="2605" w:type="dxa"/>
          </w:tcPr>
          <w:p w14:paraId="172571FD" w14:textId="0C96C663"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ICB</w:t>
            </w:r>
          </w:p>
        </w:tc>
        <w:tc>
          <w:tcPr>
            <w:tcW w:w="6660" w:type="dxa"/>
          </w:tcPr>
          <w:p w14:paraId="1292A5BE" w14:textId="0F457AF7"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Insurance Capture Buffer</w:t>
            </w:r>
          </w:p>
        </w:tc>
      </w:tr>
      <w:tr w:rsidR="00BD3033" w:rsidRPr="00446E35" w14:paraId="6B0023CE" w14:textId="77777777" w:rsidTr="002D3B5A">
        <w:trPr>
          <w:cantSplit/>
          <w:jc w:val="center"/>
        </w:trPr>
        <w:tc>
          <w:tcPr>
            <w:tcW w:w="2605" w:type="dxa"/>
          </w:tcPr>
          <w:p w14:paraId="395AE468" w14:textId="7F6A7404"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ID</w:t>
            </w:r>
          </w:p>
        </w:tc>
        <w:tc>
          <w:tcPr>
            <w:tcW w:w="6660" w:type="dxa"/>
          </w:tcPr>
          <w:p w14:paraId="6EF93F59" w14:textId="31F1CA18"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Identifier of Identification</w:t>
            </w:r>
          </w:p>
        </w:tc>
      </w:tr>
      <w:tr w:rsidR="005E1BE2" w:rsidRPr="00446E35" w14:paraId="597FC1BD" w14:textId="77777777" w:rsidTr="002D3B5A">
        <w:trPr>
          <w:cantSplit/>
          <w:jc w:val="center"/>
        </w:trPr>
        <w:tc>
          <w:tcPr>
            <w:tcW w:w="2605" w:type="dxa"/>
          </w:tcPr>
          <w:p w14:paraId="286ED27C" w14:textId="153843BC"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IT</w:t>
            </w:r>
          </w:p>
        </w:tc>
        <w:tc>
          <w:tcPr>
            <w:tcW w:w="6660" w:type="dxa"/>
          </w:tcPr>
          <w:p w14:paraId="3E8D9AFD" w14:textId="2A8B2F22"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Information Technology</w:t>
            </w:r>
          </w:p>
        </w:tc>
      </w:tr>
      <w:tr w:rsidR="00192C57" w:rsidRPr="00446E35" w14:paraId="5D4CE0A4" w14:textId="77777777" w:rsidTr="002D3B5A">
        <w:trPr>
          <w:cantSplit/>
          <w:jc w:val="center"/>
        </w:trPr>
        <w:tc>
          <w:tcPr>
            <w:tcW w:w="2605" w:type="dxa"/>
          </w:tcPr>
          <w:p w14:paraId="779BADF9" w14:textId="6952EE7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MCCF</w:t>
            </w:r>
          </w:p>
        </w:tc>
        <w:tc>
          <w:tcPr>
            <w:tcW w:w="6660" w:type="dxa"/>
          </w:tcPr>
          <w:p w14:paraId="2A6E1CA0" w14:textId="2D92FA83"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Medical Collection Care Fund</w:t>
            </w:r>
          </w:p>
        </w:tc>
      </w:tr>
      <w:tr w:rsidR="005E1BE2" w:rsidRPr="00446E35" w14:paraId="19B5BD49" w14:textId="77777777" w:rsidTr="002D3B5A">
        <w:trPr>
          <w:cantSplit/>
          <w:jc w:val="center"/>
        </w:trPr>
        <w:tc>
          <w:tcPr>
            <w:tcW w:w="2605" w:type="dxa"/>
          </w:tcPr>
          <w:p w14:paraId="65D81D5D" w14:textId="6C2B4EB7"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OI&amp;T</w:t>
            </w:r>
          </w:p>
        </w:tc>
        <w:tc>
          <w:tcPr>
            <w:tcW w:w="6660" w:type="dxa"/>
          </w:tcPr>
          <w:p w14:paraId="2EEB735F" w14:textId="5477C155"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Office of Information and Technology</w:t>
            </w:r>
          </w:p>
        </w:tc>
      </w:tr>
      <w:tr w:rsidR="00192C57" w:rsidRPr="00446E35" w14:paraId="34EC3F7A" w14:textId="77777777" w:rsidTr="002D3B5A">
        <w:trPr>
          <w:cantSplit/>
          <w:jc w:val="center"/>
        </w:trPr>
        <w:tc>
          <w:tcPr>
            <w:tcW w:w="2605" w:type="dxa"/>
          </w:tcPr>
          <w:p w14:paraId="2FC4D6AD" w14:textId="664BF0E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SDD</w:t>
            </w:r>
          </w:p>
        </w:tc>
        <w:tc>
          <w:tcPr>
            <w:tcW w:w="6660" w:type="dxa"/>
          </w:tcPr>
          <w:p w14:paraId="2D6C75B4" w14:textId="0A66AA7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System Design Document</w:t>
            </w:r>
          </w:p>
        </w:tc>
      </w:tr>
      <w:tr w:rsidR="005E1BE2" w:rsidRPr="00446E35" w14:paraId="3498B7F1" w14:textId="77777777" w:rsidTr="002D3B5A">
        <w:trPr>
          <w:cantSplit/>
          <w:jc w:val="center"/>
        </w:trPr>
        <w:tc>
          <w:tcPr>
            <w:tcW w:w="2605" w:type="dxa"/>
          </w:tcPr>
          <w:p w14:paraId="69C28742" w14:textId="61D5655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 xml:space="preserve">POC </w:t>
            </w:r>
          </w:p>
        </w:tc>
        <w:tc>
          <w:tcPr>
            <w:tcW w:w="6660" w:type="dxa"/>
          </w:tcPr>
          <w:p w14:paraId="66CBD434" w14:textId="529E0E80"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Point of Contact</w:t>
            </w:r>
          </w:p>
        </w:tc>
      </w:tr>
      <w:tr w:rsidR="00192C57" w:rsidRPr="00446E35" w14:paraId="77DE0F6A" w14:textId="77777777" w:rsidTr="002D3B5A">
        <w:trPr>
          <w:cantSplit/>
          <w:jc w:val="center"/>
        </w:trPr>
        <w:tc>
          <w:tcPr>
            <w:tcW w:w="2605" w:type="dxa"/>
          </w:tcPr>
          <w:p w14:paraId="4E74DE8B" w14:textId="1D02496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TAS</w:t>
            </w:r>
          </w:p>
        </w:tc>
        <w:tc>
          <w:tcPr>
            <w:tcW w:w="6660" w:type="dxa"/>
          </w:tcPr>
          <w:p w14:paraId="748A474B" w14:textId="25C099B7"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 xml:space="preserve">Transaction Application Suite </w:t>
            </w:r>
          </w:p>
        </w:tc>
      </w:tr>
      <w:tr w:rsidR="00BD3033" w:rsidRPr="00446E35" w14:paraId="425C87E9" w14:textId="77777777" w:rsidTr="002D3B5A">
        <w:trPr>
          <w:cantSplit/>
          <w:jc w:val="center"/>
        </w:trPr>
        <w:tc>
          <w:tcPr>
            <w:tcW w:w="2605" w:type="dxa"/>
          </w:tcPr>
          <w:p w14:paraId="149B7814" w14:textId="72D6D001"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UI</w:t>
            </w:r>
          </w:p>
        </w:tc>
        <w:tc>
          <w:tcPr>
            <w:tcW w:w="6660" w:type="dxa"/>
          </w:tcPr>
          <w:p w14:paraId="2B5A4D84" w14:textId="35F6B8D0"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User Interface</w:t>
            </w:r>
          </w:p>
        </w:tc>
      </w:tr>
      <w:tr w:rsidR="00BD3033" w:rsidRPr="00446E35" w14:paraId="6206C880" w14:textId="77777777" w:rsidTr="002D3B5A">
        <w:trPr>
          <w:cantSplit/>
          <w:jc w:val="center"/>
        </w:trPr>
        <w:tc>
          <w:tcPr>
            <w:tcW w:w="2605" w:type="dxa"/>
          </w:tcPr>
          <w:p w14:paraId="0F91387F" w14:textId="3946BB94"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URL</w:t>
            </w:r>
          </w:p>
        </w:tc>
        <w:tc>
          <w:tcPr>
            <w:tcW w:w="6660" w:type="dxa"/>
          </w:tcPr>
          <w:p w14:paraId="51310E84" w14:textId="6996F7E0"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Uniform Resource Locator</w:t>
            </w:r>
          </w:p>
        </w:tc>
      </w:tr>
      <w:tr w:rsidR="00192C57" w:rsidRPr="00446E35" w14:paraId="4E32868D" w14:textId="77777777" w:rsidTr="002D3B5A">
        <w:trPr>
          <w:cantSplit/>
          <w:jc w:val="center"/>
        </w:trPr>
        <w:tc>
          <w:tcPr>
            <w:tcW w:w="2605" w:type="dxa"/>
          </w:tcPr>
          <w:p w14:paraId="66E006D6" w14:textId="0360BFB2"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VA</w:t>
            </w:r>
          </w:p>
        </w:tc>
        <w:tc>
          <w:tcPr>
            <w:tcW w:w="6660" w:type="dxa"/>
          </w:tcPr>
          <w:p w14:paraId="3B7337DA" w14:textId="675BA62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Department of Veterans Affairs</w:t>
            </w:r>
          </w:p>
        </w:tc>
      </w:tr>
      <w:tr w:rsidR="00192C57" w:rsidRPr="00446E35" w14:paraId="0FD5D242" w14:textId="77777777" w:rsidTr="002D3B5A">
        <w:trPr>
          <w:cantSplit/>
          <w:jc w:val="center"/>
        </w:trPr>
        <w:tc>
          <w:tcPr>
            <w:tcW w:w="2605" w:type="dxa"/>
          </w:tcPr>
          <w:p w14:paraId="10A1AE6F" w14:textId="18EFE07B" w:rsidR="00192C57" w:rsidRPr="00446E35" w:rsidRDefault="00192C57" w:rsidP="002D3B5A">
            <w:pPr>
              <w:pStyle w:val="TableText"/>
              <w:rPr>
                <w:rFonts w:ascii="Times New Roman" w:hAnsi="Times New Roman" w:cs="Times New Roman"/>
                <w:sz w:val="22"/>
                <w:szCs w:val="22"/>
              </w:rPr>
            </w:pPr>
            <w:proofErr w:type="spellStart"/>
            <w:r w:rsidRPr="00446E35">
              <w:rPr>
                <w:rFonts w:ascii="Times New Roman" w:hAnsi="Times New Roman" w:cs="Times New Roman"/>
                <w:sz w:val="22"/>
                <w:szCs w:val="22"/>
              </w:rPr>
              <w:t>VistA</w:t>
            </w:r>
            <w:proofErr w:type="spellEnd"/>
          </w:p>
        </w:tc>
        <w:tc>
          <w:tcPr>
            <w:tcW w:w="6660" w:type="dxa"/>
          </w:tcPr>
          <w:p w14:paraId="25AD9910" w14:textId="52BB303B"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Veterans Health Information Systems and Technology Architecture</w:t>
            </w:r>
          </w:p>
        </w:tc>
      </w:tr>
    </w:tbl>
    <w:p w14:paraId="38D4ACFD" w14:textId="77777777" w:rsidR="00192C57" w:rsidRDefault="00192C57" w:rsidP="00C8442D">
      <w:pPr>
        <w:pStyle w:val="BodyText"/>
      </w:pPr>
    </w:p>
    <w:p w14:paraId="51FD4119" w14:textId="4D0A1ACA" w:rsidR="00FB4A70" w:rsidRDefault="00FB4A70">
      <w:pPr>
        <w:rPr>
          <w:ins w:id="208" w:author="Dodson, Carol J. (Leidos)" w:date="2018-05-30T10:01:00Z"/>
          <w:sz w:val="24"/>
          <w:szCs w:val="20"/>
        </w:rPr>
      </w:pPr>
      <w:ins w:id="209" w:author="Dodson, Carol J. (Leidos)" w:date="2018-05-30T10:01:00Z">
        <w:r>
          <w:br w:type="page"/>
        </w:r>
      </w:ins>
    </w:p>
    <w:p w14:paraId="149F386B" w14:textId="5B4082A7" w:rsidR="005E1BE2" w:rsidRDefault="00B56B78" w:rsidP="005E1BE2">
      <w:pPr>
        <w:pStyle w:val="Heading1"/>
      </w:pPr>
      <w:bookmarkStart w:id="210" w:name="_Toc515451057"/>
      <w:bookmarkStart w:id="211" w:name="_Appendix"/>
      <w:bookmarkStart w:id="212" w:name="_Toc515451058"/>
      <w:bookmarkEnd w:id="210"/>
      <w:bookmarkEnd w:id="211"/>
      <w:r w:rsidRPr="008400DE">
        <w:lastRenderedPageBreak/>
        <w:t>Appendix</w:t>
      </w:r>
      <w:bookmarkEnd w:id="212"/>
    </w:p>
    <w:p w14:paraId="260336B2" w14:textId="77777777" w:rsidR="0003066E" w:rsidRDefault="0003066E"/>
    <w:p w14:paraId="549D0385" w14:textId="5A8191D6" w:rsidR="0003066E" w:rsidRDefault="0003066E" w:rsidP="0003066E">
      <w:pPr>
        <w:pStyle w:val="BodyText"/>
      </w:pPr>
    </w:p>
    <w:p w14:paraId="5BA0594B" w14:textId="77777777" w:rsidR="000A0911" w:rsidRDefault="000A0911">
      <w:pPr>
        <w:rPr>
          <w:rFonts w:ascii="Arial" w:hAnsi="Arial" w:cs="Arial"/>
          <w:b/>
          <w:bCs/>
          <w:sz w:val="28"/>
          <w:szCs w:val="32"/>
        </w:rPr>
      </w:pPr>
      <w:r>
        <w:br w:type="page"/>
      </w:r>
    </w:p>
    <w:p w14:paraId="29CA26B4" w14:textId="77777777" w:rsidR="00473D47" w:rsidRDefault="00473D47" w:rsidP="003417C9">
      <w:pPr>
        <w:pStyle w:val="Title2"/>
      </w:pPr>
    </w:p>
    <w:p w14:paraId="0F3D376A" w14:textId="77777777" w:rsidR="006D04D8" w:rsidRDefault="006D04D8" w:rsidP="006D04D8">
      <w:pPr>
        <w:pStyle w:val="BodyText"/>
      </w:pPr>
      <w:bookmarkStart w:id="213" w:name="ColumnTitle_04"/>
      <w:bookmarkEnd w:id="213"/>
    </w:p>
    <w:p w14:paraId="3A8392A2" w14:textId="77777777" w:rsidR="006D04D8" w:rsidRDefault="006D04D8" w:rsidP="006D04D8">
      <w:pPr>
        <w:pStyle w:val="BodyText"/>
      </w:pPr>
    </w:p>
    <w:p w14:paraId="649D225F" w14:textId="77777777" w:rsidR="006D04D8" w:rsidRDefault="006D04D8" w:rsidP="006D04D8">
      <w:pPr>
        <w:pStyle w:val="BodyText"/>
      </w:pPr>
    </w:p>
    <w:p w14:paraId="7B3C8853" w14:textId="77777777" w:rsidR="006D04D8" w:rsidRDefault="006D04D8" w:rsidP="006D04D8">
      <w:pPr>
        <w:pStyle w:val="BodyText"/>
      </w:pPr>
    </w:p>
    <w:p w14:paraId="246592B4" w14:textId="146A52CB" w:rsidR="006D04D8" w:rsidRDefault="006D04D8" w:rsidP="006D04D8">
      <w:pPr>
        <w:pStyle w:val="BodyText"/>
      </w:pPr>
    </w:p>
    <w:p w14:paraId="4DF70133" w14:textId="77777777" w:rsidR="006D04D8" w:rsidRDefault="006D04D8" w:rsidP="006D04D8">
      <w:pPr>
        <w:pStyle w:val="BodyText"/>
      </w:pPr>
    </w:p>
    <w:p w14:paraId="5BC95CD5" w14:textId="3BA9C5D1" w:rsidR="006D04D8" w:rsidRPr="006D04D8" w:rsidRDefault="006D04D8" w:rsidP="006D04D8">
      <w:pPr>
        <w:pStyle w:val="BodyText"/>
      </w:pPr>
    </w:p>
    <w:sectPr w:rsidR="006D04D8" w:rsidRPr="006D04D8" w:rsidSect="005577B5">
      <w:pgSz w:w="12240" w:h="15840" w:code="1"/>
      <w:pgMar w:top="1440" w:right="1440" w:bottom="1440" w:left="1440" w:header="720" w:footer="720" w:gutter="0"/>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1A5C62" w15:done="0"/>
  <w15:commentEx w15:paraId="6559F968" w15:done="0"/>
  <w15:commentEx w15:paraId="2046947B" w15:done="0"/>
  <w15:commentEx w15:paraId="01FA6639" w15:done="0"/>
  <w15:commentEx w15:paraId="11792899" w15:done="0"/>
  <w15:commentEx w15:paraId="42B466A6" w15:done="0"/>
  <w15:commentEx w15:paraId="1EBFD5FB" w15:done="0"/>
  <w15:commentEx w15:paraId="4AED9088" w15:done="0"/>
  <w15:commentEx w15:paraId="5D9D6A33" w15:done="0"/>
  <w15:commentEx w15:paraId="431B4DF7" w15:done="0"/>
  <w15:commentEx w15:paraId="33DCE975" w15:done="0"/>
  <w15:commentEx w15:paraId="3872181F" w15:done="0"/>
  <w15:commentEx w15:paraId="659D5A0A" w15:done="0"/>
  <w15:commentEx w15:paraId="7BEEB281" w15:done="0"/>
  <w15:commentEx w15:paraId="4B960B2F" w15:done="0"/>
  <w15:commentEx w15:paraId="1A7907F1" w15:done="0"/>
  <w15:commentEx w15:paraId="418B29E5" w15:done="0"/>
  <w15:commentEx w15:paraId="3A7A1F56" w15:done="0"/>
  <w15:commentEx w15:paraId="7A583BA5" w15:done="0"/>
  <w15:commentEx w15:paraId="4F2C6A2B" w15:done="0"/>
  <w15:commentEx w15:paraId="69A82838" w15:done="0"/>
  <w15:commentEx w15:paraId="2D1741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5D5C2" w14:textId="77777777" w:rsidR="00327B82" w:rsidRDefault="00327B82">
      <w:r>
        <w:separator/>
      </w:r>
    </w:p>
    <w:p w14:paraId="6BA64A3E" w14:textId="77777777" w:rsidR="00327B82" w:rsidRDefault="00327B82"/>
  </w:endnote>
  <w:endnote w:type="continuationSeparator" w:id="0">
    <w:p w14:paraId="3DA41908" w14:textId="77777777" w:rsidR="00327B82" w:rsidRDefault="00327B82">
      <w:r>
        <w:continuationSeparator/>
      </w:r>
    </w:p>
    <w:p w14:paraId="5B610DBD" w14:textId="77777777" w:rsidR="00327B82" w:rsidRDefault="00327B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0598F" w14:textId="0864F6F4" w:rsidR="00FB056A" w:rsidRPr="00A00FCC" w:rsidRDefault="00FB056A" w:rsidP="004428E7">
    <w:pPr>
      <w:pStyle w:val="InstructionalFooter"/>
      <w:rPr>
        <w:color w:val="auto"/>
      </w:rPr>
    </w:pPr>
    <w:r w:rsidRPr="00A00FCC">
      <w:rPr>
        <w:color w:val="auto"/>
      </w:rPr>
      <w:t>MCCF EDI TAS Portal</w:t>
    </w:r>
  </w:p>
  <w:p w14:paraId="5BA05990" w14:textId="3C4765E1" w:rsidR="00FB056A" w:rsidRPr="004428E7" w:rsidRDefault="00FB056A" w:rsidP="004428E7">
    <w:pPr>
      <w:tabs>
        <w:tab w:val="center" w:pos="4680"/>
        <w:tab w:val="right" w:pos="9360"/>
      </w:tabs>
      <w:rPr>
        <w:rFonts w:cs="Tahoma"/>
        <w:i/>
        <w:color w:val="000000" w:themeColor="text1"/>
        <w:sz w:val="20"/>
        <w:szCs w:val="16"/>
      </w:rPr>
    </w:pPr>
    <w:r w:rsidRPr="0089337F">
      <w:rPr>
        <w:rFonts w:cs="Tahoma"/>
        <w:sz w:val="20"/>
        <w:szCs w:val="16"/>
      </w:rPr>
      <w:t>User Guide</w:t>
    </w:r>
    <w:r w:rsidRPr="0089337F">
      <w:rPr>
        <w:rFonts w:cs="Tahoma"/>
        <w:i/>
        <w:sz w:val="20"/>
        <w:szCs w:val="16"/>
      </w:rPr>
      <w:tab/>
    </w:r>
    <w:r w:rsidRPr="0089337F">
      <w:rPr>
        <w:rStyle w:val="PageNumber"/>
      </w:rPr>
      <w:fldChar w:fldCharType="begin"/>
    </w:r>
    <w:r w:rsidRPr="0089337F">
      <w:rPr>
        <w:rStyle w:val="PageNumber"/>
      </w:rPr>
      <w:instrText xml:space="preserve"> PAGE </w:instrText>
    </w:r>
    <w:r w:rsidRPr="0089337F">
      <w:rPr>
        <w:rStyle w:val="PageNumber"/>
      </w:rPr>
      <w:fldChar w:fldCharType="separate"/>
    </w:r>
    <w:r w:rsidR="00A00FCC">
      <w:rPr>
        <w:rStyle w:val="PageNumber"/>
        <w:noProof/>
      </w:rPr>
      <w:t>21</w:t>
    </w:r>
    <w:r w:rsidRPr="0089337F">
      <w:rPr>
        <w:rStyle w:val="PageNumber"/>
      </w:rPr>
      <w:fldChar w:fldCharType="end"/>
    </w:r>
    <w:r w:rsidRPr="0089337F">
      <w:rPr>
        <w:rFonts w:cs="Tahoma"/>
        <w:i/>
        <w:sz w:val="20"/>
        <w:szCs w:val="20"/>
      </w:rPr>
      <w:tab/>
    </w:r>
    <w:r w:rsidR="00A00FCC">
      <w:rPr>
        <w:rStyle w:val="FooterChar"/>
        <w:i/>
        <w:sz w:val="20"/>
        <w:szCs w:val="20"/>
      </w:rPr>
      <w:t>June</w:t>
    </w:r>
    <w:r w:rsidRPr="00A00FCC">
      <w:rPr>
        <w:rStyle w:val="FooterChar"/>
        <w:i/>
        <w:sz w:val="20"/>
        <w:szCs w:val="20"/>
      </w:rPr>
      <w:t xml:space="preserve"> 2018</w:t>
    </w:r>
  </w:p>
  <w:p w14:paraId="5BA05991" w14:textId="77777777" w:rsidR="00FB056A" w:rsidRPr="004428E7" w:rsidRDefault="00FB056A" w:rsidP="004428E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FF47B2" w14:textId="77777777" w:rsidR="00327B82" w:rsidRDefault="00327B82">
      <w:r>
        <w:separator/>
      </w:r>
    </w:p>
    <w:p w14:paraId="676E213F" w14:textId="77777777" w:rsidR="00327B82" w:rsidRDefault="00327B82"/>
  </w:footnote>
  <w:footnote w:type="continuationSeparator" w:id="0">
    <w:p w14:paraId="68BB6692" w14:textId="77777777" w:rsidR="00327B82" w:rsidRDefault="00327B82">
      <w:r>
        <w:continuationSeparator/>
      </w:r>
    </w:p>
    <w:p w14:paraId="785AD889" w14:textId="77777777" w:rsidR="00327B82" w:rsidRDefault="00327B8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99683F"/>
    <w:multiLevelType w:val="hybridMultilevel"/>
    <w:tmpl w:val="1090E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4F0FEF"/>
    <w:multiLevelType w:val="hybridMultilevel"/>
    <w:tmpl w:val="8BFA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0E4A6792"/>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34567"/>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BA7E2C"/>
    <w:multiLevelType w:val="hybridMultilevel"/>
    <w:tmpl w:val="67C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nsid w:val="20B50769"/>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42C3C"/>
    <w:multiLevelType w:val="hybridMultilevel"/>
    <w:tmpl w:val="6A9A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67769"/>
    <w:multiLevelType w:val="hybridMultilevel"/>
    <w:tmpl w:val="A940A3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nsid w:val="2F0F0C44"/>
    <w:multiLevelType w:val="hybridMultilevel"/>
    <w:tmpl w:val="82F0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1984160"/>
    <w:multiLevelType w:val="hybridMultilevel"/>
    <w:tmpl w:val="F5AC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7E174D9"/>
    <w:multiLevelType w:val="hybridMultilevel"/>
    <w:tmpl w:val="7674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E9165C"/>
    <w:multiLevelType w:val="hybridMultilevel"/>
    <w:tmpl w:val="E7264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B74047"/>
    <w:multiLevelType w:val="hybridMultilevel"/>
    <w:tmpl w:val="29CC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3E63A6"/>
    <w:multiLevelType w:val="hybridMultilevel"/>
    <w:tmpl w:val="53D47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21">
    <w:nsid w:val="45396FE6"/>
    <w:multiLevelType w:val="hybridMultilevel"/>
    <w:tmpl w:val="2C203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3">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4">
    <w:nsid w:val="4F856BC0"/>
    <w:multiLevelType w:val="hybridMultilevel"/>
    <w:tmpl w:val="070CA9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CBC61CD"/>
    <w:multiLevelType w:val="hybridMultilevel"/>
    <w:tmpl w:val="6BD09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8">
    <w:nsid w:val="67C71C00"/>
    <w:multiLevelType w:val="multilevel"/>
    <w:tmpl w:val="54D6F2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240"/>
        </w:tabs>
        <w:ind w:left="32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0">
    <w:nsid w:val="6F182A87"/>
    <w:multiLevelType w:val="hybridMultilevel"/>
    <w:tmpl w:val="4B8001BC"/>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2">
    <w:nsid w:val="77EF6F7D"/>
    <w:multiLevelType w:val="hybridMultilevel"/>
    <w:tmpl w:val="7674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1A4114"/>
    <w:multiLevelType w:val="hybridMultilevel"/>
    <w:tmpl w:val="5756EED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121A11"/>
    <w:multiLevelType w:val="hybridMultilevel"/>
    <w:tmpl w:val="6B84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3"/>
  </w:num>
  <w:num w:numId="3">
    <w:abstractNumId w:val="31"/>
  </w:num>
  <w:num w:numId="4">
    <w:abstractNumId w:val="35"/>
  </w:num>
  <w:num w:numId="5">
    <w:abstractNumId w:val="25"/>
  </w:num>
  <w:num w:numId="6">
    <w:abstractNumId w:val="11"/>
  </w:num>
  <w:num w:numId="7">
    <w:abstractNumId w:val="7"/>
  </w:num>
  <w:num w:numId="8">
    <w:abstractNumId w:val="15"/>
  </w:num>
  <w:num w:numId="9">
    <w:abstractNumId w:val="23"/>
  </w:num>
  <w:num w:numId="10">
    <w:abstractNumId w:val="13"/>
  </w:num>
  <w:num w:numId="11">
    <w:abstractNumId w:val="27"/>
  </w:num>
  <w:num w:numId="12">
    <w:abstractNumId w:val="0"/>
  </w:num>
  <w:num w:numId="13">
    <w:abstractNumId w:val="20"/>
  </w:num>
  <w:num w:numId="14">
    <w:abstractNumId w:val="28"/>
  </w:num>
  <w:num w:numId="15">
    <w:abstractNumId w:val="2"/>
  </w:num>
  <w:num w:numId="16">
    <w:abstractNumId w:val="22"/>
  </w:num>
  <w:num w:numId="17">
    <w:abstractNumId w:val="30"/>
    <w:lvlOverride w:ilvl="0">
      <w:startOverride w:val="1"/>
    </w:lvlOverride>
  </w:num>
  <w:num w:numId="18">
    <w:abstractNumId w:val="30"/>
  </w:num>
  <w:num w:numId="19">
    <w:abstractNumId w:val="30"/>
    <w:lvlOverride w:ilvl="0">
      <w:startOverride w:val="1"/>
    </w:lvlOverride>
  </w:num>
  <w:num w:numId="20">
    <w:abstractNumId w:val="30"/>
    <w:lvlOverride w:ilvl="0">
      <w:startOverride w:val="1"/>
    </w:lvlOverride>
  </w:num>
  <w:num w:numId="21">
    <w:abstractNumId w:val="30"/>
    <w:lvlOverride w:ilvl="0">
      <w:startOverride w:val="1"/>
    </w:lvlOverride>
  </w:num>
  <w:num w:numId="22">
    <w:abstractNumId w:val="30"/>
    <w:lvlOverride w:ilvl="0">
      <w:startOverride w:val="1"/>
    </w:lvlOverride>
  </w:num>
  <w:num w:numId="23">
    <w:abstractNumId w:val="30"/>
    <w:lvlOverride w:ilvl="0">
      <w:startOverride w:val="1"/>
    </w:lvlOverride>
  </w:num>
  <w:num w:numId="24">
    <w:abstractNumId w:val="30"/>
    <w:lvlOverride w:ilvl="0">
      <w:startOverride w:val="1"/>
    </w:lvlOverride>
  </w:num>
  <w:num w:numId="25">
    <w:abstractNumId w:val="19"/>
  </w:num>
  <w:num w:numId="26">
    <w:abstractNumId w:val="9"/>
  </w:num>
  <w:num w:numId="27">
    <w:abstractNumId w:val="21"/>
  </w:num>
  <w:num w:numId="28">
    <w:abstractNumId w:val="16"/>
  </w:num>
  <w:num w:numId="29">
    <w:abstractNumId w:val="6"/>
  </w:num>
  <w:num w:numId="30">
    <w:abstractNumId w:val="34"/>
  </w:num>
  <w:num w:numId="31">
    <w:abstractNumId w:val="10"/>
  </w:num>
  <w:num w:numId="32">
    <w:abstractNumId w:val="17"/>
  </w:num>
  <w:num w:numId="33">
    <w:abstractNumId w:val="1"/>
  </w:num>
  <w:num w:numId="34">
    <w:abstractNumId w:val="14"/>
  </w:num>
  <w:num w:numId="35">
    <w:abstractNumId w:val="5"/>
  </w:num>
  <w:num w:numId="36">
    <w:abstractNumId w:val="8"/>
  </w:num>
  <w:num w:numId="37">
    <w:abstractNumId w:val="33"/>
  </w:num>
  <w:num w:numId="38">
    <w:abstractNumId w:val="32"/>
  </w:num>
  <w:num w:numId="39">
    <w:abstractNumId w:val="26"/>
  </w:num>
  <w:num w:numId="40">
    <w:abstractNumId w:val="4"/>
  </w:num>
  <w:num w:numId="41">
    <w:abstractNumId w:val="18"/>
  </w:num>
  <w:num w:numId="42">
    <w:abstractNumId w:val="24"/>
  </w:num>
  <w:num w:numId="43">
    <w:abstractNumId w:val="12"/>
  </w:num>
  <w:num w:numId="44">
    <w:abstractNumId w:val="30"/>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ttles, Kimberly L.">
    <w15:presenceInfo w15:providerId="AD" w15:userId="S-1-5-21-727274380-931424960-1827182208-13502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DateAndTime/>
  <w:hideSpellingErrors/>
  <w:hideGrammaticalErrors/>
  <w:activeWritingStyle w:appName="MSWord" w:lang="en-US" w:vendorID="64" w:dllVersion="131078" w:nlCheck="1" w:checkStyle="1"/>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015A"/>
    <w:rsid w:val="00000799"/>
    <w:rsid w:val="00001A35"/>
    <w:rsid w:val="00004FFF"/>
    <w:rsid w:val="000057F6"/>
    <w:rsid w:val="000063A7"/>
    <w:rsid w:val="0000671E"/>
    <w:rsid w:val="0000675B"/>
    <w:rsid w:val="00006DB8"/>
    <w:rsid w:val="00010140"/>
    <w:rsid w:val="000114B6"/>
    <w:rsid w:val="00011EE6"/>
    <w:rsid w:val="0001226E"/>
    <w:rsid w:val="00013D73"/>
    <w:rsid w:val="000151E8"/>
    <w:rsid w:val="00016C6C"/>
    <w:rsid w:val="00016E3E"/>
    <w:rsid w:val="000171DA"/>
    <w:rsid w:val="00017CEA"/>
    <w:rsid w:val="0002546B"/>
    <w:rsid w:val="000263BB"/>
    <w:rsid w:val="000272A4"/>
    <w:rsid w:val="0003066E"/>
    <w:rsid w:val="00033159"/>
    <w:rsid w:val="000346FB"/>
    <w:rsid w:val="0003584A"/>
    <w:rsid w:val="00040EA7"/>
    <w:rsid w:val="00043778"/>
    <w:rsid w:val="0004636C"/>
    <w:rsid w:val="000466AA"/>
    <w:rsid w:val="0005076D"/>
    <w:rsid w:val="00051533"/>
    <w:rsid w:val="00057218"/>
    <w:rsid w:val="00061162"/>
    <w:rsid w:val="0006205F"/>
    <w:rsid w:val="00065D98"/>
    <w:rsid w:val="00066870"/>
    <w:rsid w:val="00071609"/>
    <w:rsid w:val="00080748"/>
    <w:rsid w:val="000821C5"/>
    <w:rsid w:val="00083728"/>
    <w:rsid w:val="00086D68"/>
    <w:rsid w:val="000875F5"/>
    <w:rsid w:val="00090AB4"/>
    <w:rsid w:val="00094E7E"/>
    <w:rsid w:val="00095D46"/>
    <w:rsid w:val="000971FB"/>
    <w:rsid w:val="000A0911"/>
    <w:rsid w:val="000A56B4"/>
    <w:rsid w:val="000A56D5"/>
    <w:rsid w:val="000B23F8"/>
    <w:rsid w:val="000C012A"/>
    <w:rsid w:val="000C751C"/>
    <w:rsid w:val="000D02F6"/>
    <w:rsid w:val="000D3407"/>
    <w:rsid w:val="000D6230"/>
    <w:rsid w:val="000D6754"/>
    <w:rsid w:val="000E69FA"/>
    <w:rsid w:val="000E733B"/>
    <w:rsid w:val="000F2008"/>
    <w:rsid w:val="000F204E"/>
    <w:rsid w:val="000F3438"/>
    <w:rsid w:val="000F7262"/>
    <w:rsid w:val="000F7F42"/>
    <w:rsid w:val="00101B1F"/>
    <w:rsid w:val="0010320F"/>
    <w:rsid w:val="00103D04"/>
    <w:rsid w:val="00104399"/>
    <w:rsid w:val="0010664C"/>
    <w:rsid w:val="00107971"/>
    <w:rsid w:val="001111DA"/>
    <w:rsid w:val="00114BEF"/>
    <w:rsid w:val="0012060D"/>
    <w:rsid w:val="00120830"/>
    <w:rsid w:val="00122347"/>
    <w:rsid w:val="001268FF"/>
    <w:rsid w:val="00130F76"/>
    <w:rsid w:val="0013246A"/>
    <w:rsid w:val="00132F20"/>
    <w:rsid w:val="00134195"/>
    <w:rsid w:val="0014217F"/>
    <w:rsid w:val="001449FD"/>
    <w:rsid w:val="001459C3"/>
    <w:rsid w:val="00145AE1"/>
    <w:rsid w:val="00151087"/>
    <w:rsid w:val="0015185D"/>
    <w:rsid w:val="0015557A"/>
    <w:rsid w:val="001572AD"/>
    <w:rsid w:val="001574A4"/>
    <w:rsid w:val="00160824"/>
    <w:rsid w:val="00161ED8"/>
    <w:rsid w:val="001624C3"/>
    <w:rsid w:val="00162758"/>
    <w:rsid w:val="001658E5"/>
    <w:rsid w:val="00165AB8"/>
    <w:rsid w:val="00172699"/>
    <w:rsid w:val="00172AD9"/>
    <w:rsid w:val="00172D7F"/>
    <w:rsid w:val="00180235"/>
    <w:rsid w:val="00180457"/>
    <w:rsid w:val="00186009"/>
    <w:rsid w:val="00186BC6"/>
    <w:rsid w:val="00191D2A"/>
    <w:rsid w:val="00192C57"/>
    <w:rsid w:val="00193008"/>
    <w:rsid w:val="0019425A"/>
    <w:rsid w:val="001A01F5"/>
    <w:rsid w:val="001A1153"/>
    <w:rsid w:val="001A3C5C"/>
    <w:rsid w:val="001A483C"/>
    <w:rsid w:val="001A7088"/>
    <w:rsid w:val="001B2D09"/>
    <w:rsid w:val="001B4BDB"/>
    <w:rsid w:val="001B60C1"/>
    <w:rsid w:val="001B6996"/>
    <w:rsid w:val="001C677D"/>
    <w:rsid w:val="001C6D26"/>
    <w:rsid w:val="001D3222"/>
    <w:rsid w:val="001D3478"/>
    <w:rsid w:val="001D6650"/>
    <w:rsid w:val="001E4B39"/>
    <w:rsid w:val="001E5796"/>
    <w:rsid w:val="001E632B"/>
    <w:rsid w:val="001E6605"/>
    <w:rsid w:val="001E6C98"/>
    <w:rsid w:val="001E7825"/>
    <w:rsid w:val="001E7CFE"/>
    <w:rsid w:val="001F383E"/>
    <w:rsid w:val="00201681"/>
    <w:rsid w:val="00202E31"/>
    <w:rsid w:val="00204CC9"/>
    <w:rsid w:val="00212C44"/>
    <w:rsid w:val="00214709"/>
    <w:rsid w:val="00217034"/>
    <w:rsid w:val="00220648"/>
    <w:rsid w:val="00220D2B"/>
    <w:rsid w:val="00221043"/>
    <w:rsid w:val="002216E5"/>
    <w:rsid w:val="00223BBE"/>
    <w:rsid w:val="002243EB"/>
    <w:rsid w:val="002273CA"/>
    <w:rsid w:val="002310D3"/>
    <w:rsid w:val="00234111"/>
    <w:rsid w:val="002410CF"/>
    <w:rsid w:val="00241239"/>
    <w:rsid w:val="0024186D"/>
    <w:rsid w:val="00242944"/>
    <w:rsid w:val="00247A8B"/>
    <w:rsid w:val="002529C8"/>
    <w:rsid w:val="00252BD5"/>
    <w:rsid w:val="00256419"/>
    <w:rsid w:val="00256F04"/>
    <w:rsid w:val="00266D60"/>
    <w:rsid w:val="0027326B"/>
    <w:rsid w:val="00280A53"/>
    <w:rsid w:val="00280DD1"/>
    <w:rsid w:val="00282DF1"/>
    <w:rsid w:val="00282EDE"/>
    <w:rsid w:val="00283FB2"/>
    <w:rsid w:val="00287B93"/>
    <w:rsid w:val="00292B10"/>
    <w:rsid w:val="002968F8"/>
    <w:rsid w:val="002972A0"/>
    <w:rsid w:val="002A0C8C"/>
    <w:rsid w:val="002A2AD1"/>
    <w:rsid w:val="002A2EE5"/>
    <w:rsid w:val="002A4347"/>
    <w:rsid w:val="002A4907"/>
    <w:rsid w:val="002B0049"/>
    <w:rsid w:val="002B0B64"/>
    <w:rsid w:val="002B3437"/>
    <w:rsid w:val="002B3527"/>
    <w:rsid w:val="002C0082"/>
    <w:rsid w:val="002C3200"/>
    <w:rsid w:val="002C43F4"/>
    <w:rsid w:val="002C6335"/>
    <w:rsid w:val="002D0C49"/>
    <w:rsid w:val="002D1B52"/>
    <w:rsid w:val="002D3B5A"/>
    <w:rsid w:val="002D5204"/>
    <w:rsid w:val="002D5244"/>
    <w:rsid w:val="002D5F0D"/>
    <w:rsid w:val="002E1298"/>
    <w:rsid w:val="002E1D8C"/>
    <w:rsid w:val="002E751D"/>
    <w:rsid w:val="002F0010"/>
    <w:rsid w:val="002F0076"/>
    <w:rsid w:val="002F21F1"/>
    <w:rsid w:val="002F333C"/>
    <w:rsid w:val="002F5410"/>
    <w:rsid w:val="00310941"/>
    <w:rsid w:val="003110DB"/>
    <w:rsid w:val="00311925"/>
    <w:rsid w:val="00312A4C"/>
    <w:rsid w:val="00314B90"/>
    <w:rsid w:val="00315667"/>
    <w:rsid w:val="0032097E"/>
    <w:rsid w:val="003220D5"/>
    <w:rsid w:val="0032241E"/>
    <w:rsid w:val="003224BE"/>
    <w:rsid w:val="00326966"/>
    <w:rsid w:val="003279A4"/>
    <w:rsid w:val="00327B82"/>
    <w:rsid w:val="00330411"/>
    <w:rsid w:val="00331D24"/>
    <w:rsid w:val="00337100"/>
    <w:rsid w:val="003404A4"/>
    <w:rsid w:val="003417C9"/>
    <w:rsid w:val="00342B2F"/>
    <w:rsid w:val="00342E0C"/>
    <w:rsid w:val="003453C9"/>
    <w:rsid w:val="00346959"/>
    <w:rsid w:val="00350635"/>
    <w:rsid w:val="00353152"/>
    <w:rsid w:val="003534BE"/>
    <w:rsid w:val="003565ED"/>
    <w:rsid w:val="00357285"/>
    <w:rsid w:val="00362487"/>
    <w:rsid w:val="00365722"/>
    <w:rsid w:val="00367E9C"/>
    <w:rsid w:val="0037170A"/>
    <w:rsid w:val="00371DB3"/>
    <w:rsid w:val="003732A1"/>
    <w:rsid w:val="00373700"/>
    <w:rsid w:val="00374844"/>
    <w:rsid w:val="00376DD4"/>
    <w:rsid w:val="003779B0"/>
    <w:rsid w:val="003819F4"/>
    <w:rsid w:val="003912B8"/>
    <w:rsid w:val="00392B05"/>
    <w:rsid w:val="00397818"/>
    <w:rsid w:val="003A00D7"/>
    <w:rsid w:val="003A10CC"/>
    <w:rsid w:val="003A2662"/>
    <w:rsid w:val="003A7704"/>
    <w:rsid w:val="003B25C1"/>
    <w:rsid w:val="003B266F"/>
    <w:rsid w:val="003B3DB7"/>
    <w:rsid w:val="003B43A4"/>
    <w:rsid w:val="003B4744"/>
    <w:rsid w:val="003B70C6"/>
    <w:rsid w:val="003B79F2"/>
    <w:rsid w:val="003C2662"/>
    <w:rsid w:val="003C30B0"/>
    <w:rsid w:val="003C3B3E"/>
    <w:rsid w:val="003C3F23"/>
    <w:rsid w:val="003C7B01"/>
    <w:rsid w:val="003C7EF1"/>
    <w:rsid w:val="003D4FEB"/>
    <w:rsid w:val="003D59EF"/>
    <w:rsid w:val="003D7EA1"/>
    <w:rsid w:val="003E02D6"/>
    <w:rsid w:val="003E1F9E"/>
    <w:rsid w:val="003E5E7F"/>
    <w:rsid w:val="003E6C96"/>
    <w:rsid w:val="003E6EFF"/>
    <w:rsid w:val="003F30DB"/>
    <w:rsid w:val="003F4789"/>
    <w:rsid w:val="00401458"/>
    <w:rsid w:val="00401801"/>
    <w:rsid w:val="00403209"/>
    <w:rsid w:val="00403F14"/>
    <w:rsid w:val="004047F3"/>
    <w:rsid w:val="004105A6"/>
    <w:rsid w:val="004125B6"/>
    <w:rsid w:val="004145D9"/>
    <w:rsid w:val="004168E3"/>
    <w:rsid w:val="004209B0"/>
    <w:rsid w:val="00423003"/>
    <w:rsid w:val="00423A58"/>
    <w:rsid w:val="00424201"/>
    <w:rsid w:val="00433816"/>
    <w:rsid w:val="00437658"/>
    <w:rsid w:val="00437714"/>
    <w:rsid w:val="00440A78"/>
    <w:rsid w:val="004428E7"/>
    <w:rsid w:val="00446E35"/>
    <w:rsid w:val="00450320"/>
    <w:rsid w:val="004508EB"/>
    <w:rsid w:val="00451181"/>
    <w:rsid w:val="00452DB6"/>
    <w:rsid w:val="00454C75"/>
    <w:rsid w:val="00455233"/>
    <w:rsid w:val="00457EB6"/>
    <w:rsid w:val="004619AD"/>
    <w:rsid w:val="0046216E"/>
    <w:rsid w:val="00462B13"/>
    <w:rsid w:val="00464730"/>
    <w:rsid w:val="00465102"/>
    <w:rsid w:val="00465DE6"/>
    <w:rsid w:val="00467F6F"/>
    <w:rsid w:val="0047276B"/>
    <w:rsid w:val="00473D47"/>
    <w:rsid w:val="00474BBC"/>
    <w:rsid w:val="0048016C"/>
    <w:rsid w:val="00481717"/>
    <w:rsid w:val="0048455F"/>
    <w:rsid w:val="00484D4D"/>
    <w:rsid w:val="00486621"/>
    <w:rsid w:val="0049149B"/>
    <w:rsid w:val="004930B0"/>
    <w:rsid w:val="00496CD6"/>
    <w:rsid w:val="004A0D2F"/>
    <w:rsid w:val="004A28E1"/>
    <w:rsid w:val="004B0F62"/>
    <w:rsid w:val="004B64EC"/>
    <w:rsid w:val="004B7FD5"/>
    <w:rsid w:val="004C26BE"/>
    <w:rsid w:val="004C33A4"/>
    <w:rsid w:val="004C5CB1"/>
    <w:rsid w:val="004C756F"/>
    <w:rsid w:val="004D0A93"/>
    <w:rsid w:val="004D0FD2"/>
    <w:rsid w:val="004D2A64"/>
    <w:rsid w:val="004D3CB7"/>
    <w:rsid w:val="004D3FB6"/>
    <w:rsid w:val="004D4559"/>
    <w:rsid w:val="004D5CD2"/>
    <w:rsid w:val="004D7735"/>
    <w:rsid w:val="004F0FB3"/>
    <w:rsid w:val="004F226E"/>
    <w:rsid w:val="004F31E5"/>
    <w:rsid w:val="004F3A80"/>
    <w:rsid w:val="004F554D"/>
    <w:rsid w:val="004F7556"/>
    <w:rsid w:val="00502D1D"/>
    <w:rsid w:val="00504BC1"/>
    <w:rsid w:val="005063D0"/>
    <w:rsid w:val="00510914"/>
    <w:rsid w:val="00514590"/>
    <w:rsid w:val="00514C04"/>
    <w:rsid w:val="00515A50"/>
    <w:rsid w:val="00515F2A"/>
    <w:rsid w:val="00522D9C"/>
    <w:rsid w:val="00522EDD"/>
    <w:rsid w:val="00526988"/>
    <w:rsid w:val="00527B5C"/>
    <w:rsid w:val="00530D34"/>
    <w:rsid w:val="00530EA0"/>
    <w:rsid w:val="005315EA"/>
    <w:rsid w:val="00531CD9"/>
    <w:rsid w:val="005327F9"/>
    <w:rsid w:val="00532B92"/>
    <w:rsid w:val="00537BD9"/>
    <w:rsid w:val="00540E51"/>
    <w:rsid w:val="005425C0"/>
    <w:rsid w:val="00543E06"/>
    <w:rsid w:val="005461F7"/>
    <w:rsid w:val="00554B8F"/>
    <w:rsid w:val="00556C57"/>
    <w:rsid w:val="005577B5"/>
    <w:rsid w:val="00561683"/>
    <w:rsid w:val="005647C7"/>
    <w:rsid w:val="00565889"/>
    <w:rsid w:val="00566522"/>
    <w:rsid w:val="00566D6A"/>
    <w:rsid w:val="00567037"/>
    <w:rsid w:val="00571646"/>
    <w:rsid w:val="00575CFA"/>
    <w:rsid w:val="00576B88"/>
    <w:rsid w:val="00577B5B"/>
    <w:rsid w:val="00584F2F"/>
    <w:rsid w:val="00585881"/>
    <w:rsid w:val="00585D00"/>
    <w:rsid w:val="00591D18"/>
    <w:rsid w:val="00594383"/>
    <w:rsid w:val="00595BB6"/>
    <w:rsid w:val="005A10DA"/>
    <w:rsid w:val="005A1E0B"/>
    <w:rsid w:val="005A2485"/>
    <w:rsid w:val="005A47F7"/>
    <w:rsid w:val="005A722B"/>
    <w:rsid w:val="005B2A4C"/>
    <w:rsid w:val="005B514D"/>
    <w:rsid w:val="005B5D2C"/>
    <w:rsid w:val="005B7CDD"/>
    <w:rsid w:val="005D0E72"/>
    <w:rsid w:val="005D10A5"/>
    <w:rsid w:val="005D18C5"/>
    <w:rsid w:val="005D3B22"/>
    <w:rsid w:val="005D6BF2"/>
    <w:rsid w:val="005E0541"/>
    <w:rsid w:val="005E1BE2"/>
    <w:rsid w:val="005E2AF9"/>
    <w:rsid w:val="005E741C"/>
    <w:rsid w:val="005F2EE8"/>
    <w:rsid w:val="005F3BFD"/>
    <w:rsid w:val="00600235"/>
    <w:rsid w:val="00601CBF"/>
    <w:rsid w:val="00611331"/>
    <w:rsid w:val="00614D75"/>
    <w:rsid w:val="00623CDD"/>
    <w:rsid w:val="006244C7"/>
    <w:rsid w:val="006269B4"/>
    <w:rsid w:val="006328A8"/>
    <w:rsid w:val="006358B3"/>
    <w:rsid w:val="00636260"/>
    <w:rsid w:val="0064106F"/>
    <w:rsid w:val="0064204F"/>
    <w:rsid w:val="00642849"/>
    <w:rsid w:val="006447CD"/>
    <w:rsid w:val="0064769E"/>
    <w:rsid w:val="00651F2D"/>
    <w:rsid w:val="006520DA"/>
    <w:rsid w:val="0065443F"/>
    <w:rsid w:val="00654B9E"/>
    <w:rsid w:val="0065706C"/>
    <w:rsid w:val="00663B92"/>
    <w:rsid w:val="00665BF6"/>
    <w:rsid w:val="006670D2"/>
    <w:rsid w:val="00667E47"/>
    <w:rsid w:val="00670203"/>
    <w:rsid w:val="00672FD9"/>
    <w:rsid w:val="00673D46"/>
    <w:rsid w:val="0067643C"/>
    <w:rsid w:val="00677451"/>
    <w:rsid w:val="006774F6"/>
    <w:rsid w:val="00680463"/>
    <w:rsid w:val="00680563"/>
    <w:rsid w:val="00680A03"/>
    <w:rsid w:val="00686A4B"/>
    <w:rsid w:val="00687EA8"/>
    <w:rsid w:val="006903FB"/>
    <w:rsid w:val="00691431"/>
    <w:rsid w:val="006915CA"/>
    <w:rsid w:val="006A20A1"/>
    <w:rsid w:val="006A3574"/>
    <w:rsid w:val="006A5EB8"/>
    <w:rsid w:val="006A7603"/>
    <w:rsid w:val="006B5C9C"/>
    <w:rsid w:val="006C2210"/>
    <w:rsid w:val="006C4512"/>
    <w:rsid w:val="006C4A5D"/>
    <w:rsid w:val="006C74F4"/>
    <w:rsid w:val="006C7CC1"/>
    <w:rsid w:val="006D04D8"/>
    <w:rsid w:val="006D1126"/>
    <w:rsid w:val="006D19EF"/>
    <w:rsid w:val="006D4142"/>
    <w:rsid w:val="006D68DA"/>
    <w:rsid w:val="006E32E0"/>
    <w:rsid w:val="006E52DF"/>
    <w:rsid w:val="006E5523"/>
    <w:rsid w:val="006E6D3A"/>
    <w:rsid w:val="006F6D65"/>
    <w:rsid w:val="00700A9E"/>
    <w:rsid w:val="0070399A"/>
    <w:rsid w:val="00704B99"/>
    <w:rsid w:val="00706211"/>
    <w:rsid w:val="00706EE6"/>
    <w:rsid w:val="007138B7"/>
    <w:rsid w:val="00714730"/>
    <w:rsid w:val="00715F75"/>
    <w:rsid w:val="0071614D"/>
    <w:rsid w:val="00717E8B"/>
    <w:rsid w:val="007238FF"/>
    <w:rsid w:val="007245CC"/>
    <w:rsid w:val="0072569B"/>
    <w:rsid w:val="00725C30"/>
    <w:rsid w:val="00727329"/>
    <w:rsid w:val="007300A8"/>
    <w:rsid w:val="0073078F"/>
    <w:rsid w:val="00731158"/>
    <w:rsid w:val="007316E5"/>
    <w:rsid w:val="00733896"/>
    <w:rsid w:val="0073470E"/>
    <w:rsid w:val="00736B0D"/>
    <w:rsid w:val="00742D4B"/>
    <w:rsid w:val="00744F0F"/>
    <w:rsid w:val="007453EA"/>
    <w:rsid w:val="00746AFC"/>
    <w:rsid w:val="007537E2"/>
    <w:rsid w:val="00753814"/>
    <w:rsid w:val="007559CE"/>
    <w:rsid w:val="00760BFB"/>
    <w:rsid w:val="00761EA6"/>
    <w:rsid w:val="00762B56"/>
    <w:rsid w:val="00763DBB"/>
    <w:rsid w:val="007654AB"/>
    <w:rsid w:val="00765E89"/>
    <w:rsid w:val="0076645E"/>
    <w:rsid w:val="00766F0B"/>
    <w:rsid w:val="00771B1F"/>
    <w:rsid w:val="00775AB4"/>
    <w:rsid w:val="00780150"/>
    <w:rsid w:val="007809A2"/>
    <w:rsid w:val="00781144"/>
    <w:rsid w:val="007815DD"/>
    <w:rsid w:val="00781789"/>
    <w:rsid w:val="007844D9"/>
    <w:rsid w:val="00784DEC"/>
    <w:rsid w:val="007864FA"/>
    <w:rsid w:val="00786671"/>
    <w:rsid w:val="00787429"/>
    <w:rsid w:val="0078769E"/>
    <w:rsid w:val="00787815"/>
    <w:rsid w:val="00791F1A"/>
    <w:rsid w:val="007926DE"/>
    <w:rsid w:val="0079475C"/>
    <w:rsid w:val="00794FA9"/>
    <w:rsid w:val="00796F08"/>
    <w:rsid w:val="007A29EE"/>
    <w:rsid w:val="007A39CC"/>
    <w:rsid w:val="007A55BB"/>
    <w:rsid w:val="007A6331"/>
    <w:rsid w:val="007A76B6"/>
    <w:rsid w:val="007B26EB"/>
    <w:rsid w:val="007B3D18"/>
    <w:rsid w:val="007B5233"/>
    <w:rsid w:val="007B65D7"/>
    <w:rsid w:val="007C087F"/>
    <w:rsid w:val="007C2637"/>
    <w:rsid w:val="007D1D99"/>
    <w:rsid w:val="007D3A5D"/>
    <w:rsid w:val="007D4A96"/>
    <w:rsid w:val="007D6404"/>
    <w:rsid w:val="007E05D4"/>
    <w:rsid w:val="007E4370"/>
    <w:rsid w:val="007E536E"/>
    <w:rsid w:val="007F4281"/>
    <w:rsid w:val="007F767C"/>
    <w:rsid w:val="00801B32"/>
    <w:rsid w:val="00810B4C"/>
    <w:rsid w:val="0081116F"/>
    <w:rsid w:val="008122B4"/>
    <w:rsid w:val="008126B1"/>
    <w:rsid w:val="0081629A"/>
    <w:rsid w:val="00817918"/>
    <w:rsid w:val="00821FD9"/>
    <w:rsid w:val="00822E3B"/>
    <w:rsid w:val="00822EFE"/>
    <w:rsid w:val="00825350"/>
    <w:rsid w:val="008308C2"/>
    <w:rsid w:val="008400DE"/>
    <w:rsid w:val="00845BB9"/>
    <w:rsid w:val="00851812"/>
    <w:rsid w:val="00854CF7"/>
    <w:rsid w:val="00856A08"/>
    <w:rsid w:val="00863B21"/>
    <w:rsid w:val="008650F4"/>
    <w:rsid w:val="00867328"/>
    <w:rsid w:val="00870933"/>
    <w:rsid w:val="00871E3C"/>
    <w:rsid w:val="008741AB"/>
    <w:rsid w:val="008748E2"/>
    <w:rsid w:val="00875BF4"/>
    <w:rsid w:val="00876A13"/>
    <w:rsid w:val="008770C4"/>
    <w:rsid w:val="00880BB0"/>
    <w:rsid w:val="00880C3D"/>
    <w:rsid w:val="008831EB"/>
    <w:rsid w:val="0088417D"/>
    <w:rsid w:val="0088537C"/>
    <w:rsid w:val="008871FC"/>
    <w:rsid w:val="00887D77"/>
    <w:rsid w:val="0089337F"/>
    <w:rsid w:val="00894E60"/>
    <w:rsid w:val="00895ADE"/>
    <w:rsid w:val="008A1731"/>
    <w:rsid w:val="008A4AE4"/>
    <w:rsid w:val="008A783A"/>
    <w:rsid w:val="008A78D3"/>
    <w:rsid w:val="008B146D"/>
    <w:rsid w:val="008B3E7B"/>
    <w:rsid w:val="008B6315"/>
    <w:rsid w:val="008C2163"/>
    <w:rsid w:val="008C4576"/>
    <w:rsid w:val="008C652C"/>
    <w:rsid w:val="008C7A21"/>
    <w:rsid w:val="008D1208"/>
    <w:rsid w:val="008D1366"/>
    <w:rsid w:val="008D191D"/>
    <w:rsid w:val="008D2AAA"/>
    <w:rsid w:val="008D6BFB"/>
    <w:rsid w:val="008E3951"/>
    <w:rsid w:val="008E3EF4"/>
    <w:rsid w:val="008E4C04"/>
    <w:rsid w:val="008E661A"/>
    <w:rsid w:val="008F08CD"/>
    <w:rsid w:val="008F298E"/>
    <w:rsid w:val="008F43AA"/>
    <w:rsid w:val="009011D4"/>
    <w:rsid w:val="00901D12"/>
    <w:rsid w:val="00903202"/>
    <w:rsid w:val="00905BD7"/>
    <w:rsid w:val="00906711"/>
    <w:rsid w:val="009071B9"/>
    <w:rsid w:val="0091258B"/>
    <w:rsid w:val="00914292"/>
    <w:rsid w:val="00922004"/>
    <w:rsid w:val="00922099"/>
    <w:rsid w:val="00931080"/>
    <w:rsid w:val="0093434C"/>
    <w:rsid w:val="009355C5"/>
    <w:rsid w:val="009376E8"/>
    <w:rsid w:val="00941BAA"/>
    <w:rsid w:val="009453C1"/>
    <w:rsid w:val="00946652"/>
    <w:rsid w:val="00947AE3"/>
    <w:rsid w:val="00950E47"/>
    <w:rsid w:val="0095133D"/>
    <w:rsid w:val="00951F22"/>
    <w:rsid w:val="00956D46"/>
    <w:rsid w:val="00961FED"/>
    <w:rsid w:val="00963076"/>
    <w:rsid w:val="00967C1C"/>
    <w:rsid w:val="0097488C"/>
    <w:rsid w:val="009763BD"/>
    <w:rsid w:val="009800B5"/>
    <w:rsid w:val="009812B1"/>
    <w:rsid w:val="0098407A"/>
    <w:rsid w:val="00984DA0"/>
    <w:rsid w:val="00986BC0"/>
    <w:rsid w:val="009910F2"/>
    <w:rsid w:val="00991613"/>
    <w:rsid w:val="009917B5"/>
    <w:rsid w:val="009921F2"/>
    <w:rsid w:val="00992D1F"/>
    <w:rsid w:val="00996E0A"/>
    <w:rsid w:val="009A0140"/>
    <w:rsid w:val="009A09A6"/>
    <w:rsid w:val="009A0AEB"/>
    <w:rsid w:val="009A416D"/>
    <w:rsid w:val="009A48CC"/>
    <w:rsid w:val="009B1957"/>
    <w:rsid w:val="009B3CD1"/>
    <w:rsid w:val="009B6140"/>
    <w:rsid w:val="009C1CA4"/>
    <w:rsid w:val="009C4236"/>
    <w:rsid w:val="009C4C5F"/>
    <w:rsid w:val="009C53F3"/>
    <w:rsid w:val="009C7882"/>
    <w:rsid w:val="009D368C"/>
    <w:rsid w:val="009D4125"/>
    <w:rsid w:val="009E01B1"/>
    <w:rsid w:val="009E369B"/>
    <w:rsid w:val="009E67B2"/>
    <w:rsid w:val="009F3B25"/>
    <w:rsid w:val="009F5E75"/>
    <w:rsid w:val="009F77D2"/>
    <w:rsid w:val="00A00AA8"/>
    <w:rsid w:val="00A00FCC"/>
    <w:rsid w:val="00A01D37"/>
    <w:rsid w:val="00A04018"/>
    <w:rsid w:val="00A0550C"/>
    <w:rsid w:val="00A05CA6"/>
    <w:rsid w:val="00A136DC"/>
    <w:rsid w:val="00A13FBB"/>
    <w:rsid w:val="00A149C0"/>
    <w:rsid w:val="00A24CF9"/>
    <w:rsid w:val="00A267E0"/>
    <w:rsid w:val="00A2766F"/>
    <w:rsid w:val="00A34941"/>
    <w:rsid w:val="00A3575F"/>
    <w:rsid w:val="00A4035B"/>
    <w:rsid w:val="00A407AA"/>
    <w:rsid w:val="00A410DC"/>
    <w:rsid w:val="00A43AA1"/>
    <w:rsid w:val="00A442AD"/>
    <w:rsid w:val="00A52D5B"/>
    <w:rsid w:val="00A552FB"/>
    <w:rsid w:val="00A60044"/>
    <w:rsid w:val="00A63D6C"/>
    <w:rsid w:val="00A70B2F"/>
    <w:rsid w:val="00A712CB"/>
    <w:rsid w:val="00A73816"/>
    <w:rsid w:val="00A753C8"/>
    <w:rsid w:val="00A77454"/>
    <w:rsid w:val="00A80829"/>
    <w:rsid w:val="00A81560"/>
    <w:rsid w:val="00A829EA"/>
    <w:rsid w:val="00A82C7A"/>
    <w:rsid w:val="00A83D56"/>
    <w:rsid w:val="00A83EB5"/>
    <w:rsid w:val="00A962F0"/>
    <w:rsid w:val="00AA0F64"/>
    <w:rsid w:val="00AA337E"/>
    <w:rsid w:val="00AA5D23"/>
    <w:rsid w:val="00AA618B"/>
    <w:rsid w:val="00AA6982"/>
    <w:rsid w:val="00AA7363"/>
    <w:rsid w:val="00AA793C"/>
    <w:rsid w:val="00AB0117"/>
    <w:rsid w:val="00AB177C"/>
    <w:rsid w:val="00AB2C7C"/>
    <w:rsid w:val="00AB4AF3"/>
    <w:rsid w:val="00AC269C"/>
    <w:rsid w:val="00AC2AE6"/>
    <w:rsid w:val="00AD030D"/>
    <w:rsid w:val="00AD074D"/>
    <w:rsid w:val="00AD11AB"/>
    <w:rsid w:val="00AD2556"/>
    <w:rsid w:val="00AD494A"/>
    <w:rsid w:val="00AD50AE"/>
    <w:rsid w:val="00AE0630"/>
    <w:rsid w:val="00AE0FFC"/>
    <w:rsid w:val="00AE41FA"/>
    <w:rsid w:val="00AE51CB"/>
    <w:rsid w:val="00AE7786"/>
    <w:rsid w:val="00AF1D4B"/>
    <w:rsid w:val="00AF40EE"/>
    <w:rsid w:val="00AF505A"/>
    <w:rsid w:val="00AF6C56"/>
    <w:rsid w:val="00B03BF3"/>
    <w:rsid w:val="00B04771"/>
    <w:rsid w:val="00B04DEB"/>
    <w:rsid w:val="00B0679C"/>
    <w:rsid w:val="00B06A19"/>
    <w:rsid w:val="00B07479"/>
    <w:rsid w:val="00B10956"/>
    <w:rsid w:val="00B140A4"/>
    <w:rsid w:val="00B14B13"/>
    <w:rsid w:val="00B21323"/>
    <w:rsid w:val="00B254C3"/>
    <w:rsid w:val="00B30B24"/>
    <w:rsid w:val="00B32372"/>
    <w:rsid w:val="00B3350D"/>
    <w:rsid w:val="00B40906"/>
    <w:rsid w:val="00B421CA"/>
    <w:rsid w:val="00B46400"/>
    <w:rsid w:val="00B5365A"/>
    <w:rsid w:val="00B56B78"/>
    <w:rsid w:val="00B602D6"/>
    <w:rsid w:val="00B64F86"/>
    <w:rsid w:val="00B659CB"/>
    <w:rsid w:val="00B667B2"/>
    <w:rsid w:val="00B6706C"/>
    <w:rsid w:val="00B725E5"/>
    <w:rsid w:val="00B811B1"/>
    <w:rsid w:val="00B8292C"/>
    <w:rsid w:val="00B829AD"/>
    <w:rsid w:val="00B83F9C"/>
    <w:rsid w:val="00B84AAD"/>
    <w:rsid w:val="00B859DB"/>
    <w:rsid w:val="00B8745A"/>
    <w:rsid w:val="00B92868"/>
    <w:rsid w:val="00B92D0D"/>
    <w:rsid w:val="00B93100"/>
    <w:rsid w:val="00B959D1"/>
    <w:rsid w:val="00BA0022"/>
    <w:rsid w:val="00BA1636"/>
    <w:rsid w:val="00BA29C2"/>
    <w:rsid w:val="00BB02B0"/>
    <w:rsid w:val="00BB3102"/>
    <w:rsid w:val="00BC01A5"/>
    <w:rsid w:val="00BC2D41"/>
    <w:rsid w:val="00BC4F6D"/>
    <w:rsid w:val="00BC51E8"/>
    <w:rsid w:val="00BC5E75"/>
    <w:rsid w:val="00BD3033"/>
    <w:rsid w:val="00BE1E7F"/>
    <w:rsid w:val="00BE27E7"/>
    <w:rsid w:val="00BE4324"/>
    <w:rsid w:val="00BE6657"/>
    <w:rsid w:val="00BE7AD9"/>
    <w:rsid w:val="00BF1EB7"/>
    <w:rsid w:val="00BF52D5"/>
    <w:rsid w:val="00C02875"/>
    <w:rsid w:val="00C033C1"/>
    <w:rsid w:val="00C03950"/>
    <w:rsid w:val="00C1091C"/>
    <w:rsid w:val="00C13654"/>
    <w:rsid w:val="00C13D59"/>
    <w:rsid w:val="00C16641"/>
    <w:rsid w:val="00C173C9"/>
    <w:rsid w:val="00C206A5"/>
    <w:rsid w:val="00C20DA2"/>
    <w:rsid w:val="00C22681"/>
    <w:rsid w:val="00C23006"/>
    <w:rsid w:val="00C2397F"/>
    <w:rsid w:val="00C3317D"/>
    <w:rsid w:val="00C360EB"/>
    <w:rsid w:val="00C36612"/>
    <w:rsid w:val="00C36B4B"/>
    <w:rsid w:val="00C36ED5"/>
    <w:rsid w:val="00C44C32"/>
    <w:rsid w:val="00C46F09"/>
    <w:rsid w:val="00C54796"/>
    <w:rsid w:val="00C5532C"/>
    <w:rsid w:val="00C60E35"/>
    <w:rsid w:val="00C64F9B"/>
    <w:rsid w:val="00C6696D"/>
    <w:rsid w:val="00C762B1"/>
    <w:rsid w:val="00C76C28"/>
    <w:rsid w:val="00C8025E"/>
    <w:rsid w:val="00C82B84"/>
    <w:rsid w:val="00C8442D"/>
    <w:rsid w:val="00C85412"/>
    <w:rsid w:val="00C86728"/>
    <w:rsid w:val="00C93BF9"/>
    <w:rsid w:val="00C946FE"/>
    <w:rsid w:val="00C95147"/>
    <w:rsid w:val="00C96ABA"/>
    <w:rsid w:val="00C96FD1"/>
    <w:rsid w:val="00CA01B5"/>
    <w:rsid w:val="00CA5DF5"/>
    <w:rsid w:val="00CA63E0"/>
    <w:rsid w:val="00CB0223"/>
    <w:rsid w:val="00CB2A72"/>
    <w:rsid w:val="00CB3A45"/>
    <w:rsid w:val="00CB6767"/>
    <w:rsid w:val="00CB6CB1"/>
    <w:rsid w:val="00CB71DD"/>
    <w:rsid w:val="00CC3CFF"/>
    <w:rsid w:val="00CC439B"/>
    <w:rsid w:val="00CC52EE"/>
    <w:rsid w:val="00CC5DC0"/>
    <w:rsid w:val="00CD14DE"/>
    <w:rsid w:val="00CD4AC8"/>
    <w:rsid w:val="00CD4F2E"/>
    <w:rsid w:val="00CE122A"/>
    <w:rsid w:val="00CE14C4"/>
    <w:rsid w:val="00CE5E6F"/>
    <w:rsid w:val="00CE61F4"/>
    <w:rsid w:val="00CE681A"/>
    <w:rsid w:val="00CF08BF"/>
    <w:rsid w:val="00CF4333"/>
    <w:rsid w:val="00CF5A24"/>
    <w:rsid w:val="00CF7D03"/>
    <w:rsid w:val="00D008F5"/>
    <w:rsid w:val="00D00D98"/>
    <w:rsid w:val="00D02009"/>
    <w:rsid w:val="00D0520A"/>
    <w:rsid w:val="00D07156"/>
    <w:rsid w:val="00D15C6F"/>
    <w:rsid w:val="00D26350"/>
    <w:rsid w:val="00D2735E"/>
    <w:rsid w:val="00D30432"/>
    <w:rsid w:val="00D3172E"/>
    <w:rsid w:val="00D350D6"/>
    <w:rsid w:val="00D3642C"/>
    <w:rsid w:val="00D41E05"/>
    <w:rsid w:val="00D4529D"/>
    <w:rsid w:val="00D54B24"/>
    <w:rsid w:val="00D57B50"/>
    <w:rsid w:val="00D60C86"/>
    <w:rsid w:val="00D6157B"/>
    <w:rsid w:val="00D672E7"/>
    <w:rsid w:val="00D70363"/>
    <w:rsid w:val="00D70A62"/>
    <w:rsid w:val="00D70D58"/>
    <w:rsid w:val="00D713C8"/>
    <w:rsid w:val="00D71B75"/>
    <w:rsid w:val="00D83562"/>
    <w:rsid w:val="00D83E24"/>
    <w:rsid w:val="00D84003"/>
    <w:rsid w:val="00D844BA"/>
    <w:rsid w:val="00D87137"/>
    <w:rsid w:val="00D87E85"/>
    <w:rsid w:val="00D915BD"/>
    <w:rsid w:val="00D91B11"/>
    <w:rsid w:val="00D92387"/>
    <w:rsid w:val="00D934D5"/>
    <w:rsid w:val="00D93822"/>
    <w:rsid w:val="00D957C8"/>
    <w:rsid w:val="00D9597E"/>
    <w:rsid w:val="00DA19E1"/>
    <w:rsid w:val="00DA7E40"/>
    <w:rsid w:val="00DB206C"/>
    <w:rsid w:val="00DB4A3F"/>
    <w:rsid w:val="00DC1930"/>
    <w:rsid w:val="00DC2641"/>
    <w:rsid w:val="00DC30B7"/>
    <w:rsid w:val="00DC3FD5"/>
    <w:rsid w:val="00DC49E2"/>
    <w:rsid w:val="00DC5861"/>
    <w:rsid w:val="00DD1CEA"/>
    <w:rsid w:val="00DD4E7C"/>
    <w:rsid w:val="00DD565E"/>
    <w:rsid w:val="00DD6972"/>
    <w:rsid w:val="00DE33E4"/>
    <w:rsid w:val="00DE5C8D"/>
    <w:rsid w:val="00DF0692"/>
    <w:rsid w:val="00DF6735"/>
    <w:rsid w:val="00DF70CA"/>
    <w:rsid w:val="00E02B61"/>
    <w:rsid w:val="00E03070"/>
    <w:rsid w:val="00E032B1"/>
    <w:rsid w:val="00E0432D"/>
    <w:rsid w:val="00E1514D"/>
    <w:rsid w:val="00E16BFA"/>
    <w:rsid w:val="00E17BF9"/>
    <w:rsid w:val="00E2245D"/>
    <w:rsid w:val="00E2381D"/>
    <w:rsid w:val="00E24621"/>
    <w:rsid w:val="00E2463A"/>
    <w:rsid w:val="00E26D5E"/>
    <w:rsid w:val="00E30BAF"/>
    <w:rsid w:val="00E3221B"/>
    <w:rsid w:val="00E32A1D"/>
    <w:rsid w:val="00E3386A"/>
    <w:rsid w:val="00E44B12"/>
    <w:rsid w:val="00E47D1B"/>
    <w:rsid w:val="00E54E10"/>
    <w:rsid w:val="00E56A31"/>
    <w:rsid w:val="00E57CF1"/>
    <w:rsid w:val="00E6285D"/>
    <w:rsid w:val="00E648C4"/>
    <w:rsid w:val="00E66D9D"/>
    <w:rsid w:val="00E72124"/>
    <w:rsid w:val="00E725BE"/>
    <w:rsid w:val="00E75180"/>
    <w:rsid w:val="00E773E8"/>
    <w:rsid w:val="00E835A8"/>
    <w:rsid w:val="00E83A70"/>
    <w:rsid w:val="00E87355"/>
    <w:rsid w:val="00E87BE9"/>
    <w:rsid w:val="00E9007C"/>
    <w:rsid w:val="00E92E7F"/>
    <w:rsid w:val="00E96B4B"/>
    <w:rsid w:val="00EA1C70"/>
    <w:rsid w:val="00EA4B53"/>
    <w:rsid w:val="00EA6E32"/>
    <w:rsid w:val="00EB1C51"/>
    <w:rsid w:val="00EB45EC"/>
    <w:rsid w:val="00EB5276"/>
    <w:rsid w:val="00EB6D24"/>
    <w:rsid w:val="00EB771E"/>
    <w:rsid w:val="00EB7F5F"/>
    <w:rsid w:val="00EC0593"/>
    <w:rsid w:val="00EC51AF"/>
    <w:rsid w:val="00EC5C0E"/>
    <w:rsid w:val="00EC7CD2"/>
    <w:rsid w:val="00ED2EC8"/>
    <w:rsid w:val="00ED3437"/>
    <w:rsid w:val="00ED4712"/>
    <w:rsid w:val="00ED699D"/>
    <w:rsid w:val="00ED7CDF"/>
    <w:rsid w:val="00EE2AB4"/>
    <w:rsid w:val="00EE2D68"/>
    <w:rsid w:val="00EE3EA6"/>
    <w:rsid w:val="00EE55AD"/>
    <w:rsid w:val="00EE7492"/>
    <w:rsid w:val="00EE79BA"/>
    <w:rsid w:val="00EF00BC"/>
    <w:rsid w:val="00EF0C86"/>
    <w:rsid w:val="00EF46E7"/>
    <w:rsid w:val="00EF5879"/>
    <w:rsid w:val="00F01D10"/>
    <w:rsid w:val="00F14EE9"/>
    <w:rsid w:val="00F16CDE"/>
    <w:rsid w:val="00F17047"/>
    <w:rsid w:val="00F21157"/>
    <w:rsid w:val="00F214A8"/>
    <w:rsid w:val="00F225AF"/>
    <w:rsid w:val="00F30E93"/>
    <w:rsid w:val="00F31ED0"/>
    <w:rsid w:val="00F33DEC"/>
    <w:rsid w:val="00F3501C"/>
    <w:rsid w:val="00F361F8"/>
    <w:rsid w:val="00F4062E"/>
    <w:rsid w:val="00F41148"/>
    <w:rsid w:val="00F4182E"/>
    <w:rsid w:val="00F41C1C"/>
    <w:rsid w:val="00F41FAD"/>
    <w:rsid w:val="00F441EC"/>
    <w:rsid w:val="00F46C4D"/>
    <w:rsid w:val="00F46DFD"/>
    <w:rsid w:val="00F5014A"/>
    <w:rsid w:val="00F527C1"/>
    <w:rsid w:val="00F54831"/>
    <w:rsid w:val="00F5647A"/>
    <w:rsid w:val="00F57826"/>
    <w:rsid w:val="00F57F42"/>
    <w:rsid w:val="00F601FD"/>
    <w:rsid w:val="00F65CCD"/>
    <w:rsid w:val="00F6698D"/>
    <w:rsid w:val="00F7216E"/>
    <w:rsid w:val="00F72ED7"/>
    <w:rsid w:val="00F730D1"/>
    <w:rsid w:val="00F73BF6"/>
    <w:rsid w:val="00F741A0"/>
    <w:rsid w:val="00F7550A"/>
    <w:rsid w:val="00F767C7"/>
    <w:rsid w:val="00F77848"/>
    <w:rsid w:val="00F804D1"/>
    <w:rsid w:val="00F81AAE"/>
    <w:rsid w:val="00F8591B"/>
    <w:rsid w:val="00F879AC"/>
    <w:rsid w:val="00F907F2"/>
    <w:rsid w:val="00F91A26"/>
    <w:rsid w:val="00F91D34"/>
    <w:rsid w:val="00F94C8A"/>
    <w:rsid w:val="00F966ED"/>
    <w:rsid w:val="00F9794C"/>
    <w:rsid w:val="00FA1116"/>
    <w:rsid w:val="00FA25B6"/>
    <w:rsid w:val="00FA587A"/>
    <w:rsid w:val="00FA5B5C"/>
    <w:rsid w:val="00FA5EDC"/>
    <w:rsid w:val="00FA6493"/>
    <w:rsid w:val="00FB056A"/>
    <w:rsid w:val="00FB0AEE"/>
    <w:rsid w:val="00FB4A70"/>
    <w:rsid w:val="00FC0017"/>
    <w:rsid w:val="00FC2161"/>
    <w:rsid w:val="00FC29E1"/>
    <w:rsid w:val="00FC3958"/>
    <w:rsid w:val="00FC46FB"/>
    <w:rsid w:val="00FC481A"/>
    <w:rsid w:val="00FC660D"/>
    <w:rsid w:val="00FD55A2"/>
    <w:rsid w:val="00FD6CCC"/>
    <w:rsid w:val="00FD6DE4"/>
    <w:rsid w:val="00FD7715"/>
    <w:rsid w:val="00FE0067"/>
    <w:rsid w:val="00FE0357"/>
    <w:rsid w:val="00FE1601"/>
    <w:rsid w:val="00FE22A0"/>
    <w:rsid w:val="00FE3863"/>
    <w:rsid w:val="00FE5240"/>
    <w:rsid w:val="00FF0823"/>
    <w:rsid w:val="00FF26FB"/>
    <w:rsid w:val="00FF27BC"/>
    <w:rsid w:val="00FF2B5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A05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page number" w:uiPriority="99"/>
    <w:lsdException w:name="List" w:uiPriority="99"/>
    <w:lsdException w:name="List Bullet"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4"/>
      </w:numPr>
      <w:tabs>
        <w:tab w:val="clear" w:pos="432"/>
        <w:tab w:val="num" w:pos="720"/>
      </w:tabs>
      <w:autoSpaceDE w:val="0"/>
      <w:autoSpaceDN w:val="0"/>
      <w:adjustRightInd w:val="0"/>
      <w:spacing w:before="240" w:after="120"/>
      <w:ind w:left="720" w:hanging="720"/>
      <w:outlineLvl w:val="0"/>
    </w:pPr>
    <w:rPr>
      <w:rFonts w:ascii="Arial" w:hAnsi="Arial" w:cs="Arial"/>
      <w:b/>
      <w:bCs/>
      <w:kern w:val="32"/>
      <w:sz w:val="36"/>
      <w:szCs w:val="32"/>
    </w:rPr>
  </w:style>
  <w:style w:type="paragraph" w:styleId="Heading2">
    <w:name w:val="heading 2"/>
    <w:next w:val="BodyText"/>
    <w:qFormat/>
    <w:rsid w:val="007138B7"/>
    <w:pPr>
      <w:keepNext/>
      <w:numPr>
        <w:ilvl w:val="1"/>
        <w:numId w:val="14"/>
      </w:numPr>
      <w:tabs>
        <w:tab w:val="clear" w:pos="666"/>
        <w:tab w:val="left" w:pos="900"/>
      </w:tabs>
      <w:spacing w:before="240" w:after="120"/>
      <w:ind w:left="994" w:hanging="994"/>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4"/>
      </w:numPr>
      <w:tabs>
        <w:tab w:val="clear" w:pos="3240"/>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4"/>
      </w:numPr>
      <w:tabs>
        <w:tab w:val="clear" w:pos="864"/>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4"/>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4"/>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4"/>
      </w:numPr>
      <w:spacing w:before="240" w:after="60"/>
      <w:outlineLvl w:val="6"/>
    </w:pPr>
    <w:rPr>
      <w:sz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4"/>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4"/>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qFormat/>
    <w:rsid w:val="00A267E0"/>
    <w:pPr>
      <w:numPr>
        <w:numId w:val="5"/>
      </w:numPr>
      <w:spacing w:before="60" w:after="60"/>
    </w:pPr>
    <w:rPr>
      <w:sz w:val="24"/>
    </w:rPr>
  </w:style>
  <w:style w:type="paragraph" w:customStyle="1" w:styleId="BodyTextNumbered1">
    <w:name w:val="Body Text Numbered 1"/>
    <w:qFormat/>
    <w:rsid w:val="00D713C8"/>
    <w:pPr>
      <w:numPr>
        <w:numId w:val="18"/>
      </w:numPr>
    </w:pPr>
    <w:rPr>
      <w:sz w:val="22"/>
    </w:rPr>
  </w:style>
  <w:style w:type="paragraph" w:customStyle="1" w:styleId="BodyTextNumbered2">
    <w:name w:val="Body Text Numbered 2"/>
    <w:rsid w:val="00D713C8"/>
    <w:pPr>
      <w:numPr>
        <w:numId w:val="1"/>
      </w:numPr>
      <w:tabs>
        <w:tab w:val="clear" w:pos="1440"/>
        <w:tab w:val="num" w:pos="1080"/>
      </w:tabs>
      <w:spacing w:before="120" w:after="120"/>
      <w:ind w:left="1080"/>
    </w:pPr>
    <w:rPr>
      <w:sz w:val="22"/>
    </w:rPr>
  </w:style>
  <w:style w:type="paragraph" w:customStyle="1" w:styleId="BodyTextLettered1">
    <w:name w:val="Body Text Lettered 1"/>
    <w:rsid w:val="00D713C8"/>
    <w:pPr>
      <w:numPr>
        <w:numId w:val="2"/>
      </w:numPr>
      <w:tabs>
        <w:tab w:val="clear" w:pos="1080"/>
        <w:tab w:val="num" w:pos="720"/>
      </w:tabs>
      <w:ind w:left="720"/>
    </w:pPr>
    <w:rPr>
      <w:sz w:val="22"/>
    </w:rPr>
  </w:style>
  <w:style w:type="paragraph" w:customStyle="1" w:styleId="BodyTextLettered2">
    <w:name w:val="Body Text Lettered 2"/>
    <w:rsid w:val="00D713C8"/>
    <w:pPr>
      <w:numPr>
        <w:numId w:val="3"/>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7"/>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9"/>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3"/>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2"/>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paragraph" w:customStyle="1" w:styleId="Default">
    <w:name w:val="Default"/>
    <w:basedOn w:val="Normal"/>
    <w:rsid w:val="003404A4"/>
    <w:pPr>
      <w:autoSpaceDE w:val="0"/>
      <w:autoSpaceDN w:val="0"/>
    </w:pPr>
    <w:rPr>
      <w:rFonts w:eastAsiaTheme="minorHAnsi"/>
      <w:color w:val="000000"/>
      <w:sz w:val="24"/>
    </w:rPr>
  </w:style>
  <w:style w:type="paragraph" w:customStyle="1" w:styleId="A3">
    <w:name w:val="A.3."/>
    <w:basedOn w:val="BodyText"/>
    <w:link w:val="A3Char"/>
    <w:qFormat/>
    <w:rsid w:val="00727329"/>
  </w:style>
  <w:style w:type="character" w:customStyle="1" w:styleId="A3Char">
    <w:name w:val="A.3. Char"/>
    <w:basedOn w:val="BodyTextChar"/>
    <w:link w:val="A3"/>
    <w:rsid w:val="00727329"/>
    <w:rPr>
      <w:sz w:val="24"/>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page number" w:uiPriority="99"/>
    <w:lsdException w:name="List" w:uiPriority="99"/>
    <w:lsdException w:name="List Bullet"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4"/>
      </w:numPr>
      <w:tabs>
        <w:tab w:val="clear" w:pos="432"/>
        <w:tab w:val="num" w:pos="720"/>
      </w:tabs>
      <w:autoSpaceDE w:val="0"/>
      <w:autoSpaceDN w:val="0"/>
      <w:adjustRightInd w:val="0"/>
      <w:spacing w:before="240" w:after="120"/>
      <w:ind w:left="720" w:hanging="720"/>
      <w:outlineLvl w:val="0"/>
    </w:pPr>
    <w:rPr>
      <w:rFonts w:ascii="Arial" w:hAnsi="Arial" w:cs="Arial"/>
      <w:b/>
      <w:bCs/>
      <w:kern w:val="32"/>
      <w:sz w:val="36"/>
      <w:szCs w:val="32"/>
    </w:rPr>
  </w:style>
  <w:style w:type="paragraph" w:styleId="Heading2">
    <w:name w:val="heading 2"/>
    <w:next w:val="BodyText"/>
    <w:qFormat/>
    <w:rsid w:val="007138B7"/>
    <w:pPr>
      <w:keepNext/>
      <w:numPr>
        <w:ilvl w:val="1"/>
        <w:numId w:val="14"/>
      </w:numPr>
      <w:tabs>
        <w:tab w:val="clear" w:pos="666"/>
        <w:tab w:val="left" w:pos="900"/>
      </w:tabs>
      <w:spacing w:before="240" w:after="120"/>
      <w:ind w:left="994" w:hanging="994"/>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4"/>
      </w:numPr>
      <w:tabs>
        <w:tab w:val="clear" w:pos="3240"/>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4"/>
      </w:numPr>
      <w:tabs>
        <w:tab w:val="clear" w:pos="864"/>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4"/>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4"/>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4"/>
      </w:numPr>
      <w:spacing w:before="240" w:after="60"/>
      <w:outlineLvl w:val="6"/>
    </w:pPr>
    <w:rPr>
      <w:sz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4"/>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4"/>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qFormat/>
    <w:rsid w:val="00A267E0"/>
    <w:pPr>
      <w:numPr>
        <w:numId w:val="5"/>
      </w:numPr>
      <w:spacing w:before="60" w:after="60"/>
    </w:pPr>
    <w:rPr>
      <w:sz w:val="24"/>
    </w:rPr>
  </w:style>
  <w:style w:type="paragraph" w:customStyle="1" w:styleId="BodyTextNumbered1">
    <w:name w:val="Body Text Numbered 1"/>
    <w:qFormat/>
    <w:rsid w:val="00D713C8"/>
    <w:pPr>
      <w:numPr>
        <w:numId w:val="18"/>
      </w:numPr>
    </w:pPr>
    <w:rPr>
      <w:sz w:val="22"/>
    </w:rPr>
  </w:style>
  <w:style w:type="paragraph" w:customStyle="1" w:styleId="BodyTextNumbered2">
    <w:name w:val="Body Text Numbered 2"/>
    <w:rsid w:val="00D713C8"/>
    <w:pPr>
      <w:numPr>
        <w:numId w:val="1"/>
      </w:numPr>
      <w:tabs>
        <w:tab w:val="clear" w:pos="1440"/>
        <w:tab w:val="num" w:pos="1080"/>
      </w:tabs>
      <w:spacing w:before="120" w:after="120"/>
      <w:ind w:left="1080"/>
    </w:pPr>
    <w:rPr>
      <w:sz w:val="22"/>
    </w:rPr>
  </w:style>
  <w:style w:type="paragraph" w:customStyle="1" w:styleId="BodyTextLettered1">
    <w:name w:val="Body Text Lettered 1"/>
    <w:rsid w:val="00D713C8"/>
    <w:pPr>
      <w:numPr>
        <w:numId w:val="2"/>
      </w:numPr>
      <w:tabs>
        <w:tab w:val="clear" w:pos="1080"/>
        <w:tab w:val="num" w:pos="720"/>
      </w:tabs>
      <w:ind w:left="720"/>
    </w:pPr>
    <w:rPr>
      <w:sz w:val="22"/>
    </w:rPr>
  </w:style>
  <w:style w:type="paragraph" w:customStyle="1" w:styleId="BodyTextLettered2">
    <w:name w:val="Body Text Lettered 2"/>
    <w:rsid w:val="00D713C8"/>
    <w:pPr>
      <w:numPr>
        <w:numId w:val="3"/>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7"/>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9"/>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3"/>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2"/>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paragraph" w:customStyle="1" w:styleId="Default">
    <w:name w:val="Default"/>
    <w:basedOn w:val="Normal"/>
    <w:rsid w:val="003404A4"/>
    <w:pPr>
      <w:autoSpaceDE w:val="0"/>
      <w:autoSpaceDN w:val="0"/>
    </w:pPr>
    <w:rPr>
      <w:rFonts w:eastAsiaTheme="minorHAnsi"/>
      <w:color w:val="000000"/>
      <w:sz w:val="24"/>
    </w:rPr>
  </w:style>
  <w:style w:type="paragraph" w:customStyle="1" w:styleId="A3">
    <w:name w:val="A.3."/>
    <w:basedOn w:val="BodyText"/>
    <w:link w:val="A3Char"/>
    <w:qFormat/>
    <w:rsid w:val="00727329"/>
  </w:style>
  <w:style w:type="character" w:customStyle="1" w:styleId="A3Char">
    <w:name w:val="A.3. Char"/>
    <w:basedOn w:val="BodyTextChar"/>
    <w:link w:val="A3"/>
    <w:rsid w:val="00727329"/>
    <w:rPr>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27013">
      <w:bodyDiv w:val="1"/>
      <w:marLeft w:val="0"/>
      <w:marRight w:val="0"/>
      <w:marTop w:val="0"/>
      <w:marBottom w:val="0"/>
      <w:divBdr>
        <w:top w:val="none" w:sz="0" w:space="0" w:color="auto"/>
        <w:left w:val="none" w:sz="0" w:space="0" w:color="auto"/>
        <w:bottom w:val="none" w:sz="0" w:space="0" w:color="auto"/>
        <w:right w:val="none" w:sz="0" w:space="0" w:color="auto"/>
      </w:divBdr>
    </w:div>
    <w:div w:id="81032069">
      <w:bodyDiv w:val="1"/>
      <w:marLeft w:val="0"/>
      <w:marRight w:val="0"/>
      <w:marTop w:val="0"/>
      <w:marBottom w:val="0"/>
      <w:divBdr>
        <w:top w:val="none" w:sz="0" w:space="0" w:color="auto"/>
        <w:left w:val="none" w:sz="0" w:space="0" w:color="auto"/>
        <w:bottom w:val="none" w:sz="0" w:space="0" w:color="auto"/>
        <w:right w:val="none" w:sz="0" w:space="0" w:color="auto"/>
      </w:divBdr>
    </w:div>
    <w:div w:id="561404322">
      <w:bodyDiv w:val="1"/>
      <w:marLeft w:val="0"/>
      <w:marRight w:val="0"/>
      <w:marTop w:val="0"/>
      <w:marBottom w:val="0"/>
      <w:divBdr>
        <w:top w:val="none" w:sz="0" w:space="0" w:color="auto"/>
        <w:left w:val="none" w:sz="0" w:space="0" w:color="auto"/>
        <w:bottom w:val="none" w:sz="0" w:space="0" w:color="auto"/>
        <w:right w:val="none" w:sz="0" w:space="0" w:color="auto"/>
      </w:divBdr>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987541064">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microsoft.com/office/2007/relationships/stylesWithEffects" Target="stylesWithEffects.xml"/><Relationship Id="rId12" Type="http://schemas.openxmlformats.org/officeDocument/2006/relationships/image" Target="media/image1.gif"/><Relationship Id="rId17" Type="http://schemas.openxmlformats.org/officeDocument/2006/relationships/hyperlink" Target="https://vaww.vashare.oit.va.gov/sites/mccf/TASCore/TAS%20TASCore%20US1406-US1409%20SDD.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vaww.vashare.oit.va.gov/sites/mccf/TASCore/MCCF_EDI_TAS_System_Design_Document_v0.7.pdf"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commentsExtended" Target="commentsExtended.xml"/><Relationship Id="rId10" Type="http://schemas.openxmlformats.org/officeDocument/2006/relationships/footnotes" Target="footnotes.xml"/><Relationship Id="rId19" Type="http://schemas.openxmlformats.org/officeDocument/2006/relationships/hyperlink" Target="https://vaww.erevenue.va.gov/" TargetMode="External"/><Relationship Id="rId31" Type="http://schemas.openxmlformats.org/officeDocument/2006/relationships/image" Target="media/image16.png"/><Relationship Id="rId44" Type="http://schemas.openxmlformats.org/officeDocument/2006/relationships/hyperlink" Target="http://vaww1.va.gov/acronyms/index.cf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ction xmlns="dccbc5df-29b3-4670-b8f5-ce9b6d6a1832">3. CD2 Required Documentation Templates</Section>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55E56D3DD6DC4BB3756304B0ED6A72" ma:contentTypeVersion="1" ma:contentTypeDescription="Create a new document." ma:contentTypeScope="" ma:versionID="f976abb45738128bf626ffadfef55cf9">
  <xsd:schema xmlns:xsd="http://www.w3.org/2001/XMLSchema" xmlns:xs="http://www.w3.org/2001/XMLSchema" xmlns:p="http://schemas.microsoft.com/office/2006/metadata/properties" xmlns:ns2="dccbc5df-29b3-4670-b8f5-ce9b6d6a1832" targetNamespace="http://schemas.microsoft.com/office/2006/metadata/properties" ma:root="true" ma:fieldsID="9358fd5139cbcea000121d951c9b42c8" ns2:_="">
    <xsd:import namespace="dccbc5df-29b3-4670-b8f5-ce9b6d6a1832"/>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bc5df-29b3-4670-b8f5-ce9b6d6a1832" elementFormDefault="qualified">
    <xsd:import namespace="http://schemas.microsoft.com/office/2006/documentManagement/types"/>
    <xsd:import namespace="http://schemas.microsoft.com/office/infopath/2007/PartnerControls"/>
    <xsd:element name="Section" ma:index="8" nillable="true" ma:displayName="Section" ma:description="" ma:format="Dropdown" ma:internalName="Section">
      <xsd:simpleType>
        <xsd:restriction base="dms:Choice">
          <xsd:enumeration value="1. CD1 &amp; 2 Templates"/>
          <xsd:enumeration value="2. CD1 Required Documentation Templates"/>
          <xsd:enumeration value="3. CD2 Required Documentation Templates"/>
          <xsd:enumeration value="4. Additional VIP Templates"/>
          <xsd:enumeration value="5. Test Site Recruiting"/>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34929-B06A-473F-8BC8-50FCE37577D4}">
  <ds:schemaRefs>
    <ds:schemaRef ds:uri="http://schemas.microsoft.com/office/2006/metadata/properties"/>
    <ds:schemaRef ds:uri="http://schemas.microsoft.com/office/infopath/2007/PartnerControls"/>
    <ds:schemaRef ds:uri="dccbc5df-29b3-4670-b8f5-ce9b6d6a1832"/>
  </ds:schemaRefs>
</ds:datastoreItem>
</file>

<file path=customXml/itemProps2.xml><?xml version="1.0" encoding="utf-8"?>
<ds:datastoreItem xmlns:ds="http://schemas.openxmlformats.org/officeDocument/2006/customXml" ds:itemID="{AAF05F07-1995-4821-AADB-1F8ADBEADB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bc5df-29b3-4670-b8f5-ce9b6d6a1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4.xml><?xml version="1.0" encoding="utf-8"?>
<ds:datastoreItem xmlns:ds="http://schemas.openxmlformats.org/officeDocument/2006/customXml" ds:itemID="{EE77C0CE-5D2B-4A00-A459-A7832AB6D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3772</Words>
  <Characters>21505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User Guide Template</vt:lpstr>
    </vt:vector>
  </TitlesOfParts>
  <Company>Dept. of Veterans Affairs</Company>
  <LinksUpToDate>false</LinksUpToDate>
  <CharactersWithSpaces>25227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Hurford, Shawn V.</dc:creator>
  <cp:lastModifiedBy>Kimberly Battles</cp:lastModifiedBy>
  <cp:revision>2</cp:revision>
  <dcterms:created xsi:type="dcterms:W3CDTF">2018-06-04T14:15:00Z</dcterms:created>
  <dcterms:modified xsi:type="dcterms:W3CDTF">2018-06-04T14:15:00Z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0x0101004B55E56D3DD6DC4BB3756304B0ED6A72</vt:lpwstr>
  </property>
</Properties>
</file>